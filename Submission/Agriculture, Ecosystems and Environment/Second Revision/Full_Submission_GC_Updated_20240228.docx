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pPr>
      <w:r>
        <w:rPr>
          <w:color w:val="333566"/>
        </w:rPr>
        <w:t>Agriculture,</w:t>
      </w:r>
      <w:r>
        <w:rPr>
          <w:color w:val="333566"/>
          <w:spacing w:val="-6"/>
        </w:rPr>
        <w:t xml:space="preserve"> </w:t>
      </w:r>
      <w:r>
        <w:rPr>
          <w:color w:val="333566"/>
        </w:rPr>
        <w:t>Ecosystems</w:t>
      </w:r>
      <w:r>
        <w:rPr>
          <w:color w:val="333566"/>
          <w:spacing w:val="-5"/>
        </w:rPr>
        <w:t xml:space="preserve"> </w:t>
      </w:r>
      <w:r>
        <w:rPr>
          <w:color w:val="333566"/>
        </w:rPr>
        <w:t>and</w:t>
      </w:r>
      <w:r>
        <w:rPr>
          <w:color w:val="333566"/>
          <w:spacing w:val="-5"/>
        </w:rPr>
        <w:t xml:space="preserve"> </w:t>
      </w:r>
      <w:r>
        <w:rPr>
          <w:color w:val="333566"/>
          <w:spacing w:val="-2"/>
        </w:rPr>
        <w:t>Environment</w:t>
      </w:r>
    </w:p>
    <w:p>
      <w:pPr>
        <w:spacing w:before="80" w:line="136" w:lineRule="auto"/>
        <w:ind w:left="2" w:right="1" w:firstLine="0"/>
        <w:jc w:val="center"/>
        <w:rPr>
          <w:rFonts w:ascii="Arial Unicode MS"/>
          <w:sz w:val="28"/>
        </w:rPr>
      </w:pPr>
      <w:r>
        <w:rPr>
          <w:rFonts w:ascii="Arial Unicode MS"/>
          <w:color w:val="333566"/>
          <w:sz w:val="28"/>
        </w:rPr>
        <w:t>A</w:t>
      </w:r>
      <w:r>
        <w:rPr>
          <w:rFonts w:ascii="Arial Unicode MS"/>
          <w:color w:val="333566"/>
          <w:spacing w:val="-4"/>
          <w:sz w:val="28"/>
        </w:rPr>
        <w:t xml:space="preserve"> </w:t>
      </w:r>
      <w:r>
        <w:rPr>
          <w:rFonts w:ascii="Arial Unicode MS"/>
          <w:color w:val="333566"/>
          <w:sz w:val="28"/>
        </w:rPr>
        <w:t>predator</w:t>
      </w:r>
      <w:r>
        <w:rPr>
          <w:rFonts w:ascii="Arial Unicode MS"/>
          <w:color w:val="333566"/>
          <w:spacing w:val="-4"/>
          <w:sz w:val="28"/>
        </w:rPr>
        <w:t xml:space="preserve"> </w:t>
      </w:r>
      <w:r>
        <w:rPr>
          <w:rFonts w:ascii="Arial Unicode MS"/>
          <w:color w:val="333566"/>
          <w:sz w:val="28"/>
        </w:rPr>
        <w:t>in</w:t>
      </w:r>
      <w:r>
        <w:rPr>
          <w:rFonts w:ascii="Arial Unicode MS"/>
          <w:color w:val="333566"/>
          <w:spacing w:val="-4"/>
          <w:sz w:val="28"/>
        </w:rPr>
        <w:t xml:space="preserve"> </w:t>
      </w:r>
      <w:r>
        <w:rPr>
          <w:rFonts w:ascii="Arial Unicode MS"/>
          <w:color w:val="333566"/>
          <w:sz w:val="28"/>
        </w:rPr>
        <w:t>need</w:t>
      </w:r>
      <w:r>
        <w:rPr>
          <w:rFonts w:ascii="Arial Unicode MS"/>
          <w:color w:val="333566"/>
          <w:spacing w:val="-4"/>
          <w:sz w:val="28"/>
        </w:rPr>
        <w:t xml:space="preserve"> </w:t>
      </w:r>
      <w:r>
        <w:rPr>
          <w:rFonts w:ascii="Arial Unicode MS"/>
          <w:color w:val="333566"/>
          <w:sz w:val="28"/>
        </w:rPr>
        <w:t>is</w:t>
      </w:r>
      <w:r>
        <w:rPr>
          <w:rFonts w:ascii="Arial Unicode MS"/>
          <w:color w:val="333566"/>
          <w:spacing w:val="-4"/>
          <w:sz w:val="28"/>
        </w:rPr>
        <w:t xml:space="preserve"> </w:t>
      </w:r>
      <w:r>
        <w:rPr>
          <w:rFonts w:ascii="Arial Unicode MS"/>
          <w:color w:val="333566"/>
          <w:sz w:val="28"/>
        </w:rPr>
        <w:t>a</w:t>
      </w:r>
      <w:r>
        <w:rPr>
          <w:rFonts w:ascii="Arial Unicode MS"/>
          <w:color w:val="333566"/>
          <w:spacing w:val="-4"/>
          <w:sz w:val="28"/>
        </w:rPr>
        <w:t xml:space="preserve"> </w:t>
      </w:r>
      <w:r>
        <w:rPr>
          <w:rFonts w:ascii="Arial Unicode MS"/>
          <w:color w:val="333566"/>
          <w:sz w:val="28"/>
        </w:rPr>
        <w:t>predator</w:t>
      </w:r>
      <w:r>
        <w:rPr>
          <w:rFonts w:ascii="Arial Unicode MS"/>
          <w:color w:val="333566"/>
          <w:spacing w:val="-4"/>
          <w:sz w:val="28"/>
        </w:rPr>
        <w:t xml:space="preserve"> </w:t>
      </w:r>
      <w:r>
        <w:rPr>
          <w:rFonts w:ascii="Arial Unicode MS"/>
          <w:color w:val="333566"/>
          <w:sz w:val="28"/>
        </w:rPr>
        <w:t>indeed:</w:t>
      </w:r>
      <w:r>
        <w:rPr>
          <w:rFonts w:ascii="Arial Unicode MS"/>
          <w:color w:val="333566"/>
          <w:spacing w:val="-4"/>
          <w:sz w:val="28"/>
        </w:rPr>
        <w:t xml:space="preserve"> </w:t>
      </w:r>
      <w:r>
        <w:rPr>
          <w:rFonts w:ascii="Arial Unicode MS"/>
          <w:color w:val="333566"/>
          <w:sz w:val="28"/>
        </w:rPr>
        <w:t>generalist</w:t>
      </w:r>
      <w:r>
        <w:rPr>
          <w:rFonts w:ascii="Arial Unicode MS"/>
          <w:color w:val="333566"/>
          <w:spacing w:val="-4"/>
          <w:sz w:val="28"/>
        </w:rPr>
        <w:t xml:space="preserve"> </w:t>
      </w:r>
      <w:r>
        <w:rPr>
          <w:rFonts w:ascii="Arial Unicode MS"/>
          <w:color w:val="333566"/>
          <w:sz w:val="28"/>
        </w:rPr>
        <w:t>predators</w:t>
      </w:r>
      <w:r>
        <w:rPr>
          <w:rFonts w:ascii="Arial Unicode MS"/>
          <w:color w:val="333566"/>
          <w:spacing w:val="-4"/>
          <w:sz w:val="28"/>
        </w:rPr>
        <w:t xml:space="preserve"> </w:t>
      </w:r>
      <w:r>
        <w:rPr>
          <w:rFonts w:ascii="Arial Unicode MS"/>
          <w:color w:val="333566"/>
          <w:sz w:val="28"/>
        </w:rPr>
        <w:t>(spiders</w:t>
      </w:r>
      <w:r>
        <w:rPr>
          <w:rFonts w:ascii="Arial Unicode MS"/>
          <w:color w:val="333566"/>
          <w:spacing w:val="-4"/>
          <w:sz w:val="28"/>
        </w:rPr>
        <w:t xml:space="preserve"> </w:t>
      </w:r>
      <w:r>
        <w:rPr>
          <w:rFonts w:ascii="Arial Unicode MS"/>
          <w:color w:val="333566"/>
          <w:sz w:val="28"/>
        </w:rPr>
        <w:t>and</w:t>
      </w:r>
      <w:r>
        <w:rPr>
          <w:rFonts w:ascii="Arial Unicode MS"/>
          <w:color w:val="333566"/>
          <w:spacing w:val="-4"/>
          <w:sz w:val="28"/>
        </w:rPr>
        <w:t xml:space="preserve"> </w:t>
      </w:r>
      <w:r>
        <w:rPr>
          <w:rFonts w:ascii="Arial Unicode MS"/>
          <w:color w:val="333566"/>
          <w:sz w:val="28"/>
        </w:rPr>
        <w:t>ladybeetles) specialize in pest consumption at the late growth stage of rice</w:t>
      </w:r>
    </w:p>
    <w:p>
      <w:pPr>
        <w:pStyle w:val="6"/>
        <w:spacing w:line="286" w:lineRule="exact"/>
        <w:ind w:left="1" w:right="2"/>
        <w:jc w:val="center"/>
        <w:rPr>
          <w:rFonts w:ascii="Arial Unicode MS"/>
        </w:rPr>
      </w:pPr>
      <w:r>
        <w:rPr>
          <w:rFonts w:ascii="Arial Unicode MS"/>
          <w:color w:val="333566"/>
        </w:rPr>
        <w:t>--Manuscript</w:t>
      </w:r>
      <w:r>
        <w:rPr>
          <w:rFonts w:ascii="Arial Unicode MS"/>
          <w:color w:val="333566"/>
          <w:spacing w:val="-12"/>
        </w:rPr>
        <w:t xml:space="preserve"> </w:t>
      </w:r>
      <w:r>
        <w:rPr>
          <w:rFonts w:ascii="Arial Unicode MS"/>
          <w:color w:val="333566"/>
        </w:rPr>
        <w:t>Draft-</w:t>
      </w:r>
      <w:r>
        <w:rPr>
          <w:rFonts w:ascii="Arial Unicode MS"/>
          <w:color w:val="333566"/>
          <w:spacing w:val="-10"/>
        </w:rPr>
        <w:t>-</w:t>
      </w:r>
    </w:p>
    <w:p>
      <w:pPr>
        <w:pStyle w:val="6"/>
        <w:rPr>
          <w:rFonts w:ascii="Arial Unicode MS"/>
          <w:sz w:val="6"/>
        </w:rPr>
      </w:pPr>
    </w:p>
    <w:tbl>
      <w:tblPr>
        <w:tblStyle w:val="5"/>
        <w:tblW w:w="0" w:type="auto"/>
        <w:tblInd w:w="227" w:type="dxa"/>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Layout w:type="fixed"/>
        <w:tblCellMar>
          <w:top w:w="0" w:type="dxa"/>
          <w:left w:w="0" w:type="dxa"/>
          <w:bottom w:w="0" w:type="dxa"/>
          <w:right w:w="0" w:type="dxa"/>
        </w:tblCellMar>
      </w:tblPr>
      <w:tblGrid>
        <w:gridCol w:w="3457"/>
        <w:gridCol w:w="7019"/>
      </w:tblGrid>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shd w:val="clear" w:color="auto" w:fill="F0F0F0"/>
          </w:tcPr>
          <w:p>
            <w:pPr>
              <w:pStyle w:val="11"/>
              <w:spacing w:before="39" w:line="291" w:lineRule="exact"/>
              <w:ind w:left="40"/>
              <w:jc w:val="left"/>
              <w:rPr>
                <w:rFonts w:ascii="Arial Unicode MS"/>
                <w:sz w:val="18"/>
              </w:rPr>
            </w:pPr>
            <w:r>
              <w:rPr>
                <w:rFonts w:ascii="Arial Unicode MS"/>
                <w:color w:val="333566"/>
                <w:sz w:val="18"/>
              </w:rPr>
              <w:t>Manuscript</w:t>
            </w:r>
            <w:r>
              <w:rPr>
                <w:rFonts w:ascii="Arial Unicode MS"/>
                <w:color w:val="333566"/>
                <w:spacing w:val="-10"/>
                <w:sz w:val="18"/>
              </w:rPr>
              <w:t xml:space="preserve"> </w:t>
            </w:r>
            <w:r>
              <w:rPr>
                <w:rFonts w:ascii="Arial Unicode MS"/>
                <w:color w:val="333566"/>
                <w:spacing w:val="-2"/>
                <w:sz w:val="18"/>
              </w:rPr>
              <w:t>Number:</w:t>
            </w:r>
          </w:p>
        </w:tc>
        <w:tc>
          <w:tcPr>
            <w:tcW w:w="7019" w:type="dxa"/>
            <w:shd w:val="clear" w:color="auto" w:fill="F0F0F0"/>
          </w:tcPr>
          <w:p>
            <w:pPr>
              <w:pStyle w:val="11"/>
              <w:spacing w:before="39" w:line="291" w:lineRule="exact"/>
              <w:ind w:left="40"/>
              <w:jc w:val="left"/>
              <w:rPr>
                <w:rFonts w:ascii="Arial Unicode MS"/>
                <w:sz w:val="18"/>
              </w:rPr>
            </w:pPr>
            <w:r>
              <w:rPr>
                <w:rFonts w:ascii="Arial Unicode MS"/>
                <w:color w:val="333566"/>
                <w:spacing w:val="-2"/>
                <w:sz w:val="18"/>
              </w:rPr>
              <w:t>AGEE38266R1</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tcPr>
          <w:p>
            <w:pPr>
              <w:pStyle w:val="11"/>
              <w:spacing w:before="39" w:line="291" w:lineRule="exact"/>
              <w:ind w:left="40"/>
              <w:jc w:val="left"/>
              <w:rPr>
                <w:rFonts w:ascii="Arial Unicode MS"/>
                <w:sz w:val="18"/>
              </w:rPr>
            </w:pPr>
            <w:r>
              <w:rPr>
                <w:rFonts w:ascii="Arial Unicode MS"/>
                <w:color w:val="333566"/>
                <w:sz w:val="18"/>
              </w:rPr>
              <w:t>Article</w:t>
            </w:r>
            <w:r>
              <w:rPr>
                <w:rFonts w:ascii="Arial Unicode MS"/>
                <w:color w:val="333566"/>
                <w:spacing w:val="-7"/>
                <w:sz w:val="18"/>
              </w:rPr>
              <w:t xml:space="preserve"> </w:t>
            </w:r>
            <w:r>
              <w:rPr>
                <w:rFonts w:ascii="Arial Unicode MS"/>
                <w:color w:val="333566"/>
                <w:spacing w:val="-2"/>
                <w:sz w:val="18"/>
              </w:rPr>
              <w:t>Type:</w:t>
            </w:r>
          </w:p>
        </w:tc>
        <w:tc>
          <w:tcPr>
            <w:tcW w:w="7019" w:type="dxa"/>
          </w:tcPr>
          <w:p>
            <w:pPr>
              <w:pStyle w:val="11"/>
              <w:spacing w:before="39" w:line="291" w:lineRule="exact"/>
              <w:ind w:left="40"/>
              <w:jc w:val="left"/>
              <w:rPr>
                <w:rFonts w:ascii="Arial Unicode MS"/>
                <w:sz w:val="18"/>
              </w:rPr>
            </w:pPr>
            <w:r>
              <w:rPr>
                <w:rFonts w:ascii="Arial Unicode MS"/>
                <w:color w:val="333566"/>
                <w:sz w:val="18"/>
              </w:rPr>
              <w:t>Research</w:t>
            </w:r>
            <w:r>
              <w:rPr>
                <w:rFonts w:ascii="Arial Unicode MS"/>
                <w:color w:val="333566"/>
                <w:spacing w:val="-8"/>
                <w:sz w:val="18"/>
              </w:rPr>
              <w:t xml:space="preserve"> </w:t>
            </w:r>
            <w:r>
              <w:rPr>
                <w:rFonts w:ascii="Arial Unicode MS"/>
                <w:color w:val="333566"/>
                <w:spacing w:val="-2"/>
                <w:sz w:val="18"/>
              </w:rPr>
              <w:t>Paper</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shd w:val="clear" w:color="auto" w:fill="F0F0F0"/>
          </w:tcPr>
          <w:p>
            <w:pPr>
              <w:pStyle w:val="11"/>
              <w:spacing w:before="39" w:line="291" w:lineRule="exact"/>
              <w:ind w:left="40"/>
              <w:jc w:val="left"/>
              <w:rPr>
                <w:rFonts w:ascii="Arial Unicode MS"/>
                <w:sz w:val="18"/>
              </w:rPr>
            </w:pPr>
            <w:r>
              <w:rPr>
                <w:rFonts w:ascii="Arial Unicode MS"/>
                <w:color w:val="333566"/>
                <w:spacing w:val="-2"/>
                <w:sz w:val="18"/>
              </w:rPr>
              <w:t>Keywords:</w:t>
            </w:r>
          </w:p>
        </w:tc>
        <w:tc>
          <w:tcPr>
            <w:tcW w:w="7019" w:type="dxa"/>
            <w:shd w:val="clear" w:color="auto" w:fill="F0F0F0"/>
          </w:tcPr>
          <w:p>
            <w:pPr>
              <w:pStyle w:val="11"/>
              <w:spacing w:before="39" w:line="291" w:lineRule="exact"/>
              <w:ind w:left="40"/>
              <w:jc w:val="left"/>
              <w:rPr>
                <w:rFonts w:ascii="Arial Unicode MS"/>
                <w:sz w:val="18"/>
              </w:rPr>
            </w:pPr>
            <w:r>
              <w:rPr>
                <w:rFonts w:ascii="Arial Unicode MS"/>
                <w:color w:val="333566"/>
                <w:sz w:val="18"/>
              </w:rPr>
              <w:t>Biocontrol;</w:t>
            </w:r>
            <w:r>
              <w:rPr>
                <w:rFonts w:ascii="Arial Unicode MS"/>
                <w:color w:val="333566"/>
                <w:spacing w:val="38"/>
                <w:sz w:val="18"/>
              </w:rPr>
              <w:t xml:space="preserve"> </w:t>
            </w:r>
            <w:r>
              <w:rPr>
                <w:rFonts w:ascii="Arial Unicode MS"/>
                <w:color w:val="333566"/>
                <w:sz w:val="18"/>
              </w:rPr>
              <w:t>generalist</w:t>
            </w:r>
            <w:r>
              <w:rPr>
                <w:rFonts w:ascii="Arial Unicode MS"/>
                <w:color w:val="333566"/>
                <w:spacing w:val="-6"/>
                <w:sz w:val="18"/>
              </w:rPr>
              <w:t xml:space="preserve"> </w:t>
            </w:r>
            <w:r>
              <w:rPr>
                <w:rFonts w:ascii="Arial Unicode MS"/>
                <w:color w:val="333566"/>
                <w:sz w:val="18"/>
              </w:rPr>
              <w:t>predators;</w:t>
            </w:r>
            <w:r>
              <w:rPr>
                <w:rFonts w:ascii="Arial Unicode MS"/>
                <w:color w:val="333566"/>
                <w:spacing w:val="40"/>
                <w:sz w:val="18"/>
              </w:rPr>
              <w:t xml:space="preserve"> </w:t>
            </w:r>
            <w:r>
              <w:rPr>
                <w:rFonts w:ascii="Arial Unicode MS"/>
                <w:color w:val="333566"/>
                <w:sz w:val="18"/>
              </w:rPr>
              <w:t>rice</w:t>
            </w:r>
            <w:r>
              <w:rPr>
                <w:rFonts w:ascii="Arial Unicode MS"/>
                <w:color w:val="333566"/>
                <w:spacing w:val="-5"/>
                <w:sz w:val="18"/>
              </w:rPr>
              <w:t xml:space="preserve"> </w:t>
            </w:r>
            <w:r>
              <w:rPr>
                <w:rFonts w:ascii="Arial Unicode MS"/>
                <w:color w:val="333566"/>
                <w:sz w:val="18"/>
              </w:rPr>
              <w:t>paddy;</w:t>
            </w:r>
            <w:r>
              <w:rPr>
                <w:rFonts w:ascii="Arial Unicode MS"/>
                <w:color w:val="333566"/>
                <w:spacing w:val="40"/>
                <w:sz w:val="18"/>
              </w:rPr>
              <w:t xml:space="preserve"> </w:t>
            </w:r>
            <w:r>
              <w:rPr>
                <w:rFonts w:ascii="Arial Unicode MS"/>
                <w:color w:val="333566"/>
                <w:sz w:val="18"/>
              </w:rPr>
              <w:t>organic</w:t>
            </w:r>
            <w:r>
              <w:rPr>
                <w:rFonts w:ascii="Arial Unicode MS"/>
                <w:color w:val="333566"/>
                <w:spacing w:val="-6"/>
                <w:sz w:val="18"/>
              </w:rPr>
              <w:t xml:space="preserve"> </w:t>
            </w:r>
            <w:r>
              <w:rPr>
                <w:rFonts w:ascii="Arial Unicode MS"/>
                <w:color w:val="333566"/>
                <w:sz w:val="18"/>
              </w:rPr>
              <w:t>and</w:t>
            </w:r>
            <w:r>
              <w:rPr>
                <w:rFonts w:ascii="Arial Unicode MS"/>
                <w:color w:val="333566"/>
                <w:spacing w:val="-5"/>
                <w:sz w:val="18"/>
              </w:rPr>
              <w:t xml:space="preserve"> </w:t>
            </w:r>
            <w:r>
              <w:rPr>
                <w:rFonts w:ascii="Arial Unicode MS"/>
                <w:color w:val="333566"/>
                <w:sz w:val="18"/>
              </w:rPr>
              <w:t>conventional</w:t>
            </w:r>
            <w:r>
              <w:rPr>
                <w:rFonts w:ascii="Arial Unicode MS"/>
                <w:color w:val="333566"/>
                <w:spacing w:val="-5"/>
                <w:sz w:val="18"/>
              </w:rPr>
              <w:t xml:space="preserve"> </w:t>
            </w:r>
            <w:r>
              <w:rPr>
                <w:rFonts w:ascii="Arial Unicode MS"/>
                <w:color w:val="333566"/>
                <w:spacing w:val="-2"/>
                <w:sz w:val="18"/>
              </w:rPr>
              <w:t>farms</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PrEx>
        <w:trPr>
          <w:trHeight w:val="790" w:hRule="atLeast"/>
        </w:trPr>
        <w:tc>
          <w:tcPr>
            <w:tcW w:w="3457" w:type="dxa"/>
          </w:tcPr>
          <w:p>
            <w:pPr>
              <w:pStyle w:val="11"/>
              <w:spacing w:before="39"/>
              <w:ind w:left="40"/>
              <w:jc w:val="left"/>
              <w:rPr>
                <w:rFonts w:ascii="Arial Unicode MS"/>
                <w:sz w:val="18"/>
              </w:rPr>
            </w:pPr>
            <w:r>
              <w:rPr>
                <w:rFonts w:ascii="Arial Unicode MS"/>
                <w:color w:val="333566"/>
                <w:spacing w:val="-2"/>
                <w:sz w:val="18"/>
              </w:rPr>
              <w:t>Corresponding</w:t>
            </w:r>
            <w:r>
              <w:rPr>
                <w:rFonts w:ascii="Arial Unicode MS"/>
                <w:color w:val="333566"/>
                <w:spacing w:val="13"/>
                <w:sz w:val="18"/>
              </w:rPr>
              <w:t xml:space="preserve"> </w:t>
            </w:r>
            <w:r>
              <w:rPr>
                <w:rFonts w:ascii="Arial Unicode MS"/>
                <w:color w:val="333566"/>
                <w:spacing w:val="-2"/>
                <w:sz w:val="18"/>
              </w:rPr>
              <w:t>Author:</w:t>
            </w:r>
          </w:p>
        </w:tc>
        <w:tc>
          <w:tcPr>
            <w:tcW w:w="7019" w:type="dxa"/>
          </w:tcPr>
          <w:p>
            <w:pPr>
              <w:pStyle w:val="11"/>
              <w:spacing w:before="39" w:line="267" w:lineRule="exact"/>
              <w:ind w:left="40"/>
              <w:jc w:val="left"/>
              <w:rPr>
                <w:rFonts w:ascii="Arial Unicode MS"/>
                <w:sz w:val="18"/>
              </w:rPr>
            </w:pPr>
            <w:r>
              <w:rPr>
                <w:rFonts w:ascii="Arial Unicode MS"/>
                <w:color w:val="333566"/>
                <w:sz w:val="18"/>
              </w:rPr>
              <w:t>CHUAN-KAI</w:t>
            </w:r>
            <w:r>
              <w:rPr>
                <w:rFonts w:ascii="Arial Unicode MS"/>
                <w:color w:val="333566"/>
                <w:spacing w:val="-9"/>
                <w:sz w:val="18"/>
              </w:rPr>
              <w:t xml:space="preserve"> </w:t>
            </w:r>
            <w:r>
              <w:rPr>
                <w:rFonts w:ascii="Arial Unicode MS"/>
                <w:color w:val="333566"/>
                <w:spacing w:val="-5"/>
                <w:sz w:val="18"/>
              </w:rPr>
              <w:t>HO</w:t>
            </w:r>
          </w:p>
          <w:p>
            <w:pPr>
              <w:pStyle w:val="11"/>
              <w:spacing w:before="18" w:line="168" w:lineRule="auto"/>
              <w:ind w:left="40" w:right="4344"/>
              <w:jc w:val="left"/>
              <w:rPr>
                <w:rFonts w:ascii="Arial Unicode MS"/>
                <w:sz w:val="18"/>
              </w:rPr>
            </w:pPr>
            <w:r>
              <w:rPr>
                <w:rFonts w:ascii="Arial Unicode MS"/>
                <w:color w:val="333566"/>
                <w:sz w:val="18"/>
              </w:rPr>
              <w:t>National</w:t>
            </w:r>
            <w:r>
              <w:rPr>
                <w:rFonts w:ascii="Arial Unicode MS"/>
                <w:color w:val="333566"/>
                <w:spacing w:val="-15"/>
                <w:sz w:val="18"/>
              </w:rPr>
              <w:t xml:space="preserve"> </w:t>
            </w:r>
            <w:r>
              <w:rPr>
                <w:rFonts w:ascii="Arial Unicode MS"/>
                <w:color w:val="333566"/>
                <w:sz w:val="18"/>
              </w:rPr>
              <w:t>Taiwan</w:t>
            </w:r>
            <w:r>
              <w:rPr>
                <w:rFonts w:ascii="Arial Unicode MS"/>
                <w:color w:val="333566"/>
                <w:spacing w:val="-12"/>
                <w:sz w:val="18"/>
              </w:rPr>
              <w:t xml:space="preserve"> </w:t>
            </w:r>
            <w:r>
              <w:rPr>
                <w:rFonts w:ascii="Arial Unicode MS"/>
                <w:color w:val="333566"/>
                <w:sz w:val="18"/>
              </w:rPr>
              <w:t>University Taipei, TAIWAN</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shd w:val="clear" w:color="auto" w:fill="F0F0F0"/>
          </w:tcPr>
          <w:p>
            <w:pPr>
              <w:pStyle w:val="11"/>
              <w:spacing w:before="39" w:line="291" w:lineRule="exact"/>
              <w:ind w:left="40"/>
              <w:jc w:val="left"/>
              <w:rPr>
                <w:rFonts w:ascii="Arial Unicode MS"/>
                <w:sz w:val="18"/>
              </w:rPr>
            </w:pPr>
            <w:r>
              <w:rPr>
                <w:rFonts w:ascii="Arial Unicode MS"/>
                <w:color w:val="333566"/>
                <w:sz w:val="18"/>
              </w:rPr>
              <w:t>First</w:t>
            </w:r>
            <w:r>
              <w:rPr>
                <w:rFonts w:ascii="Arial Unicode MS"/>
                <w:color w:val="333566"/>
                <w:spacing w:val="-5"/>
                <w:sz w:val="18"/>
              </w:rPr>
              <w:t xml:space="preserve"> </w:t>
            </w:r>
            <w:r>
              <w:rPr>
                <w:rFonts w:ascii="Arial Unicode MS"/>
                <w:color w:val="333566"/>
                <w:spacing w:val="-2"/>
                <w:sz w:val="18"/>
              </w:rPr>
              <w:t>Author:</w:t>
            </w:r>
          </w:p>
        </w:tc>
        <w:tc>
          <w:tcPr>
            <w:tcW w:w="7019" w:type="dxa"/>
            <w:shd w:val="clear" w:color="auto" w:fill="F0F0F0"/>
          </w:tcPr>
          <w:p>
            <w:pPr>
              <w:pStyle w:val="11"/>
              <w:spacing w:before="39" w:line="291" w:lineRule="exact"/>
              <w:ind w:left="40"/>
              <w:jc w:val="left"/>
              <w:rPr>
                <w:rFonts w:ascii="Arial Unicode MS"/>
                <w:sz w:val="18"/>
              </w:rPr>
            </w:pPr>
            <w:r>
              <w:rPr>
                <w:rFonts w:ascii="Arial Unicode MS"/>
                <w:color w:val="333566"/>
                <w:sz w:val="18"/>
              </w:rPr>
              <w:t>Gen-Chang</w:t>
            </w:r>
            <w:r>
              <w:rPr>
                <w:rFonts w:ascii="Arial Unicode MS"/>
                <w:color w:val="333566"/>
                <w:spacing w:val="-9"/>
                <w:sz w:val="18"/>
              </w:rPr>
              <w:t xml:space="preserve"> </w:t>
            </w:r>
            <w:r>
              <w:rPr>
                <w:rFonts w:ascii="Arial Unicode MS"/>
                <w:color w:val="333566"/>
                <w:spacing w:val="-5"/>
                <w:sz w:val="18"/>
              </w:rPr>
              <w:t>Hsu</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vMerge w:val="restart"/>
          </w:tcPr>
          <w:p>
            <w:pPr>
              <w:pStyle w:val="11"/>
              <w:spacing w:before="39"/>
              <w:ind w:left="40"/>
              <w:jc w:val="left"/>
              <w:rPr>
                <w:rFonts w:ascii="Arial Unicode MS"/>
                <w:sz w:val="18"/>
              </w:rPr>
            </w:pPr>
            <w:r>
              <w:rPr>
                <w:rFonts w:ascii="Arial Unicode MS"/>
                <w:color w:val="333566"/>
                <w:sz w:val="18"/>
              </w:rPr>
              <w:t>Order</w:t>
            </w:r>
            <w:r>
              <w:rPr>
                <w:rFonts w:ascii="Arial Unicode MS"/>
                <w:color w:val="333566"/>
                <w:spacing w:val="-4"/>
                <w:sz w:val="18"/>
              </w:rPr>
              <w:t xml:space="preserve"> </w:t>
            </w:r>
            <w:r>
              <w:rPr>
                <w:rFonts w:ascii="Arial Unicode MS"/>
                <w:color w:val="333566"/>
                <w:sz w:val="18"/>
              </w:rPr>
              <w:t>of</w:t>
            </w:r>
            <w:r>
              <w:rPr>
                <w:rFonts w:ascii="Arial Unicode MS"/>
                <w:color w:val="333566"/>
                <w:spacing w:val="-1"/>
                <w:sz w:val="18"/>
              </w:rPr>
              <w:t xml:space="preserve"> </w:t>
            </w:r>
            <w:r>
              <w:rPr>
                <w:rFonts w:ascii="Arial Unicode MS"/>
                <w:color w:val="333566"/>
                <w:spacing w:val="-2"/>
                <w:sz w:val="18"/>
              </w:rPr>
              <w:t>Authors:</w:t>
            </w:r>
          </w:p>
        </w:tc>
        <w:tc>
          <w:tcPr>
            <w:tcW w:w="7019" w:type="dxa"/>
          </w:tcPr>
          <w:p>
            <w:pPr>
              <w:pStyle w:val="11"/>
              <w:spacing w:before="39" w:line="291" w:lineRule="exact"/>
              <w:ind w:left="40"/>
              <w:jc w:val="left"/>
              <w:rPr>
                <w:rFonts w:ascii="Arial Unicode MS"/>
                <w:sz w:val="18"/>
              </w:rPr>
            </w:pPr>
            <w:r>
              <w:rPr>
                <w:rFonts w:ascii="Arial Unicode MS"/>
                <w:color w:val="333566"/>
                <w:sz w:val="18"/>
              </w:rPr>
              <w:t>Gen-Chang</w:t>
            </w:r>
            <w:r>
              <w:rPr>
                <w:rFonts w:ascii="Arial Unicode MS"/>
                <w:color w:val="333566"/>
                <w:spacing w:val="-9"/>
                <w:sz w:val="18"/>
              </w:rPr>
              <w:t xml:space="preserve"> </w:t>
            </w:r>
            <w:r>
              <w:rPr>
                <w:rFonts w:ascii="Arial Unicode MS"/>
                <w:color w:val="333566"/>
                <w:spacing w:val="-5"/>
                <w:sz w:val="18"/>
              </w:rPr>
              <w:t>Hsu</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vMerge w:val="continue"/>
            <w:tcBorders>
              <w:top w:val="nil"/>
            </w:tcBorders>
          </w:tcPr>
          <w:p>
            <w:pPr>
              <w:rPr>
                <w:sz w:val="2"/>
                <w:szCs w:val="2"/>
              </w:rPr>
            </w:pPr>
          </w:p>
        </w:tc>
        <w:tc>
          <w:tcPr>
            <w:tcW w:w="7019" w:type="dxa"/>
          </w:tcPr>
          <w:p>
            <w:pPr>
              <w:pStyle w:val="11"/>
              <w:spacing w:before="39" w:line="291" w:lineRule="exact"/>
              <w:ind w:left="40"/>
              <w:jc w:val="left"/>
              <w:rPr>
                <w:rFonts w:ascii="Arial Unicode MS"/>
                <w:sz w:val="18"/>
              </w:rPr>
            </w:pPr>
            <w:r>
              <w:rPr>
                <w:rFonts w:ascii="Arial Unicode MS"/>
                <w:color w:val="333566"/>
                <w:sz w:val="18"/>
              </w:rPr>
              <w:t>Jia-Ang</w:t>
            </w:r>
            <w:r>
              <w:rPr>
                <w:rFonts w:ascii="Arial Unicode MS"/>
                <w:color w:val="333566"/>
                <w:spacing w:val="-7"/>
                <w:sz w:val="18"/>
              </w:rPr>
              <w:t xml:space="preserve"> </w:t>
            </w:r>
            <w:r>
              <w:rPr>
                <w:rFonts w:ascii="Arial Unicode MS"/>
                <w:color w:val="333566"/>
                <w:spacing w:val="-5"/>
                <w:sz w:val="18"/>
              </w:rPr>
              <w:t>Ou</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vMerge w:val="continue"/>
            <w:tcBorders>
              <w:top w:val="nil"/>
            </w:tcBorders>
          </w:tcPr>
          <w:p>
            <w:pPr>
              <w:rPr>
                <w:sz w:val="2"/>
                <w:szCs w:val="2"/>
              </w:rPr>
            </w:pPr>
          </w:p>
        </w:tc>
        <w:tc>
          <w:tcPr>
            <w:tcW w:w="7019" w:type="dxa"/>
          </w:tcPr>
          <w:p>
            <w:pPr>
              <w:pStyle w:val="11"/>
              <w:spacing w:before="39" w:line="291" w:lineRule="exact"/>
              <w:ind w:left="40"/>
              <w:jc w:val="left"/>
              <w:rPr>
                <w:rFonts w:ascii="Arial Unicode MS"/>
                <w:sz w:val="18"/>
              </w:rPr>
            </w:pPr>
            <w:r>
              <w:rPr>
                <w:rFonts w:ascii="Arial Unicode MS"/>
                <w:color w:val="333566"/>
                <w:sz w:val="18"/>
              </w:rPr>
              <w:t>Min-Hsuan</w:t>
            </w:r>
            <w:r>
              <w:rPr>
                <w:rFonts w:ascii="Arial Unicode MS"/>
                <w:color w:val="333566"/>
                <w:spacing w:val="-9"/>
                <w:sz w:val="18"/>
              </w:rPr>
              <w:t xml:space="preserve"> </w:t>
            </w:r>
            <w:r>
              <w:rPr>
                <w:rFonts w:ascii="Arial Unicode MS"/>
                <w:color w:val="333566"/>
                <w:spacing w:val="-5"/>
                <w:sz w:val="18"/>
              </w:rPr>
              <w:t>Ni</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vMerge w:val="continue"/>
            <w:tcBorders>
              <w:top w:val="nil"/>
            </w:tcBorders>
          </w:tcPr>
          <w:p>
            <w:pPr>
              <w:rPr>
                <w:sz w:val="2"/>
                <w:szCs w:val="2"/>
              </w:rPr>
            </w:pPr>
          </w:p>
        </w:tc>
        <w:tc>
          <w:tcPr>
            <w:tcW w:w="7019" w:type="dxa"/>
          </w:tcPr>
          <w:p>
            <w:pPr>
              <w:pStyle w:val="11"/>
              <w:spacing w:before="39" w:line="291" w:lineRule="exact"/>
              <w:ind w:left="40"/>
              <w:jc w:val="left"/>
              <w:rPr>
                <w:rFonts w:ascii="Arial Unicode MS"/>
                <w:sz w:val="18"/>
              </w:rPr>
            </w:pPr>
            <w:r>
              <w:rPr>
                <w:rFonts w:ascii="Arial Unicode MS"/>
                <w:color w:val="333566"/>
                <w:sz w:val="18"/>
              </w:rPr>
              <w:t>Zheng-Hong</w:t>
            </w:r>
            <w:r>
              <w:rPr>
                <w:rFonts w:ascii="Arial Unicode MS"/>
                <w:color w:val="333566"/>
                <w:spacing w:val="-10"/>
                <w:sz w:val="18"/>
              </w:rPr>
              <w:t xml:space="preserve"> </w:t>
            </w:r>
            <w:r>
              <w:rPr>
                <w:rFonts w:ascii="Arial Unicode MS"/>
                <w:color w:val="333566"/>
                <w:spacing w:val="-5"/>
                <w:sz w:val="18"/>
              </w:rPr>
              <w:t>Lin</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vMerge w:val="continue"/>
            <w:tcBorders>
              <w:top w:val="nil"/>
            </w:tcBorders>
          </w:tcPr>
          <w:p>
            <w:pPr>
              <w:rPr>
                <w:sz w:val="2"/>
                <w:szCs w:val="2"/>
              </w:rPr>
            </w:pPr>
          </w:p>
        </w:tc>
        <w:tc>
          <w:tcPr>
            <w:tcW w:w="7019" w:type="dxa"/>
          </w:tcPr>
          <w:p>
            <w:pPr>
              <w:pStyle w:val="11"/>
              <w:spacing w:before="39" w:line="291" w:lineRule="exact"/>
              <w:ind w:left="40"/>
              <w:jc w:val="left"/>
              <w:rPr>
                <w:rFonts w:ascii="Arial Unicode MS"/>
                <w:sz w:val="18"/>
              </w:rPr>
            </w:pPr>
            <w:r>
              <w:rPr>
                <w:rFonts w:ascii="Arial Unicode MS"/>
                <w:color w:val="333566"/>
                <w:sz w:val="18"/>
              </w:rPr>
              <w:t>CHUAN-KAI</w:t>
            </w:r>
            <w:r>
              <w:rPr>
                <w:rFonts w:ascii="Arial Unicode MS"/>
                <w:color w:val="333566"/>
                <w:spacing w:val="-9"/>
                <w:sz w:val="18"/>
              </w:rPr>
              <w:t xml:space="preserve"> </w:t>
            </w:r>
            <w:r>
              <w:rPr>
                <w:rFonts w:ascii="Arial Unicode MS"/>
                <w:color w:val="333566"/>
                <w:spacing w:val="-5"/>
                <w:sz w:val="18"/>
              </w:rPr>
              <w:t>HO</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350" w:hRule="atLeast"/>
        </w:trPr>
        <w:tc>
          <w:tcPr>
            <w:tcW w:w="3457" w:type="dxa"/>
            <w:shd w:val="clear" w:color="auto" w:fill="F0F0F0"/>
          </w:tcPr>
          <w:p>
            <w:pPr>
              <w:pStyle w:val="11"/>
              <w:spacing w:before="39" w:line="291" w:lineRule="exact"/>
              <w:ind w:left="40"/>
              <w:jc w:val="left"/>
              <w:rPr>
                <w:rFonts w:ascii="Arial Unicode MS"/>
                <w:sz w:val="18"/>
              </w:rPr>
            </w:pPr>
            <w:r>
              <w:rPr>
                <w:rFonts w:ascii="Arial Unicode MS"/>
                <w:color w:val="333566"/>
                <w:sz w:val="18"/>
              </w:rPr>
              <w:t>Manuscript</w:t>
            </w:r>
            <w:r>
              <w:rPr>
                <w:rFonts w:ascii="Arial Unicode MS"/>
                <w:color w:val="333566"/>
                <w:spacing w:val="-6"/>
                <w:sz w:val="18"/>
              </w:rPr>
              <w:t xml:space="preserve"> </w:t>
            </w:r>
            <w:r>
              <w:rPr>
                <w:rFonts w:ascii="Arial Unicode MS"/>
                <w:color w:val="333566"/>
                <w:sz w:val="18"/>
              </w:rPr>
              <w:t>Region</w:t>
            </w:r>
            <w:r>
              <w:rPr>
                <w:rFonts w:ascii="Arial Unicode MS"/>
                <w:color w:val="333566"/>
                <w:spacing w:val="-6"/>
                <w:sz w:val="18"/>
              </w:rPr>
              <w:t xml:space="preserve"> </w:t>
            </w:r>
            <w:r>
              <w:rPr>
                <w:rFonts w:ascii="Arial Unicode MS"/>
                <w:color w:val="333566"/>
                <w:sz w:val="18"/>
              </w:rPr>
              <w:t>of</w:t>
            </w:r>
            <w:r>
              <w:rPr>
                <w:rFonts w:ascii="Arial Unicode MS"/>
                <w:color w:val="333566"/>
                <w:spacing w:val="-6"/>
                <w:sz w:val="18"/>
              </w:rPr>
              <w:t xml:space="preserve"> </w:t>
            </w:r>
            <w:r>
              <w:rPr>
                <w:rFonts w:ascii="Arial Unicode MS"/>
                <w:color w:val="333566"/>
                <w:spacing w:val="-2"/>
                <w:sz w:val="18"/>
              </w:rPr>
              <w:t>Origin:</w:t>
            </w:r>
          </w:p>
        </w:tc>
        <w:tc>
          <w:tcPr>
            <w:tcW w:w="7019" w:type="dxa"/>
            <w:shd w:val="clear" w:color="auto" w:fill="F0F0F0"/>
          </w:tcPr>
          <w:p>
            <w:pPr>
              <w:pStyle w:val="11"/>
              <w:spacing w:before="39" w:line="291" w:lineRule="exact"/>
              <w:ind w:left="40"/>
              <w:jc w:val="left"/>
              <w:rPr>
                <w:rFonts w:ascii="Arial Unicode MS"/>
                <w:sz w:val="18"/>
              </w:rPr>
            </w:pPr>
            <w:r>
              <w:rPr>
                <w:rFonts w:ascii="Arial Unicode MS"/>
                <w:color w:val="333566"/>
                <w:spacing w:val="-2"/>
                <w:sz w:val="18"/>
              </w:rPr>
              <w:t>TAIWAN</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6290" w:hRule="atLeast"/>
        </w:trPr>
        <w:tc>
          <w:tcPr>
            <w:tcW w:w="3457" w:type="dxa"/>
          </w:tcPr>
          <w:p>
            <w:pPr>
              <w:pStyle w:val="11"/>
              <w:spacing w:before="39"/>
              <w:ind w:left="40"/>
              <w:jc w:val="left"/>
              <w:rPr>
                <w:rFonts w:ascii="Arial Unicode MS"/>
                <w:sz w:val="18"/>
              </w:rPr>
            </w:pPr>
            <w:r>
              <w:rPr>
                <w:rFonts w:ascii="Arial Unicode MS"/>
                <w:color w:val="333566"/>
                <w:spacing w:val="-2"/>
                <w:sz w:val="18"/>
              </w:rPr>
              <w:t>Abstract:</w:t>
            </w:r>
          </w:p>
        </w:tc>
        <w:tc>
          <w:tcPr>
            <w:tcW w:w="7019" w:type="dxa"/>
          </w:tcPr>
          <w:p>
            <w:pPr>
              <w:pStyle w:val="11"/>
              <w:spacing w:before="104" w:line="168" w:lineRule="auto"/>
              <w:ind w:left="40" w:right="118"/>
              <w:jc w:val="left"/>
              <w:rPr>
                <w:rFonts w:ascii="Arial Unicode MS" w:hAnsi="Arial Unicode MS"/>
                <w:sz w:val="18"/>
              </w:rPr>
            </w:pPr>
            <w:r>
              <w:rPr>
                <w:rFonts w:ascii="Arial Unicode MS" w:hAnsi="Arial Unicode MS"/>
                <w:color w:val="333566"/>
                <w:sz w:val="18"/>
              </w:rPr>
              <w:t>Biocontrol, using natural enemies for pest control, has a long history in agriculture.</w:t>
            </w:r>
            <w:r>
              <w:rPr>
                <w:rFonts w:ascii="Arial Unicode MS" w:hAnsi="Arial Unicode MS"/>
                <w:color w:val="333566"/>
                <w:spacing w:val="40"/>
                <w:sz w:val="18"/>
              </w:rPr>
              <w:t xml:space="preserve"> </w:t>
            </w:r>
            <w:r>
              <w:rPr>
                <w:rFonts w:ascii="Arial Unicode MS" w:hAnsi="Arial Unicode MS"/>
                <w:color w:val="333566"/>
                <w:sz w:val="18"/>
              </w:rPr>
              <w:t>It has</w:t>
            </w:r>
            <w:r>
              <w:rPr>
                <w:rFonts w:ascii="Arial Unicode MS" w:hAnsi="Arial Unicode MS"/>
                <w:color w:val="333566"/>
                <w:spacing w:val="-4"/>
                <w:sz w:val="18"/>
              </w:rPr>
              <w:t xml:space="preserve"> </w:t>
            </w:r>
            <w:r>
              <w:rPr>
                <w:rFonts w:ascii="Arial Unicode MS" w:hAnsi="Arial Unicode MS"/>
                <w:color w:val="333566"/>
                <w:sz w:val="18"/>
              </w:rPr>
              <w:t>received</w:t>
            </w:r>
            <w:r>
              <w:rPr>
                <w:rFonts w:ascii="Arial Unicode MS" w:hAnsi="Arial Unicode MS"/>
                <w:color w:val="333566"/>
                <w:spacing w:val="-4"/>
                <w:sz w:val="18"/>
              </w:rPr>
              <w:t xml:space="preserve"> </w:t>
            </w:r>
            <w:r>
              <w:rPr>
                <w:rFonts w:ascii="Arial Unicode MS" w:hAnsi="Arial Unicode MS"/>
                <w:color w:val="333566"/>
                <w:sz w:val="18"/>
              </w:rPr>
              <w:t>a</w:t>
            </w:r>
            <w:r>
              <w:rPr>
                <w:rFonts w:ascii="Arial Unicode MS" w:hAnsi="Arial Unicode MS"/>
                <w:color w:val="333566"/>
                <w:spacing w:val="-4"/>
                <w:sz w:val="18"/>
              </w:rPr>
              <w:t xml:space="preserve"> </w:t>
            </w:r>
            <w:r>
              <w:rPr>
                <w:rFonts w:ascii="Arial Unicode MS" w:hAnsi="Arial Unicode MS"/>
                <w:color w:val="333566"/>
                <w:sz w:val="18"/>
              </w:rPr>
              <w:t>surge</w:t>
            </w:r>
            <w:r>
              <w:rPr>
                <w:rFonts w:ascii="Arial Unicode MS" w:hAnsi="Arial Unicode MS"/>
                <w:color w:val="333566"/>
                <w:spacing w:val="-4"/>
                <w:sz w:val="18"/>
              </w:rPr>
              <w:t xml:space="preserve"> </w:t>
            </w:r>
            <w:r>
              <w:rPr>
                <w:rFonts w:ascii="Arial Unicode MS" w:hAnsi="Arial Unicode MS"/>
                <w:color w:val="333566"/>
                <w:sz w:val="18"/>
              </w:rPr>
              <w:t>of</w:t>
            </w:r>
            <w:r>
              <w:rPr>
                <w:rFonts w:ascii="Arial Unicode MS" w:hAnsi="Arial Unicode MS"/>
                <w:color w:val="333566"/>
                <w:spacing w:val="-4"/>
                <w:sz w:val="18"/>
              </w:rPr>
              <w:t xml:space="preserve"> </w:t>
            </w:r>
            <w:r>
              <w:rPr>
                <w:rFonts w:ascii="Arial Unicode MS" w:hAnsi="Arial Unicode MS"/>
                <w:color w:val="333566"/>
                <w:sz w:val="18"/>
              </w:rPr>
              <w:t>interest</w:t>
            </w:r>
            <w:r>
              <w:rPr>
                <w:rFonts w:ascii="Arial Unicode MS" w:hAnsi="Arial Unicode MS"/>
                <w:color w:val="333566"/>
                <w:spacing w:val="-4"/>
                <w:sz w:val="18"/>
              </w:rPr>
              <w:t xml:space="preserve"> </w:t>
            </w:r>
            <w:r>
              <w:rPr>
                <w:rFonts w:ascii="Arial Unicode MS" w:hAnsi="Arial Unicode MS"/>
                <w:color w:val="333566"/>
                <w:sz w:val="18"/>
              </w:rPr>
              <w:t>in</w:t>
            </w:r>
            <w:r>
              <w:rPr>
                <w:rFonts w:ascii="Arial Unicode MS" w:hAnsi="Arial Unicode MS"/>
                <w:color w:val="333566"/>
                <w:spacing w:val="-4"/>
                <w:sz w:val="18"/>
              </w:rPr>
              <w:t xml:space="preserve"> </w:t>
            </w:r>
            <w:r>
              <w:rPr>
                <w:rFonts w:ascii="Arial Unicode MS" w:hAnsi="Arial Unicode MS"/>
                <w:color w:val="333566"/>
                <w:sz w:val="18"/>
              </w:rPr>
              <w:t>the</w:t>
            </w:r>
            <w:r>
              <w:rPr>
                <w:rFonts w:ascii="Arial Unicode MS" w:hAnsi="Arial Unicode MS"/>
                <w:color w:val="333566"/>
                <w:spacing w:val="-4"/>
                <w:sz w:val="18"/>
              </w:rPr>
              <w:t xml:space="preserve"> </w:t>
            </w:r>
            <w:r>
              <w:rPr>
                <w:rFonts w:ascii="Arial Unicode MS" w:hAnsi="Arial Unicode MS"/>
                <w:color w:val="333566"/>
                <w:sz w:val="18"/>
              </w:rPr>
              <w:t>recent</w:t>
            </w:r>
            <w:r>
              <w:rPr>
                <w:rFonts w:ascii="Arial Unicode MS" w:hAnsi="Arial Unicode MS"/>
                <w:color w:val="333566"/>
                <w:spacing w:val="-4"/>
                <w:sz w:val="18"/>
              </w:rPr>
              <w:t xml:space="preserve"> </w:t>
            </w:r>
            <w:r>
              <w:rPr>
                <w:rFonts w:ascii="Arial Unicode MS" w:hAnsi="Arial Unicode MS"/>
                <w:color w:val="333566"/>
                <w:sz w:val="18"/>
              </w:rPr>
              <w:t>Anthropocene</w:t>
            </w:r>
            <w:r>
              <w:rPr>
                <w:rFonts w:ascii="Arial Unicode MS" w:hAnsi="Arial Unicode MS"/>
                <w:color w:val="333566"/>
                <w:spacing w:val="-4"/>
                <w:sz w:val="18"/>
              </w:rPr>
              <w:t xml:space="preserve"> </w:t>
            </w:r>
            <w:r>
              <w:rPr>
                <w:rFonts w:ascii="Arial Unicode MS" w:hAnsi="Arial Unicode MS"/>
                <w:color w:val="333566"/>
                <w:sz w:val="18"/>
              </w:rPr>
              <w:t>because</w:t>
            </w:r>
            <w:r>
              <w:rPr>
                <w:rFonts w:ascii="Arial Unicode MS" w:hAnsi="Arial Unicode MS"/>
                <w:color w:val="333566"/>
                <w:spacing w:val="-4"/>
                <w:sz w:val="18"/>
              </w:rPr>
              <w:t xml:space="preserve"> </w:t>
            </w:r>
            <w:r>
              <w:rPr>
                <w:rFonts w:ascii="Arial Unicode MS" w:hAnsi="Arial Unicode MS"/>
                <w:color w:val="333566"/>
                <w:sz w:val="18"/>
              </w:rPr>
              <w:t>of</w:t>
            </w:r>
            <w:r>
              <w:rPr>
                <w:rFonts w:ascii="Arial Unicode MS" w:hAnsi="Arial Unicode MS"/>
                <w:color w:val="333566"/>
                <w:spacing w:val="-4"/>
                <w:sz w:val="18"/>
              </w:rPr>
              <w:t xml:space="preserve"> </w:t>
            </w:r>
            <w:r>
              <w:rPr>
                <w:rFonts w:ascii="Arial Unicode MS" w:hAnsi="Arial Unicode MS"/>
                <w:color w:val="333566"/>
                <w:sz w:val="18"/>
              </w:rPr>
              <w:t>its</w:t>
            </w:r>
            <w:r>
              <w:rPr>
                <w:rFonts w:ascii="Arial Unicode MS" w:hAnsi="Arial Unicode MS"/>
                <w:color w:val="333566"/>
                <w:spacing w:val="-4"/>
                <w:sz w:val="18"/>
              </w:rPr>
              <w:t xml:space="preserve"> </w:t>
            </w:r>
            <w:r>
              <w:rPr>
                <w:rFonts w:ascii="Arial Unicode MS" w:hAnsi="Arial Unicode MS"/>
                <w:color w:val="333566"/>
                <w:sz w:val="18"/>
              </w:rPr>
              <w:t>potential</w:t>
            </w:r>
            <w:r>
              <w:rPr>
                <w:rFonts w:ascii="Arial Unicode MS" w:hAnsi="Arial Unicode MS"/>
                <w:color w:val="333566"/>
                <w:spacing w:val="-4"/>
                <w:sz w:val="18"/>
              </w:rPr>
              <w:t xml:space="preserve"> </w:t>
            </w:r>
            <w:r>
              <w:rPr>
                <w:rFonts w:ascii="Arial Unicode MS" w:hAnsi="Arial Unicode MS"/>
                <w:color w:val="333566"/>
                <w:sz w:val="18"/>
              </w:rPr>
              <w:t>as a valuable tool for sustainable agriculture.</w:t>
            </w:r>
            <w:r>
              <w:rPr>
                <w:rFonts w:ascii="Arial Unicode MS" w:hAnsi="Arial Unicode MS"/>
                <w:color w:val="333566"/>
                <w:spacing w:val="40"/>
                <w:sz w:val="18"/>
              </w:rPr>
              <w:t xml:space="preserve"> </w:t>
            </w:r>
            <w:r>
              <w:rPr>
                <w:rFonts w:ascii="Arial Unicode MS" w:hAnsi="Arial Unicode MS"/>
                <w:color w:val="333566"/>
                <w:sz w:val="18"/>
              </w:rPr>
              <w:t>To solve a long-standing puzzle in biocontrol—how</w:t>
            </w:r>
            <w:r>
              <w:rPr>
                <w:rFonts w:ascii="Arial Unicode MS" w:hAnsi="Arial Unicode MS"/>
                <w:color w:val="333566"/>
                <w:spacing w:val="-4"/>
                <w:sz w:val="18"/>
              </w:rPr>
              <w:t xml:space="preserve"> </w:t>
            </w:r>
            <w:r>
              <w:rPr>
                <w:rFonts w:ascii="Arial Unicode MS" w:hAnsi="Arial Unicode MS"/>
                <w:color w:val="333566"/>
                <w:sz w:val="18"/>
              </w:rPr>
              <w:t>well</w:t>
            </w:r>
            <w:r>
              <w:rPr>
                <w:rFonts w:ascii="Arial Unicode MS" w:hAnsi="Arial Unicode MS"/>
                <w:color w:val="333566"/>
                <w:spacing w:val="-4"/>
                <w:sz w:val="18"/>
              </w:rPr>
              <w:t xml:space="preserve"> </w:t>
            </w:r>
            <w:r>
              <w:rPr>
                <w:rFonts w:ascii="Arial Unicode MS" w:hAnsi="Arial Unicode MS"/>
                <w:color w:val="333566"/>
                <w:sz w:val="18"/>
              </w:rPr>
              <w:t>the</w:t>
            </w:r>
            <w:r>
              <w:rPr>
                <w:rFonts w:ascii="Arial Unicode MS" w:hAnsi="Arial Unicode MS"/>
                <w:color w:val="333566"/>
                <w:spacing w:val="-4"/>
                <w:sz w:val="18"/>
              </w:rPr>
              <w:t xml:space="preserve"> </w:t>
            </w:r>
            <w:r>
              <w:rPr>
                <w:rFonts w:ascii="Arial Unicode MS" w:hAnsi="Arial Unicode MS"/>
                <w:color w:val="333566"/>
                <w:sz w:val="18"/>
              </w:rPr>
              <w:t>ubiquitous</w:t>
            </w:r>
            <w:r>
              <w:rPr>
                <w:rFonts w:ascii="Arial Unicode MS" w:hAnsi="Arial Unicode MS"/>
                <w:color w:val="333566"/>
                <w:spacing w:val="-4"/>
                <w:sz w:val="18"/>
              </w:rPr>
              <w:t xml:space="preserve"> </w:t>
            </w:r>
            <w:r>
              <w:rPr>
                <w:rFonts w:ascii="Arial Unicode MS" w:hAnsi="Arial Unicode MS"/>
                <w:color w:val="333566"/>
                <w:sz w:val="18"/>
              </w:rPr>
              <w:t>generalist</w:t>
            </w:r>
            <w:r>
              <w:rPr>
                <w:rFonts w:ascii="Arial Unicode MS" w:hAnsi="Arial Unicode MS"/>
                <w:color w:val="333566"/>
                <w:spacing w:val="-4"/>
                <w:sz w:val="18"/>
              </w:rPr>
              <w:t xml:space="preserve"> </w:t>
            </w:r>
            <w:r>
              <w:rPr>
                <w:rFonts w:ascii="Arial Unicode MS" w:hAnsi="Arial Unicode MS"/>
                <w:color w:val="333566"/>
                <w:sz w:val="18"/>
              </w:rPr>
              <w:t>arthropod</w:t>
            </w:r>
            <w:r>
              <w:rPr>
                <w:rFonts w:ascii="Arial Unicode MS" w:hAnsi="Arial Unicode MS"/>
                <w:color w:val="333566"/>
                <w:spacing w:val="-4"/>
                <w:sz w:val="18"/>
              </w:rPr>
              <w:t xml:space="preserve"> </w:t>
            </w:r>
            <w:r>
              <w:rPr>
                <w:rFonts w:ascii="Arial Unicode MS" w:hAnsi="Arial Unicode MS"/>
                <w:color w:val="333566"/>
                <w:sz w:val="18"/>
              </w:rPr>
              <w:t>predators</w:t>
            </w:r>
            <w:r>
              <w:rPr>
                <w:rFonts w:ascii="Arial Unicode MS" w:hAnsi="Arial Unicode MS"/>
                <w:color w:val="333566"/>
                <w:spacing w:val="-4"/>
                <w:sz w:val="18"/>
              </w:rPr>
              <w:t xml:space="preserve"> </w:t>
            </w:r>
            <w:r>
              <w:rPr>
                <w:rFonts w:ascii="Arial Unicode MS" w:hAnsi="Arial Unicode MS"/>
                <w:color w:val="333566"/>
                <w:sz w:val="18"/>
              </w:rPr>
              <w:t>(GAPs)</w:t>
            </w:r>
            <w:r>
              <w:rPr>
                <w:rFonts w:ascii="Arial Unicode MS" w:hAnsi="Arial Unicode MS"/>
                <w:color w:val="333566"/>
                <w:spacing w:val="-4"/>
                <w:sz w:val="18"/>
              </w:rPr>
              <w:t xml:space="preserve"> </w:t>
            </w:r>
            <w:r>
              <w:rPr>
                <w:rFonts w:ascii="Arial Unicode MS" w:hAnsi="Arial Unicode MS"/>
                <w:color w:val="333566"/>
                <w:sz w:val="18"/>
              </w:rPr>
              <w:t>function</w:t>
            </w:r>
            <w:r>
              <w:rPr>
                <w:rFonts w:ascii="Arial Unicode MS" w:hAnsi="Arial Unicode MS"/>
                <w:color w:val="333566"/>
                <w:spacing w:val="-4"/>
                <w:sz w:val="18"/>
              </w:rPr>
              <w:t xml:space="preserve"> </w:t>
            </w:r>
            <w:r>
              <w:rPr>
                <w:rFonts w:ascii="Arial Unicode MS" w:hAnsi="Arial Unicode MS"/>
                <w:color w:val="333566"/>
                <w:sz w:val="18"/>
              </w:rPr>
              <w:t>as biocontrol agents—this study aimed to 1) quantify the diet composition of GAPs (spiders and ladybeetles) at different crop stages using stable isotope analysis, 2) examine the consistency of GAPs in pest consumption over years, and 3) investigate how abiotic and biotic factors affect pest consumption by GAPs.</w:t>
            </w:r>
            <w:r>
              <w:rPr>
                <w:rFonts w:ascii="Arial Unicode MS" w:hAnsi="Arial Unicode MS"/>
                <w:color w:val="333566"/>
                <w:spacing w:val="40"/>
                <w:sz w:val="18"/>
              </w:rPr>
              <w:t xml:space="preserve"> </w:t>
            </w:r>
            <w:r>
              <w:rPr>
                <w:rFonts w:ascii="Arial Unicode MS" w:hAnsi="Arial Unicode MS"/>
                <w:color w:val="333566"/>
                <w:sz w:val="18"/>
              </w:rPr>
              <w:t>Specifically, we sampled</w:t>
            </w:r>
            <w:r>
              <w:rPr>
                <w:rFonts w:ascii="Arial Unicode MS" w:hAnsi="Arial Unicode MS"/>
                <w:color w:val="333566"/>
                <w:spacing w:val="-3"/>
                <w:sz w:val="18"/>
              </w:rPr>
              <w:t xml:space="preserve"> </w:t>
            </w:r>
            <w:r>
              <w:rPr>
                <w:rFonts w:ascii="Arial Unicode MS" w:hAnsi="Arial Unicode MS"/>
                <w:color w:val="333566"/>
                <w:sz w:val="18"/>
              </w:rPr>
              <w:t>arthropod</w:t>
            </w:r>
            <w:r>
              <w:rPr>
                <w:rFonts w:ascii="Arial Unicode MS" w:hAnsi="Arial Unicode MS"/>
                <w:color w:val="333566"/>
                <w:spacing w:val="-3"/>
                <w:sz w:val="18"/>
              </w:rPr>
              <w:t xml:space="preserve"> </w:t>
            </w:r>
            <w:r>
              <w:rPr>
                <w:rFonts w:ascii="Arial Unicode MS" w:hAnsi="Arial Unicode MS"/>
                <w:color w:val="333566"/>
                <w:sz w:val="18"/>
              </w:rPr>
              <w:t>prey</w:t>
            </w:r>
            <w:r>
              <w:rPr>
                <w:rFonts w:ascii="Arial Unicode MS" w:hAnsi="Arial Unicode MS"/>
                <w:color w:val="333566"/>
                <w:spacing w:val="-3"/>
                <w:sz w:val="18"/>
              </w:rPr>
              <w:t xml:space="preserve"> </w:t>
            </w:r>
            <w:r>
              <w:rPr>
                <w:rFonts w:ascii="Arial Unicode MS" w:hAnsi="Arial Unicode MS"/>
                <w:color w:val="333566"/>
                <w:sz w:val="18"/>
              </w:rPr>
              <w:t>and</w:t>
            </w:r>
            <w:r>
              <w:rPr>
                <w:rFonts w:ascii="Arial Unicode MS" w:hAnsi="Arial Unicode MS"/>
                <w:color w:val="333566"/>
                <w:spacing w:val="-3"/>
                <w:sz w:val="18"/>
              </w:rPr>
              <w:t xml:space="preserve"> </w:t>
            </w:r>
            <w:r>
              <w:rPr>
                <w:rFonts w:ascii="Arial Unicode MS" w:hAnsi="Arial Unicode MS"/>
                <w:color w:val="333566"/>
                <w:sz w:val="18"/>
              </w:rPr>
              <w:t>GAPs</w:t>
            </w:r>
            <w:r>
              <w:rPr>
                <w:rFonts w:ascii="Arial Unicode MS" w:hAnsi="Arial Unicode MS"/>
                <w:color w:val="333566"/>
                <w:spacing w:val="-3"/>
                <w:sz w:val="18"/>
              </w:rPr>
              <w:t xml:space="preserve"> </w:t>
            </w:r>
            <w:r>
              <w:rPr>
                <w:rFonts w:ascii="Arial Unicode MS" w:hAnsi="Arial Unicode MS"/>
                <w:color w:val="333566"/>
                <w:sz w:val="18"/>
              </w:rPr>
              <w:t>in</w:t>
            </w:r>
            <w:r>
              <w:rPr>
                <w:rFonts w:ascii="Arial Unicode MS" w:hAnsi="Arial Unicode MS"/>
                <w:color w:val="333566"/>
                <w:spacing w:val="-3"/>
                <w:sz w:val="18"/>
              </w:rPr>
              <w:t xml:space="preserve"> </w:t>
            </w:r>
            <w:r>
              <w:rPr>
                <w:rFonts w:ascii="Arial Unicode MS" w:hAnsi="Arial Unicode MS"/>
                <w:color w:val="333566"/>
                <w:sz w:val="18"/>
              </w:rPr>
              <w:t>sub-tropical</w:t>
            </w:r>
            <w:r>
              <w:rPr>
                <w:rFonts w:ascii="Arial Unicode MS" w:hAnsi="Arial Unicode MS"/>
                <w:color w:val="333566"/>
                <w:spacing w:val="-3"/>
                <w:sz w:val="18"/>
              </w:rPr>
              <w:t xml:space="preserve"> </w:t>
            </w:r>
            <w:r>
              <w:rPr>
                <w:rFonts w:ascii="Arial Unicode MS" w:hAnsi="Arial Unicode MS"/>
                <w:color w:val="333566"/>
                <w:sz w:val="18"/>
              </w:rPr>
              <w:t>organic</w:t>
            </w:r>
            <w:r>
              <w:rPr>
                <w:rFonts w:ascii="Arial Unicode MS" w:hAnsi="Arial Unicode MS"/>
                <w:color w:val="333566"/>
                <w:spacing w:val="-3"/>
                <w:sz w:val="18"/>
              </w:rPr>
              <w:t xml:space="preserve"> </w:t>
            </w:r>
            <w:r>
              <w:rPr>
                <w:rFonts w:ascii="Arial Unicode MS" w:hAnsi="Arial Unicode MS"/>
                <w:color w:val="333566"/>
                <w:sz w:val="18"/>
              </w:rPr>
              <w:t>and</w:t>
            </w:r>
            <w:r>
              <w:rPr>
                <w:rFonts w:ascii="Arial Unicode MS" w:hAnsi="Arial Unicode MS"/>
                <w:color w:val="333566"/>
                <w:spacing w:val="-3"/>
                <w:sz w:val="18"/>
              </w:rPr>
              <w:t xml:space="preserve"> </w:t>
            </w:r>
            <w:r>
              <w:rPr>
                <w:rFonts w:ascii="Arial Unicode MS" w:hAnsi="Arial Unicode MS"/>
                <w:color w:val="333566"/>
                <w:sz w:val="18"/>
              </w:rPr>
              <w:t>conventional</w:t>
            </w:r>
            <w:r>
              <w:rPr>
                <w:rFonts w:ascii="Arial Unicode MS" w:hAnsi="Arial Unicode MS"/>
                <w:color w:val="333566"/>
                <w:spacing w:val="-3"/>
                <w:sz w:val="18"/>
              </w:rPr>
              <w:t xml:space="preserve"> </w:t>
            </w:r>
            <w:r>
              <w:rPr>
                <w:rFonts w:ascii="Arial Unicode MS" w:hAnsi="Arial Unicode MS"/>
                <w:color w:val="333566"/>
                <w:sz w:val="18"/>
              </w:rPr>
              <w:t>rice</w:t>
            </w:r>
            <w:r>
              <w:rPr>
                <w:rFonts w:ascii="Arial Unicode MS" w:hAnsi="Arial Unicode MS"/>
                <w:color w:val="333566"/>
                <w:spacing w:val="-3"/>
                <w:sz w:val="18"/>
              </w:rPr>
              <w:t xml:space="preserve"> </w:t>
            </w:r>
            <w:r>
              <w:rPr>
                <w:rFonts w:ascii="Arial Unicode MS" w:hAnsi="Arial Unicode MS"/>
                <w:color w:val="333566"/>
                <w:sz w:val="18"/>
              </w:rPr>
              <w:t>farms over crop stages (seedling, tillering, flowering, and ripening) in three consecutive years.</w:t>
            </w:r>
            <w:r>
              <w:rPr>
                <w:rFonts w:ascii="Arial Unicode MS" w:hAnsi="Arial Unicode MS"/>
                <w:color w:val="333566"/>
                <w:spacing w:val="40"/>
                <w:sz w:val="18"/>
              </w:rPr>
              <w:t xml:space="preserve"> </w:t>
            </w:r>
            <w:r>
              <w:rPr>
                <w:rFonts w:ascii="Arial Unicode MS" w:hAnsi="Arial Unicode MS"/>
                <w:color w:val="333566"/>
                <w:sz w:val="18"/>
              </w:rPr>
              <w:t>Among our field-collected samples, 352 arthropod predator and 828 prey isotope samples were analyzed to infer predator-prey interactions.</w:t>
            </w:r>
            <w:r>
              <w:rPr>
                <w:rFonts w:ascii="Arial Unicode MS" w:hAnsi="Arial Unicode MS"/>
                <w:color w:val="333566"/>
                <w:spacing w:val="40"/>
                <w:sz w:val="18"/>
              </w:rPr>
              <w:t xml:space="preserve"> </w:t>
            </w:r>
            <w:r>
              <w:rPr>
                <w:rFonts w:ascii="Arial Unicode MS" w:hAnsi="Arial Unicode MS"/>
                <w:color w:val="333566"/>
                <w:sz w:val="18"/>
              </w:rPr>
              <w:t>Our results show the following:</w:t>
            </w:r>
            <w:r>
              <w:rPr>
                <w:rFonts w:ascii="Arial Unicode MS" w:hAnsi="Arial Unicode MS"/>
                <w:color w:val="333566"/>
                <w:spacing w:val="40"/>
                <w:sz w:val="18"/>
              </w:rPr>
              <w:t xml:space="preserve"> </w:t>
            </w:r>
            <w:r>
              <w:rPr>
                <w:rFonts w:ascii="Arial Unicode MS" w:hAnsi="Arial Unicode MS"/>
                <w:color w:val="333566"/>
                <w:sz w:val="18"/>
              </w:rPr>
              <w:t>a) The proportion of rice pests in GAPs’ diets in both organic and conventional rice farms increased over the crop season, from 21-47% at the tillering stage to 80-97% at the ripening stage, across the three study years.</w:t>
            </w:r>
            <w:r>
              <w:rPr>
                <w:rFonts w:ascii="Arial Unicode MS" w:hAnsi="Arial Unicode MS"/>
                <w:color w:val="333566"/>
                <w:spacing w:val="40"/>
                <w:sz w:val="18"/>
              </w:rPr>
              <w:t xml:space="preserve"> </w:t>
            </w:r>
            <w:r>
              <w:rPr>
                <w:rFonts w:ascii="Arial Unicode MS" w:hAnsi="Arial Unicode MS"/>
                <w:color w:val="333566"/>
                <w:sz w:val="18"/>
              </w:rPr>
              <w:t>The high percentage in pest consumption at late crop stages (flowering and ripening) suggests that GAPs can function as specialists in pest management during the critical period of crop production.</w:t>
            </w:r>
            <w:r>
              <w:rPr>
                <w:rFonts w:ascii="Arial Unicode MS" w:hAnsi="Arial Unicode MS"/>
                <w:color w:val="333566"/>
                <w:spacing w:val="40"/>
                <w:sz w:val="18"/>
              </w:rPr>
              <w:t xml:space="preserve"> </w:t>
            </w:r>
            <w:r>
              <w:rPr>
                <w:rFonts w:ascii="Arial Unicode MS" w:hAnsi="Arial Unicode MS"/>
                <w:color w:val="333566"/>
                <w:sz w:val="18"/>
              </w:rPr>
              <w:t>Regarding individual predator groups, spiders and ladybeetles exhibited distinct dietary patterns over crop stages.</w:t>
            </w:r>
            <w:r>
              <w:rPr>
                <w:rFonts w:ascii="Arial Unicode MS" w:hAnsi="Arial Unicode MS"/>
                <w:color w:val="333566"/>
                <w:spacing w:val="40"/>
                <w:sz w:val="18"/>
              </w:rPr>
              <w:t xml:space="preserve"> </w:t>
            </w:r>
            <w:r>
              <w:rPr>
                <w:rFonts w:ascii="Arial Unicode MS" w:hAnsi="Arial Unicode MS"/>
                <w:color w:val="333566"/>
                <w:sz w:val="18"/>
              </w:rPr>
              <w:t>b) The high pest consumption by GAPs</w:t>
            </w:r>
            <w:r>
              <w:rPr>
                <w:rFonts w:ascii="Arial Unicode MS" w:hAnsi="Arial Unicode MS"/>
                <w:color w:val="333566"/>
                <w:spacing w:val="-1"/>
                <w:sz w:val="18"/>
              </w:rPr>
              <w:t xml:space="preserve"> </w:t>
            </w:r>
            <w:r>
              <w:rPr>
                <w:rFonts w:ascii="Arial Unicode MS" w:hAnsi="Arial Unicode MS"/>
                <w:color w:val="333566"/>
                <w:sz w:val="18"/>
              </w:rPr>
              <w:t>at</w:t>
            </w:r>
            <w:r>
              <w:rPr>
                <w:rFonts w:ascii="Arial Unicode MS" w:hAnsi="Arial Unicode MS"/>
                <w:color w:val="333566"/>
                <w:spacing w:val="-1"/>
                <w:sz w:val="18"/>
              </w:rPr>
              <w:t xml:space="preserve"> </w:t>
            </w:r>
            <w:r>
              <w:rPr>
                <w:rFonts w:ascii="Arial Unicode MS" w:hAnsi="Arial Unicode MS"/>
                <w:color w:val="333566"/>
                <w:sz w:val="18"/>
              </w:rPr>
              <w:t>late</w:t>
            </w:r>
            <w:r>
              <w:rPr>
                <w:rFonts w:ascii="Arial Unicode MS" w:hAnsi="Arial Unicode MS"/>
                <w:color w:val="333566"/>
                <w:spacing w:val="-1"/>
                <w:sz w:val="18"/>
              </w:rPr>
              <w:t xml:space="preserve"> </w:t>
            </w:r>
            <w:r>
              <w:rPr>
                <w:rFonts w:ascii="Arial Unicode MS" w:hAnsi="Arial Unicode MS"/>
                <w:color w:val="333566"/>
                <w:sz w:val="18"/>
              </w:rPr>
              <w:t>crop</w:t>
            </w:r>
            <w:r>
              <w:rPr>
                <w:rFonts w:ascii="Arial Unicode MS" w:hAnsi="Arial Unicode MS"/>
                <w:color w:val="333566"/>
                <w:spacing w:val="-1"/>
                <w:sz w:val="18"/>
              </w:rPr>
              <w:t xml:space="preserve"> </w:t>
            </w:r>
            <w:r>
              <w:rPr>
                <w:rFonts w:ascii="Arial Unicode MS" w:hAnsi="Arial Unicode MS"/>
                <w:color w:val="333566"/>
                <w:sz w:val="18"/>
              </w:rPr>
              <w:t>stages</w:t>
            </w:r>
            <w:r>
              <w:rPr>
                <w:rFonts w:ascii="Arial Unicode MS" w:hAnsi="Arial Unicode MS"/>
                <w:color w:val="333566"/>
                <w:spacing w:val="-1"/>
                <w:sz w:val="18"/>
              </w:rPr>
              <w:t xml:space="preserve"> </w:t>
            </w:r>
            <w:r>
              <w:rPr>
                <w:rFonts w:ascii="Arial Unicode MS" w:hAnsi="Arial Unicode MS"/>
                <w:color w:val="333566"/>
                <w:sz w:val="18"/>
              </w:rPr>
              <w:t>was</w:t>
            </w:r>
            <w:r>
              <w:rPr>
                <w:rFonts w:ascii="Arial Unicode MS" w:hAnsi="Arial Unicode MS"/>
                <w:color w:val="333566"/>
                <w:spacing w:val="-1"/>
                <w:sz w:val="18"/>
              </w:rPr>
              <w:t xml:space="preserve"> </w:t>
            </w:r>
            <w:r>
              <w:rPr>
                <w:rFonts w:ascii="Arial Unicode MS" w:hAnsi="Arial Unicode MS"/>
                <w:color w:val="333566"/>
                <w:sz w:val="18"/>
              </w:rPr>
              <w:t>similar</w:t>
            </w:r>
            <w:r>
              <w:rPr>
                <w:rFonts w:ascii="Arial Unicode MS" w:hAnsi="Arial Unicode MS"/>
                <w:color w:val="333566"/>
                <w:spacing w:val="-1"/>
                <w:sz w:val="18"/>
              </w:rPr>
              <w:t xml:space="preserve"> </w:t>
            </w:r>
            <w:r>
              <w:rPr>
                <w:rFonts w:ascii="Arial Unicode MS" w:hAnsi="Arial Unicode MS"/>
                <w:color w:val="333566"/>
                <w:sz w:val="18"/>
              </w:rPr>
              <w:t>across</w:t>
            </w:r>
            <w:r>
              <w:rPr>
                <w:rFonts w:ascii="Arial Unicode MS" w:hAnsi="Arial Unicode MS"/>
                <w:color w:val="333566"/>
                <w:spacing w:val="-1"/>
                <w:sz w:val="18"/>
              </w:rPr>
              <w:t xml:space="preserve"> </w:t>
            </w:r>
            <w:r>
              <w:rPr>
                <w:rFonts w:ascii="Arial Unicode MS" w:hAnsi="Arial Unicode MS"/>
                <w:color w:val="333566"/>
                <w:sz w:val="18"/>
              </w:rPr>
              <w:t>years</w:t>
            </w:r>
            <w:r>
              <w:rPr>
                <w:rFonts w:ascii="Arial Unicode MS" w:hAnsi="Arial Unicode MS"/>
                <w:color w:val="333566"/>
                <w:spacing w:val="-1"/>
                <w:sz w:val="18"/>
              </w:rPr>
              <w:t xml:space="preserve"> </w:t>
            </w:r>
            <w:r>
              <w:rPr>
                <w:rFonts w:ascii="Arial Unicode MS" w:hAnsi="Arial Unicode MS"/>
                <w:color w:val="333566"/>
                <w:sz w:val="18"/>
              </w:rPr>
              <w:t>despite</w:t>
            </w:r>
            <w:r>
              <w:rPr>
                <w:rFonts w:ascii="Arial Unicode MS" w:hAnsi="Arial Unicode MS"/>
                <w:color w:val="333566"/>
                <w:spacing w:val="-1"/>
                <w:sz w:val="18"/>
              </w:rPr>
              <w:t xml:space="preserve"> </w:t>
            </w:r>
            <w:r>
              <w:rPr>
                <w:rFonts w:ascii="Arial Unicode MS" w:hAnsi="Arial Unicode MS"/>
                <w:color w:val="333566"/>
                <w:sz w:val="18"/>
              </w:rPr>
              <w:t>variable</w:t>
            </w:r>
            <w:r>
              <w:rPr>
                <w:rFonts w:ascii="Arial Unicode MS" w:hAnsi="Arial Unicode MS"/>
                <w:color w:val="333566"/>
                <w:spacing w:val="-1"/>
                <w:sz w:val="18"/>
              </w:rPr>
              <w:t xml:space="preserve"> </w:t>
            </w:r>
            <w:r>
              <w:rPr>
                <w:rFonts w:ascii="Arial Unicode MS" w:hAnsi="Arial Unicode MS"/>
                <w:color w:val="333566"/>
                <w:sz w:val="18"/>
              </w:rPr>
              <w:t>climatic</w:t>
            </w:r>
            <w:r>
              <w:rPr>
                <w:rFonts w:ascii="Arial Unicode MS" w:hAnsi="Arial Unicode MS"/>
                <w:color w:val="333566"/>
                <w:spacing w:val="-1"/>
                <w:sz w:val="18"/>
              </w:rPr>
              <w:t xml:space="preserve"> </w:t>
            </w:r>
            <w:r>
              <w:rPr>
                <w:rFonts w:ascii="Arial Unicode MS" w:hAnsi="Arial Unicode MS"/>
                <w:color w:val="333566"/>
                <w:sz w:val="18"/>
              </w:rPr>
              <w:t>conditions and prey availability, suggesting a consistency in GAP feeding habits and biocontrol value.</w:t>
            </w:r>
            <w:r>
              <w:rPr>
                <w:rFonts w:ascii="Arial Unicode MS" w:hAnsi="Arial Unicode MS"/>
                <w:color w:val="333566"/>
                <w:spacing w:val="40"/>
                <w:sz w:val="18"/>
              </w:rPr>
              <w:t xml:space="preserve"> </w:t>
            </w:r>
            <w:r>
              <w:rPr>
                <w:rFonts w:ascii="Arial Unicode MS" w:hAnsi="Arial Unicode MS"/>
                <w:color w:val="333566"/>
                <w:sz w:val="18"/>
              </w:rPr>
              <w:t>c) The proportion of rice pests in GAPs’ diets varied with farm type and crop stage (e.g., higher in conventional farms and during flowering/ripening stages).</w:t>
            </w:r>
            <w:r>
              <w:rPr>
                <w:rFonts w:ascii="Arial Unicode MS" w:hAnsi="Arial Unicode MS"/>
                <w:color w:val="333566"/>
                <w:spacing w:val="40"/>
                <w:sz w:val="18"/>
              </w:rPr>
              <w:t xml:space="preserve"> </w:t>
            </w:r>
            <w:r>
              <w:rPr>
                <w:rFonts w:ascii="Arial Unicode MS" w:hAnsi="Arial Unicode MS"/>
                <w:color w:val="333566"/>
                <w:sz w:val="18"/>
              </w:rPr>
              <w:t>By quantifying</w:t>
            </w:r>
            <w:r>
              <w:rPr>
                <w:rFonts w:ascii="Arial Unicode MS" w:hAnsi="Arial Unicode MS"/>
                <w:color w:val="333566"/>
                <w:spacing w:val="-2"/>
                <w:sz w:val="18"/>
              </w:rPr>
              <w:t xml:space="preserve"> </w:t>
            </w:r>
            <w:r>
              <w:rPr>
                <w:rFonts w:ascii="Arial Unicode MS" w:hAnsi="Arial Unicode MS"/>
                <w:color w:val="333566"/>
                <w:sz w:val="18"/>
              </w:rPr>
              <w:t>the</w:t>
            </w:r>
            <w:r>
              <w:rPr>
                <w:rFonts w:ascii="Arial Unicode MS" w:hAnsi="Arial Unicode MS"/>
                <w:color w:val="333566"/>
                <w:spacing w:val="-2"/>
                <w:sz w:val="18"/>
              </w:rPr>
              <w:t xml:space="preserve"> </w:t>
            </w:r>
            <w:r>
              <w:rPr>
                <w:rFonts w:ascii="Arial Unicode MS" w:hAnsi="Arial Unicode MS"/>
                <w:color w:val="333566"/>
                <w:sz w:val="18"/>
              </w:rPr>
              <w:t>diet</w:t>
            </w:r>
            <w:r>
              <w:rPr>
                <w:rFonts w:ascii="Arial Unicode MS" w:hAnsi="Arial Unicode MS"/>
                <w:color w:val="333566"/>
                <w:spacing w:val="-2"/>
                <w:sz w:val="18"/>
              </w:rPr>
              <w:t xml:space="preserve"> </w:t>
            </w:r>
            <w:r>
              <w:rPr>
                <w:rFonts w:ascii="Arial Unicode MS" w:hAnsi="Arial Unicode MS"/>
                <w:color w:val="333566"/>
                <w:sz w:val="18"/>
              </w:rPr>
              <w:t>composition</w:t>
            </w:r>
            <w:r>
              <w:rPr>
                <w:rFonts w:ascii="Arial Unicode MS" w:hAnsi="Arial Unicode MS"/>
                <w:color w:val="333566"/>
                <w:spacing w:val="-2"/>
                <w:sz w:val="18"/>
              </w:rPr>
              <w:t xml:space="preserve"> </w:t>
            </w:r>
            <w:r>
              <w:rPr>
                <w:rFonts w:ascii="Arial Unicode MS" w:hAnsi="Arial Unicode MS"/>
                <w:color w:val="333566"/>
                <w:sz w:val="18"/>
              </w:rPr>
              <w:t>of</w:t>
            </w:r>
            <w:r>
              <w:rPr>
                <w:rFonts w:ascii="Arial Unicode MS" w:hAnsi="Arial Unicode MS"/>
                <w:color w:val="333566"/>
                <w:spacing w:val="-2"/>
                <w:sz w:val="18"/>
              </w:rPr>
              <w:t xml:space="preserve"> </w:t>
            </w:r>
            <w:r>
              <w:rPr>
                <w:rFonts w:ascii="Arial Unicode MS" w:hAnsi="Arial Unicode MS"/>
                <w:color w:val="333566"/>
                <w:sz w:val="18"/>
              </w:rPr>
              <w:t>GAPs</w:t>
            </w:r>
            <w:r>
              <w:rPr>
                <w:rFonts w:ascii="Arial Unicode MS" w:hAnsi="Arial Unicode MS"/>
                <w:color w:val="333566"/>
                <w:spacing w:val="-2"/>
                <w:sz w:val="18"/>
              </w:rPr>
              <w:t xml:space="preserve"> </w:t>
            </w:r>
            <w:r>
              <w:rPr>
                <w:rFonts w:ascii="Arial Unicode MS" w:hAnsi="Arial Unicode MS"/>
                <w:color w:val="333566"/>
                <w:sz w:val="18"/>
              </w:rPr>
              <w:t>over</w:t>
            </w:r>
            <w:r>
              <w:rPr>
                <w:rFonts w:ascii="Arial Unicode MS" w:hAnsi="Arial Unicode MS"/>
                <w:color w:val="333566"/>
                <w:spacing w:val="-2"/>
                <w:sz w:val="18"/>
              </w:rPr>
              <w:t xml:space="preserve"> </w:t>
            </w:r>
            <w:r>
              <w:rPr>
                <w:rFonts w:ascii="Arial Unicode MS" w:hAnsi="Arial Unicode MS"/>
                <w:color w:val="333566"/>
                <w:sz w:val="18"/>
              </w:rPr>
              <w:t>crop</w:t>
            </w:r>
            <w:r>
              <w:rPr>
                <w:rFonts w:ascii="Arial Unicode MS" w:hAnsi="Arial Unicode MS"/>
                <w:color w:val="333566"/>
                <w:spacing w:val="-2"/>
                <w:sz w:val="18"/>
              </w:rPr>
              <w:t xml:space="preserve"> </w:t>
            </w:r>
            <w:r>
              <w:rPr>
                <w:rFonts w:ascii="Arial Unicode MS" w:hAnsi="Arial Unicode MS"/>
                <w:color w:val="333566"/>
                <w:sz w:val="18"/>
              </w:rPr>
              <w:t>stages,</w:t>
            </w:r>
            <w:r>
              <w:rPr>
                <w:rFonts w:ascii="Arial Unicode MS" w:hAnsi="Arial Unicode MS"/>
                <w:color w:val="333566"/>
                <w:spacing w:val="-2"/>
                <w:sz w:val="18"/>
              </w:rPr>
              <w:t xml:space="preserve"> </w:t>
            </w:r>
            <w:r>
              <w:rPr>
                <w:rFonts w:ascii="Arial Unicode MS" w:hAnsi="Arial Unicode MS"/>
                <w:color w:val="333566"/>
                <w:sz w:val="18"/>
              </w:rPr>
              <w:t>farm</w:t>
            </w:r>
            <w:r>
              <w:rPr>
                <w:rFonts w:ascii="Arial Unicode MS" w:hAnsi="Arial Unicode MS"/>
                <w:color w:val="333566"/>
                <w:spacing w:val="-2"/>
                <w:sz w:val="18"/>
              </w:rPr>
              <w:t xml:space="preserve"> </w:t>
            </w:r>
            <w:r>
              <w:rPr>
                <w:rFonts w:ascii="Arial Unicode MS" w:hAnsi="Arial Unicode MS"/>
                <w:color w:val="333566"/>
                <w:sz w:val="18"/>
              </w:rPr>
              <w:t>types,</w:t>
            </w:r>
            <w:r>
              <w:rPr>
                <w:rFonts w:ascii="Arial Unicode MS" w:hAnsi="Arial Unicode MS"/>
                <w:color w:val="333566"/>
                <w:spacing w:val="-2"/>
                <w:sz w:val="18"/>
              </w:rPr>
              <w:t xml:space="preserve"> </w:t>
            </w:r>
            <w:r>
              <w:rPr>
                <w:rFonts w:ascii="Arial Unicode MS" w:hAnsi="Arial Unicode MS"/>
                <w:color w:val="333566"/>
                <w:sz w:val="18"/>
              </w:rPr>
              <w:t>and</w:t>
            </w:r>
            <w:r>
              <w:rPr>
                <w:rFonts w:ascii="Arial Unicode MS" w:hAnsi="Arial Unicode MS"/>
                <w:color w:val="333566"/>
                <w:spacing w:val="-2"/>
                <w:sz w:val="18"/>
              </w:rPr>
              <w:t xml:space="preserve"> </w:t>
            </w:r>
            <w:r>
              <w:rPr>
                <w:rFonts w:ascii="Arial Unicode MS" w:hAnsi="Arial Unicode MS"/>
                <w:color w:val="333566"/>
                <w:sz w:val="18"/>
              </w:rPr>
              <w:t>years,</w:t>
            </w:r>
            <w:r>
              <w:rPr>
                <w:rFonts w:ascii="Arial Unicode MS" w:hAnsi="Arial Unicode MS"/>
                <w:color w:val="333566"/>
                <w:spacing w:val="-2"/>
                <w:sz w:val="18"/>
              </w:rPr>
              <w:t xml:space="preserve"> </w:t>
            </w:r>
            <w:r>
              <w:rPr>
                <w:rFonts w:ascii="Arial Unicode MS" w:hAnsi="Arial Unicode MS"/>
                <w:color w:val="333566"/>
                <w:sz w:val="18"/>
              </w:rPr>
              <w:t>this study reveals that generalist predators have potential to produce a stable, predictable top-down effect on pests in rice agro-ecosystems.</w:t>
            </w:r>
            <w:r>
              <w:rPr>
                <w:rFonts w:ascii="Arial Unicode MS" w:hAnsi="Arial Unicode MS"/>
                <w:color w:val="333566"/>
                <w:spacing w:val="40"/>
                <w:sz w:val="18"/>
              </w:rPr>
              <w:t xml:space="preserve"> </w:t>
            </w:r>
            <w:r>
              <w:rPr>
                <w:rFonts w:ascii="Arial Unicode MS" w:hAnsi="Arial Unicode MS"/>
                <w:color w:val="333566"/>
                <w:sz w:val="18"/>
              </w:rPr>
              <w:t>As sustainable agriculture has become increasingly important, incorporating the ubiquitous generalist predators into pest management will likely open a promising avenue towards this goal.</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1010" w:hRule="atLeast"/>
        </w:trPr>
        <w:tc>
          <w:tcPr>
            <w:tcW w:w="3457" w:type="dxa"/>
            <w:vMerge w:val="restart"/>
            <w:shd w:val="clear" w:color="auto" w:fill="F0F0F0"/>
          </w:tcPr>
          <w:p>
            <w:pPr>
              <w:pStyle w:val="11"/>
              <w:spacing w:before="39"/>
              <w:ind w:left="40"/>
              <w:jc w:val="left"/>
              <w:rPr>
                <w:rFonts w:ascii="Arial Unicode MS"/>
                <w:sz w:val="18"/>
              </w:rPr>
            </w:pPr>
            <w:r>
              <w:rPr>
                <w:rFonts w:ascii="Arial Unicode MS"/>
                <w:color w:val="333566"/>
                <w:sz w:val="18"/>
              </w:rPr>
              <w:t>Suggested</w:t>
            </w:r>
            <w:r>
              <w:rPr>
                <w:rFonts w:ascii="Arial Unicode MS"/>
                <w:color w:val="333566"/>
                <w:spacing w:val="-9"/>
                <w:sz w:val="18"/>
              </w:rPr>
              <w:t xml:space="preserve"> </w:t>
            </w:r>
            <w:r>
              <w:rPr>
                <w:rFonts w:ascii="Arial Unicode MS"/>
                <w:color w:val="333566"/>
                <w:spacing w:val="-2"/>
                <w:sz w:val="18"/>
              </w:rPr>
              <w:t>Reviewers:</w:t>
            </w:r>
          </w:p>
        </w:tc>
        <w:tc>
          <w:tcPr>
            <w:tcW w:w="7019" w:type="dxa"/>
            <w:shd w:val="clear" w:color="auto" w:fill="F0F0F0"/>
          </w:tcPr>
          <w:p>
            <w:pPr>
              <w:pStyle w:val="11"/>
              <w:spacing w:before="39" w:line="267" w:lineRule="exact"/>
              <w:ind w:left="40"/>
              <w:jc w:val="left"/>
              <w:rPr>
                <w:rFonts w:ascii="Arial Unicode MS"/>
                <w:sz w:val="18"/>
              </w:rPr>
            </w:pPr>
            <w:r>
              <w:rPr>
                <w:rFonts w:ascii="Arial Unicode MS"/>
                <w:color w:val="333566"/>
                <w:sz w:val="18"/>
              </w:rPr>
              <w:t>James</w:t>
            </w:r>
            <w:r>
              <w:rPr>
                <w:rFonts w:ascii="Arial Unicode MS"/>
                <w:color w:val="333566"/>
                <w:spacing w:val="-1"/>
                <w:sz w:val="18"/>
              </w:rPr>
              <w:t xml:space="preserve"> </w:t>
            </w:r>
            <w:r>
              <w:rPr>
                <w:rFonts w:ascii="Arial Unicode MS"/>
                <w:color w:val="333566"/>
                <w:spacing w:val="-2"/>
                <w:sz w:val="18"/>
              </w:rPr>
              <w:t>Pryke</w:t>
            </w:r>
          </w:p>
          <w:p>
            <w:pPr>
              <w:pStyle w:val="11"/>
              <w:spacing w:before="18" w:line="168" w:lineRule="auto"/>
              <w:ind w:left="40" w:right="2054"/>
              <w:jc w:val="left"/>
              <w:rPr>
                <w:rFonts w:ascii="Arial Unicode MS"/>
                <w:sz w:val="18"/>
              </w:rPr>
            </w:pPr>
            <w:r>
              <w:rPr>
                <w:rFonts w:ascii="Arial Unicode MS"/>
                <w:color w:val="333566"/>
                <w:sz w:val="18"/>
              </w:rPr>
              <w:t>Associate</w:t>
            </w:r>
            <w:r>
              <w:rPr>
                <w:rFonts w:ascii="Arial Unicode MS"/>
                <w:color w:val="333566"/>
                <w:spacing w:val="-13"/>
                <w:sz w:val="18"/>
              </w:rPr>
              <w:t xml:space="preserve"> </w:t>
            </w:r>
            <w:r>
              <w:rPr>
                <w:rFonts w:ascii="Arial Unicode MS"/>
                <w:color w:val="333566"/>
                <w:sz w:val="18"/>
              </w:rPr>
              <w:t>Professor,</w:t>
            </w:r>
            <w:r>
              <w:rPr>
                <w:rFonts w:ascii="Arial Unicode MS"/>
                <w:color w:val="333566"/>
                <w:spacing w:val="-12"/>
                <w:sz w:val="18"/>
              </w:rPr>
              <w:t xml:space="preserve"> </w:t>
            </w:r>
            <w:r>
              <w:rPr>
                <w:rFonts w:ascii="Arial Unicode MS"/>
                <w:color w:val="333566"/>
                <w:sz w:val="18"/>
              </w:rPr>
              <w:t>Stellenbosch</w:t>
            </w:r>
            <w:r>
              <w:rPr>
                <w:rFonts w:ascii="Arial Unicode MS"/>
                <w:color w:val="333566"/>
                <w:spacing w:val="-13"/>
                <w:sz w:val="18"/>
              </w:rPr>
              <w:t xml:space="preserve"> </w:t>
            </w:r>
            <w:r>
              <w:rPr>
                <w:rFonts w:ascii="Arial Unicode MS"/>
                <w:color w:val="333566"/>
                <w:sz w:val="18"/>
              </w:rPr>
              <w:t xml:space="preserve">University </w:t>
            </w:r>
            <w:r>
              <w:fldChar w:fldCharType="begin"/>
            </w:r>
            <w:r>
              <w:instrText xml:space="preserve"> HYPERLINK "mailto:jpryke@sun.ac.za" \h </w:instrText>
            </w:r>
            <w:r>
              <w:fldChar w:fldCharType="separate"/>
            </w:r>
            <w:r>
              <w:rPr>
                <w:rFonts w:ascii="Arial Unicode MS"/>
                <w:color w:val="333566"/>
                <w:spacing w:val="-2"/>
                <w:sz w:val="18"/>
              </w:rPr>
              <w:t>jpryke@sun.ac.za</w:t>
            </w:r>
            <w:r>
              <w:rPr>
                <w:rFonts w:ascii="Arial Unicode MS"/>
                <w:color w:val="333566"/>
                <w:spacing w:val="-2"/>
                <w:sz w:val="18"/>
              </w:rPr>
              <w:fldChar w:fldCharType="end"/>
            </w:r>
          </w:p>
          <w:p>
            <w:pPr>
              <w:pStyle w:val="11"/>
              <w:spacing w:before="0" w:line="227" w:lineRule="exact"/>
              <w:ind w:left="40"/>
              <w:jc w:val="left"/>
              <w:rPr>
                <w:rFonts w:ascii="Arial Unicode MS"/>
                <w:sz w:val="18"/>
              </w:rPr>
            </w:pPr>
            <w:r>
              <w:rPr>
                <w:rFonts w:ascii="Arial Unicode MS"/>
                <w:color w:val="333566"/>
                <w:sz w:val="18"/>
              </w:rPr>
              <w:t>Expertise:</w:t>
            </w:r>
            <w:r>
              <w:rPr>
                <w:rFonts w:ascii="Arial Unicode MS"/>
                <w:color w:val="333566"/>
                <w:spacing w:val="-11"/>
                <w:sz w:val="18"/>
              </w:rPr>
              <w:t xml:space="preserve"> </w:t>
            </w:r>
            <w:r>
              <w:rPr>
                <w:rFonts w:ascii="Arial Unicode MS"/>
                <w:color w:val="333566"/>
                <w:sz w:val="18"/>
              </w:rPr>
              <w:t>entomology,</w:t>
            </w:r>
            <w:r>
              <w:rPr>
                <w:rFonts w:ascii="Arial Unicode MS"/>
                <w:color w:val="333566"/>
                <w:spacing w:val="-10"/>
                <w:sz w:val="18"/>
              </w:rPr>
              <w:t xml:space="preserve"> </w:t>
            </w:r>
            <w:r>
              <w:rPr>
                <w:rFonts w:ascii="Arial Unicode MS"/>
                <w:color w:val="333566"/>
                <w:sz w:val="18"/>
              </w:rPr>
              <w:t>agroecology,</w:t>
            </w:r>
            <w:r>
              <w:rPr>
                <w:rFonts w:ascii="Arial Unicode MS"/>
                <w:color w:val="333566"/>
                <w:spacing w:val="-11"/>
                <w:sz w:val="18"/>
              </w:rPr>
              <w:t xml:space="preserve"> </w:t>
            </w:r>
            <w:r>
              <w:rPr>
                <w:rFonts w:ascii="Arial Unicode MS"/>
                <w:color w:val="333566"/>
                <w:sz w:val="18"/>
              </w:rPr>
              <w:t>landscape</w:t>
            </w:r>
            <w:r>
              <w:rPr>
                <w:rFonts w:ascii="Arial Unicode MS"/>
                <w:color w:val="333566"/>
                <w:spacing w:val="-10"/>
                <w:sz w:val="18"/>
              </w:rPr>
              <w:t xml:space="preserve"> </w:t>
            </w:r>
            <w:r>
              <w:rPr>
                <w:rFonts w:ascii="Arial Unicode MS"/>
                <w:color w:val="333566"/>
                <w:spacing w:val="-2"/>
                <w:sz w:val="18"/>
              </w:rPr>
              <w:t>ecology</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1010" w:hRule="atLeast"/>
        </w:trPr>
        <w:tc>
          <w:tcPr>
            <w:tcW w:w="3457" w:type="dxa"/>
            <w:vMerge w:val="continue"/>
            <w:tcBorders>
              <w:top w:val="nil"/>
            </w:tcBorders>
            <w:shd w:val="clear" w:color="auto" w:fill="F0F0F0"/>
          </w:tcPr>
          <w:p>
            <w:pPr>
              <w:rPr>
                <w:sz w:val="2"/>
                <w:szCs w:val="2"/>
              </w:rPr>
            </w:pPr>
          </w:p>
        </w:tc>
        <w:tc>
          <w:tcPr>
            <w:tcW w:w="7019" w:type="dxa"/>
            <w:shd w:val="clear" w:color="auto" w:fill="F0F0F0"/>
          </w:tcPr>
          <w:p>
            <w:pPr>
              <w:pStyle w:val="11"/>
              <w:spacing w:before="104" w:line="168" w:lineRule="auto"/>
              <w:ind w:left="40" w:right="5091"/>
              <w:jc w:val="left"/>
              <w:rPr>
                <w:rFonts w:ascii="Arial Unicode MS"/>
                <w:sz w:val="18"/>
              </w:rPr>
            </w:pPr>
            <w:r>
              <w:rPr>
                <w:rFonts w:ascii="Arial Unicode MS"/>
                <w:color w:val="333566"/>
                <w:sz w:val="18"/>
              </w:rPr>
              <w:t>Nickson Otieno Stellenbosch</w:t>
            </w:r>
            <w:r>
              <w:rPr>
                <w:rFonts w:ascii="Arial Unicode MS"/>
                <w:color w:val="333566"/>
                <w:spacing w:val="-13"/>
                <w:sz w:val="18"/>
              </w:rPr>
              <w:t xml:space="preserve"> </w:t>
            </w:r>
            <w:r>
              <w:rPr>
                <w:rFonts w:ascii="Arial Unicode MS"/>
                <w:color w:val="333566"/>
                <w:sz w:val="18"/>
              </w:rPr>
              <w:t xml:space="preserve">University </w:t>
            </w:r>
            <w:r>
              <w:fldChar w:fldCharType="begin"/>
            </w:r>
            <w:r>
              <w:instrText xml:space="preserve"> HYPERLINK "mailto:neotieno@yahoo.com" \h </w:instrText>
            </w:r>
            <w:r>
              <w:fldChar w:fldCharType="separate"/>
            </w:r>
            <w:r>
              <w:rPr>
                <w:rFonts w:ascii="Arial Unicode MS"/>
                <w:color w:val="333566"/>
                <w:spacing w:val="-2"/>
                <w:sz w:val="18"/>
              </w:rPr>
              <w:t>neotieno@yahoo.com</w:t>
            </w:r>
            <w:r>
              <w:rPr>
                <w:rFonts w:ascii="Arial Unicode MS"/>
                <w:color w:val="333566"/>
                <w:spacing w:val="-2"/>
                <w:sz w:val="18"/>
              </w:rPr>
              <w:fldChar w:fldCharType="end"/>
            </w:r>
          </w:p>
          <w:p>
            <w:pPr>
              <w:pStyle w:val="11"/>
              <w:spacing w:before="0" w:line="228" w:lineRule="exact"/>
              <w:ind w:left="40"/>
              <w:jc w:val="left"/>
              <w:rPr>
                <w:rFonts w:ascii="Arial Unicode MS"/>
                <w:sz w:val="18"/>
              </w:rPr>
            </w:pPr>
            <w:r>
              <w:rPr>
                <w:rFonts w:ascii="Arial Unicode MS"/>
                <w:color w:val="333566"/>
                <w:sz w:val="18"/>
              </w:rPr>
              <w:t>Expertise:</w:t>
            </w:r>
            <w:r>
              <w:rPr>
                <w:rFonts w:ascii="Arial Unicode MS"/>
                <w:color w:val="333566"/>
                <w:spacing w:val="-9"/>
                <w:sz w:val="18"/>
              </w:rPr>
              <w:t xml:space="preserve"> </w:t>
            </w:r>
            <w:r>
              <w:rPr>
                <w:rFonts w:ascii="Arial Unicode MS"/>
                <w:color w:val="333566"/>
                <w:sz w:val="18"/>
              </w:rPr>
              <w:t>agroecology,</w:t>
            </w:r>
            <w:r>
              <w:rPr>
                <w:rFonts w:ascii="Arial Unicode MS"/>
                <w:color w:val="333566"/>
                <w:spacing w:val="-9"/>
                <w:sz w:val="18"/>
              </w:rPr>
              <w:t xml:space="preserve"> </w:t>
            </w:r>
            <w:r>
              <w:rPr>
                <w:rFonts w:ascii="Arial Unicode MS"/>
                <w:color w:val="333566"/>
                <w:sz w:val="18"/>
              </w:rPr>
              <w:t>stable</w:t>
            </w:r>
            <w:r>
              <w:rPr>
                <w:rFonts w:ascii="Arial Unicode MS"/>
                <w:color w:val="333566"/>
                <w:spacing w:val="-9"/>
                <w:sz w:val="18"/>
              </w:rPr>
              <w:t xml:space="preserve"> </w:t>
            </w:r>
            <w:r>
              <w:rPr>
                <w:rFonts w:ascii="Arial Unicode MS"/>
                <w:color w:val="333566"/>
                <w:sz w:val="18"/>
              </w:rPr>
              <w:t>isotope</w:t>
            </w:r>
            <w:r>
              <w:rPr>
                <w:rFonts w:ascii="Arial Unicode MS"/>
                <w:color w:val="333566"/>
                <w:spacing w:val="-8"/>
                <w:sz w:val="18"/>
              </w:rPr>
              <w:t xml:space="preserve"> </w:t>
            </w:r>
            <w:r>
              <w:rPr>
                <w:rFonts w:ascii="Arial Unicode MS"/>
                <w:color w:val="333566"/>
                <w:spacing w:val="-2"/>
                <w:sz w:val="18"/>
              </w:rPr>
              <w:t>analysis</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190" w:hRule="atLeast"/>
        </w:trPr>
        <w:tc>
          <w:tcPr>
            <w:tcW w:w="3457" w:type="dxa"/>
            <w:vMerge w:val="continue"/>
            <w:tcBorders>
              <w:top w:val="nil"/>
            </w:tcBorders>
            <w:shd w:val="clear" w:color="auto" w:fill="F0F0F0"/>
          </w:tcPr>
          <w:p>
            <w:pPr>
              <w:rPr>
                <w:sz w:val="2"/>
                <w:szCs w:val="2"/>
              </w:rPr>
            </w:pPr>
          </w:p>
        </w:tc>
        <w:tc>
          <w:tcPr>
            <w:tcW w:w="7019" w:type="dxa"/>
            <w:shd w:val="clear" w:color="auto" w:fill="F0F0F0"/>
          </w:tcPr>
          <w:p>
            <w:pPr>
              <w:pStyle w:val="11"/>
              <w:spacing w:before="0"/>
              <w:jc w:val="left"/>
              <w:rPr>
                <w:rFonts w:ascii="Times New Roman"/>
                <w:sz w:val="12"/>
              </w:rPr>
            </w:pPr>
          </w:p>
        </w:tc>
      </w:tr>
    </w:tbl>
    <w:p>
      <w:pPr>
        <w:spacing w:after="0"/>
        <w:jc w:val="left"/>
        <w:rPr>
          <w:rFonts w:ascii="Times New Roman"/>
          <w:sz w:val="12"/>
        </w:rPr>
        <w:sectPr>
          <w:footerReference r:id="rId7" w:type="default"/>
          <w:type w:val="continuous"/>
          <w:pgSz w:w="12240" w:h="15840"/>
          <w:pgMar w:top="620" w:right="660" w:bottom="560" w:left="660" w:header="0" w:footer="361" w:gutter="0"/>
          <w:pgNumType w:start="1"/>
          <w:cols w:space="720" w:num="1"/>
        </w:sectPr>
      </w:pPr>
    </w:p>
    <w:tbl>
      <w:tblPr>
        <w:tblStyle w:val="5"/>
        <w:tblW w:w="0" w:type="auto"/>
        <w:tblInd w:w="227" w:type="dxa"/>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Layout w:type="fixed"/>
        <w:tblCellMar>
          <w:top w:w="0" w:type="dxa"/>
          <w:left w:w="0" w:type="dxa"/>
          <w:bottom w:w="0" w:type="dxa"/>
          <w:right w:w="0" w:type="dxa"/>
        </w:tblCellMar>
      </w:tblPr>
      <w:tblGrid>
        <w:gridCol w:w="3457"/>
        <w:gridCol w:w="7019"/>
      </w:tblGrid>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1010" w:hRule="atLeast"/>
        </w:trPr>
        <w:tc>
          <w:tcPr>
            <w:tcW w:w="3457" w:type="dxa"/>
            <w:vMerge w:val="restart"/>
            <w:shd w:val="clear" w:color="auto" w:fill="F0F0F0"/>
          </w:tcPr>
          <w:p>
            <w:pPr>
              <w:pStyle w:val="11"/>
              <w:spacing w:before="0"/>
              <w:jc w:val="left"/>
              <w:rPr>
                <w:rFonts w:ascii="Times New Roman"/>
                <w:sz w:val="16"/>
              </w:rPr>
            </w:pPr>
          </w:p>
        </w:tc>
        <w:tc>
          <w:tcPr>
            <w:tcW w:w="7019" w:type="dxa"/>
            <w:shd w:val="clear" w:color="auto" w:fill="F0F0F0"/>
          </w:tcPr>
          <w:p>
            <w:pPr>
              <w:pStyle w:val="11"/>
              <w:spacing w:before="39" w:line="267" w:lineRule="exact"/>
              <w:ind w:left="40"/>
              <w:jc w:val="left"/>
              <w:rPr>
                <w:rFonts w:ascii="Arial Unicode MS" w:hAnsi="Arial Unicode MS"/>
                <w:sz w:val="18"/>
              </w:rPr>
            </w:pPr>
            <w:r>
              <w:rPr>
                <w:rFonts w:ascii="Arial Unicode MS" w:hAnsi="Arial Unicode MS"/>
                <w:color w:val="333566"/>
                <w:sz w:val="18"/>
              </w:rPr>
              <w:t>Stano</w:t>
            </w:r>
            <w:r>
              <w:rPr>
                <w:rFonts w:ascii="Arial Unicode MS" w:hAnsi="Arial Unicode MS"/>
                <w:color w:val="333566"/>
                <w:spacing w:val="-5"/>
                <w:sz w:val="18"/>
              </w:rPr>
              <w:t xml:space="preserve"> </w:t>
            </w:r>
            <w:r>
              <w:rPr>
                <w:rFonts w:ascii="Arial Unicode MS" w:hAnsi="Arial Unicode MS"/>
                <w:color w:val="333566"/>
                <w:spacing w:val="-2"/>
                <w:sz w:val="18"/>
              </w:rPr>
              <w:t>Pekár</w:t>
            </w:r>
          </w:p>
          <w:p>
            <w:pPr>
              <w:pStyle w:val="11"/>
              <w:spacing w:before="18" w:line="168" w:lineRule="auto"/>
              <w:ind w:left="40" w:right="4344"/>
              <w:jc w:val="left"/>
              <w:rPr>
                <w:rFonts w:ascii="Arial Unicode MS"/>
                <w:sz w:val="18"/>
              </w:rPr>
            </w:pPr>
            <w:r>
              <w:rPr>
                <w:rFonts w:ascii="Arial Unicode MS"/>
                <w:color w:val="333566"/>
                <w:sz w:val="18"/>
              </w:rPr>
              <w:t>Professor,</w:t>
            </w:r>
            <w:r>
              <w:rPr>
                <w:rFonts w:ascii="Arial Unicode MS"/>
                <w:color w:val="333566"/>
                <w:spacing w:val="-15"/>
                <w:sz w:val="18"/>
              </w:rPr>
              <w:t xml:space="preserve"> </w:t>
            </w:r>
            <w:r>
              <w:rPr>
                <w:rFonts w:ascii="Arial Unicode MS"/>
                <w:color w:val="333566"/>
                <w:sz w:val="18"/>
              </w:rPr>
              <w:t>Masaryk</w:t>
            </w:r>
            <w:r>
              <w:rPr>
                <w:rFonts w:ascii="Arial Unicode MS"/>
                <w:color w:val="333566"/>
                <w:spacing w:val="-12"/>
                <w:sz w:val="18"/>
              </w:rPr>
              <w:t xml:space="preserve"> </w:t>
            </w:r>
            <w:r>
              <w:rPr>
                <w:rFonts w:ascii="Arial Unicode MS"/>
                <w:color w:val="333566"/>
                <w:sz w:val="18"/>
              </w:rPr>
              <w:t xml:space="preserve">University </w:t>
            </w:r>
            <w:r>
              <w:fldChar w:fldCharType="begin"/>
            </w:r>
            <w:r>
              <w:instrText xml:space="preserve"> HYPERLINK "mailto:pekar@sci.muni.cz" \h </w:instrText>
            </w:r>
            <w:r>
              <w:fldChar w:fldCharType="separate"/>
            </w:r>
            <w:r>
              <w:rPr>
                <w:rFonts w:ascii="Arial Unicode MS"/>
                <w:color w:val="333566"/>
                <w:spacing w:val="-2"/>
                <w:sz w:val="18"/>
              </w:rPr>
              <w:t>pekar@sci.muni.cz</w:t>
            </w:r>
            <w:r>
              <w:rPr>
                <w:rFonts w:ascii="Arial Unicode MS"/>
                <w:color w:val="333566"/>
                <w:spacing w:val="-2"/>
                <w:sz w:val="18"/>
              </w:rPr>
              <w:fldChar w:fldCharType="end"/>
            </w:r>
          </w:p>
          <w:p>
            <w:pPr>
              <w:pStyle w:val="11"/>
              <w:spacing w:before="0" w:line="227" w:lineRule="exact"/>
              <w:ind w:left="40"/>
              <w:jc w:val="left"/>
              <w:rPr>
                <w:rFonts w:ascii="Arial Unicode MS"/>
                <w:sz w:val="18"/>
              </w:rPr>
            </w:pPr>
            <w:r>
              <w:rPr>
                <w:rFonts w:ascii="Arial Unicode MS"/>
                <w:color w:val="333566"/>
                <w:sz w:val="18"/>
              </w:rPr>
              <w:t>Expertise:</w:t>
            </w:r>
            <w:r>
              <w:rPr>
                <w:rFonts w:ascii="Arial Unicode MS"/>
                <w:color w:val="333566"/>
                <w:spacing w:val="-5"/>
                <w:sz w:val="18"/>
              </w:rPr>
              <w:t xml:space="preserve"> </w:t>
            </w:r>
            <w:r>
              <w:rPr>
                <w:rFonts w:ascii="Arial Unicode MS"/>
                <w:color w:val="333566"/>
                <w:sz w:val="18"/>
              </w:rPr>
              <w:t>spiders</w:t>
            </w:r>
            <w:r>
              <w:rPr>
                <w:rFonts w:ascii="Arial Unicode MS"/>
                <w:color w:val="333566"/>
                <w:spacing w:val="-4"/>
                <w:sz w:val="18"/>
              </w:rPr>
              <w:t xml:space="preserve"> </w:t>
            </w:r>
            <w:r>
              <w:rPr>
                <w:rFonts w:ascii="Arial Unicode MS"/>
                <w:color w:val="333566"/>
                <w:sz w:val="18"/>
              </w:rPr>
              <w:t>in</w:t>
            </w:r>
            <w:r>
              <w:rPr>
                <w:rFonts w:ascii="Arial Unicode MS"/>
                <w:color w:val="333566"/>
                <w:spacing w:val="-4"/>
                <w:sz w:val="18"/>
              </w:rPr>
              <w:t xml:space="preserve"> </w:t>
            </w:r>
            <w:r>
              <w:rPr>
                <w:rFonts w:ascii="Arial Unicode MS"/>
                <w:color w:val="333566"/>
                <w:spacing w:val="-2"/>
                <w:sz w:val="18"/>
              </w:rPr>
              <w:t>biocontrol</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1010" w:hRule="atLeast"/>
        </w:trPr>
        <w:tc>
          <w:tcPr>
            <w:tcW w:w="3457" w:type="dxa"/>
            <w:vMerge w:val="continue"/>
            <w:tcBorders>
              <w:top w:val="nil"/>
            </w:tcBorders>
            <w:shd w:val="clear" w:color="auto" w:fill="F0F0F0"/>
          </w:tcPr>
          <w:p>
            <w:pPr>
              <w:rPr>
                <w:sz w:val="2"/>
                <w:szCs w:val="2"/>
              </w:rPr>
            </w:pPr>
          </w:p>
        </w:tc>
        <w:tc>
          <w:tcPr>
            <w:tcW w:w="7019" w:type="dxa"/>
            <w:shd w:val="clear" w:color="auto" w:fill="F0F0F0"/>
          </w:tcPr>
          <w:p>
            <w:pPr>
              <w:pStyle w:val="11"/>
              <w:spacing w:before="39" w:line="267" w:lineRule="exact"/>
              <w:ind w:left="40"/>
              <w:jc w:val="left"/>
              <w:rPr>
                <w:rFonts w:ascii="Arial Unicode MS"/>
                <w:sz w:val="18"/>
              </w:rPr>
            </w:pPr>
            <w:r>
              <w:rPr>
                <w:rFonts w:ascii="Arial Unicode MS"/>
                <w:color w:val="333566"/>
                <w:sz w:val="18"/>
              </w:rPr>
              <w:t>Elinor</w:t>
            </w:r>
            <w:r>
              <w:rPr>
                <w:rFonts w:ascii="Arial Unicode MS"/>
                <w:color w:val="333566"/>
                <w:spacing w:val="-1"/>
                <w:sz w:val="18"/>
              </w:rPr>
              <w:t xml:space="preserve"> </w:t>
            </w:r>
            <w:r>
              <w:rPr>
                <w:rFonts w:ascii="Arial Unicode MS"/>
                <w:color w:val="333566"/>
                <w:spacing w:val="-2"/>
                <w:sz w:val="18"/>
              </w:rPr>
              <w:t>Lichtenberg</w:t>
            </w:r>
          </w:p>
          <w:p>
            <w:pPr>
              <w:pStyle w:val="11"/>
              <w:spacing w:before="18" w:line="168" w:lineRule="auto"/>
              <w:ind w:left="40" w:right="2054"/>
              <w:jc w:val="left"/>
              <w:rPr>
                <w:rFonts w:ascii="Arial Unicode MS"/>
                <w:sz w:val="18"/>
              </w:rPr>
            </w:pPr>
            <w:r>
              <w:rPr>
                <w:rFonts w:ascii="Arial Unicode MS"/>
                <w:color w:val="333566"/>
                <w:sz w:val="18"/>
              </w:rPr>
              <w:t>Assistant</w:t>
            </w:r>
            <w:r>
              <w:rPr>
                <w:rFonts w:ascii="Arial Unicode MS"/>
                <w:color w:val="333566"/>
                <w:spacing w:val="-9"/>
                <w:sz w:val="18"/>
              </w:rPr>
              <w:t xml:space="preserve"> </w:t>
            </w:r>
            <w:r>
              <w:rPr>
                <w:rFonts w:ascii="Arial Unicode MS"/>
                <w:color w:val="333566"/>
                <w:sz w:val="18"/>
              </w:rPr>
              <w:t>Professor,</w:t>
            </w:r>
            <w:r>
              <w:rPr>
                <w:rFonts w:ascii="Arial Unicode MS"/>
                <w:color w:val="333566"/>
                <w:spacing w:val="-9"/>
                <w:sz w:val="18"/>
              </w:rPr>
              <w:t xml:space="preserve"> </w:t>
            </w:r>
            <w:r>
              <w:rPr>
                <w:rFonts w:ascii="Arial Unicode MS"/>
                <w:color w:val="333566"/>
                <w:sz w:val="18"/>
              </w:rPr>
              <w:t>University</w:t>
            </w:r>
            <w:r>
              <w:rPr>
                <w:rFonts w:ascii="Arial Unicode MS"/>
                <w:color w:val="333566"/>
                <w:spacing w:val="-9"/>
                <w:sz w:val="18"/>
              </w:rPr>
              <w:t xml:space="preserve"> </w:t>
            </w:r>
            <w:r>
              <w:rPr>
                <w:rFonts w:ascii="Arial Unicode MS"/>
                <w:color w:val="333566"/>
                <w:sz w:val="18"/>
              </w:rPr>
              <w:t>of</w:t>
            </w:r>
            <w:r>
              <w:rPr>
                <w:rFonts w:ascii="Arial Unicode MS"/>
                <w:color w:val="333566"/>
                <w:spacing w:val="-9"/>
                <w:sz w:val="18"/>
              </w:rPr>
              <w:t xml:space="preserve"> </w:t>
            </w:r>
            <w:r>
              <w:rPr>
                <w:rFonts w:ascii="Arial Unicode MS"/>
                <w:color w:val="333566"/>
                <w:sz w:val="18"/>
              </w:rPr>
              <w:t>North</w:t>
            </w:r>
            <w:r>
              <w:rPr>
                <w:rFonts w:ascii="Arial Unicode MS"/>
                <w:color w:val="333566"/>
                <w:spacing w:val="-9"/>
                <w:sz w:val="18"/>
              </w:rPr>
              <w:t xml:space="preserve"> </w:t>
            </w:r>
            <w:r>
              <w:rPr>
                <w:rFonts w:ascii="Arial Unicode MS"/>
                <w:color w:val="333566"/>
                <w:sz w:val="18"/>
              </w:rPr>
              <w:t xml:space="preserve">Texas </w:t>
            </w:r>
            <w:r>
              <w:fldChar w:fldCharType="begin"/>
            </w:r>
            <w:r>
              <w:instrText xml:space="preserve"> HYPERLINK "mailto:elichten@unt.edu" \h </w:instrText>
            </w:r>
            <w:r>
              <w:fldChar w:fldCharType="separate"/>
            </w:r>
            <w:r>
              <w:rPr>
                <w:rFonts w:ascii="Arial Unicode MS"/>
                <w:color w:val="333566"/>
                <w:spacing w:val="-2"/>
                <w:sz w:val="18"/>
              </w:rPr>
              <w:t>elichten@unt.edu</w:t>
            </w:r>
            <w:r>
              <w:rPr>
                <w:rFonts w:ascii="Arial Unicode MS"/>
                <w:color w:val="333566"/>
                <w:spacing w:val="-2"/>
                <w:sz w:val="18"/>
              </w:rPr>
              <w:fldChar w:fldCharType="end"/>
            </w:r>
          </w:p>
          <w:p>
            <w:pPr>
              <w:pStyle w:val="11"/>
              <w:spacing w:before="0" w:line="227" w:lineRule="exact"/>
              <w:ind w:left="40"/>
              <w:jc w:val="left"/>
              <w:rPr>
                <w:rFonts w:ascii="Arial Unicode MS"/>
                <w:sz w:val="18"/>
              </w:rPr>
            </w:pPr>
            <w:r>
              <w:rPr>
                <w:rFonts w:ascii="Arial Unicode MS"/>
                <w:color w:val="333566"/>
                <w:sz w:val="18"/>
              </w:rPr>
              <w:t>Expertise:</w:t>
            </w:r>
            <w:r>
              <w:rPr>
                <w:rFonts w:ascii="Arial Unicode MS"/>
                <w:color w:val="333566"/>
                <w:spacing w:val="-12"/>
                <w:sz w:val="18"/>
              </w:rPr>
              <w:t xml:space="preserve"> </w:t>
            </w:r>
            <w:r>
              <w:rPr>
                <w:rFonts w:ascii="Arial Unicode MS"/>
                <w:color w:val="333566"/>
                <w:sz w:val="18"/>
              </w:rPr>
              <w:t>plant-insect</w:t>
            </w:r>
            <w:r>
              <w:rPr>
                <w:rFonts w:ascii="Arial Unicode MS"/>
                <w:color w:val="333566"/>
                <w:spacing w:val="-12"/>
                <w:sz w:val="18"/>
              </w:rPr>
              <w:t xml:space="preserve"> </w:t>
            </w:r>
            <w:r>
              <w:rPr>
                <w:rFonts w:ascii="Arial Unicode MS"/>
                <w:color w:val="333566"/>
                <w:sz w:val="18"/>
              </w:rPr>
              <w:t>interactions,</w:t>
            </w:r>
            <w:r>
              <w:rPr>
                <w:rFonts w:ascii="Arial Unicode MS"/>
                <w:color w:val="333566"/>
                <w:spacing w:val="-11"/>
                <w:sz w:val="18"/>
              </w:rPr>
              <w:t xml:space="preserve"> </w:t>
            </w:r>
            <w:r>
              <w:rPr>
                <w:rFonts w:ascii="Arial Unicode MS"/>
                <w:color w:val="333566"/>
                <w:spacing w:val="-2"/>
                <w:sz w:val="18"/>
              </w:rPr>
              <w:t>agroecology</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1010" w:hRule="atLeast"/>
        </w:trPr>
        <w:tc>
          <w:tcPr>
            <w:tcW w:w="3457" w:type="dxa"/>
            <w:vMerge w:val="continue"/>
            <w:tcBorders>
              <w:top w:val="nil"/>
            </w:tcBorders>
            <w:shd w:val="clear" w:color="auto" w:fill="F0F0F0"/>
          </w:tcPr>
          <w:p>
            <w:pPr>
              <w:rPr>
                <w:sz w:val="2"/>
                <w:szCs w:val="2"/>
              </w:rPr>
            </w:pPr>
          </w:p>
        </w:tc>
        <w:tc>
          <w:tcPr>
            <w:tcW w:w="7019" w:type="dxa"/>
            <w:shd w:val="clear" w:color="auto" w:fill="F0F0F0"/>
          </w:tcPr>
          <w:p>
            <w:pPr>
              <w:pStyle w:val="11"/>
              <w:spacing w:before="39" w:line="267" w:lineRule="exact"/>
              <w:ind w:left="40"/>
              <w:jc w:val="left"/>
              <w:rPr>
                <w:rFonts w:ascii="Arial Unicode MS"/>
                <w:sz w:val="18"/>
              </w:rPr>
            </w:pPr>
            <w:r>
              <w:rPr>
                <w:rFonts w:ascii="Arial Unicode MS"/>
                <w:color w:val="333566"/>
                <w:sz w:val="18"/>
              </w:rPr>
              <w:t>Zsofia</w:t>
            </w:r>
            <w:r>
              <w:rPr>
                <w:rFonts w:ascii="Arial Unicode MS"/>
                <w:color w:val="333566"/>
                <w:spacing w:val="-6"/>
                <w:sz w:val="18"/>
              </w:rPr>
              <w:t xml:space="preserve"> </w:t>
            </w:r>
            <w:r>
              <w:rPr>
                <w:rFonts w:ascii="Arial Unicode MS"/>
                <w:color w:val="333566"/>
                <w:spacing w:val="-2"/>
                <w:sz w:val="18"/>
              </w:rPr>
              <w:t>Szendrei</w:t>
            </w:r>
          </w:p>
          <w:p>
            <w:pPr>
              <w:pStyle w:val="11"/>
              <w:spacing w:before="18" w:line="168" w:lineRule="auto"/>
              <w:ind w:left="40" w:right="2054"/>
              <w:jc w:val="left"/>
              <w:rPr>
                <w:rFonts w:ascii="Arial Unicode MS"/>
                <w:sz w:val="18"/>
              </w:rPr>
            </w:pPr>
            <w:r>
              <w:rPr>
                <w:rFonts w:ascii="Arial Unicode MS"/>
                <w:color w:val="333566"/>
                <w:sz w:val="18"/>
              </w:rPr>
              <w:t>Associate</w:t>
            </w:r>
            <w:r>
              <w:rPr>
                <w:rFonts w:ascii="Arial Unicode MS"/>
                <w:color w:val="333566"/>
                <w:spacing w:val="-11"/>
                <w:sz w:val="18"/>
              </w:rPr>
              <w:t xml:space="preserve"> </w:t>
            </w:r>
            <w:r>
              <w:rPr>
                <w:rFonts w:ascii="Arial Unicode MS"/>
                <w:color w:val="333566"/>
                <w:sz w:val="18"/>
              </w:rPr>
              <w:t>Professor,</w:t>
            </w:r>
            <w:r>
              <w:rPr>
                <w:rFonts w:ascii="Arial Unicode MS"/>
                <w:color w:val="333566"/>
                <w:spacing w:val="-11"/>
                <w:sz w:val="18"/>
              </w:rPr>
              <w:t xml:space="preserve"> </w:t>
            </w:r>
            <w:r>
              <w:rPr>
                <w:rFonts w:ascii="Arial Unicode MS"/>
                <w:color w:val="333566"/>
                <w:sz w:val="18"/>
              </w:rPr>
              <w:t>Michigan</w:t>
            </w:r>
            <w:r>
              <w:rPr>
                <w:rFonts w:ascii="Arial Unicode MS"/>
                <w:color w:val="333566"/>
                <w:spacing w:val="-11"/>
                <w:sz w:val="18"/>
              </w:rPr>
              <w:t xml:space="preserve"> </w:t>
            </w:r>
            <w:r>
              <w:rPr>
                <w:rFonts w:ascii="Arial Unicode MS"/>
                <w:color w:val="333566"/>
                <w:sz w:val="18"/>
              </w:rPr>
              <w:t>State</w:t>
            </w:r>
            <w:r>
              <w:rPr>
                <w:rFonts w:ascii="Arial Unicode MS"/>
                <w:color w:val="333566"/>
                <w:spacing w:val="-11"/>
                <w:sz w:val="18"/>
              </w:rPr>
              <w:t xml:space="preserve"> </w:t>
            </w:r>
            <w:r>
              <w:rPr>
                <w:rFonts w:ascii="Arial Unicode MS"/>
                <w:color w:val="333566"/>
                <w:sz w:val="18"/>
              </w:rPr>
              <w:t xml:space="preserve">University </w:t>
            </w:r>
            <w:r>
              <w:fldChar w:fldCharType="begin"/>
            </w:r>
            <w:r>
              <w:instrText xml:space="preserve"> HYPERLINK "mailto:szendrei@msu.edu" \h </w:instrText>
            </w:r>
            <w:r>
              <w:fldChar w:fldCharType="separate"/>
            </w:r>
            <w:r>
              <w:rPr>
                <w:rFonts w:ascii="Arial Unicode MS"/>
                <w:color w:val="333566"/>
                <w:spacing w:val="-2"/>
                <w:sz w:val="18"/>
              </w:rPr>
              <w:t>szendrei@msu.edu</w:t>
            </w:r>
            <w:r>
              <w:rPr>
                <w:rFonts w:ascii="Arial Unicode MS"/>
                <w:color w:val="333566"/>
                <w:spacing w:val="-2"/>
                <w:sz w:val="18"/>
              </w:rPr>
              <w:fldChar w:fldCharType="end"/>
            </w:r>
          </w:p>
          <w:p>
            <w:pPr>
              <w:pStyle w:val="11"/>
              <w:spacing w:before="0" w:line="227" w:lineRule="exact"/>
              <w:ind w:left="40"/>
              <w:jc w:val="left"/>
              <w:rPr>
                <w:rFonts w:ascii="Arial Unicode MS"/>
                <w:sz w:val="18"/>
              </w:rPr>
            </w:pPr>
            <w:r>
              <w:rPr>
                <w:rFonts w:ascii="Arial Unicode MS"/>
                <w:color w:val="333566"/>
                <w:sz w:val="18"/>
              </w:rPr>
              <w:t>Expertise:</w:t>
            </w:r>
            <w:r>
              <w:rPr>
                <w:rFonts w:ascii="Arial Unicode MS"/>
                <w:color w:val="333566"/>
                <w:spacing w:val="-13"/>
                <w:sz w:val="18"/>
              </w:rPr>
              <w:t xml:space="preserve"> </w:t>
            </w:r>
            <w:r>
              <w:rPr>
                <w:rFonts w:ascii="Arial Unicode MS"/>
                <w:color w:val="333566"/>
                <w:sz w:val="18"/>
              </w:rPr>
              <w:t>biocontrol,</w:t>
            </w:r>
            <w:r>
              <w:rPr>
                <w:rFonts w:ascii="Arial Unicode MS"/>
                <w:color w:val="333566"/>
                <w:spacing w:val="-10"/>
                <w:sz w:val="18"/>
              </w:rPr>
              <w:t xml:space="preserve"> </w:t>
            </w:r>
            <w:r>
              <w:rPr>
                <w:rFonts w:ascii="Arial Unicode MS"/>
                <w:color w:val="333566"/>
                <w:spacing w:val="-2"/>
                <w:sz w:val="18"/>
              </w:rPr>
              <w:t>agroecology</w:t>
            </w:r>
          </w:p>
        </w:tc>
      </w:tr>
      <w:tr>
        <w:tblPrEx>
          <w:tblBorders>
            <w:top w:val="single" w:color="C7C7C7" w:sz="4" w:space="0"/>
            <w:left w:val="single" w:color="C7C7C7" w:sz="4" w:space="0"/>
            <w:bottom w:val="single" w:color="C7C7C7" w:sz="4" w:space="0"/>
            <w:right w:val="single" w:color="C7C7C7" w:sz="4" w:space="0"/>
            <w:insideH w:val="single" w:color="C7C7C7" w:sz="4" w:space="0"/>
            <w:insideV w:val="single" w:color="C7C7C7" w:sz="4" w:space="0"/>
          </w:tblBorders>
          <w:tblCellMar>
            <w:top w:w="0" w:type="dxa"/>
            <w:left w:w="0" w:type="dxa"/>
            <w:bottom w:w="0" w:type="dxa"/>
            <w:right w:w="0" w:type="dxa"/>
          </w:tblCellMar>
        </w:tblPrEx>
        <w:trPr>
          <w:trHeight w:val="1010" w:hRule="atLeast"/>
        </w:trPr>
        <w:tc>
          <w:tcPr>
            <w:tcW w:w="3457" w:type="dxa"/>
            <w:vMerge w:val="continue"/>
            <w:tcBorders>
              <w:top w:val="nil"/>
            </w:tcBorders>
            <w:shd w:val="clear" w:color="auto" w:fill="F0F0F0"/>
          </w:tcPr>
          <w:p>
            <w:pPr>
              <w:rPr>
                <w:sz w:val="2"/>
                <w:szCs w:val="2"/>
              </w:rPr>
            </w:pPr>
          </w:p>
        </w:tc>
        <w:tc>
          <w:tcPr>
            <w:tcW w:w="7019" w:type="dxa"/>
            <w:shd w:val="clear" w:color="auto" w:fill="F0F0F0"/>
          </w:tcPr>
          <w:p>
            <w:pPr>
              <w:pStyle w:val="11"/>
              <w:spacing w:before="39" w:line="267" w:lineRule="exact"/>
              <w:ind w:left="40"/>
              <w:jc w:val="left"/>
              <w:rPr>
                <w:rFonts w:ascii="Arial Unicode MS"/>
                <w:sz w:val="18"/>
              </w:rPr>
            </w:pPr>
            <w:r>
              <w:rPr>
                <w:rFonts w:ascii="Arial Unicode MS"/>
                <w:color w:val="333566"/>
                <w:sz w:val="18"/>
              </w:rPr>
              <w:t>Eve</w:t>
            </w:r>
            <w:r>
              <w:rPr>
                <w:rFonts w:ascii="Arial Unicode MS"/>
                <w:color w:val="333566"/>
                <w:spacing w:val="-3"/>
                <w:sz w:val="18"/>
              </w:rPr>
              <w:t xml:space="preserve"> </w:t>
            </w:r>
            <w:r>
              <w:rPr>
                <w:rFonts w:ascii="Arial Unicode MS"/>
                <w:color w:val="333566"/>
                <w:spacing w:val="-2"/>
                <w:sz w:val="18"/>
              </w:rPr>
              <w:t>Roubinet</w:t>
            </w:r>
          </w:p>
          <w:p>
            <w:pPr>
              <w:pStyle w:val="11"/>
              <w:spacing w:before="18" w:line="168" w:lineRule="auto"/>
              <w:ind w:left="40" w:right="2054"/>
              <w:jc w:val="left"/>
              <w:rPr>
                <w:rFonts w:ascii="Arial Unicode MS"/>
                <w:sz w:val="18"/>
              </w:rPr>
            </w:pPr>
            <w:r>
              <w:rPr>
                <w:rFonts w:ascii="Arial Unicode MS"/>
                <w:color w:val="333566"/>
                <w:sz w:val="18"/>
              </w:rPr>
              <w:t>Swedish</w:t>
            </w:r>
            <w:r>
              <w:rPr>
                <w:rFonts w:ascii="Arial Unicode MS"/>
                <w:color w:val="333566"/>
                <w:spacing w:val="-10"/>
                <w:sz w:val="18"/>
              </w:rPr>
              <w:t xml:space="preserve"> </w:t>
            </w:r>
            <w:r>
              <w:rPr>
                <w:rFonts w:ascii="Arial Unicode MS"/>
                <w:color w:val="333566"/>
                <w:sz w:val="18"/>
              </w:rPr>
              <w:t>University</w:t>
            </w:r>
            <w:r>
              <w:rPr>
                <w:rFonts w:ascii="Arial Unicode MS"/>
                <w:color w:val="333566"/>
                <w:spacing w:val="-10"/>
                <w:sz w:val="18"/>
              </w:rPr>
              <w:t xml:space="preserve"> </w:t>
            </w:r>
            <w:r>
              <w:rPr>
                <w:rFonts w:ascii="Arial Unicode MS"/>
                <w:color w:val="333566"/>
                <w:sz w:val="18"/>
              </w:rPr>
              <w:t>of</w:t>
            </w:r>
            <w:r>
              <w:rPr>
                <w:rFonts w:ascii="Arial Unicode MS"/>
                <w:color w:val="333566"/>
                <w:spacing w:val="-10"/>
                <w:sz w:val="18"/>
              </w:rPr>
              <w:t xml:space="preserve"> </w:t>
            </w:r>
            <w:r>
              <w:rPr>
                <w:rFonts w:ascii="Arial Unicode MS"/>
                <w:color w:val="333566"/>
                <w:sz w:val="18"/>
              </w:rPr>
              <w:t>Agricultural</w:t>
            </w:r>
            <w:r>
              <w:rPr>
                <w:rFonts w:ascii="Arial Unicode MS"/>
                <w:color w:val="333566"/>
                <w:spacing w:val="-10"/>
                <w:sz w:val="18"/>
              </w:rPr>
              <w:t xml:space="preserve"> </w:t>
            </w:r>
            <w:r>
              <w:rPr>
                <w:rFonts w:ascii="Arial Unicode MS"/>
                <w:color w:val="333566"/>
                <w:sz w:val="18"/>
              </w:rPr>
              <w:t xml:space="preserve">Sciences </w:t>
            </w:r>
            <w:r>
              <w:fldChar w:fldCharType="begin"/>
            </w:r>
            <w:r>
              <w:instrText xml:space="preserve"> HYPERLINK "mailto:eve.roubinet@slu.se" \h </w:instrText>
            </w:r>
            <w:r>
              <w:fldChar w:fldCharType="separate"/>
            </w:r>
            <w:r>
              <w:rPr>
                <w:rFonts w:ascii="Arial Unicode MS"/>
                <w:color w:val="333566"/>
                <w:spacing w:val="-2"/>
                <w:sz w:val="18"/>
              </w:rPr>
              <w:t>eve.roubinet@slu.se</w:t>
            </w:r>
            <w:r>
              <w:rPr>
                <w:rFonts w:ascii="Arial Unicode MS"/>
                <w:color w:val="333566"/>
                <w:spacing w:val="-2"/>
                <w:sz w:val="18"/>
              </w:rPr>
              <w:fldChar w:fldCharType="end"/>
            </w:r>
          </w:p>
          <w:p>
            <w:pPr>
              <w:pStyle w:val="11"/>
              <w:spacing w:before="0" w:line="227" w:lineRule="exact"/>
              <w:ind w:left="40"/>
              <w:jc w:val="left"/>
              <w:rPr>
                <w:rFonts w:ascii="Arial Unicode MS"/>
                <w:sz w:val="18"/>
              </w:rPr>
            </w:pPr>
            <w:r>
              <w:rPr>
                <w:rFonts w:ascii="Arial Unicode MS"/>
                <w:color w:val="333566"/>
                <w:sz w:val="18"/>
              </w:rPr>
              <w:t>Expertise:</w:t>
            </w:r>
            <w:r>
              <w:rPr>
                <w:rFonts w:ascii="Arial Unicode MS"/>
                <w:color w:val="333566"/>
                <w:spacing w:val="-6"/>
                <w:sz w:val="18"/>
              </w:rPr>
              <w:t xml:space="preserve"> </w:t>
            </w:r>
            <w:r>
              <w:rPr>
                <w:rFonts w:ascii="Arial Unicode MS"/>
                <w:color w:val="333566"/>
                <w:sz w:val="18"/>
              </w:rPr>
              <w:t>predator-prey</w:t>
            </w:r>
            <w:r>
              <w:rPr>
                <w:rFonts w:ascii="Arial Unicode MS"/>
                <w:color w:val="333566"/>
                <w:spacing w:val="-3"/>
                <w:sz w:val="18"/>
              </w:rPr>
              <w:t xml:space="preserve"> </w:t>
            </w:r>
            <w:r>
              <w:rPr>
                <w:rFonts w:ascii="Arial Unicode MS"/>
                <w:color w:val="333566"/>
                <w:sz w:val="18"/>
              </w:rPr>
              <w:t>interactions</w:t>
            </w:r>
            <w:r>
              <w:rPr>
                <w:rFonts w:ascii="Arial Unicode MS"/>
                <w:color w:val="333566"/>
                <w:spacing w:val="-4"/>
                <w:sz w:val="18"/>
              </w:rPr>
              <w:t xml:space="preserve"> </w:t>
            </w:r>
            <w:r>
              <w:rPr>
                <w:rFonts w:ascii="Arial Unicode MS"/>
                <w:color w:val="333566"/>
                <w:sz w:val="18"/>
              </w:rPr>
              <w:t>in</w:t>
            </w:r>
            <w:r>
              <w:rPr>
                <w:rFonts w:ascii="Arial Unicode MS"/>
                <w:color w:val="333566"/>
                <w:spacing w:val="-3"/>
                <w:sz w:val="18"/>
              </w:rPr>
              <w:t xml:space="preserve"> </w:t>
            </w:r>
            <w:r>
              <w:rPr>
                <w:rFonts w:ascii="Arial Unicode MS"/>
                <w:color w:val="333566"/>
                <w:spacing w:val="-2"/>
                <w:sz w:val="18"/>
              </w:rPr>
              <w:t>agroecosystems</w:t>
            </w:r>
          </w:p>
        </w:tc>
      </w:tr>
    </w:tbl>
    <w:p>
      <w:pPr>
        <w:spacing w:after="0" w:line="227" w:lineRule="exact"/>
        <w:jc w:val="left"/>
        <w:rPr>
          <w:rFonts w:ascii="Arial Unicode MS"/>
          <w:sz w:val="18"/>
        </w:rPr>
        <w:sectPr>
          <w:type w:val="continuous"/>
          <w:pgSz w:w="12240" w:h="15840"/>
          <w:pgMar w:top="700" w:right="660" w:bottom="560" w:left="660" w:header="0" w:footer="361" w:gutter="0"/>
          <w:cols w:space="720" w:num="1"/>
        </w:sectPr>
      </w:pPr>
    </w:p>
    <w:p>
      <w:pPr>
        <w:spacing w:before="0"/>
        <w:ind w:left="100" w:right="0" w:firstLine="0"/>
        <w:jc w:val="left"/>
        <w:rPr>
          <w:rFonts w:ascii="Arial Unicode MS"/>
          <w:sz w:val="20"/>
        </w:rPr>
      </w:pPr>
      <w:r>
        <w:rPr>
          <w:rFonts w:ascii="Arial Unicode MS"/>
          <w:sz w:val="20"/>
        </w:rPr>
        <w:t>Cover</w:t>
      </w:r>
      <w:r>
        <w:rPr>
          <w:rFonts w:ascii="Arial Unicode MS"/>
          <w:spacing w:val="-1"/>
          <w:sz w:val="20"/>
        </w:rPr>
        <w:t xml:space="preserve"> </w:t>
      </w:r>
      <w:r>
        <w:rPr>
          <w:rFonts w:ascii="Arial Unicode MS"/>
          <w:spacing w:val="-2"/>
          <w:sz w:val="20"/>
        </w:rPr>
        <w:t>Letter</w:t>
      </w:r>
    </w:p>
    <w:p>
      <w:pPr>
        <w:pStyle w:val="6"/>
        <w:rPr>
          <w:rFonts w:ascii="Arial Unicode MS"/>
          <w:sz w:val="20"/>
        </w:rPr>
      </w:pPr>
    </w:p>
    <w:p>
      <w:pPr>
        <w:pStyle w:val="6"/>
        <w:rPr>
          <w:rFonts w:ascii="Arial Unicode MS"/>
          <w:sz w:val="20"/>
        </w:rPr>
      </w:pPr>
    </w:p>
    <w:p>
      <w:pPr>
        <w:pStyle w:val="6"/>
        <w:rPr>
          <w:rFonts w:ascii="Arial Unicode MS"/>
          <w:sz w:val="20"/>
        </w:rPr>
      </w:pPr>
    </w:p>
    <w:p>
      <w:pPr>
        <w:pStyle w:val="6"/>
        <w:rPr>
          <w:rFonts w:ascii="Arial Unicode MS"/>
          <w:sz w:val="20"/>
        </w:rPr>
      </w:pPr>
    </w:p>
    <w:p>
      <w:pPr>
        <w:pStyle w:val="6"/>
        <w:spacing w:before="2"/>
        <w:rPr>
          <w:rFonts w:ascii="Arial Unicode MS"/>
          <w:sz w:val="20"/>
        </w:rPr>
      </w:pPr>
      <w:r>
        <w:drawing>
          <wp:anchor distT="0" distB="0" distL="0" distR="0" simplePos="0" relativeHeight="251668480" behindDoc="1" locked="0" layoutInCell="1" allowOverlap="1">
            <wp:simplePos x="0" y="0"/>
            <wp:positionH relativeFrom="page">
              <wp:posOffset>890270</wp:posOffset>
            </wp:positionH>
            <wp:positionV relativeFrom="paragraph">
              <wp:posOffset>237490</wp:posOffset>
            </wp:positionV>
            <wp:extent cx="1913890" cy="81597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1" cstate="print"/>
                    <a:stretch>
                      <a:fillRect/>
                    </a:stretch>
                  </pic:blipFill>
                  <pic:spPr>
                    <a:xfrm>
                      <a:off x="0" y="0"/>
                      <a:ext cx="1913827" cy="816101"/>
                    </a:xfrm>
                    <a:prstGeom prst="rect">
                      <a:avLst/>
                    </a:prstGeom>
                  </pic:spPr>
                </pic:pic>
              </a:graphicData>
            </a:graphic>
          </wp:anchor>
        </w:drawing>
      </w:r>
      <w:r>
        <mc:AlternateContent>
          <mc:Choice Requires="wps">
            <w:drawing>
              <wp:anchor distT="0" distB="0" distL="0" distR="0" simplePos="0" relativeHeight="251668480" behindDoc="1" locked="0" layoutInCell="1" allowOverlap="1">
                <wp:simplePos x="0" y="0"/>
                <wp:positionH relativeFrom="page">
                  <wp:posOffset>2884805</wp:posOffset>
                </wp:positionH>
                <wp:positionV relativeFrom="paragraph">
                  <wp:posOffset>237490</wp:posOffset>
                </wp:positionV>
                <wp:extent cx="1793240" cy="821690"/>
                <wp:effectExtent l="0" t="0" r="0" b="0"/>
                <wp:wrapTopAndBottom/>
                <wp:docPr id="3" name="Textbox 3"/>
                <wp:cNvGraphicFramePr/>
                <a:graphic xmlns:a="http://schemas.openxmlformats.org/drawingml/2006/main">
                  <a:graphicData uri="http://schemas.microsoft.com/office/word/2010/wordprocessingShape">
                    <wps:wsp>
                      <wps:cNvSpPr txBox="1"/>
                      <wps:spPr>
                        <a:xfrm>
                          <a:off x="0" y="0"/>
                          <a:ext cx="1793239" cy="821690"/>
                        </a:xfrm>
                        <a:prstGeom prst="rect">
                          <a:avLst/>
                        </a:prstGeom>
                        <a:solidFill>
                          <a:srgbClr val="B4C6E7"/>
                        </a:solidFill>
                      </wps:spPr>
                      <wps:txbx>
                        <w:txbxContent>
                          <w:p>
                            <w:pPr>
                              <w:spacing w:before="67" w:line="247" w:lineRule="auto"/>
                              <w:ind w:left="531" w:right="530" w:firstLine="0"/>
                              <w:jc w:val="center"/>
                              <w:rPr>
                                <w:color w:val="000000"/>
                                <w:sz w:val="19"/>
                              </w:rPr>
                            </w:pPr>
                            <w:r>
                              <w:rPr>
                                <w:color w:val="000000"/>
                                <w:sz w:val="19"/>
                              </w:rPr>
                              <w:t>Chuan-Kai</w:t>
                            </w:r>
                            <w:r>
                              <w:rPr>
                                <w:color w:val="000000"/>
                                <w:spacing w:val="-11"/>
                                <w:sz w:val="19"/>
                              </w:rPr>
                              <w:t xml:space="preserve"> </w:t>
                            </w:r>
                            <w:r>
                              <w:rPr>
                                <w:color w:val="000000"/>
                                <w:sz w:val="19"/>
                              </w:rPr>
                              <w:t xml:space="preserve">Ho </w:t>
                            </w:r>
                            <w:r>
                              <w:rPr>
                                <w:color w:val="000000"/>
                                <w:spacing w:val="-2"/>
                                <w:sz w:val="19"/>
                              </w:rPr>
                              <w:t>Professor</w:t>
                            </w:r>
                          </w:p>
                          <w:p>
                            <w:pPr>
                              <w:spacing w:before="0" w:line="244" w:lineRule="auto"/>
                              <w:ind w:left="189" w:right="186" w:hanging="1"/>
                              <w:jc w:val="center"/>
                              <w:rPr>
                                <w:color w:val="000000"/>
                                <w:sz w:val="19"/>
                              </w:rPr>
                            </w:pPr>
                            <w:r>
                              <w:rPr>
                                <w:color w:val="000000"/>
                                <w:sz w:val="19"/>
                              </w:rPr>
                              <w:t>Institute of Ecology and Evolutionary Biology, National Taiwan University</w:t>
                            </w:r>
                          </w:p>
                        </w:txbxContent>
                      </wps:txbx>
                      <wps:bodyPr wrap="square" lIns="0" tIns="0" rIns="0" bIns="0" rtlCol="0">
                        <a:noAutofit/>
                      </wps:bodyPr>
                    </wps:wsp>
                  </a:graphicData>
                </a:graphic>
              </wp:anchor>
            </w:drawing>
          </mc:Choice>
          <mc:Fallback>
            <w:pict>
              <v:shape id="Textbox 3" o:spid="_x0000_s1026" o:spt="202" type="#_x0000_t202" style="position:absolute;left:0pt;margin-left:227.15pt;margin-top:18.7pt;height:64.7pt;width:141.2pt;mso-position-horizontal-relative:page;mso-wrap-distance-bottom:0pt;mso-wrap-distance-top:0pt;z-index:-251648000;mso-width-relative:page;mso-height-relative:page;" fillcolor="#B4C6E7" filled="t" stroked="f" coordsize="21600,21600" o:gfxdata="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8wvGTYAAAACgEAAA8AAAAAAAAAAQAgAAAA&#10;IgAAAGRycy9kb3ducmV2LnhtbFBLAQIUABQAAAAIAIdO4kCRVZ630gEAAKgDAAAOAAAAAAAAAAEA&#10;IAAAACcBAABkcnMvZTJvRG9jLnhtbFBLBQYAAAAABgAGAFkBAABrBQAAAAA=&#10;">
                <v:fill on="t" focussize="0,0"/>
                <v:stroke on="f"/>
                <v:imagedata o:title=""/>
                <o:lock v:ext="edit" aspectratio="f"/>
                <v:textbox inset="0mm,0mm,0mm,0mm">
                  <w:txbxContent>
                    <w:p>
                      <w:pPr>
                        <w:spacing w:before="67" w:line="247" w:lineRule="auto"/>
                        <w:ind w:left="531" w:right="530" w:firstLine="0"/>
                        <w:jc w:val="center"/>
                        <w:rPr>
                          <w:color w:val="000000"/>
                          <w:sz w:val="19"/>
                        </w:rPr>
                      </w:pPr>
                      <w:r>
                        <w:rPr>
                          <w:color w:val="000000"/>
                          <w:sz w:val="19"/>
                        </w:rPr>
                        <w:t>Chuan-Kai</w:t>
                      </w:r>
                      <w:r>
                        <w:rPr>
                          <w:color w:val="000000"/>
                          <w:spacing w:val="-11"/>
                          <w:sz w:val="19"/>
                        </w:rPr>
                        <w:t xml:space="preserve"> </w:t>
                      </w:r>
                      <w:r>
                        <w:rPr>
                          <w:color w:val="000000"/>
                          <w:sz w:val="19"/>
                        </w:rPr>
                        <w:t xml:space="preserve">Ho </w:t>
                      </w:r>
                      <w:r>
                        <w:rPr>
                          <w:color w:val="000000"/>
                          <w:spacing w:val="-2"/>
                          <w:sz w:val="19"/>
                        </w:rPr>
                        <w:t>Professor</w:t>
                      </w:r>
                    </w:p>
                    <w:p>
                      <w:pPr>
                        <w:spacing w:before="0" w:line="244" w:lineRule="auto"/>
                        <w:ind w:left="189" w:right="186" w:hanging="1"/>
                        <w:jc w:val="center"/>
                        <w:rPr>
                          <w:color w:val="000000"/>
                          <w:sz w:val="19"/>
                        </w:rPr>
                      </w:pPr>
                      <w:r>
                        <w:rPr>
                          <w:color w:val="000000"/>
                          <w:sz w:val="19"/>
                        </w:rPr>
                        <w:t>Institute of Ecology and Evolutionary Biology, National Taiwan University</w:t>
                      </w:r>
                    </w:p>
                  </w:txbxContent>
                </v:textbox>
                <w10:wrap type="topAndBottom"/>
              </v:shape>
            </w:pict>
          </mc:Fallback>
        </mc:AlternateContent>
      </w:r>
      <w:r>
        <w:drawing>
          <wp:anchor distT="0" distB="0" distL="0" distR="0" simplePos="0" relativeHeight="251669504" behindDoc="1" locked="0" layoutInCell="1" allowOverlap="1">
            <wp:simplePos x="0" y="0"/>
            <wp:positionH relativeFrom="page">
              <wp:posOffset>4730750</wp:posOffset>
            </wp:positionH>
            <wp:positionV relativeFrom="paragraph">
              <wp:posOffset>237490</wp:posOffset>
            </wp:positionV>
            <wp:extent cx="1912620" cy="81597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1" cstate="print"/>
                    <a:stretch>
                      <a:fillRect/>
                    </a:stretch>
                  </pic:blipFill>
                  <pic:spPr>
                    <a:xfrm>
                      <a:off x="0" y="0"/>
                      <a:ext cx="1912313" cy="816101"/>
                    </a:xfrm>
                    <a:prstGeom prst="rect">
                      <a:avLst/>
                    </a:prstGeom>
                  </pic:spPr>
                </pic:pic>
              </a:graphicData>
            </a:graphic>
          </wp:anchor>
        </w:drawing>
      </w:r>
    </w:p>
    <w:p>
      <w:pPr>
        <w:spacing w:before="267"/>
        <w:ind w:left="8551" w:right="0" w:firstLine="0"/>
        <w:jc w:val="left"/>
        <w:rPr>
          <w:sz w:val="23"/>
        </w:rPr>
      </w:pPr>
      <w:r>
        <w:rPr>
          <w:sz w:val="23"/>
        </w:rPr>
        <w:t>December</w:t>
      </w:r>
      <w:r>
        <w:rPr>
          <w:spacing w:val="2"/>
          <w:sz w:val="23"/>
        </w:rPr>
        <w:t xml:space="preserve"> </w:t>
      </w:r>
      <w:r>
        <w:rPr>
          <w:sz w:val="23"/>
        </w:rPr>
        <w:t>4,</w:t>
      </w:r>
      <w:r>
        <w:rPr>
          <w:spacing w:val="2"/>
          <w:sz w:val="23"/>
        </w:rPr>
        <w:t xml:space="preserve"> </w:t>
      </w:r>
      <w:r>
        <w:rPr>
          <w:spacing w:val="-4"/>
          <w:sz w:val="23"/>
        </w:rPr>
        <w:t>2023</w:t>
      </w:r>
    </w:p>
    <w:p>
      <w:pPr>
        <w:spacing w:before="7"/>
        <w:ind w:left="1400" w:right="0" w:firstLine="0"/>
        <w:jc w:val="left"/>
        <w:rPr>
          <w:b/>
          <w:sz w:val="23"/>
        </w:rPr>
      </w:pPr>
      <w:r>
        <w:rPr>
          <w:b/>
          <w:sz w:val="23"/>
        </w:rPr>
        <w:t>Dear</w:t>
      </w:r>
      <w:r>
        <w:rPr>
          <w:b/>
          <w:spacing w:val="3"/>
          <w:sz w:val="23"/>
        </w:rPr>
        <w:t xml:space="preserve"> </w:t>
      </w:r>
      <w:r>
        <w:rPr>
          <w:b/>
          <w:sz w:val="23"/>
        </w:rPr>
        <w:t>Dr.</w:t>
      </w:r>
      <w:r>
        <w:rPr>
          <w:b/>
          <w:spacing w:val="5"/>
          <w:sz w:val="23"/>
        </w:rPr>
        <w:t xml:space="preserve"> </w:t>
      </w:r>
      <w:r>
        <w:rPr>
          <w:b/>
          <w:sz w:val="23"/>
        </w:rPr>
        <w:t>Audrey</w:t>
      </w:r>
      <w:r>
        <w:rPr>
          <w:b/>
          <w:spacing w:val="5"/>
          <w:sz w:val="23"/>
        </w:rPr>
        <w:t xml:space="preserve"> </w:t>
      </w:r>
      <w:r>
        <w:rPr>
          <w:b/>
          <w:sz w:val="23"/>
        </w:rPr>
        <w:t>Alignier</w:t>
      </w:r>
      <w:r>
        <w:rPr>
          <w:b/>
          <w:spacing w:val="4"/>
          <w:sz w:val="23"/>
        </w:rPr>
        <w:t xml:space="preserve"> </w:t>
      </w:r>
      <w:r>
        <w:rPr>
          <w:b/>
          <w:sz w:val="23"/>
        </w:rPr>
        <w:t>and</w:t>
      </w:r>
      <w:r>
        <w:rPr>
          <w:b/>
          <w:spacing w:val="5"/>
          <w:sz w:val="23"/>
        </w:rPr>
        <w:t xml:space="preserve"> </w:t>
      </w:r>
      <w:r>
        <w:rPr>
          <w:b/>
          <w:sz w:val="23"/>
        </w:rPr>
        <w:t>Editorial</w:t>
      </w:r>
      <w:r>
        <w:rPr>
          <w:b/>
          <w:spacing w:val="4"/>
          <w:sz w:val="23"/>
        </w:rPr>
        <w:t xml:space="preserve"> </w:t>
      </w:r>
      <w:r>
        <w:rPr>
          <w:b/>
          <w:sz w:val="23"/>
        </w:rPr>
        <w:t>Board</w:t>
      </w:r>
      <w:r>
        <w:rPr>
          <w:b/>
          <w:spacing w:val="3"/>
          <w:sz w:val="23"/>
        </w:rPr>
        <w:t xml:space="preserve"> </w:t>
      </w:r>
      <w:r>
        <w:rPr>
          <w:b/>
          <w:spacing w:val="-2"/>
          <w:sz w:val="23"/>
        </w:rPr>
        <w:t>Members,</w:t>
      </w:r>
    </w:p>
    <w:p>
      <w:pPr>
        <w:pStyle w:val="6"/>
        <w:spacing w:before="5"/>
        <w:rPr>
          <w:b/>
          <w:sz w:val="23"/>
        </w:rPr>
      </w:pPr>
    </w:p>
    <w:p>
      <w:pPr>
        <w:spacing w:before="0" w:line="242" w:lineRule="auto"/>
        <w:ind w:left="1400" w:right="289" w:firstLine="0"/>
        <w:jc w:val="left"/>
        <w:rPr>
          <w:sz w:val="23"/>
        </w:rPr>
      </w:pPr>
      <w:r>
        <w:rPr>
          <w:sz w:val="23"/>
        </w:rPr>
        <w:t xml:space="preserve">Thank you for inviting us to submit a revised version of our manuscript (AGEE38266R1) to </w:t>
      </w:r>
      <w:r>
        <w:rPr>
          <w:i/>
          <w:sz w:val="23"/>
        </w:rPr>
        <w:t>Agriculture, Ecosystems and Environment</w:t>
      </w:r>
      <w:r>
        <w:rPr>
          <w:sz w:val="23"/>
        </w:rPr>
        <w:t>.</w:t>
      </w:r>
      <w:r>
        <w:rPr>
          <w:spacing w:val="40"/>
          <w:sz w:val="23"/>
        </w:rPr>
        <w:t xml:space="preserve"> </w:t>
      </w:r>
      <w:r>
        <w:rPr>
          <w:sz w:val="23"/>
        </w:rPr>
        <w:t>We appreciate the constructive comments from you and the reviewers.</w:t>
      </w:r>
      <w:r>
        <w:rPr>
          <w:spacing w:val="40"/>
          <w:sz w:val="23"/>
        </w:rPr>
        <w:t xml:space="preserve"> </w:t>
      </w:r>
      <w:r>
        <w:rPr>
          <w:sz w:val="23"/>
        </w:rPr>
        <w:t>We have carefully considered each comment, and our point-by-point responses are provided in this letter.</w:t>
      </w:r>
    </w:p>
    <w:p>
      <w:pPr>
        <w:pStyle w:val="6"/>
        <w:spacing w:before="10"/>
        <w:rPr>
          <w:sz w:val="23"/>
        </w:rPr>
      </w:pPr>
    </w:p>
    <w:p>
      <w:pPr>
        <w:spacing w:before="0" w:line="242" w:lineRule="auto"/>
        <w:ind w:left="1400" w:right="289" w:firstLine="0"/>
        <w:jc w:val="left"/>
        <w:rPr>
          <w:sz w:val="23"/>
        </w:rPr>
      </w:pPr>
      <w:r>
        <w:rPr>
          <w:sz w:val="23"/>
        </w:rPr>
        <w:t>For clarity, each reviewer’s comment is attached below (in gray highlight) and followed by our reply.</w:t>
      </w:r>
      <w:r>
        <w:rPr>
          <w:spacing w:val="40"/>
          <w:sz w:val="23"/>
        </w:rPr>
        <w:t xml:space="preserve"> </w:t>
      </w:r>
      <w:r>
        <w:rPr>
          <w:sz w:val="23"/>
        </w:rPr>
        <w:t>Line numbers in our reply refer to the revised version with tracked changes unless otherwise mentioned.</w:t>
      </w:r>
      <w:r>
        <w:rPr>
          <w:spacing w:val="40"/>
          <w:sz w:val="23"/>
        </w:rPr>
        <w:t xml:space="preserve"> </w:t>
      </w:r>
      <w:r>
        <w:rPr>
          <w:sz w:val="23"/>
        </w:rPr>
        <w:t>Besides the official files submitted to the AGEE website, we also provide these two files with tracked changes in our Google Drive for your information.</w:t>
      </w:r>
      <w:r>
        <w:rPr>
          <w:spacing w:val="80"/>
          <w:sz w:val="23"/>
        </w:rPr>
        <w:t xml:space="preserve"> </w:t>
      </w:r>
      <w:r>
        <w:rPr>
          <w:sz w:val="23"/>
        </w:rPr>
        <w:t>For clarity, AGEE Editorial Office asked us to remove these files from the submission system:</w:t>
      </w:r>
    </w:p>
    <w:p>
      <w:pPr>
        <w:pStyle w:val="10"/>
        <w:numPr>
          <w:ilvl w:val="0"/>
          <w:numId w:val="1"/>
        </w:numPr>
        <w:tabs>
          <w:tab w:val="left" w:pos="1718"/>
          <w:tab w:val="left" w:pos="1750"/>
          <w:tab w:val="left" w:pos="10532"/>
        </w:tabs>
        <w:spacing w:before="8" w:after="0" w:line="242" w:lineRule="auto"/>
        <w:ind w:left="1750" w:right="131" w:hanging="380"/>
        <w:jc w:val="left"/>
        <w:rPr>
          <w:sz w:val="21"/>
        </w:rPr>
      </w:pPr>
      <w:r>
        <w:rPr>
          <w:i/>
          <w:color w:val="000000"/>
          <w:sz w:val="23"/>
          <w:shd w:val="clear" w:color="auto" w:fill="D9D9D9"/>
        </w:rPr>
        <w:t>Manuscript to AEE 2023-1204 Main text (track changes)</w:t>
      </w:r>
      <w:r>
        <w:rPr>
          <w:i/>
          <w:color w:val="000000"/>
          <w:sz w:val="23"/>
          <w:shd w:val="clear" w:color="auto" w:fill="D9D9D9"/>
        </w:rPr>
        <w:tab/>
      </w:r>
      <w:r>
        <w:rPr>
          <w:i/>
          <w:color w:val="000000"/>
          <w:sz w:val="23"/>
        </w:rPr>
        <w:t xml:space="preserve"> </w:t>
      </w:r>
      <w:r>
        <w:rPr>
          <w:color w:val="000000"/>
          <w:sz w:val="23"/>
        </w:rPr>
        <w:t xml:space="preserve">The main text with tracked changes. </w:t>
      </w:r>
      <w:r>
        <w:rPr>
          <w:color w:val="0000CC"/>
          <w:spacing w:val="-2"/>
          <w:sz w:val="21"/>
          <w:u w:val="single" w:color="0000CC"/>
        </w:rPr>
        <w:t>https://drive.google.com/file/d/1jxhhAUpNpQaKifmllrzuVncRqg7LfNuT/view?usp=sharing</w:t>
      </w:r>
    </w:p>
    <w:p>
      <w:pPr>
        <w:pStyle w:val="10"/>
        <w:numPr>
          <w:ilvl w:val="0"/>
          <w:numId w:val="1"/>
        </w:numPr>
        <w:tabs>
          <w:tab w:val="left" w:pos="1718"/>
          <w:tab w:val="left" w:pos="1750"/>
          <w:tab w:val="left" w:pos="10532"/>
        </w:tabs>
        <w:spacing w:before="5" w:after="0" w:line="242" w:lineRule="auto"/>
        <w:ind w:left="1750" w:right="131" w:hanging="380"/>
        <w:jc w:val="left"/>
        <w:rPr>
          <w:sz w:val="21"/>
        </w:rPr>
      </w:pPr>
      <w:r>
        <w:rPr>
          <w:i/>
          <w:color w:val="000000"/>
          <w:sz w:val="23"/>
          <w:shd w:val="clear" w:color="auto" w:fill="D9D9D9"/>
        </w:rPr>
        <w:t>Manuscript to AEE 2023-1204 Highlights (track changes)</w:t>
      </w:r>
      <w:r>
        <w:rPr>
          <w:i/>
          <w:color w:val="000000"/>
          <w:sz w:val="23"/>
          <w:shd w:val="clear" w:color="auto" w:fill="D9D9D9"/>
        </w:rPr>
        <w:tab/>
      </w:r>
      <w:r>
        <w:rPr>
          <w:i/>
          <w:color w:val="000000"/>
          <w:sz w:val="23"/>
        </w:rPr>
        <w:t xml:space="preserve"> </w:t>
      </w:r>
      <w:r>
        <w:rPr>
          <w:color w:val="000000"/>
          <w:sz w:val="23"/>
        </w:rPr>
        <w:t xml:space="preserve">The highlights with tracked changes. </w:t>
      </w:r>
      <w:r>
        <w:rPr>
          <w:color w:val="0000CC"/>
          <w:spacing w:val="-2"/>
          <w:sz w:val="21"/>
          <w:u w:val="single" w:color="0000CC"/>
        </w:rPr>
        <w:t>https://drive.google.com/file/d/1zPLhBU3VTbUEHYa8rhQluLx8KyEub1ST/view?usp=sharing</w:t>
      </w:r>
    </w:p>
    <w:p>
      <w:pPr>
        <w:pStyle w:val="6"/>
        <w:spacing w:before="6"/>
        <w:rPr>
          <w:sz w:val="23"/>
        </w:rPr>
      </w:pPr>
    </w:p>
    <w:p>
      <w:pPr>
        <w:spacing w:before="0" w:line="242" w:lineRule="auto"/>
        <w:ind w:left="1400" w:right="289" w:firstLine="0"/>
        <w:jc w:val="left"/>
        <w:rPr>
          <w:sz w:val="23"/>
        </w:rPr>
      </w:pPr>
      <w:r>
        <w:rPr>
          <w:sz w:val="23"/>
        </w:rPr>
        <w:t>Our study helps solve a long-standing puzzle (the role of generalist predators such as spiders and ladybeetles in pest management) by using stable isotopes to quantify arthropod predators’ diet composition over crop</w:t>
      </w:r>
      <w:r>
        <w:rPr>
          <w:spacing w:val="19"/>
          <w:sz w:val="23"/>
        </w:rPr>
        <w:t xml:space="preserve"> </w:t>
      </w:r>
      <w:r>
        <w:rPr>
          <w:sz w:val="23"/>
        </w:rPr>
        <w:t>stages, farm types, and years.</w:t>
      </w:r>
      <w:r>
        <w:rPr>
          <w:spacing w:val="80"/>
          <w:sz w:val="23"/>
        </w:rPr>
        <w:t xml:space="preserve"> </w:t>
      </w:r>
      <w:r>
        <w:rPr>
          <w:sz w:val="23"/>
        </w:rPr>
        <w:t>Therefore, our</w:t>
      </w:r>
      <w:r>
        <w:rPr>
          <w:spacing w:val="19"/>
          <w:sz w:val="23"/>
        </w:rPr>
        <w:t xml:space="preserve"> </w:t>
      </w:r>
      <w:r>
        <w:rPr>
          <w:sz w:val="23"/>
        </w:rPr>
        <w:t>findings should be</w:t>
      </w:r>
      <w:r>
        <w:rPr>
          <w:spacing w:val="19"/>
          <w:sz w:val="23"/>
        </w:rPr>
        <w:t xml:space="preserve"> </w:t>
      </w:r>
      <w:r>
        <w:rPr>
          <w:sz w:val="23"/>
        </w:rPr>
        <w:t>of interest to a wide range of ecologists, agricultural practitioners, and policy makers.</w:t>
      </w:r>
      <w:r>
        <w:rPr>
          <w:spacing w:val="40"/>
          <w:sz w:val="23"/>
        </w:rPr>
        <w:t xml:space="preserve"> </w:t>
      </w:r>
      <w:r>
        <w:rPr>
          <w:sz w:val="23"/>
        </w:rPr>
        <w:t>We believe that the revisions based on review comments have improved the quality of this manuscript, and</w:t>
      </w:r>
      <w:r>
        <w:rPr>
          <w:spacing w:val="40"/>
          <w:sz w:val="23"/>
        </w:rPr>
        <w:t xml:space="preserve"> </w:t>
      </w:r>
      <w:r>
        <w:rPr>
          <w:sz w:val="23"/>
        </w:rPr>
        <w:t xml:space="preserve">we hope that the manuscript is now suitable for publication in </w:t>
      </w:r>
      <w:r>
        <w:rPr>
          <w:i/>
          <w:sz w:val="23"/>
        </w:rPr>
        <w:t xml:space="preserve">Agriculture, Ecosystems and </w:t>
      </w:r>
      <w:r>
        <w:rPr>
          <w:i/>
          <w:spacing w:val="-2"/>
          <w:sz w:val="23"/>
        </w:rPr>
        <w:t>Environment</w:t>
      </w:r>
      <w:r>
        <w:rPr>
          <w:spacing w:val="-2"/>
          <w:sz w:val="23"/>
        </w:rPr>
        <w:t>.</w:t>
      </w:r>
    </w:p>
    <w:p>
      <w:pPr>
        <w:pStyle w:val="6"/>
        <w:spacing w:before="12"/>
        <w:rPr>
          <w:sz w:val="23"/>
        </w:rPr>
      </w:pPr>
    </w:p>
    <w:p>
      <w:pPr>
        <w:spacing w:before="0"/>
        <w:ind w:left="1400" w:right="0" w:firstLine="0"/>
        <w:jc w:val="left"/>
        <w:rPr>
          <w:sz w:val="23"/>
        </w:rPr>
      </w:pPr>
      <w:r>
        <w:rPr>
          <w:spacing w:val="-2"/>
          <w:sz w:val="23"/>
        </w:rPr>
        <w:t>Sincerely,</w:t>
      </w:r>
    </w:p>
    <w:p>
      <w:pPr>
        <w:pStyle w:val="6"/>
        <w:spacing w:before="8"/>
        <w:rPr>
          <w:sz w:val="23"/>
        </w:rPr>
      </w:pPr>
    </w:p>
    <w:p>
      <w:pPr>
        <w:spacing w:before="0" w:line="244" w:lineRule="auto"/>
        <w:ind w:left="1400" w:right="7102" w:firstLine="0"/>
        <w:jc w:val="left"/>
        <w:rPr>
          <w:sz w:val="23"/>
        </w:rPr>
      </w:pPr>
      <w:r>
        <w:rPr>
          <w:sz w:val="23"/>
        </w:rPr>
        <w:t>Chuan-Kai</w:t>
      </w:r>
      <w:r>
        <w:rPr>
          <w:spacing w:val="-11"/>
          <w:sz w:val="23"/>
        </w:rPr>
        <w:t xml:space="preserve"> </w:t>
      </w:r>
      <w:r>
        <w:rPr>
          <w:sz w:val="23"/>
        </w:rPr>
        <w:t xml:space="preserve">Ho </w:t>
      </w:r>
      <w:r>
        <w:rPr>
          <w:spacing w:val="-2"/>
          <w:sz w:val="23"/>
        </w:rPr>
        <w:t>Professor</w:t>
      </w:r>
    </w:p>
    <w:p>
      <w:pPr>
        <w:spacing w:before="0" w:line="244" w:lineRule="auto"/>
        <w:ind w:left="1400" w:right="4224" w:firstLine="0"/>
        <w:jc w:val="left"/>
        <w:rPr>
          <w:sz w:val="23"/>
        </w:rPr>
      </w:pPr>
      <w:r>
        <w:rPr>
          <w:sz w:val="23"/>
        </w:rPr>
        <w:t>Institute of Ecology and Evolutionary Biology National Taiwan University</w:t>
      </w:r>
    </w:p>
    <w:p>
      <w:pPr>
        <w:spacing w:after="0" w:line="244" w:lineRule="auto"/>
        <w:jc w:val="left"/>
        <w:rPr>
          <w:sz w:val="23"/>
        </w:rPr>
        <w:sectPr>
          <w:footerReference r:id="rId8" w:type="default"/>
          <w:pgSz w:w="11910" w:h="16840"/>
          <w:pgMar w:top="0" w:right="1240" w:bottom="280" w:left="0" w:header="0" w:footer="0" w:gutter="0"/>
          <w:cols w:space="720" w:num="1"/>
        </w:sectPr>
      </w:pPr>
    </w:p>
    <w:p>
      <w:pPr>
        <w:spacing w:before="0"/>
        <w:ind w:left="100" w:right="0" w:firstLine="0"/>
        <w:jc w:val="left"/>
        <w:rPr>
          <w:rFonts w:ascii="Arial Unicode MS"/>
          <w:sz w:val="20"/>
        </w:rPr>
      </w:pPr>
      <w:r>
        <w:rPr>
          <w:rFonts w:ascii="Arial Unicode MS"/>
          <w:sz w:val="20"/>
        </w:rPr>
        <w:t>Revision</w:t>
      </w:r>
      <w:r>
        <w:rPr>
          <w:rFonts w:ascii="Arial Unicode MS"/>
          <w:spacing w:val="-8"/>
          <w:sz w:val="20"/>
        </w:rPr>
        <w:t xml:space="preserve"> </w:t>
      </w:r>
      <w:r>
        <w:rPr>
          <w:rFonts w:ascii="Arial Unicode MS"/>
          <w:spacing w:val="-2"/>
          <w:sz w:val="20"/>
        </w:rPr>
        <w:t>Notes</w:t>
      </w:r>
    </w:p>
    <w:p>
      <w:pPr>
        <w:pStyle w:val="6"/>
        <w:rPr>
          <w:rFonts w:ascii="Arial Unicode MS"/>
          <w:sz w:val="20"/>
        </w:rPr>
      </w:pPr>
    </w:p>
    <w:p>
      <w:pPr>
        <w:pStyle w:val="6"/>
        <w:rPr>
          <w:rFonts w:ascii="Arial Unicode MS"/>
          <w:sz w:val="20"/>
        </w:rPr>
      </w:pPr>
    </w:p>
    <w:p>
      <w:pPr>
        <w:pStyle w:val="6"/>
        <w:rPr>
          <w:rFonts w:ascii="Arial Unicode MS"/>
          <w:sz w:val="20"/>
        </w:rPr>
      </w:pPr>
    </w:p>
    <w:p>
      <w:pPr>
        <w:pStyle w:val="6"/>
        <w:rPr>
          <w:rFonts w:ascii="Arial Unicode MS"/>
          <w:sz w:val="20"/>
        </w:rPr>
      </w:pPr>
    </w:p>
    <w:p>
      <w:pPr>
        <w:pStyle w:val="6"/>
        <w:spacing w:before="2"/>
        <w:rPr>
          <w:rFonts w:ascii="Arial Unicode MS"/>
          <w:sz w:val="20"/>
        </w:rPr>
      </w:pPr>
      <w:r>
        <w:drawing>
          <wp:anchor distT="0" distB="0" distL="0" distR="0" simplePos="0" relativeHeight="251669504" behindDoc="1" locked="0" layoutInCell="1" allowOverlap="1">
            <wp:simplePos x="0" y="0"/>
            <wp:positionH relativeFrom="page">
              <wp:posOffset>890270</wp:posOffset>
            </wp:positionH>
            <wp:positionV relativeFrom="paragraph">
              <wp:posOffset>237490</wp:posOffset>
            </wp:positionV>
            <wp:extent cx="1913890" cy="81597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1" cstate="print"/>
                    <a:stretch>
                      <a:fillRect/>
                    </a:stretch>
                  </pic:blipFill>
                  <pic:spPr>
                    <a:xfrm>
                      <a:off x="0" y="0"/>
                      <a:ext cx="1913827" cy="816101"/>
                    </a:xfrm>
                    <a:prstGeom prst="rect">
                      <a:avLst/>
                    </a:prstGeom>
                  </pic:spPr>
                </pic:pic>
              </a:graphicData>
            </a:graphic>
          </wp:anchor>
        </w:drawing>
      </w:r>
      <w:r>
        <mc:AlternateContent>
          <mc:Choice Requires="wps">
            <w:drawing>
              <wp:anchor distT="0" distB="0" distL="0" distR="0" simplePos="0" relativeHeight="251670528" behindDoc="1" locked="0" layoutInCell="1" allowOverlap="1">
                <wp:simplePos x="0" y="0"/>
                <wp:positionH relativeFrom="page">
                  <wp:posOffset>2884805</wp:posOffset>
                </wp:positionH>
                <wp:positionV relativeFrom="paragraph">
                  <wp:posOffset>237490</wp:posOffset>
                </wp:positionV>
                <wp:extent cx="1793240" cy="821690"/>
                <wp:effectExtent l="0" t="0" r="0" b="0"/>
                <wp:wrapTopAndBottom/>
                <wp:docPr id="6" name="Textbox 6"/>
                <wp:cNvGraphicFramePr/>
                <a:graphic xmlns:a="http://schemas.openxmlformats.org/drawingml/2006/main">
                  <a:graphicData uri="http://schemas.microsoft.com/office/word/2010/wordprocessingShape">
                    <wps:wsp>
                      <wps:cNvSpPr txBox="1"/>
                      <wps:spPr>
                        <a:xfrm>
                          <a:off x="0" y="0"/>
                          <a:ext cx="1793239" cy="821690"/>
                        </a:xfrm>
                        <a:prstGeom prst="rect">
                          <a:avLst/>
                        </a:prstGeom>
                        <a:solidFill>
                          <a:srgbClr val="B4C6E7"/>
                        </a:solidFill>
                      </wps:spPr>
                      <wps:txbx>
                        <w:txbxContent>
                          <w:p>
                            <w:pPr>
                              <w:spacing w:before="67" w:line="247" w:lineRule="auto"/>
                              <w:ind w:left="531" w:right="530" w:firstLine="0"/>
                              <w:jc w:val="center"/>
                              <w:rPr>
                                <w:color w:val="000000"/>
                                <w:sz w:val="19"/>
                              </w:rPr>
                            </w:pPr>
                            <w:r>
                              <w:rPr>
                                <w:color w:val="000000"/>
                                <w:sz w:val="19"/>
                              </w:rPr>
                              <w:t>Chuan-Kai</w:t>
                            </w:r>
                            <w:r>
                              <w:rPr>
                                <w:color w:val="000000"/>
                                <w:spacing w:val="-11"/>
                                <w:sz w:val="19"/>
                              </w:rPr>
                              <w:t xml:space="preserve"> </w:t>
                            </w:r>
                            <w:r>
                              <w:rPr>
                                <w:color w:val="000000"/>
                                <w:sz w:val="19"/>
                              </w:rPr>
                              <w:t xml:space="preserve">Ho </w:t>
                            </w:r>
                            <w:r>
                              <w:rPr>
                                <w:color w:val="000000"/>
                                <w:spacing w:val="-2"/>
                                <w:sz w:val="19"/>
                              </w:rPr>
                              <w:t>Professor</w:t>
                            </w:r>
                          </w:p>
                          <w:p>
                            <w:pPr>
                              <w:spacing w:before="0" w:line="244" w:lineRule="auto"/>
                              <w:ind w:left="189" w:right="186" w:hanging="1"/>
                              <w:jc w:val="center"/>
                              <w:rPr>
                                <w:color w:val="000000"/>
                                <w:sz w:val="19"/>
                              </w:rPr>
                            </w:pPr>
                            <w:r>
                              <w:rPr>
                                <w:color w:val="000000"/>
                                <w:sz w:val="19"/>
                              </w:rPr>
                              <w:t>Institute of Ecology and Evolutionary Biology, National Taiwan University</w:t>
                            </w:r>
                          </w:p>
                        </w:txbxContent>
                      </wps:txbx>
                      <wps:bodyPr wrap="square" lIns="0" tIns="0" rIns="0" bIns="0" rtlCol="0">
                        <a:noAutofit/>
                      </wps:bodyPr>
                    </wps:wsp>
                  </a:graphicData>
                </a:graphic>
              </wp:anchor>
            </w:drawing>
          </mc:Choice>
          <mc:Fallback>
            <w:pict>
              <v:shape id="Textbox 6" o:spid="_x0000_s1026" o:spt="202" type="#_x0000_t202" style="position:absolute;left:0pt;margin-left:227.15pt;margin-top:18.7pt;height:64.7pt;width:141.2pt;mso-position-horizontal-relative:page;mso-wrap-distance-bottom:0pt;mso-wrap-distance-top:0pt;z-index:-251645952;mso-width-relative:page;mso-height-relative:page;" fillcolor="#B4C6E7" filled="t" stroked="f" coordsize="21600,21600" o:gfxdata="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8wvGTYAAAACgEAAA8AAAAAAAAAAQAgAAAA&#10;IgAAAGRycy9kb3ducmV2LnhtbFBLAQIUABQAAAAIAIdO4kATjXlh0gEAAKgDAAAOAAAAAAAAAAEA&#10;IAAAACcBAABkcnMvZTJvRG9jLnhtbFBLBQYAAAAABgAGAFkBAABrBQAAAAA=&#10;">
                <v:fill on="t" focussize="0,0"/>
                <v:stroke on="f"/>
                <v:imagedata o:title=""/>
                <o:lock v:ext="edit" aspectratio="f"/>
                <v:textbox inset="0mm,0mm,0mm,0mm">
                  <w:txbxContent>
                    <w:p>
                      <w:pPr>
                        <w:spacing w:before="67" w:line="247" w:lineRule="auto"/>
                        <w:ind w:left="531" w:right="530" w:firstLine="0"/>
                        <w:jc w:val="center"/>
                        <w:rPr>
                          <w:color w:val="000000"/>
                          <w:sz w:val="19"/>
                        </w:rPr>
                      </w:pPr>
                      <w:r>
                        <w:rPr>
                          <w:color w:val="000000"/>
                          <w:sz w:val="19"/>
                        </w:rPr>
                        <w:t>Chuan-Kai</w:t>
                      </w:r>
                      <w:r>
                        <w:rPr>
                          <w:color w:val="000000"/>
                          <w:spacing w:val="-11"/>
                          <w:sz w:val="19"/>
                        </w:rPr>
                        <w:t xml:space="preserve"> </w:t>
                      </w:r>
                      <w:r>
                        <w:rPr>
                          <w:color w:val="000000"/>
                          <w:sz w:val="19"/>
                        </w:rPr>
                        <w:t xml:space="preserve">Ho </w:t>
                      </w:r>
                      <w:r>
                        <w:rPr>
                          <w:color w:val="000000"/>
                          <w:spacing w:val="-2"/>
                          <w:sz w:val="19"/>
                        </w:rPr>
                        <w:t>Professor</w:t>
                      </w:r>
                    </w:p>
                    <w:p>
                      <w:pPr>
                        <w:spacing w:before="0" w:line="244" w:lineRule="auto"/>
                        <w:ind w:left="189" w:right="186" w:hanging="1"/>
                        <w:jc w:val="center"/>
                        <w:rPr>
                          <w:color w:val="000000"/>
                          <w:sz w:val="19"/>
                        </w:rPr>
                      </w:pPr>
                      <w:r>
                        <w:rPr>
                          <w:color w:val="000000"/>
                          <w:sz w:val="19"/>
                        </w:rPr>
                        <w:t>Institute of Ecology and Evolutionary Biology, National Taiwan University</w:t>
                      </w:r>
                    </w:p>
                  </w:txbxContent>
                </v:textbox>
                <w10:wrap type="topAndBottom"/>
              </v:shape>
            </w:pict>
          </mc:Fallback>
        </mc:AlternateContent>
      </w:r>
      <w:r>
        <w:drawing>
          <wp:anchor distT="0" distB="0" distL="0" distR="0" simplePos="0" relativeHeight="251670528" behindDoc="1" locked="0" layoutInCell="1" allowOverlap="1">
            <wp:simplePos x="0" y="0"/>
            <wp:positionH relativeFrom="page">
              <wp:posOffset>4730750</wp:posOffset>
            </wp:positionH>
            <wp:positionV relativeFrom="paragraph">
              <wp:posOffset>237490</wp:posOffset>
            </wp:positionV>
            <wp:extent cx="1912620" cy="81597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1" cstate="print"/>
                    <a:stretch>
                      <a:fillRect/>
                    </a:stretch>
                  </pic:blipFill>
                  <pic:spPr>
                    <a:xfrm>
                      <a:off x="0" y="0"/>
                      <a:ext cx="1912313" cy="816101"/>
                    </a:xfrm>
                    <a:prstGeom prst="rect">
                      <a:avLst/>
                    </a:prstGeom>
                  </pic:spPr>
                </pic:pic>
              </a:graphicData>
            </a:graphic>
          </wp:anchor>
        </w:drawing>
      </w:r>
    </w:p>
    <w:p>
      <w:pPr>
        <w:spacing w:before="267"/>
        <w:ind w:left="8551" w:right="0" w:firstLine="0"/>
        <w:jc w:val="left"/>
        <w:rPr>
          <w:sz w:val="23"/>
        </w:rPr>
      </w:pPr>
      <w:r>
        <w:rPr>
          <w:sz w:val="23"/>
        </w:rPr>
        <w:t>December</w:t>
      </w:r>
      <w:r>
        <w:rPr>
          <w:spacing w:val="2"/>
          <w:sz w:val="23"/>
        </w:rPr>
        <w:t xml:space="preserve"> </w:t>
      </w:r>
      <w:r>
        <w:rPr>
          <w:sz w:val="23"/>
        </w:rPr>
        <w:t>4,</w:t>
      </w:r>
      <w:r>
        <w:rPr>
          <w:spacing w:val="2"/>
          <w:sz w:val="23"/>
        </w:rPr>
        <w:t xml:space="preserve"> </w:t>
      </w:r>
      <w:r>
        <w:rPr>
          <w:spacing w:val="-4"/>
          <w:sz w:val="23"/>
        </w:rPr>
        <w:t>2023</w:t>
      </w:r>
    </w:p>
    <w:p>
      <w:pPr>
        <w:spacing w:before="7"/>
        <w:ind w:left="1400" w:right="0" w:firstLine="0"/>
        <w:jc w:val="left"/>
        <w:rPr>
          <w:b/>
          <w:sz w:val="23"/>
        </w:rPr>
      </w:pPr>
      <w:r>
        <w:rPr>
          <w:b/>
          <w:sz w:val="23"/>
        </w:rPr>
        <w:t>Dear</w:t>
      </w:r>
      <w:r>
        <w:rPr>
          <w:b/>
          <w:spacing w:val="3"/>
          <w:sz w:val="23"/>
        </w:rPr>
        <w:t xml:space="preserve"> </w:t>
      </w:r>
      <w:r>
        <w:rPr>
          <w:b/>
          <w:sz w:val="23"/>
        </w:rPr>
        <w:t>Dr.</w:t>
      </w:r>
      <w:r>
        <w:rPr>
          <w:b/>
          <w:spacing w:val="5"/>
          <w:sz w:val="23"/>
        </w:rPr>
        <w:t xml:space="preserve"> </w:t>
      </w:r>
      <w:r>
        <w:rPr>
          <w:b/>
          <w:sz w:val="23"/>
        </w:rPr>
        <w:t>Audrey</w:t>
      </w:r>
      <w:r>
        <w:rPr>
          <w:b/>
          <w:spacing w:val="5"/>
          <w:sz w:val="23"/>
        </w:rPr>
        <w:t xml:space="preserve"> </w:t>
      </w:r>
      <w:r>
        <w:rPr>
          <w:b/>
          <w:sz w:val="23"/>
        </w:rPr>
        <w:t>Alignier</w:t>
      </w:r>
      <w:r>
        <w:rPr>
          <w:b/>
          <w:spacing w:val="4"/>
          <w:sz w:val="23"/>
        </w:rPr>
        <w:t xml:space="preserve"> </w:t>
      </w:r>
      <w:r>
        <w:rPr>
          <w:b/>
          <w:sz w:val="23"/>
        </w:rPr>
        <w:t>and</w:t>
      </w:r>
      <w:r>
        <w:rPr>
          <w:b/>
          <w:spacing w:val="5"/>
          <w:sz w:val="23"/>
        </w:rPr>
        <w:t xml:space="preserve"> </w:t>
      </w:r>
      <w:r>
        <w:rPr>
          <w:b/>
          <w:sz w:val="23"/>
        </w:rPr>
        <w:t>Editorial</w:t>
      </w:r>
      <w:r>
        <w:rPr>
          <w:b/>
          <w:spacing w:val="4"/>
          <w:sz w:val="23"/>
        </w:rPr>
        <w:t xml:space="preserve"> </w:t>
      </w:r>
      <w:r>
        <w:rPr>
          <w:b/>
          <w:sz w:val="23"/>
        </w:rPr>
        <w:t>Board</w:t>
      </w:r>
      <w:r>
        <w:rPr>
          <w:b/>
          <w:spacing w:val="3"/>
          <w:sz w:val="23"/>
        </w:rPr>
        <w:t xml:space="preserve"> </w:t>
      </w:r>
      <w:r>
        <w:rPr>
          <w:b/>
          <w:spacing w:val="-2"/>
          <w:sz w:val="23"/>
        </w:rPr>
        <w:t>Members,</w:t>
      </w:r>
    </w:p>
    <w:p>
      <w:pPr>
        <w:pStyle w:val="6"/>
        <w:spacing w:before="5"/>
        <w:rPr>
          <w:b/>
          <w:sz w:val="23"/>
        </w:rPr>
      </w:pPr>
    </w:p>
    <w:p>
      <w:pPr>
        <w:spacing w:before="0" w:line="242" w:lineRule="auto"/>
        <w:ind w:left="1400" w:right="289" w:firstLine="0"/>
        <w:jc w:val="left"/>
        <w:rPr>
          <w:sz w:val="23"/>
        </w:rPr>
      </w:pPr>
      <w:r>
        <w:rPr>
          <w:sz w:val="23"/>
        </w:rPr>
        <w:t xml:space="preserve">Thank you for inviting us to submit a revised version of our manuscript (AGEE38266R1) to </w:t>
      </w:r>
      <w:r>
        <w:rPr>
          <w:i/>
          <w:sz w:val="23"/>
        </w:rPr>
        <w:t>Agriculture, Ecosystems and Environment</w:t>
      </w:r>
      <w:r>
        <w:rPr>
          <w:sz w:val="23"/>
        </w:rPr>
        <w:t>.</w:t>
      </w:r>
      <w:r>
        <w:rPr>
          <w:spacing w:val="40"/>
          <w:sz w:val="23"/>
        </w:rPr>
        <w:t xml:space="preserve"> </w:t>
      </w:r>
      <w:r>
        <w:rPr>
          <w:sz w:val="23"/>
        </w:rPr>
        <w:t>We appreciate the constructive comments from you and the reviewers.</w:t>
      </w:r>
      <w:r>
        <w:rPr>
          <w:spacing w:val="40"/>
          <w:sz w:val="23"/>
        </w:rPr>
        <w:t xml:space="preserve"> </w:t>
      </w:r>
      <w:r>
        <w:rPr>
          <w:sz w:val="23"/>
        </w:rPr>
        <w:t>We have carefully considered each comment, and our point-by-point responses are provided in this letter.</w:t>
      </w:r>
    </w:p>
    <w:p>
      <w:pPr>
        <w:pStyle w:val="6"/>
        <w:spacing w:before="10"/>
        <w:rPr>
          <w:sz w:val="23"/>
        </w:rPr>
      </w:pPr>
    </w:p>
    <w:p>
      <w:pPr>
        <w:spacing w:before="0" w:line="242" w:lineRule="auto"/>
        <w:ind w:left="1400" w:right="289" w:firstLine="0"/>
        <w:jc w:val="left"/>
        <w:rPr>
          <w:sz w:val="23"/>
        </w:rPr>
      </w:pPr>
      <w:r>
        <w:rPr>
          <w:sz w:val="23"/>
        </w:rPr>
        <w:t>For clarity, each reviewer’s comment is attached below (in gray highlight) and followed by our reply.</w:t>
      </w:r>
      <w:r>
        <w:rPr>
          <w:spacing w:val="40"/>
          <w:sz w:val="23"/>
        </w:rPr>
        <w:t xml:space="preserve"> </w:t>
      </w:r>
      <w:r>
        <w:rPr>
          <w:sz w:val="23"/>
        </w:rPr>
        <w:t>Line numbers in our reply refer to the revised version with tracked changes unless otherwise mentioned.</w:t>
      </w:r>
      <w:r>
        <w:rPr>
          <w:spacing w:val="40"/>
          <w:sz w:val="23"/>
        </w:rPr>
        <w:t xml:space="preserve"> </w:t>
      </w:r>
      <w:r>
        <w:rPr>
          <w:sz w:val="23"/>
        </w:rPr>
        <w:t>Besides the official files submitted to the AGEE website, we also provide these two files with tracked changes in our Google Drive for your information.</w:t>
      </w:r>
      <w:r>
        <w:rPr>
          <w:spacing w:val="80"/>
          <w:sz w:val="23"/>
        </w:rPr>
        <w:t xml:space="preserve"> </w:t>
      </w:r>
      <w:r>
        <w:rPr>
          <w:sz w:val="23"/>
        </w:rPr>
        <w:t>For clarity, AGEE Editorial Office asked us to remove these files from the submission system:</w:t>
      </w:r>
    </w:p>
    <w:p>
      <w:pPr>
        <w:pStyle w:val="10"/>
        <w:numPr>
          <w:ilvl w:val="0"/>
          <w:numId w:val="2"/>
        </w:numPr>
        <w:tabs>
          <w:tab w:val="left" w:pos="1718"/>
          <w:tab w:val="left" w:pos="1750"/>
          <w:tab w:val="left" w:pos="10532"/>
        </w:tabs>
        <w:spacing w:before="8" w:after="0" w:line="242" w:lineRule="auto"/>
        <w:ind w:left="1750" w:right="131" w:hanging="380"/>
        <w:jc w:val="left"/>
        <w:rPr>
          <w:sz w:val="21"/>
        </w:rPr>
      </w:pPr>
      <w:r>
        <w:rPr>
          <w:i/>
          <w:color w:val="000000"/>
          <w:sz w:val="23"/>
          <w:shd w:val="clear" w:color="auto" w:fill="D9D9D9"/>
        </w:rPr>
        <w:t>Manuscript to AEE 2023-1204 Main text (track changes)</w:t>
      </w:r>
      <w:r>
        <w:rPr>
          <w:i/>
          <w:color w:val="000000"/>
          <w:sz w:val="23"/>
          <w:shd w:val="clear" w:color="auto" w:fill="D9D9D9"/>
        </w:rPr>
        <w:tab/>
      </w:r>
      <w:r>
        <w:rPr>
          <w:i/>
          <w:color w:val="000000"/>
          <w:sz w:val="23"/>
        </w:rPr>
        <w:t xml:space="preserve"> </w:t>
      </w:r>
      <w:r>
        <w:rPr>
          <w:color w:val="000000"/>
          <w:sz w:val="23"/>
        </w:rPr>
        <w:t xml:space="preserve">The main text with tracked changes. </w:t>
      </w:r>
      <w:r>
        <w:rPr>
          <w:color w:val="0000CC"/>
          <w:spacing w:val="-2"/>
          <w:sz w:val="21"/>
          <w:u w:val="single" w:color="0000CC"/>
        </w:rPr>
        <w:t>https://drive.google.com/file/d/1jxhhAUpNpQaKifmllrzuVncRqg7LfNuT/view?usp=sharing</w:t>
      </w:r>
    </w:p>
    <w:p>
      <w:pPr>
        <w:pStyle w:val="10"/>
        <w:numPr>
          <w:ilvl w:val="0"/>
          <w:numId w:val="2"/>
        </w:numPr>
        <w:tabs>
          <w:tab w:val="left" w:pos="1718"/>
          <w:tab w:val="left" w:pos="1750"/>
          <w:tab w:val="left" w:pos="10532"/>
        </w:tabs>
        <w:spacing w:before="5" w:after="0" w:line="242" w:lineRule="auto"/>
        <w:ind w:left="1750" w:right="131" w:hanging="380"/>
        <w:jc w:val="left"/>
        <w:rPr>
          <w:sz w:val="21"/>
        </w:rPr>
      </w:pPr>
      <w:r>
        <w:rPr>
          <w:i/>
          <w:color w:val="000000"/>
          <w:sz w:val="23"/>
          <w:shd w:val="clear" w:color="auto" w:fill="D9D9D9"/>
        </w:rPr>
        <w:t>Manuscript to AEE 2023-1204 Highlights (track changes)</w:t>
      </w:r>
      <w:r>
        <w:rPr>
          <w:i/>
          <w:color w:val="000000"/>
          <w:sz w:val="23"/>
          <w:shd w:val="clear" w:color="auto" w:fill="D9D9D9"/>
        </w:rPr>
        <w:tab/>
      </w:r>
      <w:r>
        <w:rPr>
          <w:i/>
          <w:color w:val="000000"/>
          <w:sz w:val="23"/>
        </w:rPr>
        <w:t xml:space="preserve"> </w:t>
      </w:r>
      <w:r>
        <w:rPr>
          <w:color w:val="000000"/>
          <w:sz w:val="23"/>
        </w:rPr>
        <w:t xml:space="preserve">The highlights with tracked changes. </w:t>
      </w:r>
      <w:r>
        <w:rPr>
          <w:color w:val="0000CC"/>
          <w:spacing w:val="-2"/>
          <w:sz w:val="21"/>
          <w:u w:val="single" w:color="0000CC"/>
        </w:rPr>
        <w:t>https://drive.google.com/file/d/1zPLhBU3VTbUEHYa8rhQluLx8KyEub1ST/view?usp=sharing</w:t>
      </w:r>
    </w:p>
    <w:p>
      <w:pPr>
        <w:pStyle w:val="6"/>
        <w:spacing w:before="6"/>
        <w:rPr>
          <w:sz w:val="23"/>
        </w:rPr>
      </w:pPr>
    </w:p>
    <w:p>
      <w:pPr>
        <w:spacing w:before="0" w:line="242" w:lineRule="auto"/>
        <w:ind w:left="1400" w:right="289" w:firstLine="0"/>
        <w:jc w:val="left"/>
        <w:rPr>
          <w:sz w:val="23"/>
        </w:rPr>
      </w:pPr>
      <w:r>
        <w:rPr>
          <w:sz w:val="23"/>
        </w:rPr>
        <w:t>Our study helps solve a long-standing puzzle (the role of generalist predators such as spiders and ladybeetles in pest management) by using stable isotopes to quantify arthropod predators’ diet composition over crop</w:t>
      </w:r>
      <w:r>
        <w:rPr>
          <w:spacing w:val="19"/>
          <w:sz w:val="23"/>
        </w:rPr>
        <w:t xml:space="preserve"> </w:t>
      </w:r>
      <w:r>
        <w:rPr>
          <w:sz w:val="23"/>
        </w:rPr>
        <w:t>stages, farm types, and years.</w:t>
      </w:r>
      <w:r>
        <w:rPr>
          <w:spacing w:val="80"/>
          <w:sz w:val="23"/>
        </w:rPr>
        <w:t xml:space="preserve"> </w:t>
      </w:r>
      <w:r>
        <w:rPr>
          <w:sz w:val="23"/>
        </w:rPr>
        <w:t>Therefore, our</w:t>
      </w:r>
      <w:r>
        <w:rPr>
          <w:spacing w:val="19"/>
          <w:sz w:val="23"/>
        </w:rPr>
        <w:t xml:space="preserve"> </w:t>
      </w:r>
      <w:r>
        <w:rPr>
          <w:sz w:val="23"/>
        </w:rPr>
        <w:t>findings should be</w:t>
      </w:r>
      <w:r>
        <w:rPr>
          <w:spacing w:val="19"/>
          <w:sz w:val="23"/>
        </w:rPr>
        <w:t xml:space="preserve"> </w:t>
      </w:r>
      <w:r>
        <w:rPr>
          <w:sz w:val="23"/>
        </w:rPr>
        <w:t>of interest to a wide range of ecologists, agricultural practitioners, and policy makers.</w:t>
      </w:r>
      <w:r>
        <w:rPr>
          <w:spacing w:val="40"/>
          <w:sz w:val="23"/>
        </w:rPr>
        <w:t xml:space="preserve"> </w:t>
      </w:r>
      <w:r>
        <w:rPr>
          <w:sz w:val="23"/>
        </w:rPr>
        <w:t>We believe that the revisions based on review comments have improved the quality of this manuscript, and</w:t>
      </w:r>
      <w:r>
        <w:rPr>
          <w:spacing w:val="40"/>
          <w:sz w:val="23"/>
        </w:rPr>
        <w:t xml:space="preserve"> </w:t>
      </w:r>
      <w:r>
        <w:rPr>
          <w:sz w:val="23"/>
        </w:rPr>
        <w:t xml:space="preserve">we hope that the manuscript is now suitable for publication in </w:t>
      </w:r>
      <w:r>
        <w:rPr>
          <w:i/>
          <w:sz w:val="23"/>
        </w:rPr>
        <w:t xml:space="preserve">Agriculture, Ecosystems and </w:t>
      </w:r>
      <w:r>
        <w:rPr>
          <w:i/>
          <w:spacing w:val="-2"/>
          <w:sz w:val="23"/>
        </w:rPr>
        <w:t>Environment</w:t>
      </w:r>
      <w:r>
        <w:rPr>
          <w:spacing w:val="-2"/>
          <w:sz w:val="23"/>
        </w:rPr>
        <w:t>.</w:t>
      </w:r>
    </w:p>
    <w:p>
      <w:pPr>
        <w:pStyle w:val="6"/>
        <w:spacing w:before="12"/>
        <w:rPr>
          <w:sz w:val="23"/>
        </w:rPr>
      </w:pPr>
    </w:p>
    <w:p>
      <w:pPr>
        <w:spacing w:before="0"/>
        <w:ind w:left="1400" w:right="0" w:firstLine="0"/>
        <w:jc w:val="left"/>
        <w:rPr>
          <w:sz w:val="23"/>
        </w:rPr>
      </w:pPr>
      <w:r>
        <w:rPr>
          <w:spacing w:val="-2"/>
          <w:sz w:val="23"/>
        </w:rPr>
        <w:t>Sincerely,</w:t>
      </w:r>
    </w:p>
    <w:p>
      <w:pPr>
        <w:pStyle w:val="6"/>
        <w:spacing w:before="8"/>
        <w:rPr>
          <w:sz w:val="23"/>
        </w:rPr>
      </w:pPr>
    </w:p>
    <w:p>
      <w:pPr>
        <w:spacing w:before="0" w:line="244" w:lineRule="auto"/>
        <w:ind w:left="1400" w:right="7102" w:firstLine="0"/>
        <w:jc w:val="left"/>
        <w:rPr>
          <w:sz w:val="23"/>
        </w:rPr>
      </w:pPr>
      <w:r>
        <w:rPr>
          <w:sz w:val="23"/>
        </w:rPr>
        <w:t>Chuan-Kai</w:t>
      </w:r>
      <w:r>
        <w:rPr>
          <w:spacing w:val="-11"/>
          <w:sz w:val="23"/>
        </w:rPr>
        <w:t xml:space="preserve"> </w:t>
      </w:r>
      <w:r>
        <w:rPr>
          <w:sz w:val="23"/>
        </w:rPr>
        <w:t xml:space="preserve">Ho </w:t>
      </w:r>
      <w:r>
        <w:rPr>
          <w:spacing w:val="-2"/>
          <w:sz w:val="23"/>
        </w:rPr>
        <w:t>Professor</w:t>
      </w:r>
    </w:p>
    <w:p>
      <w:pPr>
        <w:spacing w:before="0" w:line="244" w:lineRule="auto"/>
        <w:ind w:left="1400" w:right="4224" w:firstLine="0"/>
        <w:jc w:val="left"/>
        <w:rPr>
          <w:sz w:val="23"/>
        </w:rPr>
      </w:pPr>
      <w:r>
        <w:rPr>
          <w:sz w:val="23"/>
        </w:rPr>
        <w:t>Institute of Ecology and Evolutionary Biology National Taiwan University</w:t>
      </w:r>
    </w:p>
    <w:p>
      <w:pPr>
        <w:spacing w:after="0" w:line="244" w:lineRule="auto"/>
        <w:jc w:val="left"/>
        <w:rPr>
          <w:sz w:val="23"/>
        </w:rPr>
        <w:sectPr>
          <w:footerReference r:id="rId9" w:type="default"/>
          <w:pgSz w:w="11910" w:h="16840"/>
          <w:pgMar w:top="0" w:right="1240" w:bottom="280" w:left="0" w:header="0" w:footer="0" w:gutter="0"/>
          <w:cols w:space="720" w:num="1"/>
        </w:sectPr>
      </w:pPr>
    </w:p>
    <w:p>
      <w:pPr>
        <w:spacing w:before="181" w:line="302" w:lineRule="exact"/>
        <w:ind w:left="1400" w:right="0" w:firstLine="0"/>
        <w:jc w:val="left"/>
        <w:rPr>
          <w:rFonts w:ascii="PMingLiU"/>
          <w:b/>
          <w:sz w:val="23"/>
        </w:rPr>
      </w:pPr>
      <w:r>
        <w:rPr>
          <w:b/>
          <w:sz w:val="23"/>
        </w:rPr>
        <w:t>The</w:t>
      </w:r>
      <w:r>
        <w:rPr>
          <w:b/>
          <w:spacing w:val="6"/>
          <w:sz w:val="23"/>
        </w:rPr>
        <w:t xml:space="preserve"> </w:t>
      </w:r>
      <w:r>
        <w:rPr>
          <w:b/>
          <w:sz w:val="23"/>
        </w:rPr>
        <w:t>following</w:t>
      </w:r>
      <w:r>
        <w:rPr>
          <w:b/>
          <w:spacing w:val="8"/>
          <w:sz w:val="23"/>
        </w:rPr>
        <w:t xml:space="preserve"> </w:t>
      </w:r>
      <w:r>
        <w:rPr>
          <w:b/>
          <w:sz w:val="23"/>
        </w:rPr>
        <w:t>includes</w:t>
      </w:r>
      <w:r>
        <w:rPr>
          <w:b/>
          <w:spacing w:val="6"/>
          <w:sz w:val="23"/>
        </w:rPr>
        <w:t xml:space="preserve"> </w:t>
      </w:r>
      <w:r>
        <w:rPr>
          <w:b/>
          <w:sz w:val="23"/>
        </w:rPr>
        <w:t>our</w:t>
      </w:r>
      <w:r>
        <w:rPr>
          <w:b/>
          <w:spacing w:val="7"/>
          <w:sz w:val="23"/>
        </w:rPr>
        <w:t xml:space="preserve"> </w:t>
      </w:r>
      <w:r>
        <w:rPr>
          <w:b/>
          <w:sz w:val="23"/>
        </w:rPr>
        <w:t>replies</w:t>
      </w:r>
      <w:r>
        <w:rPr>
          <w:b/>
          <w:spacing w:val="7"/>
          <w:sz w:val="23"/>
        </w:rPr>
        <w:t xml:space="preserve"> </w:t>
      </w:r>
      <w:r>
        <w:rPr>
          <w:b/>
          <w:sz w:val="23"/>
        </w:rPr>
        <w:t>to</w:t>
      </w:r>
      <w:r>
        <w:rPr>
          <w:b/>
          <w:spacing w:val="6"/>
          <w:sz w:val="23"/>
        </w:rPr>
        <w:t xml:space="preserve"> </w:t>
      </w:r>
      <w:r>
        <w:rPr>
          <w:b/>
          <w:sz w:val="23"/>
        </w:rPr>
        <w:t>these</w:t>
      </w:r>
      <w:r>
        <w:rPr>
          <w:b/>
          <w:spacing w:val="12"/>
          <w:sz w:val="23"/>
        </w:rPr>
        <w:t xml:space="preserve"> </w:t>
      </w:r>
      <w:r>
        <w:rPr>
          <w:b/>
          <w:sz w:val="23"/>
        </w:rPr>
        <w:t>four</w:t>
      </w:r>
      <w:r>
        <w:rPr>
          <w:b/>
          <w:spacing w:val="7"/>
          <w:sz w:val="23"/>
        </w:rPr>
        <w:t xml:space="preserve"> </w:t>
      </w:r>
      <w:r>
        <w:rPr>
          <w:b/>
          <w:sz w:val="23"/>
        </w:rPr>
        <w:t>sections</w:t>
      </w:r>
      <w:r>
        <w:rPr>
          <w:b/>
          <w:spacing w:val="7"/>
          <w:sz w:val="23"/>
        </w:rPr>
        <w:t xml:space="preserve"> </w:t>
      </w:r>
      <w:r>
        <w:rPr>
          <w:b/>
          <w:sz w:val="23"/>
        </w:rPr>
        <w:t>of</w:t>
      </w:r>
      <w:r>
        <w:rPr>
          <w:b/>
          <w:spacing w:val="6"/>
          <w:sz w:val="23"/>
        </w:rPr>
        <w:t xml:space="preserve"> </w:t>
      </w:r>
      <w:r>
        <w:rPr>
          <w:b/>
          <w:spacing w:val="-2"/>
          <w:sz w:val="23"/>
        </w:rPr>
        <w:t>comments</w:t>
      </w:r>
      <w:r>
        <w:rPr>
          <w:rFonts w:ascii="PMingLiU"/>
          <w:b/>
          <w:spacing w:val="-2"/>
          <w:sz w:val="23"/>
        </w:rPr>
        <w:t>:</w:t>
      </w:r>
    </w:p>
    <w:p>
      <w:pPr>
        <w:pStyle w:val="10"/>
        <w:numPr>
          <w:ilvl w:val="1"/>
          <w:numId w:val="2"/>
        </w:numPr>
        <w:tabs>
          <w:tab w:val="left" w:pos="1750"/>
        </w:tabs>
        <w:spacing w:before="0" w:after="0" w:line="278" w:lineRule="exact"/>
        <w:ind w:left="1750" w:right="0" w:hanging="350"/>
        <w:jc w:val="left"/>
        <w:rPr>
          <w:sz w:val="23"/>
        </w:rPr>
      </w:pPr>
      <w:r>
        <w:rPr>
          <w:sz w:val="23"/>
        </w:rPr>
        <w:t>Editor’s</w:t>
      </w:r>
      <w:r>
        <w:rPr>
          <w:spacing w:val="6"/>
          <w:sz w:val="23"/>
        </w:rPr>
        <w:t xml:space="preserve"> </w:t>
      </w:r>
      <w:r>
        <w:rPr>
          <w:spacing w:val="-2"/>
          <w:sz w:val="23"/>
        </w:rPr>
        <w:t>comments</w:t>
      </w:r>
    </w:p>
    <w:p>
      <w:pPr>
        <w:pStyle w:val="10"/>
        <w:numPr>
          <w:ilvl w:val="1"/>
          <w:numId w:val="2"/>
        </w:numPr>
        <w:tabs>
          <w:tab w:val="left" w:pos="1750"/>
        </w:tabs>
        <w:spacing w:before="4" w:after="0" w:line="240" w:lineRule="auto"/>
        <w:ind w:left="1750" w:right="0" w:hanging="350"/>
        <w:jc w:val="left"/>
        <w:rPr>
          <w:sz w:val="23"/>
        </w:rPr>
      </w:pPr>
      <w:r>
        <w:rPr>
          <w:sz w:val="23"/>
        </w:rPr>
        <w:t>Reviewers’</w:t>
      </w:r>
      <w:r>
        <w:rPr>
          <w:spacing w:val="5"/>
          <w:sz w:val="23"/>
        </w:rPr>
        <w:t xml:space="preserve"> </w:t>
      </w:r>
      <w:r>
        <w:rPr>
          <w:spacing w:val="-2"/>
          <w:sz w:val="23"/>
        </w:rPr>
        <w:t>comments</w:t>
      </w:r>
    </w:p>
    <w:p>
      <w:pPr>
        <w:pStyle w:val="10"/>
        <w:numPr>
          <w:ilvl w:val="1"/>
          <w:numId w:val="2"/>
        </w:numPr>
        <w:tabs>
          <w:tab w:val="left" w:pos="1750"/>
        </w:tabs>
        <w:spacing w:before="4" w:after="0" w:line="240" w:lineRule="auto"/>
        <w:ind w:left="1750" w:right="0" w:hanging="350"/>
        <w:jc w:val="left"/>
        <w:rPr>
          <w:sz w:val="23"/>
        </w:rPr>
      </w:pPr>
      <w:r>
        <w:rPr>
          <w:sz w:val="23"/>
        </w:rPr>
        <w:t>Reviewer</w:t>
      </w:r>
      <w:r>
        <w:rPr>
          <w:spacing w:val="3"/>
          <w:sz w:val="23"/>
        </w:rPr>
        <w:t xml:space="preserve"> </w:t>
      </w:r>
      <w:r>
        <w:rPr>
          <w:sz w:val="23"/>
        </w:rPr>
        <w:t>1’s</w:t>
      </w:r>
      <w:r>
        <w:rPr>
          <w:spacing w:val="4"/>
          <w:sz w:val="23"/>
        </w:rPr>
        <w:t xml:space="preserve"> </w:t>
      </w:r>
      <w:r>
        <w:rPr>
          <w:spacing w:val="-2"/>
          <w:sz w:val="23"/>
        </w:rPr>
        <w:t>comments</w:t>
      </w:r>
    </w:p>
    <w:p>
      <w:pPr>
        <w:pStyle w:val="10"/>
        <w:numPr>
          <w:ilvl w:val="1"/>
          <w:numId w:val="2"/>
        </w:numPr>
        <w:tabs>
          <w:tab w:val="left" w:pos="1750"/>
        </w:tabs>
        <w:spacing w:before="3" w:after="0" w:line="240" w:lineRule="auto"/>
        <w:ind w:left="1750" w:right="0" w:hanging="350"/>
        <w:jc w:val="left"/>
        <w:rPr>
          <w:sz w:val="23"/>
        </w:rPr>
      </w:pPr>
      <w:r>
        <w:rPr>
          <w:sz w:val="23"/>
        </w:rPr>
        <w:t>Reviewer</w:t>
      </w:r>
      <w:r>
        <w:rPr>
          <w:spacing w:val="3"/>
          <w:sz w:val="23"/>
        </w:rPr>
        <w:t xml:space="preserve"> </w:t>
      </w:r>
      <w:r>
        <w:rPr>
          <w:sz w:val="23"/>
        </w:rPr>
        <w:t>2’s</w:t>
      </w:r>
      <w:r>
        <w:rPr>
          <w:spacing w:val="4"/>
          <w:sz w:val="23"/>
        </w:rPr>
        <w:t xml:space="preserve"> </w:t>
      </w:r>
      <w:r>
        <w:rPr>
          <w:spacing w:val="-2"/>
          <w:sz w:val="23"/>
        </w:rPr>
        <w:t>comments</w:t>
      </w:r>
    </w:p>
    <w:p>
      <w:pPr>
        <w:pStyle w:val="6"/>
        <w:spacing w:before="9"/>
        <w:rPr>
          <w:sz w:val="23"/>
        </w:rPr>
      </w:pPr>
    </w:p>
    <w:p>
      <w:pPr>
        <w:spacing w:before="0"/>
        <w:ind w:left="1400" w:right="0" w:firstLine="0"/>
        <w:jc w:val="left"/>
        <w:rPr>
          <w:b/>
          <w:sz w:val="23"/>
        </w:rPr>
      </w:pPr>
      <w:r>
        <mc:AlternateContent>
          <mc:Choice Requires="wps">
            <w:drawing>
              <wp:anchor distT="0" distB="0" distL="0" distR="0" simplePos="0" relativeHeight="251659264" behindDoc="0" locked="0" layoutInCell="1" allowOverlap="1">
                <wp:simplePos x="0" y="0"/>
                <wp:positionH relativeFrom="page">
                  <wp:posOffset>870585</wp:posOffset>
                </wp:positionH>
                <wp:positionV relativeFrom="paragraph">
                  <wp:posOffset>168275</wp:posOffset>
                </wp:positionV>
                <wp:extent cx="5817235" cy="2216150"/>
                <wp:effectExtent l="0" t="0" r="0" b="0"/>
                <wp:wrapNone/>
                <wp:docPr id="8" name="Textbox 8"/>
                <wp:cNvGraphicFramePr/>
                <a:graphic xmlns:a="http://schemas.openxmlformats.org/drawingml/2006/main">
                  <a:graphicData uri="http://schemas.microsoft.com/office/word/2010/wordprocessingShape">
                    <wps:wsp>
                      <wps:cNvSpPr txBox="1"/>
                      <wps:spPr>
                        <a:xfrm>
                          <a:off x="0" y="0"/>
                          <a:ext cx="5817235" cy="2216150"/>
                        </a:xfrm>
                        <a:prstGeom prst="rect">
                          <a:avLst/>
                        </a:prstGeom>
                        <a:solidFill>
                          <a:srgbClr val="D9D9D9"/>
                        </a:solidFill>
                      </wps:spPr>
                      <wps:txbx>
                        <w:txbxContent>
                          <w:p>
                            <w:pPr>
                              <w:spacing w:before="0" w:line="242" w:lineRule="auto"/>
                              <w:ind w:left="28" w:right="67" w:firstLine="0"/>
                              <w:jc w:val="left"/>
                              <w:rPr>
                                <w:color w:val="000000"/>
                                <w:sz w:val="23"/>
                              </w:rPr>
                            </w:pPr>
                            <w:r>
                              <w:rPr>
                                <w:color w:val="000000"/>
                                <w:sz w:val="23"/>
                              </w:rPr>
                              <w:t>Thanks for your submission of a manuscript AGEE38266 titled ‘A predator in need is a predator indeed: generalist arthropod predators function as pest specialists at the late growth stage of rice’ The manuscript has been reviewed by two independent experts. As you will see from their comments copied below, reviewers find the topic of interest for AGEE readership. However, Reviewer#1 raised major concerns that I agree with especially about a better presentation of data on which tests were performed. Please consider presenting data in form of tables of medians and credible interval rather than means d and standard errors; and for figures in form of posterior density plots rather than linear graphs. You must also better argue for the approppriateness of MixSIAR models. I also suggest to carefully edit the manuscript (l.219 : tillering ? and l.247 : tilling instead of tillering ?). Avoid to call for figures in the discussion section (main figures are more commonly associated with results). When revising your manuscript, please consider all issues</w:t>
                            </w:r>
                            <w:r>
                              <w:rPr>
                                <w:color w:val="000000"/>
                                <w:spacing w:val="22"/>
                                <w:sz w:val="23"/>
                              </w:rPr>
                              <w:t xml:space="preserve"> </w:t>
                            </w:r>
                            <w:r>
                              <w:rPr>
                                <w:color w:val="000000"/>
                                <w:sz w:val="23"/>
                              </w:rPr>
                              <w:t>mentioned</w:t>
                            </w:r>
                            <w:r>
                              <w:rPr>
                                <w:color w:val="000000"/>
                                <w:spacing w:val="23"/>
                                <w:sz w:val="23"/>
                              </w:rPr>
                              <w:t xml:space="preserve"> </w:t>
                            </w:r>
                            <w:r>
                              <w:rPr>
                                <w:color w:val="000000"/>
                                <w:sz w:val="23"/>
                              </w:rPr>
                              <w:t>in</w:t>
                            </w:r>
                            <w:r>
                              <w:rPr>
                                <w:color w:val="000000"/>
                                <w:spacing w:val="26"/>
                                <w:sz w:val="23"/>
                              </w:rPr>
                              <w:t xml:space="preserve"> </w:t>
                            </w:r>
                            <w:r>
                              <w:rPr>
                                <w:color w:val="000000"/>
                                <w:sz w:val="23"/>
                              </w:rPr>
                              <w:t>the</w:t>
                            </w:r>
                            <w:r>
                              <w:rPr>
                                <w:color w:val="000000"/>
                                <w:spacing w:val="20"/>
                                <w:sz w:val="23"/>
                              </w:rPr>
                              <w:t xml:space="preserve"> </w:t>
                            </w:r>
                            <w:r>
                              <w:rPr>
                                <w:color w:val="000000"/>
                                <w:sz w:val="23"/>
                              </w:rPr>
                              <w:t>reviewers'</w:t>
                            </w:r>
                            <w:r>
                              <w:rPr>
                                <w:color w:val="000000"/>
                                <w:spacing w:val="19"/>
                                <w:sz w:val="23"/>
                              </w:rPr>
                              <w:t xml:space="preserve"> </w:t>
                            </w:r>
                            <w:r>
                              <w:rPr>
                                <w:color w:val="000000"/>
                                <w:sz w:val="23"/>
                              </w:rPr>
                              <w:t>comments</w:t>
                            </w:r>
                            <w:r>
                              <w:rPr>
                                <w:color w:val="000000"/>
                                <w:spacing w:val="23"/>
                                <w:sz w:val="23"/>
                              </w:rPr>
                              <w:t xml:space="preserve"> </w:t>
                            </w:r>
                            <w:r>
                              <w:rPr>
                                <w:color w:val="000000"/>
                                <w:sz w:val="23"/>
                              </w:rPr>
                              <w:t>carefully.</w:t>
                            </w:r>
                            <w:r>
                              <w:rPr>
                                <w:color w:val="000000"/>
                                <w:spacing w:val="20"/>
                                <w:sz w:val="23"/>
                              </w:rPr>
                              <w:t xml:space="preserve"> </w:t>
                            </w:r>
                            <w:r>
                              <w:rPr>
                                <w:color w:val="000000"/>
                                <w:sz w:val="23"/>
                              </w:rPr>
                              <w:t>Outline</w:t>
                            </w:r>
                            <w:r>
                              <w:rPr>
                                <w:color w:val="000000"/>
                                <w:spacing w:val="19"/>
                                <w:sz w:val="23"/>
                              </w:rPr>
                              <w:t xml:space="preserve"> </w:t>
                            </w:r>
                            <w:r>
                              <w:rPr>
                                <w:color w:val="000000"/>
                                <w:sz w:val="23"/>
                              </w:rPr>
                              <w:t>every</w:t>
                            </w:r>
                            <w:r>
                              <w:rPr>
                                <w:color w:val="000000"/>
                                <w:spacing w:val="23"/>
                                <w:sz w:val="23"/>
                              </w:rPr>
                              <w:t xml:space="preserve"> </w:t>
                            </w:r>
                            <w:r>
                              <w:rPr>
                                <w:color w:val="000000"/>
                                <w:sz w:val="23"/>
                              </w:rPr>
                              <w:t>change</w:t>
                            </w:r>
                            <w:r>
                              <w:rPr>
                                <w:color w:val="000000"/>
                                <w:spacing w:val="23"/>
                                <w:sz w:val="23"/>
                              </w:rPr>
                              <w:t xml:space="preserve"> </w:t>
                            </w:r>
                            <w:r>
                              <w:rPr>
                                <w:color w:val="000000"/>
                                <w:sz w:val="23"/>
                              </w:rPr>
                              <w:t>made</w:t>
                            </w:r>
                            <w:r>
                              <w:rPr>
                                <w:color w:val="000000"/>
                                <w:spacing w:val="20"/>
                                <w:sz w:val="23"/>
                              </w:rPr>
                              <w:t xml:space="preserve"> </w:t>
                            </w:r>
                            <w:r>
                              <w:rPr>
                                <w:color w:val="000000"/>
                                <w:sz w:val="23"/>
                              </w:rPr>
                              <w:t>in</w:t>
                            </w:r>
                            <w:r>
                              <w:rPr>
                                <w:color w:val="000000"/>
                                <w:spacing w:val="23"/>
                                <w:sz w:val="23"/>
                              </w:rPr>
                              <w:t xml:space="preserve"> </w:t>
                            </w:r>
                            <w:r>
                              <w:rPr>
                                <w:color w:val="000000"/>
                                <w:sz w:val="23"/>
                              </w:rPr>
                              <w:t>response to their comments and provide suitable rebuttals for any comments not addressed.</w:t>
                            </w:r>
                          </w:p>
                        </w:txbxContent>
                      </wps:txbx>
                      <wps:bodyPr wrap="square" lIns="0" tIns="0" rIns="0" bIns="0" rtlCol="0">
                        <a:noAutofit/>
                      </wps:bodyPr>
                    </wps:wsp>
                  </a:graphicData>
                </a:graphic>
              </wp:anchor>
            </w:drawing>
          </mc:Choice>
          <mc:Fallback>
            <w:pict>
              <v:shape id="Textbox 8" o:spid="_x0000_s1026" o:spt="202" type="#_x0000_t202" style="position:absolute;left:0pt;margin-left:68.55pt;margin-top:13.25pt;height:174.5pt;width:458.05pt;mso-position-horizontal-relative:page;z-index:251659264;mso-width-relative:page;mso-height-relative:page;" fillcolor="#D9D9D9" filled="t" stroked="f" coordsize="21600,21600" o:gfxdata="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Mg5YLZAAAACwEAAA8AAAAAAAAAAQAgAAAA&#10;IgAAAGRycy9kb3ducmV2LnhtbFBLAQIUABQAAAAIAIdO4kB7Jw9X0QEAAKkDAAAOAAAAAAAAAAEA&#10;IAAAACgBAABkcnMvZTJvRG9jLnhtbFBLBQYAAAAABgAGAFkBAABrBQAAAAA=&#10;">
                <v:fill on="t" focussize="0,0"/>
                <v:stroke on="f"/>
                <v:imagedata o:title=""/>
                <o:lock v:ext="edit" aspectratio="f"/>
                <v:textbox inset="0mm,0mm,0mm,0mm">
                  <w:txbxContent>
                    <w:p>
                      <w:pPr>
                        <w:spacing w:before="0" w:line="242" w:lineRule="auto"/>
                        <w:ind w:left="28" w:right="67" w:firstLine="0"/>
                        <w:jc w:val="left"/>
                        <w:rPr>
                          <w:color w:val="000000"/>
                          <w:sz w:val="23"/>
                        </w:rPr>
                      </w:pPr>
                      <w:r>
                        <w:rPr>
                          <w:color w:val="000000"/>
                          <w:sz w:val="23"/>
                        </w:rPr>
                        <w:t>Thanks for your submission of a manuscript AGEE38266 titled ‘A predator in need is a predator indeed: generalist arthropod predators function as pest specialists at the late growth stage of rice’ The manuscript has been reviewed by two independent experts. As you will see from their comments copied below, reviewers find the topic of interest for AGEE readership. However, Reviewer#1 raised major concerns that I agree with especially about a better presentation of data on which tests were performed. Please consider presenting data in form of tables of medians and credible interval rather than means d and standard errors; and for figures in form of posterior density plots rather than linear graphs. You must also better argue for the approppriateness of MixSIAR models. I also suggest to carefully edit the manuscript (l.219 : tillering ? and l.247 : tilling instead of tillering ?). Avoid to call for figures in the discussion section (main figures are more commonly associated with results). When revising your manuscript, please consider all issues</w:t>
                      </w:r>
                      <w:r>
                        <w:rPr>
                          <w:color w:val="000000"/>
                          <w:spacing w:val="22"/>
                          <w:sz w:val="23"/>
                        </w:rPr>
                        <w:t xml:space="preserve"> </w:t>
                      </w:r>
                      <w:r>
                        <w:rPr>
                          <w:color w:val="000000"/>
                          <w:sz w:val="23"/>
                        </w:rPr>
                        <w:t>mentioned</w:t>
                      </w:r>
                      <w:r>
                        <w:rPr>
                          <w:color w:val="000000"/>
                          <w:spacing w:val="23"/>
                          <w:sz w:val="23"/>
                        </w:rPr>
                        <w:t xml:space="preserve"> </w:t>
                      </w:r>
                      <w:r>
                        <w:rPr>
                          <w:color w:val="000000"/>
                          <w:sz w:val="23"/>
                        </w:rPr>
                        <w:t>in</w:t>
                      </w:r>
                      <w:r>
                        <w:rPr>
                          <w:color w:val="000000"/>
                          <w:spacing w:val="26"/>
                          <w:sz w:val="23"/>
                        </w:rPr>
                        <w:t xml:space="preserve"> </w:t>
                      </w:r>
                      <w:r>
                        <w:rPr>
                          <w:color w:val="000000"/>
                          <w:sz w:val="23"/>
                        </w:rPr>
                        <w:t>the</w:t>
                      </w:r>
                      <w:r>
                        <w:rPr>
                          <w:color w:val="000000"/>
                          <w:spacing w:val="20"/>
                          <w:sz w:val="23"/>
                        </w:rPr>
                        <w:t xml:space="preserve"> </w:t>
                      </w:r>
                      <w:r>
                        <w:rPr>
                          <w:color w:val="000000"/>
                          <w:sz w:val="23"/>
                        </w:rPr>
                        <w:t>reviewers'</w:t>
                      </w:r>
                      <w:r>
                        <w:rPr>
                          <w:color w:val="000000"/>
                          <w:spacing w:val="19"/>
                          <w:sz w:val="23"/>
                        </w:rPr>
                        <w:t xml:space="preserve"> </w:t>
                      </w:r>
                      <w:r>
                        <w:rPr>
                          <w:color w:val="000000"/>
                          <w:sz w:val="23"/>
                        </w:rPr>
                        <w:t>comments</w:t>
                      </w:r>
                      <w:r>
                        <w:rPr>
                          <w:color w:val="000000"/>
                          <w:spacing w:val="23"/>
                          <w:sz w:val="23"/>
                        </w:rPr>
                        <w:t xml:space="preserve"> </w:t>
                      </w:r>
                      <w:r>
                        <w:rPr>
                          <w:color w:val="000000"/>
                          <w:sz w:val="23"/>
                        </w:rPr>
                        <w:t>carefully.</w:t>
                      </w:r>
                      <w:r>
                        <w:rPr>
                          <w:color w:val="000000"/>
                          <w:spacing w:val="20"/>
                          <w:sz w:val="23"/>
                        </w:rPr>
                        <w:t xml:space="preserve"> </w:t>
                      </w:r>
                      <w:r>
                        <w:rPr>
                          <w:color w:val="000000"/>
                          <w:sz w:val="23"/>
                        </w:rPr>
                        <w:t>Outline</w:t>
                      </w:r>
                      <w:r>
                        <w:rPr>
                          <w:color w:val="000000"/>
                          <w:spacing w:val="19"/>
                          <w:sz w:val="23"/>
                        </w:rPr>
                        <w:t xml:space="preserve"> </w:t>
                      </w:r>
                      <w:r>
                        <w:rPr>
                          <w:color w:val="000000"/>
                          <w:sz w:val="23"/>
                        </w:rPr>
                        <w:t>every</w:t>
                      </w:r>
                      <w:r>
                        <w:rPr>
                          <w:color w:val="000000"/>
                          <w:spacing w:val="23"/>
                          <w:sz w:val="23"/>
                        </w:rPr>
                        <w:t xml:space="preserve"> </w:t>
                      </w:r>
                      <w:r>
                        <w:rPr>
                          <w:color w:val="000000"/>
                          <w:sz w:val="23"/>
                        </w:rPr>
                        <w:t>change</w:t>
                      </w:r>
                      <w:r>
                        <w:rPr>
                          <w:color w:val="000000"/>
                          <w:spacing w:val="23"/>
                          <w:sz w:val="23"/>
                        </w:rPr>
                        <w:t xml:space="preserve"> </w:t>
                      </w:r>
                      <w:r>
                        <w:rPr>
                          <w:color w:val="000000"/>
                          <w:sz w:val="23"/>
                        </w:rPr>
                        <w:t>made</w:t>
                      </w:r>
                      <w:r>
                        <w:rPr>
                          <w:color w:val="000000"/>
                          <w:spacing w:val="20"/>
                          <w:sz w:val="23"/>
                        </w:rPr>
                        <w:t xml:space="preserve"> </w:t>
                      </w:r>
                      <w:r>
                        <w:rPr>
                          <w:color w:val="000000"/>
                          <w:sz w:val="23"/>
                        </w:rPr>
                        <w:t>in</w:t>
                      </w:r>
                      <w:r>
                        <w:rPr>
                          <w:color w:val="000000"/>
                          <w:spacing w:val="23"/>
                          <w:sz w:val="23"/>
                        </w:rPr>
                        <w:t xml:space="preserve"> </w:t>
                      </w:r>
                      <w:r>
                        <w:rPr>
                          <w:color w:val="000000"/>
                          <w:sz w:val="23"/>
                        </w:rPr>
                        <w:t>response to their comments and provide suitable rebuttals for any comments not addressed.</w:t>
                      </w:r>
                    </w:p>
                  </w:txbxContent>
                </v:textbox>
              </v:shape>
            </w:pict>
          </mc:Fallback>
        </mc:AlternateContent>
      </w:r>
      <w:r>
        <w:rPr>
          <w:b/>
          <w:sz w:val="23"/>
        </w:rPr>
        <w:t>Editor’s</w:t>
      </w:r>
      <w:r>
        <w:rPr>
          <w:b/>
          <w:spacing w:val="8"/>
          <w:sz w:val="23"/>
        </w:rPr>
        <w:t xml:space="preserve"> </w:t>
      </w:r>
      <w:r>
        <w:rPr>
          <w:b/>
          <w:spacing w:val="-2"/>
          <w:sz w:val="23"/>
        </w:rPr>
        <w:t>comments</w:t>
      </w:r>
    </w:p>
    <w:p>
      <w:pPr>
        <w:pStyle w:val="6"/>
        <w:spacing w:before="5"/>
        <w:rPr>
          <w:b/>
          <w:sz w:val="23"/>
        </w:rPr>
      </w:pPr>
    </w:p>
    <w:p>
      <w:pPr>
        <w:spacing w:before="0"/>
        <w:ind w:left="0" w:right="99" w:firstLine="0"/>
        <w:jc w:val="right"/>
        <w:rPr>
          <w:sz w:val="23"/>
        </w:rPr>
      </w:pPr>
      <w:r>
        <w:rPr>
          <w:spacing w:val="-10"/>
          <w:sz w:val="23"/>
        </w:rPr>
        <w:t>.</w:t>
      </w:r>
    </w:p>
    <w:p>
      <w:pPr>
        <w:pStyle w:val="6"/>
        <w:rPr>
          <w:sz w:val="23"/>
        </w:rPr>
      </w:pPr>
    </w:p>
    <w:p>
      <w:pPr>
        <w:pStyle w:val="6"/>
        <w:rPr>
          <w:sz w:val="23"/>
        </w:rPr>
      </w:pPr>
    </w:p>
    <w:p>
      <w:pPr>
        <w:pStyle w:val="6"/>
        <w:rPr>
          <w:sz w:val="23"/>
        </w:rPr>
      </w:pPr>
    </w:p>
    <w:p>
      <w:pPr>
        <w:pStyle w:val="6"/>
        <w:rPr>
          <w:sz w:val="23"/>
        </w:rPr>
      </w:pPr>
    </w:p>
    <w:p>
      <w:pPr>
        <w:pStyle w:val="6"/>
        <w:rPr>
          <w:sz w:val="23"/>
        </w:rPr>
      </w:pPr>
    </w:p>
    <w:p>
      <w:pPr>
        <w:pStyle w:val="6"/>
        <w:rPr>
          <w:sz w:val="23"/>
        </w:rPr>
      </w:pPr>
    </w:p>
    <w:p>
      <w:pPr>
        <w:pStyle w:val="6"/>
        <w:rPr>
          <w:sz w:val="23"/>
        </w:rPr>
      </w:pPr>
    </w:p>
    <w:p>
      <w:pPr>
        <w:pStyle w:val="6"/>
        <w:rPr>
          <w:sz w:val="23"/>
        </w:rPr>
      </w:pPr>
    </w:p>
    <w:p>
      <w:pPr>
        <w:pStyle w:val="6"/>
        <w:rPr>
          <w:sz w:val="23"/>
        </w:rPr>
      </w:pPr>
    </w:p>
    <w:p>
      <w:pPr>
        <w:pStyle w:val="6"/>
        <w:rPr>
          <w:sz w:val="23"/>
        </w:rPr>
      </w:pPr>
    </w:p>
    <w:p>
      <w:pPr>
        <w:pStyle w:val="6"/>
        <w:rPr>
          <w:sz w:val="23"/>
        </w:rPr>
      </w:pPr>
    </w:p>
    <w:p>
      <w:pPr>
        <w:pStyle w:val="6"/>
        <w:spacing w:before="51"/>
        <w:rPr>
          <w:sz w:val="23"/>
        </w:rPr>
      </w:pPr>
    </w:p>
    <w:p>
      <w:pPr>
        <w:spacing w:before="0" w:line="242" w:lineRule="auto"/>
        <w:ind w:left="1400" w:right="289" w:firstLine="0"/>
        <w:jc w:val="left"/>
        <w:rPr>
          <w:sz w:val="23"/>
        </w:rPr>
      </w:pPr>
      <w:r>
        <w:rPr>
          <w:b/>
          <w:sz w:val="23"/>
        </w:rPr>
        <w:t>[Reply]</w:t>
      </w:r>
      <w:r>
        <w:rPr>
          <w:b/>
          <w:spacing w:val="80"/>
          <w:sz w:val="23"/>
        </w:rPr>
        <w:t xml:space="preserve"> </w:t>
      </w:r>
      <w:r>
        <w:rPr>
          <w:sz w:val="23"/>
        </w:rPr>
        <w:t>We thank the constructive comments from the editor and reviewers.</w:t>
      </w:r>
      <w:r>
        <w:rPr>
          <w:spacing w:val="40"/>
          <w:sz w:val="23"/>
        </w:rPr>
        <w:t xml:space="preserve"> </w:t>
      </w:r>
      <w:r>
        <w:rPr>
          <w:sz w:val="23"/>
        </w:rPr>
        <w:t>We briefly summarize our responses below.</w:t>
      </w:r>
      <w:r>
        <w:rPr>
          <w:spacing w:val="40"/>
          <w:sz w:val="23"/>
        </w:rPr>
        <w:t xml:space="preserve"> </w:t>
      </w:r>
      <w:r>
        <w:rPr>
          <w:sz w:val="23"/>
        </w:rPr>
        <w:t>More details are provided in our point-by-point responses to reviewers’ comments.</w:t>
      </w:r>
    </w:p>
    <w:p>
      <w:pPr>
        <w:pStyle w:val="6"/>
        <w:spacing w:before="7"/>
        <w:rPr>
          <w:sz w:val="23"/>
        </w:rPr>
      </w:pPr>
    </w:p>
    <w:p>
      <w:pPr>
        <w:pStyle w:val="10"/>
        <w:numPr>
          <w:ilvl w:val="0"/>
          <w:numId w:val="3"/>
        </w:numPr>
        <w:tabs>
          <w:tab w:val="left" w:pos="1747"/>
          <w:tab w:val="left" w:pos="1750"/>
        </w:tabs>
        <w:spacing w:before="0" w:after="0" w:line="244" w:lineRule="auto"/>
        <w:ind w:left="1750" w:right="184" w:hanging="351"/>
        <w:jc w:val="left"/>
        <w:rPr>
          <w:sz w:val="23"/>
        </w:rPr>
      </w:pPr>
      <w:r>
        <w:rPr>
          <w:i/>
          <w:sz w:val="23"/>
        </w:rPr>
        <w:t>Table of posterior estimates</w:t>
      </w:r>
      <w:r>
        <w:rPr>
          <w:i/>
          <w:spacing w:val="80"/>
          <w:sz w:val="23"/>
        </w:rPr>
        <w:t xml:space="preserve"> </w:t>
      </w:r>
      <w:r>
        <w:rPr>
          <w:sz w:val="23"/>
        </w:rPr>
        <w:t>As suggested, we now provide a table of posterior means, posterior SDs, posterior medians, and 95% credible intervals for the proportion of prey</w:t>
      </w:r>
      <w:r>
        <w:rPr>
          <w:spacing w:val="40"/>
          <w:sz w:val="23"/>
        </w:rPr>
        <w:t xml:space="preserve"> </w:t>
      </w:r>
      <w:r>
        <w:rPr>
          <w:sz w:val="23"/>
        </w:rPr>
        <w:t>sources in predators’ diet (Appendix B).</w:t>
      </w:r>
      <w:r>
        <w:rPr>
          <w:spacing w:val="40"/>
          <w:sz w:val="23"/>
        </w:rPr>
        <w:t xml:space="preserve"> </w:t>
      </w:r>
      <w:r>
        <w:rPr>
          <w:sz w:val="23"/>
        </w:rPr>
        <w:t>Note that this table includes 711 rows of data (with rice herbivores, tourist herbivores, and detritivores as prey sources) and will result in 237 posterior density plots (figures).</w:t>
      </w:r>
      <w:r>
        <w:rPr>
          <w:spacing w:val="40"/>
          <w:sz w:val="23"/>
        </w:rPr>
        <w:t xml:space="preserve"> </w:t>
      </w:r>
      <w:r>
        <w:rPr>
          <w:sz w:val="23"/>
        </w:rPr>
        <w:t>Below we just list six posterior density plots from this study as examples.</w:t>
      </w:r>
    </w:p>
    <w:p>
      <w:pPr>
        <w:pStyle w:val="6"/>
        <w:spacing w:before="8"/>
        <w:rPr>
          <w:sz w:val="20"/>
        </w:rPr>
      </w:pPr>
      <w:r>
        <mc:AlternateContent>
          <mc:Choice Requires="wpg">
            <w:drawing>
              <wp:anchor distT="0" distB="0" distL="0" distR="0" simplePos="0" relativeHeight="251671552" behindDoc="1" locked="0" layoutInCell="1" allowOverlap="1">
                <wp:simplePos x="0" y="0"/>
                <wp:positionH relativeFrom="page">
                  <wp:posOffset>2166620</wp:posOffset>
                </wp:positionH>
                <wp:positionV relativeFrom="paragraph">
                  <wp:posOffset>166370</wp:posOffset>
                </wp:positionV>
                <wp:extent cx="3435985" cy="224726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3435985" cy="2247265"/>
                          <a:chOff x="0" y="0"/>
                          <a:chExt cx="3435985" cy="2247265"/>
                        </a:xfrm>
                      </wpg:grpSpPr>
                      <pic:pic xmlns:pic="http://schemas.openxmlformats.org/drawingml/2006/picture">
                        <pic:nvPicPr>
                          <pic:cNvPr id="10" name="Image 10"/>
                          <pic:cNvPicPr/>
                        </pic:nvPicPr>
                        <pic:blipFill>
                          <a:blip r:embed="rId52" cstate="print"/>
                          <a:stretch>
                            <a:fillRect/>
                          </a:stretch>
                        </pic:blipFill>
                        <pic:spPr>
                          <a:xfrm>
                            <a:off x="9144" y="0"/>
                            <a:ext cx="2786633" cy="902969"/>
                          </a:xfrm>
                          <a:prstGeom prst="rect">
                            <a:avLst/>
                          </a:prstGeom>
                        </pic:spPr>
                      </pic:pic>
                      <pic:pic xmlns:pic="http://schemas.openxmlformats.org/drawingml/2006/picture">
                        <pic:nvPicPr>
                          <pic:cNvPr id="11" name="Image 11"/>
                          <pic:cNvPicPr/>
                        </pic:nvPicPr>
                        <pic:blipFill>
                          <a:blip r:embed="rId53" cstate="print"/>
                          <a:stretch>
                            <a:fillRect/>
                          </a:stretch>
                        </pic:blipFill>
                        <pic:spPr>
                          <a:xfrm>
                            <a:off x="6858" y="902969"/>
                            <a:ext cx="2782062" cy="22860"/>
                          </a:xfrm>
                          <a:prstGeom prst="rect">
                            <a:avLst/>
                          </a:prstGeom>
                        </pic:spPr>
                      </pic:pic>
                      <pic:pic xmlns:pic="http://schemas.openxmlformats.org/drawingml/2006/picture">
                        <pic:nvPicPr>
                          <pic:cNvPr id="12" name="Image 12"/>
                          <pic:cNvPicPr/>
                        </pic:nvPicPr>
                        <pic:blipFill>
                          <a:blip r:embed="rId54" cstate="print"/>
                          <a:stretch>
                            <a:fillRect/>
                          </a:stretch>
                        </pic:blipFill>
                        <pic:spPr>
                          <a:xfrm>
                            <a:off x="2827782" y="921258"/>
                            <a:ext cx="109727" cy="2286"/>
                          </a:xfrm>
                          <a:prstGeom prst="rect">
                            <a:avLst/>
                          </a:prstGeom>
                        </pic:spPr>
                      </pic:pic>
                      <pic:pic xmlns:pic="http://schemas.openxmlformats.org/drawingml/2006/picture">
                        <pic:nvPicPr>
                          <pic:cNvPr id="13" name="Image 13"/>
                          <pic:cNvPicPr/>
                        </pic:nvPicPr>
                        <pic:blipFill>
                          <a:blip r:embed="rId55" cstate="print"/>
                          <a:stretch>
                            <a:fillRect/>
                          </a:stretch>
                        </pic:blipFill>
                        <pic:spPr>
                          <a:xfrm>
                            <a:off x="0" y="916686"/>
                            <a:ext cx="3435858" cy="285750"/>
                          </a:xfrm>
                          <a:prstGeom prst="rect">
                            <a:avLst/>
                          </a:prstGeom>
                        </pic:spPr>
                      </pic:pic>
                      <pic:pic xmlns:pic="http://schemas.openxmlformats.org/drawingml/2006/picture">
                        <pic:nvPicPr>
                          <pic:cNvPr id="14" name="Image 14"/>
                          <pic:cNvPicPr/>
                        </pic:nvPicPr>
                        <pic:blipFill>
                          <a:blip r:embed="rId56" cstate="print"/>
                          <a:stretch>
                            <a:fillRect/>
                          </a:stretch>
                        </pic:blipFill>
                        <pic:spPr>
                          <a:xfrm>
                            <a:off x="0" y="1188719"/>
                            <a:ext cx="3262122" cy="182880"/>
                          </a:xfrm>
                          <a:prstGeom prst="rect">
                            <a:avLst/>
                          </a:prstGeom>
                        </pic:spPr>
                      </pic:pic>
                      <pic:pic xmlns:pic="http://schemas.openxmlformats.org/drawingml/2006/picture">
                        <pic:nvPicPr>
                          <pic:cNvPr id="15" name="Image 15"/>
                          <pic:cNvPicPr/>
                        </pic:nvPicPr>
                        <pic:blipFill>
                          <a:blip r:embed="rId57" cstate="print"/>
                          <a:stretch>
                            <a:fillRect/>
                          </a:stretch>
                        </pic:blipFill>
                        <pic:spPr>
                          <a:xfrm>
                            <a:off x="0" y="1364741"/>
                            <a:ext cx="2795778" cy="64007"/>
                          </a:xfrm>
                          <a:prstGeom prst="rect">
                            <a:avLst/>
                          </a:prstGeom>
                        </pic:spPr>
                      </pic:pic>
                      <pic:pic xmlns:pic="http://schemas.openxmlformats.org/drawingml/2006/picture">
                        <pic:nvPicPr>
                          <pic:cNvPr id="16" name="Image 16"/>
                          <pic:cNvPicPr/>
                        </pic:nvPicPr>
                        <pic:blipFill>
                          <a:blip r:embed="rId58" cstate="print"/>
                          <a:stretch>
                            <a:fillRect/>
                          </a:stretch>
                        </pic:blipFill>
                        <pic:spPr>
                          <a:xfrm>
                            <a:off x="96011" y="1419605"/>
                            <a:ext cx="2692908" cy="733806"/>
                          </a:xfrm>
                          <a:prstGeom prst="rect">
                            <a:avLst/>
                          </a:prstGeom>
                        </pic:spPr>
                      </pic:pic>
                      <pic:pic xmlns:pic="http://schemas.openxmlformats.org/drawingml/2006/picture">
                        <pic:nvPicPr>
                          <pic:cNvPr id="17" name="Image 17"/>
                          <pic:cNvPicPr/>
                        </pic:nvPicPr>
                        <pic:blipFill>
                          <a:blip r:embed="rId59" cstate="print"/>
                          <a:stretch>
                            <a:fillRect/>
                          </a:stretch>
                        </pic:blipFill>
                        <pic:spPr>
                          <a:xfrm>
                            <a:off x="1243583" y="2167127"/>
                            <a:ext cx="633222" cy="80009"/>
                          </a:xfrm>
                          <a:prstGeom prst="rect">
                            <a:avLst/>
                          </a:prstGeom>
                        </pic:spPr>
                      </pic:pic>
                    </wpg:wgp>
                  </a:graphicData>
                </a:graphic>
              </wp:anchor>
            </w:drawing>
          </mc:Choice>
          <mc:Fallback>
            <w:pict>
              <v:group id="_x0000_s1026" o:spid="_x0000_s1026" o:spt="203" style="position:absolute;left:0pt;margin-left:170.6pt;margin-top:13.1pt;height:176.95pt;width:270.55pt;mso-position-horizontal-relative:page;mso-wrap-distance-bottom:0pt;mso-wrap-distance-top:0pt;z-index:-251644928;mso-width-relative:page;mso-height-relative:page;" coordsize="3435985,2247265" o:gfxdata="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mHrT6YetAD6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">
                <o:lock v:ext="edit" aspectratio="f"/>
                <v:shape id="Image 10" o:spid="_x0000_s1026" o:spt="75" type="#_x0000_t75" style="position:absolute;left:9144;top:0;height:902969;width:2786633;" filled="f" o:preferrelative="t" stroked="f" coordsize="21600,21600" o:gfxdata="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nt8r4A&#10;AADbAAAADwAAAAAAAAABACAAAAAiAAAAZHJzL2Rvd25yZXYueG1sUEsBAhQAFAAAAAgAh07iQDMv&#10;BZ47AAAAOQAAABAAAAAAAAAAAQAgAAAADQEAAGRycy9zaGFwZXhtbC54bWxQSwUGAAAAAAYABgBb&#10;AQAAtwMAAAAA&#10;">
                  <v:fill on="f" focussize="0,0"/>
                  <v:stroke on="f"/>
                  <v:imagedata r:id="rId52" o:title=""/>
                  <o:lock v:ext="edit" aspectratio="f"/>
                </v:shape>
                <v:shape id="Image 11" o:spid="_x0000_s1026" o:spt="75" type="#_x0000_t75" style="position:absolute;left:6858;top:902969;height:22860;width:2782062;" filled="f" o:preferrelative="t" stroked="f" coordsize="21600,21600" o:gfxdata="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hSX07gAAADbAAAA&#10;DwAAAAAAAAABACAAAAAiAAAAZHJzL2Rvd25yZXYueG1sUEsBAhQAFAAAAAgAh07iQDMvBZ47AAAA&#10;OQAAABAAAAAAAAAAAQAgAAAABwEAAGRycy9zaGFwZXhtbC54bWxQSwUGAAAAAAYABgBbAQAAsQMA&#10;AAAA&#10;">
                  <v:fill on="f" focussize="0,0"/>
                  <v:stroke on="f"/>
                  <v:imagedata r:id="rId53" o:title=""/>
                  <o:lock v:ext="edit" aspectratio="f"/>
                </v:shape>
                <v:shape id="Image 12" o:spid="_x0000_s1026" o:spt="75" type="#_x0000_t75" style="position:absolute;left:2827782;top:921258;height:2286;width:109727;" filled="f" o:preferrelative="t" stroked="f" coordsize="21600,21600" o:gfxdata="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lKnMLUAAADbAAAADwAA&#10;AAAAAAABACAAAAAiAAAAZHJzL2Rvd25yZXYueG1sUEsBAhQAFAAAAAgAh07iQDMvBZ47AAAAOQAA&#10;ABAAAAAAAAAAAQAgAAAABAEAAGRycy9zaGFwZXhtbC54bWxQSwUGAAAAAAYABgBbAQAArgMAAAAA&#10;">
                  <v:fill on="f" focussize="0,0"/>
                  <v:stroke on="f"/>
                  <v:imagedata r:id="rId54" o:title=""/>
                  <o:lock v:ext="edit" aspectratio="f"/>
                </v:shape>
                <v:shape id="Image 13" o:spid="_x0000_s1026" o:spt="75" type="#_x0000_t75" style="position:absolute;left:0;top:916686;height:285750;width:3435858;" filled="f" o:preferrelative="t" stroked="f" coordsize="21600,21600" o:gfxdata="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I0QWtwAAANsAAAAP&#10;AAAAAAAAAAEAIAAAACIAAABkcnMvZG93bnJldi54bWxQSwECFAAUAAAACACHTuJAMy8FnjsAAAA5&#10;AAAAEAAAAAAAAAABACAAAAAGAQAAZHJzL3NoYXBleG1sLnhtbFBLBQYAAAAABgAGAFsBAACwAwAA&#10;AAA=&#10;">
                  <v:fill on="f" focussize="0,0"/>
                  <v:stroke on="f"/>
                  <v:imagedata r:id="rId55" o:title=""/>
                  <o:lock v:ext="edit" aspectratio="f"/>
                </v:shape>
                <v:shape id="Image 14" o:spid="_x0000_s1026" o:spt="75" type="#_x0000_t75" style="position:absolute;left:0;top:1188719;height:182880;width:3262122;" filled="f" o:preferrelative="t" stroked="f" coordsize="21600,21600" o:gfxdata="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4QzO/&#10;AAAA2wAAAA8AAAAAAAAAAQAgAAAAIgAAAGRycy9kb3ducmV2LnhtbFBLAQIUABQAAAAIAIdO4kAz&#10;LwWeOwAAADkAAAAQAAAAAAAAAAEAIAAAAA4BAABkcnMvc2hhcGV4bWwueG1sUEsFBgAAAAAGAAYA&#10;WwEAALgDAAAAAA==&#10;">
                  <v:fill on="f" focussize="0,0"/>
                  <v:stroke on="f"/>
                  <v:imagedata r:id="rId56" o:title=""/>
                  <o:lock v:ext="edit" aspectratio="f"/>
                </v:shape>
                <v:shape id="Image 15" o:spid="_x0000_s1026" o:spt="75" type="#_x0000_t75" style="position:absolute;left:0;top:1364741;height:64007;width:2795778;" filled="f" o:preferrelative="t" stroked="f" coordsize="21600,21600" o:gfxdata="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K6ymugAAANsA&#10;AAAPAAAAAAAAAAEAIAAAACIAAABkcnMvZG93bnJldi54bWxQSwECFAAUAAAACACHTuJAMy8FnjsA&#10;AAA5AAAAEAAAAAAAAAABACAAAAAJAQAAZHJzL3NoYXBleG1sLnhtbFBLBQYAAAAABgAGAFsBAACz&#10;AwAAAAA=&#10;">
                  <v:fill on="f" focussize="0,0"/>
                  <v:stroke on="f"/>
                  <v:imagedata r:id="rId57" o:title=""/>
                  <o:lock v:ext="edit" aspectratio="f"/>
                </v:shape>
                <v:shape id="Image 16" o:spid="_x0000_s1026" o:spt="75" type="#_x0000_t75" style="position:absolute;left:96011;top:1419605;height:733806;width:2692908;" filled="f" o:preferrelative="t" stroked="f" coordsize="21600,21600" o:gfxdata="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8oF7sAAADb&#10;AAAADwAAAAAAAAABACAAAAAiAAAAZHJzL2Rvd25yZXYueG1sUEsBAhQAFAAAAAgAh07iQDMvBZ47&#10;AAAAOQAAABAAAAAAAAAAAQAgAAAACgEAAGRycy9zaGFwZXhtbC54bWxQSwUGAAAAAAYABgBbAQAA&#10;tAMAAAAA&#10;">
                  <v:fill on="f" focussize="0,0"/>
                  <v:stroke on="f"/>
                  <v:imagedata r:id="rId58" o:title=""/>
                  <o:lock v:ext="edit" aspectratio="f"/>
                </v:shape>
                <v:shape id="Image 17" o:spid="_x0000_s1026" o:spt="75" type="#_x0000_t75" style="position:absolute;left:1243583;top:2167127;height:80009;width:633222;" filled="f" o:preferrelative="t" stroked="f" coordsize="21600,21600" o:gfxdata="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R4lCi5AAAA2wAA&#10;AA8AAAAAAAAAAQAgAAAAIgAAAGRycy9kb3ducmV2LnhtbFBLAQIUABQAAAAIAIdO4kAzLwWeOwAA&#10;ADkAAAAQAAAAAAAAAAEAIAAAAAgBAABkcnMvc2hhcGV4bWwueG1sUEsFBgAAAAAGAAYAWwEAALID&#10;AAAAAA==&#10;">
                  <v:fill on="f" focussize="0,0"/>
                  <v:stroke on="f"/>
                  <v:imagedata r:id="rId59" o:title=""/>
                  <o:lock v:ext="edit" aspectratio="f"/>
                </v:shape>
                <w10:wrap type="topAndBottom"/>
              </v:group>
            </w:pict>
          </mc:Fallback>
        </mc:AlternateContent>
      </w:r>
    </w:p>
    <w:p>
      <w:pPr>
        <w:spacing w:after="0"/>
        <w:rPr>
          <w:sz w:val="20"/>
        </w:rPr>
        <w:sectPr>
          <w:footerReference r:id="rId10" w:type="default"/>
          <w:pgSz w:w="11910" w:h="16840"/>
          <w:pgMar w:top="1940" w:right="1240" w:bottom="280" w:left="0" w:header="0" w:footer="0" w:gutter="0"/>
          <w:cols w:space="720" w:num="1"/>
        </w:sectPr>
      </w:pPr>
    </w:p>
    <w:p>
      <w:pPr>
        <w:pStyle w:val="6"/>
        <w:spacing w:before="180"/>
        <w:rPr>
          <w:sz w:val="23"/>
        </w:rPr>
      </w:pPr>
    </w:p>
    <w:p>
      <w:pPr>
        <w:pStyle w:val="10"/>
        <w:numPr>
          <w:ilvl w:val="0"/>
          <w:numId w:val="3"/>
        </w:numPr>
        <w:tabs>
          <w:tab w:val="left" w:pos="1747"/>
          <w:tab w:val="left" w:pos="1750"/>
        </w:tabs>
        <w:spacing w:before="0" w:after="0" w:line="242" w:lineRule="auto"/>
        <w:ind w:left="1750" w:right="284" w:hanging="351"/>
        <w:jc w:val="left"/>
        <w:rPr>
          <w:sz w:val="23"/>
        </w:rPr>
      </w:pPr>
      <w:r>
        <w:rPr>
          <w:i/>
          <w:sz w:val="23"/>
        </w:rPr>
        <w:t>Posterior density plots vs. linear graphs</w:t>
      </w:r>
      <w:r>
        <w:rPr>
          <w:i/>
          <w:spacing w:val="80"/>
          <w:sz w:val="23"/>
        </w:rPr>
        <w:t xml:space="preserve"> </w:t>
      </w:r>
      <w:r>
        <w:rPr>
          <w:sz w:val="23"/>
        </w:rPr>
        <w:t>It may not be easy for our readers to digest 237 posterior density plots and generate a conclusion.</w:t>
      </w:r>
      <w:r>
        <w:rPr>
          <w:spacing w:val="40"/>
          <w:sz w:val="23"/>
        </w:rPr>
        <w:t xml:space="preserve"> </w:t>
      </w:r>
      <w:r>
        <w:rPr>
          <w:sz w:val="23"/>
        </w:rPr>
        <w:t>To solve this issue and demonstrate the most important results, we extracted the posterior medians (a key suggestion from the last round of review) from the Bayesian stable isotope mixing models, calculated the SEs for the posterior medians, and presented the results (e.g., Figure 1).</w:t>
      </w:r>
      <w:r>
        <w:rPr>
          <w:spacing w:val="80"/>
          <w:sz w:val="23"/>
        </w:rPr>
        <w:t xml:space="preserve"> </w:t>
      </w:r>
      <w:r>
        <w:rPr>
          <w:sz w:val="23"/>
        </w:rPr>
        <w:t>While there might be other</w:t>
      </w:r>
      <w:r>
        <w:rPr>
          <w:spacing w:val="40"/>
          <w:sz w:val="23"/>
        </w:rPr>
        <w:t xml:space="preserve"> </w:t>
      </w:r>
      <w:r>
        <w:rPr>
          <w:sz w:val="23"/>
        </w:rPr>
        <w:t>ways to present the results, linear graphs (e.g., Figure 1) offer a good option to summarize hundreds of posterior density plots in a simple way and also reflect the time series survey in this study (i.e., different crop stages).</w:t>
      </w:r>
    </w:p>
    <w:p>
      <w:pPr>
        <w:pStyle w:val="6"/>
        <w:spacing w:before="14"/>
        <w:rPr>
          <w:sz w:val="23"/>
        </w:rPr>
      </w:pPr>
    </w:p>
    <w:p>
      <w:pPr>
        <w:pStyle w:val="10"/>
        <w:numPr>
          <w:ilvl w:val="0"/>
          <w:numId w:val="3"/>
        </w:numPr>
        <w:tabs>
          <w:tab w:val="left" w:pos="1747"/>
          <w:tab w:val="left" w:pos="1750"/>
        </w:tabs>
        <w:spacing w:before="0" w:after="0" w:line="242" w:lineRule="auto"/>
        <w:ind w:left="1750" w:right="243" w:hanging="351"/>
        <w:jc w:val="left"/>
        <w:rPr>
          <w:sz w:val="23"/>
        </w:rPr>
      </w:pPr>
      <w:r>
        <w:rPr>
          <w:i/>
          <w:sz w:val="23"/>
        </w:rPr>
        <w:t>Appropriateness of MixSIAR models</w:t>
      </w:r>
      <w:r>
        <w:rPr>
          <w:i/>
          <w:spacing w:val="80"/>
          <w:w w:val="150"/>
          <w:sz w:val="23"/>
        </w:rPr>
        <w:t xml:space="preserve"> </w:t>
      </w:r>
      <w:r>
        <w:rPr>
          <w:sz w:val="23"/>
        </w:rPr>
        <w:t>Thanks for asking this question.</w:t>
      </w:r>
      <w:r>
        <w:rPr>
          <w:spacing w:val="80"/>
          <w:sz w:val="23"/>
        </w:rPr>
        <w:t xml:space="preserve"> </w:t>
      </w:r>
      <w:r>
        <w:rPr>
          <w:sz w:val="23"/>
        </w:rPr>
        <w:t>We are confident about the MixSIAR models in this study because of these reasons: a) We actually consulted one of the MixSIAR creators, Dr. Brian Stock, during our data analysis.</w:t>
      </w:r>
      <w:r>
        <w:rPr>
          <w:spacing w:val="40"/>
          <w:sz w:val="23"/>
        </w:rPr>
        <w:t xml:space="preserve"> </w:t>
      </w:r>
      <w:r>
        <w:rPr>
          <w:sz w:val="23"/>
        </w:rPr>
        <w:t>b) The MixSIAR model estimation in this study is suitable because the three prey sources exhibit distinct isotope signatures in the isotopic space (Appendix A: Fig. S1).</w:t>
      </w:r>
      <w:r>
        <w:rPr>
          <w:spacing w:val="40"/>
          <w:sz w:val="23"/>
        </w:rPr>
        <w:t xml:space="preserve"> </w:t>
      </w:r>
      <w:r>
        <w:rPr>
          <w:sz w:val="23"/>
        </w:rPr>
        <w:t>c) Our model convergence is assessed via Gelman-Rubin and Geweke diagnostics (Line 198).</w:t>
      </w:r>
      <w:r>
        <w:rPr>
          <w:spacing w:val="80"/>
          <w:sz w:val="23"/>
        </w:rPr>
        <w:t xml:space="preserve"> </w:t>
      </w:r>
      <w:r>
        <w:rPr>
          <w:sz w:val="23"/>
        </w:rPr>
        <w:t>The diagnostics show that all of our mixing models have converged, further suggesting the appropriateness of the MixSIAR models in this study.</w:t>
      </w:r>
    </w:p>
    <w:p>
      <w:pPr>
        <w:pStyle w:val="6"/>
        <w:spacing w:before="14"/>
        <w:rPr>
          <w:sz w:val="23"/>
        </w:rPr>
      </w:pPr>
    </w:p>
    <w:p>
      <w:pPr>
        <w:pStyle w:val="10"/>
        <w:numPr>
          <w:ilvl w:val="0"/>
          <w:numId w:val="3"/>
        </w:numPr>
        <w:tabs>
          <w:tab w:val="left" w:pos="1747"/>
          <w:tab w:val="left" w:pos="1750"/>
        </w:tabs>
        <w:spacing w:before="0" w:after="0" w:line="242" w:lineRule="auto"/>
        <w:ind w:left="1750" w:right="293" w:hanging="351"/>
        <w:jc w:val="left"/>
        <w:rPr>
          <w:sz w:val="23"/>
        </w:rPr>
      </w:pPr>
      <w:r>
        <w:rPr>
          <w:i/>
          <w:sz w:val="23"/>
        </w:rPr>
        <w:t>Tillering vs. tilling</w:t>
      </w:r>
      <w:r>
        <w:rPr>
          <w:i/>
          <w:spacing w:val="80"/>
          <w:sz w:val="23"/>
        </w:rPr>
        <w:t xml:space="preserve"> </w:t>
      </w:r>
      <w:r>
        <w:rPr>
          <w:sz w:val="23"/>
        </w:rPr>
        <w:t>a) Thanks for raising this issue.</w:t>
      </w:r>
      <w:r>
        <w:rPr>
          <w:spacing w:val="40"/>
          <w:sz w:val="23"/>
        </w:rPr>
        <w:t xml:space="preserve"> </w:t>
      </w:r>
      <w:r>
        <w:rPr>
          <w:sz w:val="23"/>
        </w:rPr>
        <w:t>Tillering is the appropriate term in this study.</w:t>
      </w:r>
      <w:r>
        <w:rPr>
          <w:spacing w:val="40"/>
          <w:sz w:val="23"/>
        </w:rPr>
        <w:t xml:space="preserve"> </w:t>
      </w:r>
      <w:r>
        <w:rPr>
          <w:sz w:val="23"/>
        </w:rPr>
        <w:t>“Tillering” refers to the stage when plants start to branch rapidly.</w:t>
      </w:r>
      <w:r>
        <w:rPr>
          <w:spacing w:val="40"/>
          <w:sz w:val="23"/>
        </w:rPr>
        <w:t xml:space="preserve"> </w:t>
      </w:r>
      <w:r>
        <w:rPr>
          <w:sz w:val="23"/>
        </w:rPr>
        <w:t>“Tilling” means to prepare the land for growing crops.</w:t>
      </w:r>
      <w:r>
        <w:rPr>
          <w:spacing w:val="40"/>
          <w:sz w:val="23"/>
        </w:rPr>
        <w:t xml:space="preserve"> </w:t>
      </w:r>
      <w:r>
        <w:rPr>
          <w:sz w:val="23"/>
        </w:rPr>
        <w:t>b) We have checked the manuscript thoroughly and corrected one typo in Line 254.</w:t>
      </w:r>
    </w:p>
    <w:p>
      <w:pPr>
        <w:pStyle w:val="6"/>
        <w:spacing w:before="8"/>
        <w:rPr>
          <w:sz w:val="23"/>
        </w:rPr>
      </w:pPr>
    </w:p>
    <w:p>
      <w:pPr>
        <w:pStyle w:val="10"/>
        <w:numPr>
          <w:ilvl w:val="0"/>
          <w:numId w:val="3"/>
        </w:numPr>
        <w:tabs>
          <w:tab w:val="left" w:pos="1747"/>
          <w:tab w:val="left" w:pos="1750"/>
        </w:tabs>
        <w:spacing w:before="1" w:after="0" w:line="242" w:lineRule="auto"/>
        <w:ind w:left="1750" w:right="562" w:hanging="351"/>
        <w:jc w:val="left"/>
        <w:rPr>
          <w:sz w:val="23"/>
        </w:rPr>
      </w:pPr>
      <w:r>
        <w:rPr>
          <w:i/>
          <w:sz w:val="23"/>
        </w:rPr>
        <w:t>Figures in Discussion</w:t>
      </w:r>
      <w:r>
        <w:rPr>
          <w:i/>
          <w:spacing w:val="80"/>
          <w:sz w:val="23"/>
        </w:rPr>
        <w:t xml:space="preserve"> </w:t>
      </w:r>
      <w:r>
        <w:rPr>
          <w:sz w:val="23"/>
        </w:rPr>
        <w:t>Originally we provided figure and table numbers in Discussion to facilitate our readers to locate relevant results.</w:t>
      </w:r>
      <w:r>
        <w:rPr>
          <w:spacing w:val="40"/>
          <w:sz w:val="23"/>
        </w:rPr>
        <w:t xml:space="preserve"> </w:t>
      </w:r>
      <w:r>
        <w:rPr>
          <w:sz w:val="23"/>
        </w:rPr>
        <w:t>As suggested, we now remove this information except for Appendix figures and figure comparisons.</w:t>
      </w:r>
    </w:p>
    <w:p>
      <w:pPr>
        <w:pStyle w:val="6"/>
        <w:rPr>
          <w:sz w:val="23"/>
        </w:rPr>
      </w:pPr>
    </w:p>
    <w:p>
      <w:pPr>
        <w:pStyle w:val="6"/>
        <w:spacing w:before="13"/>
        <w:rPr>
          <w:sz w:val="23"/>
        </w:rPr>
      </w:pPr>
    </w:p>
    <w:p>
      <w:pPr>
        <w:spacing w:before="0"/>
        <w:ind w:left="1400" w:right="0" w:firstLine="0"/>
        <w:jc w:val="left"/>
        <w:rPr>
          <w:b/>
          <w:sz w:val="23"/>
        </w:rPr>
      </w:pPr>
      <w:r>
        <w:rPr>
          <w:b/>
          <w:sz w:val="23"/>
        </w:rPr>
        <w:t>Reviewers’</w:t>
      </w:r>
      <w:r>
        <w:rPr>
          <w:b/>
          <w:spacing w:val="8"/>
          <w:sz w:val="23"/>
        </w:rPr>
        <w:t xml:space="preserve"> </w:t>
      </w:r>
      <w:r>
        <w:rPr>
          <w:b/>
          <w:spacing w:val="-2"/>
          <w:sz w:val="23"/>
        </w:rPr>
        <w:t>comments</w:t>
      </w:r>
    </w:p>
    <w:p>
      <w:pPr>
        <w:pStyle w:val="6"/>
        <w:ind w:left="1371"/>
        <w:rPr>
          <w:sz w:val="20"/>
        </w:rPr>
      </w:pPr>
      <w:r>
        <w:rPr>
          <w:sz w:val="20"/>
        </w:rPr>
        <mc:AlternateContent>
          <mc:Choice Requires="wps">
            <w:drawing>
              <wp:inline distT="0" distB="0" distL="0" distR="0">
                <wp:extent cx="5817235" cy="1022985"/>
                <wp:effectExtent l="0" t="0" r="0" b="0"/>
                <wp:docPr id="18" name="Textbox 18"/>
                <wp:cNvGraphicFramePr/>
                <a:graphic xmlns:a="http://schemas.openxmlformats.org/drawingml/2006/main">
                  <a:graphicData uri="http://schemas.microsoft.com/office/word/2010/wordprocessingShape">
                    <wps:wsp>
                      <wps:cNvSpPr txBox="1"/>
                      <wps:spPr>
                        <a:xfrm>
                          <a:off x="0" y="0"/>
                          <a:ext cx="5817235" cy="1022985"/>
                        </a:xfrm>
                        <a:prstGeom prst="rect">
                          <a:avLst/>
                        </a:prstGeom>
                        <a:solidFill>
                          <a:srgbClr val="D9D9D9"/>
                        </a:solidFill>
                      </wps:spPr>
                      <wps:txbx>
                        <w:txbxContent>
                          <w:p>
                            <w:pPr>
                              <w:tabs>
                                <w:tab w:val="left" w:pos="470"/>
                              </w:tabs>
                              <w:spacing w:before="0" w:line="244" w:lineRule="auto"/>
                              <w:ind w:left="470" w:right="243" w:hanging="442"/>
                              <w:jc w:val="left"/>
                              <w:rPr>
                                <w:color w:val="000000"/>
                                <w:sz w:val="23"/>
                              </w:rPr>
                            </w:pPr>
                            <w:r>
                              <w:rPr>
                                <w:color w:val="000000"/>
                                <w:spacing w:val="-6"/>
                                <w:sz w:val="23"/>
                              </w:rPr>
                              <w:t>1.</w:t>
                            </w:r>
                            <w:r>
                              <w:rPr>
                                <w:color w:val="000000"/>
                                <w:sz w:val="23"/>
                              </w:rPr>
                              <w:tab/>
                            </w:r>
                            <w:r>
                              <w:rPr>
                                <w:color w:val="000000"/>
                                <w:sz w:val="23"/>
                              </w:rPr>
                              <w:t>Are the objectives and the rationale of the study clearly stated? Please provide suggestions to the author(s) on how to improve the clarity of the objectives and rationale of the study. Please number each suggestion so that author(s) can more easily respond.</w:t>
                            </w:r>
                          </w:p>
                          <w:p>
                            <w:pPr>
                              <w:spacing w:before="261" w:line="244" w:lineRule="auto"/>
                              <w:ind w:left="28" w:right="5653" w:firstLine="0"/>
                              <w:jc w:val="left"/>
                              <w:rPr>
                                <w:color w:val="000000"/>
                                <w:sz w:val="23"/>
                              </w:rPr>
                            </w:pPr>
                            <w:r>
                              <w:rPr>
                                <w:color w:val="000000"/>
                                <w:sz w:val="23"/>
                              </w:rPr>
                              <w:t>Reviewer #1: Yes. More clear now Reviewer #2: Yes.</w:t>
                            </w:r>
                          </w:p>
                        </w:txbxContent>
                      </wps:txbx>
                      <wps:bodyPr wrap="square" lIns="0" tIns="0" rIns="0" bIns="0" rtlCol="0">
                        <a:noAutofit/>
                      </wps:bodyPr>
                    </wps:wsp>
                  </a:graphicData>
                </a:graphic>
              </wp:inline>
            </w:drawing>
          </mc:Choice>
          <mc:Fallback>
            <w:pict>
              <v:shape id="Textbox 18" o:spid="_x0000_s1026" o:spt="202" type="#_x0000_t202" style="height:80.55pt;width:458.05pt;" fillcolor="#D9D9D9" filled="t" stroked="f" coordsize="21600,21600" o:gfxdata="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JDTx3nTAAAABQEAAA8AAAAAAAAAAQAgAAAAIgAAAGRycy9k&#10;b3ducmV2LnhtbFBLAQIUABQAAAAIAIdO4kALPniQzgEAAKsDAAAOAAAAAAAAAAEAIAAAACIBAABk&#10;cnMvZTJvRG9jLnhtbFBLBQYAAAAABgAGAFkBAABiBQAAAAA=&#10;">
                <v:fill on="t" focussize="0,0"/>
                <v:stroke on="f"/>
                <v:imagedata o:title=""/>
                <o:lock v:ext="edit" aspectratio="f"/>
                <v:textbox inset="0mm,0mm,0mm,0mm">
                  <w:txbxContent>
                    <w:p>
                      <w:pPr>
                        <w:tabs>
                          <w:tab w:val="left" w:pos="470"/>
                        </w:tabs>
                        <w:spacing w:before="0" w:line="244" w:lineRule="auto"/>
                        <w:ind w:left="470" w:right="243" w:hanging="442"/>
                        <w:jc w:val="left"/>
                        <w:rPr>
                          <w:color w:val="000000"/>
                          <w:sz w:val="23"/>
                        </w:rPr>
                      </w:pPr>
                      <w:r>
                        <w:rPr>
                          <w:color w:val="000000"/>
                          <w:spacing w:val="-6"/>
                          <w:sz w:val="23"/>
                        </w:rPr>
                        <w:t>1.</w:t>
                      </w:r>
                      <w:r>
                        <w:rPr>
                          <w:color w:val="000000"/>
                          <w:sz w:val="23"/>
                        </w:rPr>
                        <w:tab/>
                      </w:r>
                      <w:r>
                        <w:rPr>
                          <w:color w:val="000000"/>
                          <w:sz w:val="23"/>
                        </w:rPr>
                        <w:t>Are the objectives and the rationale of the study clearly stated? Please provide suggestions to the author(s) on how to improve the clarity of the objectives and rationale of the study. Please number each suggestion so that author(s) can more easily respond.</w:t>
                      </w:r>
                    </w:p>
                    <w:p>
                      <w:pPr>
                        <w:spacing w:before="261" w:line="244" w:lineRule="auto"/>
                        <w:ind w:left="28" w:right="5653" w:firstLine="0"/>
                        <w:jc w:val="left"/>
                        <w:rPr>
                          <w:color w:val="000000"/>
                          <w:sz w:val="23"/>
                        </w:rPr>
                      </w:pPr>
                      <w:r>
                        <w:rPr>
                          <w:color w:val="000000"/>
                          <w:sz w:val="23"/>
                        </w:rPr>
                        <w:t>Reviewer #1: Yes. More clear now Reviewer #2: Yes.</w:t>
                      </w:r>
                    </w:p>
                  </w:txbxContent>
                </v:textbox>
                <w10:wrap type="none"/>
                <w10:anchorlock/>
              </v:shape>
            </w:pict>
          </mc:Fallback>
        </mc:AlternateContent>
      </w:r>
    </w:p>
    <w:p>
      <w:pPr>
        <w:spacing w:before="244"/>
        <w:ind w:left="1400" w:right="0" w:firstLine="0"/>
        <w:jc w:val="left"/>
        <w:rPr>
          <w:sz w:val="23"/>
        </w:rPr>
      </w:pPr>
      <w:r>
        <w:rPr>
          <w:b/>
          <w:sz w:val="23"/>
        </w:rPr>
        <w:t>[Reply]</w:t>
      </w:r>
      <w:r>
        <w:rPr>
          <w:b/>
          <w:spacing w:val="33"/>
          <w:sz w:val="23"/>
        </w:rPr>
        <w:t xml:space="preserve">  </w:t>
      </w:r>
      <w:r>
        <w:rPr>
          <w:sz w:val="23"/>
        </w:rPr>
        <w:t>We</w:t>
      </w:r>
      <w:r>
        <w:rPr>
          <w:spacing w:val="4"/>
          <w:sz w:val="23"/>
        </w:rPr>
        <w:t xml:space="preserve"> </w:t>
      </w:r>
      <w:r>
        <w:rPr>
          <w:sz w:val="23"/>
        </w:rPr>
        <w:t>appreciate</w:t>
      </w:r>
      <w:r>
        <w:rPr>
          <w:spacing w:val="3"/>
          <w:sz w:val="23"/>
        </w:rPr>
        <w:t xml:space="preserve"> </w:t>
      </w:r>
      <w:r>
        <w:rPr>
          <w:sz w:val="23"/>
        </w:rPr>
        <w:t>the</w:t>
      </w:r>
      <w:r>
        <w:rPr>
          <w:spacing w:val="1"/>
          <w:sz w:val="23"/>
        </w:rPr>
        <w:t xml:space="preserve"> </w:t>
      </w:r>
      <w:r>
        <w:rPr>
          <w:sz w:val="23"/>
        </w:rPr>
        <w:t>positive</w:t>
      </w:r>
      <w:r>
        <w:rPr>
          <w:spacing w:val="3"/>
          <w:sz w:val="23"/>
        </w:rPr>
        <w:t xml:space="preserve"> </w:t>
      </w:r>
      <w:r>
        <w:rPr>
          <w:spacing w:val="-2"/>
          <w:sz w:val="23"/>
        </w:rPr>
        <w:t>comments.</w:t>
      </w:r>
    </w:p>
    <w:p>
      <w:pPr>
        <w:pStyle w:val="6"/>
        <w:spacing w:before="18"/>
        <w:rPr>
          <w:sz w:val="20"/>
        </w:rPr>
      </w:pPr>
      <w:r>
        <mc:AlternateContent>
          <mc:Choice Requires="wps">
            <w:drawing>
              <wp:anchor distT="0" distB="0" distL="0" distR="0" simplePos="0" relativeHeight="251672576" behindDoc="1" locked="0" layoutInCell="1" allowOverlap="1">
                <wp:simplePos x="0" y="0"/>
                <wp:positionH relativeFrom="page">
                  <wp:posOffset>870585</wp:posOffset>
                </wp:positionH>
                <wp:positionV relativeFrom="paragraph">
                  <wp:posOffset>172720</wp:posOffset>
                </wp:positionV>
                <wp:extent cx="5817235" cy="1193800"/>
                <wp:effectExtent l="0" t="0" r="0" b="0"/>
                <wp:wrapTopAndBottom/>
                <wp:docPr id="19" name="Textbox 19"/>
                <wp:cNvGraphicFramePr/>
                <a:graphic xmlns:a="http://schemas.openxmlformats.org/drawingml/2006/main">
                  <a:graphicData uri="http://schemas.microsoft.com/office/word/2010/wordprocessingShape">
                    <wps:wsp>
                      <wps:cNvSpPr txBox="1"/>
                      <wps:spPr>
                        <a:xfrm>
                          <a:off x="0" y="0"/>
                          <a:ext cx="5817235" cy="1193800"/>
                        </a:xfrm>
                        <a:prstGeom prst="rect">
                          <a:avLst/>
                        </a:prstGeom>
                        <a:solidFill>
                          <a:srgbClr val="D9D9D9"/>
                        </a:solidFill>
                      </wps:spPr>
                      <wps:txbx>
                        <w:txbxContent>
                          <w:p>
                            <w:pPr>
                              <w:tabs>
                                <w:tab w:val="left" w:pos="470"/>
                              </w:tabs>
                              <w:spacing w:before="0" w:line="242" w:lineRule="auto"/>
                              <w:ind w:left="470" w:right="67" w:hanging="442"/>
                              <w:jc w:val="left"/>
                              <w:rPr>
                                <w:color w:val="000000"/>
                                <w:sz w:val="23"/>
                              </w:rPr>
                            </w:pPr>
                            <w:r>
                              <w:rPr>
                                <w:color w:val="000000"/>
                                <w:spacing w:val="-6"/>
                                <w:sz w:val="23"/>
                              </w:rPr>
                              <w:t>2.</w:t>
                            </w:r>
                            <w:r>
                              <w:rPr>
                                <w:color w:val="000000"/>
                                <w:sz w:val="23"/>
                              </w:rPr>
                              <w:tab/>
                            </w:r>
                            <w:r>
                              <w:rPr>
                                <w:color w:val="000000"/>
                                <w:sz w:val="23"/>
                              </w:rPr>
                              <w:t>If applicable, is the application/theory/method/study reported in sufficient detail to allow for its replicability and/or reproducibility? Please provide suggestions to the author(s) on how to improve the replicability/reproducibility of their study. Please number each suggestion so</w:t>
                            </w:r>
                            <w:r>
                              <w:rPr>
                                <w:color w:val="000000"/>
                                <w:spacing w:val="80"/>
                                <w:sz w:val="23"/>
                              </w:rPr>
                              <w:t xml:space="preserve"> </w:t>
                            </w:r>
                            <w:r>
                              <w:rPr>
                                <w:color w:val="000000"/>
                                <w:sz w:val="23"/>
                              </w:rPr>
                              <w:t>that the author(s) can more easily respond.</w:t>
                            </w:r>
                          </w:p>
                          <w:p>
                            <w:pPr>
                              <w:pStyle w:val="6"/>
                              <w:spacing w:before="9"/>
                              <w:rPr>
                                <w:color w:val="000000"/>
                                <w:sz w:val="23"/>
                              </w:rPr>
                            </w:pPr>
                          </w:p>
                          <w:p>
                            <w:pPr>
                              <w:spacing w:before="1" w:line="242" w:lineRule="auto"/>
                              <w:ind w:left="28" w:right="4624" w:firstLine="0"/>
                              <w:jc w:val="left"/>
                              <w:rPr>
                                <w:color w:val="000000"/>
                                <w:sz w:val="23"/>
                              </w:rPr>
                            </w:pPr>
                            <w:r>
                              <w:rPr>
                                <w:color w:val="000000"/>
                                <w:sz w:val="23"/>
                              </w:rPr>
                              <w:t>Reviewer #1: Mark as appropriate with an X: Yes [] No [X] N/A []</w:t>
                            </w:r>
                          </w:p>
                        </w:txbxContent>
                      </wps:txbx>
                      <wps:bodyPr wrap="square" lIns="0" tIns="0" rIns="0" bIns="0" rtlCol="0">
                        <a:noAutofit/>
                      </wps:bodyPr>
                    </wps:wsp>
                  </a:graphicData>
                </a:graphic>
              </wp:anchor>
            </w:drawing>
          </mc:Choice>
          <mc:Fallback>
            <w:pict>
              <v:shape id="Textbox 19" o:spid="_x0000_s1026" o:spt="202" type="#_x0000_t202" style="position:absolute;left:0pt;margin-left:68.55pt;margin-top:13.6pt;height:94pt;width:458.05pt;mso-position-horizontal-relative:page;mso-wrap-distance-bottom:0pt;mso-wrap-distance-top:0pt;z-index:-251643904;mso-width-relative:page;mso-height-relative:page;" fillcolor="#D9D9D9" filled="t" stroked="f" coordsize="21600,21600" o:gfxdata="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s8H3HZAAAACwEAAA8AAAAAAAAAAQAgAAAA&#10;IgAAAGRycy9kb3ducmV2LnhtbFBLAQIUABQAAAAIAIdO4kDp7XTk0QEAAKsDAAAOAAAAAAAAAAEA&#10;IAAAACgBAABkcnMvZTJvRG9jLnhtbFBLBQYAAAAABgAGAFkBAABrBQAAAAA=&#10;">
                <v:fill on="t" focussize="0,0"/>
                <v:stroke on="f"/>
                <v:imagedata o:title=""/>
                <o:lock v:ext="edit" aspectratio="f"/>
                <v:textbox inset="0mm,0mm,0mm,0mm">
                  <w:txbxContent>
                    <w:p>
                      <w:pPr>
                        <w:tabs>
                          <w:tab w:val="left" w:pos="470"/>
                        </w:tabs>
                        <w:spacing w:before="0" w:line="242" w:lineRule="auto"/>
                        <w:ind w:left="470" w:right="67" w:hanging="442"/>
                        <w:jc w:val="left"/>
                        <w:rPr>
                          <w:color w:val="000000"/>
                          <w:sz w:val="23"/>
                        </w:rPr>
                      </w:pPr>
                      <w:r>
                        <w:rPr>
                          <w:color w:val="000000"/>
                          <w:spacing w:val="-6"/>
                          <w:sz w:val="23"/>
                        </w:rPr>
                        <w:t>2.</w:t>
                      </w:r>
                      <w:r>
                        <w:rPr>
                          <w:color w:val="000000"/>
                          <w:sz w:val="23"/>
                        </w:rPr>
                        <w:tab/>
                      </w:r>
                      <w:r>
                        <w:rPr>
                          <w:color w:val="000000"/>
                          <w:sz w:val="23"/>
                        </w:rPr>
                        <w:t>If applicable, is the application/theory/method/study reported in sufficient detail to allow for its replicability and/or reproducibility? Please provide suggestions to the author(s) on how to improve the replicability/reproducibility of their study. Please number each suggestion so</w:t>
                      </w:r>
                      <w:r>
                        <w:rPr>
                          <w:color w:val="000000"/>
                          <w:spacing w:val="80"/>
                          <w:sz w:val="23"/>
                        </w:rPr>
                        <w:t xml:space="preserve"> </w:t>
                      </w:r>
                      <w:r>
                        <w:rPr>
                          <w:color w:val="000000"/>
                          <w:sz w:val="23"/>
                        </w:rPr>
                        <w:t>that the author(s) can more easily respond.</w:t>
                      </w:r>
                    </w:p>
                    <w:p>
                      <w:pPr>
                        <w:pStyle w:val="6"/>
                        <w:spacing w:before="9"/>
                        <w:rPr>
                          <w:color w:val="000000"/>
                          <w:sz w:val="23"/>
                        </w:rPr>
                      </w:pPr>
                    </w:p>
                    <w:p>
                      <w:pPr>
                        <w:spacing w:before="1" w:line="242" w:lineRule="auto"/>
                        <w:ind w:left="28" w:right="4624" w:firstLine="0"/>
                        <w:jc w:val="left"/>
                        <w:rPr>
                          <w:color w:val="000000"/>
                          <w:sz w:val="23"/>
                        </w:rPr>
                      </w:pPr>
                      <w:r>
                        <w:rPr>
                          <w:color w:val="000000"/>
                          <w:sz w:val="23"/>
                        </w:rPr>
                        <w:t>Reviewer #1: Mark as appropriate with an X: Yes [] No [X] N/A []</w:t>
                      </w:r>
                    </w:p>
                  </w:txbxContent>
                </v:textbox>
                <w10:wrap type="topAndBottom"/>
              </v:shape>
            </w:pict>
          </mc:Fallback>
        </mc:AlternateContent>
      </w:r>
    </w:p>
    <w:p>
      <w:pPr>
        <w:spacing w:after="0"/>
        <w:rPr>
          <w:sz w:val="20"/>
        </w:rPr>
        <w:sectPr>
          <w:footerReference r:id="rId11" w:type="default"/>
          <w:pgSz w:w="11910" w:h="16840"/>
          <w:pgMar w:top="1940" w:right="1240" w:bottom="280" w:left="0" w:header="0" w:footer="0" w:gutter="0"/>
          <w:cols w:space="720" w:num="1"/>
        </w:sectPr>
      </w:pPr>
    </w:p>
    <w:p>
      <w:pPr>
        <w:pStyle w:val="6"/>
        <w:spacing w:before="3"/>
        <w:rPr>
          <w:sz w:val="15"/>
        </w:rPr>
      </w:pPr>
    </w:p>
    <w:p>
      <w:pPr>
        <w:pStyle w:val="6"/>
        <w:ind w:left="1371"/>
        <w:rPr>
          <w:sz w:val="20"/>
        </w:rPr>
      </w:pPr>
      <w:r>
        <w:rPr>
          <w:sz w:val="20"/>
        </w:rPr>
        <mc:AlternateContent>
          <mc:Choice Requires="wps">
            <w:drawing>
              <wp:inline distT="0" distB="0" distL="0" distR="0">
                <wp:extent cx="5817235" cy="1193800"/>
                <wp:effectExtent l="0" t="0" r="0" b="0"/>
                <wp:docPr id="20" name="Textbox 20"/>
                <wp:cNvGraphicFramePr/>
                <a:graphic xmlns:a="http://schemas.openxmlformats.org/drawingml/2006/main">
                  <a:graphicData uri="http://schemas.microsoft.com/office/word/2010/wordprocessingShape">
                    <wps:wsp>
                      <wps:cNvSpPr txBox="1"/>
                      <wps:spPr>
                        <a:xfrm>
                          <a:off x="0" y="0"/>
                          <a:ext cx="5817235" cy="1193800"/>
                        </a:xfrm>
                        <a:prstGeom prst="rect">
                          <a:avLst/>
                        </a:prstGeom>
                        <a:solidFill>
                          <a:srgbClr val="D9D9D9"/>
                        </a:solidFill>
                      </wps:spPr>
                      <wps:txbx>
                        <w:txbxContent>
                          <w:p>
                            <w:pPr>
                              <w:spacing w:before="0"/>
                              <w:ind w:left="28" w:right="0" w:firstLine="0"/>
                              <w:jc w:val="left"/>
                              <w:rPr>
                                <w:color w:val="000000"/>
                                <w:sz w:val="23"/>
                              </w:rPr>
                            </w:pPr>
                            <w:r>
                              <w:rPr>
                                <w:color w:val="000000"/>
                                <w:sz w:val="23"/>
                              </w:rPr>
                              <w:t>Provide</w:t>
                            </w:r>
                            <w:r>
                              <w:rPr>
                                <w:color w:val="000000"/>
                                <w:spacing w:val="6"/>
                                <w:sz w:val="23"/>
                              </w:rPr>
                              <w:t xml:space="preserve"> </w:t>
                            </w:r>
                            <w:r>
                              <w:rPr>
                                <w:color w:val="000000"/>
                                <w:sz w:val="23"/>
                              </w:rPr>
                              <w:t>further</w:t>
                            </w:r>
                            <w:r>
                              <w:rPr>
                                <w:color w:val="000000"/>
                                <w:spacing w:val="10"/>
                                <w:sz w:val="23"/>
                              </w:rPr>
                              <w:t xml:space="preserve"> </w:t>
                            </w:r>
                            <w:r>
                              <w:rPr>
                                <w:color w:val="000000"/>
                                <w:sz w:val="23"/>
                              </w:rPr>
                              <w:t>comments</w:t>
                            </w:r>
                            <w:r>
                              <w:rPr>
                                <w:color w:val="000000"/>
                                <w:spacing w:val="6"/>
                                <w:sz w:val="23"/>
                              </w:rPr>
                              <w:t xml:space="preserve"> </w:t>
                            </w:r>
                            <w:r>
                              <w:rPr>
                                <w:color w:val="000000"/>
                                <w:spacing w:val="-2"/>
                                <w:sz w:val="23"/>
                              </w:rPr>
                              <w:t>here:</w:t>
                            </w:r>
                          </w:p>
                          <w:p>
                            <w:pPr>
                              <w:pStyle w:val="6"/>
                              <w:spacing w:before="1"/>
                              <w:rPr>
                                <w:color w:val="000000"/>
                                <w:sz w:val="23"/>
                              </w:rPr>
                            </w:pPr>
                          </w:p>
                          <w:p>
                            <w:pPr>
                              <w:spacing w:before="0" w:line="244" w:lineRule="auto"/>
                              <w:ind w:left="470" w:right="120" w:hanging="442"/>
                              <w:jc w:val="left"/>
                              <w:rPr>
                                <w:color w:val="000000"/>
                                <w:sz w:val="23"/>
                              </w:rPr>
                            </w:pPr>
                            <w:r>
                              <w:rPr>
                                <w:color w:val="000000"/>
                                <w:sz w:val="23"/>
                              </w:rPr>
                              <w:t>2.1) The Bayesian mixing model MixSIAR works primarily within the framework of comparing relative importance of various food source options in consumers’ diets. While the model would work well for the herbivore food sources in predator diets (since we have multiple herbivores in the study), it is hard to see how it worked for herbivores as consumers given that only rice was considered as a source for herbivores.</w:t>
                            </w:r>
                          </w:p>
                        </w:txbxContent>
                      </wps:txbx>
                      <wps:bodyPr wrap="square" lIns="0" tIns="0" rIns="0" bIns="0" rtlCol="0">
                        <a:noAutofit/>
                      </wps:bodyPr>
                    </wps:wsp>
                  </a:graphicData>
                </a:graphic>
              </wp:inline>
            </w:drawing>
          </mc:Choice>
          <mc:Fallback>
            <w:pict>
              <v:shape id="Textbox 20" o:spid="_x0000_s1026" o:spt="202" type="#_x0000_t202" style="height:94pt;width:458.05pt;" fillcolor="#D9D9D9" filled="t" stroked="f" coordsize="21600,21600" o:gfxdata="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LJWhdUAAAAFAQAADwAAAAAAAAABACAAAAAiAAAA&#10;ZHJzL2Rvd25yZXYueG1sUEsBAhQAFAAAAAgAh07iQI3hpezRAQAAqwMAAA4AAAAAAAAAAQAgAAAA&#10;JAEAAGRycy9lMm9Eb2MueG1sUEsFBgAAAAAGAAYAWQEAAGcFAAAAAA==&#10;">
                <v:fill on="t" focussize="0,0"/>
                <v:stroke on="f"/>
                <v:imagedata o:title=""/>
                <o:lock v:ext="edit" aspectratio="f"/>
                <v:textbox inset="0mm,0mm,0mm,0mm">
                  <w:txbxContent>
                    <w:p>
                      <w:pPr>
                        <w:spacing w:before="0"/>
                        <w:ind w:left="28" w:right="0" w:firstLine="0"/>
                        <w:jc w:val="left"/>
                        <w:rPr>
                          <w:color w:val="000000"/>
                          <w:sz w:val="23"/>
                        </w:rPr>
                      </w:pPr>
                      <w:r>
                        <w:rPr>
                          <w:color w:val="000000"/>
                          <w:sz w:val="23"/>
                        </w:rPr>
                        <w:t>Provide</w:t>
                      </w:r>
                      <w:r>
                        <w:rPr>
                          <w:color w:val="000000"/>
                          <w:spacing w:val="6"/>
                          <w:sz w:val="23"/>
                        </w:rPr>
                        <w:t xml:space="preserve"> </w:t>
                      </w:r>
                      <w:r>
                        <w:rPr>
                          <w:color w:val="000000"/>
                          <w:sz w:val="23"/>
                        </w:rPr>
                        <w:t>further</w:t>
                      </w:r>
                      <w:r>
                        <w:rPr>
                          <w:color w:val="000000"/>
                          <w:spacing w:val="10"/>
                          <w:sz w:val="23"/>
                        </w:rPr>
                        <w:t xml:space="preserve"> </w:t>
                      </w:r>
                      <w:r>
                        <w:rPr>
                          <w:color w:val="000000"/>
                          <w:sz w:val="23"/>
                        </w:rPr>
                        <w:t>comments</w:t>
                      </w:r>
                      <w:r>
                        <w:rPr>
                          <w:color w:val="000000"/>
                          <w:spacing w:val="6"/>
                          <w:sz w:val="23"/>
                        </w:rPr>
                        <w:t xml:space="preserve"> </w:t>
                      </w:r>
                      <w:r>
                        <w:rPr>
                          <w:color w:val="000000"/>
                          <w:spacing w:val="-2"/>
                          <w:sz w:val="23"/>
                        </w:rPr>
                        <w:t>here:</w:t>
                      </w:r>
                    </w:p>
                    <w:p>
                      <w:pPr>
                        <w:pStyle w:val="6"/>
                        <w:spacing w:before="1"/>
                        <w:rPr>
                          <w:color w:val="000000"/>
                          <w:sz w:val="23"/>
                        </w:rPr>
                      </w:pPr>
                    </w:p>
                    <w:p>
                      <w:pPr>
                        <w:spacing w:before="0" w:line="244" w:lineRule="auto"/>
                        <w:ind w:left="470" w:right="120" w:hanging="442"/>
                        <w:jc w:val="left"/>
                        <w:rPr>
                          <w:color w:val="000000"/>
                          <w:sz w:val="23"/>
                        </w:rPr>
                      </w:pPr>
                      <w:r>
                        <w:rPr>
                          <w:color w:val="000000"/>
                          <w:sz w:val="23"/>
                        </w:rPr>
                        <w:t>2.1) The Bayesian mixing model MixSIAR works primarily within the framework of comparing relative importance of various food source options in consumers’ diets. While the model would work well for the herbivore food sources in predator diets (since we have multiple herbivores in the study), it is hard to see how it worked for herbivores as consumers given that only rice was considered as a source for herbivores.</w:t>
                      </w:r>
                    </w:p>
                  </w:txbxContent>
                </v:textbox>
                <w10:wrap type="none"/>
                <w10:anchorlock/>
              </v:shape>
            </w:pict>
          </mc:Fallback>
        </mc:AlternateContent>
      </w:r>
    </w:p>
    <w:p>
      <w:pPr>
        <w:spacing w:before="242" w:line="244" w:lineRule="auto"/>
        <w:ind w:left="1400" w:right="0" w:firstLine="0"/>
        <w:jc w:val="left"/>
        <w:rPr>
          <w:sz w:val="23"/>
        </w:rPr>
      </w:pPr>
      <w:r>
        <w:rPr>
          <w:b/>
          <w:sz w:val="23"/>
        </w:rPr>
        <w:t>[Reply]</w:t>
      </w:r>
      <w:r>
        <w:rPr>
          <w:b/>
          <w:spacing w:val="80"/>
          <w:sz w:val="23"/>
        </w:rPr>
        <w:t xml:space="preserve"> </w:t>
      </w:r>
      <w:r>
        <w:rPr>
          <w:sz w:val="23"/>
        </w:rPr>
        <w:t>Yes, if a study aims to analyze the diet composition for herbivores (e.g., generalist herbivores), it will need to include multiple plant sources.</w:t>
      </w:r>
    </w:p>
    <w:p>
      <w:pPr>
        <w:pStyle w:val="6"/>
        <w:spacing w:before="11"/>
        <w:rPr>
          <w:sz w:val="20"/>
        </w:rPr>
      </w:pPr>
      <w:r>
        <mc:AlternateContent>
          <mc:Choice Requires="wps">
            <w:drawing>
              <wp:anchor distT="0" distB="0" distL="0" distR="0" simplePos="0" relativeHeight="251673600" behindDoc="1" locked="0" layoutInCell="1" allowOverlap="1">
                <wp:simplePos x="0" y="0"/>
                <wp:positionH relativeFrom="page">
                  <wp:posOffset>870585</wp:posOffset>
                </wp:positionH>
                <wp:positionV relativeFrom="paragraph">
                  <wp:posOffset>168275</wp:posOffset>
                </wp:positionV>
                <wp:extent cx="5817235" cy="511810"/>
                <wp:effectExtent l="0" t="0" r="0" b="0"/>
                <wp:wrapTopAndBottom/>
                <wp:docPr id="21" name="Textbox 21"/>
                <wp:cNvGraphicFramePr/>
                <a:graphic xmlns:a="http://schemas.openxmlformats.org/drawingml/2006/main">
                  <a:graphicData uri="http://schemas.microsoft.com/office/word/2010/wordprocessingShape">
                    <wps:wsp>
                      <wps:cNvSpPr txBox="1"/>
                      <wps:spPr>
                        <a:xfrm>
                          <a:off x="0" y="0"/>
                          <a:ext cx="5817235" cy="511809"/>
                        </a:xfrm>
                        <a:prstGeom prst="rect">
                          <a:avLst/>
                        </a:prstGeom>
                        <a:solidFill>
                          <a:srgbClr val="D9D9D9"/>
                        </a:solidFill>
                      </wps:spPr>
                      <wps:txbx>
                        <w:txbxContent>
                          <w:p>
                            <w:pPr>
                              <w:spacing w:before="0" w:line="244" w:lineRule="auto"/>
                              <w:ind w:left="470" w:right="243" w:hanging="442"/>
                              <w:jc w:val="left"/>
                              <w:rPr>
                                <w:color w:val="000000"/>
                                <w:sz w:val="23"/>
                              </w:rPr>
                            </w:pPr>
                            <w:r>
                              <w:rPr>
                                <w:color w:val="000000"/>
                                <w:sz w:val="23"/>
                              </w:rPr>
                              <w:t>2.2) The authors also need to state the sources of the means and standard deviation values of the various food sources (usually mandatory) that they applied to the MixSIAR models, and</w:t>
                            </w:r>
                            <w:r>
                              <w:rPr>
                                <w:color w:val="000000"/>
                                <w:spacing w:val="40"/>
                                <w:sz w:val="23"/>
                              </w:rPr>
                              <w:t xml:space="preserve"> </w:t>
                            </w:r>
                            <w:r>
                              <w:rPr>
                                <w:color w:val="000000"/>
                                <w:sz w:val="23"/>
                              </w:rPr>
                              <w:t>why they think these were appropriate for their particular study context</w:t>
                            </w:r>
                          </w:p>
                        </w:txbxContent>
                      </wps:txbx>
                      <wps:bodyPr wrap="square" lIns="0" tIns="0" rIns="0" bIns="0" rtlCol="0">
                        <a:noAutofit/>
                      </wps:bodyPr>
                    </wps:wsp>
                  </a:graphicData>
                </a:graphic>
              </wp:anchor>
            </w:drawing>
          </mc:Choice>
          <mc:Fallback>
            <w:pict>
              <v:shape id="Textbox 21" o:spid="_x0000_s1026" o:spt="202" type="#_x0000_t202" style="position:absolute;left:0pt;margin-left:68.55pt;margin-top:13.25pt;height:40.3pt;width:458.05pt;mso-position-horizontal-relative:page;mso-wrap-distance-bottom:0pt;mso-wrap-distance-top:0pt;z-index:-251642880;mso-width-relative:page;mso-height-relative:page;" fillcolor="#D9D9D9" filled="t" stroked="f" coordsize="21600,21600" o:gfxdata="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9RT05tgAAAALAQAADwAAAAAAAAABACAAAAAiAAAA&#10;ZHJzL2Rvd25yZXYueG1sUEsBAhQAFAAAAAgAh07iQNxaC4rOAQAAqgMAAA4AAAAAAAAAAQAgAAAA&#10;JwEAAGRycy9lMm9Eb2MueG1sUEsFBgAAAAAGAAYAWQEAAGcFAAAAAA==&#10;">
                <v:fill on="t" focussize="0,0"/>
                <v:stroke on="f"/>
                <v:imagedata o:title=""/>
                <o:lock v:ext="edit" aspectratio="f"/>
                <v:textbox inset="0mm,0mm,0mm,0mm">
                  <w:txbxContent>
                    <w:p>
                      <w:pPr>
                        <w:spacing w:before="0" w:line="244" w:lineRule="auto"/>
                        <w:ind w:left="470" w:right="243" w:hanging="442"/>
                        <w:jc w:val="left"/>
                        <w:rPr>
                          <w:color w:val="000000"/>
                          <w:sz w:val="23"/>
                        </w:rPr>
                      </w:pPr>
                      <w:r>
                        <w:rPr>
                          <w:color w:val="000000"/>
                          <w:sz w:val="23"/>
                        </w:rPr>
                        <w:t>2.2) The authors also need to state the sources of the means and standard deviation values of the various food sources (usually mandatory) that they applied to the MixSIAR models, and</w:t>
                      </w:r>
                      <w:r>
                        <w:rPr>
                          <w:color w:val="000000"/>
                          <w:spacing w:val="40"/>
                          <w:sz w:val="23"/>
                        </w:rPr>
                        <w:t xml:space="preserve"> </w:t>
                      </w:r>
                      <w:r>
                        <w:rPr>
                          <w:color w:val="000000"/>
                          <w:sz w:val="23"/>
                        </w:rPr>
                        <w:t>why they think these were appropriate for their particular study context</w:t>
                      </w:r>
                    </w:p>
                  </w:txbxContent>
                </v:textbox>
                <w10:wrap type="topAndBottom"/>
              </v:shape>
            </w:pict>
          </mc:Fallback>
        </mc:AlternateContent>
      </w:r>
    </w:p>
    <w:p>
      <w:pPr>
        <w:pStyle w:val="6"/>
        <w:spacing w:before="4"/>
        <w:rPr>
          <w:sz w:val="23"/>
        </w:rPr>
      </w:pPr>
    </w:p>
    <w:p>
      <w:pPr>
        <w:spacing w:before="0" w:line="244" w:lineRule="auto"/>
        <w:ind w:left="1400" w:right="401" w:firstLine="0"/>
        <w:jc w:val="left"/>
        <w:rPr>
          <w:sz w:val="23"/>
        </w:rPr>
      </w:pPr>
      <w:r>
        <w:rPr>
          <w:b/>
          <w:sz w:val="23"/>
        </w:rPr>
        <w:t>[Reply]</w:t>
      </w:r>
      <w:r>
        <w:rPr>
          <w:b/>
          <w:spacing w:val="80"/>
          <w:sz w:val="23"/>
        </w:rPr>
        <w:t xml:space="preserve"> </w:t>
      </w:r>
      <w:r>
        <w:rPr>
          <w:sz w:val="23"/>
        </w:rPr>
        <w:t>Please find this information in the stable isotope biplot (mean and 95% CI) for the three prey sources of this study (Appendix A: Fig. S1).</w:t>
      </w:r>
      <w:r>
        <w:rPr>
          <w:spacing w:val="40"/>
          <w:sz w:val="23"/>
        </w:rPr>
        <w:t xml:space="preserve"> </w:t>
      </w:r>
      <w:r>
        <w:rPr>
          <w:sz w:val="23"/>
        </w:rPr>
        <w:t xml:space="preserve">Our models should be appropriate because a) the three prey sources exhibit distinct isotope signatures in the isotopic space (Appendix A: Fig. S1), and b) our models pass the Gelman-Rubin and Geweke’s convergence </w:t>
      </w:r>
      <w:r>
        <w:rPr>
          <w:spacing w:val="-2"/>
          <w:sz w:val="23"/>
        </w:rPr>
        <w:t>diagnostics.</w:t>
      </w:r>
    </w:p>
    <w:p>
      <w:pPr>
        <w:pStyle w:val="6"/>
        <w:spacing w:before="7"/>
        <w:rPr>
          <w:sz w:val="20"/>
        </w:rPr>
      </w:pPr>
      <w:r>
        <mc:AlternateContent>
          <mc:Choice Requires="wps">
            <w:drawing>
              <wp:anchor distT="0" distB="0" distL="0" distR="0" simplePos="0" relativeHeight="251674624" behindDoc="1" locked="0" layoutInCell="1" allowOverlap="1">
                <wp:simplePos x="0" y="0"/>
                <wp:positionH relativeFrom="page">
                  <wp:posOffset>870585</wp:posOffset>
                </wp:positionH>
                <wp:positionV relativeFrom="paragraph">
                  <wp:posOffset>165735</wp:posOffset>
                </wp:positionV>
                <wp:extent cx="5817235" cy="852170"/>
                <wp:effectExtent l="0" t="0" r="0" b="0"/>
                <wp:wrapTopAndBottom/>
                <wp:docPr id="22" name="Textbox 22"/>
                <wp:cNvGraphicFramePr/>
                <a:graphic xmlns:a="http://schemas.openxmlformats.org/drawingml/2006/main">
                  <a:graphicData uri="http://schemas.microsoft.com/office/word/2010/wordprocessingShape">
                    <wps:wsp>
                      <wps:cNvSpPr txBox="1"/>
                      <wps:spPr>
                        <a:xfrm>
                          <a:off x="0" y="0"/>
                          <a:ext cx="5817235" cy="852169"/>
                        </a:xfrm>
                        <a:prstGeom prst="rect">
                          <a:avLst/>
                        </a:prstGeom>
                        <a:solidFill>
                          <a:srgbClr val="D9D9D9"/>
                        </a:solidFill>
                      </wps:spPr>
                      <wps:txbx>
                        <w:txbxContent>
                          <w:p>
                            <w:pPr>
                              <w:spacing w:before="0" w:line="244" w:lineRule="auto"/>
                              <w:ind w:left="470" w:right="120" w:hanging="442"/>
                              <w:jc w:val="left"/>
                              <w:rPr>
                                <w:color w:val="000000"/>
                                <w:sz w:val="23"/>
                              </w:rPr>
                            </w:pPr>
                            <w:r>
                              <w:rPr>
                                <w:color w:val="000000"/>
                                <w:sz w:val="23"/>
                              </w:rPr>
                              <w:t>2.3) In disputing the suggestion that a 1-km buffer is too large for most low-mobility arthropods with regards to trophic linkages, the authors refer to Rusch 2016 and Karp 2018 to maintain their stance. However, the two references relate to landscape-scale rather that plot-level or farm-level contexts which is the case for the present study. Also the full reference for Karp</w:t>
                            </w:r>
                            <w:r>
                              <w:rPr>
                                <w:color w:val="000000"/>
                                <w:spacing w:val="40"/>
                                <w:sz w:val="23"/>
                              </w:rPr>
                              <w:t xml:space="preserve"> </w:t>
                            </w:r>
                            <w:r>
                              <w:rPr>
                                <w:color w:val="000000"/>
                                <w:sz w:val="23"/>
                              </w:rPr>
                              <w:t>is not included in the bibliography</w:t>
                            </w:r>
                          </w:p>
                        </w:txbxContent>
                      </wps:txbx>
                      <wps:bodyPr wrap="square" lIns="0" tIns="0" rIns="0" bIns="0" rtlCol="0">
                        <a:noAutofit/>
                      </wps:bodyPr>
                    </wps:wsp>
                  </a:graphicData>
                </a:graphic>
              </wp:anchor>
            </w:drawing>
          </mc:Choice>
          <mc:Fallback>
            <w:pict>
              <v:shape id="Textbox 22" o:spid="_x0000_s1026" o:spt="202" type="#_x0000_t202" style="position:absolute;left:0pt;margin-left:68.55pt;margin-top:13.05pt;height:67.1pt;width:458.05pt;mso-position-horizontal-relative:page;mso-wrap-distance-bottom:0pt;mso-wrap-distance-top:0pt;z-index:-251641856;mso-width-relative:page;mso-height-relative:page;" fillcolor="#D9D9D9" filled="t" stroked="f" coordsize="21600,21600" o:gfxdata="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aTIne2QAAAAsBAAAPAAAAAAAAAAEAIAAAACIA&#10;AABkcnMvZG93bnJldi54bWxQSwECFAAUAAAACACHTuJAJ4vNWM8BAACqAwAADgAAAAAAAAABACAA&#10;AAAoAQAAZHJzL2Uyb0RvYy54bWxQSwUGAAAAAAYABgBZAQAAaQUAAAAA&#10;">
                <v:fill on="t" focussize="0,0"/>
                <v:stroke on="f"/>
                <v:imagedata o:title=""/>
                <o:lock v:ext="edit" aspectratio="f"/>
                <v:textbox inset="0mm,0mm,0mm,0mm">
                  <w:txbxContent>
                    <w:p>
                      <w:pPr>
                        <w:spacing w:before="0" w:line="244" w:lineRule="auto"/>
                        <w:ind w:left="470" w:right="120" w:hanging="442"/>
                        <w:jc w:val="left"/>
                        <w:rPr>
                          <w:color w:val="000000"/>
                          <w:sz w:val="23"/>
                        </w:rPr>
                      </w:pPr>
                      <w:r>
                        <w:rPr>
                          <w:color w:val="000000"/>
                          <w:sz w:val="23"/>
                        </w:rPr>
                        <w:t>2.3) In disputing the suggestion that a 1-km buffer is too large for most low-mobility arthropods with regards to trophic linkages, the authors refer to Rusch 2016 and Karp 2018 to maintain their stance. However, the two references relate to landscape-scale rather that plot-level or farm-level contexts which is the case for the present study. Also the full reference for Karp</w:t>
                      </w:r>
                      <w:r>
                        <w:rPr>
                          <w:color w:val="000000"/>
                          <w:spacing w:val="40"/>
                          <w:sz w:val="23"/>
                        </w:rPr>
                        <w:t xml:space="preserve"> </w:t>
                      </w:r>
                      <w:r>
                        <w:rPr>
                          <w:color w:val="000000"/>
                          <w:sz w:val="23"/>
                        </w:rPr>
                        <w:t>is not included in the bibliography</w:t>
                      </w:r>
                    </w:p>
                  </w:txbxContent>
                </v:textbox>
                <w10:wrap type="topAndBottom"/>
              </v:shape>
            </w:pict>
          </mc:Fallback>
        </mc:AlternateContent>
      </w:r>
    </w:p>
    <w:p>
      <w:pPr>
        <w:pStyle w:val="6"/>
        <w:spacing w:before="5"/>
        <w:rPr>
          <w:sz w:val="23"/>
        </w:rPr>
      </w:pPr>
    </w:p>
    <w:p>
      <w:pPr>
        <w:spacing w:before="0"/>
        <w:ind w:left="1400" w:right="0" w:firstLine="0"/>
        <w:jc w:val="left"/>
        <w:rPr>
          <w:b/>
          <w:sz w:val="23"/>
        </w:rPr>
      </w:pPr>
      <w:r>
        <w:rPr>
          <w:b/>
          <w:spacing w:val="-2"/>
          <w:sz w:val="23"/>
        </w:rPr>
        <w:t>[Reply]</w:t>
      </w:r>
    </w:p>
    <w:p>
      <w:pPr>
        <w:pStyle w:val="6"/>
        <w:spacing w:before="6"/>
        <w:rPr>
          <w:b/>
          <w:sz w:val="23"/>
        </w:rPr>
      </w:pPr>
    </w:p>
    <w:p>
      <w:pPr>
        <w:pStyle w:val="10"/>
        <w:numPr>
          <w:ilvl w:val="1"/>
          <w:numId w:val="3"/>
        </w:numPr>
        <w:tabs>
          <w:tab w:val="left" w:pos="1747"/>
          <w:tab w:val="left" w:pos="1750"/>
        </w:tabs>
        <w:spacing w:before="1" w:after="0" w:line="242" w:lineRule="auto"/>
        <w:ind w:left="1750" w:right="511" w:hanging="351"/>
        <w:jc w:val="left"/>
        <w:rPr>
          <w:sz w:val="23"/>
        </w:rPr>
      </w:pPr>
      <w:r>
        <w:rPr>
          <w:sz w:val="23"/>
        </w:rPr>
        <w:t>Thank the reviewer for pointing out this.</w:t>
      </w:r>
      <w:r>
        <w:rPr>
          <w:spacing w:val="40"/>
          <w:sz w:val="23"/>
        </w:rPr>
        <w:t xml:space="preserve"> </w:t>
      </w:r>
      <w:r>
        <w:rPr>
          <w:sz w:val="23"/>
        </w:rPr>
        <w:t>We now add Karp et al. (2018) to our reference. Therefore, both Rusch et al. (2016) and Karp et al (2018) are included in our reference:</w:t>
      </w:r>
    </w:p>
    <w:p>
      <w:pPr>
        <w:pStyle w:val="6"/>
        <w:spacing w:before="6"/>
        <w:rPr>
          <w:sz w:val="23"/>
        </w:rPr>
      </w:pPr>
    </w:p>
    <w:p>
      <w:pPr>
        <w:spacing w:before="0" w:line="242" w:lineRule="auto"/>
        <w:ind w:left="1750" w:right="289" w:firstLine="0"/>
        <w:jc w:val="left"/>
        <w:rPr>
          <w:sz w:val="23"/>
        </w:rPr>
      </w:pPr>
      <w:r>
        <w:rPr>
          <w:sz w:val="23"/>
        </w:rPr>
        <w:t>Rusch, A., Chaplin-Kramer, R., Gardiner, M.M., Hawro, V., Holland, J., Landis, D., Thies,</w:t>
      </w:r>
      <w:r>
        <w:rPr>
          <w:spacing w:val="40"/>
          <w:sz w:val="23"/>
        </w:rPr>
        <w:t xml:space="preserve"> </w:t>
      </w:r>
      <w:r>
        <w:rPr>
          <w:sz w:val="23"/>
        </w:rPr>
        <w:t>C., Tscharntke, T., Weisser, W.W., Winqvist, C., 2016. Agricultural landscape simplification reduces natural pest control: A quantitative synthesis. Agriculture, Ecosystems &amp;</w:t>
      </w:r>
      <w:r>
        <w:rPr>
          <w:spacing w:val="40"/>
          <w:sz w:val="23"/>
        </w:rPr>
        <w:t xml:space="preserve"> </w:t>
      </w:r>
      <w:r>
        <w:rPr>
          <w:sz w:val="23"/>
        </w:rPr>
        <w:t>Environment 221, 198-204.</w:t>
      </w:r>
    </w:p>
    <w:p>
      <w:pPr>
        <w:pStyle w:val="6"/>
        <w:spacing w:before="8"/>
        <w:rPr>
          <w:sz w:val="23"/>
        </w:rPr>
      </w:pPr>
    </w:p>
    <w:p>
      <w:pPr>
        <w:spacing w:before="1" w:line="242" w:lineRule="auto"/>
        <w:ind w:left="1750" w:right="401" w:firstLine="0"/>
        <w:jc w:val="left"/>
        <w:rPr>
          <w:sz w:val="23"/>
        </w:rPr>
      </w:pPr>
      <w:r>
        <w:rPr>
          <w:sz w:val="23"/>
        </w:rPr>
        <w:t>Karp, D.S., Chaplin-Kramer, R., Meehan, T.D., Martin, E.A., DeClerck, F., Grab, H., Gratton, C., Hunt, L., Larsen, A.E., Martínez-Salinas, A., 2018. Crop pests and predators exhibit inconsistent responses to surrounding landscape composition. Proceedings of the National Academy of Sciences 115, E7863-E7870.</w:t>
      </w:r>
    </w:p>
    <w:p>
      <w:pPr>
        <w:pStyle w:val="6"/>
        <w:spacing w:before="8"/>
        <w:rPr>
          <w:sz w:val="23"/>
        </w:rPr>
      </w:pPr>
    </w:p>
    <w:p>
      <w:pPr>
        <w:pStyle w:val="10"/>
        <w:numPr>
          <w:ilvl w:val="1"/>
          <w:numId w:val="3"/>
        </w:numPr>
        <w:tabs>
          <w:tab w:val="left" w:pos="1747"/>
          <w:tab w:val="left" w:pos="1750"/>
        </w:tabs>
        <w:spacing w:before="0" w:after="0" w:line="242" w:lineRule="auto"/>
        <w:ind w:left="1750" w:right="310" w:hanging="351"/>
        <w:jc w:val="left"/>
        <w:rPr>
          <w:sz w:val="23"/>
        </w:rPr>
      </w:pPr>
      <w:r>
        <w:rPr>
          <w:sz w:val="23"/>
        </w:rPr>
        <w:t>We agree that there is no universal consensus on the buffer zone.</w:t>
      </w:r>
      <w:r>
        <w:rPr>
          <w:spacing w:val="40"/>
          <w:sz w:val="23"/>
        </w:rPr>
        <w:t xml:space="preserve"> </w:t>
      </w:r>
      <w:r>
        <w:rPr>
          <w:sz w:val="23"/>
        </w:rPr>
        <w:t>The 1-km radius in this study was based on previous studies (Rusch et al., 2016; Karp et al. 2018).</w:t>
      </w:r>
      <w:r>
        <w:rPr>
          <w:spacing w:val="40"/>
          <w:sz w:val="23"/>
        </w:rPr>
        <w:t xml:space="preserve"> </w:t>
      </w:r>
      <w:r>
        <w:rPr>
          <w:sz w:val="23"/>
        </w:rPr>
        <w:t>In fact, Rusch et al. (2016) stated in their methods section that “The 1 km spatial extent was selected because it has been identified as a relevant scale to understand trophic interactions and population</w:t>
      </w:r>
    </w:p>
    <w:p>
      <w:pPr>
        <w:spacing w:after="0" w:line="242" w:lineRule="auto"/>
        <w:jc w:val="left"/>
        <w:rPr>
          <w:sz w:val="23"/>
        </w:rPr>
        <w:sectPr>
          <w:footerReference r:id="rId12" w:type="default"/>
          <w:pgSz w:w="11910" w:h="16840"/>
          <w:pgMar w:top="1940" w:right="1240" w:bottom="280" w:left="0" w:header="0" w:footer="0" w:gutter="0"/>
          <w:cols w:space="720" w:num="1"/>
        </w:sectPr>
      </w:pPr>
    </w:p>
    <w:p>
      <w:pPr>
        <w:spacing w:before="175" w:line="242" w:lineRule="auto"/>
        <w:ind w:left="1750" w:right="871" w:firstLine="0"/>
        <w:jc w:val="both"/>
        <w:rPr>
          <w:sz w:val="23"/>
        </w:rPr>
      </w:pPr>
      <w:r>
        <w:rPr>
          <w:sz w:val="23"/>
        </w:rPr>
        <w:t>dynamics for a range of organisms including natural enemies of crop pests (Thies and Tscharntke, 1999, Thies et al., 2005)”.</w:t>
      </w:r>
      <w:r>
        <w:rPr>
          <w:spacing w:val="40"/>
          <w:sz w:val="23"/>
        </w:rPr>
        <w:t xml:space="preserve"> </w:t>
      </w:r>
      <w:r>
        <w:rPr>
          <w:sz w:val="23"/>
        </w:rPr>
        <w:t>Therefore, we decided to use a 1-km radius to evaluate the effect of surrounding forest cover on each study farm.</w:t>
      </w:r>
    </w:p>
    <w:p>
      <w:pPr>
        <w:pStyle w:val="6"/>
        <w:spacing w:before="19"/>
        <w:rPr>
          <w:sz w:val="20"/>
        </w:rPr>
      </w:pPr>
      <w:r>
        <mc:AlternateContent>
          <mc:Choice Requires="wps">
            <w:drawing>
              <wp:anchor distT="0" distB="0" distL="0" distR="0" simplePos="0" relativeHeight="251674624" behindDoc="1" locked="0" layoutInCell="1" allowOverlap="1">
                <wp:simplePos x="0" y="0"/>
                <wp:positionH relativeFrom="page">
                  <wp:posOffset>870585</wp:posOffset>
                </wp:positionH>
                <wp:positionV relativeFrom="paragraph">
                  <wp:posOffset>173355</wp:posOffset>
                </wp:positionV>
                <wp:extent cx="5817235" cy="1363345"/>
                <wp:effectExtent l="0" t="0" r="0" b="0"/>
                <wp:wrapTopAndBottom/>
                <wp:docPr id="23" name="Textbox 23"/>
                <wp:cNvGraphicFramePr/>
                <a:graphic xmlns:a="http://schemas.openxmlformats.org/drawingml/2006/main">
                  <a:graphicData uri="http://schemas.microsoft.com/office/word/2010/wordprocessingShape">
                    <wps:wsp>
                      <wps:cNvSpPr txBox="1"/>
                      <wps:spPr>
                        <a:xfrm>
                          <a:off x="0" y="0"/>
                          <a:ext cx="5817235" cy="1363345"/>
                        </a:xfrm>
                        <a:prstGeom prst="rect">
                          <a:avLst/>
                        </a:prstGeom>
                        <a:solidFill>
                          <a:srgbClr val="D9D9D9"/>
                        </a:solidFill>
                      </wps:spPr>
                      <wps:txbx>
                        <w:txbxContent>
                          <w:p>
                            <w:pPr>
                              <w:spacing w:before="0" w:line="242" w:lineRule="auto"/>
                              <w:ind w:left="470" w:right="120" w:hanging="442"/>
                              <w:jc w:val="left"/>
                              <w:rPr>
                                <w:color w:val="000000"/>
                                <w:sz w:val="23"/>
                              </w:rPr>
                            </w:pPr>
                            <w:r>
                              <w:rPr>
                                <w:color w:val="000000"/>
                                <w:sz w:val="23"/>
                              </w:rPr>
                              <w:t>2.4) Like Reviewer#1 pointed out, and so did I in my initial review, the role of years on observed trends seems irrelevant, given that, firstly, agronomic practices on rice-fields of Taiwan are the same always and, secondly, years are not ecological variables such as habitat characteristics. The influence of years thus needs to be omitted completely, and instead use samples per year as replicates on the temporal scale. Implying observed trends across years</w:t>
                            </w:r>
                            <w:r>
                              <w:rPr>
                                <w:color w:val="000000"/>
                                <w:spacing w:val="80"/>
                                <w:sz w:val="23"/>
                              </w:rPr>
                              <w:t xml:space="preserve"> </w:t>
                            </w:r>
                            <w:r>
                              <w:rPr>
                                <w:color w:val="000000"/>
                                <w:sz w:val="23"/>
                              </w:rPr>
                              <w:t xml:space="preserve">to be indicators of potential use for climate tracking (as laid out in the Highlights) is too far- fetched. As the presented data from the GLM test show, year was not important as a factor </w:t>
                            </w:r>
                            <w:r>
                              <w:rPr>
                                <w:color w:val="000000"/>
                                <w:spacing w:val="-2"/>
                                <w:sz w:val="23"/>
                              </w:rPr>
                              <w:t>anyway.</w:t>
                            </w:r>
                          </w:p>
                        </w:txbxContent>
                      </wps:txbx>
                      <wps:bodyPr wrap="square" lIns="0" tIns="0" rIns="0" bIns="0" rtlCol="0">
                        <a:noAutofit/>
                      </wps:bodyPr>
                    </wps:wsp>
                  </a:graphicData>
                </a:graphic>
              </wp:anchor>
            </w:drawing>
          </mc:Choice>
          <mc:Fallback>
            <w:pict>
              <v:shape id="Textbox 23" o:spid="_x0000_s1026" o:spt="202" type="#_x0000_t202" style="position:absolute;left:0pt;margin-left:68.55pt;margin-top:13.65pt;height:107.35pt;width:458.05pt;mso-position-horizontal-relative:page;mso-wrap-distance-bottom:0pt;mso-wrap-distance-top:0pt;z-index:-251641856;mso-width-relative:page;mso-height-relative:page;" fillcolor="#D9D9D9" filled="t" stroked="f" coordsize="21600,21600" o:gfxdata="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u5kTk2AAAAAsBAAAPAAAAAAAAAAEAIAAAACIA&#10;AABkcnMvZG93bnJldi54bWxQSwECFAAUAAAACACHTuJA6iNA/dABAACrAwAADgAAAAAAAAABACAA&#10;AAAnAQAAZHJzL2Uyb0RvYy54bWxQSwUGAAAAAAYABgBZAQAAaQUAAAAA&#10;">
                <v:fill on="t" focussize="0,0"/>
                <v:stroke on="f"/>
                <v:imagedata o:title=""/>
                <o:lock v:ext="edit" aspectratio="f"/>
                <v:textbox inset="0mm,0mm,0mm,0mm">
                  <w:txbxContent>
                    <w:p>
                      <w:pPr>
                        <w:spacing w:before="0" w:line="242" w:lineRule="auto"/>
                        <w:ind w:left="470" w:right="120" w:hanging="442"/>
                        <w:jc w:val="left"/>
                        <w:rPr>
                          <w:color w:val="000000"/>
                          <w:sz w:val="23"/>
                        </w:rPr>
                      </w:pPr>
                      <w:r>
                        <w:rPr>
                          <w:color w:val="000000"/>
                          <w:sz w:val="23"/>
                        </w:rPr>
                        <w:t>2.4) Like Reviewer#1 pointed out, and so did I in my initial review, the role of years on observed trends seems irrelevant, given that, firstly, agronomic practices on rice-fields of Taiwan are the same always and, secondly, years are not ecological variables such as habitat characteristics. The influence of years thus needs to be omitted completely, and instead use samples per year as replicates on the temporal scale. Implying observed trends across years</w:t>
                      </w:r>
                      <w:r>
                        <w:rPr>
                          <w:color w:val="000000"/>
                          <w:spacing w:val="80"/>
                          <w:sz w:val="23"/>
                        </w:rPr>
                        <w:t xml:space="preserve"> </w:t>
                      </w:r>
                      <w:r>
                        <w:rPr>
                          <w:color w:val="000000"/>
                          <w:sz w:val="23"/>
                        </w:rPr>
                        <w:t xml:space="preserve">to be indicators of potential use for climate tracking (as laid out in the Highlights) is too far- fetched. As the presented data from the GLM test show, year was not important as a factor </w:t>
                      </w:r>
                      <w:r>
                        <w:rPr>
                          <w:color w:val="000000"/>
                          <w:spacing w:val="-2"/>
                          <w:sz w:val="23"/>
                        </w:rPr>
                        <w:t>anyway.</w:t>
                      </w:r>
                    </w:p>
                  </w:txbxContent>
                </v:textbox>
                <w10:wrap type="topAndBottom"/>
              </v:shape>
            </w:pict>
          </mc:Fallback>
        </mc:AlternateContent>
      </w:r>
    </w:p>
    <w:p>
      <w:pPr>
        <w:pStyle w:val="6"/>
        <w:spacing w:before="6"/>
        <w:rPr>
          <w:sz w:val="23"/>
        </w:rPr>
      </w:pPr>
    </w:p>
    <w:p>
      <w:pPr>
        <w:spacing w:before="1"/>
        <w:ind w:left="1400" w:right="0" w:firstLine="0"/>
        <w:jc w:val="left"/>
        <w:rPr>
          <w:b/>
          <w:sz w:val="23"/>
        </w:rPr>
      </w:pPr>
      <w:r>
        <w:rPr>
          <w:b/>
          <w:spacing w:val="-2"/>
          <w:sz w:val="23"/>
        </w:rPr>
        <w:t>[Reply]</w:t>
      </w:r>
    </w:p>
    <w:p>
      <w:pPr>
        <w:pStyle w:val="10"/>
        <w:numPr>
          <w:ilvl w:val="0"/>
          <w:numId w:val="4"/>
        </w:numPr>
        <w:tabs>
          <w:tab w:val="left" w:pos="1747"/>
          <w:tab w:val="left" w:pos="1750"/>
        </w:tabs>
        <w:spacing w:before="0" w:after="0" w:line="244" w:lineRule="auto"/>
        <w:ind w:left="1750" w:right="189" w:hanging="351"/>
        <w:jc w:val="left"/>
        <w:rPr>
          <w:sz w:val="23"/>
        </w:rPr>
      </w:pPr>
      <w:r>
        <w:rPr>
          <w:sz w:val="23"/>
        </w:rPr>
        <w:t>As mentioned in our introduction and discussion sections, many abiotic and biotic factors</w:t>
      </w:r>
      <w:r>
        <w:rPr>
          <w:spacing w:val="40"/>
          <w:sz w:val="23"/>
        </w:rPr>
        <w:t xml:space="preserve"> </w:t>
      </w:r>
      <w:r>
        <w:rPr>
          <w:sz w:val="23"/>
        </w:rPr>
        <w:t>(e.g., precipitation</w:t>
      </w:r>
      <w:r>
        <w:rPr>
          <w:spacing w:val="21"/>
          <w:sz w:val="23"/>
        </w:rPr>
        <w:t xml:space="preserve"> </w:t>
      </w:r>
      <w:r>
        <w:rPr>
          <w:sz w:val="23"/>
        </w:rPr>
        <w:t>and</w:t>
      </w:r>
      <w:r>
        <w:rPr>
          <w:spacing w:val="21"/>
          <w:sz w:val="23"/>
        </w:rPr>
        <w:t xml:space="preserve"> </w:t>
      </w:r>
      <w:r>
        <w:rPr>
          <w:sz w:val="23"/>
        </w:rPr>
        <w:t>pest</w:t>
      </w:r>
      <w:r>
        <w:rPr>
          <w:spacing w:val="21"/>
          <w:sz w:val="23"/>
        </w:rPr>
        <w:t xml:space="preserve"> </w:t>
      </w:r>
      <w:r>
        <w:rPr>
          <w:sz w:val="23"/>
        </w:rPr>
        <w:t>population,</w:t>
      </w:r>
      <w:r>
        <w:rPr>
          <w:spacing w:val="20"/>
          <w:sz w:val="23"/>
        </w:rPr>
        <w:t xml:space="preserve"> </w:t>
      </w:r>
      <w:r>
        <w:rPr>
          <w:sz w:val="23"/>
        </w:rPr>
        <w:t>respectively)</w:t>
      </w:r>
      <w:r>
        <w:rPr>
          <w:spacing w:val="20"/>
          <w:sz w:val="23"/>
        </w:rPr>
        <w:t xml:space="preserve"> </w:t>
      </w:r>
      <w:r>
        <w:rPr>
          <w:sz w:val="23"/>
        </w:rPr>
        <w:t>can</w:t>
      </w:r>
      <w:r>
        <w:rPr>
          <w:spacing w:val="21"/>
          <w:sz w:val="23"/>
        </w:rPr>
        <w:t xml:space="preserve"> </w:t>
      </w:r>
      <w:r>
        <w:rPr>
          <w:sz w:val="23"/>
        </w:rPr>
        <w:t>change</w:t>
      </w:r>
      <w:r>
        <w:rPr>
          <w:spacing w:val="21"/>
          <w:sz w:val="23"/>
        </w:rPr>
        <w:t xml:space="preserve"> </w:t>
      </w:r>
      <w:r>
        <w:rPr>
          <w:sz w:val="23"/>
        </w:rPr>
        <w:t>from year</w:t>
      </w:r>
      <w:r>
        <w:rPr>
          <w:spacing w:val="21"/>
          <w:sz w:val="23"/>
        </w:rPr>
        <w:t xml:space="preserve"> </w:t>
      </w:r>
      <w:r>
        <w:rPr>
          <w:sz w:val="23"/>
        </w:rPr>
        <w:t>to</w:t>
      </w:r>
      <w:r>
        <w:rPr>
          <w:spacing w:val="21"/>
          <w:sz w:val="23"/>
        </w:rPr>
        <w:t xml:space="preserve"> </w:t>
      </w:r>
      <w:r>
        <w:rPr>
          <w:sz w:val="23"/>
        </w:rPr>
        <w:t>year. Therefore, it is interesting and important to examine whether pest consumption patterns vary with years.</w:t>
      </w:r>
      <w:r>
        <w:rPr>
          <w:spacing w:val="40"/>
          <w:sz w:val="23"/>
        </w:rPr>
        <w:t xml:space="preserve"> </w:t>
      </w:r>
      <w:r>
        <w:rPr>
          <w:sz w:val="23"/>
        </w:rPr>
        <w:t>While the statistical analysis shows that year per se is not statistically significant, this result is meaningful to the field of predator-prey interactions and pest management.</w:t>
      </w:r>
    </w:p>
    <w:p>
      <w:pPr>
        <w:pStyle w:val="10"/>
        <w:numPr>
          <w:ilvl w:val="0"/>
          <w:numId w:val="4"/>
        </w:numPr>
        <w:tabs>
          <w:tab w:val="left" w:pos="1747"/>
          <w:tab w:val="left" w:pos="1750"/>
        </w:tabs>
        <w:spacing w:before="262" w:after="0" w:line="244" w:lineRule="auto"/>
        <w:ind w:left="1750" w:right="240" w:hanging="351"/>
        <w:jc w:val="left"/>
        <w:rPr>
          <w:sz w:val="23"/>
        </w:rPr>
      </w:pPr>
      <w:r>
        <w:rPr>
          <w:sz w:val="23"/>
        </w:rPr>
        <w:t>That beings said, we understand the reviewer’s concern about the conclusions based on three years of climatic data.</w:t>
      </w:r>
      <w:r>
        <w:rPr>
          <w:spacing w:val="40"/>
          <w:sz w:val="23"/>
        </w:rPr>
        <w:t xml:space="preserve"> </w:t>
      </w:r>
      <w:r>
        <w:rPr>
          <w:sz w:val="23"/>
        </w:rPr>
        <w:t>Therefore, we have toned down our conclusions and revised the highlight, abstract, and conclusion sections accordingly.</w:t>
      </w:r>
    </w:p>
    <w:p>
      <w:pPr>
        <w:pStyle w:val="6"/>
        <w:spacing w:before="10"/>
        <w:rPr>
          <w:sz w:val="20"/>
        </w:rPr>
      </w:pPr>
      <w:r>
        <mc:AlternateContent>
          <mc:Choice Requires="wps">
            <w:drawing>
              <wp:anchor distT="0" distB="0" distL="0" distR="0" simplePos="0" relativeHeight="251675648" behindDoc="1" locked="0" layoutInCell="1" allowOverlap="1">
                <wp:simplePos x="0" y="0"/>
                <wp:positionH relativeFrom="page">
                  <wp:posOffset>870585</wp:posOffset>
                </wp:positionH>
                <wp:positionV relativeFrom="paragraph">
                  <wp:posOffset>167640</wp:posOffset>
                </wp:positionV>
                <wp:extent cx="5817235" cy="1704340"/>
                <wp:effectExtent l="0" t="0" r="0" b="0"/>
                <wp:wrapTopAndBottom/>
                <wp:docPr id="24" name="Textbox 24"/>
                <wp:cNvGraphicFramePr/>
                <a:graphic xmlns:a="http://schemas.openxmlformats.org/drawingml/2006/main">
                  <a:graphicData uri="http://schemas.microsoft.com/office/word/2010/wordprocessingShape">
                    <wps:wsp>
                      <wps:cNvSpPr txBox="1"/>
                      <wps:spPr>
                        <a:xfrm>
                          <a:off x="0" y="0"/>
                          <a:ext cx="5817235" cy="1704339"/>
                        </a:xfrm>
                        <a:prstGeom prst="rect">
                          <a:avLst/>
                        </a:prstGeom>
                        <a:solidFill>
                          <a:srgbClr val="D9D9D9"/>
                        </a:solidFill>
                      </wps:spPr>
                      <wps:txbx>
                        <w:txbxContent>
                          <w:p>
                            <w:pPr>
                              <w:spacing w:before="0" w:line="242" w:lineRule="auto"/>
                              <w:ind w:left="470" w:right="150" w:hanging="442"/>
                              <w:jc w:val="left"/>
                              <w:rPr>
                                <w:color w:val="000000"/>
                                <w:sz w:val="23"/>
                              </w:rPr>
                            </w:pPr>
                            <w:r>
                              <w:rPr>
                                <w:color w:val="000000"/>
                                <w:sz w:val="23"/>
                              </w:rPr>
                              <w:t>2.5) In response to the query regarding use of spiders and lady beetles to generalize for all generalist predators, the authors argue that these two are considered common and thus representative of all generalist predators. This is not only wrong, given the diversity in foraging</w:t>
                            </w:r>
                            <w:r>
                              <w:rPr>
                                <w:color w:val="000000"/>
                                <w:spacing w:val="20"/>
                                <w:sz w:val="23"/>
                              </w:rPr>
                              <w:t xml:space="preserve"> </w:t>
                            </w:r>
                            <w:r>
                              <w:rPr>
                                <w:color w:val="000000"/>
                                <w:sz w:val="23"/>
                              </w:rPr>
                              <w:t>patterns</w:t>
                            </w:r>
                            <w:r>
                              <w:rPr>
                                <w:color w:val="000000"/>
                                <w:spacing w:val="20"/>
                                <w:sz w:val="23"/>
                              </w:rPr>
                              <w:t xml:space="preserve"> </w:t>
                            </w:r>
                            <w:r>
                              <w:rPr>
                                <w:color w:val="000000"/>
                                <w:sz w:val="23"/>
                              </w:rPr>
                              <w:t>amongst</w:t>
                            </w:r>
                            <w:r>
                              <w:rPr>
                                <w:color w:val="000000"/>
                                <w:spacing w:val="20"/>
                                <w:sz w:val="23"/>
                              </w:rPr>
                              <w:t xml:space="preserve"> </w:t>
                            </w:r>
                            <w:r>
                              <w:rPr>
                                <w:color w:val="000000"/>
                                <w:sz w:val="23"/>
                              </w:rPr>
                              <w:t>farmland</w:t>
                            </w:r>
                            <w:r>
                              <w:rPr>
                                <w:color w:val="000000"/>
                                <w:spacing w:val="20"/>
                                <w:sz w:val="23"/>
                              </w:rPr>
                              <w:t xml:space="preserve"> </w:t>
                            </w:r>
                            <w:r>
                              <w:rPr>
                                <w:color w:val="000000"/>
                                <w:sz w:val="23"/>
                              </w:rPr>
                              <w:t>predator groups, but</w:t>
                            </w:r>
                            <w:r>
                              <w:rPr>
                                <w:color w:val="000000"/>
                                <w:spacing w:val="20"/>
                                <w:sz w:val="23"/>
                              </w:rPr>
                              <w:t xml:space="preserve"> </w:t>
                            </w:r>
                            <w:r>
                              <w:rPr>
                                <w:color w:val="000000"/>
                                <w:sz w:val="23"/>
                              </w:rPr>
                              <w:t>also</w:t>
                            </w:r>
                            <w:r>
                              <w:rPr>
                                <w:color w:val="000000"/>
                                <w:spacing w:val="20"/>
                                <w:sz w:val="23"/>
                              </w:rPr>
                              <w:t xml:space="preserve"> </w:t>
                            </w:r>
                            <w:r>
                              <w:rPr>
                                <w:color w:val="000000"/>
                                <w:sz w:val="23"/>
                              </w:rPr>
                              <w:t>is compounded</w:t>
                            </w:r>
                            <w:r>
                              <w:rPr>
                                <w:color w:val="000000"/>
                                <w:spacing w:val="20"/>
                                <w:sz w:val="23"/>
                              </w:rPr>
                              <w:t xml:space="preserve"> </w:t>
                            </w:r>
                            <w:r>
                              <w:rPr>
                                <w:color w:val="000000"/>
                                <w:sz w:val="23"/>
                              </w:rPr>
                              <w:t>in</w:t>
                            </w:r>
                            <w:r>
                              <w:rPr>
                                <w:color w:val="000000"/>
                                <w:spacing w:val="22"/>
                                <w:sz w:val="23"/>
                              </w:rPr>
                              <w:t xml:space="preserve"> </w:t>
                            </w:r>
                            <w:r>
                              <w:rPr>
                                <w:color w:val="000000"/>
                                <w:sz w:val="23"/>
                              </w:rPr>
                              <w:t>this</w:t>
                            </w:r>
                            <w:r>
                              <w:rPr>
                                <w:color w:val="000000"/>
                                <w:spacing w:val="20"/>
                                <w:sz w:val="23"/>
                              </w:rPr>
                              <w:t xml:space="preserve"> </w:t>
                            </w:r>
                            <w:r>
                              <w:rPr>
                                <w:color w:val="000000"/>
                                <w:sz w:val="23"/>
                              </w:rPr>
                              <w:t>study by the various dimensions of explanatory factors: different farming systems; across multiple year; crop stages; vegetation structure; temperature etc. A further potential confounding element is, as reviewer# pointed out, the phenomenon of intra-guild predation, which many spiders are known for. In any case if the criterion was commonness, than ants are far more ubiquitous in all farming habitats than spiders and beetles, both on spatial as well as</w:t>
                            </w:r>
                            <w:r>
                              <w:rPr>
                                <w:color w:val="000000"/>
                                <w:spacing w:val="80"/>
                                <w:sz w:val="23"/>
                              </w:rPr>
                              <w:t xml:space="preserve"> </w:t>
                            </w:r>
                            <w:r>
                              <w:rPr>
                                <w:color w:val="000000"/>
                                <w:sz w:val="23"/>
                              </w:rPr>
                              <w:t>temporal scales. Why were ants left out?</w:t>
                            </w:r>
                          </w:p>
                        </w:txbxContent>
                      </wps:txbx>
                      <wps:bodyPr wrap="square" lIns="0" tIns="0" rIns="0" bIns="0" rtlCol="0">
                        <a:noAutofit/>
                      </wps:bodyPr>
                    </wps:wsp>
                  </a:graphicData>
                </a:graphic>
              </wp:anchor>
            </w:drawing>
          </mc:Choice>
          <mc:Fallback>
            <w:pict>
              <v:shape id="Textbox 24" o:spid="_x0000_s1026" o:spt="202" type="#_x0000_t202" style="position:absolute;left:0pt;margin-left:68.55pt;margin-top:13.2pt;height:134.2pt;width:458.05pt;mso-position-horizontal-relative:page;mso-wrap-distance-bottom:0pt;mso-wrap-distance-top:0pt;z-index:-251640832;mso-width-relative:page;mso-height-relative:page;" fillcolor="#D9D9D9" filled="t" stroked="f" coordsize="21600,21600" o:gfxdata="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gexpnaAAAACwEAAA8AAAAAAAAAAQAgAAAA&#10;IgAAAGRycy9kb3ducmV2LnhtbFBLAQIUABQAAAAIAIdO4kAdJKX00AEAAKsDAAAOAAAAAAAAAAEA&#10;IAAAACkBAABkcnMvZTJvRG9jLnhtbFBLBQYAAAAABgAGAFkBAABrBQAAAAA=&#10;">
                <v:fill on="t" focussize="0,0"/>
                <v:stroke on="f"/>
                <v:imagedata o:title=""/>
                <o:lock v:ext="edit" aspectratio="f"/>
                <v:textbox inset="0mm,0mm,0mm,0mm">
                  <w:txbxContent>
                    <w:p>
                      <w:pPr>
                        <w:spacing w:before="0" w:line="242" w:lineRule="auto"/>
                        <w:ind w:left="470" w:right="150" w:hanging="442"/>
                        <w:jc w:val="left"/>
                        <w:rPr>
                          <w:color w:val="000000"/>
                          <w:sz w:val="23"/>
                        </w:rPr>
                      </w:pPr>
                      <w:r>
                        <w:rPr>
                          <w:color w:val="000000"/>
                          <w:sz w:val="23"/>
                        </w:rPr>
                        <w:t>2.5) In response to the query regarding use of spiders and lady beetles to generalize for all generalist predators, the authors argue that these two are considered common and thus representative of all generalist predators. This is not only wrong, given the diversity in foraging</w:t>
                      </w:r>
                      <w:r>
                        <w:rPr>
                          <w:color w:val="000000"/>
                          <w:spacing w:val="20"/>
                          <w:sz w:val="23"/>
                        </w:rPr>
                        <w:t xml:space="preserve"> </w:t>
                      </w:r>
                      <w:r>
                        <w:rPr>
                          <w:color w:val="000000"/>
                          <w:sz w:val="23"/>
                        </w:rPr>
                        <w:t>patterns</w:t>
                      </w:r>
                      <w:r>
                        <w:rPr>
                          <w:color w:val="000000"/>
                          <w:spacing w:val="20"/>
                          <w:sz w:val="23"/>
                        </w:rPr>
                        <w:t xml:space="preserve"> </w:t>
                      </w:r>
                      <w:r>
                        <w:rPr>
                          <w:color w:val="000000"/>
                          <w:sz w:val="23"/>
                        </w:rPr>
                        <w:t>amongst</w:t>
                      </w:r>
                      <w:r>
                        <w:rPr>
                          <w:color w:val="000000"/>
                          <w:spacing w:val="20"/>
                          <w:sz w:val="23"/>
                        </w:rPr>
                        <w:t xml:space="preserve"> </w:t>
                      </w:r>
                      <w:r>
                        <w:rPr>
                          <w:color w:val="000000"/>
                          <w:sz w:val="23"/>
                        </w:rPr>
                        <w:t>farmland</w:t>
                      </w:r>
                      <w:r>
                        <w:rPr>
                          <w:color w:val="000000"/>
                          <w:spacing w:val="20"/>
                          <w:sz w:val="23"/>
                        </w:rPr>
                        <w:t xml:space="preserve"> </w:t>
                      </w:r>
                      <w:r>
                        <w:rPr>
                          <w:color w:val="000000"/>
                          <w:sz w:val="23"/>
                        </w:rPr>
                        <w:t>predator groups, but</w:t>
                      </w:r>
                      <w:r>
                        <w:rPr>
                          <w:color w:val="000000"/>
                          <w:spacing w:val="20"/>
                          <w:sz w:val="23"/>
                        </w:rPr>
                        <w:t xml:space="preserve"> </w:t>
                      </w:r>
                      <w:r>
                        <w:rPr>
                          <w:color w:val="000000"/>
                          <w:sz w:val="23"/>
                        </w:rPr>
                        <w:t>also</w:t>
                      </w:r>
                      <w:r>
                        <w:rPr>
                          <w:color w:val="000000"/>
                          <w:spacing w:val="20"/>
                          <w:sz w:val="23"/>
                        </w:rPr>
                        <w:t xml:space="preserve"> </w:t>
                      </w:r>
                      <w:r>
                        <w:rPr>
                          <w:color w:val="000000"/>
                          <w:sz w:val="23"/>
                        </w:rPr>
                        <w:t>is compounded</w:t>
                      </w:r>
                      <w:r>
                        <w:rPr>
                          <w:color w:val="000000"/>
                          <w:spacing w:val="20"/>
                          <w:sz w:val="23"/>
                        </w:rPr>
                        <w:t xml:space="preserve"> </w:t>
                      </w:r>
                      <w:r>
                        <w:rPr>
                          <w:color w:val="000000"/>
                          <w:sz w:val="23"/>
                        </w:rPr>
                        <w:t>in</w:t>
                      </w:r>
                      <w:r>
                        <w:rPr>
                          <w:color w:val="000000"/>
                          <w:spacing w:val="22"/>
                          <w:sz w:val="23"/>
                        </w:rPr>
                        <w:t xml:space="preserve"> </w:t>
                      </w:r>
                      <w:r>
                        <w:rPr>
                          <w:color w:val="000000"/>
                          <w:sz w:val="23"/>
                        </w:rPr>
                        <w:t>this</w:t>
                      </w:r>
                      <w:r>
                        <w:rPr>
                          <w:color w:val="000000"/>
                          <w:spacing w:val="20"/>
                          <w:sz w:val="23"/>
                        </w:rPr>
                        <w:t xml:space="preserve"> </w:t>
                      </w:r>
                      <w:r>
                        <w:rPr>
                          <w:color w:val="000000"/>
                          <w:sz w:val="23"/>
                        </w:rPr>
                        <w:t>study by the various dimensions of explanatory factors: different farming systems; across multiple year; crop stages; vegetation structure; temperature etc. A further potential confounding element is, as reviewer# pointed out, the phenomenon of intra-guild predation, which many spiders are known for. In any case if the criterion was commonness, than ants are far more ubiquitous in all farming habitats than spiders and beetles, both on spatial as well as</w:t>
                      </w:r>
                      <w:r>
                        <w:rPr>
                          <w:color w:val="000000"/>
                          <w:spacing w:val="80"/>
                          <w:sz w:val="23"/>
                        </w:rPr>
                        <w:t xml:space="preserve"> </w:t>
                      </w:r>
                      <w:r>
                        <w:rPr>
                          <w:color w:val="000000"/>
                          <w:sz w:val="23"/>
                        </w:rPr>
                        <w:t>temporal scales. Why were ants left out?</w:t>
                      </w:r>
                    </w:p>
                  </w:txbxContent>
                </v:textbox>
                <w10:wrap type="topAndBottom"/>
              </v:shape>
            </w:pict>
          </mc:Fallback>
        </mc:AlternateContent>
      </w:r>
    </w:p>
    <w:p>
      <w:pPr>
        <w:pStyle w:val="6"/>
        <w:spacing w:before="4"/>
        <w:rPr>
          <w:sz w:val="23"/>
        </w:rPr>
      </w:pPr>
    </w:p>
    <w:p>
      <w:pPr>
        <w:spacing w:before="0"/>
        <w:ind w:left="1400" w:right="0" w:firstLine="0"/>
        <w:jc w:val="left"/>
        <w:rPr>
          <w:sz w:val="23"/>
        </w:rPr>
      </w:pPr>
      <w:r>
        <w:rPr>
          <w:b/>
          <w:sz w:val="23"/>
        </w:rPr>
        <w:t>[Reply]</w:t>
      </w:r>
      <w:r>
        <w:rPr>
          <w:b/>
          <w:spacing w:val="33"/>
          <w:sz w:val="23"/>
        </w:rPr>
        <w:t xml:space="preserve">  </w:t>
      </w:r>
      <w:r>
        <w:rPr>
          <w:sz w:val="23"/>
        </w:rPr>
        <w:t>Thanks</w:t>
      </w:r>
      <w:r>
        <w:rPr>
          <w:spacing w:val="4"/>
          <w:sz w:val="23"/>
        </w:rPr>
        <w:t xml:space="preserve"> </w:t>
      </w:r>
      <w:r>
        <w:rPr>
          <w:sz w:val="23"/>
        </w:rPr>
        <w:t>for</w:t>
      </w:r>
      <w:r>
        <w:rPr>
          <w:spacing w:val="2"/>
          <w:sz w:val="23"/>
        </w:rPr>
        <w:t xml:space="preserve"> </w:t>
      </w:r>
      <w:r>
        <w:rPr>
          <w:sz w:val="23"/>
        </w:rPr>
        <w:t>the</w:t>
      </w:r>
      <w:r>
        <w:rPr>
          <w:spacing w:val="1"/>
          <w:sz w:val="23"/>
        </w:rPr>
        <w:t xml:space="preserve"> </w:t>
      </w:r>
      <w:r>
        <w:rPr>
          <w:sz w:val="23"/>
        </w:rPr>
        <w:t>comments.</w:t>
      </w:r>
      <w:r>
        <w:rPr>
          <w:spacing w:val="62"/>
          <w:sz w:val="23"/>
        </w:rPr>
        <w:t xml:space="preserve"> </w:t>
      </w:r>
      <w:r>
        <w:rPr>
          <w:sz w:val="23"/>
        </w:rPr>
        <w:t>We</w:t>
      </w:r>
      <w:r>
        <w:rPr>
          <w:spacing w:val="3"/>
          <w:sz w:val="23"/>
        </w:rPr>
        <w:t xml:space="preserve"> </w:t>
      </w:r>
      <w:r>
        <w:rPr>
          <w:sz w:val="23"/>
        </w:rPr>
        <w:t>address</w:t>
      </w:r>
      <w:r>
        <w:rPr>
          <w:spacing w:val="1"/>
          <w:sz w:val="23"/>
        </w:rPr>
        <w:t xml:space="preserve"> </w:t>
      </w:r>
      <w:r>
        <w:rPr>
          <w:sz w:val="23"/>
        </w:rPr>
        <w:t>each</w:t>
      </w:r>
      <w:r>
        <w:rPr>
          <w:spacing w:val="4"/>
          <w:sz w:val="23"/>
        </w:rPr>
        <w:t xml:space="preserve"> </w:t>
      </w:r>
      <w:r>
        <w:rPr>
          <w:sz w:val="23"/>
        </w:rPr>
        <w:t>concern</w:t>
      </w:r>
      <w:r>
        <w:rPr>
          <w:spacing w:val="3"/>
          <w:sz w:val="23"/>
        </w:rPr>
        <w:t xml:space="preserve"> </w:t>
      </w:r>
      <w:r>
        <w:rPr>
          <w:spacing w:val="-2"/>
          <w:sz w:val="23"/>
        </w:rPr>
        <w:t>below:</w:t>
      </w:r>
    </w:p>
    <w:p>
      <w:pPr>
        <w:pStyle w:val="6"/>
        <w:spacing w:before="7"/>
        <w:rPr>
          <w:sz w:val="23"/>
        </w:rPr>
      </w:pPr>
    </w:p>
    <w:p>
      <w:pPr>
        <w:pStyle w:val="10"/>
        <w:numPr>
          <w:ilvl w:val="0"/>
          <w:numId w:val="5"/>
        </w:numPr>
        <w:tabs>
          <w:tab w:val="left" w:pos="1747"/>
          <w:tab w:val="left" w:pos="1750"/>
        </w:tabs>
        <w:spacing w:before="1" w:after="0" w:line="244" w:lineRule="auto"/>
        <w:ind w:left="1750" w:right="212" w:hanging="351"/>
        <w:jc w:val="left"/>
        <w:rPr>
          <w:sz w:val="23"/>
        </w:rPr>
      </w:pPr>
      <w:r>
        <w:rPr>
          <w:i/>
          <w:sz w:val="23"/>
        </w:rPr>
        <w:t>Spiders and ladybeetles</w:t>
      </w:r>
      <w:r>
        <w:rPr>
          <w:i/>
          <w:spacing w:val="80"/>
          <w:sz w:val="23"/>
        </w:rPr>
        <w:t xml:space="preserve"> </w:t>
      </w:r>
      <w:r>
        <w:rPr>
          <w:sz w:val="23"/>
        </w:rPr>
        <w:t>This study haphazardly sampled arthropods in rice farms and analyzed the most abundant generalist predators, rice herbivores, tourist herbivores, and detritivores.</w:t>
      </w:r>
      <w:r>
        <w:rPr>
          <w:spacing w:val="40"/>
          <w:sz w:val="23"/>
        </w:rPr>
        <w:t xml:space="preserve"> </w:t>
      </w:r>
      <w:r>
        <w:rPr>
          <w:sz w:val="23"/>
        </w:rPr>
        <w:t>Spiders and ladybeetles (7 families in total) were found to be the most abundant generalist arthropod predators in our study farms (Line 171).</w:t>
      </w:r>
      <w:r>
        <w:rPr>
          <w:spacing w:val="40"/>
          <w:sz w:val="23"/>
        </w:rPr>
        <w:t xml:space="preserve"> </w:t>
      </w:r>
      <w:r>
        <w:rPr>
          <w:sz w:val="23"/>
        </w:rPr>
        <w:t>Other arthropod predators (lacewings, assassin bugs, earwigs, ground beetles, etc.) were rare or absent.</w:t>
      </w:r>
      <w:r>
        <w:rPr>
          <w:spacing w:val="40"/>
          <w:sz w:val="23"/>
        </w:rPr>
        <w:t xml:space="preserve"> </w:t>
      </w:r>
      <w:r>
        <w:rPr>
          <w:sz w:val="23"/>
        </w:rPr>
        <w:t>This pattern (spider and ladybeetle dominance) is also supported by an independent study conducted by</w:t>
      </w:r>
      <w:r>
        <w:rPr>
          <w:spacing w:val="80"/>
          <w:sz w:val="23"/>
        </w:rPr>
        <w:t xml:space="preserve"> </w:t>
      </w:r>
      <w:r>
        <w:rPr>
          <w:sz w:val="23"/>
        </w:rPr>
        <w:t>the Hualien District Agricultural Research and Extension Station in Taiwan (</w:t>
      </w:r>
      <w:r>
        <w:rPr>
          <w:i/>
          <w:sz w:val="23"/>
        </w:rPr>
        <w:t>personal communications</w:t>
      </w:r>
      <w:r>
        <w:rPr>
          <w:sz w:val="23"/>
        </w:rPr>
        <w:t>).</w:t>
      </w:r>
      <w:r>
        <w:rPr>
          <w:spacing w:val="40"/>
          <w:sz w:val="23"/>
        </w:rPr>
        <w:t xml:space="preserve"> </w:t>
      </w:r>
      <w:r>
        <w:rPr>
          <w:sz w:val="23"/>
        </w:rPr>
        <w:t>To avoid over-generalizing our results, we have clarified that the results</w:t>
      </w:r>
    </w:p>
    <w:p>
      <w:pPr>
        <w:spacing w:after="0" w:line="244" w:lineRule="auto"/>
        <w:jc w:val="left"/>
        <w:rPr>
          <w:sz w:val="23"/>
        </w:rPr>
        <w:sectPr>
          <w:footerReference r:id="rId13" w:type="default"/>
          <w:pgSz w:w="11910" w:h="16840"/>
          <w:pgMar w:top="1940" w:right="1240" w:bottom="280" w:left="0" w:header="0" w:footer="0" w:gutter="0"/>
          <w:cols w:space="720" w:num="1"/>
        </w:sectPr>
      </w:pPr>
    </w:p>
    <w:p>
      <w:pPr>
        <w:spacing w:before="175" w:line="244" w:lineRule="auto"/>
        <w:ind w:left="1750" w:right="401" w:firstLine="0"/>
        <w:jc w:val="left"/>
        <w:rPr>
          <w:sz w:val="23"/>
        </w:rPr>
      </w:pPr>
      <w:r>
        <w:rPr>
          <w:sz w:val="23"/>
        </w:rPr>
        <w:t>are based on spiders and ladybeetles in this manuscript.</w:t>
      </w:r>
      <w:r>
        <w:rPr>
          <w:spacing w:val="40"/>
          <w:sz w:val="23"/>
        </w:rPr>
        <w:t xml:space="preserve"> </w:t>
      </w:r>
      <w:r>
        <w:rPr>
          <w:sz w:val="23"/>
        </w:rPr>
        <w:t>If there is still a room to improve, we welcome any constructive suggestions.</w:t>
      </w:r>
    </w:p>
    <w:p>
      <w:pPr>
        <w:pStyle w:val="6"/>
        <w:spacing w:before="1"/>
        <w:rPr>
          <w:sz w:val="23"/>
        </w:rPr>
      </w:pPr>
    </w:p>
    <w:p>
      <w:pPr>
        <w:pStyle w:val="10"/>
        <w:numPr>
          <w:ilvl w:val="0"/>
          <w:numId w:val="5"/>
        </w:numPr>
        <w:tabs>
          <w:tab w:val="left" w:pos="1747"/>
          <w:tab w:val="left" w:pos="1750"/>
        </w:tabs>
        <w:spacing w:before="1" w:after="0" w:line="244" w:lineRule="auto"/>
        <w:ind w:left="1750" w:right="233" w:hanging="351"/>
        <w:jc w:val="left"/>
        <w:rPr>
          <w:sz w:val="23"/>
        </w:rPr>
      </w:pPr>
      <w:r>
        <w:rPr>
          <w:i/>
          <w:sz w:val="23"/>
        </w:rPr>
        <w:t>Ants</w:t>
      </w:r>
      <w:r>
        <w:rPr>
          <w:i/>
          <w:spacing w:val="80"/>
          <w:w w:val="150"/>
          <w:sz w:val="23"/>
        </w:rPr>
        <w:t xml:space="preserve"> </w:t>
      </w:r>
      <w:r>
        <w:rPr>
          <w:sz w:val="23"/>
        </w:rPr>
        <w:t>While ants are important in some ecosystems, they were rare in our rice farms, likely due to rice irrigation practices.</w:t>
      </w:r>
      <w:r>
        <w:rPr>
          <w:spacing w:val="40"/>
          <w:sz w:val="23"/>
        </w:rPr>
        <w:t xml:space="preserve"> </w:t>
      </w:r>
      <w:r>
        <w:rPr>
          <w:sz w:val="23"/>
        </w:rPr>
        <w:t xml:space="preserve">We consulted an ant expert in Taiwan (Dr. Feng-Chuan Hsu) and learned that </w:t>
      </w:r>
      <w:r>
        <w:rPr>
          <w:i/>
          <w:sz w:val="23"/>
        </w:rPr>
        <w:t>Nylanderia yaeyamensis, Tapinoma melanocephalum, Pheidole</w:t>
      </w:r>
      <w:r>
        <w:rPr>
          <w:i/>
          <w:spacing w:val="80"/>
          <w:sz w:val="23"/>
        </w:rPr>
        <w:t xml:space="preserve"> </w:t>
      </w:r>
      <w:r>
        <w:rPr>
          <w:i/>
          <w:sz w:val="23"/>
        </w:rPr>
        <w:t xml:space="preserve">megacephala </w:t>
      </w:r>
      <w:r>
        <w:rPr>
          <w:sz w:val="23"/>
        </w:rPr>
        <w:t xml:space="preserve">and </w:t>
      </w:r>
      <w:r>
        <w:rPr>
          <w:i/>
          <w:sz w:val="23"/>
        </w:rPr>
        <w:t xml:space="preserve">Paratrechina longicornis </w:t>
      </w:r>
      <w:r>
        <w:rPr>
          <w:sz w:val="23"/>
        </w:rPr>
        <w:t>may be found occasionally at low population densities in rice paddies in Taiwan.</w:t>
      </w:r>
      <w:r>
        <w:rPr>
          <w:spacing w:val="80"/>
          <w:sz w:val="23"/>
        </w:rPr>
        <w:t xml:space="preserve"> </w:t>
      </w:r>
      <w:r>
        <w:rPr>
          <w:sz w:val="23"/>
        </w:rPr>
        <w:t>These ant species do not prefer irrigated habitat.</w:t>
      </w:r>
    </w:p>
    <w:p>
      <w:pPr>
        <w:pStyle w:val="10"/>
        <w:numPr>
          <w:ilvl w:val="0"/>
          <w:numId w:val="5"/>
        </w:numPr>
        <w:tabs>
          <w:tab w:val="left" w:pos="1747"/>
          <w:tab w:val="left" w:pos="1750"/>
        </w:tabs>
        <w:spacing w:before="261" w:after="0" w:line="244" w:lineRule="auto"/>
        <w:ind w:left="1750" w:right="368" w:hanging="351"/>
        <w:jc w:val="left"/>
        <w:rPr>
          <w:sz w:val="23"/>
        </w:rPr>
      </w:pPr>
      <w:r>
        <w:rPr>
          <w:i/>
          <w:sz w:val="23"/>
        </w:rPr>
        <w:t>Intraguild</w:t>
      </w:r>
      <w:r>
        <w:rPr>
          <w:i/>
          <w:spacing w:val="80"/>
          <w:sz w:val="23"/>
        </w:rPr>
        <w:t xml:space="preserve"> </w:t>
      </w:r>
      <w:r>
        <w:rPr>
          <w:sz w:val="23"/>
        </w:rPr>
        <w:t>We speculate that intraguild predation (IGP) may not be a major concern in our study system because rice plants grow in dense clumps and form a complex structure that could substantially reduce IGP pressure (Line 393).</w:t>
      </w:r>
      <w:r>
        <w:rPr>
          <w:spacing w:val="40"/>
          <w:sz w:val="23"/>
        </w:rPr>
        <w:t xml:space="preserve"> </w:t>
      </w:r>
      <w:r>
        <w:rPr>
          <w:sz w:val="23"/>
        </w:rPr>
        <w:t xml:space="preserve">However, we do acknowledge this limitation (i.e., IGP absence in MixSIAR models) in the </w:t>
      </w:r>
      <w:r>
        <w:rPr>
          <w:i/>
          <w:sz w:val="23"/>
        </w:rPr>
        <w:t xml:space="preserve">Potential caveats of this study </w:t>
      </w:r>
      <w:r>
        <w:rPr>
          <w:sz w:val="23"/>
        </w:rPr>
        <w:t>section of our discussion.</w:t>
      </w:r>
    </w:p>
    <w:p>
      <w:pPr>
        <w:pStyle w:val="6"/>
        <w:spacing w:before="7"/>
        <w:rPr>
          <w:sz w:val="20"/>
        </w:rPr>
      </w:pPr>
      <w:r>
        <mc:AlternateContent>
          <mc:Choice Requires="wps">
            <w:drawing>
              <wp:anchor distT="0" distB="0" distL="0" distR="0" simplePos="0" relativeHeight="251675648" behindDoc="1" locked="0" layoutInCell="1" allowOverlap="1">
                <wp:simplePos x="0" y="0"/>
                <wp:positionH relativeFrom="page">
                  <wp:posOffset>870585</wp:posOffset>
                </wp:positionH>
                <wp:positionV relativeFrom="paragraph">
                  <wp:posOffset>165735</wp:posOffset>
                </wp:positionV>
                <wp:extent cx="5817235" cy="681990"/>
                <wp:effectExtent l="0" t="0" r="0" b="0"/>
                <wp:wrapTopAndBottom/>
                <wp:docPr id="25" name="Textbox 25"/>
                <wp:cNvGraphicFramePr/>
                <a:graphic xmlns:a="http://schemas.openxmlformats.org/drawingml/2006/main">
                  <a:graphicData uri="http://schemas.microsoft.com/office/word/2010/wordprocessingShape">
                    <wps:wsp>
                      <wps:cNvSpPr txBox="1"/>
                      <wps:spPr>
                        <a:xfrm>
                          <a:off x="0" y="0"/>
                          <a:ext cx="5817235" cy="681990"/>
                        </a:xfrm>
                        <a:prstGeom prst="rect">
                          <a:avLst/>
                        </a:prstGeom>
                        <a:solidFill>
                          <a:srgbClr val="D9D9D9"/>
                        </a:solidFill>
                      </wps:spPr>
                      <wps:txbx>
                        <w:txbxContent>
                          <w:p>
                            <w:pPr>
                              <w:spacing w:before="0" w:line="242" w:lineRule="auto"/>
                              <w:ind w:left="470" w:right="67" w:hanging="442"/>
                              <w:jc w:val="left"/>
                              <w:rPr>
                                <w:color w:val="000000"/>
                                <w:sz w:val="23"/>
                              </w:rPr>
                            </w:pPr>
                            <w:r>
                              <w:rPr>
                                <w:color w:val="000000"/>
                                <w:sz w:val="23"/>
                              </w:rPr>
                              <w:t>2.6) In categorizing detritivores, the authors list some grasshopper groups, but leave out crickets. This is a bit worrying, given that crickets are among the most common detritivores (they are also omnivores) in rice farming systems. It is not reasonable for the authors to argue that crickets were excluded because they were rare in the farms studied</w:t>
                            </w:r>
                          </w:p>
                        </w:txbxContent>
                      </wps:txbx>
                      <wps:bodyPr wrap="square" lIns="0" tIns="0" rIns="0" bIns="0" rtlCol="0">
                        <a:noAutofit/>
                      </wps:bodyPr>
                    </wps:wsp>
                  </a:graphicData>
                </a:graphic>
              </wp:anchor>
            </w:drawing>
          </mc:Choice>
          <mc:Fallback>
            <w:pict>
              <v:shape id="Textbox 25" o:spid="_x0000_s1026" o:spt="202" type="#_x0000_t202" style="position:absolute;left:0pt;margin-left:68.55pt;margin-top:13.05pt;height:53.7pt;width:458.05pt;mso-position-horizontal-relative:page;mso-wrap-distance-bottom:0pt;mso-wrap-distance-top:0pt;z-index:-251640832;mso-width-relative:page;mso-height-relative:page;" fillcolor="#D9D9D9" filled="t" stroked="f" coordsize="21600,21600" o:gfxdata="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5o3fYdgAAAALAQAADwAAAAAAAAABACAAAAAi&#10;AAAAZHJzL2Rvd25yZXYueG1sUEsBAhQAFAAAAAgAh07iQCmdWN3RAQAAqgMAAA4AAAAAAAAAAQAg&#10;AAAAJwEAAGRycy9lMm9Eb2MueG1sUEsFBgAAAAAGAAYAWQEAAGoFAAAAAA==&#10;">
                <v:fill on="t" focussize="0,0"/>
                <v:stroke on="f"/>
                <v:imagedata o:title=""/>
                <o:lock v:ext="edit" aspectratio="f"/>
                <v:textbox inset="0mm,0mm,0mm,0mm">
                  <w:txbxContent>
                    <w:p>
                      <w:pPr>
                        <w:spacing w:before="0" w:line="242" w:lineRule="auto"/>
                        <w:ind w:left="470" w:right="67" w:hanging="442"/>
                        <w:jc w:val="left"/>
                        <w:rPr>
                          <w:color w:val="000000"/>
                          <w:sz w:val="23"/>
                        </w:rPr>
                      </w:pPr>
                      <w:r>
                        <w:rPr>
                          <w:color w:val="000000"/>
                          <w:sz w:val="23"/>
                        </w:rPr>
                        <w:t>2.6) In categorizing detritivores, the authors list some grasshopper groups, but leave out crickets. This is a bit worrying, given that crickets are among the most common detritivores (they are also omnivores) in rice farming systems. It is not reasonable for the authors to argue that crickets were excluded because they were rare in the farms studied</w:t>
                      </w:r>
                    </w:p>
                  </w:txbxContent>
                </v:textbox>
                <w10:wrap type="topAndBottom"/>
              </v:shape>
            </w:pict>
          </mc:Fallback>
        </mc:AlternateContent>
      </w:r>
    </w:p>
    <w:p>
      <w:pPr>
        <w:pStyle w:val="6"/>
        <w:spacing w:before="3"/>
        <w:rPr>
          <w:sz w:val="23"/>
        </w:rPr>
      </w:pPr>
    </w:p>
    <w:p>
      <w:pPr>
        <w:spacing w:before="0" w:line="244" w:lineRule="auto"/>
        <w:ind w:left="1400" w:right="289" w:firstLine="0"/>
        <w:jc w:val="left"/>
        <w:rPr>
          <w:sz w:val="23"/>
        </w:rPr>
      </w:pPr>
      <w:r>
        <w:rPr>
          <w:b/>
          <w:sz w:val="23"/>
        </w:rPr>
        <w:t>[Reply]</w:t>
      </w:r>
      <w:r>
        <w:rPr>
          <w:b/>
          <w:spacing w:val="80"/>
          <w:sz w:val="23"/>
        </w:rPr>
        <w:t xml:space="preserve"> </w:t>
      </w:r>
      <w:r>
        <w:rPr>
          <w:sz w:val="23"/>
        </w:rPr>
        <w:t>Thanks for asking this question.</w:t>
      </w:r>
      <w:r>
        <w:rPr>
          <w:spacing w:val="40"/>
          <w:sz w:val="23"/>
        </w:rPr>
        <w:t xml:space="preserve"> </w:t>
      </w:r>
      <w:r>
        <w:rPr>
          <w:sz w:val="23"/>
        </w:rPr>
        <w:t>We haphazardly sampled arthropods and did not leave any species intentionally.</w:t>
      </w:r>
      <w:r>
        <w:rPr>
          <w:spacing w:val="40"/>
          <w:sz w:val="23"/>
        </w:rPr>
        <w:t xml:space="preserve"> </w:t>
      </w:r>
      <w:r>
        <w:rPr>
          <w:sz w:val="23"/>
        </w:rPr>
        <w:t>Crickets were rarely found in our rice paddies likely because these paddies were irrigated frequently.</w:t>
      </w:r>
    </w:p>
    <w:p>
      <w:pPr>
        <w:pStyle w:val="6"/>
        <w:spacing w:before="10"/>
        <w:rPr>
          <w:sz w:val="20"/>
        </w:rPr>
      </w:pPr>
      <w:r>
        <mc:AlternateContent>
          <mc:Choice Requires="wps">
            <w:drawing>
              <wp:anchor distT="0" distB="0" distL="0" distR="0" simplePos="0" relativeHeight="251676672" behindDoc="1" locked="0" layoutInCell="1" allowOverlap="1">
                <wp:simplePos x="0" y="0"/>
                <wp:positionH relativeFrom="page">
                  <wp:posOffset>870585</wp:posOffset>
                </wp:positionH>
                <wp:positionV relativeFrom="paragraph">
                  <wp:posOffset>167640</wp:posOffset>
                </wp:positionV>
                <wp:extent cx="5817235" cy="681355"/>
                <wp:effectExtent l="0" t="0" r="0" b="0"/>
                <wp:wrapTopAndBottom/>
                <wp:docPr id="26" name="Textbox 26"/>
                <wp:cNvGraphicFramePr/>
                <a:graphic xmlns:a="http://schemas.openxmlformats.org/drawingml/2006/main">
                  <a:graphicData uri="http://schemas.microsoft.com/office/word/2010/wordprocessingShape">
                    <wps:wsp>
                      <wps:cNvSpPr txBox="1"/>
                      <wps:spPr>
                        <a:xfrm>
                          <a:off x="0" y="0"/>
                          <a:ext cx="5817235" cy="681355"/>
                        </a:xfrm>
                        <a:prstGeom prst="rect">
                          <a:avLst/>
                        </a:prstGeom>
                        <a:solidFill>
                          <a:srgbClr val="D9D9D9"/>
                        </a:solidFill>
                      </wps:spPr>
                      <wps:txbx>
                        <w:txbxContent>
                          <w:p>
                            <w:pPr>
                              <w:spacing w:before="0" w:line="242" w:lineRule="auto"/>
                              <w:ind w:left="470" w:right="243" w:hanging="442"/>
                              <w:jc w:val="left"/>
                              <w:rPr>
                                <w:color w:val="000000"/>
                                <w:sz w:val="23"/>
                              </w:rPr>
                            </w:pPr>
                            <w:r>
                              <w:rPr>
                                <w:color w:val="000000"/>
                                <w:sz w:val="23"/>
                              </w:rPr>
                              <w:t>2.7)</w:t>
                            </w:r>
                            <w:r>
                              <w:rPr>
                                <w:color w:val="000000"/>
                                <w:spacing w:val="37"/>
                                <w:sz w:val="23"/>
                              </w:rPr>
                              <w:t xml:space="preserve"> </w:t>
                            </w:r>
                            <w:r>
                              <w:rPr>
                                <w:color w:val="000000"/>
                                <w:sz w:val="23"/>
                              </w:rPr>
                              <w:t>Also stating (retroactively) that only Hemiptera that consumed plant material were combined with grasshoppers for stable isotope analyses, without specifying which these were (after earlier stating that such combinations was done indiscriminately) only serves to raise suspicion about the data and analytical soundness for this study.</w:t>
                            </w:r>
                          </w:p>
                        </w:txbxContent>
                      </wps:txbx>
                      <wps:bodyPr wrap="square" lIns="0" tIns="0" rIns="0" bIns="0" rtlCol="0">
                        <a:noAutofit/>
                      </wps:bodyPr>
                    </wps:wsp>
                  </a:graphicData>
                </a:graphic>
              </wp:anchor>
            </w:drawing>
          </mc:Choice>
          <mc:Fallback>
            <w:pict>
              <v:shape id="Textbox 26" o:spid="_x0000_s1026" o:spt="202" type="#_x0000_t202" style="position:absolute;left:0pt;margin-left:68.55pt;margin-top:13.2pt;height:53.65pt;width:458.05pt;mso-position-horizontal-relative:page;mso-wrap-distance-bottom:0pt;mso-wrap-distance-top:0pt;z-index:-251639808;mso-width-relative:page;mso-height-relative:page;" fillcolor="#D9D9D9" filled="t" stroked="f" coordsize="21600,21600" o:gfxdata="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6LU8PYAAAACwEAAA8AAAAAAAAAAQAgAAAAIgAA&#10;AGRycy9kb3ducmV2LnhtbFBLAQIUABQAAAAIAIdO4kBPlkrZzwEAAKoDAAAOAAAAAAAAAAEAIAAA&#10;ACcBAABkcnMvZTJvRG9jLnhtbFBLBQYAAAAABgAGAFkBAABoBQAAAAA=&#10;">
                <v:fill on="t" focussize="0,0"/>
                <v:stroke on="f"/>
                <v:imagedata o:title=""/>
                <o:lock v:ext="edit" aspectratio="f"/>
                <v:textbox inset="0mm,0mm,0mm,0mm">
                  <w:txbxContent>
                    <w:p>
                      <w:pPr>
                        <w:spacing w:before="0" w:line="242" w:lineRule="auto"/>
                        <w:ind w:left="470" w:right="243" w:hanging="442"/>
                        <w:jc w:val="left"/>
                        <w:rPr>
                          <w:color w:val="000000"/>
                          <w:sz w:val="23"/>
                        </w:rPr>
                      </w:pPr>
                      <w:r>
                        <w:rPr>
                          <w:color w:val="000000"/>
                          <w:sz w:val="23"/>
                        </w:rPr>
                        <w:t>2.7)</w:t>
                      </w:r>
                      <w:r>
                        <w:rPr>
                          <w:color w:val="000000"/>
                          <w:spacing w:val="37"/>
                          <w:sz w:val="23"/>
                        </w:rPr>
                        <w:t xml:space="preserve"> </w:t>
                      </w:r>
                      <w:r>
                        <w:rPr>
                          <w:color w:val="000000"/>
                          <w:sz w:val="23"/>
                        </w:rPr>
                        <w:t>Also stating (retroactively) that only Hemiptera that consumed plant material were combined with grasshoppers for stable isotope analyses, without specifying which these were (after earlier stating that such combinations was done indiscriminately) only serves to raise suspicion about the data and analytical soundness for this study.</w:t>
                      </w:r>
                    </w:p>
                  </w:txbxContent>
                </v:textbox>
                <w10:wrap type="topAndBottom"/>
              </v:shape>
            </w:pict>
          </mc:Fallback>
        </mc:AlternateContent>
      </w:r>
    </w:p>
    <w:p>
      <w:pPr>
        <w:pStyle w:val="6"/>
        <w:spacing w:before="4"/>
        <w:rPr>
          <w:sz w:val="23"/>
        </w:rPr>
      </w:pPr>
    </w:p>
    <w:p>
      <w:pPr>
        <w:spacing w:before="0" w:line="242" w:lineRule="auto"/>
        <w:ind w:left="1400" w:right="289" w:firstLine="0"/>
        <w:jc w:val="left"/>
        <w:rPr>
          <w:sz w:val="23"/>
        </w:rPr>
      </w:pPr>
      <w:r>
        <w:rPr>
          <w:b/>
          <w:sz w:val="23"/>
        </w:rPr>
        <w:t>[Reply]</w:t>
      </w:r>
      <w:r>
        <w:rPr>
          <w:b/>
          <w:spacing w:val="80"/>
          <w:sz w:val="23"/>
        </w:rPr>
        <w:t xml:space="preserve"> </w:t>
      </w:r>
      <w:r>
        <w:rPr>
          <w:sz w:val="23"/>
        </w:rPr>
        <w:t>a) The stable isotope samples of Hemiptera (</w:t>
      </w:r>
      <w:r>
        <w:rPr>
          <w:i/>
          <w:sz w:val="23"/>
        </w:rPr>
        <w:t>Nephotettix</w:t>
      </w:r>
      <w:r>
        <w:rPr>
          <w:sz w:val="23"/>
        </w:rPr>
        <w:t xml:space="preserve">, </w:t>
      </w:r>
      <w:r>
        <w:rPr>
          <w:i/>
          <w:sz w:val="23"/>
        </w:rPr>
        <w:t xml:space="preserve">Nilaparvata, Pachybrachius, </w:t>
      </w:r>
      <w:r>
        <w:rPr>
          <w:sz w:val="23"/>
        </w:rPr>
        <w:t xml:space="preserve">and </w:t>
      </w:r>
      <w:r>
        <w:rPr>
          <w:i/>
          <w:sz w:val="23"/>
        </w:rPr>
        <w:t>Scotinophara</w:t>
      </w:r>
      <w:r>
        <w:rPr>
          <w:sz w:val="23"/>
        </w:rPr>
        <w:t>) and Orthoptera (</w:t>
      </w:r>
      <w:r>
        <w:rPr>
          <w:i/>
          <w:sz w:val="23"/>
        </w:rPr>
        <w:t xml:space="preserve">Atractomorpha </w:t>
      </w:r>
      <w:r>
        <w:rPr>
          <w:sz w:val="23"/>
        </w:rPr>
        <w:t>and Acrididae) were analyzed separately.</w:t>
      </w:r>
      <w:r>
        <w:rPr>
          <w:spacing w:val="40"/>
          <w:sz w:val="23"/>
        </w:rPr>
        <w:t xml:space="preserve"> </w:t>
      </w:r>
      <w:r>
        <w:rPr>
          <w:sz w:val="23"/>
        </w:rPr>
        <w:t>b) They belong to either rice herbivores or tourist herbivores in our MixSIAR models.</w:t>
      </w:r>
      <w:r>
        <w:rPr>
          <w:spacing w:val="40"/>
          <w:sz w:val="23"/>
        </w:rPr>
        <w:t xml:space="preserve"> </w:t>
      </w:r>
      <w:r>
        <w:rPr>
          <w:sz w:val="23"/>
        </w:rPr>
        <w:t>Please see details in Appendix A (Table S1).</w:t>
      </w:r>
    </w:p>
    <w:p>
      <w:pPr>
        <w:pStyle w:val="6"/>
        <w:spacing w:before="19"/>
        <w:rPr>
          <w:sz w:val="20"/>
        </w:rPr>
      </w:pPr>
      <w:r>
        <mc:AlternateContent>
          <mc:Choice Requires="wps">
            <w:drawing>
              <wp:anchor distT="0" distB="0" distL="0" distR="0" simplePos="0" relativeHeight="251676672" behindDoc="1" locked="0" layoutInCell="1" allowOverlap="1">
                <wp:simplePos x="0" y="0"/>
                <wp:positionH relativeFrom="page">
                  <wp:posOffset>870585</wp:posOffset>
                </wp:positionH>
                <wp:positionV relativeFrom="paragraph">
                  <wp:posOffset>173355</wp:posOffset>
                </wp:positionV>
                <wp:extent cx="5817235" cy="1193800"/>
                <wp:effectExtent l="0" t="0" r="0" b="0"/>
                <wp:wrapTopAndBottom/>
                <wp:docPr id="27" name="Textbox 27"/>
                <wp:cNvGraphicFramePr/>
                <a:graphic xmlns:a="http://schemas.openxmlformats.org/drawingml/2006/main">
                  <a:graphicData uri="http://schemas.microsoft.com/office/word/2010/wordprocessingShape">
                    <wps:wsp>
                      <wps:cNvSpPr txBox="1"/>
                      <wps:spPr>
                        <a:xfrm>
                          <a:off x="0" y="0"/>
                          <a:ext cx="5817235" cy="1193800"/>
                        </a:xfrm>
                        <a:prstGeom prst="rect">
                          <a:avLst/>
                        </a:prstGeom>
                        <a:solidFill>
                          <a:srgbClr val="D9D9D9"/>
                        </a:solidFill>
                      </wps:spPr>
                      <wps:txbx>
                        <w:txbxContent>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4"/>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4"/>
                                <w:sz w:val="23"/>
                              </w:rPr>
                              <w:t xml:space="preserve"> </w:t>
                            </w:r>
                            <w:r>
                              <w:rPr>
                                <w:color w:val="000000"/>
                                <w:sz w:val="23"/>
                              </w:rPr>
                              <w:t>[x]</w:t>
                            </w:r>
                            <w:r>
                              <w:rPr>
                                <w:color w:val="000000"/>
                                <w:spacing w:val="3"/>
                                <w:sz w:val="23"/>
                              </w:rPr>
                              <w:t xml:space="preserve"> </w:t>
                            </w:r>
                            <w:r>
                              <w:rPr>
                                <w:color w:val="000000"/>
                                <w:sz w:val="23"/>
                              </w:rPr>
                              <w:t>N/A</w:t>
                            </w:r>
                            <w:r>
                              <w:rPr>
                                <w:color w:val="000000"/>
                                <w:spacing w:val="2"/>
                                <w:sz w:val="23"/>
                              </w:rPr>
                              <w:t xml:space="preserve"> </w:t>
                            </w:r>
                            <w:r>
                              <w:rPr>
                                <w:color w:val="000000"/>
                                <w:spacing w:val="-5"/>
                                <w:sz w:val="23"/>
                              </w:rPr>
                              <w:t>[]</w:t>
                            </w:r>
                          </w:p>
                          <w:p>
                            <w:pPr>
                              <w:spacing w:before="3"/>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spacing w:before="9"/>
                              <w:rPr>
                                <w:color w:val="000000"/>
                                <w:sz w:val="23"/>
                              </w:rPr>
                            </w:pPr>
                          </w:p>
                          <w:p>
                            <w:pPr>
                              <w:spacing w:before="0" w:line="242" w:lineRule="auto"/>
                              <w:ind w:left="470" w:right="67" w:hanging="442"/>
                              <w:jc w:val="left"/>
                              <w:rPr>
                                <w:color w:val="000000"/>
                                <w:sz w:val="23"/>
                              </w:rPr>
                            </w:pPr>
                            <w:r>
                              <w:rPr>
                                <w:color w:val="000000"/>
                                <w:sz w:val="23"/>
                              </w:rPr>
                              <w:t>2.8) L. 156. It is unclear how were the samples for the isotopic analyses made. Were all collected arthropods included in the samples or it was representative sub-samples that mirrored the composition proportionally?</w:t>
                            </w:r>
                          </w:p>
                        </w:txbxContent>
                      </wps:txbx>
                      <wps:bodyPr wrap="square" lIns="0" tIns="0" rIns="0" bIns="0" rtlCol="0">
                        <a:noAutofit/>
                      </wps:bodyPr>
                    </wps:wsp>
                  </a:graphicData>
                </a:graphic>
              </wp:anchor>
            </w:drawing>
          </mc:Choice>
          <mc:Fallback>
            <w:pict>
              <v:shape id="Textbox 27" o:spid="_x0000_s1026" o:spt="202" type="#_x0000_t202" style="position:absolute;left:0pt;margin-left:68.55pt;margin-top:13.65pt;height:94pt;width:458.05pt;mso-position-horizontal-relative:page;mso-wrap-distance-bottom:0pt;mso-wrap-distance-top:0pt;z-index:-251639808;mso-width-relative:page;mso-height-relative:page;" fillcolor="#D9D9D9" filled="t" stroked="f" coordsize="21600,21600" o:gfxdata="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xQXUr2QAAAAsBAAAPAAAAAAAAAAEAIAAA&#10;ACIAAABkcnMvZG93bnJldi54bWxQSwECFAAUAAAACACHTuJAeC8kTtIBAACrAwAADgAAAAAAAAAB&#10;ACAAAAAoAQAAZHJzL2Uyb0RvYy54bWxQSwUGAAAAAAYABgBZAQAAbAUAAAAA&#10;">
                <v:fill on="t" focussize="0,0"/>
                <v:stroke on="f"/>
                <v:imagedata o:title=""/>
                <o:lock v:ext="edit" aspectratio="f"/>
                <v:textbox inset="0mm,0mm,0mm,0mm">
                  <w:txbxContent>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4"/>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4"/>
                          <w:sz w:val="23"/>
                        </w:rPr>
                        <w:t xml:space="preserve"> </w:t>
                      </w:r>
                      <w:r>
                        <w:rPr>
                          <w:color w:val="000000"/>
                          <w:sz w:val="23"/>
                        </w:rPr>
                        <w:t>[x]</w:t>
                      </w:r>
                      <w:r>
                        <w:rPr>
                          <w:color w:val="000000"/>
                          <w:spacing w:val="3"/>
                          <w:sz w:val="23"/>
                        </w:rPr>
                        <w:t xml:space="preserve"> </w:t>
                      </w:r>
                      <w:r>
                        <w:rPr>
                          <w:color w:val="000000"/>
                          <w:sz w:val="23"/>
                        </w:rPr>
                        <w:t>N/A</w:t>
                      </w:r>
                      <w:r>
                        <w:rPr>
                          <w:color w:val="000000"/>
                          <w:spacing w:val="2"/>
                          <w:sz w:val="23"/>
                        </w:rPr>
                        <w:t xml:space="preserve"> </w:t>
                      </w:r>
                      <w:r>
                        <w:rPr>
                          <w:color w:val="000000"/>
                          <w:spacing w:val="-5"/>
                          <w:sz w:val="23"/>
                        </w:rPr>
                        <w:t>[]</w:t>
                      </w:r>
                    </w:p>
                    <w:p>
                      <w:pPr>
                        <w:spacing w:before="3"/>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spacing w:before="9"/>
                        <w:rPr>
                          <w:color w:val="000000"/>
                          <w:sz w:val="23"/>
                        </w:rPr>
                      </w:pPr>
                    </w:p>
                    <w:p>
                      <w:pPr>
                        <w:spacing w:before="0" w:line="242" w:lineRule="auto"/>
                        <w:ind w:left="470" w:right="67" w:hanging="442"/>
                        <w:jc w:val="left"/>
                        <w:rPr>
                          <w:color w:val="000000"/>
                          <w:sz w:val="23"/>
                        </w:rPr>
                      </w:pPr>
                      <w:r>
                        <w:rPr>
                          <w:color w:val="000000"/>
                          <w:sz w:val="23"/>
                        </w:rPr>
                        <w:t>2.8) L. 156. It is unclear how were the samples for the isotopic analyses made. Were all collected arthropods included in the samples or it was representative sub-samples that mirrored the composition proportionally?</w:t>
                      </w:r>
                    </w:p>
                  </w:txbxContent>
                </v:textbox>
                <w10:wrap type="topAndBottom"/>
              </v:shape>
            </w:pict>
          </mc:Fallback>
        </mc:AlternateContent>
      </w:r>
    </w:p>
    <w:p>
      <w:pPr>
        <w:pStyle w:val="6"/>
        <w:spacing w:before="3"/>
        <w:rPr>
          <w:sz w:val="23"/>
        </w:rPr>
      </w:pPr>
    </w:p>
    <w:p>
      <w:pPr>
        <w:spacing w:before="0" w:line="244" w:lineRule="auto"/>
        <w:ind w:left="1400" w:right="289" w:firstLine="0"/>
        <w:jc w:val="left"/>
        <w:rPr>
          <w:sz w:val="23"/>
        </w:rPr>
      </w:pPr>
      <w:r>
        <w:rPr>
          <w:b/>
          <w:sz w:val="23"/>
        </w:rPr>
        <w:t>[Reply]</w:t>
      </w:r>
      <w:r>
        <w:rPr>
          <w:b/>
          <w:spacing w:val="80"/>
          <w:sz w:val="23"/>
        </w:rPr>
        <w:t xml:space="preserve"> </w:t>
      </w:r>
      <w:r>
        <w:rPr>
          <w:sz w:val="23"/>
        </w:rPr>
        <w:t>Thanks for raising this issue.</w:t>
      </w:r>
      <w:r>
        <w:rPr>
          <w:spacing w:val="40"/>
          <w:sz w:val="23"/>
        </w:rPr>
        <w:t xml:space="preserve"> </w:t>
      </w:r>
      <w:r>
        <w:rPr>
          <w:sz w:val="23"/>
        </w:rPr>
        <w:t>Yes, we used sub-samples that mirrored the arthropod community composition in the field.</w:t>
      </w:r>
      <w:r>
        <w:rPr>
          <w:spacing w:val="40"/>
          <w:sz w:val="23"/>
        </w:rPr>
        <w:t xml:space="preserve"> </w:t>
      </w:r>
      <w:r>
        <w:rPr>
          <w:sz w:val="23"/>
        </w:rPr>
        <w:t>We now add this information in Methods (</w:t>
      </w:r>
      <w:r>
        <w:rPr>
          <w:i/>
          <w:sz w:val="23"/>
        </w:rPr>
        <w:t>2.2.</w:t>
      </w:r>
      <w:r>
        <w:rPr>
          <w:i/>
          <w:spacing w:val="40"/>
          <w:sz w:val="23"/>
        </w:rPr>
        <w:t xml:space="preserve"> </w:t>
      </w:r>
      <w:r>
        <w:rPr>
          <w:i/>
          <w:sz w:val="23"/>
        </w:rPr>
        <w:t>Stable isotope analysis of arthropod samples</w:t>
      </w:r>
      <w:r>
        <w:rPr>
          <w:sz w:val="23"/>
        </w:rPr>
        <w:t>).</w:t>
      </w:r>
    </w:p>
    <w:p>
      <w:pPr>
        <w:spacing w:after="0" w:line="244" w:lineRule="auto"/>
        <w:jc w:val="left"/>
        <w:rPr>
          <w:sz w:val="23"/>
        </w:rPr>
        <w:sectPr>
          <w:footerReference r:id="rId14" w:type="default"/>
          <w:pgSz w:w="11910" w:h="16840"/>
          <w:pgMar w:top="1940" w:right="1240" w:bottom="280" w:left="0" w:header="0" w:footer="0" w:gutter="0"/>
          <w:cols w:space="720" w:num="1"/>
        </w:sectPr>
      </w:pPr>
    </w:p>
    <w:p>
      <w:pPr>
        <w:pStyle w:val="6"/>
        <w:spacing w:before="3"/>
        <w:rPr>
          <w:sz w:val="15"/>
        </w:rPr>
      </w:pPr>
    </w:p>
    <w:p>
      <w:pPr>
        <w:pStyle w:val="6"/>
        <w:ind w:left="1371"/>
        <w:rPr>
          <w:sz w:val="20"/>
        </w:rPr>
      </w:pPr>
      <w:r>
        <w:rPr>
          <w:sz w:val="20"/>
        </w:rPr>
        <mc:AlternateContent>
          <mc:Choice Requires="wps">
            <w:drawing>
              <wp:inline distT="0" distB="0" distL="0" distR="0">
                <wp:extent cx="5817235" cy="2727325"/>
                <wp:effectExtent l="0" t="0" r="0" b="0"/>
                <wp:docPr id="28" name="Textbox 28"/>
                <wp:cNvGraphicFramePr/>
                <a:graphic xmlns:a="http://schemas.openxmlformats.org/drawingml/2006/main">
                  <a:graphicData uri="http://schemas.microsoft.com/office/word/2010/wordprocessingShape">
                    <wps:wsp>
                      <wps:cNvSpPr txBox="1"/>
                      <wps:spPr>
                        <a:xfrm>
                          <a:off x="0" y="0"/>
                          <a:ext cx="5817235" cy="2727325"/>
                        </a:xfrm>
                        <a:prstGeom prst="rect">
                          <a:avLst/>
                        </a:prstGeom>
                        <a:solidFill>
                          <a:srgbClr val="D9D9D9"/>
                        </a:solidFill>
                      </wps:spPr>
                      <wps:txbx>
                        <w:txbxContent>
                          <w:p>
                            <w:pPr>
                              <w:tabs>
                                <w:tab w:val="left" w:pos="470"/>
                              </w:tabs>
                              <w:spacing w:before="0" w:line="242" w:lineRule="auto"/>
                              <w:ind w:left="470" w:right="67" w:hanging="442"/>
                              <w:jc w:val="left"/>
                              <w:rPr>
                                <w:color w:val="000000"/>
                                <w:sz w:val="23"/>
                              </w:rPr>
                            </w:pPr>
                            <w:r>
                              <w:rPr>
                                <w:color w:val="000000"/>
                                <w:spacing w:val="-6"/>
                                <w:sz w:val="23"/>
                              </w:rPr>
                              <w:t>3.</w:t>
                            </w:r>
                            <w:r>
                              <w:rPr>
                                <w:color w:val="000000"/>
                                <w:sz w:val="23"/>
                              </w:rPr>
                              <w:tab/>
                            </w:r>
                            <w:r>
                              <w:rPr>
                                <w:color w:val="000000"/>
                                <w:sz w:val="23"/>
                              </w:rPr>
                              <w:t>If applicable, are statistical analyses, controls, sampling mechanism, and statistical reporting (e.g., P-values, CIs, effect</w:t>
                            </w:r>
                            <w:r>
                              <w:rPr>
                                <w:color w:val="000000"/>
                                <w:spacing w:val="38"/>
                                <w:sz w:val="23"/>
                              </w:rPr>
                              <w:t xml:space="preserve"> </w:t>
                            </w:r>
                            <w:r>
                              <w:rPr>
                                <w:color w:val="000000"/>
                                <w:sz w:val="23"/>
                              </w:rPr>
                              <w:t>sizes) appropriate and well described?</w:t>
                            </w:r>
                            <w:r>
                              <w:rPr>
                                <w:color w:val="000000"/>
                                <w:spacing w:val="37"/>
                                <w:sz w:val="23"/>
                              </w:rPr>
                              <w:t xml:space="preserve"> </w:t>
                            </w:r>
                            <w:r>
                              <w:rPr>
                                <w:color w:val="000000"/>
                                <w:sz w:val="23"/>
                              </w:rPr>
                              <w:t>Please clearly</w:t>
                            </w:r>
                            <w:r>
                              <w:rPr>
                                <w:color w:val="000000"/>
                                <w:spacing w:val="37"/>
                                <w:sz w:val="23"/>
                              </w:rPr>
                              <w:t xml:space="preserve"> </w:t>
                            </w:r>
                            <w:r>
                              <w:rPr>
                                <w:color w:val="000000"/>
                                <w:sz w:val="23"/>
                              </w:rPr>
                              <w:t>indicate if the manuscript requires additional peer review by a statistician. Kindly provide suggestions</w:t>
                            </w:r>
                            <w:r>
                              <w:rPr>
                                <w:color w:val="000000"/>
                                <w:spacing w:val="80"/>
                                <w:sz w:val="23"/>
                              </w:rPr>
                              <w:t xml:space="preserve"> </w:t>
                            </w:r>
                            <w:r>
                              <w:rPr>
                                <w:color w:val="000000"/>
                                <w:sz w:val="23"/>
                              </w:rPr>
                              <w:t xml:space="preserve">to the author(s) on how to improve the statistical analyses, controls, sampling mechanism, or statistical reporting. Please number each suggestion so that the author(s) can more easily </w:t>
                            </w:r>
                            <w:r>
                              <w:rPr>
                                <w:color w:val="000000"/>
                                <w:spacing w:val="-2"/>
                                <w:sz w:val="23"/>
                              </w:rPr>
                              <w:t>respond.</w:t>
                            </w:r>
                          </w:p>
                          <w:p>
                            <w:pPr>
                              <w:pStyle w:val="6"/>
                              <w:spacing w:before="12"/>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3"/>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3"/>
                                <w:sz w:val="23"/>
                              </w:rPr>
                              <w:t xml:space="preserve"> </w:t>
                            </w:r>
                            <w:r>
                              <w:rPr>
                                <w:color w:val="000000"/>
                                <w:sz w:val="23"/>
                              </w:rPr>
                              <w:t>[]</w:t>
                            </w:r>
                            <w:r>
                              <w:rPr>
                                <w:color w:val="000000"/>
                                <w:spacing w:val="2"/>
                                <w:sz w:val="23"/>
                              </w:rPr>
                              <w:t xml:space="preserve"> </w:t>
                            </w:r>
                            <w:r>
                              <w:rPr>
                                <w:color w:val="000000"/>
                                <w:sz w:val="23"/>
                              </w:rPr>
                              <w:t>N/A</w:t>
                            </w:r>
                            <w:r>
                              <w:rPr>
                                <w:color w:val="000000"/>
                                <w:spacing w:val="3"/>
                                <w:sz w:val="23"/>
                              </w:rPr>
                              <w:t xml:space="preserve"> </w:t>
                            </w:r>
                            <w:r>
                              <w:rPr>
                                <w:color w:val="000000"/>
                                <w:spacing w:val="-5"/>
                                <w:sz w:val="23"/>
                              </w:rPr>
                              <w:t>[]</w:t>
                            </w:r>
                          </w:p>
                          <w:p>
                            <w:pPr>
                              <w:spacing w:before="4"/>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spacing w:before="7"/>
                              <w:rPr>
                                <w:color w:val="000000"/>
                                <w:sz w:val="23"/>
                              </w:rPr>
                            </w:pPr>
                          </w:p>
                          <w:p>
                            <w:pPr>
                              <w:spacing w:before="1"/>
                              <w:ind w:left="28" w:right="0" w:firstLine="0"/>
                              <w:jc w:val="left"/>
                              <w:rPr>
                                <w:color w:val="000000"/>
                                <w:sz w:val="23"/>
                              </w:rPr>
                            </w:pPr>
                            <w:r>
                              <w:rPr>
                                <w:color w:val="000000"/>
                                <w:sz w:val="23"/>
                              </w:rPr>
                              <w:t>3-1)</w:t>
                            </w:r>
                            <w:r>
                              <w:rPr>
                                <w:color w:val="000000"/>
                                <w:spacing w:val="-4"/>
                                <w:sz w:val="23"/>
                              </w:rPr>
                              <w:t xml:space="preserve"> </w:t>
                            </w:r>
                            <w:r>
                              <w:rPr>
                                <w:color w:val="000000"/>
                                <w:sz w:val="23"/>
                              </w:rPr>
                              <w:t>Good</w:t>
                            </w:r>
                            <w:r>
                              <w:rPr>
                                <w:color w:val="000000"/>
                                <w:spacing w:val="5"/>
                                <w:sz w:val="23"/>
                              </w:rPr>
                              <w:t xml:space="preserve"> </w:t>
                            </w:r>
                            <w:r>
                              <w:rPr>
                                <w:color w:val="000000"/>
                                <w:sz w:val="23"/>
                              </w:rPr>
                              <w:t>that</w:t>
                            </w:r>
                            <w:r>
                              <w:rPr>
                                <w:color w:val="000000"/>
                                <w:spacing w:val="2"/>
                                <w:sz w:val="23"/>
                              </w:rPr>
                              <w:t xml:space="preserve"> </w:t>
                            </w:r>
                            <w:r>
                              <w:rPr>
                                <w:color w:val="000000"/>
                                <w:sz w:val="23"/>
                              </w:rPr>
                              <w:t>beta</w:t>
                            </w:r>
                            <w:r>
                              <w:rPr>
                                <w:color w:val="000000"/>
                                <w:spacing w:val="4"/>
                                <w:sz w:val="23"/>
                              </w:rPr>
                              <w:t xml:space="preserve"> </w:t>
                            </w:r>
                            <w:r>
                              <w:rPr>
                                <w:color w:val="000000"/>
                                <w:sz w:val="23"/>
                              </w:rPr>
                              <w:t>regression</w:t>
                            </w:r>
                            <w:r>
                              <w:rPr>
                                <w:color w:val="000000"/>
                                <w:spacing w:val="3"/>
                                <w:sz w:val="23"/>
                              </w:rPr>
                              <w:t xml:space="preserve"> </w:t>
                            </w:r>
                            <w:r>
                              <w:rPr>
                                <w:color w:val="000000"/>
                                <w:sz w:val="23"/>
                              </w:rPr>
                              <w:t>with</w:t>
                            </w:r>
                            <w:r>
                              <w:rPr>
                                <w:color w:val="000000"/>
                                <w:spacing w:val="3"/>
                                <w:sz w:val="23"/>
                              </w:rPr>
                              <w:t xml:space="preserve"> </w:t>
                            </w:r>
                            <w:r>
                              <w:rPr>
                                <w:color w:val="000000"/>
                                <w:sz w:val="23"/>
                              </w:rPr>
                              <w:t>logit</w:t>
                            </w:r>
                            <w:r>
                              <w:rPr>
                                <w:color w:val="000000"/>
                                <w:spacing w:val="2"/>
                                <w:sz w:val="23"/>
                              </w:rPr>
                              <w:t xml:space="preserve"> </w:t>
                            </w:r>
                            <w:r>
                              <w:rPr>
                                <w:color w:val="000000"/>
                                <w:sz w:val="23"/>
                              </w:rPr>
                              <w:t>link</w:t>
                            </w:r>
                            <w:r>
                              <w:rPr>
                                <w:color w:val="000000"/>
                                <w:spacing w:val="3"/>
                                <w:sz w:val="23"/>
                              </w:rPr>
                              <w:t xml:space="preserve"> </w:t>
                            </w:r>
                            <w:r>
                              <w:rPr>
                                <w:color w:val="000000"/>
                                <w:sz w:val="23"/>
                              </w:rPr>
                              <w:t>function</w:t>
                            </w:r>
                            <w:r>
                              <w:rPr>
                                <w:color w:val="000000"/>
                                <w:spacing w:val="5"/>
                                <w:sz w:val="23"/>
                              </w:rPr>
                              <w:t xml:space="preserve"> </w:t>
                            </w:r>
                            <w:r>
                              <w:rPr>
                                <w:color w:val="000000"/>
                                <w:sz w:val="23"/>
                              </w:rPr>
                              <w:t>is</w:t>
                            </w:r>
                            <w:r>
                              <w:rPr>
                                <w:color w:val="000000"/>
                                <w:spacing w:val="3"/>
                                <w:sz w:val="23"/>
                              </w:rPr>
                              <w:t xml:space="preserve"> </w:t>
                            </w:r>
                            <w:r>
                              <w:rPr>
                                <w:color w:val="000000"/>
                                <w:sz w:val="23"/>
                              </w:rPr>
                              <w:t>now included</w:t>
                            </w:r>
                            <w:r>
                              <w:rPr>
                                <w:color w:val="000000"/>
                                <w:spacing w:val="4"/>
                                <w:sz w:val="23"/>
                              </w:rPr>
                              <w:t xml:space="preserve"> </w:t>
                            </w:r>
                            <w:r>
                              <w:rPr>
                                <w:color w:val="000000"/>
                                <w:sz w:val="23"/>
                              </w:rPr>
                              <w:t>in</w:t>
                            </w:r>
                            <w:r>
                              <w:rPr>
                                <w:color w:val="000000"/>
                                <w:spacing w:val="4"/>
                                <w:sz w:val="23"/>
                              </w:rPr>
                              <w:t xml:space="preserve"> </w:t>
                            </w:r>
                            <w:r>
                              <w:rPr>
                                <w:color w:val="000000"/>
                                <w:sz w:val="23"/>
                              </w:rPr>
                              <w:t>the</w:t>
                            </w:r>
                            <w:r>
                              <w:rPr>
                                <w:color w:val="000000"/>
                                <w:spacing w:val="2"/>
                                <w:sz w:val="23"/>
                              </w:rPr>
                              <w:t xml:space="preserve"> </w:t>
                            </w:r>
                            <w:r>
                              <w:rPr>
                                <w:color w:val="000000"/>
                                <w:sz w:val="23"/>
                              </w:rPr>
                              <w:t>analysis</w:t>
                            </w:r>
                            <w:r>
                              <w:rPr>
                                <w:color w:val="000000"/>
                                <w:spacing w:val="3"/>
                                <w:sz w:val="23"/>
                              </w:rPr>
                              <w:t xml:space="preserve"> </w:t>
                            </w:r>
                            <w:r>
                              <w:rPr>
                                <w:color w:val="000000"/>
                                <w:sz w:val="23"/>
                              </w:rPr>
                              <w:t>(Table</w:t>
                            </w:r>
                            <w:r>
                              <w:rPr>
                                <w:color w:val="000000"/>
                                <w:spacing w:val="4"/>
                                <w:sz w:val="23"/>
                              </w:rPr>
                              <w:t xml:space="preserve"> </w:t>
                            </w:r>
                            <w:r>
                              <w:rPr>
                                <w:color w:val="000000"/>
                                <w:spacing w:val="-5"/>
                                <w:sz w:val="23"/>
                              </w:rPr>
                              <w:t>1).</w:t>
                            </w:r>
                          </w:p>
                          <w:p>
                            <w:pPr>
                              <w:spacing w:before="4" w:line="242" w:lineRule="auto"/>
                              <w:ind w:left="470" w:right="67" w:firstLine="0"/>
                              <w:jc w:val="left"/>
                              <w:rPr>
                                <w:color w:val="000000"/>
                                <w:sz w:val="23"/>
                              </w:rPr>
                            </w:pPr>
                            <w:r>
                              <w:rPr>
                                <w:color w:val="000000"/>
                                <w:sz w:val="23"/>
                              </w:rPr>
                              <w:t>This is ok for the present purposes, even though beta regression would usually be most elegant for binary datasets. It is ok for here due to the use of logit (rather than log) link. Still, it is curious why, according to results of GLM analyses, Year was an important variable driving leady beetle predation rate.</w:t>
                            </w:r>
                          </w:p>
                        </w:txbxContent>
                      </wps:txbx>
                      <wps:bodyPr wrap="square" lIns="0" tIns="0" rIns="0" bIns="0" rtlCol="0">
                        <a:noAutofit/>
                      </wps:bodyPr>
                    </wps:wsp>
                  </a:graphicData>
                </a:graphic>
              </wp:inline>
            </w:drawing>
          </mc:Choice>
          <mc:Fallback>
            <w:pict>
              <v:shape id="Textbox 28" o:spid="_x0000_s1026" o:spt="202" type="#_x0000_t202" style="height:214.75pt;width:458.05pt;" fillcolor="#D9D9D9" filled="t" stroked="f" coordsize="21600,21600" o:gfxdata="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7+wRU1gAAAAUBAAAPAAAAAAAAAAEAIAAAACIAAABk&#10;cnMvZG93bnJldi54bWxQSwECFAAUAAAACACHTuJAUOhdBs8BAACrAwAADgAAAAAAAAABACAAAAAl&#10;AQAAZHJzL2Uyb0RvYy54bWxQSwUGAAAAAAYABgBZAQAAZgUAAAAA&#10;">
                <v:fill on="t" focussize="0,0"/>
                <v:stroke on="f"/>
                <v:imagedata o:title=""/>
                <o:lock v:ext="edit" aspectratio="f"/>
                <v:textbox inset="0mm,0mm,0mm,0mm">
                  <w:txbxContent>
                    <w:p>
                      <w:pPr>
                        <w:tabs>
                          <w:tab w:val="left" w:pos="470"/>
                        </w:tabs>
                        <w:spacing w:before="0" w:line="242" w:lineRule="auto"/>
                        <w:ind w:left="470" w:right="67" w:hanging="442"/>
                        <w:jc w:val="left"/>
                        <w:rPr>
                          <w:color w:val="000000"/>
                          <w:sz w:val="23"/>
                        </w:rPr>
                      </w:pPr>
                      <w:r>
                        <w:rPr>
                          <w:color w:val="000000"/>
                          <w:spacing w:val="-6"/>
                          <w:sz w:val="23"/>
                        </w:rPr>
                        <w:t>3.</w:t>
                      </w:r>
                      <w:r>
                        <w:rPr>
                          <w:color w:val="000000"/>
                          <w:sz w:val="23"/>
                        </w:rPr>
                        <w:tab/>
                      </w:r>
                      <w:r>
                        <w:rPr>
                          <w:color w:val="000000"/>
                          <w:sz w:val="23"/>
                        </w:rPr>
                        <w:t>If applicable, are statistical analyses, controls, sampling mechanism, and statistical reporting (e.g., P-values, CIs, effect</w:t>
                      </w:r>
                      <w:r>
                        <w:rPr>
                          <w:color w:val="000000"/>
                          <w:spacing w:val="38"/>
                          <w:sz w:val="23"/>
                        </w:rPr>
                        <w:t xml:space="preserve"> </w:t>
                      </w:r>
                      <w:r>
                        <w:rPr>
                          <w:color w:val="000000"/>
                          <w:sz w:val="23"/>
                        </w:rPr>
                        <w:t>sizes) appropriate and well described?</w:t>
                      </w:r>
                      <w:r>
                        <w:rPr>
                          <w:color w:val="000000"/>
                          <w:spacing w:val="37"/>
                          <w:sz w:val="23"/>
                        </w:rPr>
                        <w:t xml:space="preserve"> </w:t>
                      </w:r>
                      <w:r>
                        <w:rPr>
                          <w:color w:val="000000"/>
                          <w:sz w:val="23"/>
                        </w:rPr>
                        <w:t>Please clearly</w:t>
                      </w:r>
                      <w:r>
                        <w:rPr>
                          <w:color w:val="000000"/>
                          <w:spacing w:val="37"/>
                          <w:sz w:val="23"/>
                        </w:rPr>
                        <w:t xml:space="preserve"> </w:t>
                      </w:r>
                      <w:r>
                        <w:rPr>
                          <w:color w:val="000000"/>
                          <w:sz w:val="23"/>
                        </w:rPr>
                        <w:t>indicate if the manuscript requires additional peer review by a statistician. Kindly provide suggestions</w:t>
                      </w:r>
                      <w:r>
                        <w:rPr>
                          <w:color w:val="000000"/>
                          <w:spacing w:val="80"/>
                          <w:sz w:val="23"/>
                        </w:rPr>
                        <w:t xml:space="preserve"> </w:t>
                      </w:r>
                      <w:r>
                        <w:rPr>
                          <w:color w:val="000000"/>
                          <w:sz w:val="23"/>
                        </w:rPr>
                        <w:t xml:space="preserve">to the author(s) on how to improve the statistical analyses, controls, sampling mechanism, or statistical reporting. Please number each suggestion so that the author(s) can more easily </w:t>
                      </w:r>
                      <w:r>
                        <w:rPr>
                          <w:color w:val="000000"/>
                          <w:spacing w:val="-2"/>
                          <w:sz w:val="23"/>
                        </w:rPr>
                        <w:t>respond.</w:t>
                      </w:r>
                    </w:p>
                    <w:p>
                      <w:pPr>
                        <w:pStyle w:val="6"/>
                        <w:spacing w:before="12"/>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3"/>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3"/>
                          <w:sz w:val="23"/>
                        </w:rPr>
                        <w:t xml:space="preserve"> </w:t>
                      </w:r>
                      <w:r>
                        <w:rPr>
                          <w:color w:val="000000"/>
                          <w:sz w:val="23"/>
                        </w:rPr>
                        <w:t>[]</w:t>
                      </w:r>
                      <w:r>
                        <w:rPr>
                          <w:color w:val="000000"/>
                          <w:spacing w:val="2"/>
                          <w:sz w:val="23"/>
                        </w:rPr>
                        <w:t xml:space="preserve"> </w:t>
                      </w:r>
                      <w:r>
                        <w:rPr>
                          <w:color w:val="000000"/>
                          <w:sz w:val="23"/>
                        </w:rPr>
                        <w:t>N/A</w:t>
                      </w:r>
                      <w:r>
                        <w:rPr>
                          <w:color w:val="000000"/>
                          <w:spacing w:val="3"/>
                          <w:sz w:val="23"/>
                        </w:rPr>
                        <w:t xml:space="preserve"> </w:t>
                      </w:r>
                      <w:r>
                        <w:rPr>
                          <w:color w:val="000000"/>
                          <w:spacing w:val="-5"/>
                          <w:sz w:val="23"/>
                        </w:rPr>
                        <w:t>[]</w:t>
                      </w:r>
                    </w:p>
                    <w:p>
                      <w:pPr>
                        <w:spacing w:before="4"/>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spacing w:before="7"/>
                        <w:rPr>
                          <w:color w:val="000000"/>
                          <w:sz w:val="23"/>
                        </w:rPr>
                      </w:pPr>
                    </w:p>
                    <w:p>
                      <w:pPr>
                        <w:spacing w:before="1"/>
                        <w:ind w:left="28" w:right="0" w:firstLine="0"/>
                        <w:jc w:val="left"/>
                        <w:rPr>
                          <w:color w:val="000000"/>
                          <w:sz w:val="23"/>
                        </w:rPr>
                      </w:pPr>
                      <w:r>
                        <w:rPr>
                          <w:color w:val="000000"/>
                          <w:sz w:val="23"/>
                        </w:rPr>
                        <w:t>3-1)</w:t>
                      </w:r>
                      <w:r>
                        <w:rPr>
                          <w:color w:val="000000"/>
                          <w:spacing w:val="-4"/>
                          <w:sz w:val="23"/>
                        </w:rPr>
                        <w:t xml:space="preserve"> </w:t>
                      </w:r>
                      <w:r>
                        <w:rPr>
                          <w:color w:val="000000"/>
                          <w:sz w:val="23"/>
                        </w:rPr>
                        <w:t>Good</w:t>
                      </w:r>
                      <w:r>
                        <w:rPr>
                          <w:color w:val="000000"/>
                          <w:spacing w:val="5"/>
                          <w:sz w:val="23"/>
                        </w:rPr>
                        <w:t xml:space="preserve"> </w:t>
                      </w:r>
                      <w:r>
                        <w:rPr>
                          <w:color w:val="000000"/>
                          <w:sz w:val="23"/>
                        </w:rPr>
                        <w:t>that</w:t>
                      </w:r>
                      <w:r>
                        <w:rPr>
                          <w:color w:val="000000"/>
                          <w:spacing w:val="2"/>
                          <w:sz w:val="23"/>
                        </w:rPr>
                        <w:t xml:space="preserve"> </w:t>
                      </w:r>
                      <w:r>
                        <w:rPr>
                          <w:color w:val="000000"/>
                          <w:sz w:val="23"/>
                        </w:rPr>
                        <w:t>beta</w:t>
                      </w:r>
                      <w:r>
                        <w:rPr>
                          <w:color w:val="000000"/>
                          <w:spacing w:val="4"/>
                          <w:sz w:val="23"/>
                        </w:rPr>
                        <w:t xml:space="preserve"> </w:t>
                      </w:r>
                      <w:r>
                        <w:rPr>
                          <w:color w:val="000000"/>
                          <w:sz w:val="23"/>
                        </w:rPr>
                        <w:t>regression</w:t>
                      </w:r>
                      <w:r>
                        <w:rPr>
                          <w:color w:val="000000"/>
                          <w:spacing w:val="3"/>
                          <w:sz w:val="23"/>
                        </w:rPr>
                        <w:t xml:space="preserve"> </w:t>
                      </w:r>
                      <w:r>
                        <w:rPr>
                          <w:color w:val="000000"/>
                          <w:sz w:val="23"/>
                        </w:rPr>
                        <w:t>with</w:t>
                      </w:r>
                      <w:r>
                        <w:rPr>
                          <w:color w:val="000000"/>
                          <w:spacing w:val="3"/>
                          <w:sz w:val="23"/>
                        </w:rPr>
                        <w:t xml:space="preserve"> </w:t>
                      </w:r>
                      <w:r>
                        <w:rPr>
                          <w:color w:val="000000"/>
                          <w:sz w:val="23"/>
                        </w:rPr>
                        <w:t>logit</w:t>
                      </w:r>
                      <w:r>
                        <w:rPr>
                          <w:color w:val="000000"/>
                          <w:spacing w:val="2"/>
                          <w:sz w:val="23"/>
                        </w:rPr>
                        <w:t xml:space="preserve"> </w:t>
                      </w:r>
                      <w:r>
                        <w:rPr>
                          <w:color w:val="000000"/>
                          <w:sz w:val="23"/>
                        </w:rPr>
                        <w:t>link</w:t>
                      </w:r>
                      <w:r>
                        <w:rPr>
                          <w:color w:val="000000"/>
                          <w:spacing w:val="3"/>
                          <w:sz w:val="23"/>
                        </w:rPr>
                        <w:t xml:space="preserve"> </w:t>
                      </w:r>
                      <w:r>
                        <w:rPr>
                          <w:color w:val="000000"/>
                          <w:sz w:val="23"/>
                        </w:rPr>
                        <w:t>function</w:t>
                      </w:r>
                      <w:r>
                        <w:rPr>
                          <w:color w:val="000000"/>
                          <w:spacing w:val="5"/>
                          <w:sz w:val="23"/>
                        </w:rPr>
                        <w:t xml:space="preserve"> </w:t>
                      </w:r>
                      <w:r>
                        <w:rPr>
                          <w:color w:val="000000"/>
                          <w:sz w:val="23"/>
                        </w:rPr>
                        <w:t>is</w:t>
                      </w:r>
                      <w:r>
                        <w:rPr>
                          <w:color w:val="000000"/>
                          <w:spacing w:val="3"/>
                          <w:sz w:val="23"/>
                        </w:rPr>
                        <w:t xml:space="preserve"> </w:t>
                      </w:r>
                      <w:r>
                        <w:rPr>
                          <w:color w:val="000000"/>
                          <w:sz w:val="23"/>
                        </w:rPr>
                        <w:t>now included</w:t>
                      </w:r>
                      <w:r>
                        <w:rPr>
                          <w:color w:val="000000"/>
                          <w:spacing w:val="4"/>
                          <w:sz w:val="23"/>
                        </w:rPr>
                        <w:t xml:space="preserve"> </w:t>
                      </w:r>
                      <w:r>
                        <w:rPr>
                          <w:color w:val="000000"/>
                          <w:sz w:val="23"/>
                        </w:rPr>
                        <w:t>in</w:t>
                      </w:r>
                      <w:r>
                        <w:rPr>
                          <w:color w:val="000000"/>
                          <w:spacing w:val="4"/>
                          <w:sz w:val="23"/>
                        </w:rPr>
                        <w:t xml:space="preserve"> </w:t>
                      </w:r>
                      <w:r>
                        <w:rPr>
                          <w:color w:val="000000"/>
                          <w:sz w:val="23"/>
                        </w:rPr>
                        <w:t>the</w:t>
                      </w:r>
                      <w:r>
                        <w:rPr>
                          <w:color w:val="000000"/>
                          <w:spacing w:val="2"/>
                          <w:sz w:val="23"/>
                        </w:rPr>
                        <w:t xml:space="preserve"> </w:t>
                      </w:r>
                      <w:r>
                        <w:rPr>
                          <w:color w:val="000000"/>
                          <w:sz w:val="23"/>
                        </w:rPr>
                        <w:t>analysis</w:t>
                      </w:r>
                      <w:r>
                        <w:rPr>
                          <w:color w:val="000000"/>
                          <w:spacing w:val="3"/>
                          <w:sz w:val="23"/>
                        </w:rPr>
                        <w:t xml:space="preserve"> </w:t>
                      </w:r>
                      <w:r>
                        <w:rPr>
                          <w:color w:val="000000"/>
                          <w:sz w:val="23"/>
                        </w:rPr>
                        <w:t>(Table</w:t>
                      </w:r>
                      <w:r>
                        <w:rPr>
                          <w:color w:val="000000"/>
                          <w:spacing w:val="4"/>
                          <w:sz w:val="23"/>
                        </w:rPr>
                        <w:t xml:space="preserve"> </w:t>
                      </w:r>
                      <w:r>
                        <w:rPr>
                          <w:color w:val="000000"/>
                          <w:spacing w:val="-5"/>
                          <w:sz w:val="23"/>
                        </w:rPr>
                        <w:t>1).</w:t>
                      </w:r>
                    </w:p>
                    <w:p>
                      <w:pPr>
                        <w:spacing w:before="4" w:line="242" w:lineRule="auto"/>
                        <w:ind w:left="470" w:right="67" w:firstLine="0"/>
                        <w:jc w:val="left"/>
                        <w:rPr>
                          <w:color w:val="000000"/>
                          <w:sz w:val="23"/>
                        </w:rPr>
                      </w:pPr>
                      <w:r>
                        <w:rPr>
                          <w:color w:val="000000"/>
                          <w:sz w:val="23"/>
                        </w:rPr>
                        <w:t>This is ok for the present purposes, even though beta regression would usually be most elegant for binary datasets. It is ok for here due to the use of logit (rather than log) link. Still, it is curious why, according to results of GLM analyses, Year was an important variable driving leady beetle predation rate.</w:t>
                      </w:r>
                    </w:p>
                  </w:txbxContent>
                </v:textbox>
                <w10:wrap type="none"/>
                <w10:anchorlock/>
              </v:shape>
            </w:pict>
          </mc:Fallback>
        </mc:AlternateContent>
      </w:r>
    </w:p>
    <w:p>
      <w:pPr>
        <w:spacing w:before="242" w:line="244" w:lineRule="auto"/>
        <w:ind w:left="1400" w:right="0" w:firstLine="0"/>
        <w:jc w:val="left"/>
        <w:rPr>
          <w:sz w:val="23"/>
        </w:rPr>
      </w:pPr>
      <w:r>
        <w:rPr>
          <w:b/>
          <w:sz w:val="23"/>
        </w:rPr>
        <w:t>[Reply]</w:t>
      </w:r>
      <w:r>
        <w:rPr>
          <w:b/>
          <w:spacing w:val="80"/>
          <w:sz w:val="23"/>
        </w:rPr>
        <w:t xml:space="preserve"> </w:t>
      </w:r>
      <w:r>
        <w:rPr>
          <w:sz w:val="23"/>
        </w:rPr>
        <w:t>We appreciate the comments.</w:t>
      </w:r>
      <w:r>
        <w:rPr>
          <w:spacing w:val="40"/>
          <w:sz w:val="23"/>
        </w:rPr>
        <w:t xml:space="preserve"> </w:t>
      </w:r>
      <w:r>
        <w:rPr>
          <w:sz w:val="23"/>
        </w:rPr>
        <w:t>Honestly, we do not know why year played a role in ladybeetles’ diet composition.</w:t>
      </w:r>
      <w:r>
        <w:rPr>
          <w:spacing w:val="40"/>
          <w:sz w:val="23"/>
        </w:rPr>
        <w:t xml:space="preserve"> </w:t>
      </w:r>
      <w:r>
        <w:rPr>
          <w:sz w:val="23"/>
        </w:rPr>
        <w:t>A possibility is that ladybeetles may prefer certain preys that happened to vary with years.</w:t>
      </w:r>
    </w:p>
    <w:p>
      <w:pPr>
        <w:pStyle w:val="6"/>
        <w:spacing w:before="11"/>
        <w:rPr>
          <w:sz w:val="20"/>
        </w:rPr>
      </w:pPr>
      <w:r>
        <mc:AlternateContent>
          <mc:Choice Requires="wps">
            <w:drawing>
              <wp:anchor distT="0" distB="0" distL="0" distR="0" simplePos="0" relativeHeight="251677696" behindDoc="1" locked="0" layoutInCell="1" allowOverlap="1">
                <wp:simplePos x="0" y="0"/>
                <wp:positionH relativeFrom="page">
                  <wp:posOffset>870585</wp:posOffset>
                </wp:positionH>
                <wp:positionV relativeFrom="paragraph">
                  <wp:posOffset>168275</wp:posOffset>
                </wp:positionV>
                <wp:extent cx="5817235" cy="1192530"/>
                <wp:effectExtent l="0" t="0" r="0" b="0"/>
                <wp:wrapTopAndBottom/>
                <wp:docPr id="29" name="Textbox 29"/>
                <wp:cNvGraphicFramePr/>
                <a:graphic xmlns:a="http://schemas.openxmlformats.org/drawingml/2006/main">
                  <a:graphicData uri="http://schemas.microsoft.com/office/word/2010/wordprocessingShape">
                    <wps:wsp>
                      <wps:cNvSpPr txBox="1"/>
                      <wps:spPr>
                        <a:xfrm>
                          <a:off x="0" y="0"/>
                          <a:ext cx="5817235" cy="1192530"/>
                        </a:xfrm>
                        <a:prstGeom prst="rect">
                          <a:avLst/>
                        </a:prstGeom>
                        <a:solidFill>
                          <a:srgbClr val="D9D9D9"/>
                        </a:solidFill>
                      </wps:spPr>
                      <wps:txbx>
                        <w:txbxContent>
                          <w:p>
                            <w:pPr>
                              <w:spacing w:before="0" w:line="242" w:lineRule="auto"/>
                              <w:ind w:left="470" w:right="164" w:hanging="442"/>
                              <w:jc w:val="left"/>
                              <w:rPr>
                                <w:color w:val="000000"/>
                                <w:sz w:val="23"/>
                              </w:rPr>
                            </w:pPr>
                            <w:r>
                              <w:rPr>
                                <w:color w:val="000000"/>
                                <w:sz w:val="23"/>
                              </w:rPr>
                              <w:t>3-2) If the authors have significant challenges handling MixSIAR modeling tools, it may be reasonable for them to call in technical support, or consider analyzing their data using alternative tools such as those involving molecular markers, specifically DNA meta- barcoding. However, while this will provide a thoroughly detailed resolution of trophic linkages (including at specie level), it will not estimate relative importance of food items in consumer diets the way MixSIAR can. Furthermore, DNA meta-barcoding would involve re-testing all the samples in the laboratory, with the obvious cost and time implications.</w:t>
                            </w:r>
                          </w:p>
                        </w:txbxContent>
                      </wps:txbx>
                      <wps:bodyPr wrap="square" lIns="0" tIns="0" rIns="0" bIns="0" rtlCol="0">
                        <a:noAutofit/>
                      </wps:bodyPr>
                    </wps:wsp>
                  </a:graphicData>
                </a:graphic>
              </wp:anchor>
            </w:drawing>
          </mc:Choice>
          <mc:Fallback>
            <w:pict>
              <v:shape id="Textbox 29" o:spid="_x0000_s1026" o:spt="202" type="#_x0000_t202" style="position:absolute;left:0pt;margin-left:68.55pt;margin-top:13.25pt;height:93.9pt;width:458.05pt;mso-position-horizontal-relative:page;mso-wrap-distance-bottom:0pt;mso-wrap-distance-top:0pt;z-index:-251638784;mso-width-relative:page;mso-height-relative:page;" fillcolor="#D9D9D9" filled="t" stroked="f" coordsize="21600,21600" o:gfxdata="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QcUub2QAAAAsBAAAPAAAAAAAAAAEAIAAA&#10;ACIAAABkcnMvZG93bnJldi54bWxQSwECFAAUAAAACACHTuJAINzfwtIBAACrAwAADgAAAAAAAAAB&#10;ACAAAAAoAQAAZHJzL2Uyb0RvYy54bWxQSwUGAAAAAAYABgBZAQAAbAUAAAAA&#10;">
                <v:fill on="t" focussize="0,0"/>
                <v:stroke on="f"/>
                <v:imagedata o:title=""/>
                <o:lock v:ext="edit" aspectratio="f"/>
                <v:textbox inset="0mm,0mm,0mm,0mm">
                  <w:txbxContent>
                    <w:p>
                      <w:pPr>
                        <w:spacing w:before="0" w:line="242" w:lineRule="auto"/>
                        <w:ind w:left="470" w:right="164" w:hanging="442"/>
                        <w:jc w:val="left"/>
                        <w:rPr>
                          <w:color w:val="000000"/>
                          <w:sz w:val="23"/>
                        </w:rPr>
                      </w:pPr>
                      <w:r>
                        <w:rPr>
                          <w:color w:val="000000"/>
                          <w:sz w:val="23"/>
                        </w:rPr>
                        <w:t>3-2) If the authors have significant challenges handling MixSIAR modeling tools, it may be reasonable for them to call in technical support, or consider analyzing their data using alternative tools such as those involving molecular markers, specifically DNA meta- barcoding. However, while this will provide a thoroughly detailed resolution of trophic linkages (including at specie level), it will not estimate relative importance of food items in consumer diets the way MixSIAR can. Furthermore, DNA meta-barcoding would involve re-testing all the samples in the laboratory, with the obvious cost and time implications.</w:t>
                      </w:r>
                    </w:p>
                  </w:txbxContent>
                </v:textbox>
                <w10:wrap type="topAndBottom"/>
              </v:shape>
            </w:pict>
          </mc:Fallback>
        </mc:AlternateContent>
      </w:r>
    </w:p>
    <w:p>
      <w:pPr>
        <w:pStyle w:val="6"/>
        <w:spacing w:before="4"/>
        <w:rPr>
          <w:sz w:val="23"/>
        </w:rPr>
      </w:pPr>
    </w:p>
    <w:p>
      <w:pPr>
        <w:spacing w:before="0" w:line="242" w:lineRule="auto"/>
        <w:ind w:left="1400" w:right="174" w:firstLine="0"/>
        <w:jc w:val="left"/>
        <w:rPr>
          <w:sz w:val="23"/>
        </w:rPr>
      </w:pPr>
      <w:r>
        <w:rPr>
          <w:b/>
          <w:sz w:val="23"/>
        </w:rPr>
        <w:t>[Reply]</w:t>
      </w:r>
      <w:r>
        <w:rPr>
          <w:b/>
          <w:spacing w:val="40"/>
          <w:sz w:val="23"/>
        </w:rPr>
        <w:t xml:space="preserve">  </w:t>
      </w:r>
      <w:r>
        <w:rPr>
          <w:sz w:val="23"/>
        </w:rPr>
        <w:t>Thanks</w:t>
      </w:r>
      <w:r>
        <w:rPr>
          <w:spacing w:val="14"/>
          <w:sz w:val="23"/>
        </w:rPr>
        <w:t xml:space="preserve"> </w:t>
      </w:r>
      <w:r>
        <w:rPr>
          <w:sz w:val="23"/>
        </w:rPr>
        <w:t>for this suggestion.</w:t>
      </w:r>
      <w:r>
        <w:rPr>
          <w:spacing w:val="80"/>
          <w:sz w:val="23"/>
        </w:rPr>
        <w:t xml:space="preserve"> </w:t>
      </w:r>
      <w:r>
        <w:rPr>
          <w:sz w:val="23"/>
        </w:rPr>
        <w:t>As</w:t>
      </w:r>
      <w:r>
        <w:rPr>
          <w:spacing w:val="14"/>
          <w:sz w:val="23"/>
        </w:rPr>
        <w:t xml:space="preserve"> </w:t>
      </w:r>
      <w:r>
        <w:rPr>
          <w:sz w:val="23"/>
        </w:rPr>
        <w:t>mentioned in our</w:t>
      </w:r>
      <w:r>
        <w:rPr>
          <w:spacing w:val="14"/>
          <w:sz w:val="23"/>
        </w:rPr>
        <w:t xml:space="preserve"> </w:t>
      </w:r>
      <w:r>
        <w:rPr>
          <w:sz w:val="23"/>
        </w:rPr>
        <w:t>reply</w:t>
      </w:r>
      <w:r>
        <w:rPr>
          <w:spacing w:val="15"/>
          <w:sz w:val="23"/>
        </w:rPr>
        <w:t xml:space="preserve"> </w:t>
      </w:r>
      <w:r>
        <w:rPr>
          <w:sz w:val="23"/>
        </w:rPr>
        <w:t>to the editor, we consulted one of the MixSIAR creators, our prey sources exhibited distinct isotope signatures, and our models passed the Gelman-Rubin and Geweke’s convergence diagnostics.</w:t>
      </w:r>
      <w:r>
        <w:rPr>
          <w:spacing w:val="40"/>
          <w:sz w:val="23"/>
        </w:rPr>
        <w:t xml:space="preserve"> </w:t>
      </w:r>
      <w:r>
        <w:rPr>
          <w:sz w:val="23"/>
        </w:rPr>
        <w:t>Therefore, we are confident about the appropriateness of our MixSIAR models.</w:t>
      </w:r>
      <w:r>
        <w:rPr>
          <w:spacing w:val="40"/>
          <w:sz w:val="23"/>
        </w:rPr>
        <w:t xml:space="preserve"> </w:t>
      </w:r>
      <w:r>
        <w:rPr>
          <w:sz w:val="23"/>
        </w:rPr>
        <w:t>We agree that molecular gut content analysis will be another approach to study trophic interactions, although it has its limitation (e.g., a “snap- shot” technique) and may not serve the purpose of this study (Line 129).</w:t>
      </w:r>
    </w:p>
    <w:p>
      <w:pPr>
        <w:pStyle w:val="6"/>
        <w:spacing w:before="21"/>
        <w:rPr>
          <w:sz w:val="20"/>
        </w:rPr>
      </w:pPr>
      <w:r>
        <mc:AlternateContent>
          <mc:Choice Requires="wps">
            <w:drawing>
              <wp:anchor distT="0" distB="0" distL="0" distR="0" simplePos="0" relativeHeight="251678720" behindDoc="1" locked="0" layoutInCell="1" allowOverlap="1">
                <wp:simplePos x="0" y="0"/>
                <wp:positionH relativeFrom="page">
                  <wp:posOffset>870585</wp:posOffset>
                </wp:positionH>
                <wp:positionV relativeFrom="paragraph">
                  <wp:posOffset>174625</wp:posOffset>
                </wp:positionV>
                <wp:extent cx="5817235" cy="511810"/>
                <wp:effectExtent l="0" t="0" r="0" b="0"/>
                <wp:wrapTopAndBottom/>
                <wp:docPr id="30" name="Textbox 30"/>
                <wp:cNvGraphicFramePr/>
                <a:graphic xmlns:a="http://schemas.openxmlformats.org/drawingml/2006/main">
                  <a:graphicData uri="http://schemas.microsoft.com/office/word/2010/wordprocessingShape">
                    <wps:wsp>
                      <wps:cNvSpPr txBox="1"/>
                      <wps:spPr>
                        <a:xfrm>
                          <a:off x="0" y="0"/>
                          <a:ext cx="5817235" cy="511809"/>
                        </a:xfrm>
                        <a:prstGeom prst="rect">
                          <a:avLst/>
                        </a:prstGeom>
                        <a:solidFill>
                          <a:srgbClr val="D9D9D9"/>
                        </a:solidFill>
                      </wps:spPr>
                      <wps:txbx>
                        <w:txbxContent>
                          <w:p>
                            <w:pPr>
                              <w:spacing w:before="0" w:line="244" w:lineRule="auto"/>
                              <w:ind w:left="470" w:right="67" w:hanging="442"/>
                              <w:jc w:val="left"/>
                              <w:rPr>
                                <w:color w:val="000000"/>
                                <w:sz w:val="23"/>
                              </w:rPr>
                            </w:pPr>
                            <w:r>
                              <w:rPr>
                                <w:color w:val="000000"/>
                                <w:sz w:val="23"/>
                              </w:rPr>
                              <w:t>3-3) Like Reviewer#1, I have concerns as to why conclusions are drawn on observations from 4 crop stages yet results are presented inconsistently for 3 or 2 crop stages only growth stages. Was there anything wrong with data sets?</w:t>
                            </w:r>
                          </w:p>
                        </w:txbxContent>
                      </wps:txbx>
                      <wps:bodyPr wrap="square" lIns="0" tIns="0" rIns="0" bIns="0" rtlCol="0">
                        <a:noAutofit/>
                      </wps:bodyPr>
                    </wps:wsp>
                  </a:graphicData>
                </a:graphic>
              </wp:anchor>
            </w:drawing>
          </mc:Choice>
          <mc:Fallback>
            <w:pict>
              <v:shape id="Textbox 30" o:spid="_x0000_s1026" o:spt="202" type="#_x0000_t202" style="position:absolute;left:0pt;margin-left:68.55pt;margin-top:13.75pt;height:40.3pt;width:458.05pt;mso-position-horizontal-relative:page;mso-wrap-distance-bottom:0pt;mso-wrap-distance-top:0pt;z-index:-251637760;mso-width-relative:page;mso-height-relative:page;" fillcolor="#D9D9D9" filled="t" stroked="f" coordsize="21600,21600" o:gfxdata="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W/i1NgAAAALAQAADwAAAAAAAAABACAAAAAiAAAA&#10;ZHJzL2Rvd25yZXYueG1sUEsBAhQAFAAAAAgAh07iQNv36V/OAQAAqgMAAA4AAAAAAAAAAQAgAAAA&#10;JwEAAGRycy9lMm9Eb2MueG1sUEsFBgAAAAAGAAYAWQEAAGcFAAAAAA==&#10;">
                <v:fill on="t" focussize="0,0"/>
                <v:stroke on="f"/>
                <v:imagedata o:title=""/>
                <o:lock v:ext="edit" aspectratio="f"/>
                <v:textbox inset="0mm,0mm,0mm,0mm">
                  <w:txbxContent>
                    <w:p>
                      <w:pPr>
                        <w:spacing w:before="0" w:line="244" w:lineRule="auto"/>
                        <w:ind w:left="470" w:right="67" w:hanging="442"/>
                        <w:jc w:val="left"/>
                        <w:rPr>
                          <w:color w:val="000000"/>
                          <w:sz w:val="23"/>
                        </w:rPr>
                      </w:pPr>
                      <w:r>
                        <w:rPr>
                          <w:color w:val="000000"/>
                          <w:sz w:val="23"/>
                        </w:rPr>
                        <w:t>3-3) Like Reviewer#1, I have concerns as to why conclusions are drawn on observations from 4 crop stages yet results are presented inconsistently for 3 or 2 crop stages only growth stages. Was there anything wrong with data sets?</w:t>
                      </w:r>
                    </w:p>
                  </w:txbxContent>
                </v:textbox>
                <w10:wrap type="topAndBottom"/>
              </v:shape>
            </w:pict>
          </mc:Fallback>
        </mc:AlternateContent>
      </w:r>
    </w:p>
    <w:p>
      <w:pPr>
        <w:pStyle w:val="6"/>
        <w:spacing w:before="4"/>
        <w:rPr>
          <w:sz w:val="23"/>
        </w:rPr>
      </w:pPr>
    </w:p>
    <w:p>
      <w:pPr>
        <w:spacing w:before="0" w:line="242" w:lineRule="auto"/>
        <w:ind w:left="1400" w:right="174" w:firstLine="0"/>
        <w:jc w:val="left"/>
        <w:rPr>
          <w:sz w:val="23"/>
        </w:rPr>
      </w:pPr>
      <w:r>
        <w:rPr>
          <w:b/>
          <w:sz w:val="23"/>
        </w:rPr>
        <w:t>[Reply]</w:t>
      </w:r>
      <w:r>
        <w:rPr>
          <w:b/>
          <w:spacing w:val="80"/>
          <w:sz w:val="23"/>
        </w:rPr>
        <w:t xml:space="preserve"> </w:t>
      </w:r>
      <w:r>
        <w:rPr>
          <w:sz w:val="23"/>
        </w:rPr>
        <w:t>We collected arthropod samples at four crop stages over the rice growth season and prepared isotope samples for all crop stages.</w:t>
      </w:r>
      <w:r>
        <w:rPr>
          <w:spacing w:val="40"/>
          <w:sz w:val="23"/>
        </w:rPr>
        <w:t xml:space="preserve"> </w:t>
      </w:r>
      <w:r>
        <w:rPr>
          <w:sz w:val="23"/>
        </w:rPr>
        <w:t>However, there were not enough data points at the seedling stage for stable isotope mixing model estimation.</w:t>
      </w:r>
      <w:r>
        <w:rPr>
          <w:spacing w:val="80"/>
          <w:sz w:val="23"/>
        </w:rPr>
        <w:t xml:space="preserve"> </w:t>
      </w:r>
      <w:r>
        <w:rPr>
          <w:sz w:val="23"/>
        </w:rPr>
        <w:t>Therefore, we excluded this stage in</w:t>
      </w:r>
      <w:r>
        <w:rPr>
          <w:spacing w:val="80"/>
          <w:sz w:val="23"/>
        </w:rPr>
        <w:t xml:space="preserve"> </w:t>
      </w:r>
      <w:r>
        <w:rPr>
          <w:sz w:val="23"/>
        </w:rPr>
        <w:t>the subsequent diet composition and beta regression analyses (Line 192).</w:t>
      </w:r>
      <w:r>
        <w:rPr>
          <w:spacing w:val="80"/>
          <w:sz w:val="23"/>
        </w:rPr>
        <w:t xml:space="preserve"> </w:t>
      </w:r>
      <w:r>
        <w:rPr>
          <w:sz w:val="23"/>
        </w:rPr>
        <w:t>This is why there are only three crop stages (tillering, flowering, and ripening) in Table 3 (Tukey’s post-hoc tests for</w:t>
      </w:r>
      <w:r>
        <w:rPr>
          <w:spacing w:val="40"/>
          <w:sz w:val="23"/>
        </w:rPr>
        <w:t xml:space="preserve"> </w:t>
      </w:r>
      <w:r>
        <w:rPr>
          <w:sz w:val="23"/>
        </w:rPr>
        <w:t>pest consumption among crop stages), Fig. 1 (diet composition of predators over the crop season),</w:t>
      </w:r>
    </w:p>
    <w:p>
      <w:pPr>
        <w:spacing w:after="0" w:line="242" w:lineRule="auto"/>
        <w:jc w:val="left"/>
        <w:rPr>
          <w:sz w:val="23"/>
        </w:rPr>
        <w:sectPr>
          <w:footerReference r:id="rId15" w:type="default"/>
          <w:pgSz w:w="11910" w:h="16840"/>
          <w:pgMar w:top="1940" w:right="1240" w:bottom="280" w:left="0" w:header="0" w:footer="0" w:gutter="0"/>
          <w:cols w:space="720" w:num="1"/>
        </w:sectPr>
      </w:pPr>
    </w:p>
    <w:p>
      <w:pPr>
        <w:spacing w:before="175" w:line="242" w:lineRule="auto"/>
        <w:ind w:left="1400" w:right="289" w:firstLine="0"/>
        <w:jc w:val="left"/>
        <w:rPr>
          <w:sz w:val="23"/>
        </w:rPr>
      </w:pPr>
      <w:r>
        <w:rPr>
          <w:sz w:val="23"/>
        </w:rPr>
        <w:t xml:space="preserve">and Fig. 2 (pest consumption by predators over the crop season), but four crop stages (seedling, tillering, flowering, and ripening) in Fig. 3 (relative abundance of prey sources over the crop </w:t>
      </w:r>
      <w:r>
        <w:rPr>
          <w:spacing w:val="-2"/>
          <w:sz w:val="23"/>
        </w:rPr>
        <w:t>season).</w:t>
      </w:r>
    </w:p>
    <w:p>
      <w:pPr>
        <w:pStyle w:val="6"/>
        <w:spacing w:before="19"/>
        <w:rPr>
          <w:sz w:val="20"/>
        </w:rPr>
      </w:pPr>
      <w:r>
        <mc:AlternateContent>
          <mc:Choice Requires="wps">
            <w:drawing>
              <wp:anchor distT="0" distB="0" distL="0" distR="0" simplePos="0" relativeHeight="251678720" behindDoc="1" locked="0" layoutInCell="1" allowOverlap="1">
                <wp:simplePos x="0" y="0"/>
                <wp:positionH relativeFrom="page">
                  <wp:posOffset>870585</wp:posOffset>
                </wp:positionH>
                <wp:positionV relativeFrom="paragraph">
                  <wp:posOffset>173355</wp:posOffset>
                </wp:positionV>
                <wp:extent cx="5817235" cy="852170"/>
                <wp:effectExtent l="0" t="0" r="0" b="0"/>
                <wp:wrapTopAndBottom/>
                <wp:docPr id="31" name="Textbox 31"/>
                <wp:cNvGraphicFramePr/>
                <a:graphic xmlns:a="http://schemas.openxmlformats.org/drawingml/2006/main">
                  <a:graphicData uri="http://schemas.microsoft.com/office/word/2010/wordprocessingShape">
                    <wps:wsp>
                      <wps:cNvSpPr txBox="1"/>
                      <wps:spPr>
                        <a:xfrm>
                          <a:off x="0" y="0"/>
                          <a:ext cx="5817235" cy="852169"/>
                        </a:xfrm>
                        <a:prstGeom prst="rect">
                          <a:avLst/>
                        </a:prstGeom>
                        <a:solidFill>
                          <a:srgbClr val="D9D9D9"/>
                        </a:solidFill>
                      </wps:spPr>
                      <wps:txbx>
                        <w:txbxContent>
                          <w:p>
                            <w:pPr>
                              <w:spacing w:before="0" w:line="242" w:lineRule="auto"/>
                              <w:ind w:left="470" w:right="120" w:hanging="442"/>
                              <w:jc w:val="left"/>
                              <w:rPr>
                                <w:color w:val="000000"/>
                                <w:sz w:val="23"/>
                              </w:rPr>
                            </w:pPr>
                            <w:r>
                              <w:rPr>
                                <w:color w:val="000000"/>
                                <w:sz w:val="23"/>
                              </w:rPr>
                              <w:t>3-4)</w:t>
                            </w:r>
                            <w:r>
                              <w:rPr>
                                <w:color w:val="000000"/>
                                <w:spacing w:val="-1"/>
                                <w:sz w:val="23"/>
                              </w:rPr>
                              <w:t xml:space="preserve"> </w:t>
                            </w:r>
                            <w:r>
                              <w:rPr>
                                <w:color w:val="000000"/>
                                <w:sz w:val="23"/>
                              </w:rPr>
                              <w:t>With reference to Table 2 and Table 3: Tukey post-hoc tests are supposed to be POST-HOC tests of some original analytical procedures to resolve which factors has the greater weights than some other(s) one(s) in determining results obtained in ANOVA etc. Where are these original test results? Besides, Tukey post-hoc test results should return test statistics, p- values and degrees of freedom. Where are these in Table 2 and Table 3 results here?</w:t>
                            </w:r>
                          </w:p>
                        </w:txbxContent>
                      </wps:txbx>
                      <wps:bodyPr wrap="square" lIns="0" tIns="0" rIns="0" bIns="0" rtlCol="0">
                        <a:noAutofit/>
                      </wps:bodyPr>
                    </wps:wsp>
                  </a:graphicData>
                </a:graphic>
              </wp:anchor>
            </w:drawing>
          </mc:Choice>
          <mc:Fallback>
            <w:pict>
              <v:shape id="Textbox 31" o:spid="_x0000_s1026" o:spt="202" type="#_x0000_t202" style="position:absolute;left:0pt;margin-left:68.55pt;margin-top:13.65pt;height:67.1pt;width:458.05pt;mso-position-horizontal-relative:page;mso-wrap-distance-bottom:0pt;mso-wrap-distance-top:0pt;z-index:-251637760;mso-width-relative:page;mso-height-relative:page;" fillcolor="#D9D9D9" filled="t" stroked="f" coordsize="21600,21600" o:gfxdata="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jituo2QAAAAsBAAAPAAAAAAAAAAEAIAAAACIA&#10;AABkcnMvZG93bnJldi54bWxQSwECFAAUAAAACACHTuJAIf6bis8BAACqAwAADgAAAAAAAAABACAA&#10;AAAoAQAAZHJzL2Uyb0RvYy54bWxQSwUGAAAAAAYABgBZAQAAaQUAAAAA&#10;">
                <v:fill on="t" focussize="0,0"/>
                <v:stroke on="f"/>
                <v:imagedata o:title=""/>
                <o:lock v:ext="edit" aspectratio="f"/>
                <v:textbox inset="0mm,0mm,0mm,0mm">
                  <w:txbxContent>
                    <w:p>
                      <w:pPr>
                        <w:spacing w:before="0" w:line="242" w:lineRule="auto"/>
                        <w:ind w:left="470" w:right="120" w:hanging="442"/>
                        <w:jc w:val="left"/>
                        <w:rPr>
                          <w:color w:val="000000"/>
                          <w:sz w:val="23"/>
                        </w:rPr>
                      </w:pPr>
                      <w:r>
                        <w:rPr>
                          <w:color w:val="000000"/>
                          <w:sz w:val="23"/>
                        </w:rPr>
                        <w:t>3-4)</w:t>
                      </w:r>
                      <w:r>
                        <w:rPr>
                          <w:color w:val="000000"/>
                          <w:spacing w:val="-1"/>
                          <w:sz w:val="23"/>
                        </w:rPr>
                        <w:t xml:space="preserve"> </w:t>
                      </w:r>
                      <w:r>
                        <w:rPr>
                          <w:color w:val="000000"/>
                          <w:sz w:val="23"/>
                        </w:rPr>
                        <w:t>With reference to Table 2 and Table 3: Tukey post-hoc tests are supposed to be POST-HOC tests of some original analytical procedures to resolve which factors has the greater weights than some other(s) one(s) in determining results obtained in ANOVA etc. Where are these original test results? Besides, Tukey post-hoc test results should return test statistics, p- values and degrees of freedom. Where are these in Table 2 and Table 3 results here?</w:t>
                      </w:r>
                    </w:p>
                  </w:txbxContent>
                </v:textbox>
                <w10:wrap type="topAndBottom"/>
              </v:shape>
            </w:pict>
          </mc:Fallback>
        </mc:AlternateContent>
      </w:r>
    </w:p>
    <w:p>
      <w:pPr>
        <w:pStyle w:val="6"/>
        <w:spacing w:before="4"/>
        <w:rPr>
          <w:sz w:val="23"/>
        </w:rPr>
      </w:pPr>
    </w:p>
    <w:p>
      <w:pPr>
        <w:spacing w:before="0" w:line="242" w:lineRule="auto"/>
        <w:ind w:left="1400" w:right="289" w:firstLine="0"/>
        <w:jc w:val="left"/>
        <w:rPr>
          <w:sz w:val="23"/>
        </w:rPr>
      </w:pPr>
      <w:r>
        <w:rPr>
          <w:b/>
          <w:sz w:val="23"/>
        </w:rPr>
        <w:t>[Reply]</w:t>
      </w:r>
      <w:r>
        <w:rPr>
          <w:b/>
          <w:spacing w:val="80"/>
          <w:sz w:val="23"/>
        </w:rPr>
        <w:t xml:space="preserve"> </w:t>
      </w:r>
      <w:r>
        <w:rPr>
          <w:sz w:val="23"/>
        </w:rPr>
        <w:t>The original beta GLM model results were shown in Table 1.</w:t>
      </w:r>
      <w:r>
        <w:rPr>
          <w:spacing w:val="40"/>
          <w:sz w:val="23"/>
        </w:rPr>
        <w:t xml:space="preserve"> </w:t>
      </w:r>
      <w:r>
        <w:rPr>
          <w:sz w:val="23"/>
        </w:rPr>
        <w:t>Because farm type and crop stage were significant (for “Both predators”), we proceeded to conduct Tukey’s post-hoc comparisons of the predictor levels using the R package “emmeans”.</w:t>
      </w:r>
      <w:r>
        <w:rPr>
          <w:spacing w:val="40"/>
          <w:sz w:val="23"/>
        </w:rPr>
        <w:t xml:space="preserve"> </w:t>
      </w:r>
      <w:r>
        <w:rPr>
          <w:sz w:val="23"/>
        </w:rPr>
        <w:t>We used a critical value approach with α = 0.05 for the post-hoc tests, and therefore no degrees of freedom and p-values were returned.</w:t>
      </w:r>
      <w:r>
        <w:rPr>
          <w:spacing w:val="40"/>
          <w:sz w:val="23"/>
        </w:rPr>
        <w:t xml:space="preserve"> </w:t>
      </w:r>
      <w:r>
        <w:rPr>
          <w:sz w:val="23"/>
        </w:rPr>
        <w:t>Instead, the level differences were evaluated based on the confidence intervals adjusted for multiple comparisons (as shown in Table 2 and 3).</w:t>
      </w:r>
    </w:p>
    <w:p>
      <w:pPr>
        <w:pStyle w:val="6"/>
        <w:spacing w:before="22"/>
        <w:rPr>
          <w:sz w:val="20"/>
        </w:rPr>
      </w:pPr>
      <w:r>
        <mc:AlternateContent>
          <mc:Choice Requires="wps">
            <w:drawing>
              <wp:anchor distT="0" distB="0" distL="0" distR="0" simplePos="0" relativeHeight="251679744" behindDoc="1" locked="0" layoutInCell="1" allowOverlap="1">
                <wp:simplePos x="0" y="0"/>
                <wp:positionH relativeFrom="page">
                  <wp:posOffset>870585</wp:posOffset>
                </wp:positionH>
                <wp:positionV relativeFrom="paragraph">
                  <wp:posOffset>175260</wp:posOffset>
                </wp:positionV>
                <wp:extent cx="5817235" cy="1533525"/>
                <wp:effectExtent l="0" t="0" r="0" b="0"/>
                <wp:wrapTopAndBottom/>
                <wp:docPr id="32" name="Textbox 32"/>
                <wp:cNvGraphicFramePr/>
                <a:graphic xmlns:a="http://schemas.openxmlformats.org/drawingml/2006/main">
                  <a:graphicData uri="http://schemas.microsoft.com/office/word/2010/wordprocessingShape">
                    <wps:wsp>
                      <wps:cNvSpPr txBox="1"/>
                      <wps:spPr>
                        <a:xfrm>
                          <a:off x="0" y="0"/>
                          <a:ext cx="5817235" cy="1533525"/>
                        </a:xfrm>
                        <a:prstGeom prst="rect">
                          <a:avLst/>
                        </a:prstGeom>
                        <a:solidFill>
                          <a:srgbClr val="D9D9D9"/>
                        </a:solidFill>
                      </wps:spPr>
                      <wps:txbx>
                        <w:txbxContent>
                          <w:p>
                            <w:pPr>
                              <w:spacing w:before="0" w:line="263" w:lineRule="exact"/>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4"/>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4"/>
                                <w:sz w:val="23"/>
                              </w:rPr>
                              <w:t xml:space="preserve"> </w:t>
                            </w:r>
                            <w:r>
                              <w:rPr>
                                <w:color w:val="000000"/>
                                <w:sz w:val="23"/>
                              </w:rPr>
                              <w:t>[x]</w:t>
                            </w:r>
                            <w:r>
                              <w:rPr>
                                <w:color w:val="000000"/>
                                <w:spacing w:val="3"/>
                                <w:sz w:val="23"/>
                              </w:rPr>
                              <w:t xml:space="preserve"> </w:t>
                            </w:r>
                            <w:r>
                              <w:rPr>
                                <w:color w:val="000000"/>
                                <w:sz w:val="23"/>
                              </w:rPr>
                              <w:t>N/A</w:t>
                            </w:r>
                            <w:r>
                              <w:rPr>
                                <w:color w:val="000000"/>
                                <w:spacing w:val="2"/>
                                <w:sz w:val="23"/>
                              </w:rPr>
                              <w:t xml:space="preserve"> </w:t>
                            </w:r>
                            <w:r>
                              <w:rPr>
                                <w:color w:val="000000"/>
                                <w:spacing w:val="-5"/>
                                <w:sz w:val="23"/>
                              </w:rPr>
                              <w:t>[]</w:t>
                            </w:r>
                          </w:p>
                          <w:p>
                            <w:pPr>
                              <w:spacing w:before="4"/>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rPr>
                                <w:color w:val="000000"/>
                                <w:sz w:val="23"/>
                              </w:rPr>
                            </w:pPr>
                          </w:p>
                          <w:p>
                            <w:pPr>
                              <w:spacing w:before="0" w:line="244" w:lineRule="auto"/>
                              <w:ind w:left="470" w:right="203" w:hanging="442"/>
                              <w:jc w:val="left"/>
                              <w:rPr>
                                <w:color w:val="000000"/>
                                <w:sz w:val="23"/>
                              </w:rPr>
                            </w:pPr>
                            <w:r>
                              <w:rPr>
                                <w:color w:val="000000"/>
                                <w:sz w:val="23"/>
                              </w:rPr>
                              <w:t>3-5)</w:t>
                            </w:r>
                            <w:r>
                              <w:rPr>
                                <w:color w:val="000000"/>
                                <w:spacing w:val="-1"/>
                                <w:sz w:val="23"/>
                              </w:rPr>
                              <w:t xml:space="preserve"> </w:t>
                            </w:r>
                            <w:r>
                              <w:rPr>
                                <w:color w:val="000000"/>
                                <w:sz w:val="23"/>
                              </w:rPr>
                              <w:t>The authors state that the design was paired (L. 132-136), nevertheless they did not account for the paired design in their statistical analyses as GLMs were used (L. 199). Instead GLMMs should be used with the pair ID as the random effect. Moreover, for me it is</w:t>
                            </w:r>
                            <w:r>
                              <w:rPr>
                                <w:color w:val="000000"/>
                                <w:spacing w:val="80"/>
                                <w:sz w:val="23"/>
                              </w:rPr>
                              <w:t xml:space="preserve"> </w:t>
                            </w:r>
                            <w:r>
                              <w:rPr>
                                <w:color w:val="000000"/>
                                <w:sz w:val="23"/>
                              </w:rPr>
                              <w:t>unclear whether the same fields or different fields were sampled across the three years. If</w:t>
                            </w:r>
                            <w:r>
                              <w:rPr>
                                <w:color w:val="000000"/>
                                <w:spacing w:val="80"/>
                                <w:sz w:val="23"/>
                              </w:rPr>
                              <w:t xml:space="preserve"> </w:t>
                            </w:r>
                            <w:r>
                              <w:rPr>
                                <w:color w:val="000000"/>
                                <w:sz w:val="23"/>
                              </w:rPr>
                              <w:t>the same fields were used, then the random effects should be field id nested within pair id.</w:t>
                            </w:r>
                          </w:p>
                        </w:txbxContent>
                      </wps:txbx>
                      <wps:bodyPr wrap="square" lIns="0" tIns="0" rIns="0" bIns="0" rtlCol="0">
                        <a:noAutofit/>
                      </wps:bodyPr>
                    </wps:wsp>
                  </a:graphicData>
                </a:graphic>
              </wp:anchor>
            </w:drawing>
          </mc:Choice>
          <mc:Fallback>
            <w:pict>
              <v:shape id="Textbox 32" o:spid="_x0000_s1026" o:spt="202" type="#_x0000_t202" style="position:absolute;left:0pt;margin-left:68.55pt;margin-top:13.8pt;height:120.75pt;width:458.05pt;mso-position-horizontal-relative:page;mso-wrap-distance-bottom:0pt;mso-wrap-distance-top:0pt;z-index:-251636736;mso-width-relative:page;mso-height-relative:page;" fillcolor="#D9D9D9" filled="t" stroked="f" coordsize="21600,21600" o:gfxdata="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a/Cgz2QAAAAsBAAAPAAAAAAAAAAEAIAAAACIA&#10;AABkcnMvZG93bnJldi54bWxQSwECFAAUAAAACACHTuJACVVmT88BAACrAwAADgAAAAAAAAABACAA&#10;AAAoAQAAZHJzL2Uyb0RvYy54bWxQSwUGAAAAAAYABgBZAQAAaQUAAAAA&#10;">
                <v:fill on="t" focussize="0,0"/>
                <v:stroke on="f"/>
                <v:imagedata o:title=""/>
                <o:lock v:ext="edit" aspectratio="f"/>
                <v:textbox inset="0mm,0mm,0mm,0mm">
                  <w:txbxContent>
                    <w:p>
                      <w:pPr>
                        <w:spacing w:before="0" w:line="263" w:lineRule="exact"/>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4"/>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4"/>
                          <w:sz w:val="23"/>
                        </w:rPr>
                        <w:t xml:space="preserve"> </w:t>
                      </w:r>
                      <w:r>
                        <w:rPr>
                          <w:color w:val="000000"/>
                          <w:sz w:val="23"/>
                        </w:rPr>
                        <w:t>[x]</w:t>
                      </w:r>
                      <w:r>
                        <w:rPr>
                          <w:color w:val="000000"/>
                          <w:spacing w:val="3"/>
                          <w:sz w:val="23"/>
                        </w:rPr>
                        <w:t xml:space="preserve"> </w:t>
                      </w:r>
                      <w:r>
                        <w:rPr>
                          <w:color w:val="000000"/>
                          <w:sz w:val="23"/>
                        </w:rPr>
                        <w:t>N/A</w:t>
                      </w:r>
                      <w:r>
                        <w:rPr>
                          <w:color w:val="000000"/>
                          <w:spacing w:val="2"/>
                          <w:sz w:val="23"/>
                        </w:rPr>
                        <w:t xml:space="preserve"> </w:t>
                      </w:r>
                      <w:r>
                        <w:rPr>
                          <w:color w:val="000000"/>
                          <w:spacing w:val="-5"/>
                          <w:sz w:val="23"/>
                        </w:rPr>
                        <w:t>[]</w:t>
                      </w:r>
                    </w:p>
                    <w:p>
                      <w:pPr>
                        <w:spacing w:before="4"/>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rPr>
                          <w:color w:val="000000"/>
                          <w:sz w:val="23"/>
                        </w:rPr>
                      </w:pPr>
                    </w:p>
                    <w:p>
                      <w:pPr>
                        <w:spacing w:before="0" w:line="244" w:lineRule="auto"/>
                        <w:ind w:left="470" w:right="203" w:hanging="442"/>
                        <w:jc w:val="left"/>
                        <w:rPr>
                          <w:color w:val="000000"/>
                          <w:sz w:val="23"/>
                        </w:rPr>
                      </w:pPr>
                      <w:r>
                        <w:rPr>
                          <w:color w:val="000000"/>
                          <w:sz w:val="23"/>
                        </w:rPr>
                        <w:t>3-5)</w:t>
                      </w:r>
                      <w:r>
                        <w:rPr>
                          <w:color w:val="000000"/>
                          <w:spacing w:val="-1"/>
                          <w:sz w:val="23"/>
                        </w:rPr>
                        <w:t xml:space="preserve"> </w:t>
                      </w:r>
                      <w:r>
                        <w:rPr>
                          <w:color w:val="000000"/>
                          <w:sz w:val="23"/>
                        </w:rPr>
                        <w:t>The authors state that the design was paired (L. 132-136), nevertheless they did not account for the paired design in their statistical analyses as GLMs were used (L. 199). Instead GLMMs should be used with the pair ID as the random effect. Moreover, for me it is</w:t>
                      </w:r>
                      <w:r>
                        <w:rPr>
                          <w:color w:val="000000"/>
                          <w:spacing w:val="80"/>
                          <w:sz w:val="23"/>
                        </w:rPr>
                        <w:t xml:space="preserve"> </w:t>
                      </w:r>
                      <w:r>
                        <w:rPr>
                          <w:color w:val="000000"/>
                          <w:sz w:val="23"/>
                        </w:rPr>
                        <w:t>unclear whether the same fields or different fields were sampled across the three years. If</w:t>
                      </w:r>
                      <w:r>
                        <w:rPr>
                          <w:color w:val="000000"/>
                          <w:spacing w:val="80"/>
                          <w:sz w:val="23"/>
                        </w:rPr>
                        <w:t xml:space="preserve"> </w:t>
                      </w:r>
                      <w:r>
                        <w:rPr>
                          <w:color w:val="000000"/>
                          <w:sz w:val="23"/>
                        </w:rPr>
                        <w:t>the same fields were used, then the random effects should be field id nested within pair id.</w:t>
                      </w:r>
                    </w:p>
                  </w:txbxContent>
                </v:textbox>
                <w10:wrap type="topAndBottom"/>
              </v:shape>
            </w:pict>
          </mc:Fallback>
        </mc:AlternateContent>
      </w:r>
    </w:p>
    <w:p>
      <w:pPr>
        <w:pStyle w:val="6"/>
        <w:spacing w:before="3"/>
        <w:rPr>
          <w:sz w:val="23"/>
        </w:rPr>
      </w:pPr>
    </w:p>
    <w:p>
      <w:pPr>
        <w:spacing w:before="0" w:line="244" w:lineRule="auto"/>
        <w:ind w:left="1400" w:right="471" w:firstLine="0"/>
        <w:jc w:val="both"/>
        <w:rPr>
          <w:sz w:val="23"/>
        </w:rPr>
      </w:pPr>
      <w:r>
        <w:rPr>
          <w:b/>
          <w:sz w:val="23"/>
        </w:rPr>
        <w:t>[Reply]</w:t>
      </w:r>
      <w:r>
        <w:rPr>
          <w:b/>
          <w:spacing w:val="80"/>
          <w:sz w:val="23"/>
        </w:rPr>
        <w:t xml:space="preserve"> </w:t>
      </w:r>
      <w:r>
        <w:rPr>
          <w:sz w:val="23"/>
        </w:rPr>
        <w:t>Thanks for this constructive suggestion.</w:t>
      </w:r>
      <w:r>
        <w:rPr>
          <w:spacing w:val="40"/>
          <w:sz w:val="23"/>
        </w:rPr>
        <w:t xml:space="preserve"> </w:t>
      </w:r>
      <w:r>
        <w:rPr>
          <w:sz w:val="23"/>
        </w:rPr>
        <w:t>We have re-run the beta regression models with farm ID nested within pair ID as random effects and updated the methods (Line 206) and results (Line 258-273) accordingly.</w:t>
      </w:r>
      <w:r>
        <w:rPr>
          <w:spacing w:val="40"/>
          <w:sz w:val="23"/>
        </w:rPr>
        <w:t xml:space="preserve"> </w:t>
      </w:r>
      <w:r>
        <w:rPr>
          <w:sz w:val="23"/>
        </w:rPr>
        <w:t>Note that this does not change our conclusions.</w:t>
      </w:r>
    </w:p>
    <w:p>
      <w:pPr>
        <w:pStyle w:val="6"/>
        <w:spacing w:before="10"/>
        <w:rPr>
          <w:sz w:val="20"/>
        </w:rPr>
      </w:pPr>
      <w:r>
        <mc:AlternateContent>
          <mc:Choice Requires="wps">
            <w:drawing>
              <wp:anchor distT="0" distB="0" distL="0" distR="0" simplePos="0" relativeHeight="251679744" behindDoc="1" locked="0" layoutInCell="1" allowOverlap="1">
                <wp:simplePos x="0" y="0"/>
                <wp:positionH relativeFrom="page">
                  <wp:posOffset>870585</wp:posOffset>
                </wp:positionH>
                <wp:positionV relativeFrom="paragraph">
                  <wp:posOffset>167640</wp:posOffset>
                </wp:positionV>
                <wp:extent cx="5817235" cy="1874520"/>
                <wp:effectExtent l="0" t="0" r="0" b="0"/>
                <wp:wrapTopAndBottom/>
                <wp:docPr id="33" name="Textbox 33"/>
                <wp:cNvGraphicFramePr/>
                <a:graphic xmlns:a="http://schemas.openxmlformats.org/drawingml/2006/main">
                  <a:graphicData uri="http://schemas.microsoft.com/office/word/2010/wordprocessingShape">
                    <wps:wsp>
                      <wps:cNvSpPr txBox="1"/>
                      <wps:spPr>
                        <a:xfrm>
                          <a:off x="0" y="0"/>
                          <a:ext cx="5817235" cy="1874520"/>
                        </a:xfrm>
                        <a:prstGeom prst="rect">
                          <a:avLst/>
                        </a:prstGeom>
                        <a:solidFill>
                          <a:srgbClr val="D9D9D9"/>
                        </a:solidFill>
                      </wps:spPr>
                      <wps:txbx>
                        <w:txbxContent>
                          <w:p>
                            <w:pPr>
                              <w:tabs>
                                <w:tab w:val="left" w:pos="470"/>
                              </w:tabs>
                              <w:spacing w:before="0" w:line="242" w:lineRule="auto"/>
                              <w:ind w:left="470" w:right="67" w:hanging="442"/>
                              <w:jc w:val="left"/>
                              <w:rPr>
                                <w:color w:val="000000"/>
                                <w:sz w:val="23"/>
                              </w:rPr>
                            </w:pPr>
                            <w:r>
                              <w:rPr>
                                <w:color w:val="000000"/>
                                <w:spacing w:val="-6"/>
                                <w:sz w:val="23"/>
                              </w:rPr>
                              <w:t>4.</w:t>
                            </w:r>
                            <w:r>
                              <w:rPr>
                                <w:color w:val="000000"/>
                                <w:sz w:val="23"/>
                              </w:rPr>
                              <w:tab/>
                            </w:r>
                            <w:r>
                              <w:rPr>
                                <w:color w:val="000000"/>
                                <w:sz w:val="23"/>
                              </w:rPr>
                              <w:t>Could the manuscript benefit from additional tables or figures, or from improving or removing</w:t>
                            </w:r>
                            <w:r>
                              <w:rPr>
                                <w:color w:val="000000"/>
                                <w:spacing w:val="25"/>
                                <w:sz w:val="23"/>
                              </w:rPr>
                              <w:t xml:space="preserve"> </w:t>
                            </w:r>
                            <w:r>
                              <w:rPr>
                                <w:color w:val="000000"/>
                                <w:sz w:val="23"/>
                              </w:rPr>
                              <w:t>(some of the) existing ones?</w:t>
                            </w:r>
                            <w:r>
                              <w:rPr>
                                <w:color w:val="000000"/>
                                <w:spacing w:val="25"/>
                                <w:sz w:val="23"/>
                              </w:rPr>
                              <w:t xml:space="preserve"> </w:t>
                            </w:r>
                            <w:r>
                              <w:rPr>
                                <w:color w:val="000000"/>
                                <w:sz w:val="23"/>
                              </w:rPr>
                              <w:t>Please provide specific suggestions for</w:t>
                            </w:r>
                            <w:r>
                              <w:rPr>
                                <w:color w:val="000000"/>
                                <w:spacing w:val="40"/>
                                <w:sz w:val="23"/>
                              </w:rPr>
                              <w:t xml:space="preserve"> </w:t>
                            </w:r>
                            <w:r>
                              <w:rPr>
                                <w:color w:val="000000"/>
                                <w:sz w:val="23"/>
                              </w:rPr>
                              <w:t>improvements, removals, or additions of figures or tables. Please number each suggestion so that author(s) can more easily respond.</w:t>
                            </w:r>
                          </w:p>
                          <w:p>
                            <w:pPr>
                              <w:pStyle w:val="6"/>
                              <w:spacing w:before="8"/>
                              <w:rPr>
                                <w:color w:val="000000"/>
                                <w:sz w:val="23"/>
                              </w:rPr>
                            </w:pPr>
                          </w:p>
                          <w:p>
                            <w:pPr>
                              <w:spacing w:before="0" w:line="242" w:lineRule="auto"/>
                              <w:ind w:left="470" w:right="67" w:hanging="442"/>
                              <w:jc w:val="left"/>
                              <w:rPr>
                                <w:color w:val="000000"/>
                                <w:sz w:val="23"/>
                              </w:rPr>
                            </w:pPr>
                            <w:r>
                              <w:rPr>
                                <w:color w:val="000000"/>
                                <w:sz w:val="23"/>
                              </w:rPr>
                              <w:t>Reviewer #1: The current tables and figures present results of means and standard errors and line graphs yet</w:t>
                            </w:r>
                            <w:r>
                              <w:rPr>
                                <w:color w:val="000000"/>
                                <w:spacing w:val="19"/>
                                <w:sz w:val="23"/>
                              </w:rPr>
                              <w:t xml:space="preserve"> </w:t>
                            </w:r>
                            <w:r>
                              <w:rPr>
                                <w:color w:val="000000"/>
                                <w:sz w:val="23"/>
                              </w:rPr>
                              <w:t>for</w:t>
                            </w:r>
                            <w:r>
                              <w:rPr>
                                <w:color w:val="000000"/>
                                <w:spacing w:val="20"/>
                                <w:sz w:val="23"/>
                              </w:rPr>
                              <w:t xml:space="preserve"> </w:t>
                            </w:r>
                            <w:r>
                              <w:rPr>
                                <w:color w:val="000000"/>
                                <w:sz w:val="23"/>
                              </w:rPr>
                              <w:t>food</w:t>
                            </w:r>
                            <w:r>
                              <w:rPr>
                                <w:color w:val="000000"/>
                                <w:spacing w:val="19"/>
                                <w:sz w:val="23"/>
                              </w:rPr>
                              <w:t xml:space="preserve"> </w:t>
                            </w:r>
                            <w:r>
                              <w:rPr>
                                <w:color w:val="000000"/>
                                <w:sz w:val="23"/>
                              </w:rPr>
                              <w:t>proportions, these should be changed</w:t>
                            </w:r>
                            <w:r>
                              <w:rPr>
                                <w:color w:val="000000"/>
                                <w:spacing w:val="20"/>
                                <w:sz w:val="23"/>
                              </w:rPr>
                              <w:t xml:space="preserve"> </w:t>
                            </w:r>
                            <w:r>
                              <w:rPr>
                                <w:color w:val="000000"/>
                                <w:sz w:val="23"/>
                              </w:rPr>
                              <w:t>to median</w:t>
                            </w:r>
                            <w:r>
                              <w:rPr>
                                <w:color w:val="000000"/>
                                <w:spacing w:val="19"/>
                                <w:sz w:val="23"/>
                              </w:rPr>
                              <w:t xml:space="preserve"> </w:t>
                            </w:r>
                            <w:r>
                              <w:rPr>
                                <w:color w:val="000000"/>
                                <w:sz w:val="23"/>
                              </w:rPr>
                              <w:t>and</w:t>
                            </w:r>
                            <w:r>
                              <w:rPr>
                                <w:color w:val="000000"/>
                                <w:spacing w:val="19"/>
                                <w:sz w:val="23"/>
                              </w:rPr>
                              <w:t xml:space="preserve"> </w:t>
                            </w:r>
                            <w:r>
                              <w:rPr>
                                <w:color w:val="000000"/>
                                <w:sz w:val="23"/>
                              </w:rPr>
                              <w:t>credible</w:t>
                            </w:r>
                            <w:r>
                              <w:rPr>
                                <w:color w:val="000000"/>
                                <w:spacing w:val="19"/>
                                <w:sz w:val="23"/>
                              </w:rPr>
                              <w:t xml:space="preserve"> </w:t>
                            </w:r>
                            <w:r>
                              <w:rPr>
                                <w:color w:val="000000"/>
                                <w:sz w:val="23"/>
                              </w:rPr>
                              <w:t>intervals for tables, and probability density plots for figures. At least 1 table with isotopic signature values for consumers and food sources is also necessary at least as a supplementary material</w:t>
                            </w:r>
                          </w:p>
                          <w:p>
                            <w:pPr>
                              <w:pStyle w:val="6"/>
                              <w:spacing w:before="10"/>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5"/>
                                <w:sz w:val="23"/>
                              </w:rPr>
                              <w:t>No.</w:t>
                            </w:r>
                          </w:p>
                        </w:txbxContent>
                      </wps:txbx>
                      <wps:bodyPr wrap="square" lIns="0" tIns="0" rIns="0" bIns="0" rtlCol="0">
                        <a:noAutofit/>
                      </wps:bodyPr>
                    </wps:wsp>
                  </a:graphicData>
                </a:graphic>
              </wp:anchor>
            </w:drawing>
          </mc:Choice>
          <mc:Fallback>
            <w:pict>
              <v:shape id="Textbox 33" o:spid="_x0000_s1026" o:spt="202" type="#_x0000_t202" style="position:absolute;left:0pt;margin-left:68.55pt;margin-top:13.2pt;height:147.6pt;width:458.05pt;mso-position-horizontal-relative:page;mso-wrap-distance-bottom:0pt;mso-wrap-distance-top:0pt;z-index:-251636736;mso-width-relative:page;mso-height-relative:page;" fillcolor="#D9D9D9" filled="t" stroked="f" coordsize="21600,21600" o:gfxdata="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Q39W/aAAAACwEAAA8AAAAAAAAAAQAg&#10;AAAAIgAAAGRycy9kb3ducmV2LnhtbFBLAQIUABQAAAAIAIdO4kAqhXyL0wEAAKsDAAAOAAAAAAAA&#10;AAEAIAAAACkBAABkcnMvZTJvRG9jLnhtbFBLBQYAAAAABgAGAFkBAABuBQAAAAA=&#10;">
                <v:fill on="t" focussize="0,0"/>
                <v:stroke on="f"/>
                <v:imagedata o:title=""/>
                <o:lock v:ext="edit" aspectratio="f"/>
                <v:textbox inset="0mm,0mm,0mm,0mm">
                  <w:txbxContent>
                    <w:p>
                      <w:pPr>
                        <w:tabs>
                          <w:tab w:val="left" w:pos="470"/>
                        </w:tabs>
                        <w:spacing w:before="0" w:line="242" w:lineRule="auto"/>
                        <w:ind w:left="470" w:right="67" w:hanging="442"/>
                        <w:jc w:val="left"/>
                        <w:rPr>
                          <w:color w:val="000000"/>
                          <w:sz w:val="23"/>
                        </w:rPr>
                      </w:pPr>
                      <w:r>
                        <w:rPr>
                          <w:color w:val="000000"/>
                          <w:spacing w:val="-6"/>
                          <w:sz w:val="23"/>
                        </w:rPr>
                        <w:t>4.</w:t>
                      </w:r>
                      <w:r>
                        <w:rPr>
                          <w:color w:val="000000"/>
                          <w:sz w:val="23"/>
                        </w:rPr>
                        <w:tab/>
                      </w:r>
                      <w:r>
                        <w:rPr>
                          <w:color w:val="000000"/>
                          <w:sz w:val="23"/>
                        </w:rPr>
                        <w:t>Could the manuscript benefit from additional tables or figures, or from improving or removing</w:t>
                      </w:r>
                      <w:r>
                        <w:rPr>
                          <w:color w:val="000000"/>
                          <w:spacing w:val="25"/>
                          <w:sz w:val="23"/>
                        </w:rPr>
                        <w:t xml:space="preserve"> </w:t>
                      </w:r>
                      <w:r>
                        <w:rPr>
                          <w:color w:val="000000"/>
                          <w:sz w:val="23"/>
                        </w:rPr>
                        <w:t>(some of the) existing ones?</w:t>
                      </w:r>
                      <w:r>
                        <w:rPr>
                          <w:color w:val="000000"/>
                          <w:spacing w:val="25"/>
                          <w:sz w:val="23"/>
                        </w:rPr>
                        <w:t xml:space="preserve"> </w:t>
                      </w:r>
                      <w:r>
                        <w:rPr>
                          <w:color w:val="000000"/>
                          <w:sz w:val="23"/>
                        </w:rPr>
                        <w:t>Please provide specific suggestions for</w:t>
                      </w:r>
                      <w:r>
                        <w:rPr>
                          <w:color w:val="000000"/>
                          <w:spacing w:val="40"/>
                          <w:sz w:val="23"/>
                        </w:rPr>
                        <w:t xml:space="preserve"> </w:t>
                      </w:r>
                      <w:r>
                        <w:rPr>
                          <w:color w:val="000000"/>
                          <w:sz w:val="23"/>
                        </w:rPr>
                        <w:t>improvements, removals, or additions of figures or tables. Please number each suggestion so that author(s) can more easily respond.</w:t>
                      </w:r>
                    </w:p>
                    <w:p>
                      <w:pPr>
                        <w:pStyle w:val="6"/>
                        <w:spacing w:before="8"/>
                        <w:rPr>
                          <w:color w:val="000000"/>
                          <w:sz w:val="23"/>
                        </w:rPr>
                      </w:pPr>
                    </w:p>
                    <w:p>
                      <w:pPr>
                        <w:spacing w:before="0" w:line="242" w:lineRule="auto"/>
                        <w:ind w:left="470" w:right="67" w:hanging="442"/>
                        <w:jc w:val="left"/>
                        <w:rPr>
                          <w:color w:val="000000"/>
                          <w:sz w:val="23"/>
                        </w:rPr>
                      </w:pPr>
                      <w:r>
                        <w:rPr>
                          <w:color w:val="000000"/>
                          <w:sz w:val="23"/>
                        </w:rPr>
                        <w:t>Reviewer #1: The current tables and figures present results of means and standard errors and line graphs yet</w:t>
                      </w:r>
                      <w:r>
                        <w:rPr>
                          <w:color w:val="000000"/>
                          <w:spacing w:val="19"/>
                          <w:sz w:val="23"/>
                        </w:rPr>
                        <w:t xml:space="preserve"> </w:t>
                      </w:r>
                      <w:r>
                        <w:rPr>
                          <w:color w:val="000000"/>
                          <w:sz w:val="23"/>
                        </w:rPr>
                        <w:t>for</w:t>
                      </w:r>
                      <w:r>
                        <w:rPr>
                          <w:color w:val="000000"/>
                          <w:spacing w:val="20"/>
                          <w:sz w:val="23"/>
                        </w:rPr>
                        <w:t xml:space="preserve"> </w:t>
                      </w:r>
                      <w:r>
                        <w:rPr>
                          <w:color w:val="000000"/>
                          <w:sz w:val="23"/>
                        </w:rPr>
                        <w:t>food</w:t>
                      </w:r>
                      <w:r>
                        <w:rPr>
                          <w:color w:val="000000"/>
                          <w:spacing w:val="19"/>
                          <w:sz w:val="23"/>
                        </w:rPr>
                        <w:t xml:space="preserve"> </w:t>
                      </w:r>
                      <w:r>
                        <w:rPr>
                          <w:color w:val="000000"/>
                          <w:sz w:val="23"/>
                        </w:rPr>
                        <w:t>proportions, these should be changed</w:t>
                      </w:r>
                      <w:r>
                        <w:rPr>
                          <w:color w:val="000000"/>
                          <w:spacing w:val="20"/>
                          <w:sz w:val="23"/>
                        </w:rPr>
                        <w:t xml:space="preserve"> </w:t>
                      </w:r>
                      <w:r>
                        <w:rPr>
                          <w:color w:val="000000"/>
                          <w:sz w:val="23"/>
                        </w:rPr>
                        <w:t>to median</w:t>
                      </w:r>
                      <w:r>
                        <w:rPr>
                          <w:color w:val="000000"/>
                          <w:spacing w:val="19"/>
                          <w:sz w:val="23"/>
                        </w:rPr>
                        <w:t xml:space="preserve"> </w:t>
                      </w:r>
                      <w:r>
                        <w:rPr>
                          <w:color w:val="000000"/>
                          <w:sz w:val="23"/>
                        </w:rPr>
                        <w:t>and</w:t>
                      </w:r>
                      <w:r>
                        <w:rPr>
                          <w:color w:val="000000"/>
                          <w:spacing w:val="19"/>
                          <w:sz w:val="23"/>
                        </w:rPr>
                        <w:t xml:space="preserve"> </w:t>
                      </w:r>
                      <w:r>
                        <w:rPr>
                          <w:color w:val="000000"/>
                          <w:sz w:val="23"/>
                        </w:rPr>
                        <w:t>credible</w:t>
                      </w:r>
                      <w:r>
                        <w:rPr>
                          <w:color w:val="000000"/>
                          <w:spacing w:val="19"/>
                          <w:sz w:val="23"/>
                        </w:rPr>
                        <w:t xml:space="preserve"> </w:t>
                      </w:r>
                      <w:r>
                        <w:rPr>
                          <w:color w:val="000000"/>
                          <w:sz w:val="23"/>
                        </w:rPr>
                        <w:t>intervals for tables, and probability density plots for figures. At least 1 table with isotopic signature values for consumers and food sources is also necessary at least as a supplementary material</w:t>
                      </w:r>
                    </w:p>
                    <w:p>
                      <w:pPr>
                        <w:pStyle w:val="6"/>
                        <w:spacing w:before="10"/>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5"/>
                          <w:sz w:val="23"/>
                        </w:rPr>
                        <w:t>No.</w:t>
                      </w:r>
                    </w:p>
                  </w:txbxContent>
                </v:textbox>
                <w10:wrap type="topAndBottom"/>
              </v:shape>
            </w:pict>
          </mc:Fallback>
        </mc:AlternateContent>
      </w:r>
    </w:p>
    <w:p>
      <w:pPr>
        <w:pStyle w:val="6"/>
        <w:spacing w:before="6"/>
        <w:rPr>
          <w:sz w:val="23"/>
        </w:rPr>
      </w:pPr>
    </w:p>
    <w:p>
      <w:pPr>
        <w:spacing w:before="0"/>
        <w:ind w:left="1400" w:right="0" w:firstLine="0"/>
        <w:jc w:val="left"/>
        <w:rPr>
          <w:b/>
          <w:sz w:val="23"/>
        </w:rPr>
      </w:pPr>
      <w:r>
        <w:rPr>
          <w:b/>
          <w:spacing w:val="-2"/>
          <w:sz w:val="23"/>
        </w:rPr>
        <w:t>[Reply]</w:t>
      </w:r>
    </w:p>
    <w:p>
      <w:pPr>
        <w:spacing w:after="0"/>
        <w:jc w:val="left"/>
        <w:rPr>
          <w:sz w:val="23"/>
        </w:rPr>
        <w:sectPr>
          <w:footerReference r:id="rId16" w:type="default"/>
          <w:pgSz w:w="11910" w:h="16840"/>
          <w:pgMar w:top="1940" w:right="1240" w:bottom="280" w:left="0" w:header="0" w:footer="0" w:gutter="0"/>
          <w:cols w:space="720" w:num="1"/>
        </w:sectPr>
      </w:pPr>
    </w:p>
    <w:p>
      <w:pPr>
        <w:pStyle w:val="10"/>
        <w:numPr>
          <w:ilvl w:val="0"/>
          <w:numId w:val="6"/>
        </w:numPr>
        <w:tabs>
          <w:tab w:val="left" w:pos="1747"/>
          <w:tab w:val="left" w:pos="1750"/>
        </w:tabs>
        <w:spacing w:before="175" w:after="0" w:line="244" w:lineRule="auto"/>
        <w:ind w:left="1750" w:right="99" w:hanging="351"/>
        <w:jc w:val="left"/>
        <w:rPr>
          <w:sz w:val="23"/>
        </w:rPr>
      </w:pPr>
      <w:r>
        <w:rPr>
          <w:sz w:val="23"/>
        </w:rPr>
        <w:t>As suggested, we now provide a table of posterior means, posterior SDs, posterior medians,</w:t>
      </w:r>
      <w:r>
        <w:rPr>
          <w:spacing w:val="40"/>
          <w:sz w:val="23"/>
        </w:rPr>
        <w:t xml:space="preserve"> </w:t>
      </w:r>
      <w:r>
        <w:rPr>
          <w:sz w:val="23"/>
        </w:rPr>
        <w:t>and 95% credible intervals for the proportion of prey sources in predators’ diet (Appendix B).</w:t>
      </w:r>
    </w:p>
    <w:p>
      <w:pPr>
        <w:pStyle w:val="6"/>
        <w:spacing w:before="1"/>
        <w:rPr>
          <w:sz w:val="23"/>
        </w:rPr>
      </w:pPr>
    </w:p>
    <w:p>
      <w:pPr>
        <w:pStyle w:val="10"/>
        <w:numPr>
          <w:ilvl w:val="0"/>
          <w:numId w:val="6"/>
        </w:numPr>
        <w:tabs>
          <w:tab w:val="left" w:pos="1747"/>
          <w:tab w:val="left" w:pos="1750"/>
        </w:tabs>
        <w:spacing w:before="1" w:after="0" w:line="242" w:lineRule="auto"/>
        <w:ind w:left="1750" w:right="215" w:hanging="351"/>
        <w:jc w:val="left"/>
        <w:rPr>
          <w:sz w:val="23"/>
        </w:rPr>
      </w:pPr>
      <w:r>
        <w:rPr>
          <w:sz w:val="23"/>
        </w:rPr>
        <w:t>Note that the aforementioned table includes 711 rows of data (with rice herbivores, tourist herbivores, and detritivores as prey sources), which will generate 237 posterior density plots (figures).</w:t>
      </w:r>
      <w:r>
        <w:rPr>
          <w:spacing w:val="40"/>
          <w:sz w:val="23"/>
        </w:rPr>
        <w:t xml:space="preserve"> </w:t>
      </w:r>
      <w:r>
        <w:rPr>
          <w:sz w:val="23"/>
        </w:rPr>
        <w:t>To summarize this large number of plots, we extracted the posterior medians from the Bayesian stable isotope mixing models (suggested in the last round of review), calculated the SEs for the posterior medians, and presented the results in linear graphs (e.g., Figure 1). This should be a good way to help readers visualize the model results compared to browsing hundreds of posterior density plots.</w:t>
      </w:r>
    </w:p>
    <w:p>
      <w:pPr>
        <w:pStyle w:val="6"/>
        <w:spacing w:before="12"/>
        <w:rPr>
          <w:sz w:val="23"/>
        </w:rPr>
      </w:pPr>
    </w:p>
    <w:p>
      <w:pPr>
        <w:pStyle w:val="10"/>
        <w:numPr>
          <w:ilvl w:val="0"/>
          <w:numId w:val="6"/>
        </w:numPr>
        <w:tabs>
          <w:tab w:val="left" w:pos="1747"/>
          <w:tab w:val="left" w:pos="1750"/>
        </w:tabs>
        <w:spacing w:before="0" w:after="0" w:line="244" w:lineRule="auto"/>
        <w:ind w:left="1750" w:right="174" w:hanging="351"/>
        <w:jc w:val="left"/>
        <w:rPr>
          <w:sz w:val="23"/>
        </w:rPr>
      </w:pPr>
      <w:r>
        <w:rPr>
          <w:sz w:val="23"/>
        </w:rPr>
        <w:t>We provide a stable</w:t>
      </w:r>
      <w:r>
        <w:rPr>
          <w:spacing w:val="18"/>
          <w:sz w:val="23"/>
        </w:rPr>
        <w:t xml:space="preserve"> </w:t>
      </w:r>
      <w:r>
        <w:rPr>
          <w:sz w:val="23"/>
        </w:rPr>
        <w:t>isotope biplot (Appendix A: Fig. S1) to show the stable isotope</w:t>
      </w:r>
      <w:r>
        <w:rPr>
          <w:spacing w:val="80"/>
          <w:sz w:val="23"/>
        </w:rPr>
        <w:t xml:space="preserve"> </w:t>
      </w:r>
      <w:r>
        <w:rPr>
          <w:sz w:val="23"/>
        </w:rPr>
        <w:t>signatures of different prey sources in this study.</w:t>
      </w:r>
      <w:r>
        <w:rPr>
          <w:spacing w:val="40"/>
          <w:sz w:val="23"/>
        </w:rPr>
        <w:t xml:space="preserve"> </w:t>
      </w:r>
      <w:r>
        <w:rPr>
          <w:sz w:val="23"/>
        </w:rPr>
        <w:t>Their distinct isotope signatures in the isotopic space support the use of MixSIAR models in this study.</w:t>
      </w:r>
      <w:r>
        <w:rPr>
          <w:spacing w:val="40"/>
          <w:sz w:val="23"/>
        </w:rPr>
        <w:t xml:space="preserve"> </w:t>
      </w:r>
      <w:r>
        <w:rPr>
          <w:sz w:val="23"/>
        </w:rPr>
        <w:t>Since there are hundreds of predator signatures for different species-year-farm-crop stage combinations, predator data are now shown in this biplot.</w:t>
      </w:r>
      <w:r>
        <w:rPr>
          <w:spacing w:val="80"/>
          <w:sz w:val="23"/>
        </w:rPr>
        <w:t xml:space="preserve"> </w:t>
      </w:r>
      <w:r>
        <w:rPr>
          <w:sz w:val="23"/>
        </w:rPr>
        <w:t>However, if anyone requests, we are more than happy to provide</w:t>
      </w:r>
      <w:r>
        <w:rPr>
          <w:spacing w:val="40"/>
          <w:sz w:val="23"/>
        </w:rPr>
        <w:t xml:space="preserve"> </w:t>
      </w:r>
      <w:r>
        <w:rPr>
          <w:sz w:val="23"/>
        </w:rPr>
        <w:t>the raw data for stable isotope signatures.</w:t>
      </w:r>
    </w:p>
    <w:p>
      <w:pPr>
        <w:pStyle w:val="6"/>
        <w:spacing w:before="6"/>
        <w:rPr>
          <w:sz w:val="20"/>
        </w:rPr>
      </w:pPr>
      <w:r>
        <mc:AlternateContent>
          <mc:Choice Requires="wps">
            <w:drawing>
              <wp:anchor distT="0" distB="0" distL="0" distR="0" simplePos="0" relativeHeight="251680768" behindDoc="1" locked="0" layoutInCell="1" allowOverlap="1">
                <wp:simplePos x="0" y="0"/>
                <wp:positionH relativeFrom="page">
                  <wp:posOffset>870585</wp:posOffset>
                </wp:positionH>
                <wp:positionV relativeFrom="paragraph">
                  <wp:posOffset>165100</wp:posOffset>
                </wp:positionV>
                <wp:extent cx="5817235" cy="2044700"/>
                <wp:effectExtent l="0" t="0" r="0" b="0"/>
                <wp:wrapTopAndBottom/>
                <wp:docPr id="34" name="Textbox 34"/>
                <wp:cNvGraphicFramePr/>
                <a:graphic xmlns:a="http://schemas.openxmlformats.org/drawingml/2006/main">
                  <a:graphicData uri="http://schemas.microsoft.com/office/word/2010/wordprocessingShape">
                    <wps:wsp>
                      <wps:cNvSpPr txBox="1"/>
                      <wps:spPr>
                        <a:xfrm>
                          <a:off x="0" y="0"/>
                          <a:ext cx="5817235" cy="2044700"/>
                        </a:xfrm>
                        <a:prstGeom prst="rect">
                          <a:avLst/>
                        </a:prstGeom>
                        <a:solidFill>
                          <a:srgbClr val="D9D9D9"/>
                        </a:solidFill>
                      </wps:spPr>
                      <wps:txbx>
                        <w:txbxContent>
                          <w:p>
                            <w:pPr>
                              <w:numPr>
                                <w:ilvl w:val="0"/>
                                <w:numId w:val="7"/>
                              </w:numPr>
                              <w:tabs>
                                <w:tab w:val="left" w:pos="470"/>
                              </w:tabs>
                              <w:spacing w:before="0" w:line="242" w:lineRule="auto"/>
                              <w:ind w:left="470" w:right="248" w:hanging="442"/>
                              <w:jc w:val="left"/>
                              <w:rPr>
                                <w:color w:val="000000"/>
                                <w:sz w:val="23"/>
                              </w:rPr>
                            </w:pPr>
                            <w:r>
                              <w:rPr>
                                <w:color w:val="000000"/>
                                <w:sz w:val="23"/>
                              </w:rPr>
                              <w:t>If applicable, are the interpretation of results and study conclusions supported by the data? Please provide suggestions (if needed) to the author(s) on how to improve, tone down, or expand the study interpretations/conclusions. Please number each suggestion so that the author(s) can more easily respond.</w:t>
                            </w:r>
                          </w:p>
                          <w:p>
                            <w:pPr>
                              <w:pStyle w:val="6"/>
                              <w:spacing w:before="8"/>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5"/>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3"/>
                                <w:sz w:val="23"/>
                              </w:rPr>
                              <w:t xml:space="preserve"> </w:t>
                            </w:r>
                            <w:r>
                              <w:rPr>
                                <w:color w:val="000000"/>
                                <w:sz w:val="23"/>
                              </w:rPr>
                              <w:t>[]</w:t>
                            </w:r>
                            <w:r>
                              <w:rPr>
                                <w:color w:val="000000"/>
                                <w:spacing w:val="2"/>
                                <w:sz w:val="23"/>
                              </w:rPr>
                              <w:t xml:space="preserve"> </w:t>
                            </w:r>
                            <w:r>
                              <w:rPr>
                                <w:color w:val="000000"/>
                                <w:sz w:val="23"/>
                              </w:rPr>
                              <w:t>N/A</w:t>
                            </w:r>
                            <w:r>
                              <w:rPr>
                                <w:color w:val="000000"/>
                                <w:spacing w:val="3"/>
                                <w:sz w:val="23"/>
                              </w:rPr>
                              <w:t xml:space="preserve"> </w:t>
                            </w:r>
                            <w:r>
                              <w:rPr>
                                <w:color w:val="000000"/>
                                <w:spacing w:val="-5"/>
                                <w:sz w:val="23"/>
                              </w:rPr>
                              <w:t>[]</w:t>
                            </w:r>
                          </w:p>
                          <w:p>
                            <w:pPr>
                              <w:spacing w:before="4"/>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spacing w:before="2"/>
                              <w:rPr>
                                <w:color w:val="000000"/>
                                <w:sz w:val="23"/>
                              </w:rPr>
                            </w:pPr>
                          </w:p>
                          <w:p>
                            <w:pPr>
                              <w:numPr>
                                <w:ilvl w:val="1"/>
                                <w:numId w:val="7"/>
                              </w:numPr>
                              <w:tabs>
                                <w:tab w:val="left" w:pos="466"/>
                                <w:tab w:val="left" w:pos="470"/>
                              </w:tabs>
                              <w:spacing w:before="0" w:line="244" w:lineRule="auto"/>
                              <w:ind w:left="470" w:right="35" w:hanging="442"/>
                              <w:jc w:val="left"/>
                              <w:rPr>
                                <w:color w:val="000000"/>
                                <w:sz w:val="23"/>
                              </w:rPr>
                            </w:pPr>
                            <w:r>
                              <w:rPr>
                                <w:color w:val="000000"/>
                                <w:sz w:val="23"/>
                              </w:rPr>
                              <w:t>Spiders and ladybirds should not be construed to represent all generalist predators even if</w:t>
                            </w:r>
                            <w:r>
                              <w:rPr>
                                <w:color w:val="000000"/>
                                <w:spacing w:val="40"/>
                                <w:sz w:val="23"/>
                              </w:rPr>
                              <w:t xml:space="preserve"> </w:t>
                            </w:r>
                            <w:r>
                              <w:rPr>
                                <w:color w:val="000000"/>
                                <w:sz w:val="23"/>
                              </w:rPr>
                              <w:t>they are very common in rice-fields. Ants are more common that all the rest, yet they are not included here</w:t>
                            </w:r>
                          </w:p>
                        </w:txbxContent>
                      </wps:txbx>
                      <wps:bodyPr wrap="square" lIns="0" tIns="0" rIns="0" bIns="0" rtlCol="0">
                        <a:noAutofit/>
                      </wps:bodyPr>
                    </wps:wsp>
                  </a:graphicData>
                </a:graphic>
              </wp:anchor>
            </w:drawing>
          </mc:Choice>
          <mc:Fallback>
            <w:pict>
              <v:shape id="Textbox 34" o:spid="_x0000_s1026" o:spt="202" type="#_x0000_t202" style="position:absolute;left:0pt;margin-left:68.55pt;margin-top:13pt;height:161pt;width:458.05pt;mso-position-horizontal-relative:page;mso-wrap-distance-bottom:0pt;mso-wrap-distance-top:0pt;z-index:-251635712;mso-width-relative:page;mso-height-relative:page;" fillcolor="#D9D9D9" filled="t" stroked="f" coordsize="21600,21600" o:gfxdata="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ikYp9kAAAALAQAADwAAAAAAAAABACAA&#10;AAAiAAAAZHJzL2Rvd25yZXYueG1sUEsBAhQAFAAAAAgAh07iQPQAO3TTAQAAqwMAAA4AAAAAAAAA&#10;AQAgAAAAKAEAAGRycy9lMm9Eb2MueG1sUEsFBgAAAAAGAAYAWQEAAG0FAAAAAA==&#10;">
                <v:fill on="t" focussize="0,0"/>
                <v:stroke on="f"/>
                <v:imagedata o:title=""/>
                <o:lock v:ext="edit" aspectratio="f"/>
                <v:textbox inset="0mm,0mm,0mm,0mm">
                  <w:txbxContent>
                    <w:p>
                      <w:pPr>
                        <w:numPr>
                          <w:ilvl w:val="0"/>
                          <w:numId w:val="7"/>
                        </w:numPr>
                        <w:tabs>
                          <w:tab w:val="left" w:pos="470"/>
                        </w:tabs>
                        <w:spacing w:before="0" w:line="242" w:lineRule="auto"/>
                        <w:ind w:left="470" w:right="248" w:hanging="442"/>
                        <w:jc w:val="left"/>
                        <w:rPr>
                          <w:color w:val="000000"/>
                          <w:sz w:val="23"/>
                        </w:rPr>
                      </w:pPr>
                      <w:r>
                        <w:rPr>
                          <w:color w:val="000000"/>
                          <w:sz w:val="23"/>
                        </w:rPr>
                        <w:t>If applicable, are the interpretation of results and study conclusions supported by the data? Please provide suggestions (if needed) to the author(s) on how to improve, tone down, or expand the study interpretations/conclusions. Please number each suggestion so that the author(s) can more easily respond.</w:t>
                      </w:r>
                    </w:p>
                    <w:p>
                      <w:pPr>
                        <w:pStyle w:val="6"/>
                        <w:spacing w:before="8"/>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4"/>
                          <w:sz w:val="23"/>
                        </w:rPr>
                        <w:t xml:space="preserve"> </w:t>
                      </w:r>
                      <w:r>
                        <w:rPr>
                          <w:color w:val="000000"/>
                          <w:sz w:val="23"/>
                        </w:rPr>
                        <w:t>Mark</w:t>
                      </w:r>
                      <w:r>
                        <w:rPr>
                          <w:color w:val="000000"/>
                          <w:spacing w:val="4"/>
                          <w:sz w:val="23"/>
                        </w:rPr>
                        <w:t xml:space="preserve"> </w:t>
                      </w:r>
                      <w:r>
                        <w:rPr>
                          <w:color w:val="000000"/>
                          <w:sz w:val="23"/>
                        </w:rPr>
                        <w:t>as</w:t>
                      </w:r>
                      <w:r>
                        <w:rPr>
                          <w:color w:val="000000"/>
                          <w:spacing w:val="4"/>
                          <w:sz w:val="23"/>
                        </w:rPr>
                        <w:t xml:space="preserve"> </w:t>
                      </w:r>
                      <w:r>
                        <w:rPr>
                          <w:color w:val="000000"/>
                          <w:sz w:val="23"/>
                        </w:rPr>
                        <w:t>appropriate</w:t>
                      </w:r>
                      <w:r>
                        <w:rPr>
                          <w:color w:val="000000"/>
                          <w:spacing w:val="2"/>
                          <w:sz w:val="23"/>
                        </w:rPr>
                        <w:t xml:space="preserve"> </w:t>
                      </w:r>
                      <w:r>
                        <w:rPr>
                          <w:color w:val="000000"/>
                          <w:sz w:val="23"/>
                        </w:rPr>
                        <w:t>with</w:t>
                      </w:r>
                      <w:r>
                        <w:rPr>
                          <w:color w:val="000000"/>
                          <w:spacing w:val="4"/>
                          <w:sz w:val="23"/>
                        </w:rPr>
                        <w:t xml:space="preserve"> </w:t>
                      </w:r>
                      <w:r>
                        <w:rPr>
                          <w:color w:val="000000"/>
                          <w:sz w:val="23"/>
                        </w:rPr>
                        <w:t>an</w:t>
                      </w:r>
                      <w:r>
                        <w:rPr>
                          <w:color w:val="000000"/>
                          <w:spacing w:val="5"/>
                          <w:sz w:val="23"/>
                        </w:rPr>
                        <w:t xml:space="preserve"> </w:t>
                      </w:r>
                      <w:r>
                        <w:rPr>
                          <w:color w:val="000000"/>
                          <w:spacing w:val="-5"/>
                          <w:sz w:val="23"/>
                        </w:rPr>
                        <w:t>X:</w:t>
                      </w:r>
                    </w:p>
                    <w:p>
                      <w:pPr>
                        <w:spacing w:before="5"/>
                        <w:ind w:left="28" w:right="0" w:firstLine="0"/>
                        <w:jc w:val="left"/>
                        <w:rPr>
                          <w:color w:val="000000"/>
                          <w:sz w:val="23"/>
                        </w:rPr>
                      </w:pPr>
                      <w:r>
                        <w:rPr>
                          <w:color w:val="000000"/>
                          <w:sz w:val="23"/>
                        </w:rPr>
                        <w:t>Yes</w:t>
                      </w:r>
                      <w:r>
                        <w:rPr>
                          <w:color w:val="000000"/>
                          <w:spacing w:val="2"/>
                          <w:sz w:val="23"/>
                        </w:rPr>
                        <w:t xml:space="preserve"> </w:t>
                      </w:r>
                      <w:r>
                        <w:rPr>
                          <w:color w:val="000000"/>
                          <w:sz w:val="23"/>
                        </w:rPr>
                        <w:t>[]</w:t>
                      </w:r>
                      <w:r>
                        <w:rPr>
                          <w:color w:val="000000"/>
                          <w:spacing w:val="1"/>
                          <w:sz w:val="23"/>
                        </w:rPr>
                        <w:t xml:space="preserve"> </w:t>
                      </w:r>
                      <w:r>
                        <w:rPr>
                          <w:color w:val="000000"/>
                          <w:sz w:val="23"/>
                        </w:rPr>
                        <w:t>No</w:t>
                      </w:r>
                      <w:r>
                        <w:rPr>
                          <w:color w:val="000000"/>
                          <w:spacing w:val="3"/>
                          <w:sz w:val="23"/>
                        </w:rPr>
                        <w:t xml:space="preserve"> </w:t>
                      </w:r>
                      <w:r>
                        <w:rPr>
                          <w:color w:val="000000"/>
                          <w:sz w:val="23"/>
                        </w:rPr>
                        <w:t>[]</w:t>
                      </w:r>
                      <w:r>
                        <w:rPr>
                          <w:color w:val="000000"/>
                          <w:spacing w:val="2"/>
                          <w:sz w:val="23"/>
                        </w:rPr>
                        <w:t xml:space="preserve"> </w:t>
                      </w:r>
                      <w:r>
                        <w:rPr>
                          <w:color w:val="000000"/>
                          <w:sz w:val="23"/>
                        </w:rPr>
                        <w:t>N/A</w:t>
                      </w:r>
                      <w:r>
                        <w:rPr>
                          <w:color w:val="000000"/>
                          <w:spacing w:val="3"/>
                          <w:sz w:val="23"/>
                        </w:rPr>
                        <w:t xml:space="preserve"> </w:t>
                      </w:r>
                      <w:r>
                        <w:rPr>
                          <w:color w:val="000000"/>
                          <w:spacing w:val="-5"/>
                          <w:sz w:val="23"/>
                        </w:rPr>
                        <w:t>[]</w:t>
                      </w:r>
                    </w:p>
                    <w:p>
                      <w:pPr>
                        <w:spacing w:before="4"/>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p>
                      <w:pPr>
                        <w:pStyle w:val="6"/>
                        <w:spacing w:before="2"/>
                        <w:rPr>
                          <w:color w:val="000000"/>
                          <w:sz w:val="23"/>
                        </w:rPr>
                      </w:pPr>
                    </w:p>
                    <w:p>
                      <w:pPr>
                        <w:numPr>
                          <w:ilvl w:val="1"/>
                          <w:numId w:val="7"/>
                        </w:numPr>
                        <w:tabs>
                          <w:tab w:val="left" w:pos="466"/>
                          <w:tab w:val="left" w:pos="470"/>
                        </w:tabs>
                        <w:spacing w:before="0" w:line="244" w:lineRule="auto"/>
                        <w:ind w:left="470" w:right="35" w:hanging="442"/>
                        <w:jc w:val="left"/>
                        <w:rPr>
                          <w:color w:val="000000"/>
                          <w:sz w:val="23"/>
                        </w:rPr>
                      </w:pPr>
                      <w:r>
                        <w:rPr>
                          <w:color w:val="000000"/>
                          <w:sz w:val="23"/>
                        </w:rPr>
                        <w:t>Spiders and ladybirds should not be construed to represent all generalist predators even if</w:t>
                      </w:r>
                      <w:r>
                        <w:rPr>
                          <w:color w:val="000000"/>
                          <w:spacing w:val="40"/>
                          <w:sz w:val="23"/>
                        </w:rPr>
                        <w:t xml:space="preserve"> </w:t>
                      </w:r>
                      <w:r>
                        <w:rPr>
                          <w:color w:val="000000"/>
                          <w:sz w:val="23"/>
                        </w:rPr>
                        <w:t>they are very common in rice-fields. Ants are more common that all the rest, yet they are not included here</w:t>
                      </w:r>
                    </w:p>
                  </w:txbxContent>
                </v:textbox>
                <w10:wrap type="topAndBottom"/>
              </v:shape>
            </w:pict>
          </mc:Fallback>
        </mc:AlternateContent>
      </w:r>
    </w:p>
    <w:p>
      <w:pPr>
        <w:pStyle w:val="6"/>
        <w:spacing w:before="4"/>
        <w:rPr>
          <w:sz w:val="23"/>
        </w:rPr>
      </w:pPr>
    </w:p>
    <w:p>
      <w:pPr>
        <w:spacing w:before="0" w:line="242" w:lineRule="auto"/>
        <w:ind w:left="1400" w:right="0" w:firstLine="0"/>
        <w:jc w:val="left"/>
        <w:rPr>
          <w:sz w:val="23"/>
        </w:rPr>
      </w:pPr>
      <w:r>
        <w:rPr>
          <w:b/>
          <w:sz w:val="23"/>
        </w:rPr>
        <w:t>[Reply]</w:t>
      </w:r>
      <w:r>
        <w:rPr>
          <w:b/>
          <w:spacing w:val="80"/>
          <w:sz w:val="23"/>
        </w:rPr>
        <w:t xml:space="preserve"> </w:t>
      </w:r>
      <w:r>
        <w:rPr>
          <w:sz w:val="23"/>
        </w:rPr>
        <w:t>We agree with the reviewer that spiders and ladybeetles do not represent all generalist predators.</w:t>
      </w:r>
      <w:r>
        <w:rPr>
          <w:spacing w:val="40"/>
          <w:sz w:val="23"/>
        </w:rPr>
        <w:t xml:space="preserve"> </w:t>
      </w:r>
      <w:r>
        <w:rPr>
          <w:sz w:val="23"/>
        </w:rPr>
        <w:t>We have revised the manuscript accordingly to avoid over-generalization.</w:t>
      </w:r>
      <w:r>
        <w:rPr>
          <w:spacing w:val="40"/>
          <w:sz w:val="23"/>
        </w:rPr>
        <w:t xml:space="preserve"> </w:t>
      </w:r>
      <w:r>
        <w:rPr>
          <w:sz w:val="23"/>
        </w:rPr>
        <w:t>Regarding ants, please see our reply above (Reviewers’ comment 2.5).</w:t>
      </w:r>
    </w:p>
    <w:p>
      <w:pPr>
        <w:pStyle w:val="6"/>
        <w:spacing w:before="18"/>
        <w:rPr>
          <w:sz w:val="20"/>
        </w:rPr>
      </w:pPr>
      <w:r>
        <mc:AlternateContent>
          <mc:Choice Requires="wps">
            <w:drawing>
              <wp:anchor distT="0" distB="0" distL="0" distR="0" simplePos="0" relativeHeight="251680768" behindDoc="1" locked="0" layoutInCell="1" allowOverlap="1">
                <wp:simplePos x="0" y="0"/>
                <wp:positionH relativeFrom="page">
                  <wp:posOffset>870585</wp:posOffset>
                </wp:positionH>
                <wp:positionV relativeFrom="paragraph">
                  <wp:posOffset>172720</wp:posOffset>
                </wp:positionV>
                <wp:extent cx="5817235" cy="340995"/>
                <wp:effectExtent l="0" t="0" r="0" b="0"/>
                <wp:wrapTopAndBottom/>
                <wp:docPr id="35" name="Textbox 35"/>
                <wp:cNvGraphicFramePr/>
                <a:graphic xmlns:a="http://schemas.openxmlformats.org/drawingml/2006/main">
                  <a:graphicData uri="http://schemas.microsoft.com/office/word/2010/wordprocessingShape">
                    <wps:wsp>
                      <wps:cNvSpPr txBox="1"/>
                      <wps:spPr>
                        <a:xfrm>
                          <a:off x="0" y="0"/>
                          <a:ext cx="5817235" cy="340995"/>
                        </a:xfrm>
                        <a:prstGeom prst="rect">
                          <a:avLst/>
                        </a:prstGeom>
                        <a:solidFill>
                          <a:srgbClr val="D9D9D9"/>
                        </a:solidFill>
                      </wps:spPr>
                      <wps:txbx>
                        <w:txbxContent>
                          <w:p>
                            <w:pPr>
                              <w:spacing w:before="0" w:line="242" w:lineRule="auto"/>
                              <w:ind w:left="470" w:right="67" w:hanging="442"/>
                              <w:jc w:val="left"/>
                              <w:rPr>
                                <w:color w:val="000000"/>
                                <w:sz w:val="23"/>
                              </w:rPr>
                            </w:pPr>
                            <w:r>
                              <w:rPr>
                                <w:color w:val="000000"/>
                                <w:sz w:val="23"/>
                              </w:rPr>
                              <w:t xml:space="preserve">5.2) Observed yearly trends in the results should not be taken to imply corresponding climatic </w:t>
                            </w:r>
                            <w:r>
                              <w:rPr>
                                <w:color w:val="000000"/>
                                <w:spacing w:val="-2"/>
                                <w:sz w:val="23"/>
                              </w:rPr>
                              <w:t>trends</w:t>
                            </w:r>
                          </w:p>
                        </w:txbxContent>
                      </wps:txbx>
                      <wps:bodyPr wrap="square" lIns="0" tIns="0" rIns="0" bIns="0" rtlCol="0">
                        <a:noAutofit/>
                      </wps:bodyPr>
                    </wps:wsp>
                  </a:graphicData>
                </a:graphic>
              </wp:anchor>
            </w:drawing>
          </mc:Choice>
          <mc:Fallback>
            <w:pict>
              <v:shape id="Textbox 35" o:spid="_x0000_s1026" o:spt="202" type="#_x0000_t202" style="position:absolute;left:0pt;margin-left:68.55pt;margin-top:13.6pt;height:26.85pt;width:458.05pt;mso-position-horizontal-relative:page;mso-wrap-distance-bottom:0pt;mso-wrap-distance-top:0pt;z-index:-251635712;mso-width-relative:page;mso-height-relative:page;" fillcolor="#D9D9D9" filled="t" stroked="f" coordsize="21600,21600" o:gfxdata="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Or9AB9kAAAAKAQAADwAAAAAAAAABACAAAAAi&#10;AAAAZHJzL2Rvd25yZXYueG1sUEsBAhQAFAAAAAgAh07iQGjPw2zQAQAAqgMAAA4AAAAAAAAAAQAg&#10;AAAAKAEAAGRycy9lMm9Eb2MueG1sUEsFBgAAAAAGAAYAWQEAAGoFAAAAAA==&#10;">
                <v:fill on="t" focussize="0,0"/>
                <v:stroke on="f"/>
                <v:imagedata o:title=""/>
                <o:lock v:ext="edit" aspectratio="f"/>
                <v:textbox inset="0mm,0mm,0mm,0mm">
                  <w:txbxContent>
                    <w:p>
                      <w:pPr>
                        <w:spacing w:before="0" w:line="242" w:lineRule="auto"/>
                        <w:ind w:left="470" w:right="67" w:hanging="442"/>
                        <w:jc w:val="left"/>
                        <w:rPr>
                          <w:color w:val="000000"/>
                          <w:sz w:val="23"/>
                        </w:rPr>
                      </w:pPr>
                      <w:r>
                        <w:rPr>
                          <w:color w:val="000000"/>
                          <w:sz w:val="23"/>
                        </w:rPr>
                        <w:t xml:space="preserve">5.2) Observed yearly trends in the results should not be taken to imply corresponding climatic </w:t>
                      </w:r>
                      <w:r>
                        <w:rPr>
                          <w:color w:val="000000"/>
                          <w:spacing w:val="-2"/>
                          <w:sz w:val="23"/>
                        </w:rPr>
                        <w:t>trends</w:t>
                      </w:r>
                    </w:p>
                  </w:txbxContent>
                </v:textbox>
                <w10:wrap type="topAndBottom"/>
              </v:shape>
            </w:pict>
          </mc:Fallback>
        </mc:AlternateContent>
      </w:r>
    </w:p>
    <w:p>
      <w:pPr>
        <w:pStyle w:val="6"/>
        <w:spacing w:before="4"/>
        <w:rPr>
          <w:sz w:val="23"/>
        </w:rPr>
      </w:pPr>
    </w:p>
    <w:p>
      <w:pPr>
        <w:spacing w:before="0" w:line="242" w:lineRule="auto"/>
        <w:ind w:left="1400" w:right="0" w:firstLine="0"/>
        <w:jc w:val="left"/>
        <w:rPr>
          <w:sz w:val="23"/>
        </w:rPr>
      </w:pPr>
      <w:r>
        <w:rPr>
          <w:b/>
          <w:sz w:val="23"/>
        </w:rPr>
        <w:t>[Reply]</w:t>
      </w:r>
      <w:r>
        <w:rPr>
          <w:b/>
          <w:spacing w:val="80"/>
          <w:sz w:val="23"/>
        </w:rPr>
        <w:t xml:space="preserve"> </w:t>
      </w:r>
      <w:r>
        <w:rPr>
          <w:sz w:val="23"/>
        </w:rPr>
        <w:t>We agree that three years of climatic data may not be enough to provide conclusive evidence.</w:t>
      </w:r>
      <w:r>
        <w:rPr>
          <w:spacing w:val="40"/>
          <w:sz w:val="23"/>
        </w:rPr>
        <w:t xml:space="preserve"> </w:t>
      </w:r>
      <w:r>
        <w:rPr>
          <w:sz w:val="23"/>
        </w:rPr>
        <w:t>Therefore, we now avoid this inference in our highlights and manuscript.</w:t>
      </w:r>
    </w:p>
    <w:p>
      <w:pPr>
        <w:pStyle w:val="6"/>
        <w:spacing w:before="17"/>
        <w:rPr>
          <w:sz w:val="20"/>
        </w:rPr>
      </w:pPr>
      <w:r>
        <mc:AlternateContent>
          <mc:Choice Requires="wps">
            <w:drawing>
              <wp:anchor distT="0" distB="0" distL="0" distR="0" simplePos="0" relativeHeight="251681792" behindDoc="1" locked="0" layoutInCell="1" allowOverlap="1">
                <wp:simplePos x="0" y="0"/>
                <wp:positionH relativeFrom="page">
                  <wp:posOffset>870585</wp:posOffset>
                </wp:positionH>
                <wp:positionV relativeFrom="paragraph">
                  <wp:posOffset>171450</wp:posOffset>
                </wp:positionV>
                <wp:extent cx="5817235" cy="511810"/>
                <wp:effectExtent l="0" t="0" r="0" b="0"/>
                <wp:wrapTopAndBottom/>
                <wp:docPr id="36" name="Textbox 36"/>
                <wp:cNvGraphicFramePr/>
                <a:graphic xmlns:a="http://schemas.openxmlformats.org/drawingml/2006/main">
                  <a:graphicData uri="http://schemas.microsoft.com/office/word/2010/wordprocessingShape">
                    <wps:wsp>
                      <wps:cNvSpPr txBox="1"/>
                      <wps:spPr>
                        <a:xfrm>
                          <a:off x="0" y="0"/>
                          <a:ext cx="5817235" cy="511809"/>
                        </a:xfrm>
                        <a:prstGeom prst="rect">
                          <a:avLst/>
                        </a:prstGeom>
                        <a:solidFill>
                          <a:srgbClr val="D9D9D9"/>
                        </a:solidFill>
                      </wps:spPr>
                      <wps:txbx>
                        <w:txbxContent>
                          <w:p>
                            <w:pPr>
                              <w:spacing w:before="0" w:line="242" w:lineRule="auto"/>
                              <w:ind w:left="28" w:right="4624" w:firstLine="0"/>
                              <w:jc w:val="left"/>
                              <w:rPr>
                                <w:color w:val="000000"/>
                                <w:sz w:val="23"/>
                              </w:rPr>
                            </w:pPr>
                            <w:r>
                              <w:rPr>
                                <w:color w:val="000000"/>
                                <w:sz w:val="23"/>
                              </w:rPr>
                              <w:t>Reviewer #2: Mark as appropriate with an X: Yes [x] No [] N/A []</w:t>
                            </w:r>
                          </w:p>
                          <w:p>
                            <w:pPr>
                              <w:spacing w:before="2"/>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txbxContent>
                      </wps:txbx>
                      <wps:bodyPr wrap="square" lIns="0" tIns="0" rIns="0" bIns="0" rtlCol="0">
                        <a:noAutofit/>
                      </wps:bodyPr>
                    </wps:wsp>
                  </a:graphicData>
                </a:graphic>
              </wp:anchor>
            </w:drawing>
          </mc:Choice>
          <mc:Fallback>
            <w:pict>
              <v:shape id="Textbox 36" o:spid="_x0000_s1026" o:spt="202" type="#_x0000_t202" style="position:absolute;left:0pt;margin-left:68.55pt;margin-top:13.5pt;height:40.3pt;width:458.05pt;mso-position-horizontal-relative:page;mso-wrap-distance-bottom:0pt;mso-wrap-distance-top:0pt;z-index:-251634688;mso-width-relative:page;mso-height-relative:page;" fillcolor="#D9D9D9" filled="t" stroked="f" coordsize="21600,21600" o:gfxdata="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6UezTYAAAACwEAAA8AAAAAAAAAAQAgAAAAIgAA&#10;AGRycy9kb3ducmV2LnhtbFBLAQIUABQAAAAIAIdO4kDYnzRXzwEAAKoDAAAOAAAAAAAAAAEAIAAA&#10;ACcBAABkcnMvZTJvRG9jLnhtbFBLBQYAAAAABgAGAFkBAABoBQAAAAA=&#10;">
                <v:fill on="t" focussize="0,0"/>
                <v:stroke on="f"/>
                <v:imagedata o:title=""/>
                <o:lock v:ext="edit" aspectratio="f"/>
                <v:textbox inset="0mm,0mm,0mm,0mm">
                  <w:txbxContent>
                    <w:p>
                      <w:pPr>
                        <w:spacing w:before="0" w:line="242" w:lineRule="auto"/>
                        <w:ind w:left="28" w:right="4624" w:firstLine="0"/>
                        <w:jc w:val="left"/>
                        <w:rPr>
                          <w:color w:val="000000"/>
                          <w:sz w:val="23"/>
                        </w:rPr>
                      </w:pPr>
                      <w:r>
                        <w:rPr>
                          <w:color w:val="000000"/>
                          <w:sz w:val="23"/>
                        </w:rPr>
                        <w:t>Reviewer #2: Mark as appropriate with an X: Yes [x] No [] N/A []</w:t>
                      </w:r>
                    </w:p>
                    <w:p>
                      <w:pPr>
                        <w:spacing w:before="2"/>
                        <w:ind w:left="28" w:right="0" w:firstLine="0"/>
                        <w:jc w:val="left"/>
                        <w:rPr>
                          <w:color w:val="000000"/>
                          <w:sz w:val="23"/>
                        </w:rPr>
                      </w:pPr>
                      <w:r>
                        <w:rPr>
                          <w:color w:val="000000"/>
                          <w:sz w:val="23"/>
                        </w:rPr>
                        <w:t>Provide</w:t>
                      </w:r>
                      <w:r>
                        <w:rPr>
                          <w:color w:val="000000"/>
                          <w:spacing w:val="5"/>
                          <w:sz w:val="23"/>
                        </w:rPr>
                        <w:t xml:space="preserve"> </w:t>
                      </w:r>
                      <w:r>
                        <w:rPr>
                          <w:color w:val="000000"/>
                          <w:sz w:val="23"/>
                        </w:rPr>
                        <w:t>further</w:t>
                      </w:r>
                      <w:r>
                        <w:rPr>
                          <w:color w:val="000000"/>
                          <w:spacing w:val="4"/>
                          <w:sz w:val="23"/>
                        </w:rPr>
                        <w:t xml:space="preserve"> </w:t>
                      </w:r>
                      <w:r>
                        <w:rPr>
                          <w:color w:val="000000"/>
                          <w:sz w:val="23"/>
                        </w:rPr>
                        <w:t>comments</w:t>
                      </w:r>
                      <w:r>
                        <w:rPr>
                          <w:color w:val="000000"/>
                          <w:spacing w:val="3"/>
                          <w:sz w:val="23"/>
                        </w:rPr>
                        <w:t xml:space="preserve"> </w:t>
                      </w:r>
                      <w:r>
                        <w:rPr>
                          <w:color w:val="000000"/>
                          <w:spacing w:val="-2"/>
                          <w:sz w:val="23"/>
                        </w:rPr>
                        <w:t>here:</w:t>
                      </w:r>
                    </w:p>
                  </w:txbxContent>
                </v:textbox>
                <w10:wrap type="topAndBottom"/>
              </v:shape>
            </w:pict>
          </mc:Fallback>
        </mc:AlternateContent>
      </w:r>
    </w:p>
    <w:p>
      <w:pPr>
        <w:spacing w:after="0"/>
        <w:rPr>
          <w:sz w:val="20"/>
        </w:rPr>
        <w:sectPr>
          <w:footerReference r:id="rId17" w:type="default"/>
          <w:pgSz w:w="11910" w:h="16840"/>
          <w:pgMar w:top="1940" w:right="1240" w:bottom="280" w:left="0" w:header="0" w:footer="0" w:gutter="0"/>
          <w:cols w:space="720" w:num="1"/>
        </w:sectPr>
      </w:pPr>
    </w:p>
    <w:p>
      <w:pPr>
        <w:pStyle w:val="6"/>
        <w:spacing w:before="3"/>
        <w:rPr>
          <w:sz w:val="15"/>
        </w:rPr>
      </w:pPr>
    </w:p>
    <w:p>
      <w:pPr>
        <w:pStyle w:val="6"/>
        <w:ind w:left="1371"/>
        <w:rPr>
          <w:sz w:val="20"/>
        </w:rPr>
      </w:pPr>
      <w:r>
        <w:rPr>
          <w:sz w:val="20"/>
        </w:rPr>
        <mc:AlternateContent>
          <mc:Choice Requires="wps">
            <w:drawing>
              <wp:inline distT="0" distB="0" distL="0" distR="0">
                <wp:extent cx="5817235" cy="1704975"/>
                <wp:effectExtent l="0" t="0" r="0" b="0"/>
                <wp:docPr id="37" name="Textbox 37"/>
                <wp:cNvGraphicFramePr/>
                <a:graphic xmlns:a="http://schemas.openxmlformats.org/drawingml/2006/main">
                  <a:graphicData uri="http://schemas.microsoft.com/office/word/2010/wordprocessingShape">
                    <wps:wsp>
                      <wps:cNvSpPr txBox="1"/>
                      <wps:spPr>
                        <a:xfrm>
                          <a:off x="0" y="0"/>
                          <a:ext cx="5817235" cy="1704975"/>
                        </a:xfrm>
                        <a:prstGeom prst="rect">
                          <a:avLst/>
                        </a:prstGeom>
                        <a:solidFill>
                          <a:srgbClr val="D9D9D9"/>
                        </a:solidFill>
                      </wps:spPr>
                      <wps:txbx>
                        <w:txbxContent>
                          <w:p>
                            <w:pPr>
                              <w:spacing w:before="0" w:line="242" w:lineRule="auto"/>
                              <w:ind w:left="470" w:right="80" w:hanging="442"/>
                              <w:jc w:val="both"/>
                              <w:rPr>
                                <w:color w:val="000000"/>
                                <w:sz w:val="23"/>
                              </w:rPr>
                            </w:pPr>
                            <w:r>
                              <w:rPr>
                                <w:color w:val="000000"/>
                                <w:sz w:val="23"/>
                              </w:rPr>
                              <w:t>6.</w:t>
                            </w:r>
                            <w:r>
                              <w:rPr>
                                <w:color w:val="000000"/>
                                <w:spacing w:val="80"/>
                                <w:sz w:val="23"/>
                              </w:rPr>
                              <w:t xml:space="preserve"> </w:t>
                            </w:r>
                            <w:r>
                              <w:rPr>
                                <w:color w:val="000000"/>
                                <w:sz w:val="23"/>
                              </w:rPr>
                              <w:t>Have the authors clearly emphasized the strengths of their study/theory/methods/argument? Please provide suggestions to the author(s) on how to better emphasize the strengths of their study. Please number each suggestion so that the author(s) can more easily respond.</w:t>
                            </w:r>
                          </w:p>
                          <w:p>
                            <w:pPr>
                              <w:pStyle w:val="6"/>
                              <w:spacing w:before="8"/>
                              <w:rPr>
                                <w:color w:val="000000"/>
                                <w:sz w:val="23"/>
                              </w:rPr>
                            </w:pPr>
                          </w:p>
                          <w:p>
                            <w:pPr>
                              <w:spacing w:before="0" w:line="242" w:lineRule="auto"/>
                              <w:ind w:left="470" w:right="243" w:hanging="442"/>
                              <w:jc w:val="left"/>
                              <w:rPr>
                                <w:color w:val="000000"/>
                                <w:sz w:val="23"/>
                              </w:rPr>
                            </w:pPr>
                            <w:r>
                              <w:rPr>
                                <w:color w:val="000000"/>
                                <w:sz w:val="23"/>
                              </w:rPr>
                              <w:t>Reviewer #1: 1. the main strength of the study is in the use of stable isotopes to quantify trophic linkages in arthropods of rice-fields, which is novel, and in the characterization of the role</w:t>
                            </w:r>
                            <w:r>
                              <w:rPr>
                                <w:color w:val="000000"/>
                                <w:spacing w:val="40"/>
                                <w:sz w:val="23"/>
                              </w:rPr>
                              <w:t xml:space="preserve"> </w:t>
                            </w:r>
                            <w:r>
                              <w:rPr>
                                <w:color w:val="000000"/>
                                <w:sz w:val="23"/>
                              </w:rPr>
                              <w:t>of crop stages. But the authors seem t emphasize only the predation specialization aspect, which was not strongly supported by the study design and anlytical procedures</w:t>
                            </w:r>
                          </w:p>
                          <w:p>
                            <w:pPr>
                              <w:pStyle w:val="6"/>
                              <w:spacing w:before="8"/>
                              <w:rPr>
                                <w:color w:val="000000"/>
                                <w:sz w:val="23"/>
                              </w:rPr>
                            </w:pPr>
                          </w:p>
                          <w:p>
                            <w:pPr>
                              <w:spacing w:before="1"/>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4"/>
                                <w:sz w:val="23"/>
                              </w:rPr>
                              <w:t>Yes.</w:t>
                            </w:r>
                          </w:p>
                        </w:txbxContent>
                      </wps:txbx>
                      <wps:bodyPr wrap="square" lIns="0" tIns="0" rIns="0" bIns="0" rtlCol="0">
                        <a:noAutofit/>
                      </wps:bodyPr>
                    </wps:wsp>
                  </a:graphicData>
                </a:graphic>
              </wp:inline>
            </w:drawing>
          </mc:Choice>
          <mc:Fallback>
            <w:pict>
              <v:shape id="Textbox 37" o:spid="_x0000_s1026" o:spt="202" type="#_x0000_t202" style="height:134.25pt;width:458.05pt;" fillcolor="#D9D9D9" filled="t" stroked="f" coordsize="21600,21600" o:gfxdata="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GnmtR1QAAAAUBAAAPAAAAAAAAAAEAIAAAACIAAABk&#10;cnMvZG93bnJldi54bWxQSwECFAAUAAAACACHTuJAW+7GSNABAACrAwAADgAAAAAAAAABACAAAAAk&#10;AQAAZHJzL2Uyb0RvYy54bWxQSwUGAAAAAAYABgBZAQAAZgUAAAAA&#10;">
                <v:fill on="t" focussize="0,0"/>
                <v:stroke on="f"/>
                <v:imagedata o:title=""/>
                <o:lock v:ext="edit" aspectratio="f"/>
                <v:textbox inset="0mm,0mm,0mm,0mm">
                  <w:txbxContent>
                    <w:p>
                      <w:pPr>
                        <w:spacing w:before="0" w:line="242" w:lineRule="auto"/>
                        <w:ind w:left="470" w:right="80" w:hanging="442"/>
                        <w:jc w:val="both"/>
                        <w:rPr>
                          <w:color w:val="000000"/>
                          <w:sz w:val="23"/>
                        </w:rPr>
                      </w:pPr>
                      <w:r>
                        <w:rPr>
                          <w:color w:val="000000"/>
                          <w:sz w:val="23"/>
                        </w:rPr>
                        <w:t>6.</w:t>
                      </w:r>
                      <w:r>
                        <w:rPr>
                          <w:color w:val="000000"/>
                          <w:spacing w:val="80"/>
                          <w:sz w:val="23"/>
                        </w:rPr>
                        <w:t xml:space="preserve"> </w:t>
                      </w:r>
                      <w:r>
                        <w:rPr>
                          <w:color w:val="000000"/>
                          <w:sz w:val="23"/>
                        </w:rPr>
                        <w:t>Have the authors clearly emphasized the strengths of their study/theory/methods/argument? Please provide suggestions to the author(s) on how to better emphasize the strengths of their study. Please number each suggestion so that the author(s) can more easily respond.</w:t>
                      </w:r>
                    </w:p>
                    <w:p>
                      <w:pPr>
                        <w:pStyle w:val="6"/>
                        <w:spacing w:before="8"/>
                        <w:rPr>
                          <w:color w:val="000000"/>
                          <w:sz w:val="23"/>
                        </w:rPr>
                      </w:pPr>
                    </w:p>
                    <w:p>
                      <w:pPr>
                        <w:spacing w:before="0" w:line="242" w:lineRule="auto"/>
                        <w:ind w:left="470" w:right="243" w:hanging="442"/>
                        <w:jc w:val="left"/>
                        <w:rPr>
                          <w:color w:val="000000"/>
                          <w:sz w:val="23"/>
                        </w:rPr>
                      </w:pPr>
                      <w:r>
                        <w:rPr>
                          <w:color w:val="000000"/>
                          <w:sz w:val="23"/>
                        </w:rPr>
                        <w:t>Reviewer #1: 1. the main strength of the study is in the use of stable isotopes to quantify trophic linkages in arthropods of rice-fields, which is novel, and in the characterization of the role</w:t>
                      </w:r>
                      <w:r>
                        <w:rPr>
                          <w:color w:val="000000"/>
                          <w:spacing w:val="40"/>
                          <w:sz w:val="23"/>
                        </w:rPr>
                        <w:t xml:space="preserve"> </w:t>
                      </w:r>
                      <w:r>
                        <w:rPr>
                          <w:color w:val="000000"/>
                          <w:sz w:val="23"/>
                        </w:rPr>
                        <w:t>of crop stages. But the authors seem t emphasize only the predation specialization aspect, which was not strongly supported by the study design and anlytical procedures</w:t>
                      </w:r>
                    </w:p>
                    <w:p>
                      <w:pPr>
                        <w:pStyle w:val="6"/>
                        <w:spacing w:before="8"/>
                        <w:rPr>
                          <w:color w:val="000000"/>
                          <w:sz w:val="23"/>
                        </w:rPr>
                      </w:pPr>
                    </w:p>
                    <w:p>
                      <w:pPr>
                        <w:spacing w:before="1"/>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4"/>
                          <w:sz w:val="23"/>
                        </w:rPr>
                        <w:t>Yes.</w:t>
                      </w:r>
                    </w:p>
                  </w:txbxContent>
                </v:textbox>
                <w10:wrap type="none"/>
                <w10:anchorlock/>
              </v:shape>
            </w:pict>
          </mc:Fallback>
        </mc:AlternateContent>
      </w:r>
    </w:p>
    <w:p>
      <w:pPr>
        <w:spacing w:before="252" w:line="244" w:lineRule="auto"/>
        <w:ind w:left="1400" w:right="0" w:firstLine="0"/>
        <w:jc w:val="left"/>
        <w:rPr>
          <w:sz w:val="23"/>
        </w:rPr>
      </w:pPr>
      <w:r>
        <w:rPr>
          <w:b/>
          <w:sz w:val="23"/>
        </w:rPr>
        <w:t>[Reply]</w:t>
      </w:r>
      <w:r>
        <w:rPr>
          <w:b/>
          <w:spacing w:val="80"/>
          <w:sz w:val="23"/>
        </w:rPr>
        <w:t xml:space="preserve"> </w:t>
      </w:r>
      <w:r>
        <w:rPr>
          <w:sz w:val="23"/>
        </w:rPr>
        <w:t>Thanks for the positive comments.</w:t>
      </w:r>
      <w:r>
        <w:rPr>
          <w:spacing w:val="40"/>
          <w:sz w:val="23"/>
        </w:rPr>
        <w:t xml:space="preserve"> </w:t>
      </w:r>
      <w:r>
        <w:rPr>
          <w:sz w:val="23"/>
        </w:rPr>
        <w:t>As suggested, we have updated our analysis and avoided over-generalization.</w:t>
      </w:r>
      <w:r>
        <w:rPr>
          <w:spacing w:val="40"/>
          <w:sz w:val="23"/>
        </w:rPr>
        <w:t xml:space="preserve"> </w:t>
      </w:r>
      <w:r>
        <w:rPr>
          <w:sz w:val="23"/>
        </w:rPr>
        <w:t>Please see our reply above for more details.</w:t>
      </w:r>
    </w:p>
    <w:p>
      <w:pPr>
        <w:pStyle w:val="6"/>
        <w:spacing w:before="11"/>
        <w:rPr>
          <w:sz w:val="20"/>
        </w:rPr>
      </w:pPr>
      <w:r>
        <mc:AlternateContent>
          <mc:Choice Requires="wps">
            <w:drawing>
              <wp:anchor distT="0" distB="0" distL="0" distR="0" simplePos="0" relativeHeight="251682816" behindDoc="1" locked="0" layoutInCell="1" allowOverlap="1">
                <wp:simplePos x="0" y="0"/>
                <wp:positionH relativeFrom="page">
                  <wp:posOffset>870585</wp:posOffset>
                </wp:positionH>
                <wp:positionV relativeFrom="paragraph">
                  <wp:posOffset>168275</wp:posOffset>
                </wp:positionV>
                <wp:extent cx="5817235" cy="1023620"/>
                <wp:effectExtent l="0" t="0" r="0" b="0"/>
                <wp:wrapTopAndBottom/>
                <wp:docPr id="38" name="Textbox 38"/>
                <wp:cNvGraphicFramePr/>
                <a:graphic xmlns:a="http://schemas.openxmlformats.org/drawingml/2006/main">
                  <a:graphicData uri="http://schemas.microsoft.com/office/word/2010/wordprocessingShape">
                    <wps:wsp>
                      <wps:cNvSpPr txBox="1"/>
                      <wps:spPr>
                        <a:xfrm>
                          <a:off x="0" y="0"/>
                          <a:ext cx="5817235" cy="1023619"/>
                        </a:xfrm>
                        <a:prstGeom prst="rect">
                          <a:avLst/>
                        </a:prstGeom>
                        <a:solidFill>
                          <a:srgbClr val="D9D9D9"/>
                        </a:solidFill>
                      </wps:spPr>
                      <wps:txbx>
                        <w:txbxContent>
                          <w:p>
                            <w:pPr>
                              <w:tabs>
                                <w:tab w:val="left" w:pos="469"/>
                              </w:tabs>
                              <w:spacing w:before="0" w:line="244" w:lineRule="auto"/>
                              <w:ind w:left="470" w:right="370" w:hanging="442"/>
                              <w:jc w:val="left"/>
                              <w:rPr>
                                <w:color w:val="000000"/>
                                <w:sz w:val="23"/>
                              </w:rPr>
                            </w:pPr>
                            <w:r>
                              <w:rPr>
                                <w:color w:val="000000"/>
                                <w:spacing w:val="-6"/>
                                <w:sz w:val="23"/>
                              </w:rPr>
                              <w:t>7.</w:t>
                            </w:r>
                            <w:r>
                              <w:rPr>
                                <w:color w:val="000000"/>
                                <w:sz w:val="23"/>
                              </w:rPr>
                              <w:tab/>
                            </w:r>
                            <w:r>
                              <w:rPr>
                                <w:color w:val="000000"/>
                                <w:sz w:val="23"/>
                              </w:rPr>
                              <w:t>Have the authors clearly stated the limitations of their study/theory/methods/argument? Please list the limitations that the author(s) need to add or emphasize. Please number each limitation so that author(s) can more easily respond.</w:t>
                            </w:r>
                          </w:p>
                          <w:p>
                            <w:pPr>
                              <w:pStyle w:val="6"/>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3"/>
                                <w:sz w:val="23"/>
                              </w:rPr>
                              <w:t xml:space="preserve"> </w:t>
                            </w:r>
                            <w:r>
                              <w:rPr>
                                <w:color w:val="000000"/>
                                <w:spacing w:val="-5"/>
                                <w:sz w:val="23"/>
                              </w:rPr>
                              <w:t>Yes</w:t>
                            </w:r>
                          </w:p>
                          <w:p>
                            <w:pPr>
                              <w:spacing w:before="4"/>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4"/>
                                <w:sz w:val="23"/>
                              </w:rPr>
                              <w:t>Yes.</w:t>
                            </w:r>
                          </w:p>
                        </w:txbxContent>
                      </wps:txbx>
                      <wps:bodyPr wrap="square" lIns="0" tIns="0" rIns="0" bIns="0" rtlCol="0">
                        <a:noAutofit/>
                      </wps:bodyPr>
                    </wps:wsp>
                  </a:graphicData>
                </a:graphic>
              </wp:anchor>
            </w:drawing>
          </mc:Choice>
          <mc:Fallback>
            <w:pict>
              <v:shape id="Textbox 38" o:spid="_x0000_s1026" o:spt="202" type="#_x0000_t202" style="position:absolute;left:0pt;margin-left:68.55pt;margin-top:13.25pt;height:80.6pt;width:458.05pt;mso-position-horizontal-relative:page;mso-wrap-distance-bottom:0pt;mso-wrap-distance-top:0pt;z-index:-251633664;mso-width-relative:page;mso-height-relative:page;" fillcolor="#D9D9D9" filled="t" stroked="f" coordsize="21600,21600" o:gfxdata="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baXtoAAAALAQAADwAAAAAAAAABACAAAAAi&#10;AAAAZHJzL2Rvd25yZXYueG1sUEsBAhQAFAAAAAgAh07iQEH26YLPAQAAqwMAAA4AAAAAAAAAAQAg&#10;AAAAKQEAAGRycy9lMm9Eb2MueG1sUEsFBgAAAAAGAAYAWQEAAGoFAAAAAA==&#10;">
                <v:fill on="t" focussize="0,0"/>
                <v:stroke on="f"/>
                <v:imagedata o:title=""/>
                <o:lock v:ext="edit" aspectratio="f"/>
                <v:textbox inset="0mm,0mm,0mm,0mm">
                  <w:txbxContent>
                    <w:p>
                      <w:pPr>
                        <w:tabs>
                          <w:tab w:val="left" w:pos="469"/>
                        </w:tabs>
                        <w:spacing w:before="0" w:line="244" w:lineRule="auto"/>
                        <w:ind w:left="470" w:right="370" w:hanging="442"/>
                        <w:jc w:val="left"/>
                        <w:rPr>
                          <w:color w:val="000000"/>
                          <w:sz w:val="23"/>
                        </w:rPr>
                      </w:pPr>
                      <w:r>
                        <w:rPr>
                          <w:color w:val="000000"/>
                          <w:spacing w:val="-6"/>
                          <w:sz w:val="23"/>
                        </w:rPr>
                        <w:t>7.</w:t>
                      </w:r>
                      <w:r>
                        <w:rPr>
                          <w:color w:val="000000"/>
                          <w:sz w:val="23"/>
                        </w:rPr>
                        <w:tab/>
                      </w:r>
                      <w:r>
                        <w:rPr>
                          <w:color w:val="000000"/>
                          <w:sz w:val="23"/>
                        </w:rPr>
                        <w:t>Have the authors clearly stated the limitations of their study/theory/methods/argument? Please list the limitations that the author(s) need to add or emphasize. Please number each limitation so that author(s) can more easily respond.</w:t>
                      </w:r>
                    </w:p>
                    <w:p>
                      <w:pPr>
                        <w:pStyle w:val="6"/>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3"/>
                          <w:sz w:val="23"/>
                        </w:rPr>
                        <w:t xml:space="preserve"> </w:t>
                      </w:r>
                      <w:r>
                        <w:rPr>
                          <w:color w:val="000000"/>
                          <w:spacing w:val="-5"/>
                          <w:sz w:val="23"/>
                        </w:rPr>
                        <w:t>Yes</w:t>
                      </w:r>
                    </w:p>
                    <w:p>
                      <w:pPr>
                        <w:spacing w:before="4"/>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4"/>
                          <w:sz w:val="23"/>
                        </w:rPr>
                        <w:t>Yes.</w:t>
                      </w:r>
                    </w:p>
                  </w:txbxContent>
                </v:textbox>
                <w10:wrap type="topAndBottom"/>
              </v:shape>
            </w:pict>
          </mc:Fallback>
        </mc:AlternateContent>
      </w:r>
    </w:p>
    <w:p>
      <w:pPr>
        <w:pStyle w:val="6"/>
        <w:spacing w:before="3"/>
        <w:rPr>
          <w:sz w:val="23"/>
        </w:rPr>
      </w:pPr>
    </w:p>
    <w:p>
      <w:pPr>
        <w:spacing w:before="0"/>
        <w:ind w:left="1400" w:right="0" w:firstLine="0"/>
        <w:jc w:val="left"/>
        <w:rPr>
          <w:sz w:val="23"/>
        </w:rPr>
      </w:pPr>
      <w:r>
        <w:rPr>
          <w:b/>
          <w:sz w:val="23"/>
        </w:rPr>
        <w:t>[Reply]</w:t>
      </w:r>
      <w:r>
        <w:rPr>
          <w:b/>
          <w:spacing w:val="33"/>
          <w:sz w:val="23"/>
        </w:rPr>
        <w:t xml:space="preserve">  </w:t>
      </w:r>
      <w:r>
        <w:rPr>
          <w:sz w:val="23"/>
        </w:rPr>
        <w:t>We</w:t>
      </w:r>
      <w:r>
        <w:rPr>
          <w:spacing w:val="4"/>
          <w:sz w:val="23"/>
        </w:rPr>
        <w:t xml:space="preserve"> </w:t>
      </w:r>
      <w:r>
        <w:rPr>
          <w:sz w:val="23"/>
        </w:rPr>
        <w:t>appreciate</w:t>
      </w:r>
      <w:r>
        <w:rPr>
          <w:spacing w:val="3"/>
          <w:sz w:val="23"/>
        </w:rPr>
        <w:t xml:space="preserve"> </w:t>
      </w:r>
      <w:r>
        <w:rPr>
          <w:sz w:val="23"/>
        </w:rPr>
        <w:t>the</w:t>
      </w:r>
      <w:r>
        <w:rPr>
          <w:spacing w:val="1"/>
          <w:sz w:val="23"/>
        </w:rPr>
        <w:t xml:space="preserve"> </w:t>
      </w:r>
      <w:r>
        <w:rPr>
          <w:sz w:val="23"/>
        </w:rPr>
        <w:t>positive</w:t>
      </w:r>
      <w:r>
        <w:rPr>
          <w:spacing w:val="3"/>
          <w:sz w:val="23"/>
        </w:rPr>
        <w:t xml:space="preserve"> </w:t>
      </w:r>
      <w:r>
        <w:rPr>
          <w:spacing w:val="-2"/>
          <w:sz w:val="23"/>
        </w:rPr>
        <w:t>comments.</w:t>
      </w:r>
    </w:p>
    <w:p>
      <w:pPr>
        <w:pStyle w:val="6"/>
        <w:spacing w:before="19"/>
        <w:rPr>
          <w:sz w:val="20"/>
        </w:rPr>
      </w:pPr>
      <w:r>
        <mc:AlternateContent>
          <mc:Choice Requires="wps">
            <w:drawing>
              <wp:anchor distT="0" distB="0" distL="0" distR="0" simplePos="0" relativeHeight="251682816" behindDoc="1" locked="0" layoutInCell="1" allowOverlap="1">
                <wp:simplePos x="0" y="0"/>
                <wp:positionH relativeFrom="page">
                  <wp:posOffset>870585</wp:posOffset>
                </wp:positionH>
                <wp:positionV relativeFrom="paragraph">
                  <wp:posOffset>173355</wp:posOffset>
                </wp:positionV>
                <wp:extent cx="5817235" cy="1362710"/>
                <wp:effectExtent l="0" t="0" r="0" b="0"/>
                <wp:wrapTopAndBottom/>
                <wp:docPr id="39" name="Textbox 39"/>
                <wp:cNvGraphicFramePr/>
                <a:graphic xmlns:a="http://schemas.openxmlformats.org/drawingml/2006/main">
                  <a:graphicData uri="http://schemas.microsoft.com/office/word/2010/wordprocessingShape">
                    <wps:wsp>
                      <wps:cNvSpPr txBox="1"/>
                      <wps:spPr>
                        <a:xfrm>
                          <a:off x="0" y="0"/>
                          <a:ext cx="5817235" cy="1362710"/>
                        </a:xfrm>
                        <a:prstGeom prst="rect">
                          <a:avLst/>
                        </a:prstGeom>
                        <a:solidFill>
                          <a:srgbClr val="D9D9D9"/>
                        </a:solidFill>
                      </wps:spPr>
                      <wps:txbx>
                        <w:txbxContent>
                          <w:p>
                            <w:pPr>
                              <w:tabs>
                                <w:tab w:val="left" w:pos="470"/>
                              </w:tabs>
                              <w:spacing w:before="0" w:line="242" w:lineRule="auto"/>
                              <w:ind w:left="470" w:right="370" w:hanging="442"/>
                              <w:jc w:val="left"/>
                              <w:rPr>
                                <w:color w:val="000000"/>
                                <w:sz w:val="23"/>
                              </w:rPr>
                            </w:pPr>
                            <w:r>
                              <w:rPr>
                                <w:color w:val="000000"/>
                                <w:spacing w:val="-6"/>
                                <w:sz w:val="23"/>
                              </w:rPr>
                              <w:t>8.</w:t>
                            </w:r>
                            <w:r>
                              <w:rPr>
                                <w:color w:val="000000"/>
                                <w:sz w:val="23"/>
                              </w:rPr>
                              <w:tab/>
                            </w:r>
                            <w:r>
                              <w:rPr>
                                <w:color w:val="000000"/>
                                <w:sz w:val="23"/>
                              </w:rPr>
                              <w:t>Does the manuscript structure, flow or writing need improving (e.g., the addition of subheadings, shortening of text, reorganization of sections, or moving details from one section to another)? Please provide suggestions to the author(s) on how to improve the manuscript structure and flow. Please number each suggestion so that author(s) can more easily respond.</w:t>
                            </w:r>
                          </w:p>
                          <w:p>
                            <w:pPr>
                              <w:pStyle w:val="6"/>
                              <w:spacing w:before="9"/>
                              <w:rPr>
                                <w:color w:val="000000"/>
                                <w:sz w:val="23"/>
                              </w:rPr>
                            </w:pPr>
                          </w:p>
                          <w:p>
                            <w:pPr>
                              <w:spacing w:before="0" w:line="242" w:lineRule="auto"/>
                              <w:ind w:left="28" w:right="5653" w:firstLine="0"/>
                              <w:jc w:val="left"/>
                              <w:rPr>
                                <w:color w:val="000000"/>
                                <w:sz w:val="23"/>
                              </w:rPr>
                            </w:pPr>
                            <w:r>
                              <w:rPr>
                                <w:color w:val="000000"/>
                                <w:sz w:val="23"/>
                              </w:rPr>
                              <w:t>Reviewer #1: Generally yes, Reviewer #2: No.</w:t>
                            </w:r>
                          </w:p>
                        </w:txbxContent>
                      </wps:txbx>
                      <wps:bodyPr wrap="square" lIns="0" tIns="0" rIns="0" bIns="0" rtlCol="0">
                        <a:noAutofit/>
                      </wps:bodyPr>
                    </wps:wsp>
                  </a:graphicData>
                </a:graphic>
              </wp:anchor>
            </w:drawing>
          </mc:Choice>
          <mc:Fallback>
            <w:pict>
              <v:shape id="Textbox 39" o:spid="_x0000_s1026" o:spt="202" type="#_x0000_t202" style="position:absolute;left:0pt;margin-left:68.55pt;margin-top:13.65pt;height:107.3pt;width:458.05pt;mso-position-horizontal-relative:page;mso-wrap-distance-bottom:0pt;mso-wrap-distance-top:0pt;z-index:-251633664;mso-width-relative:page;mso-height-relative:page;" fillcolor="#D9D9D9" filled="t" stroked="f" coordsize="21600,21600" o:gfxdata="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TauldoAAAALAQAADwAAAAAAAAABACAA&#10;AAAiAAAAZHJzL2Rvd25yZXYueG1sUEsBAhQAFAAAAAgAh07iQCmGf9fSAQAAqwMAAA4AAAAAAAAA&#10;AQAgAAAAKQEAAGRycy9lMm9Eb2MueG1sUEsFBgAAAAAGAAYAWQEAAG0FAAAAAA==&#10;">
                <v:fill on="t" focussize="0,0"/>
                <v:stroke on="f"/>
                <v:imagedata o:title=""/>
                <o:lock v:ext="edit" aspectratio="f"/>
                <v:textbox inset="0mm,0mm,0mm,0mm">
                  <w:txbxContent>
                    <w:p>
                      <w:pPr>
                        <w:tabs>
                          <w:tab w:val="left" w:pos="470"/>
                        </w:tabs>
                        <w:spacing w:before="0" w:line="242" w:lineRule="auto"/>
                        <w:ind w:left="470" w:right="370" w:hanging="442"/>
                        <w:jc w:val="left"/>
                        <w:rPr>
                          <w:color w:val="000000"/>
                          <w:sz w:val="23"/>
                        </w:rPr>
                      </w:pPr>
                      <w:r>
                        <w:rPr>
                          <w:color w:val="000000"/>
                          <w:spacing w:val="-6"/>
                          <w:sz w:val="23"/>
                        </w:rPr>
                        <w:t>8.</w:t>
                      </w:r>
                      <w:r>
                        <w:rPr>
                          <w:color w:val="000000"/>
                          <w:sz w:val="23"/>
                        </w:rPr>
                        <w:tab/>
                      </w:r>
                      <w:r>
                        <w:rPr>
                          <w:color w:val="000000"/>
                          <w:sz w:val="23"/>
                        </w:rPr>
                        <w:t>Does the manuscript structure, flow or writing need improving (e.g., the addition of subheadings, shortening of text, reorganization of sections, or moving details from one section to another)? Please provide suggestions to the author(s) on how to improve the manuscript structure and flow. Please number each suggestion so that author(s) can more easily respond.</w:t>
                      </w:r>
                    </w:p>
                    <w:p>
                      <w:pPr>
                        <w:pStyle w:val="6"/>
                        <w:spacing w:before="9"/>
                        <w:rPr>
                          <w:color w:val="000000"/>
                          <w:sz w:val="23"/>
                        </w:rPr>
                      </w:pPr>
                    </w:p>
                    <w:p>
                      <w:pPr>
                        <w:spacing w:before="0" w:line="242" w:lineRule="auto"/>
                        <w:ind w:left="28" w:right="5653" w:firstLine="0"/>
                        <w:jc w:val="left"/>
                        <w:rPr>
                          <w:color w:val="000000"/>
                          <w:sz w:val="23"/>
                        </w:rPr>
                      </w:pPr>
                      <w:r>
                        <w:rPr>
                          <w:color w:val="000000"/>
                          <w:sz w:val="23"/>
                        </w:rPr>
                        <w:t>Reviewer #1: Generally yes, Reviewer #2: No.</w:t>
                      </w:r>
                    </w:p>
                  </w:txbxContent>
                </v:textbox>
                <w10:wrap type="topAndBottom"/>
              </v:shape>
            </w:pict>
          </mc:Fallback>
        </mc:AlternateContent>
      </w:r>
    </w:p>
    <w:p>
      <w:pPr>
        <w:pStyle w:val="6"/>
        <w:spacing w:before="4"/>
        <w:rPr>
          <w:sz w:val="23"/>
        </w:rPr>
      </w:pPr>
    </w:p>
    <w:p>
      <w:pPr>
        <w:spacing w:before="0"/>
        <w:ind w:left="1400" w:right="0" w:firstLine="0"/>
        <w:jc w:val="left"/>
        <w:rPr>
          <w:sz w:val="23"/>
        </w:rPr>
      </w:pPr>
      <w:r>
        <w:rPr>
          <w:b/>
          <w:sz w:val="23"/>
        </w:rPr>
        <w:t>[Reply]</w:t>
      </w:r>
      <w:r>
        <w:rPr>
          <w:b/>
          <w:spacing w:val="32"/>
          <w:sz w:val="23"/>
        </w:rPr>
        <w:t xml:space="preserve">  </w:t>
      </w:r>
      <w:r>
        <w:rPr>
          <w:sz w:val="23"/>
        </w:rPr>
        <w:t>Thanks</w:t>
      </w:r>
      <w:r>
        <w:rPr>
          <w:spacing w:val="5"/>
          <w:sz w:val="23"/>
        </w:rPr>
        <w:t xml:space="preserve"> </w:t>
      </w:r>
      <w:r>
        <w:rPr>
          <w:sz w:val="23"/>
        </w:rPr>
        <w:t>for</w:t>
      </w:r>
      <w:r>
        <w:rPr>
          <w:spacing w:val="2"/>
          <w:sz w:val="23"/>
        </w:rPr>
        <w:t xml:space="preserve"> </w:t>
      </w:r>
      <w:r>
        <w:rPr>
          <w:sz w:val="23"/>
        </w:rPr>
        <w:t>the</w:t>
      </w:r>
      <w:r>
        <w:rPr>
          <w:spacing w:val="1"/>
          <w:sz w:val="23"/>
        </w:rPr>
        <w:t xml:space="preserve"> </w:t>
      </w:r>
      <w:r>
        <w:rPr>
          <w:sz w:val="23"/>
        </w:rPr>
        <w:t>positive</w:t>
      </w:r>
      <w:r>
        <w:rPr>
          <w:spacing w:val="2"/>
          <w:sz w:val="23"/>
        </w:rPr>
        <w:t xml:space="preserve"> </w:t>
      </w:r>
      <w:r>
        <w:rPr>
          <w:spacing w:val="-2"/>
          <w:sz w:val="23"/>
        </w:rPr>
        <w:t>comments.</w:t>
      </w:r>
    </w:p>
    <w:p>
      <w:pPr>
        <w:pStyle w:val="6"/>
        <w:spacing w:before="18"/>
        <w:rPr>
          <w:sz w:val="20"/>
        </w:rPr>
      </w:pPr>
      <w:r>
        <mc:AlternateContent>
          <mc:Choice Requires="wps">
            <w:drawing>
              <wp:anchor distT="0" distB="0" distL="0" distR="0" simplePos="0" relativeHeight="251683840" behindDoc="1" locked="0" layoutInCell="1" allowOverlap="1">
                <wp:simplePos x="0" y="0"/>
                <wp:positionH relativeFrom="page">
                  <wp:posOffset>870585</wp:posOffset>
                </wp:positionH>
                <wp:positionV relativeFrom="paragraph">
                  <wp:posOffset>172720</wp:posOffset>
                </wp:positionV>
                <wp:extent cx="5817235" cy="681990"/>
                <wp:effectExtent l="0" t="0" r="0" b="0"/>
                <wp:wrapTopAndBottom/>
                <wp:docPr id="40" name="Textbox 40"/>
                <wp:cNvGraphicFramePr/>
                <a:graphic xmlns:a="http://schemas.openxmlformats.org/drawingml/2006/main">
                  <a:graphicData uri="http://schemas.microsoft.com/office/word/2010/wordprocessingShape">
                    <wps:wsp>
                      <wps:cNvSpPr txBox="1"/>
                      <wps:spPr>
                        <a:xfrm>
                          <a:off x="0" y="0"/>
                          <a:ext cx="5817235" cy="681990"/>
                        </a:xfrm>
                        <a:prstGeom prst="rect">
                          <a:avLst/>
                        </a:prstGeom>
                        <a:solidFill>
                          <a:srgbClr val="D9D9D9"/>
                        </a:solidFill>
                      </wps:spPr>
                      <wps:txbx>
                        <w:txbxContent>
                          <w:p>
                            <w:pPr>
                              <w:tabs>
                                <w:tab w:val="left" w:pos="470"/>
                              </w:tabs>
                              <w:spacing w:before="0"/>
                              <w:ind w:left="28" w:right="0" w:firstLine="0"/>
                              <w:jc w:val="left"/>
                              <w:rPr>
                                <w:color w:val="000000"/>
                                <w:sz w:val="23"/>
                              </w:rPr>
                            </w:pPr>
                            <w:r>
                              <w:rPr>
                                <w:color w:val="000000"/>
                                <w:spacing w:val="-5"/>
                                <w:sz w:val="23"/>
                              </w:rPr>
                              <w:t>9.</w:t>
                            </w:r>
                            <w:r>
                              <w:rPr>
                                <w:color w:val="000000"/>
                                <w:sz w:val="23"/>
                              </w:rPr>
                              <w:tab/>
                            </w:r>
                            <w:r>
                              <w:rPr>
                                <w:color w:val="000000"/>
                                <w:sz w:val="23"/>
                              </w:rPr>
                              <w:t>Could</w:t>
                            </w:r>
                            <w:r>
                              <w:rPr>
                                <w:color w:val="000000"/>
                                <w:spacing w:val="5"/>
                                <w:sz w:val="23"/>
                              </w:rPr>
                              <w:t xml:space="preserve"> </w:t>
                            </w:r>
                            <w:r>
                              <w:rPr>
                                <w:color w:val="000000"/>
                                <w:sz w:val="23"/>
                              </w:rPr>
                              <w:t>the</w:t>
                            </w:r>
                            <w:r>
                              <w:rPr>
                                <w:color w:val="000000"/>
                                <w:spacing w:val="5"/>
                                <w:sz w:val="23"/>
                              </w:rPr>
                              <w:t xml:space="preserve"> </w:t>
                            </w:r>
                            <w:r>
                              <w:rPr>
                                <w:color w:val="000000"/>
                                <w:sz w:val="23"/>
                              </w:rPr>
                              <w:t>manuscript</w:t>
                            </w:r>
                            <w:r>
                              <w:rPr>
                                <w:color w:val="000000"/>
                                <w:spacing w:val="4"/>
                                <w:sz w:val="23"/>
                              </w:rPr>
                              <w:t xml:space="preserve"> </w:t>
                            </w:r>
                            <w:r>
                              <w:rPr>
                                <w:color w:val="000000"/>
                                <w:sz w:val="23"/>
                              </w:rPr>
                              <w:t>benefit</w:t>
                            </w:r>
                            <w:r>
                              <w:rPr>
                                <w:color w:val="000000"/>
                                <w:spacing w:val="4"/>
                                <w:sz w:val="23"/>
                              </w:rPr>
                              <w:t xml:space="preserve"> </w:t>
                            </w:r>
                            <w:r>
                              <w:rPr>
                                <w:color w:val="000000"/>
                                <w:sz w:val="23"/>
                              </w:rPr>
                              <w:t>from</w:t>
                            </w:r>
                            <w:r>
                              <w:rPr>
                                <w:color w:val="000000"/>
                                <w:spacing w:val="2"/>
                                <w:sz w:val="23"/>
                              </w:rPr>
                              <w:t xml:space="preserve"> </w:t>
                            </w:r>
                            <w:r>
                              <w:rPr>
                                <w:color w:val="000000"/>
                                <w:sz w:val="23"/>
                              </w:rPr>
                              <w:t>language</w:t>
                            </w:r>
                            <w:r>
                              <w:rPr>
                                <w:color w:val="000000"/>
                                <w:spacing w:val="2"/>
                                <w:sz w:val="23"/>
                              </w:rPr>
                              <w:t xml:space="preserve"> </w:t>
                            </w:r>
                            <w:r>
                              <w:rPr>
                                <w:color w:val="000000"/>
                                <w:spacing w:val="-2"/>
                                <w:sz w:val="23"/>
                              </w:rPr>
                              <w:t>editing?</w:t>
                            </w:r>
                          </w:p>
                          <w:p>
                            <w:pPr>
                              <w:pStyle w:val="6"/>
                              <w:spacing w:before="7"/>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3"/>
                                <w:sz w:val="23"/>
                              </w:rPr>
                              <w:t xml:space="preserve"> </w:t>
                            </w:r>
                            <w:r>
                              <w:rPr>
                                <w:color w:val="000000"/>
                                <w:spacing w:val="-5"/>
                                <w:sz w:val="23"/>
                              </w:rPr>
                              <w:t>No</w:t>
                            </w:r>
                          </w:p>
                          <w:p>
                            <w:pPr>
                              <w:spacing w:before="5"/>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5"/>
                                <w:sz w:val="23"/>
                              </w:rPr>
                              <w:t>No</w:t>
                            </w:r>
                          </w:p>
                        </w:txbxContent>
                      </wps:txbx>
                      <wps:bodyPr wrap="square" lIns="0" tIns="0" rIns="0" bIns="0" rtlCol="0">
                        <a:noAutofit/>
                      </wps:bodyPr>
                    </wps:wsp>
                  </a:graphicData>
                </a:graphic>
              </wp:anchor>
            </w:drawing>
          </mc:Choice>
          <mc:Fallback>
            <w:pict>
              <v:shape id="Textbox 40" o:spid="_x0000_s1026" o:spt="202" type="#_x0000_t202" style="position:absolute;left:0pt;margin-left:68.55pt;margin-top:13.6pt;height:53.7pt;width:458.05pt;mso-position-horizontal-relative:page;mso-wrap-distance-bottom:0pt;mso-wrap-distance-top:0pt;z-index:-251632640;mso-width-relative:page;mso-height-relative:page;" fillcolor="#D9D9D9" filled="t" stroked="f" coordsize="21600,21600" o:gfxdata="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qasINgAAAALAQAADwAAAAAAAAABACAAAAAi&#10;AAAAZHJzL2Rvd25yZXYueG1sUEsBAhQAFAAAAAgAh07iQNlOUqXRAQAAqgMAAA4AAAAAAAAAAQAg&#10;AAAAJwEAAGRycy9lMm9Eb2MueG1sUEsFBgAAAAAGAAYAWQEAAGoFAAAAAA==&#10;">
                <v:fill on="t" focussize="0,0"/>
                <v:stroke on="f"/>
                <v:imagedata o:title=""/>
                <o:lock v:ext="edit" aspectratio="f"/>
                <v:textbox inset="0mm,0mm,0mm,0mm">
                  <w:txbxContent>
                    <w:p>
                      <w:pPr>
                        <w:tabs>
                          <w:tab w:val="left" w:pos="470"/>
                        </w:tabs>
                        <w:spacing w:before="0"/>
                        <w:ind w:left="28" w:right="0" w:firstLine="0"/>
                        <w:jc w:val="left"/>
                        <w:rPr>
                          <w:color w:val="000000"/>
                          <w:sz w:val="23"/>
                        </w:rPr>
                      </w:pPr>
                      <w:r>
                        <w:rPr>
                          <w:color w:val="000000"/>
                          <w:spacing w:val="-5"/>
                          <w:sz w:val="23"/>
                        </w:rPr>
                        <w:t>9.</w:t>
                      </w:r>
                      <w:r>
                        <w:rPr>
                          <w:color w:val="000000"/>
                          <w:sz w:val="23"/>
                        </w:rPr>
                        <w:tab/>
                      </w:r>
                      <w:r>
                        <w:rPr>
                          <w:color w:val="000000"/>
                          <w:sz w:val="23"/>
                        </w:rPr>
                        <w:t>Could</w:t>
                      </w:r>
                      <w:r>
                        <w:rPr>
                          <w:color w:val="000000"/>
                          <w:spacing w:val="5"/>
                          <w:sz w:val="23"/>
                        </w:rPr>
                        <w:t xml:space="preserve"> </w:t>
                      </w:r>
                      <w:r>
                        <w:rPr>
                          <w:color w:val="000000"/>
                          <w:sz w:val="23"/>
                        </w:rPr>
                        <w:t>the</w:t>
                      </w:r>
                      <w:r>
                        <w:rPr>
                          <w:color w:val="000000"/>
                          <w:spacing w:val="5"/>
                          <w:sz w:val="23"/>
                        </w:rPr>
                        <w:t xml:space="preserve"> </w:t>
                      </w:r>
                      <w:r>
                        <w:rPr>
                          <w:color w:val="000000"/>
                          <w:sz w:val="23"/>
                        </w:rPr>
                        <w:t>manuscript</w:t>
                      </w:r>
                      <w:r>
                        <w:rPr>
                          <w:color w:val="000000"/>
                          <w:spacing w:val="4"/>
                          <w:sz w:val="23"/>
                        </w:rPr>
                        <w:t xml:space="preserve"> </w:t>
                      </w:r>
                      <w:r>
                        <w:rPr>
                          <w:color w:val="000000"/>
                          <w:sz w:val="23"/>
                        </w:rPr>
                        <w:t>benefit</w:t>
                      </w:r>
                      <w:r>
                        <w:rPr>
                          <w:color w:val="000000"/>
                          <w:spacing w:val="4"/>
                          <w:sz w:val="23"/>
                        </w:rPr>
                        <w:t xml:space="preserve"> </w:t>
                      </w:r>
                      <w:r>
                        <w:rPr>
                          <w:color w:val="000000"/>
                          <w:sz w:val="23"/>
                        </w:rPr>
                        <w:t>from</w:t>
                      </w:r>
                      <w:r>
                        <w:rPr>
                          <w:color w:val="000000"/>
                          <w:spacing w:val="2"/>
                          <w:sz w:val="23"/>
                        </w:rPr>
                        <w:t xml:space="preserve"> </w:t>
                      </w:r>
                      <w:r>
                        <w:rPr>
                          <w:color w:val="000000"/>
                          <w:sz w:val="23"/>
                        </w:rPr>
                        <w:t>language</w:t>
                      </w:r>
                      <w:r>
                        <w:rPr>
                          <w:color w:val="000000"/>
                          <w:spacing w:val="2"/>
                          <w:sz w:val="23"/>
                        </w:rPr>
                        <w:t xml:space="preserve"> </w:t>
                      </w:r>
                      <w:r>
                        <w:rPr>
                          <w:color w:val="000000"/>
                          <w:spacing w:val="-2"/>
                          <w:sz w:val="23"/>
                        </w:rPr>
                        <w:t>editing?</w:t>
                      </w:r>
                    </w:p>
                    <w:p>
                      <w:pPr>
                        <w:pStyle w:val="6"/>
                        <w:spacing w:before="7"/>
                        <w:rPr>
                          <w:color w:val="000000"/>
                          <w:sz w:val="23"/>
                        </w:rPr>
                      </w:pPr>
                    </w:p>
                    <w:p>
                      <w:pPr>
                        <w:spacing w:before="0"/>
                        <w:ind w:left="28" w:right="0" w:firstLine="0"/>
                        <w:jc w:val="left"/>
                        <w:rPr>
                          <w:color w:val="000000"/>
                          <w:sz w:val="23"/>
                        </w:rPr>
                      </w:pPr>
                      <w:r>
                        <w:rPr>
                          <w:color w:val="000000"/>
                          <w:sz w:val="23"/>
                        </w:rPr>
                        <w:t>Reviewer</w:t>
                      </w:r>
                      <w:r>
                        <w:rPr>
                          <w:color w:val="000000"/>
                          <w:spacing w:val="2"/>
                          <w:sz w:val="23"/>
                        </w:rPr>
                        <w:t xml:space="preserve"> </w:t>
                      </w:r>
                      <w:r>
                        <w:rPr>
                          <w:color w:val="000000"/>
                          <w:sz w:val="23"/>
                        </w:rPr>
                        <w:t>#1:</w:t>
                      </w:r>
                      <w:r>
                        <w:rPr>
                          <w:color w:val="000000"/>
                          <w:spacing w:val="3"/>
                          <w:sz w:val="23"/>
                        </w:rPr>
                        <w:t xml:space="preserve"> </w:t>
                      </w:r>
                      <w:r>
                        <w:rPr>
                          <w:color w:val="000000"/>
                          <w:spacing w:val="-5"/>
                          <w:sz w:val="23"/>
                        </w:rPr>
                        <w:t>No</w:t>
                      </w:r>
                    </w:p>
                    <w:p>
                      <w:pPr>
                        <w:spacing w:before="5"/>
                        <w:ind w:left="28" w:right="0" w:firstLine="0"/>
                        <w:jc w:val="left"/>
                        <w:rPr>
                          <w:color w:val="000000"/>
                          <w:sz w:val="23"/>
                        </w:rPr>
                      </w:pPr>
                      <w:r>
                        <w:rPr>
                          <w:color w:val="000000"/>
                          <w:sz w:val="23"/>
                        </w:rPr>
                        <w:t>Reviewer</w:t>
                      </w:r>
                      <w:r>
                        <w:rPr>
                          <w:color w:val="000000"/>
                          <w:spacing w:val="2"/>
                          <w:sz w:val="23"/>
                        </w:rPr>
                        <w:t xml:space="preserve"> </w:t>
                      </w:r>
                      <w:r>
                        <w:rPr>
                          <w:color w:val="000000"/>
                          <w:sz w:val="23"/>
                        </w:rPr>
                        <w:t>#2:</w:t>
                      </w:r>
                      <w:r>
                        <w:rPr>
                          <w:color w:val="000000"/>
                          <w:spacing w:val="3"/>
                          <w:sz w:val="23"/>
                        </w:rPr>
                        <w:t xml:space="preserve"> </w:t>
                      </w:r>
                      <w:r>
                        <w:rPr>
                          <w:color w:val="000000"/>
                          <w:spacing w:val="-5"/>
                          <w:sz w:val="23"/>
                        </w:rPr>
                        <w:t>No</w:t>
                      </w:r>
                    </w:p>
                  </w:txbxContent>
                </v:textbox>
                <w10:wrap type="topAndBottom"/>
              </v:shape>
            </w:pict>
          </mc:Fallback>
        </mc:AlternateContent>
      </w:r>
    </w:p>
    <w:p>
      <w:pPr>
        <w:pStyle w:val="6"/>
        <w:spacing w:before="3"/>
        <w:rPr>
          <w:sz w:val="23"/>
        </w:rPr>
      </w:pPr>
    </w:p>
    <w:p>
      <w:pPr>
        <w:spacing w:before="0"/>
        <w:ind w:left="1400" w:right="0" w:firstLine="0"/>
        <w:jc w:val="left"/>
        <w:rPr>
          <w:sz w:val="23"/>
        </w:rPr>
      </w:pPr>
      <w:r>
        <w:rPr>
          <w:b/>
          <w:sz w:val="23"/>
        </w:rPr>
        <w:t>[Reply]</w:t>
      </w:r>
      <w:r>
        <w:rPr>
          <w:b/>
          <w:spacing w:val="32"/>
          <w:sz w:val="23"/>
        </w:rPr>
        <w:t xml:space="preserve">  </w:t>
      </w:r>
      <w:r>
        <w:rPr>
          <w:sz w:val="23"/>
        </w:rPr>
        <w:t>Thanks</w:t>
      </w:r>
      <w:r>
        <w:rPr>
          <w:spacing w:val="5"/>
          <w:sz w:val="23"/>
        </w:rPr>
        <w:t xml:space="preserve"> </w:t>
      </w:r>
      <w:r>
        <w:rPr>
          <w:sz w:val="23"/>
        </w:rPr>
        <w:t>for</w:t>
      </w:r>
      <w:r>
        <w:rPr>
          <w:spacing w:val="2"/>
          <w:sz w:val="23"/>
        </w:rPr>
        <w:t xml:space="preserve"> </w:t>
      </w:r>
      <w:r>
        <w:rPr>
          <w:sz w:val="23"/>
        </w:rPr>
        <w:t>the</w:t>
      </w:r>
      <w:r>
        <w:rPr>
          <w:spacing w:val="1"/>
          <w:sz w:val="23"/>
        </w:rPr>
        <w:t xml:space="preserve"> </w:t>
      </w:r>
      <w:r>
        <w:rPr>
          <w:sz w:val="23"/>
        </w:rPr>
        <w:t>positive</w:t>
      </w:r>
      <w:r>
        <w:rPr>
          <w:spacing w:val="2"/>
          <w:sz w:val="23"/>
        </w:rPr>
        <w:t xml:space="preserve"> </w:t>
      </w:r>
      <w:r>
        <w:rPr>
          <w:spacing w:val="-2"/>
          <w:sz w:val="23"/>
        </w:rPr>
        <w:t>comments.</w:t>
      </w:r>
    </w:p>
    <w:p>
      <w:pPr>
        <w:pStyle w:val="6"/>
        <w:spacing w:before="11"/>
        <w:rPr>
          <w:sz w:val="23"/>
        </w:rPr>
      </w:pPr>
    </w:p>
    <w:p>
      <w:pPr>
        <w:spacing w:before="0"/>
        <w:ind w:left="1400" w:right="0" w:firstLine="0"/>
        <w:jc w:val="left"/>
        <w:rPr>
          <w:b/>
          <w:sz w:val="23"/>
        </w:rPr>
      </w:pPr>
      <w:r>
        <w:rPr>
          <w:b/>
          <w:sz w:val="23"/>
        </w:rPr>
        <w:t>Reviewer</w:t>
      </w:r>
      <w:r>
        <w:rPr>
          <w:b/>
          <w:spacing w:val="4"/>
          <w:sz w:val="23"/>
        </w:rPr>
        <w:t xml:space="preserve"> </w:t>
      </w:r>
      <w:r>
        <w:rPr>
          <w:b/>
          <w:sz w:val="23"/>
        </w:rPr>
        <w:t>1’s</w:t>
      </w:r>
      <w:r>
        <w:rPr>
          <w:b/>
          <w:spacing w:val="6"/>
          <w:sz w:val="23"/>
        </w:rPr>
        <w:t xml:space="preserve"> </w:t>
      </w:r>
      <w:r>
        <w:rPr>
          <w:b/>
          <w:spacing w:val="-2"/>
          <w:sz w:val="23"/>
        </w:rPr>
        <w:t>comments</w:t>
      </w:r>
    </w:p>
    <w:p>
      <w:pPr>
        <w:pStyle w:val="6"/>
        <w:ind w:left="1371"/>
        <w:rPr>
          <w:sz w:val="20"/>
        </w:rPr>
      </w:pPr>
      <w:r>
        <w:rPr>
          <w:sz w:val="20"/>
        </w:rPr>
        <mc:AlternateContent>
          <mc:Choice Requires="wps">
            <w:drawing>
              <wp:inline distT="0" distB="0" distL="0" distR="0">
                <wp:extent cx="5817235" cy="511175"/>
                <wp:effectExtent l="0" t="0" r="0" b="0"/>
                <wp:docPr id="41" name="Textbox 41"/>
                <wp:cNvGraphicFramePr/>
                <a:graphic xmlns:a="http://schemas.openxmlformats.org/drawingml/2006/main">
                  <a:graphicData uri="http://schemas.microsoft.com/office/word/2010/wordprocessingShape">
                    <wps:wsp>
                      <wps:cNvSpPr txBox="1"/>
                      <wps:spPr>
                        <a:xfrm>
                          <a:off x="0" y="0"/>
                          <a:ext cx="5817235" cy="511809"/>
                        </a:xfrm>
                        <a:prstGeom prst="rect">
                          <a:avLst/>
                        </a:prstGeom>
                        <a:solidFill>
                          <a:srgbClr val="D9D9D9"/>
                        </a:solidFill>
                      </wps:spPr>
                      <wps:txbx>
                        <w:txbxContent>
                          <w:p>
                            <w:pPr>
                              <w:spacing w:before="0"/>
                              <w:ind w:left="28" w:right="0" w:firstLine="0"/>
                              <w:jc w:val="left"/>
                              <w:rPr>
                                <w:color w:val="000000"/>
                                <w:sz w:val="23"/>
                              </w:rPr>
                            </w:pPr>
                            <w:r>
                              <w:rPr>
                                <w:color w:val="000000"/>
                                <w:spacing w:val="-2"/>
                                <w:sz w:val="23"/>
                              </w:rPr>
                              <w:t>Title</w:t>
                            </w:r>
                          </w:p>
                          <w:p>
                            <w:pPr>
                              <w:spacing w:before="1" w:line="244" w:lineRule="auto"/>
                              <w:ind w:left="470" w:right="67" w:hanging="442"/>
                              <w:jc w:val="left"/>
                              <w:rPr>
                                <w:color w:val="000000"/>
                                <w:sz w:val="23"/>
                              </w:rPr>
                            </w:pPr>
                            <w:r>
                              <w:rPr>
                                <w:color w:val="000000"/>
                                <w:sz w:val="23"/>
                              </w:rPr>
                              <w:t xml:space="preserve">The authors have made no attempt to modify any part of the title, in light of changes earlier suggested, and in light of their own admission that they focused on two predator </w:t>
                            </w:r>
                            <w:r>
                              <w:rPr>
                                <w:color w:val="000000"/>
                                <w:spacing w:val="-2"/>
                                <w:sz w:val="23"/>
                              </w:rPr>
                              <w:t>groups</w:t>
                            </w:r>
                          </w:p>
                        </w:txbxContent>
                      </wps:txbx>
                      <wps:bodyPr wrap="square" lIns="0" tIns="0" rIns="0" bIns="0" rtlCol="0">
                        <a:noAutofit/>
                      </wps:bodyPr>
                    </wps:wsp>
                  </a:graphicData>
                </a:graphic>
              </wp:inline>
            </w:drawing>
          </mc:Choice>
          <mc:Fallback>
            <w:pict>
              <v:shape id="Textbox 41" o:spid="_x0000_s1026" o:spt="202" type="#_x0000_t202" style="height:40.25pt;width:458.05pt;" fillcolor="#D9D9D9" filled="t" stroked="f" coordsize="21600,21600" o:gfxdata="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4G3vy9QAAAAEAQAADwAAAAAAAAABACAAAAAiAAAAZHJz&#10;L2Rvd25yZXYueG1sUEsBAhQAFAAAAAgAh07iQA7WChPPAQAAqgMAAA4AAAAAAAAAAQAgAAAAIwEA&#10;AGRycy9lMm9Eb2MueG1sUEsFBgAAAAAGAAYAWQEAAGQFAAAAAA==&#10;">
                <v:fill on="t" focussize="0,0"/>
                <v:stroke on="f"/>
                <v:imagedata o:title=""/>
                <o:lock v:ext="edit" aspectratio="f"/>
                <v:textbox inset="0mm,0mm,0mm,0mm">
                  <w:txbxContent>
                    <w:p>
                      <w:pPr>
                        <w:spacing w:before="0"/>
                        <w:ind w:left="28" w:right="0" w:firstLine="0"/>
                        <w:jc w:val="left"/>
                        <w:rPr>
                          <w:color w:val="000000"/>
                          <w:sz w:val="23"/>
                        </w:rPr>
                      </w:pPr>
                      <w:r>
                        <w:rPr>
                          <w:color w:val="000000"/>
                          <w:spacing w:val="-2"/>
                          <w:sz w:val="23"/>
                        </w:rPr>
                        <w:t>Title</w:t>
                      </w:r>
                    </w:p>
                    <w:p>
                      <w:pPr>
                        <w:spacing w:before="1" w:line="244" w:lineRule="auto"/>
                        <w:ind w:left="470" w:right="67" w:hanging="442"/>
                        <w:jc w:val="left"/>
                        <w:rPr>
                          <w:color w:val="000000"/>
                          <w:sz w:val="23"/>
                        </w:rPr>
                      </w:pPr>
                      <w:r>
                        <w:rPr>
                          <w:color w:val="000000"/>
                          <w:sz w:val="23"/>
                        </w:rPr>
                        <w:t xml:space="preserve">The authors have made no attempt to modify any part of the title, in light of changes earlier suggested, and in light of their own admission that they focused on two predator </w:t>
                      </w:r>
                      <w:r>
                        <w:rPr>
                          <w:color w:val="000000"/>
                          <w:spacing w:val="-2"/>
                          <w:sz w:val="23"/>
                        </w:rPr>
                        <w:t>groups</w:t>
                      </w:r>
                    </w:p>
                  </w:txbxContent>
                </v:textbox>
                <w10:wrap type="none"/>
                <w10:anchorlock/>
              </v:shape>
            </w:pict>
          </mc:Fallback>
        </mc:AlternateContent>
      </w:r>
    </w:p>
    <w:p>
      <w:pPr>
        <w:spacing w:after="0"/>
        <w:rPr>
          <w:sz w:val="20"/>
        </w:rPr>
        <w:sectPr>
          <w:footerReference r:id="rId18" w:type="default"/>
          <w:pgSz w:w="11910" w:h="16840"/>
          <w:pgMar w:top="1940" w:right="1240" w:bottom="280" w:left="0" w:header="0" w:footer="0" w:gutter="0"/>
          <w:cols w:space="720" w:num="1"/>
        </w:sectPr>
      </w:pPr>
    </w:p>
    <w:p>
      <w:pPr>
        <w:pStyle w:val="6"/>
        <w:spacing w:before="3"/>
        <w:rPr>
          <w:b/>
          <w:sz w:val="15"/>
        </w:rPr>
      </w:pPr>
    </w:p>
    <w:p>
      <w:pPr>
        <w:pStyle w:val="6"/>
        <w:ind w:left="1371"/>
        <w:rPr>
          <w:sz w:val="20"/>
        </w:rPr>
      </w:pPr>
      <w:r>
        <w:rPr>
          <w:sz w:val="20"/>
        </w:rPr>
        <mc:AlternateContent>
          <mc:Choice Requires="wps">
            <w:drawing>
              <wp:inline distT="0" distB="0" distL="0" distR="0">
                <wp:extent cx="5817235" cy="340995"/>
                <wp:effectExtent l="0" t="0" r="0" b="0"/>
                <wp:docPr id="42" name="Textbox 42"/>
                <wp:cNvGraphicFramePr/>
                <a:graphic xmlns:a="http://schemas.openxmlformats.org/drawingml/2006/main">
                  <a:graphicData uri="http://schemas.microsoft.com/office/word/2010/wordprocessingShape">
                    <wps:wsp>
                      <wps:cNvSpPr txBox="1"/>
                      <wps:spPr>
                        <a:xfrm>
                          <a:off x="0" y="0"/>
                          <a:ext cx="5817235" cy="340995"/>
                        </a:xfrm>
                        <a:prstGeom prst="rect">
                          <a:avLst/>
                        </a:prstGeom>
                        <a:solidFill>
                          <a:srgbClr val="D9D9D9"/>
                        </a:solidFill>
                      </wps:spPr>
                      <wps:txbx>
                        <w:txbxContent>
                          <w:p>
                            <w:pPr>
                              <w:spacing w:before="0" w:line="244" w:lineRule="auto"/>
                              <w:ind w:left="470" w:right="243" w:firstLine="0"/>
                              <w:jc w:val="left"/>
                              <w:rPr>
                                <w:color w:val="000000"/>
                                <w:sz w:val="23"/>
                              </w:rPr>
                            </w:pPr>
                            <w:r>
                              <w:rPr>
                                <w:color w:val="000000"/>
                                <w:sz w:val="23"/>
                              </w:rPr>
                              <w:t>rather than all generalist predators. Suggested title: "Spiders and lady-beetles consume higher proportions of rice pests at late growth stages regardless of farming system"</w:t>
                            </w:r>
                          </w:p>
                        </w:txbxContent>
                      </wps:txbx>
                      <wps:bodyPr wrap="square" lIns="0" tIns="0" rIns="0" bIns="0" rtlCol="0">
                        <a:noAutofit/>
                      </wps:bodyPr>
                    </wps:wsp>
                  </a:graphicData>
                </a:graphic>
              </wp:inline>
            </w:drawing>
          </mc:Choice>
          <mc:Fallback>
            <w:pict>
              <v:shape id="Textbox 42" o:spid="_x0000_s1026" o:spt="202" type="#_x0000_t202" style="height:26.85pt;width:458.05pt;" fillcolor="#D9D9D9" filled="t" stroked="f" coordsize="21600,21600" o:gfxdata="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&#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ioI7jVAAAABAEAAA8AAAAAAAAAAQAgAAAAIgAAAGRy&#10;cy9kb3ducmV2LnhtbFBLAQIUABQAAAAIAIdO4kC+hv0ozwEAAKoDAAAOAAAAAAAAAAEAIAAAACQB&#10;AABkcnMvZTJvRG9jLnhtbFBLBQYAAAAABgAGAFkBAABlBQAAAAA=&#10;">
                <v:fill on="t" focussize="0,0"/>
                <v:stroke on="f"/>
                <v:imagedata o:title=""/>
                <o:lock v:ext="edit" aspectratio="f"/>
                <v:textbox inset="0mm,0mm,0mm,0mm">
                  <w:txbxContent>
                    <w:p>
                      <w:pPr>
                        <w:spacing w:before="0" w:line="244" w:lineRule="auto"/>
                        <w:ind w:left="470" w:right="243" w:firstLine="0"/>
                        <w:jc w:val="left"/>
                        <w:rPr>
                          <w:color w:val="000000"/>
                          <w:sz w:val="23"/>
                        </w:rPr>
                      </w:pPr>
                      <w:r>
                        <w:rPr>
                          <w:color w:val="000000"/>
                          <w:sz w:val="23"/>
                        </w:rPr>
                        <w:t>rather than all generalist predators. Suggested title: "Spiders and lady-beetles consume higher proportions of rice pests at late growth stages regardless of farming system"</w:t>
                      </w:r>
                    </w:p>
                  </w:txbxContent>
                </v:textbox>
                <w10:wrap type="none"/>
                <w10:anchorlock/>
              </v:shape>
            </w:pict>
          </mc:Fallback>
        </mc:AlternateContent>
      </w:r>
    </w:p>
    <w:p>
      <w:pPr>
        <w:spacing w:before="250" w:line="242" w:lineRule="auto"/>
        <w:ind w:left="1400" w:right="289" w:firstLine="0"/>
        <w:jc w:val="left"/>
        <w:rPr>
          <w:sz w:val="23"/>
        </w:rPr>
      </w:pPr>
      <w:r>
        <w:rPr>
          <w:b/>
          <w:sz w:val="23"/>
        </w:rPr>
        <w:t>[Reply]</w:t>
      </w:r>
      <w:r>
        <w:rPr>
          <w:b/>
          <w:spacing w:val="80"/>
          <w:w w:val="150"/>
          <w:sz w:val="23"/>
        </w:rPr>
        <w:t xml:space="preserve"> </w:t>
      </w:r>
      <w:r>
        <w:rPr>
          <w:sz w:val="23"/>
        </w:rPr>
        <w:t>We have modified the title to include the reviewer’s feedback (spiders and ladybeetles as key words for clarification) and keep the focus of this study (generalist arthropod predators). The new title is “A predator in need is a predator indeed: generalist predators (spiders and ladybeetles) specialize in pest consumption at the late growth stage of rice”.</w:t>
      </w:r>
    </w:p>
    <w:p>
      <w:pPr>
        <w:pStyle w:val="6"/>
        <w:spacing w:before="19"/>
        <w:rPr>
          <w:sz w:val="20"/>
        </w:rPr>
      </w:pPr>
      <w:r>
        <mc:AlternateContent>
          <mc:Choice Requires="wps">
            <w:drawing>
              <wp:anchor distT="0" distB="0" distL="0" distR="0" simplePos="0" relativeHeight="251684864" behindDoc="1" locked="0" layoutInCell="1" allowOverlap="1">
                <wp:simplePos x="0" y="0"/>
                <wp:positionH relativeFrom="page">
                  <wp:posOffset>870585</wp:posOffset>
                </wp:positionH>
                <wp:positionV relativeFrom="paragraph">
                  <wp:posOffset>173355</wp:posOffset>
                </wp:positionV>
                <wp:extent cx="5817235" cy="852805"/>
                <wp:effectExtent l="0" t="0" r="0" b="0"/>
                <wp:wrapTopAndBottom/>
                <wp:docPr id="43" name="Textbox 43"/>
                <wp:cNvGraphicFramePr/>
                <a:graphic xmlns:a="http://schemas.openxmlformats.org/drawingml/2006/main">
                  <a:graphicData uri="http://schemas.microsoft.com/office/word/2010/wordprocessingShape">
                    <wps:wsp>
                      <wps:cNvSpPr txBox="1"/>
                      <wps:spPr>
                        <a:xfrm>
                          <a:off x="0" y="0"/>
                          <a:ext cx="5817235" cy="852805"/>
                        </a:xfrm>
                        <a:prstGeom prst="rect">
                          <a:avLst/>
                        </a:prstGeom>
                        <a:solidFill>
                          <a:srgbClr val="D9D9D9"/>
                        </a:solidFill>
                      </wps:spPr>
                      <wps:txbx>
                        <w:txbxContent>
                          <w:p>
                            <w:pPr>
                              <w:spacing w:before="0"/>
                              <w:ind w:left="28" w:right="0" w:firstLine="0"/>
                              <w:jc w:val="left"/>
                              <w:rPr>
                                <w:color w:val="000000"/>
                                <w:sz w:val="23"/>
                              </w:rPr>
                            </w:pPr>
                            <w:r>
                              <w:rPr>
                                <w:color w:val="000000"/>
                                <w:sz w:val="23"/>
                              </w:rPr>
                              <w:t>The</w:t>
                            </w:r>
                            <w:r>
                              <w:rPr>
                                <w:color w:val="000000"/>
                                <w:spacing w:val="2"/>
                                <w:sz w:val="23"/>
                              </w:rPr>
                              <w:t xml:space="preserve"> </w:t>
                            </w:r>
                            <w:r>
                              <w:rPr>
                                <w:color w:val="000000"/>
                                <w:spacing w:val="-2"/>
                                <w:sz w:val="23"/>
                              </w:rPr>
                              <w:t>Highlights</w:t>
                            </w:r>
                          </w:p>
                          <w:p>
                            <w:pPr>
                              <w:numPr>
                                <w:ilvl w:val="0"/>
                                <w:numId w:val="8"/>
                              </w:numPr>
                              <w:tabs>
                                <w:tab w:val="left" w:pos="204"/>
                                <w:tab w:val="left" w:pos="470"/>
                              </w:tabs>
                              <w:spacing w:before="4" w:line="244" w:lineRule="auto"/>
                              <w:ind w:left="470" w:right="263" w:hanging="442"/>
                              <w:jc w:val="left"/>
                              <w:rPr>
                                <w:color w:val="000000"/>
                                <w:sz w:val="23"/>
                              </w:rPr>
                            </w:pPr>
                            <w:r>
                              <w:rPr>
                                <w:color w:val="000000"/>
                                <w:sz w:val="23"/>
                              </w:rPr>
                              <w:t>The authors have made no changes to the here, in light of changes earlier suggested for study design, data analyses and results or conclusion.</w:t>
                            </w:r>
                          </w:p>
                          <w:p>
                            <w:pPr>
                              <w:numPr>
                                <w:ilvl w:val="0"/>
                                <w:numId w:val="8"/>
                              </w:numPr>
                              <w:tabs>
                                <w:tab w:val="left" w:pos="202"/>
                                <w:tab w:val="left" w:pos="470"/>
                              </w:tabs>
                              <w:spacing w:before="0" w:line="244" w:lineRule="auto"/>
                              <w:ind w:left="470" w:right="540" w:hanging="442"/>
                              <w:jc w:val="left"/>
                              <w:rPr>
                                <w:color w:val="000000"/>
                                <w:sz w:val="23"/>
                              </w:rPr>
                            </w:pPr>
                            <w:r>
                              <w:rPr>
                                <w:color w:val="000000"/>
                                <w:sz w:val="23"/>
                              </w:rPr>
                              <w:t>Observations across the three years cannot reasonably be used to imply the role of climate change in Taiwan</w:t>
                            </w:r>
                          </w:p>
                        </w:txbxContent>
                      </wps:txbx>
                      <wps:bodyPr wrap="square" lIns="0" tIns="0" rIns="0" bIns="0" rtlCol="0">
                        <a:noAutofit/>
                      </wps:bodyPr>
                    </wps:wsp>
                  </a:graphicData>
                </a:graphic>
              </wp:anchor>
            </w:drawing>
          </mc:Choice>
          <mc:Fallback>
            <w:pict>
              <v:shape id="Textbox 43" o:spid="_x0000_s1026" o:spt="202" type="#_x0000_t202" style="position:absolute;left:0pt;margin-left:68.55pt;margin-top:13.65pt;height:67.15pt;width:458.05pt;mso-position-horizontal-relative:page;mso-wrap-distance-bottom:0pt;mso-wrap-distance-top:0pt;z-index:-251631616;mso-width-relative:page;mso-height-relative:page;" fillcolor="#D9D9D9" filled="t" stroked="f" coordsize="21600,21600" o:gfxdata="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KDI0L2QAAAAsBAAAPAAAAAAAAAAEAIAAAACIA&#10;AABkcnMvZG93bnJldi54bWxQSwECFAAUAAAACACHTuJAM7Ghw88BAACqAwAADgAAAAAAAAABACAA&#10;AAAoAQAAZHJzL2Uyb0RvYy54bWxQSwUGAAAAAAYABgBZAQAAaQUAAAAA&#10;">
                <v:fill on="t" focussize="0,0"/>
                <v:stroke on="f"/>
                <v:imagedata o:title=""/>
                <o:lock v:ext="edit" aspectratio="f"/>
                <v:textbox inset="0mm,0mm,0mm,0mm">
                  <w:txbxContent>
                    <w:p>
                      <w:pPr>
                        <w:spacing w:before="0"/>
                        <w:ind w:left="28" w:right="0" w:firstLine="0"/>
                        <w:jc w:val="left"/>
                        <w:rPr>
                          <w:color w:val="000000"/>
                          <w:sz w:val="23"/>
                        </w:rPr>
                      </w:pPr>
                      <w:r>
                        <w:rPr>
                          <w:color w:val="000000"/>
                          <w:sz w:val="23"/>
                        </w:rPr>
                        <w:t>The</w:t>
                      </w:r>
                      <w:r>
                        <w:rPr>
                          <w:color w:val="000000"/>
                          <w:spacing w:val="2"/>
                          <w:sz w:val="23"/>
                        </w:rPr>
                        <w:t xml:space="preserve"> </w:t>
                      </w:r>
                      <w:r>
                        <w:rPr>
                          <w:color w:val="000000"/>
                          <w:spacing w:val="-2"/>
                          <w:sz w:val="23"/>
                        </w:rPr>
                        <w:t>Highlights</w:t>
                      </w:r>
                    </w:p>
                    <w:p>
                      <w:pPr>
                        <w:numPr>
                          <w:ilvl w:val="0"/>
                          <w:numId w:val="8"/>
                        </w:numPr>
                        <w:tabs>
                          <w:tab w:val="left" w:pos="204"/>
                          <w:tab w:val="left" w:pos="470"/>
                        </w:tabs>
                        <w:spacing w:before="4" w:line="244" w:lineRule="auto"/>
                        <w:ind w:left="470" w:right="263" w:hanging="442"/>
                        <w:jc w:val="left"/>
                        <w:rPr>
                          <w:color w:val="000000"/>
                          <w:sz w:val="23"/>
                        </w:rPr>
                      </w:pPr>
                      <w:r>
                        <w:rPr>
                          <w:color w:val="000000"/>
                          <w:sz w:val="23"/>
                        </w:rPr>
                        <w:t>The authors have made no changes to the here, in light of changes earlier suggested for study design, data analyses and results or conclusion.</w:t>
                      </w:r>
                    </w:p>
                    <w:p>
                      <w:pPr>
                        <w:numPr>
                          <w:ilvl w:val="0"/>
                          <w:numId w:val="8"/>
                        </w:numPr>
                        <w:tabs>
                          <w:tab w:val="left" w:pos="202"/>
                          <w:tab w:val="left" w:pos="470"/>
                        </w:tabs>
                        <w:spacing w:before="0" w:line="244" w:lineRule="auto"/>
                        <w:ind w:left="470" w:right="540" w:hanging="442"/>
                        <w:jc w:val="left"/>
                        <w:rPr>
                          <w:color w:val="000000"/>
                          <w:sz w:val="23"/>
                        </w:rPr>
                      </w:pPr>
                      <w:r>
                        <w:rPr>
                          <w:color w:val="000000"/>
                          <w:sz w:val="23"/>
                        </w:rPr>
                        <w:t>Observations across the three years cannot reasonably be used to imply the role of climate change in Taiwan</w:t>
                      </w:r>
                    </w:p>
                  </w:txbxContent>
                </v:textbox>
                <w10:wrap type="topAndBottom"/>
              </v:shape>
            </w:pict>
          </mc:Fallback>
        </mc:AlternateContent>
      </w:r>
    </w:p>
    <w:p>
      <w:pPr>
        <w:pStyle w:val="6"/>
        <w:spacing w:before="3"/>
        <w:rPr>
          <w:sz w:val="23"/>
        </w:rPr>
      </w:pPr>
    </w:p>
    <w:p>
      <w:pPr>
        <w:spacing w:before="0"/>
        <w:ind w:left="1400" w:right="0" w:firstLine="0"/>
        <w:jc w:val="left"/>
        <w:rPr>
          <w:sz w:val="23"/>
        </w:rPr>
      </w:pPr>
      <w:r>
        <w:rPr>
          <w:b/>
          <w:sz w:val="23"/>
        </w:rPr>
        <w:t>[Reply]</w:t>
      </w:r>
      <w:r>
        <w:rPr>
          <w:b/>
          <w:spacing w:val="35"/>
          <w:sz w:val="23"/>
        </w:rPr>
        <w:t xml:space="preserve">  </w:t>
      </w:r>
      <w:r>
        <w:rPr>
          <w:sz w:val="23"/>
        </w:rPr>
        <w:t>As</w:t>
      </w:r>
      <w:r>
        <w:rPr>
          <w:spacing w:val="2"/>
          <w:sz w:val="23"/>
        </w:rPr>
        <w:t xml:space="preserve"> </w:t>
      </w:r>
      <w:r>
        <w:rPr>
          <w:sz w:val="23"/>
        </w:rPr>
        <w:t>suggested,</w:t>
      </w:r>
      <w:r>
        <w:rPr>
          <w:spacing w:val="4"/>
          <w:sz w:val="23"/>
        </w:rPr>
        <w:t xml:space="preserve"> </w:t>
      </w:r>
      <w:r>
        <w:rPr>
          <w:sz w:val="23"/>
        </w:rPr>
        <w:t>we</w:t>
      </w:r>
      <w:r>
        <w:rPr>
          <w:spacing w:val="2"/>
          <w:sz w:val="23"/>
        </w:rPr>
        <w:t xml:space="preserve"> </w:t>
      </w:r>
      <w:r>
        <w:rPr>
          <w:sz w:val="23"/>
        </w:rPr>
        <w:t>have</w:t>
      </w:r>
      <w:r>
        <w:rPr>
          <w:spacing w:val="3"/>
          <w:sz w:val="23"/>
        </w:rPr>
        <w:t xml:space="preserve"> </w:t>
      </w:r>
      <w:r>
        <w:rPr>
          <w:sz w:val="23"/>
        </w:rPr>
        <w:t>updated</w:t>
      </w:r>
      <w:r>
        <w:rPr>
          <w:spacing w:val="5"/>
          <w:sz w:val="23"/>
        </w:rPr>
        <w:t xml:space="preserve"> </w:t>
      </w:r>
      <w:r>
        <w:rPr>
          <w:sz w:val="23"/>
        </w:rPr>
        <w:t>the</w:t>
      </w:r>
      <w:r>
        <w:rPr>
          <w:spacing w:val="3"/>
          <w:sz w:val="23"/>
        </w:rPr>
        <w:t xml:space="preserve"> </w:t>
      </w:r>
      <w:r>
        <w:rPr>
          <w:sz w:val="23"/>
        </w:rPr>
        <w:t>highlights,</w:t>
      </w:r>
      <w:r>
        <w:rPr>
          <w:spacing w:val="2"/>
          <w:sz w:val="23"/>
        </w:rPr>
        <w:t xml:space="preserve"> </w:t>
      </w:r>
      <w:r>
        <w:rPr>
          <w:sz w:val="23"/>
        </w:rPr>
        <w:t>data</w:t>
      </w:r>
      <w:r>
        <w:rPr>
          <w:spacing w:val="3"/>
          <w:sz w:val="23"/>
        </w:rPr>
        <w:t xml:space="preserve"> </w:t>
      </w:r>
      <w:r>
        <w:rPr>
          <w:sz w:val="23"/>
        </w:rPr>
        <w:t>analysis,</w:t>
      </w:r>
      <w:r>
        <w:rPr>
          <w:spacing w:val="2"/>
          <w:sz w:val="23"/>
        </w:rPr>
        <w:t xml:space="preserve"> </w:t>
      </w:r>
      <w:r>
        <w:rPr>
          <w:sz w:val="23"/>
        </w:rPr>
        <w:t>results,</w:t>
      </w:r>
      <w:r>
        <w:rPr>
          <w:spacing w:val="5"/>
          <w:sz w:val="23"/>
        </w:rPr>
        <w:t xml:space="preserve"> </w:t>
      </w:r>
      <w:r>
        <w:rPr>
          <w:sz w:val="23"/>
        </w:rPr>
        <w:t>and</w:t>
      </w:r>
      <w:r>
        <w:rPr>
          <w:spacing w:val="4"/>
          <w:sz w:val="23"/>
        </w:rPr>
        <w:t xml:space="preserve"> </w:t>
      </w:r>
      <w:r>
        <w:rPr>
          <w:spacing w:val="-2"/>
          <w:sz w:val="23"/>
        </w:rPr>
        <w:t>conclusions.</w:t>
      </w:r>
    </w:p>
    <w:p>
      <w:pPr>
        <w:pStyle w:val="6"/>
        <w:spacing w:before="19"/>
        <w:rPr>
          <w:sz w:val="20"/>
        </w:rPr>
      </w:pPr>
      <w:r>
        <mc:AlternateContent>
          <mc:Choice Requires="wps">
            <w:drawing>
              <wp:anchor distT="0" distB="0" distL="0" distR="0" simplePos="0" relativeHeight="251685888" behindDoc="1" locked="0" layoutInCell="1" allowOverlap="1">
                <wp:simplePos x="0" y="0"/>
                <wp:positionH relativeFrom="page">
                  <wp:posOffset>870585</wp:posOffset>
                </wp:positionH>
                <wp:positionV relativeFrom="paragraph">
                  <wp:posOffset>173355</wp:posOffset>
                </wp:positionV>
                <wp:extent cx="5817235" cy="511810"/>
                <wp:effectExtent l="0" t="0" r="0" b="0"/>
                <wp:wrapTopAndBottom/>
                <wp:docPr id="44" name="Textbox 44"/>
                <wp:cNvGraphicFramePr/>
                <a:graphic xmlns:a="http://schemas.openxmlformats.org/drawingml/2006/main">
                  <a:graphicData uri="http://schemas.microsoft.com/office/word/2010/wordprocessingShape">
                    <wps:wsp>
                      <wps:cNvSpPr txBox="1"/>
                      <wps:spPr>
                        <a:xfrm>
                          <a:off x="0" y="0"/>
                          <a:ext cx="5817235" cy="511809"/>
                        </a:xfrm>
                        <a:prstGeom prst="rect">
                          <a:avLst/>
                        </a:prstGeom>
                        <a:solidFill>
                          <a:srgbClr val="D9D9D9"/>
                        </a:solidFill>
                      </wps:spPr>
                      <wps:txbx>
                        <w:txbxContent>
                          <w:p>
                            <w:pPr>
                              <w:spacing w:before="0"/>
                              <w:ind w:left="28" w:right="0" w:firstLine="0"/>
                              <w:jc w:val="left"/>
                              <w:rPr>
                                <w:color w:val="000000"/>
                                <w:sz w:val="23"/>
                              </w:rPr>
                            </w:pPr>
                            <w:r>
                              <w:rPr>
                                <w:color w:val="000000"/>
                                <w:spacing w:val="-2"/>
                                <w:sz w:val="23"/>
                              </w:rPr>
                              <w:t>Abstract</w:t>
                            </w:r>
                          </w:p>
                          <w:p>
                            <w:pPr>
                              <w:spacing w:before="1" w:line="244" w:lineRule="auto"/>
                              <w:ind w:left="470" w:right="243" w:hanging="442"/>
                              <w:jc w:val="left"/>
                              <w:rPr>
                                <w:color w:val="000000"/>
                                <w:sz w:val="23"/>
                              </w:rPr>
                            </w:pPr>
                            <w:r>
                              <w:rPr>
                                <w:color w:val="000000"/>
                                <w:sz w:val="23"/>
                              </w:rPr>
                              <w:t>The authors have made absolutely no changes to the abstract, in light of changes earlier suggested for study design, data analyses and results or conclusion</w:t>
                            </w:r>
                          </w:p>
                        </w:txbxContent>
                      </wps:txbx>
                      <wps:bodyPr wrap="square" lIns="0" tIns="0" rIns="0" bIns="0" rtlCol="0">
                        <a:noAutofit/>
                      </wps:bodyPr>
                    </wps:wsp>
                  </a:graphicData>
                </a:graphic>
              </wp:anchor>
            </w:drawing>
          </mc:Choice>
          <mc:Fallback>
            <w:pict>
              <v:shape id="Textbox 44" o:spid="_x0000_s1026" o:spt="202" type="#_x0000_t202" style="position:absolute;left:0pt;margin-left:68.55pt;margin-top:13.65pt;height:40.3pt;width:458.05pt;mso-position-horizontal-relative:page;mso-wrap-distance-bottom:0pt;mso-wrap-distance-top:0pt;z-index:-251630592;mso-width-relative:page;mso-height-relative:page;" fillcolor="#D9D9D9" filled="t" stroked="f" coordsize="21600,21600" o:gfxdata="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CDDrYAAAACwEAAA8AAAAAAAAAAQAgAAAAIgAA&#10;AGRycy9kb3ducmV2LnhtbFBLAQIUABQAAAAIAIdO4kAsiQHyzwEAAKoDAAAOAAAAAAAAAAEAIAAA&#10;ACcBAABkcnMvZTJvRG9jLnhtbFBLBQYAAAAABgAGAFkBAABoBQAAAAA=&#10;">
                <v:fill on="t" focussize="0,0"/>
                <v:stroke on="f"/>
                <v:imagedata o:title=""/>
                <o:lock v:ext="edit" aspectratio="f"/>
                <v:textbox inset="0mm,0mm,0mm,0mm">
                  <w:txbxContent>
                    <w:p>
                      <w:pPr>
                        <w:spacing w:before="0"/>
                        <w:ind w:left="28" w:right="0" w:firstLine="0"/>
                        <w:jc w:val="left"/>
                        <w:rPr>
                          <w:color w:val="000000"/>
                          <w:sz w:val="23"/>
                        </w:rPr>
                      </w:pPr>
                      <w:r>
                        <w:rPr>
                          <w:color w:val="000000"/>
                          <w:spacing w:val="-2"/>
                          <w:sz w:val="23"/>
                        </w:rPr>
                        <w:t>Abstract</w:t>
                      </w:r>
                    </w:p>
                    <w:p>
                      <w:pPr>
                        <w:spacing w:before="1" w:line="244" w:lineRule="auto"/>
                        <w:ind w:left="470" w:right="243" w:hanging="442"/>
                        <w:jc w:val="left"/>
                        <w:rPr>
                          <w:color w:val="000000"/>
                          <w:sz w:val="23"/>
                        </w:rPr>
                      </w:pPr>
                      <w:r>
                        <w:rPr>
                          <w:color w:val="000000"/>
                          <w:sz w:val="23"/>
                        </w:rPr>
                        <w:t>The authors have made absolutely no changes to the abstract, in light of changes earlier suggested for study design, data analyses and results or conclusion</w:t>
                      </w:r>
                    </w:p>
                  </w:txbxContent>
                </v:textbox>
                <w10:wrap type="topAndBottom"/>
              </v:shape>
            </w:pict>
          </mc:Fallback>
        </mc:AlternateContent>
      </w:r>
    </w:p>
    <w:p>
      <w:pPr>
        <w:pStyle w:val="6"/>
        <w:spacing w:before="3"/>
        <w:rPr>
          <w:sz w:val="23"/>
        </w:rPr>
      </w:pPr>
    </w:p>
    <w:p>
      <w:pPr>
        <w:spacing w:before="0"/>
        <w:ind w:left="1400" w:right="0" w:firstLine="0"/>
        <w:jc w:val="left"/>
        <w:rPr>
          <w:sz w:val="23"/>
        </w:rPr>
      </w:pPr>
      <w:r>
        <w:rPr>
          <w:b/>
          <w:sz w:val="23"/>
        </w:rPr>
        <w:t>[Reply]</w:t>
      </w:r>
      <w:r>
        <w:rPr>
          <w:b/>
          <w:spacing w:val="33"/>
          <w:sz w:val="23"/>
        </w:rPr>
        <w:t xml:space="preserve">  </w:t>
      </w:r>
      <w:r>
        <w:rPr>
          <w:sz w:val="23"/>
        </w:rPr>
        <w:t>As</w:t>
      </w:r>
      <w:r>
        <w:rPr>
          <w:spacing w:val="3"/>
          <w:sz w:val="23"/>
        </w:rPr>
        <w:t xml:space="preserve"> </w:t>
      </w:r>
      <w:r>
        <w:rPr>
          <w:sz w:val="23"/>
        </w:rPr>
        <w:t>mentioned</w:t>
      </w:r>
      <w:r>
        <w:rPr>
          <w:spacing w:val="2"/>
          <w:sz w:val="23"/>
        </w:rPr>
        <w:t xml:space="preserve"> </w:t>
      </w:r>
      <w:r>
        <w:rPr>
          <w:sz w:val="23"/>
        </w:rPr>
        <w:t>above,</w:t>
      </w:r>
      <w:r>
        <w:rPr>
          <w:spacing w:val="3"/>
          <w:sz w:val="23"/>
        </w:rPr>
        <w:t xml:space="preserve"> </w:t>
      </w:r>
      <w:r>
        <w:rPr>
          <w:sz w:val="23"/>
        </w:rPr>
        <w:t>we</w:t>
      </w:r>
      <w:r>
        <w:rPr>
          <w:spacing w:val="2"/>
          <w:sz w:val="23"/>
        </w:rPr>
        <w:t xml:space="preserve"> </w:t>
      </w:r>
      <w:r>
        <w:rPr>
          <w:sz w:val="23"/>
        </w:rPr>
        <w:t>have</w:t>
      </w:r>
      <w:r>
        <w:rPr>
          <w:spacing w:val="3"/>
          <w:sz w:val="23"/>
        </w:rPr>
        <w:t xml:space="preserve"> </w:t>
      </w:r>
      <w:r>
        <w:rPr>
          <w:sz w:val="23"/>
        </w:rPr>
        <w:t>revised</w:t>
      </w:r>
      <w:r>
        <w:rPr>
          <w:spacing w:val="3"/>
          <w:sz w:val="23"/>
        </w:rPr>
        <w:t xml:space="preserve"> </w:t>
      </w:r>
      <w:r>
        <w:rPr>
          <w:sz w:val="23"/>
        </w:rPr>
        <w:t>our</w:t>
      </w:r>
      <w:r>
        <w:rPr>
          <w:spacing w:val="3"/>
          <w:sz w:val="23"/>
        </w:rPr>
        <w:t xml:space="preserve"> </w:t>
      </w:r>
      <w:r>
        <w:rPr>
          <w:sz w:val="23"/>
        </w:rPr>
        <w:t>manuscript</w:t>
      </w:r>
      <w:r>
        <w:rPr>
          <w:spacing w:val="4"/>
          <w:sz w:val="23"/>
        </w:rPr>
        <w:t xml:space="preserve"> </w:t>
      </w:r>
      <w:r>
        <w:rPr>
          <w:spacing w:val="-2"/>
          <w:sz w:val="23"/>
        </w:rPr>
        <w:t>accordingly.</w:t>
      </w:r>
    </w:p>
    <w:p>
      <w:pPr>
        <w:pStyle w:val="6"/>
        <w:spacing w:before="11"/>
        <w:rPr>
          <w:sz w:val="23"/>
        </w:rPr>
      </w:pPr>
    </w:p>
    <w:p>
      <w:pPr>
        <w:spacing w:before="0" w:after="2"/>
        <w:ind w:left="1400" w:right="0" w:firstLine="0"/>
        <w:jc w:val="left"/>
        <w:rPr>
          <w:b/>
          <w:sz w:val="23"/>
        </w:rPr>
      </w:pPr>
      <w:r>
        <w:rPr>
          <w:b/>
          <w:sz w:val="23"/>
        </w:rPr>
        <w:t>Reviewer</w:t>
      </w:r>
      <w:r>
        <w:rPr>
          <w:b/>
          <w:spacing w:val="4"/>
          <w:sz w:val="23"/>
        </w:rPr>
        <w:t xml:space="preserve"> </w:t>
      </w:r>
      <w:r>
        <w:rPr>
          <w:b/>
          <w:sz w:val="23"/>
        </w:rPr>
        <w:t>2’s</w:t>
      </w:r>
      <w:r>
        <w:rPr>
          <w:b/>
          <w:spacing w:val="6"/>
          <w:sz w:val="23"/>
        </w:rPr>
        <w:t xml:space="preserve"> </w:t>
      </w:r>
      <w:r>
        <w:rPr>
          <w:b/>
          <w:spacing w:val="-2"/>
          <w:sz w:val="23"/>
        </w:rPr>
        <w:t>comments</w:t>
      </w:r>
    </w:p>
    <w:p>
      <w:pPr>
        <w:pStyle w:val="6"/>
        <w:ind w:left="1371"/>
        <w:rPr>
          <w:sz w:val="20"/>
        </w:rPr>
      </w:pPr>
      <w:r>
        <w:rPr>
          <w:sz w:val="20"/>
        </w:rPr>
        <mc:AlternateContent>
          <mc:Choice Requires="wps">
            <w:drawing>
              <wp:inline distT="0" distB="0" distL="0" distR="0">
                <wp:extent cx="5817235" cy="170180"/>
                <wp:effectExtent l="0" t="0" r="0" b="0"/>
                <wp:docPr id="45" name="Textbox 45"/>
                <wp:cNvGraphicFramePr/>
                <a:graphic xmlns:a="http://schemas.openxmlformats.org/drawingml/2006/main">
                  <a:graphicData uri="http://schemas.microsoft.com/office/word/2010/wordprocessingShape">
                    <wps:wsp>
                      <wps:cNvSpPr txBox="1"/>
                      <wps:spPr>
                        <a:xfrm>
                          <a:off x="0" y="0"/>
                          <a:ext cx="5817235" cy="170180"/>
                        </a:xfrm>
                        <a:prstGeom prst="rect">
                          <a:avLst/>
                        </a:prstGeom>
                        <a:solidFill>
                          <a:srgbClr val="D9D9D9"/>
                        </a:solidFill>
                      </wps:spPr>
                      <wps:txbx>
                        <w:txbxContent>
                          <w:p>
                            <w:pPr>
                              <w:spacing w:before="0" w:line="263" w:lineRule="exact"/>
                              <w:ind w:left="28" w:right="0" w:firstLine="0"/>
                              <w:jc w:val="left"/>
                              <w:rPr>
                                <w:color w:val="000000"/>
                                <w:sz w:val="23"/>
                              </w:rPr>
                            </w:pPr>
                            <w:r>
                              <w:rPr>
                                <w:color w:val="000000"/>
                                <w:sz w:val="23"/>
                              </w:rPr>
                              <w:t>L.</w:t>
                            </w:r>
                            <w:r>
                              <w:rPr>
                                <w:color w:val="000000"/>
                                <w:spacing w:val="1"/>
                                <w:sz w:val="23"/>
                              </w:rPr>
                              <w:t xml:space="preserve"> </w:t>
                            </w:r>
                            <w:r>
                              <w:rPr>
                                <w:color w:val="000000"/>
                                <w:sz w:val="23"/>
                              </w:rPr>
                              <w:t>207.</w:t>
                            </w:r>
                            <w:r>
                              <w:rPr>
                                <w:color w:val="000000"/>
                                <w:spacing w:val="2"/>
                                <w:sz w:val="23"/>
                              </w:rPr>
                              <w:t xml:space="preserve"> </w:t>
                            </w:r>
                            <w:r>
                              <w:rPr>
                                <w:color w:val="000000"/>
                                <w:sz w:val="23"/>
                              </w:rPr>
                              <w:t>Why</w:t>
                            </w:r>
                            <w:r>
                              <w:rPr>
                                <w:color w:val="000000"/>
                                <w:spacing w:val="2"/>
                                <w:sz w:val="23"/>
                              </w:rPr>
                              <w:t xml:space="preserve"> </w:t>
                            </w:r>
                            <w:r>
                              <w:rPr>
                                <w:color w:val="000000"/>
                                <w:sz w:val="23"/>
                              </w:rPr>
                              <w:t>only</w:t>
                            </w:r>
                            <w:r>
                              <w:rPr>
                                <w:color w:val="000000"/>
                                <w:spacing w:val="3"/>
                                <w:sz w:val="23"/>
                              </w:rPr>
                              <w:t xml:space="preserve"> </w:t>
                            </w:r>
                            <w:r>
                              <w:rPr>
                                <w:color w:val="000000"/>
                                <w:sz w:val="23"/>
                              </w:rPr>
                              <w:t>forest</w:t>
                            </w:r>
                            <w:r>
                              <w:rPr>
                                <w:color w:val="000000"/>
                                <w:spacing w:val="2"/>
                                <w:sz w:val="23"/>
                              </w:rPr>
                              <w:t xml:space="preserve"> </w:t>
                            </w:r>
                            <w:r>
                              <w:rPr>
                                <w:color w:val="000000"/>
                                <w:sz w:val="23"/>
                              </w:rPr>
                              <w:t>habitats</w:t>
                            </w:r>
                            <w:r>
                              <w:rPr>
                                <w:color w:val="000000"/>
                                <w:spacing w:val="3"/>
                                <w:sz w:val="23"/>
                              </w:rPr>
                              <w:t xml:space="preserve"> </w:t>
                            </w:r>
                            <w:r>
                              <w:rPr>
                                <w:color w:val="000000"/>
                                <w:sz w:val="23"/>
                              </w:rPr>
                              <w:t>and</w:t>
                            </w:r>
                            <w:r>
                              <w:rPr>
                                <w:color w:val="000000"/>
                                <w:spacing w:val="3"/>
                                <w:sz w:val="23"/>
                              </w:rPr>
                              <w:t xml:space="preserve"> </w:t>
                            </w:r>
                            <w:r>
                              <w:rPr>
                                <w:color w:val="000000"/>
                                <w:sz w:val="23"/>
                              </w:rPr>
                              <w:t>not</w:t>
                            </w:r>
                            <w:r>
                              <w:rPr>
                                <w:color w:val="000000"/>
                                <w:spacing w:val="3"/>
                                <w:sz w:val="23"/>
                              </w:rPr>
                              <w:t xml:space="preserve"> </w:t>
                            </w:r>
                            <w:r>
                              <w:rPr>
                                <w:color w:val="000000"/>
                                <w:sz w:val="23"/>
                              </w:rPr>
                              <w:t>also</w:t>
                            </w:r>
                            <w:r>
                              <w:rPr>
                                <w:color w:val="000000"/>
                                <w:spacing w:val="3"/>
                                <w:sz w:val="23"/>
                              </w:rPr>
                              <w:t xml:space="preserve"> </w:t>
                            </w:r>
                            <w:r>
                              <w:rPr>
                                <w:color w:val="000000"/>
                                <w:sz w:val="23"/>
                              </w:rPr>
                              <w:t>other</w:t>
                            </w:r>
                            <w:r>
                              <w:rPr>
                                <w:color w:val="000000"/>
                                <w:spacing w:val="2"/>
                                <w:sz w:val="23"/>
                              </w:rPr>
                              <w:t xml:space="preserve"> </w:t>
                            </w:r>
                            <w:r>
                              <w:rPr>
                                <w:color w:val="000000"/>
                                <w:sz w:val="23"/>
                              </w:rPr>
                              <w:t>habitat</w:t>
                            </w:r>
                            <w:r>
                              <w:rPr>
                                <w:color w:val="000000"/>
                                <w:spacing w:val="2"/>
                                <w:sz w:val="23"/>
                              </w:rPr>
                              <w:t xml:space="preserve"> </w:t>
                            </w:r>
                            <w:r>
                              <w:rPr>
                                <w:color w:val="000000"/>
                                <w:spacing w:val="-2"/>
                                <w:sz w:val="23"/>
                              </w:rPr>
                              <w:t>types?</w:t>
                            </w:r>
                          </w:p>
                        </w:txbxContent>
                      </wps:txbx>
                      <wps:bodyPr wrap="square" lIns="0" tIns="0" rIns="0" bIns="0" rtlCol="0">
                        <a:noAutofit/>
                      </wps:bodyPr>
                    </wps:wsp>
                  </a:graphicData>
                </a:graphic>
              </wp:inline>
            </w:drawing>
          </mc:Choice>
          <mc:Fallback>
            <w:pict>
              <v:shape id="Textbox 45" o:spid="_x0000_s1026" o:spt="202" type="#_x0000_t202" style="height:13.4pt;width:458.05pt;" fillcolor="#D9D9D9" filled="t" stroked="f" coordsize="21600,21600" o:gfxdata="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&#1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BaNG51AAAAAQBAAAPAAAAAAAAAAEAIAAAACIAAABk&#10;cnMvZG93bnJldi54bWxQSwECFAAUAAAACACHTuJAmGWM8tEBAACqAwAADgAAAAAAAAABACAAAAAj&#10;AQAAZHJzL2Uyb0RvYy54bWxQSwUGAAAAAAYABgBZAQAAZgUAAAAA&#10;">
                <v:fill on="t" focussize="0,0"/>
                <v:stroke on="f"/>
                <v:imagedata o:title=""/>
                <o:lock v:ext="edit" aspectratio="f"/>
                <v:textbox inset="0mm,0mm,0mm,0mm">
                  <w:txbxContent>
                    <w:p>
                      <w:pPr>
                        <w:spacing w:before="0" w:line="263" w:lineRule="exact"/>
                        <w:ind w:left="28" w:right="0" w:firstLine="0"/>
                        <w:jc w:val="left"/>
                        <w:rPr>
                          <w:color w:val="000000"/>
                          <w:sz w:val="23"/>
                        </w:rPr>
                      </w:pPr>
                      <w:r>
                        <w:rPr>
                          <w:color w:val="000000"/>
                          <w:sz w:val="23"/>
                        </w:rPr>
                        <w:t>L.</w:t>
                      </w:r>
                      <w:r>
                        <w:rPr>
                          <w:color w:val="000000"/>
                          <w:spacing w:val="1"/>
                          <w:sz w:val="23"/>
                        </w:rPr>
                        <w:t xml:space="preserve"> </w:t>
                      </w:r>
                      <w:r>
                        <w:rPr>
                          <w:color w:val="000000"/>
                          <w:sz w:val="23"/>
                        </w:rPr>
                        <w:t>207.</w:t>
                      </w:r>
                      <w:r>
                        <w:rPr>
                          <w:color w:val="000000"/>
                          <w:spacing w:val="2"/>
                          <w:sz w:val="23"/>
                        </w:rPr>
                        <w:t xml:space="preserve"> </w:t>
                      </w:r>
                      <w:r>
                        <w:rPr>
                          <w:color w:val="000000"/>
                          <w:sz w:val="23"/>
                        </w:rPr>
                        <w:t>Why</w:t>
                      </w:r>
                      <w:r>
                        <w:rPr>
                          <w:color w:val="000000"/>
                          <w:spacing w:val="2"/>
                          <w:sz w:val="23"/>
                        </w:rPr>
                        <w:t xml:space="preserve"> </w:t>
                      </w:r>
                      <w:r>
                        <w:rPr>
                          <w:color w:val="000000"/>
                          <w:sz w:val="23"/>
                        </w:rPr>
                        <w:t>only</w:t>
                      </w:r>
                      <w:r>
                        <w:rPr>
                          <w:color w:val="000000"/>
                          <w:spacing w:val="3"/>
                          <w:sz w:val="23"/>
                        </w:rPr>
                        <w:t xml:space="preserve"> </w:t>
                      </w:r>
                      <w:r>
                        <w:rPr>
                          <w:color w:val="000000"/>
                          <w:sz w:val="23"/>
                        </w:rPr>
                        <w:t>forest</w:t>
                      </w:r>
                      <w:r>
                        <w:rPr>
                          <w:color w:val="000000"/>
                          <w:spacing w:val="2"/>
                          <w:sz w:val="23"/>
                        </w:rPr>
                        <w:t xml:space="preserve"> </w:t>
                      </w:r>
                      <w:r>
                        <w:rPr>
                          <w:color w:val="000000"/>
                          <w:sz w:val="23"/>
                        </w:rPr>
                        <w:t>habitats</w:t>
                      </w:r>
                      <w:r>
                        <w:rPr>
                          <w:color w:val="000000"/>
                          <w:spacing w:val="3"/>
                          <w:sz w:val="23"/>
                        </w:rPr>
                        <w:t xml:space="preserve"> </w:t>
                      </w:r>
                      <w:r>
                        <w:rPr>
                          <w:color w:val="000000"/>
                          <w:sz w:val="23"/>
                        </w:rPr>
                        <w:t>and</w:t>
                      </w:r>
                      <w:r>
                        <w:rPr>
                          <w:color w:val="000000"/>
                          <w:spacing w:val="3"/>
                          <w:sz w:val="23"/>
                        </w:rPr>
                        <w:t xml:space="preserve"> </w:t>
                      </w:r>
                      <w:r>
                        <w:rPr>
                          <w:color w:val="000000"/>
                          <w:sz w:val="23"/>
                        </w:rPr>
                        <w:t>not</w:t>
                      </w:r>
                      <w:r>
                        <w:rPr>
                          <w:color w:val="000000"/>
                          <w:spacing w:val="3"/>
                          <w:sz w:val="23"/>
                        </w:rPr>
                        <w:t xml:space="preserve"> </w:t>
                      </w:r>
                      <w:r>
                        <w:rPr>
                          <w:color w:val="000000"/>
                          <w:sz w:val="23"/>
                        </w:rPr>
                        <w:t>also</w:t>
                      </w:r>
                      <w:r>
                        <w:rPr>
                          <w:color w:val="000000"/>
                          <w:spacing w:val="3"/>
                          <w:sz w:val="23"/>
                        </w:rPr>
                        <w:t xml:space="preserve"> </w:t>
                      </w:r>
                      <w:r>
                        <w:rPr>
                          <w:color w:val="000000"/>
                          <w:sz w:val="23"/>
                        </w:rPr>
                        <w:t>other</w:t>
                      </w:r>
                      <w:r>
                        <w:rPr>
                          <w:color w:val="000000"/>
                          <w:spacing w:val="2"/>
                          <w:sz w:val="23"/>
                        </w:rPr>
                        <w:t xml:space="preserve"> </w:t>
                      </w:r>
                      <w:r>
                        <w:rPr>
                          <w:color w:val="000000"/>
                          <w:sz w:val="23"/>
                        </w:rPr>
                        <w:t>habitat</w:t>
                      </w:r>
                      <w:r>
                        <w:rPr>
                          <w:color w:val="000000"/>
                          <w:spacing w:val="2"/>
                          <w:sz w:val="23"/>
                        </w:rPr>
                        <w:t xml:space="preserve"> </w:t>
                      </w:r>
                      <w:r>
                        <w:rPr>
                          <w:color w:val="000000"/>
                          <w:spacing w:val="-2"/>
                          <w:sz w:val="23"/>
                        </w:rPr>
                        <w:t>types?</w:t>
                      </w:r>
                    </w:p>
                  </w:txbxContent>
                </v:textbox>
                <w10:wrap type="none"/>
                <w10:anchorlock/>
              </v:shape>
            </w:pict>
          </mc:Fallback>
        </mc:AlternateContent>
      </w:r>
    </w:p>
    <w:p>
      <w:pPr>
        <w:spacing w:before="251" w:line="242" w:lineRule="auto"/>
        <w:ind w:left="1400" w:right="401" w:firstLine="0"/>
        <w:jc w:val="left"/>
        <w:rPr>
          <w:sz w:val="23"/>
        </w:rPr>
      </w:pPr>
      <w:r>
        <w:rPr>
          <w:b/>
          <w:sz w:val="23"/>
        </w:rPr>
        <w:t>[Reply]</w:t>
      </w:r>
      <w:r>
        <w:rPr>
          <w:b/>
          <w:spacing w:val="80"/>
          <w:sz w:val="23"/>
        </w:rPr>
        <w:t xml:space="preserve"> </w:t>
      </w:r>
      <w:r>
        <w:rPr>
          <w:sz w:val="23"/>
        </w:rPr>
        <w:t>This is because the landscape types surrounding our study farms are mostly farmlands and forests.</w:t>
      </w:r>
      <w:r>
        <w:rPr>
          <w:spacing w:val="80"/>
          <w:sz w:val="23"/>
        </w:rPr>
        <w:t xml:space="preserve"> </w:t>
      </w:r>
      <w:r>
        <w:rPr>
          <w:sz w:val="23"/>
        </w:rPr>
        <w:t>Therefore, we examined the forest habitats to understand their potential effect on our study farms.</w:t>
      </w:r>
    </w:p>
    <w:p>
      <w:pPr>
        <w:pStyle w:val="6"/>
        <w:spacing w:before="17"/>
        <w:rPr>
          <w:sz w:val="20"/>
        </w:rPr>
      </w:pPr>
      <w:r>
        <mc:AlternateContent>
          <mc:Choice Requires="wps">
            <w:drawing>
              <wp:anchor distT="0" distB="0" distL="0" distR="0" simplePos="0" relativeHeight="251686912" behindDoc="1" locked="0" layoutInCell="1" allowOverlap="1">
                <wp:simplePos x="0" y="0"/>
                <wp:positionH relativeFrom="page">
                  <wp:posOffset>870585</wp:posOffset>
                </wp:positionH>
                <wp:positionV relativeFrom="paragraph">
                  <wp:posOffset>172085</wp:posOffset>
                </wp:positionV>
                <wp:extent cx="5817235" cy="681355"/>
                <wp:effectExtent l="0" t="0" r="0" b="0"/>
                <wp:wrapTopAndBottom/>
                <wp:docPr id="46" name="Textbox 46"/>
                <wp:cNvGraphicFramePr/>
                <a:graphic xmlns:a="http://schemas.openxmlformats.org/drawingml/2006/main">
                  <a:graphicData uri="http://schemas.microsoft.com/office/word/2010/wordprocessingShape">
                    <wps:wsp>
                      <wps:cNvSpPr txBox="1"/>
                      <wps:spPr>
                        <a:xfrm>
                          <a:off x="0" y="0"/>
                          <a:ext cx="5817235" cy="681355"/>
                        </a:xfrm>
                        <a:prstGeom prst="rect">
                          <a:avLst/>
                        </a:prstGeom>
                        <a:solidFill>
                          <a:srgbClr val="D9D9D9"/>
                        </a:solidFill>
                      </wps:spPr>
                      <wps:txbx>
                        <w:txbxContent>
                          <w:p>
                            <w:pPr>
                              <w:spacing w:before="0" w:line="242" w:lineRule="auto"/>
                              <w:ind w:left="470" w:right="243" w:hanging="442"/>
                              <w:jc w:val="left"/>
                              <w:rPr>
                                <w:color w:val="000000"/>
                                <w:sz w:val="23"/>
                              </w:rPr>
                            </w:pPr>
                            <w:r>
                              <w:rPr>
                                <w:color w:val="000000"/>
                                <w:sz w:val="23"/>
                              </w:rPr>
                              <w:t xml:space="preserve">L. 211. Spiders can use the sit-and-move and active hunting too. For example, oxyopids and clubionids that were included in the analyses (TableS1) do not use sit-and-wait. Oxyopids use sit-and-move strategy while clubionids use active hunting. Just use different </w:t>
                            </w:r>
                            <w:r>
                              <w:rPr>
                                <w:color w:val="000000"/>
                                <w:spacing w:val="-2"/>
                                <w:sz w:val="23"/>
                              </w:rPr>
                              <w:t>justification.</w:t>
                            </w:r>
                          </w:p>
                        </w:txbxContent>
                      </wps:txbx>
                      <wps:bodyPr wrap="square" lIns="0" tIns="0" rIns="0" bIns="0" rtlCol="0">
                        <a:noAutofit/>
                      </wps:bodyPr>
                    </wps:wsp>
                  </a:graphicData>
                </a:graphic>
              </wp:anchor>
            </w:drawing>
          </mc:Choice>
          <mc:Fallback>
            <w:pict>
              <v:shape id="Textbox 46" o:spid="_x0000_s1026" o:spt="202" type="#_x0000_t202" style="position:absolute;left:0pt;margin-left:68.55pt;margin-top:13.55pt;height:53.65pt;width:458.05pt;mso-position-horizontal-relative:page;mso-wrap-distance-bottom:0pt;mso-wrap-distance-top:0pt;z-index:-251629568;mso-width-relative:page;mso-height-relative:page;" fillcolor="#D9D9D9" filled="t" stroked="f" coordsize="21600,21600" o:gfxdata="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KDwGdcAAAALAQAADwAAAAAAAAABACAAAAAiAAAA&#10;ZHJzL2Rvd25yZXYueG1sUEsBAhQAFAAAAAgAh07iQJ0aS0DPAQAAqgMAAA4AAAAAAAAAAQAgAAAA&#10;JgEAAGRycy9lMm9Eb2MueG1sUEsFBgAAAAAGAAYAWQEAAGcFAAAAAA==&#10;">
                <v:fill on="t" focussize="0,0"/>
                <v:stroke on="f"/>
                <v:imagedata o:title=""/>
                <o:lock v:ext="edit" aspectratio="f"/>
                <v:textbox inset="0mm,0mm,0mm,0mm">
                  <w:txbxContent>
                    <w:p>
                      <w:pPr>
                        <w:spacing w:before="0" w:line="242" w:lineRule="auto"/>
                        <w:ind w:left="470" w:right="243" w:hanging="442"/>
                        <w:jc w:val="left"/>
                        <w:rPr>
                          <w:color w:val="000000"/>
                          <w:sz w:val="23"/>
                        </w:rPr>
                      </w:pPr>
                      <w:r>
                        <w:rPr>
                          <w:color w:val="000000"/>
                          <w:sz w:val="23"/>
                        </w:rPr>
                        <w:t xml:space="preserve">L. 211. Spiders can use the sit-and-move and active hunting too. For example, oxyopids and clubionids that were included in the analyses (TableS1) do not use sit-and-wait. Oxyopids use sit-and-move strategy while clubionids use active hunting. Just use different </w:t>
                      </w:r>
                      <w:r>
                        <w:rPr>
                          <w:color w:val="000000"/>
                          <w:spacing w:val="-2"/>
                          <w:sz w:val="23"/>
                        </w:rPr>
                        <w:t>justification.</w:t>
                      </w:r>
                    </w:p>
                  </w:txbxContent>
                </v:textbox>
                <w10:wrap type="topAndBottom"/>
              </v:shape>
            </w:pict>
          </mc:Fallback>
        </mc:AlternateContent>
      </w:r>
    </w:p>
    <w:p>
      <w:pPr>
        <w:pStyle w:val="6"/>
        <w:spacing w:before="4"/>
        <w:rPr>
          <w:sz w:val="23"/>
        </w:rPr>
      </w:pPr>
    </w:p>
    <w:p>
      <w:pPr>
        <w:spacing w:before="0" w:line="242" w:lineRule="auto"/>
        <w:ind w:left="1400" w:right="289" w:firstLine="0"/>
        <w:jc w:val="left"/>
        <w:rPr>
          <w:sz w:val="23"/>
        </w:rPr>
      </w:pPr>
      <w:r>
        <w:rPr>
          <w:b/>
          <w:sz w:val="23"/>
        </w:rPr>
        <w:t>[Reply]</w:t>
      </w:r>
      <w:r>
        <w:rPr>
          <w:b/>
          <w:spacing w:val="80"/>
          <w:sz w:val="23"/>
        </w:rPr>
        <w:t xml:space="preserve"> </w:t>
      </w:r>
      <w:r>
        <w:rPr>
          <w:sz w:val="23"/>
        </w:rPr>
        <w:t>Thanks for pointing this out.</w:t>
      </w:r>
      <w:r>
        <w:rPr>
          <w:spacing w:val="40"/>
          <w:sz w:val="23"/>
        </w:rPr>
        <w:t xml:space="preserve"> </w:t>
      </w:r>
      <w:r>
        <w:rPr>
          <w:sz w:val="23"/>
        </w:rPr>
        <w:t>As suggested, we now remove the “sit-and-wait vs. active hunting” here.</w:t>
      </w:r>
      <w:r>
        <w:rPr>
          <w:spacing w:val="40"/>
          <w:sz w:val="23"/>
        </w:rPr>
        <w:t xml:space="preserve"> </w:t>
      </w:r>
      <w:r>
        <w:rPr>
          <w:sz w:val="23"/>
        </w:rPr>
        <w:t>Please note that long-jawed orb-weavers (</w:t>
      </w:r>
      <w:r>
        <w:rPr>
          <w:i/>
          <w:sz w:val="23"/>
        </w:rPr>
        <w:t>Tetragnatha</w:t>
      </w:r>
      <w:r>
        <w:rPr>
          <w:sz w:val="23"/>
        </w:rPr>
        <w:t>) were the most abundant genus in our spider samples.</w:t>
      </w:r>
      <w:r>
        <w:rPr>
          <w:spacing w:val="40"/>
          <w:sz w:val="23"/>
        </w:rPr>
        <w:t xml:space="preserve"> </w:t>
      </w:r>
      <w:r>
        <w:rPr>
          <w:sz w:val="23"/>
        </w:rPr>
        <w:t>Therefore, we mentioned their sit-and-wait foraging behavior vs. ladybeetles’ active hunting behavior in Discussion (Line 322).</w:t>
      </w:r>
    </w:p>
    <w:p>
      <w:pPr>
        <w:pStyle w:val="6"/>
        <w:spacing w:before="19"/>
        <w:rPr>
          <w:sz w:val="20"/>
        </w:rPr>
      </w:pPr>
      <w:r>
        <mc:AlternateContent>
          <mc:Choice Requires="wps">
            <w:drawing>
              <wp:anchor distT="0" distB="0" distL="0" distR="0" simplePos="0" relativeHeight="251686912" behindDoc="1" locked="0" layoutInCell="1" allowOverlap="1">
                <wp:simplePos x="0" y="0"/>
                <wp:positionH relativeFrom="page">
                  <wp:posOffset>870585</wp:posOffset>
                </wp:positionH>
                <wp:positionV relativeFrom="paragraph">
                  <wp:posOffset>173355</wp:posOffset>
                </wp:positionV>
                <wp:extent cx="5817235" cy="170815"/>
                <wp:effectExtent l="0" t="0" r="0" b="0"/>
                <wp:wrapTopAndBottom/>
                <wp:docPr id="47" name="Textbox 47"/>
                <wp:cNvGraphicFramePr/>
                <a:graphic xmlns:a="http://schemas.openxmlformats.org/drawingml/2006/main">
                  <a:graphicData uri="http://schemas.microsoft.com/office/word/2010/wordprocessingShape">
                    <wps:wsp>
                      <wps:cNvSpPr txBox="1"/>
                      <wps:spPr>
                        <a:xfrm>
                          <a:off x="0" y="0"/>
                          <a:ext cx="5817235" cy="170815"/>
                        </a:xfrm>
                        <a:prstGeom prst="rect">
                          <a:avLst/>
                        </a:prstGeom>
                        <a:solidFill>
                          <a:srgbClr val="D9D9D9"/>
                        </a:solidFill>
                      </wps:spPr>
                      <wps:txbx>
                        <w:txbxContent>
                          <w:p>
                            <w:pPr>
                              <w:spacing w:before="0"/>
                              <w:ind w:left="28" w:right="0" w:firstLine="0"/>
                              <w:jc w:val="left"/>
                              <w:rPr>
                                <w:color w:val="000000"/>
                                <w:sz w:val="23"/>
                              </w:rPr>
                            </w:pPr>
                            <w:r>
                              <w:rPr>
                                <w:color w:val="000000"/>
                                <w:sz w:val="23"/>
                              </w:rPr>
                              <w:t>L.</w:t>
                            </w:r>
                            <w:r>
                              <w:rPr>
                                <w:color w:val="000000"/>
                                <w:spacing w:val="2"/>
                                <w:sz w:val="23"/>
                              </w:rPr>
                              <w:t xml:space="preserve"> </w:t>
                            </w:r>
                            <w:r>
                              <w:rPr>
                                <w:color w:val="000000"/>
                                <w:sz w:val="23"/>
                              </w:rPr>
                              <w:t>270.</w:t>
                            </w:r>
                            <w:r>
                              <w:rPr>
                                <w:color w:val="000000"/>
                                <w:spacing w:val="3"/>
                                <w:sz w:val="23"/>
                              </w:rPr>
                              <w:t xml:space="preserve"> </w:t>
                            </w:r>
                            <w:r>
                              <w:rPr>
                                <w:color w:val="000000"/>
                                <w:sz w:val="23"/>
                              </w:rPr>
                              <w:t>Paddy</w:t>
                            </w:r>
                            <w:r>
                              <w:rPr>
                                <w:color w:val="000000"/>
                                <w:spacing w:val="4"/>
                                <w:sz w:val="23"/>
                              </w:rPr>
                              <w:t xml:space="preserve"> </w:t>
                            </w:r>
                            <w:r>
                              <w:rPr>
                                <w:color w:val="000000"/>
                                <w:sz w:val="23"/>
                              </w:rPr>
                              <w:t>fields</w:t>
                            </w:r>
                            <w:r>
                              <w:rPr>
                                <w:color w:val="000000"/>
                                <w:spacing w:val="3"/>
                                <w:sz w:val="23"/>
                              </w:rPr>
                              <w:t xml:space="preserve"> </w:t>
                            </w:r>
                            <w:r>
                              <w:rPr>
                                <w:color w:val="000000"/>
                                <w:sz w:val="23"/>
                              </w:rPr>
                              <w:t>instead</w:t>
                            </w:r>
                            <w:r>
                              <w:rPr>
                                <w:color w:val="000000"/>
                                <w:spacing w:val="3"/>
                                <w:sz w:val="23"/>
                              </w:rPr>
                              <w:t xml:space="preserve"> </w:t>
                            </w:r>
                            <w:r>
                              <w:rPr>
                                <w:color w:val="000000"/>
                                <w:sz w:val="23"/>
                              </w:rPr>
                              <w:t>of</w:t>
                            </w:r>
                            <w:r>
                              <w:rPr>
                                <w:color w:val="000000"/>
                                <w:spacing w:val="3"/>
                                <w:sz w:val="23"/>
                              </w:rPr>
                              <w:t xml:space="preserve"> </w:t>
                            </w:r>
                            <w:r>
                              <w:rPr>
                                <w:color w:val="000000"/>
                                <w:sz w:val="23"/>
                              </w:rPr>
                              <w:t>agro-</w:t>
                            </w:r>
                            <w:r>
                              <w:rPr>
                                <w:color w:val="000000"/>
                                <w:spacing w:val="-2"/>
                                <w:sz w:val="23"/>
                              </w:rPr>
                              <w:t>ecosystems</w:t>
                            </w:r>
                          </w:p>
                        </w:txbxContent>
                      </wps:txbx>
                      <wps:bodyPr wrap="square" lIns="0" tIns="0" rIns="0" bIns="0" rtlCol="0">
                        <a:noAutofit/>
                      </wps:bodyPr>
                    </wps:wsp>
                  </a:graphicData>
                </a:graphic>
              </wp:anchor>
            </w:drawing>
          </mc:Choice>
          <mc:Fallback>
            <w:pict>
              <v:shape id="Textbox 47" o:spid="_x0000_s1026" o:spt="202" type="#_x0000_t202" style="position:absolute;left:0pt;margin-left:68.55pt;margin-top:13.65pt;height:13.45pt;width:458.05pt;mso-position-horizontal-relative:page;mso-wrap-distance-bottom:0pt;mso-wrap-distance-top:0pt;z-index:-251629568;mso-width-relative:page;mso-height-relative:page;" fillcolor="#D9D9D9" filled="t" stroked="f" coordsize="21600,21600" o:gfxdata="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We8vYAAAACgEAAA8AAAAAAAAAAQAgAAAAIgAA&#10;AGRycy9kb3ducmV2LnhtbFBLAQIUABQAAAAIAIdO4kCRc5tkzwEAAKoDAAAOAAAAAAAAAAEAIAAA&#10;ACcBAABkcnMvZTJvRG9jLnhtbFBLBQYAAAAABgAGAFkBAABoBQAAAAA=&#10;">
                <v:fill on="t" focussize="0,0"/>
                <v:stroke on="f"/>
                <v:imagedata o:title=""/>
                <o:lock v:ext="edit" aspectratio="f"/>
                <v:textbox inset="0mm,0mm,0mm,0mm">
                  <w:txbxContent>
                    <w:p>
                      <w:pPr>
                        <w:spacing w:before="0"/>
                        <w:ind w:left="28" w:right="0" w:firstLine="0"/>
                        <w:jc w:val="left"/>
                        <w:rPr>
                          <w:color w:val="000000"/>
                          <w:sz w:val="23"/>
                        </w:rPr>
                      </w:pPr>
                      <w:r>
                        <w:rPr>
                          <w:color w:val="000000"/>
                          <w:sz w:val="23"/>
                        </w:rPr>
                        <w:t>L.</w:t>
                      </w:r>
                      <w:r>
                        <w:rPr>
                          <w:color w:val="000000"/>
                          <w:spacing w:val="2"/>
                          <w:sz w:val="23"/>
                        </w:rPr>
                        <w:t xml:space="preserve"> </w:t>
                      </w:r>
                      <w:r>
                        <w:rPr>
                          <w:color w:val="000000"/>
                          <w:sz w:val="23"/>
                        </w:rPr>
                        <w:t>270.</w:t>
                      </w:r>
                      <w:r>
                        <w:rPr>
                          <w:color w:val="000000"/>
                          <w:spacing w:val="3"/>
                          <w:sz w:val="23"/>
                        </w:rPr>
                        <w:t xml:space="preserve"> </w:t>
                      </w:r>
                      <w:r>
                        <w:rPr>
                          <w:color w:val="000000"/>
                          <w:sz w:val="23"/>
                        </w:rPr>
                        <w:t>Paddy</w:t>
                      </w:r>
                      <w:r>
                        <w:rPr>
                          <w:color w:val="000000"/>
                          <w:spacing w:val="4"/>
                          <w:sz w:val="23"/>
                        </w:rPr>
                        <w:t xml:space="preserve"> </w:t>
                      </w:r>
                      <w:r>
                        <w:rPr>
                          <w:color w:val="000000"/>
                          <w:sz w:val="23"/>
                        </w:rPr>
                        <w:t>fields</w:t>
                      </w:r>
                      <w:r>
                        <w:rPr>
                          <w:color w:val="000000"/>
                          <w:spacing w:val="3"/>
                          <w:sz w:val="23"/>
                        </w:rPr>
                        <w:t xml:space="preserve"> </w:t>
                      </w:r>
                      <w:r>
                        <w:rPr>
                          <w:color w:val="000000"/>
                          <w:sz w:val="23"/>
                        </w:rPr>
                        <w:t>instead</w:t>
                      </w:r>
                      <w:r>
                        <w:rPr>
                          <w:color w:val="000000"/>
                          <w:spacing w:val="3"/>
                          <w:sz w:val="23"/>
                        </w:rPr>
                        <w:t xml:space="preserve"> </w:t>
                      </w:r>
                      <w:r>
                        <w:rPr>
                          <w:color w:val="000000"/>
                          <w:sz w:val="23"/>
                        </w:rPr>
                        <w:t>of</w:t>
                      </w:r>
                      <w:r>
                        <w:rPr>
                          <w:color w:val="000000"/>
                          <w:spacing w:val="3"/>
                          <w:sz w:val="23"/>
                        </w:rPr>
                        <w:t xml:space="preserve"> </w:t>
                      </w:r>
                      <w:r>
                        <w:rPr>
                          <w:color w:val="000000"/>
                          <w:sz w:val="23"/>
                        </w:rPr>
                        <w:t>agro-</w:t>
                      </w:r>
                      <w:r>
                        <w:rPr>
                          <w:color w:val="000000"/>
                          <w:spacing w:val="-2"/>
                          <w:sz w:val="23"/>
                        </w:rPr>
                        <w:t>ecosystems</w:t>
                      </w:r>
                    </w:p>
                  </w:txbxContent>
                </v:textbox>
                <w10:wrap type="topAndBottom"/>
              </v:shape>
            </w:pict>
          </mc:Fallback>
        </mc:AlternateContent>
      </w:r>
    </w:p>
    <w:p>
      <w:pPr>
        <w:pStyle w:val="6"/>
        <w:spacing w:before="4"/>
        <w:rPr>
          <w:sz w:val="23"/>
        </w:rPr>
      </w:pPr>
    </w:p>
    <w:p>
      <w:pPr>
        <w:spacing w:before="0"/>
        <w:ind w:left="611" w:right="269" w:firstLine="0"/>
        <w:jc w:val="center"/>
        <w:rPr>
          <w:sz w:val="23"/>
        </w:rPr>
      </w:pPr>
      <w:r>
        <w:rPr>
          <w:b/>
          <w:sz w:val="23"/>
        </w:rPr>
        <w:t>[Reply]</w:t>
      </w:r>
      <w:r>
        <w:rPr>
          <w:b/>
          <w:spacing w:val="34"/>
          <w:sz w:val="23"/>
        </w:rPr>
        <w:t xml:space="preserve">  </w:t>
      </w:r>
      <w:r>
        <w:rPr>
          <w:sz w:val="23"/>
        </w:rPr>
        <w:t>For</w:t>
      </w:r>
      <w:r>
        <w:rPr>
          <w:spacing w:val="3"/>
          <w:sz w:val="23"/>
        </w:rPr>
        <w:t xml:space="preserve"> </w:t>
      </w:r>
      <w:r>
        <w:rPr>
          <w:sz w:val="23"/>
        </w:rPr>
        <w:t>clarify,</w:t>
      </w:r>
      <w:r>
        <w:rPr>
          <w:spacing w:val="3"/>
          <w:sz w:val="23"/>
        </w:rPr>
        <w:t xml:space="preserve"> </w:t>
      </w:r>
      <w:r>
        <w:rPr>
          <w:sz w:val="23"/>
        </w:rPr>
        <w:t>we</w:t>
      </w:r>
      <w:r>
        <w:rPr>
          <w:spacing w:val="3"/>
          <w:sz w:val="23"/>
        </w:rPr>
        <w:t xml:space="preserve"> </w:t>
      </w:r>
      <w:r>
        <w:rPr>
          <w:sz w:val="23"/>
        </w:rPr>
        <w:t>now</w:t>
      </w:r>
      <w:r>
        <w:rPr>
          <w:spacing w:val="3"/>
          <w:sz w:val="23"/>
        </w:rPr>
        <w:t xml:space="preserve"> </w:t>
      </w:r>
      <w:r>
        <w:rPr>
          <w:sz w:val="23"/>
        </w:rPr>
        <w:t>use</w:t>
      </w:r>
      <w:r>
        <w:rPr>
          <w:spacing w:val="4"/>
          <w:sz w:val="23"/>
        </w:rPr>
        <w:t xml:space="preserve"> </w:t>
      </w:r>
      <w:r>
        <w:rPr>
          <w:sz w:val="23"/>
        </w:rPr>
        <w:t>“rice</w:t>
      </w:r>
      <w:r>
        <w:rPr>
          <w:spacing w:val="3"/>
          <w:sz w:val="23"/>
        </w:rPr>
        <w:t xml:space="preserve"> </w:t>
      </w:r>
      <w:r>
        <w:rPr>
          <w:sz w:val="23"/>
        </w:rPr>
        <w:t>agro-ecosystems”</w:t>
      </w:r>
      <w:r>
        <w:rPr>
          <w:spacing w:val="3"/>
          <w:sz w:val="23"/>
        </w:rPr>
        <w:t xml:space="preserve"> </w:t>
      </w:r>
      <w:r>
        <w:rPr>
          <w:sz w:val="23"/>
        </w:rPr>
        <w:t>instead</w:t>
      </w:r>
      <w:r>
        <w:rPr>
          <w:spacing w:val="3"/>
          <w:sz w:val="23"/>
        </w:rPr>
        <w:t xml:space="preserve"> </w:t>
      </w:r>
      <w:r>
        <w:rPr>
          <w:sz w:val="23"/>
        </w:rPr>
        <w:t>of</w:t>
      </w:r>
      <w:r>
        <w:rPr>
          <w:spacing w:val="3"/>
          <w:sz w:val="23"/>
        </w:rPr>
        <w:t xml:space="preserve"> </w:t>
      </w:r>
      <w:r>
        <w:rPr>
          <w:sz w:val="23"/>
        </w:rPr>
        <w:t>“agro-</w:t>
      </w:r>
      <w:r>
        <w:rPr>
          <w:spacing w:val="-2"/>
          <w:sz w:val="23"/>
        </w:rPr>
        <w:t>ecosystems”.</w:t>
      </w:r>
    </w:p>
    <w:p>
      <w:pPr>
        <w:pStyle w:val="6"/>
        <w:spacing w:before="18"/>
        <w:rPr>
          <w:sz w:val="20"/>
        </w:rPr>
      </w:pPr>
      <w:r>
        <mc:AlternateContent>
          <mc:Choice Requires="wps">
            <w:drawing>
              <wp:anchor distT="0" distB="0" distL="0" distR="0" simplePos="0" relativeHeight="251687936" behindDoc="1" locked="0" layoutInCell="1" allowOverlap="1">
                <wp:simplePos x="0" y="0"/>
                <wp:positionH relativeFrom="page">
                  <wp:posOffset>870585</wp:posOffset>
                </wp:positionH>
                <wp:positionV relativeFrom="paragraph">
                  <wp:posOffset>172720</wp:posOffset>
                </wp:positionV>
                <wp:extent cx="5817235" cy="170815"/>
                <wp:effectExtent l="0" t="0" r="0" b="0"/>
                <wp:wrapTopAndBottom/>
                <wp:docPr id="48" name="Textbox 48"/>
                <wp:cNvGraphicFramePr/>
                <a:graphic xmlns:a="http://schemas.openxmlformats.org/drawingml/2006/main">
                  <a:graphicData uri="http://schemas.microsoft.com/office/word/2010/wordprocessingShape">
                    <wps:wsp>
                      <wps:cNvSpPr txBox="1"/>
                      <wps:spPr>
                        <a:xfrm>
                          <a:off x="0" y="0"/>
                          <a:ext cx="5817235" cy="170815"/>
                        </a:xfrm>
                        <a:prstGeom prst="rect">
                          <a:avLst/>
                        </a:prstGeom>
                        <a:solidFill>
                          <a:srgbClr val="D9D9D9"/>
                        </a:solidFill>
                      </wps:spPr>
                      <wps:txbx>
                        <w:txbxContent>
                          <w:p>
                            <w:pPr>
                              <w:spacing w:before="0"/>
                              <w:ind w:left="28" w:right="0" w:firstLine="0"/>
                              <w:jc w:val="left"/>
                              <w:rPr>
                                <w:color w:val="000000"/>
                                <w:sz w:val="23"/>
                              </w:rPr>
                            </w:pPr>
                            <w:r>
                              <w:rPr>
                                <w:color w:val="000000"/>
                                <w:sz w:val="23"/>
                              </w:rPr>
                              <w:t>L.</w:t>
                            </w:r>
                            <w:r>
                              <w:rPr>
                                <w:color w:val="000000"/>
                                <w:spacing w:val="2"/>
                                <w:sz w:val="23"/>
                              </w:rPr>
                              <w:t xml:space="preserve"> </w:t>
                            </w:r>
                            <w:r>
                              <w:rPr>
                                <w:color w:val="000000"/>
                                <w:sz w:val="23"/>
                              </w:rPr>
                              <w:t>283.</w:t>
                            </w:r>
                            <w:r>
                              <w:rPr>
                                <w:color w:val="000000"/>
                                <w:spacing w:val="3"/>
                                <w:sz w:val="23"/>
                              </w:rPr>
                              <w:t xml:space="preserve"> </w:t>
                            </w:r>
                            <w:r>
                              <w:rPr>
                                <w:color w:val="000000"/>
                                <w:sz w:val="23"/>
                              </w:rPr>
                              <w:t>Forest</w:t>
                            </w:r>
                            <w:r>
                              <w:rPr>
                                <w:color w:val="000000"/>
                                <w:spacing w:val="5"/>
                                <w:sz w:val="23"/>
                              </w:rPr>
                              <w:t xml:space="preserve"> </w:t>
                            </w:r>
                            <w:r>
                              <w:rPr>
                                <w:color w:val="000000"/>
                                <w:sz w:val="23"/>
                              </w:rPr>
                              <w:t>cover</w:t>
                            </w:r>
                            <w:r>
                              <w:rPr>
                                <w:color w:val="000000"/>
                                <w:spacing w:val="2"/>
                                <w:sz w:val="23"/>
                              </w:rPr>
                              <w:t xml:space="preserve"> </w:t>
                            </w:r>
                            <w:r>
                              <w:rPr>
                                <w:color w:val="000000"/>
                                <w:sz w:val="23"/>
                              </w:rPr>
                              <w:t>instead</w:t>
                            </w:r>
                            <w:r>
                              <w:rPr>
                                <w:color w:val="000000"/>
                                <w:spacing w:val="3"/>
                                <w:sz w:val="23"/>
                              </w:rPr>
                              <w:t xml:space="preserve"> </w:t>
                            </w:r>
                            <w:r>
                              <w:rPr>
                                <w:color w:val="000000"/>
                                <w:sz w:val="23"/>
                              </w:rPr>
                              <w:t>of</w:t>
                            </w:r>
                            <w:r>
                              <w:rPr>
                                <w:color w:val="000000"/>
                                <w:spacing w:val="3"/>
                                <w:sz w:val="23"/>
                              </w:rPr>
                              <w:t xml:space="preserve"> </w:t>
                            </w:r>
                            <w:r>
                              <w:rPr>
                                <w:color w:val="000000"/>
                                <w:sz w:val="23"/>
                              </w:rPr>
                              <w:t>surrounding</w:t>
                            </w:r>
                            <w:r>
                              <w:rPr>
                                <w:color w:val="000000"/>
                                <w:spacing w:val="4"/>
                                <w:sz w:val="23"/>
                              </w:rPr>
                              <w:t xml:space="preserve"> </w:t>
                            </w:r>
                            <w:r>
                              <w:rPr>
                                <w:color w:val="000000"/>
                                <w:spacing w:val="-2"/>
                                <w:sz w:val="23"/>
                              </w:rPr>
                              <w:t>landscape.</w:t>
                            </w:r>
                          </w:p>
                        </w:txbxContent>
                      </wps:txbx>
                      <wps:bodyPr wrap="square" lIns="0" tIns="0" rIns="0" bIns="0" rtlCol="0">
                        <a:noAutofit/>
                      </wps:bodyPr>
                    </wps:wsp>
                  </a:graphicData>
                </a:graphic>
              </wp:anchor>
            </w:drawing>
          </mc:Choice>
          <mc:Fallback>
            <w:pict>
              <v:shape id="Textbox 48" o:spid="_x0000_s1026" o:spt="202" type="#_x0000_t202" style="position:absolute;left:0pt;margin-left:68.55pt;margin-top:13.6pt;height:13.45pt;width:458.05pt;mso-position-horizontal-relative:page;mso-wrap-distance-bottom:0pt;mso-wrap-distance-top:0pt;z-index:-251628544;mso-width-relative:page;mso-height-relative:page;" fillcolor="#D9D9D9" filled="t" stroked="f" coordsize="21600,21600" o:gfxdata="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XH3ejYAAAACgEAAA8AAAAAAAAAAQAgAAAAIgAA&#10;AGRycy9kb3ducmV2LnhtbFBLAQIUABQAAAAIAIdO4kC2lPeczwEAAKoDAAAOAAAAAAAAAAEAIAAA&#10;ACcBAABkcnMvZTJvRG9jLnhtbFBLBQYAAAAABgAGAFkBAABoBQAAAAA=&#10;">
                <v:fill on="t" focussize="0,0"/>
                <v:stroke on="f"/>
                <v:imagedata o:title=""/>
                <o:lock v:ext="edit" aspectratio="f"/>
                <v:textbox inset="0mm,0mm,0mm,0mm">
                  <w:txbxContent>
                    <w:p>
                      <w:pPr>
                        <w:spacing w:before="0"/>
                        <w:ind w:left="28" w:right="0" w:firstLine="0"/>
                        <w:jc w:val="left"/>
                        <w:rPr>
                          <w:color w:val="000000"/>
                          <w:sz w:val="23"/>
                        </w:rPr>
                      </w:pPr>
                      <w:r>
                        <w:rPr>
                          <w:color w:val="000000"/>
                          <w:sz w:val="23"/>
                        </w:rPr>
                        <w:t>L.</w:t>
                      </w:r>
                      <w:r>
                        <w:rPr>
                          <w:color w:val="000000"/>
                          <w:spacing w:val="2"/>
                          <w:sz w:val="23"/>
                        </w:rPr>
                        <w:t xml:space="preserve"> </w:t>
                      </w:r>
                      <w:r>
                        <w:rPr>
                          <w:color w:val="000000"/>
                          <w:sz w:val="23"/>
                        </w:rPr>
                        <w:t>283.</w:t>
                      </w:r>
                      <w:r>
                        <w:rPr>
                          <w:color w:val="000000"/>
                          <w:spacing w:val="3"/>
                          <w:sz w:val="23"/>
                        </w:rPr>
                        <w:t xml:space="preserve"> </w:t>
                      </w:r>
                      <w:r>
                        <w:rPr>
                          <w:color w:val="000000"/>
                          <w:sz w:val="23"/>
                        </w:rPr>
                        <w:t>Forest</w:t>
                      </w:r>
                      <w:r>
                        <w:rPr>
                          <w:color w:val="000000"/>
                          <w:spacing w:val="5"/>
                          <w:sz w:val="23"/>
                        </w:rPr>
                        <w:t xml:space="preserve"> </w:t>
                      </w:r>
                      <w:r>
                        <w:rPr>
                          <w:color w:val="000000"/>
                          <w:sz w:val="23"/>
                        </w:rPr>
                        <w:t>cover</w:t>
                      </w:r>
                      <w:r>
                        <w:rPr>
                          <w:color w:val="000000"/>
                          <w:spacing w:val="2"/>
                          <w:sz w:val="23"/>
                        </w:rPr>
                        <w:t xml:space="preserve"> </w:t>
                      </w:r>
                      <w:r>
                        <w:rPr>
                          <w:color w:val="000000"/>
                          <w:sz w:val="23"/>
                        </w:rPr>
                        <w:t>instead</w:t>
                      </w:r>
                      <w:r>
                        <w:rPr>
                          <w:color w:val="000000"/>
                          <w:spacing w:val="3"/>
                          <w:sz w:val="23"/>
                        </w:rPr>
                        <w:t xml:space="preserve"> </w:t>
                      </w:r>
                      <w:r>
                        <w:rPr>
                          <w:color w:val="000000"/>
                          <w:sz w:val="23"/>
                        </w:rPr>
                        <w:t>of</w:t>
                      </w:r>
                      <w:r>
                        <w:rPr>
                          <w:color w:val="000000"/>
                          <w:spacing w:val="3"/>
                          <w:sz w:val="23"/>
                        </w:rPr>
                        <w:t xml:space="preserve"> </w:t>
                      </w:r>
                      <w:r>
                        <w:rPr>
                          <w:color w:val="000000"/>
                          <w:sz w:val="23"/>
                        </w:rPr>
                        <w:t>surrounding</w:t>
                      </w:r>
                      <w:r>
                        <w:rPr>
                          <w:color w:val="000000"/>
                          <w:spacing w:val="4"/>
                          <w:sz w:val="23"/>
                        </w:rPr>
                        <w:t xml:space="preserve"> </w:t>
                      </w:r>
                      <w:r>
                        <w:rPr>
                          <w:color w:val="000000"/>
                          <w:spacing w:val="-2"/>
                          <w:sz w:val="23"/>
                        </w:rPr>
                        <w:t>landscape.</w:t>
                      </w:r>
                    </w:p>
                  </w:txbxContent>
                </v:textbox>
                <w10:wrap type="topAndBottom"/>
              </v:shape>
            </w:pict>
          </mc:Fallback>
        </mc:AlternateContent>
      </w:r>
    </w:p>
    <w:p>
      <w:pPr>
        <w:pStyle w:val="6"/>
        <w:spacing w:before="3"/>
        <w:rPr>
          <w:sz w:val="23"/>
        </w:rPr>
      </w:pPr>
    </w:p>
    <w:p>
      <w:pPr>
        <w:spacing w:before="0"/>
        <w:ind w:left="342" w:right="611" w:firstLine="0"/>
        <w:jc w:val="center"/>
        <w:rPr>
          <w:sz w:val="23"/>
        </w:rPr>
      </w:pPr>
      <w:r>
        <w:rPr>
          <w:b/>
          <w:sz w:val="23"/>
        </w:rPr>
        <w:t>[Reply]</w:t>
      </w:r>
      <w:r>
        <w:rPr>
          <w:b/>
          <w:spacing w:val="35"/>
          <w:sz w:val="23"/>
        </w:rPr>
        <w:t xml:space="preserve">  </w:t>
      </w:r>
      <w:r>
        <w:rPr>
          <w:sz w:val="23"/>
        </w:rPr>
        <w:t>We</w:t>
      </w:r>
      <w:r>
        <w:rPr>
          <w:spacing w:val="3"/>
          <w:sz w:val="23"/>
        </w:rPr>
        <w:t xml:space="preserve"> </w:t>
      </w:r>
      <w:r>
        <w:rPr>
          <w:sz w:val="23"/>
        </w:rPr>
        <w:t>now</w:t>
      </w:r>
      <w:r>
        <w:rPr>
          <w:spacing w:val="4"/>
          <w:sz w:val="23"/>
        </w:rPr>
        <w:t xml:space="preserve"> </w:t>
      </w:r>
      <w:r>
        <w:rPr>
          <w:sz w:val="23"/>
        </w:rPr>
        <w:t>use</w:t>
      </w:r>
      <w:r>
        <w:rPr>
          <w:spacing w:val="4"/>
          <w:sz w:val="23"/>
        </w:rPr>
        <w:t xml:space="preserve"> </w:t>
      </w:r>
      <w:r>
        <w:rPr>
          <w:sz w:val="23"/>
        </w:rPr>
        <w:t>“percent</w:t>
      </w:r>
      <w:r>
        <w:rPr>
          <w:spacing w:val="5"/>
          <w:sz w:val="23"/>
        </w:rPr>
        <w:t xml:space="preserve"> </w:t>
      </w:r>
      <w:r>
        <w:rPr>
          <w:sz w:val="23"/>
        </w:rPr>
        <w:t>forest</w:t>
      </w:r>
      <w:r>
        <w:rPr>
          <w:spacing w:val="4"/>
          <w:sz w:val="23"/>
        </w:rPr>
        <w:t xml:space="preserve"> </w:t>
      </w:r>
      <w:r>
        <w:rPr>
          <w:sz w:val="23"/>
        </w:rPr>
        <w:t>cover”</w:t>
      </w:r>
      <w:r>
        <w:rPr>
          <w:spacing w:val="5"/>
          <w:sz w:val="23"/>
        </w:rPr>
        <w:t xml:space="preserve"> </w:t>
      </w:r>
      <w:r>
        <w:rPr>
          <w:sz w:val="23"/>
        </w:rPr>
        <w:t>instead</w:t>
      </w:r>
      <w:r>
        <w:rPr>
          <w:spacing w:val="3"/>
          <w:sz w:val="23"/>
        </w:rPr>
        <w:t xml:space="preserve"> </w:t>
      </w:r>
      <w:r>
        <w:rPr>
          <w:sz w:val="23"/>
        </w:rPr>
        <w:t>of</w:t>
      </w:r>
      <w:r>
        <w:rPr>
          <w:spacing w:val="4"/>
          <w:sz w:val="23"/>
        </w:rPr>
        <w:t xml:space="preserve"> </w:t>
      </w:r>
      <w:r>
        <w:rPr>
          <w:sz w:val="23"/>
        </w:rPr>
        <w:t>“surrounding</w:t>
      </w:r>
      <w:r>
        <w:rPr>
          <w:spacing w:val="3"/>
          <w:sz w:val="23"/>
        </w:rPr>
        <w:t xml:space="preserve"> </w:t>
      </w:r>
      <w:r>
        <w:rPr>
          <w:spacing w:val="-2"/>
          <w:sz w:val="23"/>
        </w:rPr>
        <w:t>landscape”.</w:t>
      </w:r>
    </w:p>
    <w:p>
      <w:pPr>
        <w:spacing w:after="0"/>
        <w:jc w:val="center"/>
        <w:rPr>
          <w:sz w:val="23"/>
        </w:rPr>
        <w:sectPr>
          <w:footerReference r:id="rId19" w:type="default"/>
          <w:pgSz w:w="11910" w:h="16840"/>
          <w:pgMar w:top="1940" w:right="1240" w:bottom="280" w:left="0" w:header="0" w:footer="0" w:gutter="0"/>
          <w:cols w:space="720" w:num="1"/>
        </w:sectPr>
      </w:pPr>
    </w:p>
    <w:p>
      <w:pPr>
        <w:pStyle w:val="6"/>
        <w:spacing w:before="214"/>
        <w:rPr>
          <w:sz w:val="20"/>
        </w:rPr>
      </w:pPr>
    </w:p>
    <w:p>
      <w:pPr>
        <w:pStyle w:val="6"/>
        <w:ind w:left="1371"/>
        <w:rPr>
          <w:sz w:val="20"/>
        </w:rPr>
      </w:pPr>
      <w:r>
        <w:rPr>
          <w:sz w:val="20"/>
        </w:rPr>
        <mc:AlternateContent>
          <mc:Choice Requires="wps">
            <w:drawing>
              <wp:inline distT="0" distB="0" distL="0" distR="0">
                <wp:extent cx="5817235" cy="511175"/>
                <wp:effectExtent l="0" t="0" r="0" b="0"/>
                <wp:docPr id="49" name="Textbox 49"/>
                <wp:cNvGraphicFramePr/>
                <a:graphic xmlns:a="http://schemas.openxmlformats.org/drawingml/2006/main">
                  <a:graphicData uri="http://schemas.microsoft.com/office/word/2010/wordprocessingShape">
                    <wps:wsp>
                      <wps:cNvSpPr txBox="1"/>
                      <wps:spPr>
                        <a:xfrm>
                          <a:off x="0" y="0"/>
                          <a:ext cx="5817235" cy="511809"/>
                        </a:xfrm>
                        <a:prstGeom prst="rect">
                          <a:avLst/>
                        </a:prstGeom>
                        <a:solidFill>
                          <a:srgbClr val="D9D9D9"/>
                        </a:solidFill>
                      </wps:spPr>
                      <wps:txbx>
                        <w:txbxContent>
                          <w:p>
                            <w:pPr>
                              <w:spacing w:before="0" w:line="242" w:lineRule="auto"/>
                              <w:ind w:left="470" w:right="168" w:hanging="442"/>
                              <w:jc w:val="both"/>
                              <w:rPr>
                                <w:color w:val="000000"/>
                                <w:sz w:val="23"/>
                              </w:rPr>
                            </w:pPr>
                            <w:r>
                              <w:rPr>
                                <w:color w:val="000000"/>
                                <w:sz w:val="23"/>
                              </w:rPr>
                              <w:t>L. 380-381. Actually spiders are very effective in suppressing pests in rice fields in comparison to other crops and this study shed some light on why. See the meta-analysis Michalko et al. 2019, Glob. Ecol. Biogeogr. 28(9): 1366-1378.</w:t>
                            </w:r>
                          </w:p>
                        </w:txbxContent>
                      </wps:txbx>
                      <wps:bodyPr wrap="square" lIns="0" tIns="0" rIns="0" bIns="0" rtlCol="0">
                        <a:noAutofit/>
                      </wps:bodyPr>
                    </wps:wsp>
                  </a:graphicData>
                </a:graphic>
              </wp:inline>
            </w:drawing>
          </mc:Choice>
          <mc:Fallback>
            <w:pict>
              <v:shape id="Textbox 49" o:spid="_x0000_s1026" o:spt="202" type="#_x0000_t202" style="height:40.25pt;width:458.05pt;" fillcolor="#D9D9D9" filled="t" stroked="f" coordsize="21600,21600" o:gfxdata="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gbe/L1AAAAAQBAAAPAAAAAAAAAAEAIAAAACIAAABk&#10;cnMvZG93bnJldi54bWxQSwECFAAUAAAACACHTuJACrbZDdEBAACqAwAADgAAAAAAAAABACAAAAAj&#10;AQAAZHJzL2Uyb0RvYy54bWxQSwUGAAAAAAYABgBZAQAAZgUAAAAA&#10;">
                <v:fill on="t" focussize="0,0"/>
                <v:stroke on="f"/>
                <v:imagedata o:title=""/>
                <o:lock v:ext="edit" aspectratio="f"/>
                <v:textbox inset="0mm,0mm,0mm,0mm">
                  <w:txbxContent>
                    <w:p>
                      <w:pPr>
                        <w:spacing w:before="0" w:line="242" w:lineRule="auto"/>
                        <w:ind w:left="470" w:right="168" w:hanging="442"/>
                        <w:jc w:val="both"/>
                        <w:rPr>
                          <w:color w:val="000000"/>
                          <w:sz w:val="23"/>
                        </w:rPr>
                      </w:pPr>
                      <w:r>
                        <w:rPr>
                          <w:color w:val="000000"/>
                          <w:sz w:val="23"/>
                        </w:rPr>
                        <w:t>L. 380-381. Actually spiders are very effective in suppressing pests in rice fields in comparison to other crops and this study shed some light on why. See the meta-analysis Michalko et al. 2019, Glob. Ecol. Biogeogr. 28(9): 1366-1378.</w:t>
                      </w:r>
                    </w:p>
                  </w:txbxContent>
                </v:textbox>
                <w10:wrap type="none"/>
                <w10:anchorlock/>
              </v:shape>
            </w:pict>
          </mc:Fallback>
        </mc:AlternateContent>
      </w:r>
    </w:p>
    <w:p>
      <w:pPr>
        <w:spacing w:before="248" w:line="244" w:lineRule="auto"/>
        <w:ind w:left="1400" w:right="289" w:firstLine="0"/>
        <w:jc w:val="left"/>
        <w:rPr>
          <w:sz w:val="23"/>
        </w:rPr>
      </w:pPr>
      <w:r>
        <w:rPr>
          <w:b/>
          <w:sz w:val="23"/>
        </w:rPr>
        <w:t>[Reply]</w:t>
      </w:r>
      <w:r>
        <w:rPr>
          <w:b/>
          <w:spacing w:val="80"/>
          <w:sz w:val="23"/>
        </w:rPr>
        <w:t xml:space="preserve"> </w:t>
      </w:r>
      <w:r>
        <w:rPr>
          <w:sz w:val="23"/>
        </w:rPr>
        <w:t>Thanks for the positive comments.</w:t>
      </w:r>
      <w:r>
        <w:rPr>
          <w:spacing w:val="40"/>
          <w:sz w:val="23"/>
        </w:rPr>
        <w:t xml:space="preserve"> </w:t>
      </w:r>
      <w:r>
        <w:rPr>
          <w:sz w:val="23"/>
        </w:rPr>
        <w:t>We also cited a similar work from Dr. Michalko in this manuscript (Line 69).</w:t>
      </w:r>
    </w:p>
    <w:p>
      <w:pPr>
        <w:spacing w:after="0" w:line="244" w:lineRule="auto"/>
        <w:jc w:val="left"/>
        <w:rPr>
          <w:sz w:val="23"/>
        </w:rPr>
        <w:sectPr>
          <w:footerReference r:id="rId20" w:type="default"/>
          <w:pgSz w:w="11910" w:h="16840"/>
          <w:pgMar w:top="1940" w:right="1240" w:bottom="280" w:left="0" w:header="0" w:footer="0" w:gutter="0"/>
          <w:cols w:space="720" w:num="1"/>
        </w:sectPr>
      </w:pPr>
    </w:p>
    <w:p>
      <w:pPr>
        <w:spacing w:before="0" w:line="330" w:lineRule="exact"/>
        <w:ind w:left="100" w:right="0" w:firstLine="0"/>
        <w:jc w:val="left"/>
        <w:rPr>
          <w:rFonts w:ascii="Arial Unicode MS"/>
          <w:sz w:val="20"/>
        </w:rPr>
      </w:pPr>
      <w:r>
        <w:rPr>
          <w:rFonts w:ascii="Arial Unicode MS"/>
          <w:sz w:val="20"/>
        </w:rPr>
        <w:t>Highlights</w:t>
      </w:r>
      <w:r>
        <w:rPr>
          <w:rFonts w:ascii="Arial Unicode MS"/>
          <w:spacing w:val="-1"/>
          <w:sz w:val="20"/>
        </w:rPr>
        <w:t xml:space="preserve"> </w:t>
      </w:r>
      <w:r>
        <w:rPr>
          <w:rFonts w:ascii="Arial Unicode MS"/>
          <w:sz w:val="20"/>
        </w:rPr>
        <w:t>(for</w:t>
      </w:r>
      <w:r>
        <w:rPr>
          <w:rFonts w:ascii="Arial Unicode MS"/>
          <w:spacing w:val="-1"/>
          <w:sz w:val="20"/>
        </w:rPr>
        <w:t xml:space="preserve"> </w:t>
      </w:r>
      <w:r>
        <w:rPr>
          <w:rFonts w:ascii="Arial Unicode MS"/>
          <w:spacing w:val="-2"/>
          <w:sz w:val="20"/>
        </w:rPr>
        <w:t>review)</w:t>
      </w:r>
    </w:p>
    <w:p>
      <w:pPr>
        <w:pStyle w:val="6"/>
        <w:rPr>
          <w:rFonts w:ascii="Arial Unicode MS"/>
          <w:sz w:val="28"/>
        </w:rPr>
      </w:pPr>
    </w:p>
    <w:p>
      <w:pPr>
        <w:pStyle w:val="6"/>
        <w:spacing w:before="138"/>
        <w:rPr>
          <w:rFonts w:ascii="Arial Unicode MS"/>
          <w:sz w:val="28"/>
        </w:rPr>
      </w:pPr>
    </w:p>
    <w:p>
      <w:pPr>
        <w:pStyle w:val="2"/>
        <w:ind w:left="1440"/>
      </w:pPr>
      <w:r>
        <w:rPr>
          <w:spacing w:val="-2"/>
        </w:rPr>
        <w:t>Highlights</w:t>
      </w:r>
    </w:p>
    <w:p>
      <w:pPr>
        <w:pStyle w:val="10"/>
        <w:numPr>
          <w:ilvl w:val="0"/>
          <w:numId w:val="9"/>
        </w:numPr>
        <w:tabs>
          <w:tab w:val="left" w:pos="2160"/>
        </w:tabs>
        <w:spacing w:before="47" w:after="0" w:line="240" w:lineRule="auto"/>
        <w:ind w:left="2160" w:right="0" w:hanging="360"/>
        <w:jc w:val="left"/>
        <w:rPr>
          <w:sz w:val="24"/>
        </w:rPr>
      </w:pPr>
      <w:r>
        <w:rPr>
          <w:sz w:val="24"/>
        </w:rPr>
        <w:t>We</w:t>
      </w:r>
      <w:r>
        <w:rPr>
          <w:spacing w:val="-7"/>
          <w:sz w:val="24"/>
        </w:rPr>
        <w:t xml:space="preserve"> </w:t>
      </w:r>
      <w:r>
        <w:rPr>
          <w:sz w:val="24"/>
        </w:rPr>
        <w:t>analyzed</w:t>
      </w:r>
      <w:r>
        <w:rPr>
          <w:spacing w:val="-2"/>
          <w:sz w:val="24"/>
        </w:rPr>
        <w:t xml:space="preserve"> </w:t>
      </w:r>
      <w:r>
        <w:rPr>
          <w:sz w:val="24"/>
        </w:rPr>
        <w:t>arthropod</w:t>
      </w:r>
      <w:r>
        <w:rPr>
          <w:spacing w:val="-4"/>
          <w:sz w:val="24"/>
        </w:rPr>
        <w:t xml:space="preserve"> </w:t>
      </w:r>
      <w:r>
        <w:rPr>
          <w:sz w:val="24"/>
        </w:rPr>
        <w:t>isotope</w:t>
      </w:r>
      <w:r>
        <w:rPr>
          <w:spacing w:val="-3"/>
          <w:sz w:val="24"/>
        </w:rPr>
        <w:t xml:space="preserve"> </w:t>
      </w:r>
      <w:r>
        <w:rPr>
          <w:sz w:val="24"/>
        </w:rPr>
        <w:t>samples</w:t>
      </w:r>
      <w:r>
        <w:rPr>
          <w:spacing w:val="-4"/>
          <w:sz w:val="24"/>
        </w:rPr>
        <w:t xml:space="preserve"> </w:t>
      </w:r>
      <w:r>
        <w:rPr>
          <w:sz w:val="24"/>
        </w:rPr>
        <w:t>in</w:t>
      </w:r>
      <w:r>
        <w:rPr>
          <w:spacing w:val="-4"/>
          <w:sz w:val="24"/>
        </w:rPr>
        <w:t xml:space="preserve"> </w:t>
      </w:r>
      <w:r>
        <w:rPr>
          <w:sz w:val="24"/>
        </w:rPr>
        <w:t>organic</w:t>
      </w:r>
      <w:r>
        <w:rPr>
          <w:spacing w:val="1"/>
          <w:sz w:val="24"/>
        </w:rPr>
        <w:t xml:space="preserve"> </w:t>
      </w:r>
      <w:r>
        <w:rPr>
          <w:sz w:val="24"/>
        </w:rPr>
        <w:t>and</w:t>
      </w:r>
      <w:r>
        <w:rPr>
          <w:spacing w:val="-3"/>
          <w:sz w:val="24"/>
        </w:rPr>
        <w:t xml:space="preserve"> </w:t>
      </w:r>
      <w:r>
        <w:rPr>
          <w:sz w:val="24"/>
        </w:rPr>
        <w:t>conventional</w:t>
      </w:r>
      <w:r>
        <w:rPr>
          <w:spacing w:val="-4"/>
          <w:sz w:val="24"/>
        </w:rPr>
        <w:t xml:space="preserve"> </w:t>
      </w:r>
      <w:r>
        <w:rPr>
          <w:sz w:val="24"/>
        </w:rPr>
        <w:t>rice</w:t>
      </w:r>
      <w:r>
        <w:rPr>
          <w:spacing w:val="-4"/>
          <w:sz w:val="24"/>
        </w:rPr>
        <w:t xml:space="preserve"> </w:t>
      </w:r>
      <w:r>
        <w:rPr>
          <w:spacing w:val="-2"/>
          <w:sz w:val="24"/>
        </w:rPr>
        <w:t>farms</w:t>
      </w:r>
    </w:p>
    <w:p>
      <w:pPr>
        <w:pStyle w:val="10"/>
        <w:numPr>
          <w:ilvl w:val="0"/>
          <w:numId w:val="9"/>
        </w:numPr>
        <w:tabs>
          <w:tab w:val="left" w:pos="2160"/>
        </w:tabs>
        <w:spacing w:before="66" w:after="0" w:line="302" w:lineRule="auto"/>
        <w:ind w:left="2160" w:right="631" w:hanging="360"/>
        <w:jc w:val="left"/>
        <w:rPr>
          <w:sz w:val="24"/>
        </w:rPr>
      </w:pPr>
      <w:r>
        <w:rPr>
          <w:sz w:val="24"/>
        </w:rPr>
        <w:t>Generalist</w:t>
      </w:r>
      <w:r>
        <w:rPr>
          <w:spacing w:val="-4"/>
          <w:sz w:val="24"/>
        </w:rPr>
        <w:t xml:space="preserve"> </w:t>
      </w:r>
      <w:r>
        <w:rPr>
          <w:sz w:val="24"/>
        </w:rPr>
        <w:t>arthropod</w:t>
      </w:r>
      <w:r>
        <w:rPr>
          <w:spacing w:val="-4"/>
          <w:sz w:val="24"/>
        </w:rPr>
        <w:t xml:space="preserve"> </w:t>
      </w:r>
      <w:r>
        <w:rPr>
          <w:sz w:val="24"/>
        </w:rPr>
        <w:t>predators</w:t>
      </w:r>
      <w:r>
        <w:rPr>
          <w:spacing w:val="-4"/>
          <w:sz w:val="24"/>
        </w:rPr>
        <w:t xml:space="preserve"> </w:t>
      </w:r>
      <w:r>
        <w:rPr>
          <w:sz w:val="24"/>
        </w:rPr>
        <w:t>(GAPs)</w:t>
      </w:r>
      <w:r>
        <w:rPr>
          <w:spacing w:val="-4"/>
          <w:sz w:val="24"/>
        </w:rPr>
        <w:t xml:space="preserve"> </w:t>
      </w:r>
      <w:r>
        <w:rPr>
          <w:sz w:val="24"/>
        </w:rPr>
        <w:t>(spiders</w:t>
      </w:r>
      <w:r>
        <w:rPr>
          <w:spacing w:val="-4"/>
          <w:sz w:val="24"/>
        </w:rPr>
        <w:t xml:space="preserve"> </w:t>
      </w:r>
      <w:r>
        <w:rPr>
          <w:sz w:val="24"/>
        </w:rPr>
        <w:t>and</w:t>
      </w:r>
      <w:r>
        <w:rPr>
          <w:spacing w:val="-4"/>
          <w:sz w:val="24"/>
        </w:rPr>
        <w:t xml:space="preserve"> </w:t>
      </w:r>
      <w:r>
        <w:rPr>
          <w:sz w:val="24"/>
        </w:rPr>
        <w:t>ladybeetles)</w:t>
      </w:r>
      <w:r>
        <w:rPr>
          <w:spacing w:val="-4"/>
          <w:sz w:val="24"/>
        </w:rPr>
        <w:t xml:space="preserve"> </w:t>
      </w:r>
      <w:r>
        <w:rPr>
          <w:sz w:val="24"/>
        </w:rPr>
        <w:t>specialize</w:t>
      </w:r>
      <w:r>
        <w:rPr>
          <w:spacing w:val="-5"/>
          <w:sz w:val="24"/>
        </w:rPr>
        <w:t xml:space="preserve"> </w:t>
      </w:r>
      <w:r>
        <w:rPr>
          <w:sz w:val="24"/>
        </w:rPr>
        <w:t>in</w:t>
      </w:r>
      <w:r>
        <w:rPr>
          <w:spacing w:val="-4"/>
          <w:sz w:val="24"/>
        </w:rPr>
        <w:t xml:space="preserve"> </w:t>
      </w:r>
      <w:r>
        <w:rPr>
          <w:sz w:val="24"/>
        </w:rPr>
        <w:t>pest consumption at late crop stages</w:t>
      </w:r>
    </w:p>
    <w:p>
      <w:pPr>
        <w:pStyle w:val="10"/>
        <w:numPr>
          <w:ilvl w:val="0"/>
          <w:numId w:val="9"/>
        </w:numPr>
        <w:tabs>
          <w:tab w:val="left" w:pos="2160"/>
        </w:tabs>
        <w:spacing w:before="2" w:after="0" w:line="240" w:lineRule="auto"/>
        <w:ind w:left="2160" w:right="0" w:hanging="360"/>
        <w:jc w:val="left"/>
        <w:rPr>
          <w:sz w:val="24"/>
        </w:rPr>
      </w:pPr>
      <w:r>
        <w:rPr>
          <w:sz w:val="24"/>
        </w:rPr>
        <w:t>The</w:t>
      </w:r>
      <w:r>
        <w:rPr>
          <w:spacing w:val="-5"/>
          <w:sz w:val="24"/>
        </w:rPr>
        <w:t xml:space="preserve"> </w:t>
      </w:r>
      <w:r>
        <w:rPr>
          <w:sz w:val="24"/>
        </w:rPr>
        <w:t>high</w:t>
      </w:r>
      <w:r>
        <w:rPr>
          <w:spacing w:val="-1"/>
          <w:sz w:val="24"/>
        </w:rPr>
        <w:t xml:space="preserve"> </w:t>
      </w:r>
      <w:r>
        <w:rPr>
          <w:sz w:val="24"/>
        </w:rPr>
        <w:t>pest</w:t>
      </w:r>
      <w:r>
        <w:rPr>
          <w:spacing w:val="-1"/>
          <w:sz w:val="24"/>
        </w:rPr>
        <w:t xml:space="preserve"> </w:t>
      </w:r>
      <w:r>
        <w:rPr>
          <w:sz w:val="24"/>
        </w:rPr>
        <w:t>consumption by</w:t>
      </w:r>
      <w:r>
        <w:rPr>
          <w:spacing w:val="-6"/>
          <w:sz w:val="24"/>
        </w:rPr>
        <w:t xml:space="preserve"> </w:t>
      </w:r>
      <w:r>
        <w:rPr>
          <w:sz w:val="24"/>
        </w:rPr>
        <w:t>GAPs is consistent</w:t>
      </w:r>
      <w:r>
        <w:rPr>
          <w:spacing w:val="1"/>
          <w:sz w:val="24"/>
        </w:rPr>
        <w:t xml:space="preserve"> </w:t>
      </w:r>
      <w:r>
        <w:rPr>
          <w:sz w:val="24"/>
        </w:rPr>
        <w:t>across</w:t>
      </w:r>
      <w:r>
        <w:rPr>
          <w:spacing w:val="4"/>
          <w:sz w:val="24"/>
        </w:rPr>
        <w:t xml:space="preserve"> </w:t>
      </w:r>
      <w:r>
        <w:rPr>
          <w:sz w:val="24"/>
        </w:rPr>
        <w:t>years</w:t>
      </w:r>
      <w:r>
        <w:rPr>
          <w:spacing w:val="-2"/>
          <w:sz w:val="24"/>
        </w:rPr>
        <w:t xml:space="preserve"> </w:t>
      </w:r>
      <w:r>
        <w:rPr>
          <w:sz w:val="24"/>
        </w:rPr>
        <w:t>and</w:t>
      </w:r>
      <w:r>
        <w:rPr>
          <w:spacing w:val="2"/>
          <w:sz w:val="24"/>
        </w:rPr>
        <w:t xml:space="preserve"> </w:t>
      </w:r>
      <w:r>
        <w:rPr>
          <w:spacing w:val="-2"/>
          <w:sz w:val="24"/>
        </w:rPr>
        <w:t>farms</w:t>
      </w:r>
    </w:p>
    <w:p>
      <w:pPr>
        <w:pStyle w:val="10"/>
        <w:numPr>
          <w:ilvl w:val="0"/>
          <w:numId w:val="9"/>
        </w:numPr>
        <w:tabs>
          <w:tab w:val="left" w:pos="2160"/>
        </w:tabs>
        <w:spacing w:before="66" w:after="0" w:line="240" w:lineRule="auto"/>
        <w:ind w:left="2160" w:right="0" w:hanging="360"/>
        <w:jc w:val="left"/>
        <w:rPr>
          <w:sz w:val="24"/>
        </w:rPr>
      </w:pPr>
      <w:r>
        <w:rPr>
          <w:sz w:val="24"/>
        </w:rPr>
        <w:t>The</w:t>
      </w:r>
      <w:r>
        <w:rPr>
          <w:spacing w:val="-4"/>
          <w:sz w:val="24"/>
        </w:rPr>
        <w:t xml:space="preserve"> </w:t>
      </w:r>
      <w:r>
        <w:rPr>
          <w:sz w:val="24"/>
        </w:rPr>
        <w:t>results</w:t>
      </w:r>
      <w:r>
        <w:rPr>
          <w:spacing w:val="-1"/>
          <w:sz w:val="24"/>
        </w:rPr>
        <w:t xml:space="preserve"> </w:t>
      </w:r>
      <w:r>
        <w:rPr>
          <w:sz w:val="24"/>
        </w:rPr>
        <w:t>lend support</w:t>
      </w:r>
      <w:r>
        <w:rPr>
          <w:spacing w:val="-1"/>
          <w:sz w:val="24"/>
        </w:rPr>
        <w:t xml:space="preserve"> </w:t>
      </w:r>
      <w:r>
        <w:rPr>
          <w:sz w:val="24"/>
        </w:rPr>
        <w:t>to applying</w:t>
      </w:r>
      <w:r>
        <w:rPr>
          <w:spacing w:val="-4"/>
          <w:sz w:val="24"/>
        </w:rPr>
        <w:t xml:space="preserve"> </w:t>
      </w:r>
      <w:r>
        <w:rPr>
          <w:sz w:val="24"/>
        </w:rPr>
        <w:t>GAPs as</w:t>
      </w:r>
      <w:r>
        <w:rPr>
          <w:spacing w:val="-1"/>
          <w:sz w:val="24"/>
        </w:rPr>
        <w:t xml:space="preserve"> </w:t>
      </w:r>
      <w:r>
        <w:rPr>
          <w:sz w:val="24"/>
        </w:rPr>
        <w:t>biocontrol agents</w:t>
      </w:r>
      <w:r>
        <w:rPr>
          <w:spacing w:val="-1"/>
          <w:sz w:val="24"/>
        </w:rPr>
        <w:t xml:space="preserve"> </w:t>
      </w:r>
      <w:r>
        <w:rPr>
          <w:sz w:val="24"/>
        </w:rPr>
        <w:t xml:space="preserve">in </w:t>
      </w:r>
      <w:r>
        <w:rPr>
          <w:spacing w:val="-2"/>
          <w:sz w:val="24"/>
        </w:rPr>
        <w:t>agroecosystems</w:t>
      </w:r>
    </w:p>
    <w:p>
      <w:pPr>
        <w:spacing w:after="0" w:line="240" w:lineRule="auto"/>
        <w:jc w:val="left"/>
        <w:rPr>
          <w:sz w:val="24"/>
        </w:rPr>
        <w:sectPr>
          <w:footerReference r:id="rId21" w:type="default"/>
          <w:pgSz w:w="11910" w:h="16840"/>
          <w:pgMar w:top="0" w:right="1242" w:bottom="280" w:left="0" w:header="0" w:footer="0" w:gutter="0"/>
          <w:cols w:space="720" w:num="1"/>
        </w:sectPr>
      </w:pPr>
    </w:p>
    <w:p>
      <w:pPr>
        <w:tabs>
          <w:tab w:val="left" w:pos="7483"/>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10"/>
          <w:sz w:val="20"/>
        </w:rPr>
        <w:t>1</w:t>
      </w:r>
      <w:r>
        <w:rPr>
          <w:rFonts w:ascii="Arial Unicode MS"/>
          <w:sz w:val="20"/>
        </w:rPr>
        <w:tab/>
      </w:r>
      <w:r>
        <w:fldChar w:fldCharType="begin"/>
      </w:r>
      <w:r>
        <w:instrText xml:space="preserve"> HYPERLINK "https://www2.cloud.editorialmanager.com/agee/download.aspx?id=1207427&amp;guid=004d72ac-ae1e-4ef2-ba47-d6bf723b7a4e&amp;scheme=1" \h </w:instrText>
      </w:r>
      <w:r>
        <w:fldChar w:fldCharType="separate"/>
      </w:r>
      <w:r>
        <w:rPr>
          <w:rFonts w:ascii="Arial Unicode MS"/>
          <w:color w:val="003399"/>
          <w:sz w:val="20"/>
        </w:rPr>
        <w:t>Click here to access/download;Figure;Figure 1.tiff</w:t>
      </w:r>
      <w:r>
        <w:rPr>
          <w:rFonts w:ascii="Arial Unicode MS"/>
          <w:color w:val="003399"/>
          <w:spacing w:val="40"/>
          <w:sz w:val="20"/>
        </w:rPr>
        <w:t xml:space="preserve"> </w:t>
      </w:r>
      <w:r>
        <w:rPr>
          <w:rFonts w:ascii="Arial Unicode MS"/>
          <w:color w:val="003399"/>
          <w:spacing w:val="-12"/>
          <w:sz w:val="20"/>
        </w:rPr>
        <w:drawing>
          <wp:inline distT="0" distB="0" distL="0" distR="0">
            <wp:extent cx="67945" cy="76200"/>
            <wp:effectExtent l="0" t="0" r="0" b="0"/>
            <wp:docPr id="50" name="Image 50">
              <a:hlinkClick xmlns:a="http://schemas.openxmlformats.org/drawingml/2006/main" r:id="rId60"/>
            </wp:docPr>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sz w:val="20"/>
        </w:rPr>
      </w:pPr>
    </w:p>
    <w:p>
      <w:pPr>
        <w:pStyle w:val="6"/>
        <w:rPr>
          <w:rFonts w:ascii="Arial Unicode MS"/>
          <w:sz w:val="20"/>
        </w:rPr>
      </w:pPr>
    </w:p>
    <w:p>
      <w:pPr>
        <w:pStyle w:val="6"/>
        <w:rPr>
          <w:rFonts w:ascii="Arial Unicode MS"/>
          <w:sz w:val="20"/>
        </w:rPr>
      </w:pPr>
    </w:p>
    <w:p>
      <w:pPr>
        <w:pStyle w:val="6"/>
        <w:spacing w:before="175"/>
        <w:rPr>
          <w:rFonts w:ascii="Arial Unicode MS"/>
          <w:sz w:val="20"/>
        </w:rPr>
      </w:pPr>
      <w:r>
        <w:drawing>
          <wp:anchor distT="0" distB="0" distL="0" distR="0" simplePos="0" relativeHeight="251688960" behindDoc="1" locked="0" layoutInCell="1" allowOverlap="1">
            <wp:simplePos x="0" y="0"/>
            <wp:positionH relativeFrom="page">
              <wp:posOffset>558800</wp:posOffset>
            </wp:positionH>
            <wp:positionV relativeFrom="paragraph">
              <wp:posOffset>347345</wp:posOffset>
            </wp:positionV>
            <wp:extent cx="6689090" cy="7702550"/>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2" cstate="print"/>
                    <a:stretch>
                      <a:fillRect/>
                    </a:stretch>
                  </pic:blipFill>
                  <pic:spPr>
                    <a:xfrm>
                      <a:off x="0" y="0"/>
                      <a:ext cx="6688835" cy="7702296"/>
                    </a:xfrm>
                    <a:prstGeom prst="rect">
                      <a:avLst/>
                    </a:prstGeom>
                  </pic:spPr>
                </pic:pic>
              </a:graphicData>
            </a:graphic>
          </wp:anchor>
        </w:drawing>
      </w:r>
    </w:p>
    <w:p>
      <w:pPr>
        <w:spacing w:after="0"/>
        <w:rPr>
          <w:rFonts w:ascii="Arial Unicode MS"/>
          <w:sz w:val="20"/>
        </w:rPr>
        <w:sectPr>
          <w:footerReference r:id="rId22" w:type="default"/>
          <w:pgSz w:w="12240" w:h="15840"/>
          <w:pgMar w:top="0" w:right="60" w:bottom="280" w:left="0" w:header="0" w:footer="0" w:gutter="0"/>
          <w:cols w:space="720" w:num="1"/>
        </w:sectPr>
      </w:pPr>
    </w:p>
    <w:p>
      <w:pPr>
        <w:tabs>
          <w:tab w:val="left" w:pos="7483"/>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10"/>
          <w:sz w:val="20"/>
        </w:rPr>
        <w:t>2</w:t>
      </w:r>
      <w:r>
        <w:rPr>
          <w:rFonts w:ascii="Arial Unicode MS"/>
          <w:sz w:val="20"/>
        </w:rPr>
        <w:tab/>
      </w:r>
      <w:r>
        <w:fldChar w:fldCharType="begin"/>
      </w:r>
      <w:r>
        <w:instrText xml:space="preserve"> HYPERLINK "https://www2.cloud.editorialmanager.com/agee/download.aspx?id=1207429&amp;guid=c25b3e1b-c606-4b65-bd12-59d04c0b272c&amp;scheme=1" \h </w:instrText>
      </w:r>
      <w:r>
        <w:fldChar w:fldCharType="separate"/>
      </w:r>
      <w:r>
        <w:rPr>
          <w:rFonts w:ascii="Arial Unicode MS"/>
          <w:color w:val="003399"/>
          <w:sz w:val="20"/>
        </w:rPr>
        <w:t>Click here to access/download;Figure;Figure 2.tiff</w:t>
      </w:r>
      <w:r>
        <w:rPr>
          <w:rFonts w:ascii="Arial Unicode MS"/>
          <w:color w:val="003399"/>
          <w:spacing w:val="40"/>
          <w:sz w:val="20"/>
        </w:rPr>
        <w:t xml:space="preserve"> </w:t>
      </w:r>
      <w:r>
        <w:rPr>
          <w:rFonts w:ascii="Arial Unicode MS"/>
          <w:color w:val="003399"/>
          <w:spacing w:val="-12"/>
          <w:sz w:val="20"/>
        </w:rPr>
        <w:drawing>
          <wp:inline distT="0" distB="0" distL="0" distR="0">
            <wp:extent cx="67945" cy="76200"/>
            <wp:effectExtent l="0" t="0" r="0" b="0"/>
            <wp:docPr id="52" name="Image 52">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sz w:val="20"/>
        </w:rPr>
      </w:pPr>
    </w:p>
    <w:p>
      <w:pPr>
        <w:pStyle w:val="6"/>
        <w:rPr>
          <w:rFonts w:ascii="Arial Unicode MS"/>
          <w:sz w:val="20"/>
        </w:rPr>
      </w:pPr>
    </w:p>
    <w:p>
      <w:pPr>
        <w:pStyle w:val="6"/>
        <w:rPr>
          <w:rFonts w:ascii="Arial Unicode MS"/>
          <w:sz w:val="20"/>
        </w:rPr>
      </w:pPr>
    </w:p>
    <w:p>
      <w:pPr>
        <w:pStyle w:val="6"/>
        <w:spacing w:before="175"/>
        <w:rPr>
          <w:rFonts w:ascii="Arial Unicode MS"/>
          <w:sz w:val="20"/>
        </w:rPr>
      </w:pPr>
      <w:r>
        <w:drawing>
          <wp:anchor distT="0" distB="0" distL="0" distR="0" simplePos="0" relativeHeight="251688960" behindDoc="1" locked="0" layoutInCell="1" allowOverlap="1">
            <wp:simplePos x="0" y="0"/>
            <wp:positionH relativeFrom="page">
              <wp:posOffset>558800</wp:posOffset>
            </wp:positionH>
            <wp:positionV relativeFrom="paragraph">
              <wp:posOffset>347345</wp:posOffset>
            </wp:positionV>
            <wp:extent cx="6689090" cy="770255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4" cstate="print"/>
                    <a:stretch>
                      <a:fillRect/>
                    </a:stretch>
                  </pic:blipFill>
                  <pic:spPr>
                    <a:xfrm>
                      <a:off x="0" y="0"/>
                      <a:ext cx="6688835" cy="7702296"/>
                    </a:xfrm>
                    <a:prstGeom prst="rect">
                      <a:avLst/>
                    </a:prstGeom>
                  </pic:spPr>
                </pic:pic>
              </a:graphicData>
            </a:graphic>
          </wp:anchor>
        </w:drawing>
      </w:r>
    </w:p>
    <w:p>
      <w:pPr>
        <w:spacing w:after="0"/>
        <w:rPr>
          <w:rFonts w:ascii="Arial Unicode MS"/>
          <w:sz w:val="20"/>
        </w:rPr>
        <w:sectPr>
          <w:footerReference r:id="rId23" w:type="default"/>
          <w:pgSz w:w="12240" w:h="15840"/>
          <w:pgMar w:top="0" w:right="60" w:bottom="280" w:left="0" w:header="0" w:footer="0" w:gutter="0"/>
          <w:cols w:space="720" w:num="1"/>
        </w:sectPr>
      </w:pPr>
    </w:p>
    <w:p>
      <w:pPr>
        <w:tabs>
          <w:tab w:val="left" w:pos="7483"/>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10"/>
          <w:sz w:val="20"/>
        </w:rPr>
        <w:t>3</w:t>
      </w:r>
      <w:r>
        <w:rPr>
          <w:rFonts w:ascii="Arial Unicode MS"/>
          <w:sz w:val="20"/>
        </w:rPr>
        <w:tab/>
      </w:r>
      <w:r>
        <w:fldChar w:fldCharType="begin"/>
      </w:r>
      <w:r>
        <w:instrText xml:space="preserve"> HYPERLINK "https://www2.cloud.editorialmanager.com/agee/download.aspx?id=1207431&amp;guid=af91c5f9-85dc-42f5-b388-3f8a0332032b&amp;scheme=1" \h </w:instrText>
      </w:r>
      <w:r>
        <w:fldChar w:fldCharType="separate"/>
      </w:r>
      <w:r>
        <w:rPr>
          <w:rFonts w:ascii="Arial Unicode MS"/>
          <w:color w:val="003399"/>
          <w:sz w:val="20"/>
        </w:rPr>
        <w:t>Click here to access/download;Figure;Figure 3.tiff</w:t>
      </w:r>
      <w:r>
        <w:rPr>
          <w:rFonts w:ascii="Arial Unicode MS"/>
          <w:color w:val="003399"/>
          <w:spacing w:val="40"/>
          <w:sz w:val="20"/>
        </w:rPr>
        <w:t xml:space="preserve"> </w:t>
      </w:r>
      <w:r>
        <w:rPr>
          <w:rFonts w:ascii="Arial Unicode MS"/>
          <w:color w:val="003399"/>
          <w:spacing w:val="-12"/>
          <w:sz w:val="20"/>
        </w:rPr>
        <w:drawing>
          <wp:inline distT="0" distB="0" distL="0" distR="0">
            <wp:extent cx="67945" cy="76200"/>
            <wp:effectExtent l="0" t="0" r="0" b="0"/>
            <wp:docPr id="54" name="Image 54">
              <a:hlinkClick xmlns:a="http://schemas.openxmlformats.org/drawingml/2006/main" r:id="rId65"/>
            </wp:docPr>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sz w:val="20"/>
        </w:rPr>
      </w:pPr>
    </w:p>
    <w:p>
      <w:pPr>
        <w:pStyle w:val="6"/>
        <w:rPr>
          <w:rFonts w:ascii="Arial Unicode MS"/>
          <w:sz w:val="20"/>
        </w:rPr>
      </w:pPr>
    </w:p>
    <w:p>
      <w:pPr>
        <w:pStyle w:val="6"/>
        <w:spacing w:before="303"/>
        <w:rPr>
          <w:rFonts w:ascii="Arial Unicode MS"/>
          <w:sz w:val="20"/>
        </w:rPr>
      </w:pPr>
      <w:r>
        <w:drawing>
          <wp:anchor distT="0" distB="0" distL="0" distR="0" simplePos="0" relativeHeight="251689984" behindDoc="1" locked="0" layoutInCell="1" allowOverlap="1">
            <wp:simplePos x="0" y="0"/>
            <wp:positionH relativeFrom="page">
              <wp:posOffset>558800</wp:posOffset>
            </wp:positionH>
            <wp:positionV relativeFrom="paragraph">
              <wp:posOffset>428625</wp:posOffset>
            </wp:positionV>
            <wp:extent cx="6689090" cy="800608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6" cstate="print"/>
                    <a:stretch>
                      <a:fillRect/>
                    </a:stretch>
                  </pic:blipFill>
                  <pic:spPr>
                    <a:xfrm>
                      <a:off x="0" y="0"/>
                      <a:ext cx="6688835" cy="8006333"/>
                    </a:xfrm>
                    <a:prstGeom prst="rect">
                      <a:avLst/>
                    </a:prstGeom>
                  </pic:spPr>
                </pic:pic>
              </a:graphicData>
            </a:graphic>
          </wp:anchor>
        </w:drawing>
      </w:r>
    </w:p>
    <w:p>
      <w:pPr>
        <w:spacing w:after="0"/>
        <w:rPr>
          <w:rFonts w:ascii="Arial Unicode MS"/>
          <w:sz w:val="20"/>
        </w:rPr>
        <w:sectPr>
          <w:footerReference r:id="rId24" w:type="default"/>
          <w:pgSz w:w="12240" w:h="15840"/>
          <w:pgMar w:top="0" w:right="60" w:bottom="280" w:left="0" w:header="0" w:footer="0" w:gutter="0"/>
          <w:cols w:space="720" w:num="1"/>
        </w:sectPr>
      </w:pPr>
    </w:p>
    <w:p>
      <w:pPr>
        <w:tabs>
          <w:tab w:val="left" w:pos="10950"/>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5"/>
          <w:sz w:val="20"/>
        </w:rPr>
        <w:t>S1</w:t>
      </w:r>
      <w:r>
        <w:rPr>
          <w:rFonts w:ascii="Arial Unicode MS"/>
          <w:sz w:val="20"/>
        </w:rPr>
        <w:tab/>
      </w:r>
      <w:r>
        <w:fldChar w:fldCharType="begin"/>
      </w:r>
      <w:r>
        <w:instrText xml:space="preserve"> HYPERLINK "https://www2.cloud.editorialmanager.com/agee/download.aspx?id=1207432&amp;guid=23133b18-4fbe-42fe-8804-1453199271a4&amp;scheme=1" \h </w:instrText>
      </w:r>
      <w:r>
        <w:fldChar w:fldCharType="separate"/>
      </w:r>
      <w:r>
        <w:rPr>
          <w:rFonts w:ascii="Arial Unicode MS"/>
          <w:color w:val="003399"/>
          <w:sz w:val="20"/>
        </w:rPr>
        <w:t>Click here to access/download;Figure;Figure S1.tiff</w:t>
      </w:r>
      <w:r>
        <w:rPr>
          <w:rFonts w:ascii="Arial Unicode MS"/>
          <w:color w:val="003399"/>
          <w:spacing w:val="40"/>
          <w:sz w:val="20"/>
        </w:rPr>
        <w:t xml:space="preserve"> </w:t>
      </w:r>
      <w:r>
        <w:rPr>
          <w:rFonts w:ascii="Arial Unicode MS"/>
          <w:color w:val="003399"/>
          <w:spacing w:val="-12"/>
          <w:sz w:val="20"/>
        </w:rPr>
        <w:drawing>
          <wp:inline distT="0" distB="0" distL="0" distR="0">
            <wp:extent cx="68580" cy="76200"/>
            <wp:effectExtent l="0" t="0" r="0" b="0"/>
            <wp:docPr id="56" name="Image 56">
              <a:hlinkClick xmlns:a="http://schemas.openxmlformats.org/drawingml/2006/main" r:id="rId67"/>
            </wp:docPr>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1" cstate="print"/>
                    <a:stretch>
                      <a:fillRect/>
                    </a:stretch>
                  </pic:blipFill>
                  <pic:spPr>
                    <a:xfrm>
                      <a:off x="0" y="0"/>
                      <a:ext cx="68580" cy="76200"/>
                    </a:xfrm>
                    <a:prstGeom prst="rect">
                      <a:avLst/>
                    </a:prstGeom>
                  </pic:spPr>
                </pic:pic>
              </a:graphicData>
            </a:graphic>
          </wp:inline>
        </w:drawing>
      </w:r>
      <w:r>
        <w:rPr>
          <w:rFonts w:ascii="Arial Unicode MS"/>
          <w:color w:val="003399"/>
          <w:spacing w:val="-12"/>
          <w:sz w:val="20"/>
        </w:rPr>
        <w:fldChar w:fldCharType="end"/>
      </w:r>
    </w:p>
    <w:p>
      <w:pPr>
        <w:pStyle w:val="6"/>
        <w:spacing w:before="159"/>
        <w:rPr>
          <w:rFonts w:ascii="Arial Unicode MS"/>
          <w:sz w:val="20"/>
        </w:rPr>
      </w:pPr>
      <w:r>
        <w:drawing>
          <wp:anchor distT="0" distB="0" distL="0" distR="0" simplePos="0" relativeHeight="251689984" behindDoc="1" locked="0" layoutInCell="1" allowOverlap="1">
            <wp:simplePos x="0" y="0"/>
            <wp:positionH relativeFrom="page">
              <wp:posOffset>1016000</wp:posOffset>
            </wp:positionH>
            <wp:positionV relativeFrom="paragraph">
              <wp:posOffset>337185</wp:posOffset>
            </wp:positionV>
            <wp:extent cx="8006080" cy="658749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8" cstate="print"/>
                    <a:stretch>
                      <a:fillRect/>
                    </a:stretch>
                  </pic:blipFill>
                  <pic:spPr>
                    <a:xfrm>
                      <a:off x="0" y="0"/>
                      <a:ext cx="8006334" cy="6587490"/>
                    </a:xfrm>
                    <a:prstGeom prst="rect">
                      <a:avLst/>
                    </a:prstGeom>
                  </pic:spPr>
                </pic:pic>
              </a:graphicData>
            </a:graphic>
          </wp:anchor>
        </w:drawing>
      </w:r>
    </w:p>
    <w:p>
      <w:pPr>
        <w:spacing w:after="0"/>
        <w:rPr>
          <w:rFonts w:ascii="Arial Unicode MS"/>
          <w:sz w:val="20"/>
        </w:rPr>
        <w:sectPr>
          <w:footerReference r:id="rId25" w:type="default"/>
          <w:pgSz w:w="15840" w:h="12240" w:orient="landscape"/>
          <w:pgMar w:top="0" w:right="60" w:bottom="280" w:left="0" w:header="0" w:footer="0" w:gutter="0"/>
          <w:cols w:space="720" w:num="1"/>
        </w:sectPr>
      </w:pPr>
    </w:p>
    <w:p>
      <w:pPr>
        <w:tabs>
          <w:tab w:val="left" w:pos="7238"/>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5"/>
          <w:sz w:val="20"/>
        </w:rPr>
        <w:t>S2a</w:t>
      </w:r>
      <w:r>
        <w:rPr>
          <w:rFonts w:ascii="Arial Unicode MS"/>
          <w:sz w:val="20"/>
        </w:rPr>
        <w:tab/>
      </w:r>
      <w:r>
        <w:fldChar w:fldCharType="begin"/>
      </w:r>
      <w:r>
        <w:instrText xml:space="preserve"> HYPERLINK "https://www2.cloud.editorialmanager.com/agee/download.aspx?id=1207433&amp;guid=0c697c1b-77c5-4b30-993b-f85a73e95ac7&amp;scheme=1" \h </w:instrText>
      </w:r>
      <w:r>
        <w:fldChar w:fldCharType="separate"/>
      </w:r>
      <w:r>
        <w:rPr>
          <w:rFonts w:ascii="Arial Unicode MS"/>
          <w:color w:val="003399"/>
          <w:sz w:val="20"/>
        </w:rPr>
        <w:t>Click here to access/download;Figure;Figure S2a.tiff</w:t>
      </w:r>
      <w:r>
        <w:rPr>
          <w:rFonts w:ascii="Arial Unicode MS"/>
          <w:color w:val="003399"/>
          <w:spacing w:val="40"/>
          <w:sz w:val="20"/>
        </w:rPr>
        <w:t xml:space="preserve"> </w:t>
      </w:r>
      <w:r>
        <w:rPr>
          <w:rFonts w:ascii="Arial Unicode MS"/>
          <w:color w:val="003399"/>
          <w:spacing w:val="-12"/>
          <w:sz w:val="20"/>
        </w:rPr>
        <w:drawing>
          <wp:inline distT="0" distB="0" distL="0" distR="0">
            <wp:extent cx="67945" cy="76200"/>
            <wp:effectExtent l="0" t="0" r="0" b="0"/>
            <wp:docPr id="58" name="Image 58">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sz w:val="20"/>
        </w:rPr>
      </w:pPr>
    </w:p>
    <w:p>
      <w:pPr>
        <w:pStyle w:val="6"/>
        <w:rPr>
          <w:rFonts w:ascii="Arial Unicode MS"/>
          <w:sz w:val="20"/>
        </w:rPr>
      </w:pPr>
    </w:p>
    <w:p>
      <w:pPr>
        <w:pStyle w:val="6"/>
        <w:rPr>
          <w:rFonts w:ascii="Arial Unicode MS"/>
          <w:sz w:val="20"/>
        </w:rPr>
      </w:pPr>
    </w:p>
    <w:p>
      <w:pPr>
        <w:pStyle w:val="6"/>
        <w:spacing w:before="15"/>
        <w:rPr>
          <w:rFonts w:ascii="Arial Unicode MS"/>
          <w:sz w:val="20"/>
        </w:rPr>
      </w:pPr>
      <w:r>
        <w:drawing>
          <wp:anchor distT="0" distB="0" distL="0" distR="0" simplePos="0" relativeHeight="251691008" behindDoc="1" locked="0" layoutInCell="1" allowOverlap="1">
            <wp:simplePos x="0" y="0"/>
            <wp:positionH relativeFrom="page">
              <wp:posOffset>558800</wp:posOffset>
            </wp:positionH>
            <wp:positionV relativeFrom="paragraph">
              <wp:posOffset>245745</wp:posOffset>
            </wp:positionV>
            <wp:extent cx="6689090" cy="780351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0" cstate="print"/>
                    <a:stretch>
                      <a:fillRect/>
                    </a:stretch>
                  </pic:blipFill>
                  <pic:spPr>
                    <a:xfrm>
                      <a:off x="0" y="0"/>
                      <a:ext cx="6688836" cy="7803642"/>
                    </a:xfrm>
                    <a:prstGeom prst="rect">
                      <a:avLst/>
                    </a:prstGeom>
                  </pic:spPr>
                </pic:pic>
              </a:graphicData>
            </a:graphic>
          </wp:anchor>
        </w:drawing>
      </w:r>
    </w:p>
    <w:p>
      <w:pPr>
        <w:spacing w:after="0"/>
        <w:rPr>
          <w:rFonts w:ascii="Arial Unicode MS"/>
          <w:sz w:val="20"/>
        </w:rPr>
        <w:sectPr>
          <w:footerReference r:id="rId26" w:type="default"/>
          <w:pgSz w:w="12240" w:h="15840"/>
          <w:pgMar w:top="0" w:right="60" w:bottom="280" w:left="0" w:header="0" w:footer="0" w:gutter="0"/>
          <w:cols w:space="720" w:num="1"/>
        </w:sectPr>
      </w:pPr>
    </w:p>
    <w:p>
      <w:pPr>
        <w:tabs>
          <w:tab w:val="left" w:pos="7238"/>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5"/>
          <w:sz w:val="20"/>
        </w:rPr>
        <w:t>S2b</w:t>
      </w:r>
      <w:r>
        <w:rPr>
          <w:rFonts w:ascii="Arial Unicode MS"/>
          <w:sz w:val="20"/>
        </w:rPr>
        <w:tab/>
      </w:r>
      <w:r>
        <w:fldChar w:fldCharType="begin"/>
      </w:r>
      <w:r>
        <w:instrText xml:space="preserve"> HYPERLINK "https://www2.cloud.editorialmanager.com/agee/download.aspx?id=1207435&amp;guid=aca6695f-6695-4b3a-a884-a316f84ec6be&amp;scheme=1" \h </w:instrText>
      </w:r>
      <w:r>
        <w:fldChar w:fldCharType="separate"/>
      </w:r>
      <w:r>
        <w:rPr>
          <w:rFonts w:ascii="Arial Unicode MS"/>
          <w:color w:val="003399"/>
          <w:sz w:val="20"/>
        </w:rPr>
        <w:t>Click here to access/download;Figure;Figure S2b.tiff</w:t>
      </w:r>
      <w:r>
        <w:rPr>
          <w:rFonts w:ascii="Arial Unicode MS"/>
          <w:color w:val="003399"/>
          <w:spacing w:val="40"/>
          <w:sz w:val="20"/>
        </w:rPr>
        <w:t xml:space="preserve"> </w:t>
      </w:r>
      <w:r>
        <w:rPr>
          <w:rFonts w:ascii="Arial Unicode MS"/>
          <w:color w:val="003399"/>
          <w:spacing w:val="-12"/>
          <w:sz w:val="20"/>
        </w:rPr>
        <w:drawing>
          <wp:inline distT="0" distB="0" distL="0" distR="0">
            <wp:extent cx="67945" cy="76200"/>
            <wp:effectExtent l="0" t="0" r="0" b="0"/>
            <wp:docPr id="60" name="Image 60">
              <a:hlinkClick xmlns:a="http://schemas.openxmlformats.org/drawingml/2006/main" r:id="rId71"/>
            </wp:docPr>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sz w:val="20"/>
        </w:rPr>
      </w:pPr>
    </w:p>
    <w:p>
      <w:pPr>
        <w:pStyle w:val="6"/>
        <w:rPr>
          <w:rFonts w:ascii="Arial Unicode MS"/>
          <w:sz w:val="20"/>
        </w:rPr>
      </w:pPr>
    </w:p>
    <w:p>
      <w:pPr>
        <w:pStyle w:val="6"/>
        <w:rPr>
          <w:rFonts w:ascii="Arial Unicode MS"/>
          <w:sz w:val="20"/>
        </w:rPr>
      </w:pPr>
    </w:p>
    <w:p>
      <w:pPr>
        <w:pStyle w:val="6"/>
        <w:spacing w:before="15"/>
        <w:rPr>
          <w:rFonts w:ascii="Arial Unicode MS"/>
          <w:sz w:val="20"/>
        </w:rPr>
      </w:pPr>
      <w:r>
        <w:drawing>
          <wp:anchor distT="0" distB="0" distL="0" distR="0" simplePos="0" relativeHeight="251691008" behindDoc="1" locked="0" layoutInCell="1" allowOverlap="1">
            <wp:simplePos x="0" y="0"/>
            <wp:positionH relativeFrom="page">
              <wp:posOffset>558800</wp:posOffset>
            </wp:positionH>
            <wp:positionV relativeFrom="paragraph">
              <wp:posOffset>245745</wp:posOffset>
            </wp:positionV>
            <wp:extent cx="6689090" cy="7803515"/>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2" cstate="print"/>
                    <a:stretch>
                      <a:fillRect/>
                    </a:stretch>
                  </pic:blipFill>
                  <pic:spPr>
                    <a:xfrm>
                      <a:off x="0" y="0"/>
                      <a:ext cx="6688836" cy="7803642"/>
                    </a:xfrm>
                    <a:prstGeom prst="rect">
                      <a:avLst/>
                    </a:prstGeom>
                  </pic:spPr>
                </pic:pic>
              </a:graphicData>
            </a:graphic>
          </wp:anchor>
        </w:drawing>
      </w:r>
    </w:p>
    <w:p>
      <w:pPr>
        <w:spacing w:after="0"/>
        <w:rPr>
          <w:rFonts w:ascii="Arial Unicode MS"/>
          <w:sz w:val="20"/>
        </w:rPr>
        <w:sectPr>
          <w:footerReference r:id="rId27" w:type="default"/>
          <w:pgSz w:w="12240" w:h="15840"/>
          <w:pgMar w:top="0" w:right="60" w:bottom="280" w:left="0" w:header="0" w:footer="0" w:gutter="0"/>
          <w:cols w:space="720" w:num="1"/>
        </w:sectPr>
      </w:pPr>
    </w:p>
    <w:p>
      <w:pPr>
        <w:tabs>
          <w:tab w:val="left" w:pos="7250"/>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5"/>
          <w:sz w:val="20"/>
        </w:rPr>
        <w:t>S2c</w:t>
      </w:r>
      <w:r>
        <w:rPr>
          <w:rFonts w:ascii="Arial Unicode MS"/>
          <w:sz w:val="20"/>
        </w:rPr>
        <w:tab/>
      </w:r>
      <w:r>
        <w:fldChar w:fldCharType="begin"/>
      </w:r>
      <w:r>
        <w:instrText xml:space="preserve"> HYPERLINK "https://www2.cloud.editorialmanager.com/agee/download.aspx?id=1207436&amp;guid=ab4cf221-6f76-410e-91b8-0411c9b42fb9&amp;scheme=1" \h </w:instrText>
      </w:r>
      <w:r>
        <w:fldChar w:fldCharType="separate"/>
      </w:r>
      <w:r>
        <w:rPr>
          <w:rFonts w:ascii="Arial Unicode MS"/>
          <w:color w:val="003399"/>
          <w:sz w:val="20"/>
        </w:rPr>
        <w:t>Click here to access/download;Figure;Figure S2c.tiff</w:t>
      </w:r>
      <w:r>
        <w:rPr>
          <w:rFonts w:ascii="Arial Unicode MS"/>
          <w:color w:val="003399"/>
          <w:spacing w:val="40"/>
          <w:sz w:val="20"/>
        </w:rPr>
        <w:t xml:space="preserve"> </w:t>
      </w:r>
      <w:r>
        <w:rPr>
          <w:rFonts w:ascii="Arial Unicode MS"/>
          <w:color w:val="003399"/>
          <w:spacing w:val="-12"/>
          <w:sz w:val="20"/>
        </w:rPr>
        <w:drawing>
          <wp:inline distT="0" distB="0" distL="0" distR="0">
            <wp:extent cx="67945" cy="76200"/>
            <wp:effectExtent l="0" t="0" r="0" b="0"/>
            <wp:docPr id="62" name="Image 62">
              <a:hlinkClick xmlns:a="http://schemas.openxmlformats.org/drawingml/2006/main" r:id="rId73"/>
            </wp:docPr>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sz w:val="20"/>
        </w:rPr>
      </w:pPr>
    </w:p>
    <w:p>
      <w:pPr>
        <w:pStyle w:val="6"/>
        <w:rPr>
          <w:rFonts w:ascii="Arial Unicode MS"/>
          <w:sz w:val="20"/>
        </w:rPr>
      </w:pPr>
    </w:p>
    <w:p>
      <w:pPr>
        <w:pStyle w:val="6"/>
        <w:rPr>
          <w:rFonts w:ascii="Arial Unicode MS"/>
          <w:sz w:val="20"/>
        </w:rPr>
      </w:pPr>
    </w:p>
    <w:p>
      <w:pPr>
        <w:pStyle w:val="6"/>
        <w:spacing w:before="15"/>
        <w:rPr>
          <w:rFonts w:ascii="Arial Unicode MS"/>
          <w:sz w:val="20"/>
        </w:rPr>
      </w:pPr>
      <w:r>
        <w:drawing>
          <wp:anchor distT="0" distB="0" distL="0" distR="0" simplePos="0" relativeHeight="251692032" behindDoc="1" locked="0" layoutInCell="1" allowOverlap="1">
            <wp:simplePos x="0" y="0"/>
            <wp:positionH relativeFrom="page">
              <wp:posOffset>558800</wp:posOffset>
            </wp:positionH>
            <wp:positionV relativeFrom="paragraph">
              <wp:posOffset>245745</wp:posOffset>
            </wp:positionV>
            <wp:extent cx="6689090" cy="7803515"/>
            <wp:effectExtent l="0" t="0" r="0" b="0"/>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4" cstate="print"/>
                    <a:stretch>
                      <a:fillRect/>
                    </a:stretch>
                  </pic:blipFill>
                  <pic:spPr>
                    <a:xfrm>
                      <a:off x="0" y="0"/>
                      <a:ext cx="6688836" cy="7803642"/>
                    </a:xfrm>
                    <a:prstGeom prst="rect">
                      <a:avLst/>
                    </a:prstGeom>
                  </pic:spPr>
                </pic:pic>
              </a:graphicData>
            </a:graphic>
          </wp:anchor>
        </w:drawing>
      </w:r>
    </w:p>
    <w:p>
      <w:pPr>
        <w:spacing w:after="0"/>
        <w:rPr>
          <w:rFonts w:ascii="Arial Unicode MS"/>
          <w:sz w:val="20"/>
        </w:rPr>
        <w:sectPr>
          <w:footerReference r:id="rId28" w:type="default"/>
          <w:pgSz w:w="12240" w:h="15840"/>
          <w:pgMar w:top="0" w:right="60" w:bottom="280" w:left="0" w:header="0" w:footer="0" w:gutter="0"/>
          <w:cols w:space="720" w:num="1"/>
        </w:sectPr>
      </w:pPr>
    </w:p>
    <w:p>
      <w:pPr>
        <w:tabs>
          <w:tab w:val="left" w:pos="10950"/>
        </w:tabs>
        <w:spacing w:before="0"/>
        <w:ind w:left="100" w:right="0" w:firstLine="0"/>
        <w:jc w:val="left"/>
        <w:rPr>
          <w:rFonts w:ascii="Arial Unicode MS"/>
          <w:sz w:val="20"/>
        </w:rPr>
      </w:pPr>
      <w:r>
        <w:rPr>
          <w:rFonts w:ascii="Arial Unicode MS"/>
          <w:sz w:val="20"/>
        </w:rPr>
        <w:t>Figure</w:t>
      </w:r>
      <w:r>
        <w:rPr>
          <w:rFonts w:ascii="Arial Unicode MS"/>
          <w:spacing w:val="-6"/>
          <w:sz w:val="20"/>
        </w:rPr>
        <w:t xml:space="preserve"> </w:t>
      </w:r>
      <w:r>
        <w:rPr>
          <w:rFonts w:ascii="Arial Unicode MS"/>
          <w:spacing w:val="-5"/>
          <w:sz w:val="20"/>
        </w:rPr>
        <w:t>S3</w:t>
      </w:r>
      <w:r>
        <w:rPr>
          <w:rFonts w:ascii="Arial Unicode MS"/>
          <w:sz w:val="20"/>
        </w:rPr>
        <w:tab/>
      </w:r>
      <w:r>
        <w:fldChar w:fldCharType="begin"/>
      </w:r>
      <w:r>
        <w:instrText xml:space="preserve"> HYPERLINK "https://www2.cloud.editorialmanager.com/agee/download.aspx?id=1207446&amp;guid=265eac5c-164b-4a65-a1e2-24a258558900&amp;scheme=1" \h </w:instrText>
      </w:r>
      <w:r>
        <w:fldChar w:fldCharType="separate"/>
      </w:r>
      <w:r>
        <w:rPr>
          <w:rFonts w:ascii="Arial Unicode MS"/>
          <w:color w:val="003399"/>
          <w:sz w:val="20"/>
        </w:rPr>
        <w:t>Click here to access/download;Figure;Figure S3.tiff</w:t>
      </w:r>
      <w:r>
        <w:rPr>
          <w:rFonts w:ascii="Arial Unicode MS"/>
          <w:color w:val="003399"/>
          <w:spacing w:val="40"/>
          <w:sz w:val="20"/>
        </w:rPr>
        <w:t xml:space="preserve"> </w:t>
      </w:r>
      <w:r>
        <w:rPr>
          <w:rFonts w:ascii="Arial Unicode MS"/>
          <w:color w:val="003399"/>
          <w:spacing w:val="-12"/>
          <w:sz w:val="20"/>
        </w:rPr>
        <w:drawing>
          <wp:inline distT="0" distB="0" distL="0" distR="0">
            <wp:extent cx="68580" cy="76200"/>
            <wp:effectExtent l="0" t="0" r="0" b="0"/>
            <wp:docPr id="64" name="Image 64">
              <a:hlinkClick xmlns:a="http://schemas.openxmlformats.org/drawingml/2006/main" r:id="rId75"/>
            </wp:docPr>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1" cstate="print"/>
                    <a:stretch>
                      <a:fillRect/>
                    </a:stretch>
                  </pic:blipFill>
                  <pic:spPr>
                    <a:xfrm>
                      <a:off x="0" y="0"/>
                      <a:ext cx="68580"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sz w:val="20"/>
        </w:rPr>
      </w:pPr>
    </w:p>
    <w:p>
      <w:pPr>
        <w:pStyle w:val="6"/>
        <w:spacing w:before="91"/>
        <w:rPr>
          <w:rFonts w:ascii="Arial Unicode MS"/>
          <w:sz w:val="20"/>
        </w:rPr>
      </w:pPr>
      <w:r>
        <w:drawing>
          <wp:anchor distT="0" distB="0" distL="0" distR="0" simplePos="0" relativeHeight="251692032" behindDoc="1" locked="0" layoutInCell="1" allowOverlap="1">
            <wp:simplePos x="0" y="0"/>
            <wp:positionH relativeFrom="page">
              <wp:posOffset>660400</wp:posOffset>
            </wp:positionH>
            <wp:positionV relativeFrom="paragraph">
              <wp:posOffset>294005</wp:posOffset>
            </wp:positionV>
            <wp:extent cx="8918575" cy="6384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6" cstate="print"/>
                    <a:stretch>
                      <a:fillRect/>
                    </a:stretch>
                  </pic:blipFill>
                  <pic:spPr>
                    <a:xfrm>
                      <a:off x="0" y="0"/>
                      <a:ext cx="8918448" cy="6384798"/>
                    </a:xfrm>
                    <a:prstGeom prst="rect">
                      <a:avLst/>
                    </a:prstGeom>
                  </pic:spPr>
                </pic:pic>
              </a:graphicData>
            </a:graphic>
          </wp:anchor>
        </w:drawing>
      </w:r>
    </w:p>
    <w:p>
      <w:pPr>
        <w:spacing w:after="0"/>
        <w:rPr>
          <w:rFonts w:ascii="Arial Unicode MS"/>
          <w:sz w:val="20"/>
        </w:rPr>
        <w:sectPr>
          <w:footerReference r:id="rId29" w:type="default"/>
          <w:pgSz w:w="15840" w:h="12240" w:orient="landscape"/>
          <w:pgMar w:top="0" w:right="60" w:bottom="280" w:left="0" w:header="0" w:footer="0" w:gutter="0"/>
          <w:cols w:space="720" w:num="1"/>
        </w:sectPr>
      </w:pPr>
    </w:p>
    <w:p>
      <w:pPr>
        <w:tabs>
          <w:tab w:val="left" w:pos="6119"/>
          <w:tab w:val="left" w:pos="11959"/>
        </w:tabs>
        <w:spacing w:before="0" w:line="274" w:lineRule="exact"/>
        <w:ind w:left="100" w:right="0" w:firstLine="0"/>
        <w:jc w:val="left"/>
        <w:rPr>
          <w:rFonts w:ascii="Arial Unicode MS"/>
          <w:sz w:val="20"/>
        </w:rPr>
      </w:pPr>
      <w:r>
        <w:rPr>
          <w:rFonts w:ascii="Arial Unicode MS"/>
          <w:sz w:val="20"/>
        </w:rPr>
        <w:t>Supplementary</w:t>
      </w:r>
      <w:r>
        <w:rPr>
          <w:rFonts w:ascii="Arial Unicode MS"/>
          <w:spacing w:val="-8"/>
          <w:sz w:val="20"/>
        </w:rPr>
        <w:t xml:space="preserve"> </w:t>
      </w:r>
      <w:r>
        <w:rPr>
          <w:rFonts w:ascii="Arial Unicode MS"/>
          <w:sz w:val="20"/>
        </w:rPr>
        <w:t>Material</w:t>
      </w:r>
      <w:r>
        <w:rPr>
          <w:rFonts w:ascii="Arial Unicode MS"/>
          <w:spacing w:val="-5"/>
          <w:sz w:val="20"/>
        </w:rPr>
        <w:t xml:space="preserve"> </w:t>
      </w:r>
      <w:r>
        <w:rPr>
          <w:rFonts w:ascii="Arial Unicode MS"/>
          <w:sz w:val="20"/>
        </w:rPr>
        <w:t>for</w:t>
      </w:r>
      <w:r>
        <w:rPr>
          <w:rFonts w:ascii="Arial Unicode MS"/>
          <w:spacing w:val="-6"/>
          <w:sz w:val="20"/>
        </w:rPr>
        <w:t xml:space="preserve"> </w:t>
      </w:r>
      <w:r>
        <w:rPr>
          <w:rFonts w:ascii="Arial Unicode MS"/>
          <w:sz w:val="20"/>
        </w:rPr>
        <w:t>publication</w:t>
      </w:r>
      <w:r>
        <w:rPr>
          <w:rFonts w:ascii="Arial Unicode MS"/>
          <w:spacing w:val="-5"/>
          <w:sz w:val="20"/>
        </w:rPr>
        <w:t xml:space="preserve"> </w:t>
      </w:r>
      <w:r>
        <w:rPr>
          <w:rFonts w:ascii="Arial Unicode MS"/>
          <w:sz w:val="20"/>
        </w:rPr>
        <w:t>online</w:t>
      </w:r>
      <w:r>
        <w:rPr>
          <w:rFonts w:ascii="Arial Unicode MS"/>
          <w:spacing w:val="-5"/>
          <w:sz w:val="20"/>
        </w:rPr>
        <w:t xml:space="preserve"> </w:t>
      </w:r>
      <w:r>
        <w:rPr>
          <w:rFonts w:ascii="Arial Unicode MS"/>
          <w:spacing w:val="-4"/>
          <w:sz w:val="20"/>
        </w:rPr>
        <w:t>only</w:t>
      </w:r>
      <w:r>
        <w:rPr>
          <w:rFonts w:ascii="Arial Unicode MS"/>
          <w:sz w:val="20"/>
        </w:rPr>
        <w:tab/>
      </w:r>
      <w:r>
        <w:fldChar w:fldCharType="begin"/>
      </w:r>
      <w:r>
        <w:instrText xml:space="preserve"> HYPERLINK "https://www2.cloud.editorialmanager.com/agee/download.aspx?id=1207439&amp;guid=718751b7-5bc2-4503-89f6-400e26a7ca25&amp;scheme=1" \h </w:instrText>
      </w:r>
      <w:r>
        <w:fldChar w:fldCharType="separate"/>
      </w:r>
      <w:r>
        <w:rPr>
          <w:rFonts w:ascii="Arial Unicode MS"/>
          <w:color w:val="003399"/>
          <w:sz w:val="20"/>
        </w:rPr>
        <w:t>Click</w:t>
      </w:r>
      <w:r>
        <w:rPr>
          <w:rFonts w:ascii="Arial Unicode MS"/>
          <w:color w:val="003399"/>
          <w:spacing w:val="-4"/>
          <w:sz w:val="20"/>
        </w:rPr>
        <w:t xml:space="preserve"> </w:t>
      </w:r>
      <w:r>
        <w:rPr>
          <w:rFonts w:ascii="Arial Unicode MS"/>
          <w:color w:val="003399"/>
          <w:sz w:val="20"/>
        </w:rPr>
        <w:t>here</w:t>
      </w:r>
      <w:r>
        <w:rPr>
          <w:rFonts w:ascii="Arial Unicode MS"/>
          <w:color w:val="003399"/>
          <w:spacing w:val="-3"/>
          <w:sz w:val="20"/>
        </w:rPr>
        <w:t xml:space="preserve"> </w:t>
      </w:r>
      <w:r>
        <w:rPr>
          <w:rFonts w:ascii="Arial Unicode MS"/>
          <w:color w:val="003399"/>
          <w:sz w:val="20"/>
        </w:rPr>
        <w:t>to</w:t>
      </w:r>
      <w:r>
        <w:rPr>
          <w:rFonts w:ascii="Arial Unicode MS"/>
          <w:color w:val="003399"/>
          <w:spacing w:val="-3"/>
          <w:sz w:val="20"/>
        </w:rPr>
        <w:t xml:space="preserve"> </w:t>
      </w:r>
      <w:r>
        <w:rPr>
          <w:rFonts w:ascii="Arial Unicode MS"/>
          <w:color w:val="003399"/>
          <w:sz w:val="20"/>
        </w:rPr>
        <w:t>access/download;Supplementary</w:t>
      </w:r>
      <w:r>
        <w:rPr>
          <w:rFonts w:ascii="Arial Unicode MS"/>
          <w:color w:val="003399"/>
          <w:spacing w:val="-3"/>
          <w:sz w:val="20"/>
        </w:rPr>
        <w:t xml:space="preserve"> </w:t>
      </w:r>
      <w:r>
        <w:rPr>
          <w:rFonts w:ascii="Arial Unicode MS"/>
          <w:color w:val="003399"/>
          <w:sz w:val="20"/>
        </w:rPr>
        <w:t>Material</w:t>
      </w:r>
      <w:r>
        <w:rPr>
          <w:rFonts w:ascii="Arial Unicode MS"/>
          <w:color w:val="003399"/>
          <w:spacing w:val="-3"/>
          <w:sz w:val="20"/>
        </w:rPr>
        <w:t xml:space="preserve"> </w:t>
      </w:r>
      <w:r>
        <w:rPr>
          <w:rFonts w:ascii="Arial Unicode MS"/>
          <w:color w:val="003399"/>
          <w:spacing w:val="-5"/>
          <w:sz w:val="20"/>
        </w:rPr>
        <w:t>for</w:t>
      </w:r>
      <w:r>
        <w:rPr>
          <w:rFonts w:ascii="Arial Unicode MS"/>
          <w:color w:val="003399"/>
          <w:sz w:val="20"/>
        </w:rPr>
        <w:tab/>
      </w:r>
      <w:r>
        <w:rPr>
          <w:rFonts w:ascii="Arial Unicode MS"/>
          <w:color w:val="003399"/>
          <w:sz w:val="20"/>
        </w:rPr>
        <w:drawing>
          <wp:inline distT="0" distB="0" distL="0" distR="0">
            <wp:extent cx="67945" cy="76200"/>
            <wp:effectExtent l="0" t="0" r="0" b="0"/>
            <wp:docPr id="67" name="Image 67">
              <a:hlinkClick xmlns:a="http://schemas.openxmlformats.org/drawingml/2006/main" r:id="rId77"/>
            </wp:docPr>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z w:val="20"/>
        </w:rPr>
        <w:fldChar w:fldCharType="end"/>
      </w:r>
    </w:p>
    <w:p>
      <w:pPr>
        <w:spacing w:before="0" w:line="274" w:lineRule="exact"/>
        <w:ind w:left="6120" w:right="0" w:firstLine="0"/>
        <w:jc w:val="left"/>
        <w:rPr>
          <w:rFonts w:ascii="Arial Unicode MS"/>
          <w:sz w:val="20"/>
        </w:rPr>
      </w:pPr>
      <w:r>
        <w:fldChar w:fldCharType="begin"/>
      </w:r>
      <w:r>
        <w:instrText xml:space="preserve"> HYPERLINK "https://www2.cloud.editorialmanager.com/agee/download.aspx?id=1207439&amp;guid=718751b7-5bc2-4503-89f6-400e26a7ca25&amp;scheme=1" \h </w:instrText>
      </w:r>
      <w:r>
        <w:fldChar w:fldCharType="separate"/>
      </w:r>
      <w:r>
        <w:rPr>
          <w:rFonts w:ascii="Arial Unicode MS"/>
          <w:color w:val="003399"/>
          <w:sz w:val="20"/>
        </w:rPr>
        <w:t>publication</w:t>
      </w:r>
      <w:r>
        <w:rPr>
          <w:rFonts w:ascii="Arial Unicode MS"/>
          <w:color w:val="003399"/>
          <w:spacing w:val="-9"/>
          <w:sz w:val="20"/>
        </w:rPr>
        <w:t xml:space="preserve"> </w:t>
      </w:r>
      <w:r>
        <w:rPr>
          <w:rFonts w:ascii="Arial Unicode MS"/>
          <w:color w:val="003399"/>
          <w:sz w:val="20"/>
        </w:rPr>
        <w:t>online</w:t>
      </w:r>
      <w:r>
        <w:rPr>
          <w:rFonts w:ascii="Arial Unicode MS"/>
          <w:color w:val="003399"/>
          <w:spacing w:val="-8"/>
          <w:sz w:val="20"/>
        </w:rPr>
        <w:t xml:space="preserve"> </w:t>
      </w:r>
      <w:r>
        <w:rPr>
          <w:rFonts w:ascii="Arial Unicode MS"/>
          <w:color w:val="003399"/>
          <w:sz w:val="20"/>
        </w:rPr>
        <w:t>only;Manuscript</w:t>
      </w:r>
      <w:r>
        <w:rPr>
          <w:rFonts w:ascii="Arial Unicode MS"/>
          <w:color w:val="003399"/>
          <w:spacing w:val="-9"/>
          <w:sz w:val="20"/>
        </w:rPr>
        <w:t xml:space="preserve"> </w:t>
      </w:r>
      <w:r>
        <w:rPr>
          <w:rFonts w:ascii="Arial Unicode MS"/>
          <w:color w:val="003399"/>
          <w:sz w:val="20"/>
        </w:rPr>
        <w:t>to</w:t>
      </w:r>
      <w:r>
        <w:rPr>
          <w:rFonts w:ascii="Arial Unicode MS"/>
          <w:color w:val="003399"/>
          <w:spacing w:val="-8"/>
          <w:sz w:val="20"/>
        </w:rPr>
        <w:t xml:space="preserve"> </w:t>
      </w:r>
      <w:r>
        <w:rPr>
          <w:rFonts w:ascii="Arial Unicode MS"/>
          <w:color w:val="003399"/>
          <w:sz w:val="20"/>
        </w:rPr>
        <w:t>AEE</w:t>
      </w:r>
      <w:r>
        <w:rPr>
          <w:rFonts w:ascii="Arial Unicode MS"/>
          <w:color w:val="003399"/>
          <w:spacing w:val="-8"/>
          <w:sz w:val="20"/>
        </w:rPr>
        <w:t xml:space="preserve"> </w:t>
      </w:r>
      <w:r>
        <w:rPr>
          <w:rFonts w:ascii="Arial Unicode MS"/>
          <w:color w:val="003399"/>
          <w:sz w:val="20"/>
        </w:rPr>
        <w:t>2023-</w:t>
      </w:r>
      <w:r>
        <w:rPr>
          <w:rFonts w:ascii="Arial Unicode MS"/>
          <w:color w:val="003399"/>
          <w:spacing w:val="-4"/>
          <w:sz w:val="20"/>
        </w:rPr>
        <w:t>1204</w:t>
      </w:r>
      <w:r>
        <w:rPr>
          <w:rFonts w:ascii="Arial Unicode MS"/>
          <w:color w:val="003399"/>
          <w:spacing w:val="-4"/>
          <w:sz w:val="20"/>
        </w:rPr>
        <w:fldChar w:fldCharType="end"/>
      </w:r>
    </w:p>
    <w:p>
      <w:pPr>
        <w:pStyle w:val="6"/>
        <w:spacing w:before="402"/>
        <w:rPr>
          <w:rFonts w:ascii="Arial Unicode MS"/>
          <w:sz w:val="28"/>
        </w:rPr>
      </w:pPr>
    </w:p>
    <w:p>
      <w:pPr>
        <w:pStyle w:val="10"/>
        <w:numPr>
          <w:ilvl w:val="0"/>
          <w:numId w:val="10"/>
        </w:numPr>
        <w:tabs>
          <w:tab w:val="left" w:pos="5364"/>
        </w:tabs>
        <w:spacing w:before="0" w:after="0" w:line="240" w:lineRule="auto"/>
        <w:ind w:left="5364" w:right="0" w:hanging="4404"/>
        <w:jc w:val="left"/>
        <w:rPr>
          <w:b/>
          <w:sz w:val="28"/>
        </w:rPr>
      </w:pPr>
      <w:r>
        <w:rPr>
          <w:b/>
          <w:sz w:val="28"/>
          <w:u w:val="single"/>
        </w:rPr>
        <w:t>Appendix</w:t>
      </w:r>
      <w:r>
        <w:rPr>
          <w:b/>
          <w:spacing w:val="-3"/>
          <w:sz w:val="28"/>
          <w:u w:val="single"/>
        </w:rPr>
        <w:t xml:space="preserve"> </w:t>
      </w:r>
      <w:r>
        <w:rPr>
          <w:b/>
          <w:spacing w:val="-5"/>
          <w:sz w:val="28"/>
          <w:u w:val="single"/>
        </w:rPr>
        <w:t>A.</w:t>
      </w:r>
    </w:p>
    <w:p>
      <w:pPr>
        <w:pStyle w:val="6"/>
        <w:spacing w:before="40"/>
        <w:rPr>
          <w:b/>
          <w:sz w:val="28"/>
        </w:rPr>
      </w:pPr>
    </w:p>
    <w:p>
      <w:pPr>
        <w:pStyle w:val="2"/>
        <w:numPr>
          <w:ilvl w:val="0"/>
          <w:numId w:val="10"/>
        </w:numPr>
        <w:tabs>
          <w:tab w:val="left" w:pos="1704"/>
        </w:tabs>
        <w:spacing w:before="0" w:after="0" w:line="240" w:lineRule="auto"/>
        <w:ind w:left="1704" w:right="0" w:hanging="744"/>
        <w:jc w:val="left"/>
      </w:pPr>
      <w:r>
        <w:t>A</w:t>
      </w:r>
      <w:r>
        <w:rPr>
          <w:spacing w:val="-5"/>
        </w:rPr>
        <w:t xml:space="preserve"> </w:t>
      </w:r>
      <w:r>
        <w:t>predator</w:t>
      </w:r>
      <w:r>
        <w:rPr>
          <w:spacing w:val="-3"/>
        </w:rPr>
        <w:t xml:space="preserve"> </w:t>
      </w:r>
      <w:r>
        <w:t>in</w:t>
      </w:r>
      <w:r>
        <w:rPr>
          <w:spacing w:val="-3"/>
        </w:rPr>
        <w:t xml:space="preserve"> </w:t>
      </w:r>
      <w:r>
        <w:t>need</w:t>
      </w:r>
      <w:r>
        <w:rPr>
          <w:spacing w:val="-4"/>
        </w:rPr>
        <w:t xml:space="preserve"> </w:t>
      </w:r>
      <w:r>
        <w:t>is</w:t>
      </w:r>
      <w:r>
        <w:rPr>
          <w:spacing w:val="-2"/>
        </w:rPr>
        <w:t xml:space="preserve"> </w:t>
      </w:r>
      <w:r>
        <w:t>a</w:t>
      </w:r>
      <w:r>
        <w:rPr>
          <w:spacing w:val="-3"/>
        </w:rPr>
        <w:t xml:space="preserve"> </w:t>
      </w:r>
      <w:r>
        <w:t>predator</w:t>
      </w:r>
      <w:r>
        <w:rPr>
          <w:spacing w:val="-6"/>
        </w:rPr>
        <w:t xml:space="preserve"> </w:t>
      </w:r>
      <w:r>
        <w:t>indeed:</w:t>
      </w:r>
      <w:r>
        <w:rPr>
          <w:spacing w:val="-6"/>
        </w:rPr>
        <w:t xml:space="preserve"> </w:t>
      </w:r>
      <w:r>
        <w:t>generalist</w:t>
      </w:r>
      <w:r>
        <w:rPr>
          <w:spacing w:val="-4"/>
        </w:rPr>
        <w:t xml:space="preserve"> </w:t>
      </w:r>
      <w:r>
        <w:t>predators</w:t>
      </w:r>
      <w:r>
        <w:rPr>
          <w:spacing w:val="1"/>
        </w:rPr>
        <w:t xml:space="preserve"> </w:t>
      </w:r>
      <w:r>
        <w:t>(spiders</w:t>
      </w:r>
      <w:r>
        <w:rPr>
          <w:spacing w:val="-2"/>
        </w:rPr>
        <w:t xml:space="preserve"> </w:t>
      </w:r>
      <w:r>
        <w:rPr>
          <w:spacing w:val="-5"/>
        </w:rPr>
        <w:t>and</w:t>
      </w:r>
    </w:p>
    <w:p>
      <w:pPr>
        <w:pStyle w:val="10"/>
        <w:numPr>
          <w:ilvl w:val="0"/>
          <w:numId w:val="10"/>
        </w:numPr>
        <w:tabs>
          <w:tab w:val="left" w:pos="1737"/>
        </w:tabs>
        <w:spacing w:before="322" w:after="0" w:line="240" w:lineRule="auto"/>
        <w:ind w:left="1737" w:right="0" w:hanging="777"/>
        <w:jc w:val="left"/>
        <w:rPr>
          <w:b/>
          <w:sz w:val="28"/>
        </w:rPr>
      </w:pPr>
      <w:r>
        <w:rPr>
          <w:b/>
          <w:sz w:val="28"/>
        </w:rPr>
        <w:t>ladybeetles)</w:t>
      </w:r>
      <w:r>
        <w:rPr>
          <w:b/>
          <w:spacing w:val="-6"/>
          <w:sz w:val="28"/>
        </w:rPr>
        <w:t xml:space="preserve"> </w:t>
      </w:r>
      <w:r>
        <w:rPr>
          <w:b/>
          <w:sz w:val="28"/>
        </w:rPr>
        <w:t>specialize</w:t>
      </w:r>
      <w:r>
        <w:rPr>
          <w:b/>
          <w:spacing w:val="-4"/>
          <w:sz w:val="28"/>
        </w:rPr>
        <w:t xml:space="preserve"> </w:t>
      </w:r>
      <w:r>
        <w:rPr>
          <w:b/>
          <w:sz w:val="28"/>
        </w:rPr>
        <w:t>in</w:t>
      </w:r>
      <w:r>
        <w:rPr>
          <w:b/>
          <w:spacing w:val="-2"/>
          <w:sz w:val="28"/>
        </w:rPr>
        <w:t xml:space="preserve"> </w:t>
      </w:r>
      <w:r>
        <w:rPr>
          <w:b/>
          <w:sz w:val="28"/>
        </w:rPr>
        <w:t>pest</w:t>
      </w:r>
      <w:r>
        <w:rPr>
          <w:b/>
          <w:spacing w:val="-4"/>
          <w:sz w:val="28"/>
        </w:rPr>
        <w:t xml:space="preserve"> </w:t>
      </w:r>
      <w:r>
        <w:rPr>
          <w:b/>
          <w:sz w:val="28"/>
        </w:rPr>
        <w:t>consumption</w:t>
      </w:r>
      <w:r>
        <w:rPr>
          <w:b/>
          <w:spacing w:val="-3"/>
          <w:sz w:val="28"/>
        </w:rPr>
        <w:t xml:space="preserve"> </w:t>
      </w:r>
      <w:r>
        <w:rPr>
          <w:b/>
          <w:sz w:val="28"/>
        </w:rPr>
        <w:t>at</w:t>
      </w:r>
      <w:r>
        <w:rPr>
          <w:b/>
          <w:spacing w:val="-4"/>
          <w:sz w:val="28"/>
        </w:rPr>
        <w:t xml:space="preserve"> </w:t>
      </w:r>
      <w:r>
        <w:rPr>
          <w:b/>
          <w:sz w:val="28"/>
        </w:rPr>
        <w:t>the</w:t>
      </w:r>
      <w:r>
        <w:rPr>
          <w:b/>
          <w:spacing w:val="-3"/>
          <w:sz w:val="28"/>
        </w:rPr>
        <w:t xml:space="preserve"> </w:t>
      </w:r>
      <w:r>
        <w:rPr>
          <w:b/>
          <w:sz w:val="28"/>
        </w:rPr>
        <w:t>late</w:t>
      </w:r>
      <w:r>
        <w:rPr>
          <w:b/>
          <w:spacing w:val="-7"/>
          <w:sz w:val="28"/>
        </w:rPr>
        <w:t xml:space="preserve"> </w:t>
      </w:r>
      <w:r>
        <w:rPr>
          <w:b/>
          <w:sz w:val="28"/>
        </w:rPr>
        <w:t>growth</w:t>
      </w:r>
      <w:r>
        <w:rPr>
          <w:b/>
          <w:spacing w:val="-3"/>
          <w:sz w:val="28"/>
        </w:rPr>
        <w:t xml:space="preserve"> </w:t>
      </w:r>
      <w:r>
        <w:rPr>
          <w:b/>
          <w:sz w:val="28"/>
        </w:rPr>
        <w:t>stage</w:t>
      </w:r>
      <w:r>
        <w:rPr>
          <w:b/>
          <w:spacing w:val="-7"/>
          <w:sz w:val="28"/>
        </w:rPr>
        <w:t xml:space="preserve"> </w:t>
      </w:r>
      <w:r>
        <w:rPr>
          <w:b/>
          <w:sz w:val="28"/>
        </w:rPr>
        <w:t>of</w:t>
      </w:r>
      <w:r>
        <w:rPr>
          <w:b/>
          <w:spacing w:val="-3"/>
          <w:sz w:val="28"/>
        </w:rPr>
        <w:t xml:space="preserve"> </w:t>
      </w:r>
      <w:r>
        <w:rPr>
          <w:b/>
          <w:spacing w:val="-4"/>
          <w:sz w:val="28"/>
        </w:rPr>
        <w:t>rice</w:t>
      </w:r>
    </w:p>
    <w:p>
      <w:pPr>
        <w:pStyle w:val="6"/>
        <w:spacing w:before="315"/>
        <w:ind w:left="960"/>
      </w:pPr>
      <w:r>
        <w:rPr>
          <w:spacing w:val="-10"/>
        </w:rPr>
        <w:t>4</w:t>
      </w:r>
    </w:p>
    <w:p>
      <w:pPr>
        <w:pStyle w:val="6"/>
      </w:pPr>
    </w:p>
    <w:p>
      <w:pPr>
        <w:pStyle w:val="6"/>
        <w:tabs>
          <w:tab w:val="left" w:pos="1805"/>
        </w:tabs>
        <w:spacing w:line="480" w:lineRule="auto"/>
        <w:ind w:left="960" w:right="1740"/>
      </w:pPr>
      <w:r>
        <w:rPr>
          <w:spacing w:val="-10"/>
        </w:rPr>
        <w:t>5</w:t>
      </w:r>
      <w:r>
        <w:tab/>
      </w:r>
      <w:r>
        <w:t>Gen-Chang</w:t>
      </w:r>
      <w:r>
        <w:rPr>
          <w:spacing w:val="-5"/>
        </w:rPr>
        <w:t xml:space="preserve"> </w:t>
      </w:r>
      <w:r>
        <w:t>Hsu</w:t>
      </w:r>
      <w:r>
        <w:rPr>
          <w:vertAlign w:val="superscript"/>
        </w:rPr>
        <w:t>1</w:t>
      </w:r>
      <w:r>
        <w:rPr>
          <w:vertAlign w:val="baseline"/>
        </w:rPr>
        <w:t>,</w:t>
      </w:r>
      <w:r>
        <w:rPr>
          <w:spacing w:val="-3"/>
          <w:vertAlign w:val="baseline"/>
        </w:rPr>
        <w:t xml:space="preserve"> </w:t>
      </w:r>
      <w:r>
        <w:rPr>
          <w:vertAlign w:val="baseline"/>
        </w:rPr>
        <w:t>Jia-Ang</w:t>
      </w:r>
      <w:r>
        <w:rPr>
          <w:spacing w:val="-6"/>
          <w:vertAlign w:val="baseline"/>
        </w:rPr>
        <w:t xml:space="preserve"> </w:t>
      </w:r>
      <w:r>
        <w:rPr>
          <w:vertAlign w:val="baseline"/>
        </w:rPr>
        <w:t>Ou</w:t>
      </w:r>
      <w:r>
        <w:rPr>
          <w:vertAlign w:val="superscript"/>
        </w:rPr>
        <w:t>2,3</w:t>
      </w:r>
      <w:r>
        <w:rPr>
          <w:vertAlign w:val="baseline"/>
        </w:rPr>
        <w:t>,</w:t>
      </w:r>
      <w:r>
        <w:rPr>
          <w:spacing w:val="-3"/>
          <w:vertAlign w:val="baseline"/>
        </w:rPr>
        <w:t xml:space="preserve"> </w:t>
      </w:r>
      <w:r>
        <w:rPr>
          <w:vertAlign w:val="baseline"/>
        </w:rPr>
        <w:t>Min-Hsuan</w:t>
      </w:r>
      <w:r>
        <w:rPr>
          <w:spacing w:val="-3"/>
          <w:vertAlign w:val="baseline"/>
        </w:rPr>
        <w:t xml:space="preserve"> </w:t>
      </w:r>
      <w:r>
        <w:rPr>
          <w:vertAlign w:val="baseline"/>
        </w:rPr>
        <w:t>Ni</w:t>
      </w:r>
      <w:r>
        <w:rPr>
          <w:vertAlign w:val="superscript"/>
        </w:rPr>
        <w:t>2</w:t>
      </w:r>
      <w:r>
        <w:rPr>
          <w:vertAlign w:val="baseline"/>
        </w:rPr>
        <w:t>,</w:t>
      </w:r>
      <w:r>
        <w:rPr>
          <w:spacing w:val="-6"/>
          <w:vertAlign w:val="baseline"/>
        </w:rPr>
        <w:t xml:space="preserve"> </w:t>
      </w:r>
      <w:r>
        <w:rPr>
          <w:vertAlign w:val="baseline"/>
        </w:rPr>
        <w:t>Zheng-Hong</w:t>
      </w:r>
      <w:r>
        <w:rPr>
          <w:spacing w:val="-4"/>
          <w:vertAlign w:val="baseline"/>
        </w:rPr>
        <w:t xml:space="preserve"> </w:t>
      </w:r>
      <w:r>
        <w:rPr>
          <w:vertAlign w:val="baseline"/>
        </w:rPr>
        <w:t>Lin</w:t>
      </w:r>
      <w:r>
        <w:rPr>
          <w:vertAlign w:val="superscript"/>
        </w:rPr>
        <w:t>2</w:t>
      </w:r>
      <w:r>
        <w:rPr>
          <w:spacing w:val="-3"/>
          <w:vertAlign w:val="baseline"/>
        </w:rPr>
        <w:t xml:space="preserve"> </w:t>
      </w:r>
      <w:r>
        <w:rPr>
          <w:vertAlign w:val="baseline"/>
        </w:rPr>
        <w:t>and</w:t>
      </w:r>
      <w:r>
        <w:rPr>
          <w:spacing w:val="-3"/>
          <w:vertAlign w:val="baseline"/>
        </w:rPr>
        <w:t xml:space="preserve"> </w:t>
      </w:r>
      <w:r>
        <w:rPr>
          <w:vertAlign w:val="baseline"/>
        </w:rPr>
        <w:t>Chuan-Kai</w:t>
      </w:r>
      <w:r>
        <w:rPr>
          <w:spacing w:val="-3"/>
          <w:vertAlign w:val="baseline"/>
        </w:rPr>
        <w:t xml:space="preserve"> </w:t>
      </w:r>
      <w:r>
        <w:rPr>
          <w:vertAlign w:val="baseline"/>
        </w:rPr>
        <w:t>Ho</w:t>
      </w:r>
      <w:r>
        <w:rPr>
          <w:vertAlign w:val="superscript"/>
        </w:rPr>
        <w:t>1,2*</w:t>
      </w:r>
      <w:r>
        <w:rPr>
          <w:vertAlign w:val="baseline"/>
        </w:rPr>
        <w:t xml:space="preserve"> </w:t>
      </w:r>
      <w:r>
        <w:rPr>
          <w:spacing w:val="-10"/>
          <w:vertAlign w:val="baseline"/>
        </w:rPr>
        <w:t>6</w:t>
      </w:r>
    </w:p>
    <w:p>
      <w:pPr>
        <w:pStyle w:val="10"/>
        <w:numPr>
          <w:ilvl w:val="0"/>
          <w:numId w:val="11"/>
        </w:numPr>
        <w:tabs>
          <w:tab w:val="left" w:pos="1440"/>
        </w:tabs>
        <w:spacing w:before="1" w:after="0" w:line="240" w:lineRule="auto"/>
        <w:ind w:left="1440" w:right="0" w:hanging="480"/>
        <w:jc w:val="left"/>
        <w:rPr>
          <w:sz w:val="24"/>
        </w:rPr>
      </w:pPr>
      <w:r>
        <w:rPr>
          <w:sz w:val="24"/>
          <w:vertAlign w:val="superscript"/>
        </w:rPr>
        <w:t>1</w:t>
      </w:r>
      <w:r>
        <w:rPr>
          <w:sz w:val="24"/>
          <w:vertAlign w:val="baseline"/>
        </w:rPr>
        <w:t>Department</w:t>
      </w:r>
      <w:r>
        <w:rPr>
          <w:spacing w:val="-2"/>
          <w:sz w:val="24"/>
          <w:vertAlign w:val="baseline"/>
        </w:rPr>
        <w:t xml:space="preserve"> </w:t>
      </w:r>
      <w:r>
        <w:rPr>
          <w:sz w:val="24"/>
          <w:vertAlign w:val="baseline"/>
        </w:rPr>
        <w:t>of</w:t>
      </w:r>
      <w:r>
        <w:rPr>
          <w:spacing w:val="-1"/>
          <w:sz w:val="24"/>
          <w:vertAlign w:val="baseline"/>
        </w:rPr>
        <w:t xml:space="preserve"> </w:t>
      </w:r>
      <w:r>
        <w:rPr>
          <w:sz w:val="24"/>
          <w:vertAlign w:val="baseline"/>
        </w:rPr>
        <w:t>Life</w:t>
      </w:r>
      <w:r>
        <w:rPr>
          <w:spacing w:val="-3"/>
          <w:sz w:val="24"/>
          <w:vertAlign w:val="baseline"/>
        </w:rPr>
        <w:t xml:space="preserve"> </w:t>
      </w:r>
      <w:r>
        <w:rPr>
          <w:sz w:val="24"/>
          <w:vertAlign w:val="baseline"/>
        </w:rPr>
        <w:t>Science,</w:t>
      </w:r>
      <w:r>
        <w:rPr>
          <w:spacing w:val="-2"/>
          <w:sz w:val="24"/>
          <w:vertAlign w:val="baseline"/>
        </w:rPr>
        <w:t xml:space="preserve"> </w:t>
      </w:r>
      <w:r>
        <w:rPr>
          <w:sz w:val="24"/>
          <w:vertAlign w:val="baseline"/>
        </w:rPr>
        <w:t>National</w:t>
      </w:r>
      <w:r>
        <w:rPr>
          <w:spacing w:val="-1"/>
          <w:sz w:val="24"/>
          <w:vertAlign w:val="baseline"/>
        </w:rPr>
        <w:t xml:space="preserve"> </w:t>
      </w:r>
      <w:r>
        <w:rPr>
          <w:sz w:val="24"/>
          <w:vertAlign w:val="baseline"/>
        </w:rPr>
        <w:t>Taiwan</w:t>
      </w:r>
      <w:r>
        <w:rPr>
          <w:spacing w:val="-2"/>
          <w:sz w:val="24"/>
          <w:vertAlign w:val="baseline"/>
        </w:rPr>
        <w:t xml:space="preserve"> </w:t>
      </w:r>
      <w:r>
        <w:rPr>
          <w:sz w:val="24"/>
          <w:vertAlign w:val="baseline"/>
        </w:rPr>
        <w:t>University,</w:t>
      </w:r>
      <w:r>
        <w:rPr>
          <w:spacing w:val="-1"/>
          <w:sz w:val="24"/>
          <w:vertAlign w:val="baseline"/>
        </w:rPr>
        <w:t xml:space="preserve"> </w:t>
      </w:r>
      <w:r>
        <w:rPr>
          <w:sz w:val="24"/>
          <w:vertAlign w:val="baseline"/>
        </w:rPr>
        <w:t>Taipei</w:t>
      </w:r>
      <w:r>
        <w:rPr>
          <w:spacing w:val="2"/>
          <w:sz w:val="24"/>
          <w:vertAlign w:val="baseline"/>
        </w:rPr>
        <w:t xml:space="preserve"> </w:t>
      </w:r>
      <w:r>
        <w:rPr>
          <w:sz w:val="24"/>
          <w:vertAlign w:val="baseline"/>
        </w:rPr>
        <w:t>106,</w:t>
      </w:r>
      <w:r>
        <w:rPr>
          <w:spacing w:val="-2"/>
          <w:sz w:val="24"/>
          <w:vertAlign w:val="baseline"/>
        </w:rPr>
        <w:t xml:space="preserve"> Taiwan</w:t>
      </w:r>
    </w:p>
    <w:p>
      <w:pPr>
        <w:pStyle w:val="6"/>
      </w:pPr>
    </w:p>
    <w:p>
      <w:pPr>
        <w:pStyle w:val="10"/>
        <w:numPr>
          <w:ilvl w:val="0"/>
          <w:numId w:val="11"/>
        </w:numPr>
        <w:tabs>
          <w:tab w:val="left" w:pos="1440"/>
        </w:tabs>
        <w:spacing w:before="0" w:after="0" w:line="240" w:lineRule="auto"/>
        <w:ind w:left="1440" w:right="0" w:hanging="480"/>
        <w:jc w:val="left"/>
        <w:rPr>
          <w:sz w:val="24"/>
        </w:rPr>
      </w:pPr>
      <w:r>
        <w:rPr>
          <w:sz w:val="24"/>
          <w:vertAlign w:val="superscript"/>
        </w:rPr>
        <w:t>2</w:t>
      </w:r>
      <w:r>
        <w:rPr>
          <w:sz w:val="24"/>
          <w:vertAlign w:val="baseline"/>
        </w:rPr>
        <w:t>Institute</w:t>
      </w:r>
      <w:r>
        <w:rPr>
          <w:spacing w:val="-3"/>
          <w:sz w:val="24"/>
          <w:vertAlign w:val="baseline"/>
        </w:rPr>
        <w:t xml:space="preserve"> </w:t>
      </w:r>
      <w:r>
        <w:rPr>
          <w:sz w:val="24"/>
          <w:vertAlign w:val="baseline"/>
        </w:rPr>
        <w:t>of</w:t>
      </w:r>
      <w:r>
        <w:rPr>
          <w:spacing w:val="-1"/>
          <w:sz w:val="24"/>
          <w:vertAlign w:val="baseline"/>
        </w:rPr>
        <w:t xml:space="preserve"> </w:t>
      </w:r>
      <w:r>
        <w:rPr>
          <w:sz w:val="24"/>
          <w:vertAlign w:val="baseline"/>
        </w:rPr>
        <w:t>Ecology</w:t>
      </w:r>
      <w:r>
        <w:rPr>
          <w:spacing w:val="-6"/>
          <w:sz w:val="24"/>
          <w:vertAlign w:val="baseline"/>
        </w:rPr>
        <w:t xml:space="preserve"> </w:t>
      </w:r>
      <w:r>
        <w:rPr>
          <w:sz w:val="24"/>
          <w:vertAlign w:val="baseline"/>
        </w:rPr>
        <w:t>and Evolutionary</w:t>
      </w:r>
      <w:r>
        <w:rPr>
          <w:spacing w:val="-4"/>
          <w:sz w:val="24"/>
          <w:vertAlign w:val="baseline"/>
        </w:rPr>
        <w:t xml:space="preserve"> </w:t>
      </w:r>
      <w:r>
        <w:rPr>
          <w:sz w:val="24"/>
          <w:vertAlign w:val="baseline"/>
        </w:rPr>
        <w:t>Biology,</w:t>
      </w:r>
      <w:r>
        <w:rPr>
          <w:spacing w:val="1"/>
          <w:sz w:val="24"/>
          <w:vertAlign w:val="baseline"/>
        </w:rPr>
        <w:t xml:space="preserve"> </w:t>
      </w:r>
      <w:r>
        <w:rPr>
          <w:sz w:val="24"/>
          <w:vertAlign w:val="baseline"/>
        </w:rPr>
        <w:t>National</w:t>
      </w:r>
      <w:r>
        <w:rPr>
          <w:spacing w:val="-1"/>
          <w:sz w:val="24"/>
          <w:vertAlign w:val="baseline"/>
        </w:rPr>
        <w:t xml:space="preserve"> </w:t>
      </w:r>
      <w:r>
        <w:rPr>
          <w:sz w:val="24"/>
          <w:vertAlign w:val="baseline"/>
        </w:rPr>
        <w:t>Taiwan</w:t>
      </w:r>
      <w:r>
        <w:rPr>
          <w:spacing w:val="-2"/>
          <w:sz w:val="24"/>
          <w:vertAlign w:val="baseline"/>
        </w:rPr>
        <w:t xml:space="preserve"> </w:t>
      </w:r>
      <w:r>
        <w:rPr>
          <w:sz w:val="24"/>
          <w:vertAlign w:val="baseline"/>
        </w:rPr>
        <w:t>University,</w:t>
      </w:r>
      <w:r>
        <w:rPr>
          <w:spacing w:val="1"/>
          <w:sz w:val="24"/>
          <w:vertAlign w:val="baseline"/>
        </w:rPr>
        <w:t xml:space="preserve"> </w:t>
      </w:r>
      <w:r>
        <w:rPr>
          <w:sz w:val="24"/>
          <w:vertAlign w:val="baseline"/>
        </w:rPr>
        <w:t>Taipei</w:t>
      </w:r>
      <w:r>
        <w:rPr>
          <w:spacing w:val="5"/>
          <w:sz w:val="24"/>
          <w:vertAlign w:val="baseline"/>
        </w:rPr>
        <w:t xml:space="preserve"> </w:t>
      </w:r>
      <w:r>
        <w:rPr>
          <w:sz w:val="24"/>
          <w:vertAlign w:val="baseline"/>
        </w:rPr>
        <w:t>106,</w:t>
      </w:r>
      <w:r>
        <w:rPr>
          <w:spacing w:val="-2"/>
          <w:sz w:val="24"/>
          <w:vertAlign w:val="baseline"/>
        </w:rPr>
        <w:t xml:space="preserve"> Taiwan</w:t>
      </w:r>
    </w:p>
    <w:p>
      <w:pPr>
        <w:pStyle w:val="10"/>
        <w:numPr>
          <w:ilvl w:val="0"/>
          <w:numId w:val="11"/>
        </w:numPr>
        <w:tabs>
          <w:tab w:val="left" w:pos="1440"/>
        </w:tabs>
        <w:spacing w:before="275" w:after="0" w:line="484" w:lineRule="auto"/>
        <w:ind w:left="840" w:right="1819" w:firstLine="120"/>
        <w:jc w:val="left"/>
        <w:rPr>
          <w:sz w:val="24"/>
        </w:rPr>
      </w:pPr>
      <w:r>
        <w:rPr>
          <w:sz w:val="24"/>
          <w:vertAlign w:val="superscript"/>
        </w:rPr>
        <w:t>3</w:t>
      </w:r>
      <w:r>
        <w:rPr>
          <w:sz w:val="24"/>
          <w:vertAlign w:val="baseline"/>
        </w:rPr>
        <w:t>Department</w:t>
      </w:r>
      <w:r>
        <w:rPr>
          <w:spacing w:val="-4"/>
          <w:sz w:val="24"/>
          <w:vertAlign w:val="baseline"/>
        </w:rPr>
        <w:t xml:space="preserve"> </w:t>
      </w:r>
      <w:r>
        <w:rPr>
          <w:sz w:val="24"/>
          <w:vertAlign w:val="baseline"/>
        </w:rPr>
        <w:t>of</w:t>
      </w:r>
      <w:r>
        <w:rPr>
          <w:spacing w:val="-2"/>
          <w:sz w:val="24"/>
          <w:vertAlign w:val="baseline"/>
        </w:rPr>
        <w:t xml:space="preserve"> </w:t>
      </w:r>
      <w:r>
        <w:rPr>
          <w:sz w:val="24"/>
          <w:vertAlign w:val="baseline"/>
        </w:rPr>
        <w:t>Zoology,</w:t>
      </w:r>
      <w:r>
        <w:rPr>
          <w:spacing w:val="-2"/>
          <w:sz w:val="24"/>
          <w:vertAlign w:val="baseline"/>
        </w:rPr>
        <w:t xml:space="preserve"> </w:t>
      </w:r>
      <w:r>
        <w:rPr>
          <w:sz w:val="24"/>
          <w:vertAlign w:val="baseline"/>
        </w:rPr>
        <w:t>University</w:t>
      </w:r>
      <w:r>
        <w:rPr>
          <w:spacing w:val="-9"/>
          <w:sz w:val="24"/>
          <w:vertAlign w:val="baseline"/>
        </w:rPr>
        <w:t xml:space="preserve"> </w:t>
      </w:r>
      <w:r>
        <w:rPr>
          <w:sz w:val="24"/>
          <w:vertAlign w:val="baseline"/>
        </w:rPr>
        <w:t>of</w:t>
      </w:r>
      <w:r>
        <w:rPr>
          <w:spacing w:val="-4"/>
          <w:sz w:val="24"/>
          <w:vertAlign w:val="baseline"/>
        </w:rPr>
        <w:t xml:space="preserve"> </w:t>
      </w:r>
      <w:r>
        <w:rPr>
          <w:sz w:val="24"/>
          <w:vertAlign w:val="baseline"/>
        </w:rPr>
        <w:t>British</w:t>
      </w:r>
      <w:r>
        <w:rPr>
          <w:spacing w:val="-4"/>
          <w:sz w:val="24"/>
          <w:vertAlign w:val="baseline"/>
        </w:rPr>
        <w:t xml:space="preserve"> </w:t>
      </w:r>
      <w:r>
        <w:rPr>
          <w:sz w:val="24"/>
          <w:vertAlign w:val="baseline"/>
        </w:rPr>
        <w:t>Columbia,</w:t>
      </w:r>
      <w:r>
        <w:rPr>
          <w:spacing w:val="-4"/>
          <w:sz w:val="24"/>
          <w:vertAlign w:val="baseline"/>
        </w:rPr>
        <w:t xml:space="preserve"> </w:t>
      </w:r>
      <w:r>
        <w:rPr>
          <w:sz w:val="24"/>
          <w:vertAlign w:val="baseline"/>
        </w:rPr>
        <w:t>Vancouver,</w:t>
      </w:r>
      <w:r>
        <w:rPr>
          <w:spacing w:val="-5"/>
          <w:sz w:val="24"/>
          <w:vertAlign w:val="baseline"/>
        </w:rPr>
        <w:t xml:space="preserve"> </w:t>
      </w:r>
      <w:r>
        <w:rPr>
          <w:sz w:val="24"/>
          <w:vertAlign w:val="baseline"/>
        </w:rPr>
        <w:t>BC,</w:t>
      </w:r>
      <w:r>
        <w:rPr>
          <w:spacing w:val="-2"/>
          <w:sz w:val="24"/>
          <w:vertAlign w:val="baseline"/>
        </w:rPr>
        <w:t xml:space="preserve"> </w:t>
      </w:r>
      <w:r>
        <w:rPr>
          <w:sz w:val="24"/>
          <w:vertAlign w:val="baseline"/>
        </w:rPr>
        <w:t>V6T</w:t>
      </w:r>
      <w:r>
        <w:rPr>
          <w:spacing w:val="-5"/>
          <w:sz w:val="24"/>
          <w:vertAlign w:val="baseline"/>
        </w:rPr>
        <w:t xml:space="preserve"> </w:t>
      </w:r>
      <w:r>
        <w:rPr>
          <w:sz w:val="24"/>
          <w:vertAlign w:val="baseline"/>
        </w:rPr>
        <w:t>1Z4,</w:t>
      </w:r>
      <w:r>
        <w:rPr>
          <w:spacing w:val="-4"/>
          <w:sz w:val="24"/>
          <w:vertAlign w:val="baseline"/>
        </w:rPr>
        <w:t xml:space="preserve"> </w:t>
      </w:r>
      <w:r>
        <w:rPr>
          <w:sz w:val="24"/>
          <w:vertAlign w:val="baseline"/>
        </w:rPr>
        <w:t xml:space="preserve">Canada </w:t>
      </w:r>
      <w:r>
        <w:rPr>
          <w:spacing w:val="-6"/>
          <w:sz w:val="24"/>
          <w:vertAlign w:val="baseline"/>
        </w:rPr>
        <w:t>10</w:t>
      </w:r>
    </w:p>
    <w:p>
      <w:pPr>
        <w:pStyle w:val="10"/>
        <w:numPr>
          <w:ilvl w:val="0"/>
          <w:numId w:val="12"/>
        </w:numPr>
        <w:tabs>
          <w:tab w:val="left" w:pos="1440"/>
        </w:tabs>
        <w:spacing w:before="0" w:after="0" w:line="266" w:lineRule="exact"/>
        <w:ind w:left="1440" w:right="0" w:hanging="600"/>
        <w:jc w:val="left"/>
        <w:rPr>
          <w:sz w:val="24"/>
        </w:rPr>
      </w:pPr>
      <w:r>
        <w:rPr>
          <w:sz w:val="24"/>
        </w:rPr>
        <w:t>*</w:t>
      </w:r>
      <w:r>
        <w:rPr>
          <w:spacing w:val="-2"/>
          <w:sz w:val="24"/>
        </w:rPr>
        <w:t xml:space="preserve"> </w:t>
      </w:r>
      <w:r>
        <w:rPr>
          <w:sz w:val="24"/>
        </w:rPr>
        <w:t>Corresponding</w:t>
      </w:r>
      <w:r>
        <w:rPr>
          <w:spacing w:val="-2"/>
          <w:sz w:val="24"/>
        </w:rPr>
        <w:t xml:space="preserve"> author.</w:t>
      </w:r>
    </w:p>
    <w:p>
      <w:pPr>
        <w:pStyle w:val="6"/>
      </w:pPr>
    </w:p>
    <w:p>
      <w:pPr>
        <w:pStyle w:val="10"/>
        <w:numPr>
          <w:ilvl w:val="0"/>
          <w:numId w:val="12"/>
        </w:numPr>
        <w:tabs>
          <w:tab w:val="left" w:pos="1440"/>
        </w:tabs>
        <w:spacing w:before="0" w:after="0" w:line="240" w:lineRule="auto"/>
        <w:ind w:left="1440" w:right="0" w:hanging="600"/>
        <w:jc w:val="left"/>
        <w:rPr>
          <w:sz w:val="24"/>
        </w:rPr>
      </w:pPr>
      <w:r>
        <w:rPr>
          <w:sz w:val="24"/>
        </w:rPr>
        <w:t>ORCiD</w:t>
      </w:r>
      <w:r>
        <w:rPr>
          <w:spacing w:val="-6"/>
          <w:sz w:val="24"/>
        </w:rPr>
        <w:t xml:space="preserve"> </w:t>
      </w:r>
      <w:r>
        <w:rPr>
          <w:sz w:val="24"/>
        </w:rPr>
        <w:t>ID:</w:t>
      </w:r>
      <w:r>
        <w:rPr>
          <w:spacing w:val="-4"/>
          <w:sz w:val="24"/>
        </w:rPr>
        <w:t xml:space="preserve"> </w:t>
      </w:r>
      <w:r>
        <w:fldChar w:fldCharType="begin"/>
      </w:r>
      <w:r>
        <w:instrText xml:space="preserve"> HYPERLINK "http://orcid.org/0000-0002-6437-0073" \h </w:instrText>
      </w:r>
      <w:r>
        <w:fldChar w:fldCharType="separate"/>
      </w:r>
      <w:r>
        <w:rPr>
          <w:sz w:val="24"/>
        </w:rPr>
        <w:t>http://orcid.org/0000-0002-6437-</w:t>
      </w:r>
      <w:r>
        <w:rPr>
          <w:spacing w:val="-4"/>
          <w:sz w:val="24"/>
        </w:rPr>
        <w:t>0073</w:t>
      </w:r>
      <w:r>
        <w:rPr>
          <w:spacing w:val="-4"/>
          <w:sz w:val="24"/>
        </w:rPr>
        <w:fldChar w:fldCharType="end"/>
      </w:r>
    </w:p>
    <w:p>
      <w:pPr>
        <w:pStyle w:val="6"/>
      </w:pPr>
    </w:p>
    <w:p>
      <w:pPr>
        <w:pStyle w:val="10"/>
        <w:numPr>
          <w:ilvl w:val="0"/>
          <w:numId w:val="12"/>
        </w:numPr>
        <w:tabs>
          <w:tab w:val="left" w:pos="1440"/>
        </w:tabs>
        <w:spacing w:before="0" w:after="0" w:line="240" w:lineRule="auto"/>
        <w:ind w:left="1440" w:right="0" w:hanging="600"/>
        <w:jc w:val="left"/>
        <w:rPr>
          <w:sz w:val="24"/>
        </w:rPr>
      </w:pPr>
      <w:r>
        <w:rPr>
          <w:sz w:val="24"/>
        </w:rPr>
        <w:t>Address:</w:t>
      </w:r>
      <w:r>
        <w:rPr>
          <w:spacing w:val="4"/>
          <w:sz w:val="24"/>
        </w:rPr>
        <w:t xml:space="preserve"> </w:t>
      </w:r>
      <w:r>
        <w:rPr>
          <w:sz w:val="24"/>
        </w:rPr>
        <w:t>Institute of</w:t>
      </w:r>
      <w:r>
        <w:rPr>
          <w:spacing w:val="3"/>
          <w:sz w:val="24"/>
        </w:rPr>
        <w:t xml:space="preserve"> </w:t>
      </w:r>
      <w:r>
        <w:rPr>
          <w:sz w:val="24"/>
        </w:rPr>
        <w:t>Ecology</w:t>
      </w:r>
      <w:r>
        <w:rPr>
          <w:spacing w:val="-2"/>
          <w:sz w:val="24"/>
        </w:rPr>
        <w:t xml:space="preserve"> </w:t>
      </w:r>
      <w:r>
        <w:rPr>
          <w:sz w:val="24"/>
        </w:rPr>
        <w:t>and</w:t>
      </w:r>
      <w:r>
        <w:rPr>
          <w:spacing w:val="1"/>
          <w:sz w:val="24"/>
        </w:rPr>
        <w:t xml:space="preserve"> </w:t>
      </w:r>
      <w:r>
        <w:rPr>
          <w:sz w:val="24"/>
        </w:rPr>
        <w:t>Evolutionary</w:t>
      </w:r>
      <w:r>
        <w:rPr>
          <w:spacing w:val="-1"/>
          <w:sz w:val="24"/>
        </w:rPr>
        <w:t xml:space="preserve"> </w:t>
      </w:r>
      <w:r>
        <w:rPr>
          <w:sz w:val="24"/>
        </w:rPr>
        <w:t>Biology,</w:t>
      </w:r>
      <w:r>
        <w:rPr>
          <w:spacing w:val="1"/>
          <w:sz w:val="24"/>
        </w:rPr>
        <w:t xml:space="preserve"> </w:t>
      </w:r>
      <w:r>
        <w:rPr>
          <w:sz w:val="24"/>
        </w:rPr>
        <w:t>National</w:t>
      </w:r>
      <w:r>
        <w:rPr>
          <w:spacing w:val="1"/>
          <w:sz w:val="24"/>
        </w:rPr>
        <w:t xml:space="preserve"> </w:t>
      </w:r>
      <w:r>
        <w:rPr>
          <w:sz w:val="24"/>
        </w:rPr>
        <w:t>Taiwan</w:t>
      </w:r>
      <w:r>
        <w:rPr>
          <w:spacing w:val="4"/>
          <w:sz w:val="24"/>
        </w:rPr>
        <w:t xml:space="preserve"> </w:t>
      </w:r>
      <w:r>
        <w:rPr>
          <w:sz w:val="24"/>
        </w:rPr>
        <w:t>University,</w:t>
      </w:r>
      <w:r>
        <w:rPr>
          <w:spacing w:val="3"/>
          <w:sz w:val="24"/>
        </w:rPr>
        <w:t xml:space="preserve"> </w:t>
      </w:r>
      <w:r>
        <w:rPr>
          <w:sz w:val="24"/>
        </w:rPr>
        <w:t>Taipei</w:t>
      </w:r>
      <w:r>
        <w:rPr>
          <w:spacing w:val="2"/>
          <w:sz w:val="24"/>
        </w:rPr>
        <w:t xml:space="preserve"> </w:t>
      </w:r>
      <w:r>
        <w:rPr>
          <w:spacing w:val="-4"/>
          <w:sz w:val="24"/>
        </w:rPr>
        <w:t>106,</w:t>
      </w:r>
    </w:p>
    <w:p>
      <w:pPr>
        <w:pStyle w:val="6"/>
      </w:pPr>
    </w:p>
    <w:p>
      <w:pPr>
        <w:pStyle w:val="10"/>
        <w:numPr>
          <w:ilvl w:val="0"/>
          <w:numId w:val="12"/>
        </w:numPr>
        <w:tabs>
          <w:tab w:val="left" w:pos="1440"/>
        </w:tabs>
        <w:spacing w:before="0" w:after="0" w:line="240" w:lineRule="auto"/>
        <w:ind w:left="1440" w:right="0" w:hanging="600"/>
        <w:jc w:val="left"/>
        <w:rPr>
          <w:sz w:val="24"/>
        </w:rPr>
      </w:pPr>
      <w:r>
        <w:rPr>
          <w:spacing w:val="-2"/>
          <w:sz w:val="24"/>
        </w:rPr>
        <w:t>Taiwan</w:t>
      </w:r>
    </w:p>
    <w:p>
      <w:pPr>
        <w:pStyle w:val="6"/>
      </w:pPr>
    </w:p>
    <w:p>
      <w:pPr>
        <w:pStyle w:val="10"/>
        <w:numPr>
          <w:ilvl w:val="0"/>
          <w:numId w:val="12"/>
        </w:numPr>
        <w:tabs>
          <w:tab w:val="left" w:pos="1440"/>
        </w:tabs>
        <w:spacing w:before="0" w:after="0" w:line="240" w:lineRule="auto"/>
        <w:ind w:left="1440" w:right="0" w:hanging="600"/>
        <w:jc w:val="left"/>
        <w:rPr>
          <w:sz w:val="24"/>
        </w:rPr>
      </w:pPr>
      <w:r>
        <w:rPr>
          <w:sz w:val="24"/>
        </w:rPr>
        <w:t>Email:</w:t>
      </w:r>
      <w:r>
        <w:rPr>
          <w:spacing w:val="-4"/>
          <w:sz w:val="24"/>
        </w:rPr>
        <w:t xml:space="preserve"> </w:t>
      </w:r>
      <w:r>
        <w:fldChar w:fldCharType="begin"/>
      </w:r>
      <w:r>
        <w:instrText xml:space="preserve"> HYPERLINK "mailto:ckho@ntu.edu.tw" \h </w:instrText>
      </w:r>
      <w:r>
        <w:fldChar w:fldCharType="separate"/>
      </w:r>
      <w:r>
        <w:rPr>
          <w:color w:val="0000FF"/>
          <w:sz w:val="24"/>
          <w:u w:val="single" w:color="0000FF"/>
        </w:rPr>
        <w:t>ckho@ntu.edu.tw</w:t>
      </w:r>
      <w:r>
        <w:rPr>
          <w:color w:val="0000FF"/>
          <w:sz w:val="24"/>
          <w:u w:val="single" w:color="0000FF"/>
        </w:rPr>
        <w:fldChar w:fldCharType="end"/>
      </w:r>
      <w:r>
        <w:rPr>
          <w:color w:val="0000FF"/>
          <w:spacing w:val="-1"/>
          <w:sz w:val="24"/>
        </w:rPr>
        <w:t xml:space="preserve"> </w:t>
      </w:r>
      <w:r>
        <w:rPr>
          <w:sz w:val="24"/>
        </w:rPr>
        <w:t>/</w:t>
      </w:r>
      <w:r>
        <w:rPr>
          <w:spacing w:val="-1"/>
          <w:sz w:val="24"/>
        </w:rPr>
        <w:t xml:space="preserve"> </w:t>
      </w:r>
      <w:r>
        <w:rPr>
          <w:sz w:val="24"/>
        </w:rPr>
        <w:t>Telephone</w:t>
      </w:r>
      <w:r>
        <w:rPr>
          <w:spacing w:val="-3"/>
          <w:sz w:val="24"/>
        </w:rPr>
        <w:t xml:space="preserve"> </w:t>
      </w:r>
      <w:r>
        <w:rPr>
          <w:sz w:val="24"/>
        </w:rPr>
        <w:t>number:</w:t>
      </w:r>
      <w:r>
        <w:rPr>
          <w:spacing w:val="-1"/>
          <w:sz w:val="24"/>
        </w:rPr>
        <w:t xml:space="preserve"> </w:t>
      </w:r>
      <w:r>
        <w:rPr>
          <w:sz w:val="24"/>
        </w:rPr>
        <w:t>886-2-33662466</w:t>
      </w:r>
      <w:r>
        <w:rPr>
          <w:spacing w:val="57"/>
          <w:sz w:val="24"/>
        </w:rPr>
        <w:t xml:space="preserve"> </w:t>
      </w:r>
      <w:r>
        <w:rPr>
          <w:sz w:val="24"/>
        </w:rPr>
        <w:t>/</w:t>
      </w:r>
      <w:r>
        <w:rPr>
          <w:spacing w:val="-1"/>
          <w:sz w:val="24"/>
        </w:rPr>
        <w:t xml:space="preserve"> </w:t>
      </w:r>
      <w:r>
        <w:rPr>
          <w:sz w:val="24"/>
        </w:rPr>
        <w:t>Fax</w:t>
      </w:r>
      <w:r>
        <w:rPr>
          <w:spacing w:val="1"/>
          <w:sz w:val="24"/>
        </w:rPr>
        <w:t xml:space="preserve"> </w:t>
      </w:r>
      <w:r>
        <w:rPr>
          <w:sz w:val="24"/>
        </w:rPr>
        <w:t>number:</w:t>
      </w:r>
      <w:r>
        <w:rPr>
          <w:spacing w:val="-1"/>
          <w:sz w:val="24"/>
        </w:rPr>
        <w:t xml:space="preserve"> </w:t>
      </w:r>
      <w:r>
        <w:rPr>
          <w:sz w:val="24"/>
        </w:rPr>
        <w:t>886-2-</w:t>
      </w:r>
      <w:r>
        <w:rPr>
          <w:spacing w:val="-2"/>
          <w:sz w:val="24"/>
        </w:rPr>
        <w:t>23686750</w:t>
      </w:r>
    </w:p>
    <w:p>
      <w:pPr>
        <w:spacing w:after="0" w:line="240" w:lineRule="auto"/>
        <w:jc w:val="left"/>
        <w:rPr>
          <w:sz w:val="24"/>
        </w:rPr>
        <w:sectPr>
          <w:footerReference r:id="rId30" w:type="default"/>
          <w:pgSz w:w="12240" w:h="15840"/>
          <w:pgMar w:top="0" w:right="60" w:bottom="1240" w:left="0" w:header="0" w:footer="1056" w:gutter="0"/>
          <w:pgNumType w:start="1"/>
          <w:cols w:space="720" w:num="1"/>
        </w:sectPr>
      </w:pPr>
    </w:p>
    <w:p>
      <w:pPr>
        <w:pStyle w:val="10"/>
        <w:numPr>
          <w:ilvl w:val="0"/>
          <w:numId w:val="12"/>
        </w:numPr>
        <w:tabs>
          <w:tab w:val="left" w:pos="1440"/>
        </w:tabs>
        <w:spacing w:before="74" w:after="0" w:line="240" w:lineRule="auto"/>
        <w:ind w:left="1440" w:right="0" w:hanging="600"/>
        <w:jc w:val="left"/>
        <w:rPr>
          <w:sz w:val="24"/>
        </w:rPr>
      </w:pPr>
      <w:r>
        <w:rPr>
          <w:b/>
          <w:sz w:val="24"/>
        </w:rPr>
        <w:t>Table</w:t>
      </w:r>
      <w:r>
        <w:rPr>
          <w:b/>
          <w:spacing w:val="-3"/>
          <w:sz w:val="24"/>
        </w:rPr>
        <w:t xml:space="preserve"> </w:t>
      </w:r>
      <w:r>
        <w:rPr>
          <w:b/>
          <w:sz w:val="24"/>
        </w:rPr>
        <w:t>S1</w:t>
      </w:r>
      <w:r>
        <w:rPr>
          <w:sz w:val="24"/>
        </w:rPr>
        <w:t>.</w:t>
      </w:r>
      <w:r>
        <w:rPr>
          <w:spacing w:val="-1"/>
          <w:sz w:val="24"/>
        </w:rPr>
        <w:t xml:space="preserve"> </w:t>
      </w:r>
      <w:r>
        <w:rPr>
          <w:sz w:val="24"/>
        </w:rPr>
        <w:t>The</w:t>
      </w:r>
      <w:r>
        <w:rPr>
          <w:spacing w:val="-2"/>
          <w:sz w:val="24"/>
        </w:rPr>
        <w:t xml:space="preserve"> </w:t>
      </w:r>
      <w:r>
        <w:rPr>
          <w:sz w:val="24"/>
        </w:rPr>
        <w:t>taxonomic</w:t>
      </w:r>
      <w:r>
        <w:rPr>
          <w:spacing w:val="-2"/>
          <w:sz w:val="24"/>
        </w:rPr>
        <w:t xml:space="preserve"> </w:t>
      </w:r>
      <w:r>
        <w:rPr>
          <w:sz w:val="24"/>
        </w:rPr>
        <w:t>information and</w:t>
      </w:r>
      <w:r>
        <w:rPr>
          <w:spacing w:val="-1"/>
          <w:sz w:val="24"/>
        </w:rPr>
        <w:t xml:space="preserve"> </w:t>
      </w:r>
      <w:r>
        <w:rPr>
          <w:sz w:val="24"/>
        </w:rPr>
        <w:t>trophic</w:t>
      </w:r>
      <w:r>
        <w:rPr>
          <w:spacing w:val="1"/>
          <w:sz w:val="24"/>
        </w:rPr>
        <w:t xml:space="preserve"> </w:t>
      </w:r>
      <w:r>
        <w:rPr>
          <w:sz w:val="24"/>
        </w:rPr>
        <w:t>guilds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arthropod</w:t>
      </w:r>
      <w:r>
        <w:rPr>
          <w:spacing w:val="-1"/>
          <w:sz w:val="24"/>
        </w:rPr>
        <w:t xml:space="preserve"> </w:t>
      </w:r>
      <w:r>
        <w:rPr>
          <w:sz w:val="24"/>
        </w:rPr>
        <w:t>samples in</w:t>
      </w:r>
      <w:r>
        <w:rPr>
          <w:spacing w:val="-1"/>
          <w:sz w:val="24"/>
        </w:rPr>
        <w:t xml:space="preserve"> </w:t>
      </w:r>
      <w:r>
        <w:rPr>
          <w:sz w:val="24"/>
        </w:rPr>
        <w:t>the</w:t>
      </w:r>
      <w:r>
        <w:rPr>
          <w:spacing w:val="-1"/>
          <w:sz w:val="24"/>
        </w:rPr>
        <w:t xml:space="preserve"> </w:t>
      </w:r>
      <w:r>
        <w:rPr>
          <w:spacing w:val="-2"/>
          <w:sz w:val="24"/>
        </w:rPr>
        <w:t>three</w:t>
      </w:r>
    </w:p>
    <w:p>
      <w:pPr>
        <w:pStyle w:val="10"/>
        <w:numPr>
          <w:ilvl w:val="0"/>
          <w:numId w:val="12"/>
        </w:numPr>
        <w:tabs>
          <w:tab w:val="left" w:pos="1440"/>
        </w:tabs>
        <w:spacing w:before="137" w:after="0" w:line="240" w:lineRule="auto"/>
        <w:ind w:left="1440" w:right="0" w:hanging="600"/>
        <w:jc w:val="left"/>
        <w:rPr>
          <w:sz w:val="24"/>
        </w:rPr>
      </w:pPr>
      <w:r>
        <w:rPr>
          <w:sz w:val="24"/>
        </w:rPr>
        <w:t>study</w:t>
      </w:r>
      <w:r>
        <w:rPr>
          <w:spacing w:val="1"/>
          <w:sz w:val="24"/>
        </w:rPr>
        <w:t xml:space="preserve"> </w:t>
      </w:r>
      <w:r>
        <w:rPr>
          <w:spacing w:val="-2"/>
          <w:sz w:val="24"/>
        </w:rPr>
        <w:t>years.</w:t>
      </w:r>
    </w:p>
    <w:p>
      <w:pPr>
        <w:pStyle w:val="6"/>
        <w:spacing w:before="63"/>
      </w:pPr>
    </w:p>
    <w:p>
      <w:pPr>
        <w:pStyle w:val="10"/>
        <w:numPr>
          <w:ilvl w:val="0"/>
          <w:numId w:val="12"/>
        </w:numPr>
        <w:tabs>
          <w:tab w:val="left" w:pos="1440"/>
        </w:tabs>
        <w:spacing w:before="0" w:after="0" w:line="240" w:lineRule="auto"/>
        <w:ind w:left="1440" w:right="0" w:hanging="600"/>
        <w:jc w:val="left"/>
        <w:rPr>
          <w:sz w:val="24"/>
        </w:rPr>
      </w:pPr>
      <w:r>
        <w:rPr>
          <w:sz w:val="24"/>
        </w:rPr>
        <w:t>(a)</w:t>
      </w:r>
      <w:r>
        <w:rPr>
          <w:spacing w:val="-2"/>
          <w:sz w:val="24"/>
        </w:rPr>
        <w:t xml:space="preserve"> </w:t>
      </w:r>
      <w:r>
        <w:rPr>
          <w:sz w:val="24"/>
        </w:rPr>
        <w:t>Year</w:t>
      </w:r>
      <w:r>
        <w:rPr>
          <w:spacing w:val="-2"/>
          <w:sz w:val="24"/>
        </w:rPr>
        <w:t xml:space="preserve"> </w:t>
      </w:r>
      <w:r>
        <w:rPr>
          <w:spacing w:val="-4"/>
          <w:sz w:val="24"/>
        </w:rPr>
        <w:t>2017</w:t>
      </w:r>
    </w:p>
    <w:p>
      <w:pPr>
        <w:pStyle w:val="6"/>
        <w:spacing w:before="10"/>
        <w:rPr>
          <w:sz w:val="15"/>
        </w:rPr>
      </w:pPr>
      <w:r>
        <mc:AlternateContent>
          <mc:Choice Requires="wps">
            <w:drawing>
              <wp:anchor distT="0" distB="0" distL="0" distR="0" simplePos="0" relativeHeight="251693056" behindDoc="1" locked="0" layoutInCell="1" allowOverlap="1">
                <wp:simplePos x="0" y="0"/>
                <wp:positionH relativeFrom="page">
                  <wp:posOffset>914400</wp:posOffset>
                </wp:positionH>
                <wp:positionV relativeFrom="paragraph">
                  <wp:posOffset>131445</wp:posOffset>
                </wp:positionV>
                <wp:extent cx="5132705" cy="6350"/>
                <wp:effectExtent l="0" t="0" r="0" b="0"/>
                <wp:wrapTopAndBottom/>
                <wp:docPr id="68" name="Graphic 68"/>
                <wp:cNvGraphicFramePr/>
                <a:graphic xmlns:a="http://schemas.openxmlformats.org/drawingml/2006/main">
                  <a:graphicData uri="http://schemas.microsoft.com/office/word/2010/wordprocessingShape">
                    <wps:wsp>
                      <wps:cNvSpPr/>
                      <wps:spPr>
                        <a:xfrm>
                          <a:off x="0" y="0"/>
                          <a:ext cx="5132705" cy="6350"/>
                        </a:xfrm>
                        <a:custGeom>
                          <a:avLst/>
                          <a:gdLst/>
                          <a:ahLst/>
                          <a:cxnLst/>
                          <a:rect l="l" t="t" r="r" b="b"/>
                          <a:pathLst>
                            <a:path w="5132705" h="6350">
                              <a:moveTo>
                                <a:pt x="1530350" y="0"/>
                              </a:moveTo>
                              <a:lnTo>
                                <a:pt x="0" y="0"/>
                              </a:lnTo>
                              <a:lnTo>
                                <a:pt x="0" y="6096"/>
                              </a:lnTo>
                              <a:lnTo>
                                <a:pt x="1530350" y="6096"/>
                              </a:lnTo>
                              <a:lnTo>
                                <a:pt x="1530350" y="0"/>
                              </a:lnTo>
                              <a:close/>
                            </a:path>
                            <a:path w="5132705" h="6350">
                              <a:moveTo>
                                <a:pt x="5132273" y="0"/>
                              </a:moveTo>
                              <a:lnTo>
                                <a:pt x="2902026" y="0"/>
                              </a:lnTo>
                              <a:lnTo>
                                <a:pt x="2895930" y="0"/>
                              </a:lnTo>
                              <a:lnTo>
                                <a:pt x="1536522" y="0"/>
                              </a:lnTo>
                              <a:lnTo>
                                <a:pt x="1530426" y="0"/>
                              </a:lnTo>
                              <a:lnTo>
                                <a:pt x="1530426" y="6096"/>
                              </a:lnTo>
                              <a:lnTo>
                                <a:pt x="1536522" y="6096"/>
                              </a:lnTo>
                              <a:lnTo>
                                <a:pt x="2895930" y="6096"/>
                              </a:lnTo>
                              <a:lnTo>
                                <a:pt x="2902026" y="6096"/>
                              </a:lnTo>
                              <a:lnTo>
                                <a:pt x="5132273" y="6096"/>
                              </a:lnTo>
                              <a:lnTo>
                                <a:pt x="5132273" y="0"/>
                              </a:lnTo>
                              <a:close/>
                            </a:path>
                          </a:pathLst>
                        </a:custGeom>
                        <a:solidFill>
                          <a:srgbClr val="000000"/>
                        </a:solidFill>
                      </wps:spPr>
                      <wps:bodyPr wrap="square" lIns="0" tIns="0" rIns="0" bIns="0" rtlCol="0">
                        <a:noAutofit/>
                      </wps:bodyPr>
                    </wps:wsp>
                  </a:graphicData>
                </a:graphic>
              </wp:anchor>
            </w:drawing>
          </mc:Choice>
          <mc:Fallback>
            <w:pict>
              <v:shape id="Graphic 68" o:spid="_x0000_s1026" o:spt="100" style="position:absolute;left:0pt;margin-left:72pt;margin-top:10.35pt;height:0.5pt;width:404.15pt;mso-position-horizontal-relative:page;mso-wrap-distance-bottom:0pt;mso-wrap-distance-top:0pt;z-index:-251623424;mso-width-relative:page;mso-height-relative:page;" fillcolor="#000000" filled="t" stroked="f" coordsize="5132705,6350" o:gfxdata="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a3q1tcAAAAJAQAADwAAAAAAAAABACAAAAAiAAAAZHJzL2Rvd25yZXYueG1sUEsB&#10;AhQAFAAAAAgAh07iQIfo6QNoAgAA7wYAAA4AAAAAAAAAAQAgAAAAJgEAAGRycy9lMm9Eb2MueG1s&#10;UEsFBgAAAAAGAAYAWQEAAAAGAAAAAA==&#10;" path="m1530350,0l0,0,0,6096,1530350,6096,1530350,0xem5132273,0l2902026,0,2895930,0,1536522,0,1530426,0,1530426,6096,1536522,6096,2895930,6096,2902026,6096,5132273,6096,5132273,0xe">
                <v:fill on="t" focussize="0,0"/>
                <v:stroke on="f"/>
                <v:imagedata o:title=""/>
                <o:lock v:ext="edit" aspectratio="f"/>
                <v:textbox inset="0mm,0mm,0mm,0mm"/>
                <w10:wrap type="topAndBottom"/>
              </v:shape>
            </w:pict>
          </mc:Fallback>
        </mc:AlternateContent>
      </w:r>
    </w:p>
    <w:p>
      <w:pPr>
        <w:pStyle w:val="6"/>
        <w:tabs>
          <w:tab w:val="left" w:pos="3850"/>
          <w:tab w:val="left" w:pos="6082"/>
        </w:tabs>
        <w:spacing w:before="73"/>
        <w:ind w:left="1519"/>
      </w:pPr>
      <w:r>
        <w:t xml:space="preserve">Trophic </w:t>
      </w:r>
      <w:r>
        <w:rPr>
          <w:spacing w:val="-2"/>
        </w:rPr>
        <w:t>guild</w:t>
      </w:r>
      <w:r>
        <w:tab/>
      </w:r>
      <w:r>
        <w:rPr>
          <w:spacing w:val="-2"/>
        </w:rPr>
        <w:t>Order</w:t>
      </w:r>
      <w:r>
        <w:tab/>
      </w:r>
      <w:r>
        <w:rPr>
          <w:spacing w:val="-2"/>
        </w:rPr>
        <w:t>Family/Genus</w:t>
      </w:r>
    </w:p>
    <w:p>
      <w:pPr>
        <w:pStyle w:val="6"/>
        <w:spacing w:before="9"/>
        <w:rPr>
          <w:sz w:val="12"/>
        </w:rPr>
      </w:pPr>
      <w:r>
        <mc:AlternateContent>
          <mc:Choice Requires="wps">
            <w:drawing>
              <wp:anchor distT="0" distB="0" distL="0" distR="0" simplePos="0" relativeHeight="251693056" behindDoc="1" locked="0" layoutInCell="1" allowOverlap="1">
                <wp:simplePos x="0" y="0"/>
                <wp:positionH relativeFrom="page">
                  <wp:posOffset>914400</wp:posOffset>
                </wp:positionH>
                <wp:positionV relativeFrom="paragraph">
                  <wp:posOffset>108585</wp:posOffset>
                </wp:positionV>
                <wp:extent cx="5132705" cy="6350"/>
                <wp:effectExtent l="0" t="0" r="0" b="0"/>
                <wp:wrapTopAndBottom/>
                <wp:docPr id="69" name="Graphic 69"/>
                <wp:cNvGraphicFramePr/>
                <a:graphic xmlns:a="http://schemas.openxmlformats.org/drawingml/2006/main">
                  <a:graphicData uri="http://schemas.microsoft.com/office/word/2010/wordprocessingShape">
                    <wps:wsp>
                      <wps:cNvSpPr/>
                      <wps:spPr>
                        <a:xfrm>
                          <a:off x="0" y="0"/>
                          <a:ext cx="5132705" cy="6350"/>
                        </a:xfrm>
                        <a:custGeom>
                          <a:avLst/>
                          <a:gdLst/>
                          <a:ahLst/>
                          <a:cxnLst/>
                          <a:rect l="l" t="t" r="r" b="b"/>
                          <a:pathLst>
                            <a:path w="5132705" h="6350">
                              <a:moveTo>
                                <a:pt x="1530350" y="0"/>
                              </a:moveTo>
                              <a:lnTo>
                                <a:pt x="0" y="0"/>
                              </a:lnTo>
                              <a:lnTo>
                                <a:pt x="0" y="6096"/>
                              </a:lnTo>
                              <a:lnTo>
                                <a:pt x="1530350" y="6096"/>
                              </a:lnTo>
                              <a:lnTo>
                                <a:pt x="1530350" y="0"/>
                              </a:lnTo>
                              <a:close/>
                            </a:path>
                            <a:path w="5132705" h="6350">
                              <a:moveTo>
                                <a:pt x="5132273" y="0"/>
                              </a:moveTo>
                              <a:lnTo>
                                <a:pt x="2902026" y="0"/>
                              </a:lnTo>
                              <a:lnTo>
                                <a:pt x="2895930" y="0"/>
                              </a:lnTo>
                              <a:lnTo>
                                <a:pt x="1536522" y="0"/>
                              </a:lnTo>
                              <a:lnTo>
                                <a:pt x="1530426" y="0"/>
                              </a:lnTo>
                              <a:lnTo>
                                <a:pt x="1530426" y="6096"/>
                              </a:lnTo>
                              <a:lnTo>
                                <a:pt x="1536522" y="6096"/>
                              </a:lnTo>
                              <a:lnTo>
                                <a:pt x="2895930" y="6096"/>
                              </a:lnTo>
                              <a:lnTo>
                                <a:pt x="2902026" y="6096"/>
                              </a:lnTo>
                              <a:lnTo>
                                <a:pt x="5132273" y="6096"/>
                              </a:lnTo>
                              <a:lnTo>
                                <a:pt x="5132273" y="0"/>
                              </a:lnTo>
                              <a:close/>
                            </a:path>
                          </a:pathLst>
                        </a:custGeom>
                        <a:solidFill>
                          <a:srgbClr val="000000"/>
                        </a:solidFill>
                      </wps:spPr>
                      <wps:bodyPr wrap="square" lIns="0" tIns="0" rIns="0" bIns="0" rtlCol="0">
                        <a:noAutofit/>
                      </wps:bodyPr>
                    </wps:wsp>
                  </a:graphicData>
                </a:graphic>
              </wp:anchor>
            </w:drawing>
          </mc:Choice>
          <mc:Fallback>
            <w:pict>
              <v:shape id="Graphic 69" o:spid="_x0000_s1026" o:spt="100" style="position:absolute;left:0pt;margin-left:72pt;margin-top:8.55pt;height:0.5pt;width:404.15pt;mso-position-horizontal-relative:page;mso-wrap-distance-bottom:0pt;mso-wrap-distance-top:0pt;z-index:-251623424;mso-width-relative:page;mso-height-relative:page;" fillcolor="#000000" filled="t" stroked="f" coordsize="5132705,6350" o:gfxdata="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FXjnjXAAAACQEAAA8AAAAAAAAAAQAgAAAAIgAAAGRycy9kb3ducmV2LnhtbFBL&#10;AQIUABQAAAAIAIdO4kDNL1bPaQIAAO8GAAAOAAAAAAAAAAEAIAAAACYBAABkcnMvZTJvRG9jLnht&#10;bFBLBQYAAAAABgAGAFkBAAABBgAAAAA=&#10;" path="m1530350,0l0,0,0,6096,1530350,6096,1530350,0xem5132273,0l2902026,0,2895930,0,1536522,0,1530426,0,1530426,6096,1536522,6096,2895930,6096,2902026,6096,5132273,6096,5132273,0xe">
                <v:fill on="t" focussize="0,0"/>
                <v:stroke on="f"/>
                <v:imagedata o:title=""/>
                <o:lock v:ext="edit" aspectratio="f"/>
                <v:textbox inset="0mm,0mm,0mm,0mm"/>
                <w10:wrap type="topAndBottom"/>
              </v:shape>
            </w:pict>
          </mc:Fallback>
        </mc:AlternateContent>
      </w:r>
    </w:p>
    <w:p>
      <w:pPr>
        <w:pStyle w:val="6"/>
        <w:tabs>
          <w:tab w:val="left" w:pos="3850"/>
          <w:tab w:val="left" w:pos="6082"/>
        </w:tabs>
        <w:spacing w:before="76"/>
        <w:ind w:left="1519"/>
      </w:pPr>
      <w:r>
        <w:rPr>
          <w:spacing w:val="-2"/>
        </w:rPr>
        <w:t>Predators</w:t>
      </w:r>
      <w:r>
        <w:tab/>
      </w:r>
      <w:r>
        <w:rPr>
          <w:spacing w:val="-2"/>
        </w:rPr>
        <w:t>Araneae</w:t>
      </w:r>
      <w:r>
        <w:tab/>
      </w:r>
      <w:r>
        <w:rPr>
          <w:spacing w:val="-2"/>
        </w:rPr>
        <w:t>Araneidae</w:t>
      </w:r>
    </w:p>
    <w:p>
      <w:pPr>
        <w:pStyle w:val="6"/>
        <w:tabs>
          <w:tab w:val="left" w:pos="6082"/>
        </w:tabs>
        <w:spacing w:before="160"/>
        <w:ind w:left="3850"/>
      </w:pPr>
      <w:r>
        <w:rPr>
          <w:spacing w:val="-2"/>
        </w:rPr>
        <w:t>Araneae</w:t>
      </w:r>
      <w:r>
        <w:tab/>
      </w:r>
      <w:r>
        <w:rPr>
          <w:spacing w:val="-2"/>
        </w:rPr>
        <w:t>Clubionidae</w:t>
      </w:r>
    </w:p>
    <w:p>
      <w:pPr>
        <w:pStyle w:val="6"/>
        <w:tabs>
          <w:tab w:val="left" w:pos="6082"/>
        </w:tabs>
        <w:spacing w:before="173"/>
        <w:ind w:left="3850"/>
      </w:pPr>
      <w:r>
        <w:rPr>
          <w:spacing w:val="-2"/>
        </w:rPr>
        <w:t>Araneae</w:t>
      </w:r>
      <w:r>
        <w:tab/>
      </w:r>
      <w:r>
        <w:rPr>
          <w:spacing w:val="-2"/>
        </w:rPr>
        <w:t>Oxyopidae</w:t>
      </w:r>
    </w:p>
    <w:p>
      <w:pPr>
        <w:tabs>
          <w:tab w:val="left" w:pos="6082"/>
        </w:tabs>
        <w:spacing w:before="174"/>
        <w:ind w:left="3850" w:right="0" w:firstLine="0"/>
        <w:jc w:val="left"/>
        <w:rPr>
          <w:i/>
          <w:sz w:val="24"/>
        </w:rPr>
      </w:pPr>
      <w:r>
        <w:rPr>
          <w:spacing w:val="-2"/>
          <w:sz w:val="24"/>
        </w:rPr>
        <w:t>Araneae</w:t>
      </w:r>
      <w:r>
        <w:rPr>
          <w:sz w:val="24"/>
        </w:rPr>
        <w:tab/>
      </w:r>
      <w:r>
        <w:rPr>
          <w:spacing w:val="-2"/>
          <w:sz w:val="24"/>
        </w:rPr>
        <w:t>Tetragnathidae/</w:t>
      </w:r>
      <w:r>
        <w:rPr>
          <w:i/>
          <w:spacing w:val="-2"/>
          <w:sz w:val="24"/>
        </w:rPr>
        <w:t>Tetragnatha</w:t>
      </w:r>
    </w:p>
    <w:p>
      <w:pPr>
        <w:pStyle w:val="6"/>
        <w:tabs>
          <w:tab w:val="left" w:pos="6082"/>
        </w:tabs>
        <w:spacing w:before="170"/>
        <w:ind w:left="3850"/>
      </w:pPr>
      <w:r>
        <w:rPr>
          <w:spacing w:val="-2"/>
        </w:rPr>
        <w:t>Araneae</w:t>
      </w:r>
      <w:r>
        <w:tab/>
      </w:r>
      <w:r>
        <w:rPr>
          <w:spacing w:val="-2"/>
        </w:rPr>
        <w:t>Thomisidae</w:t>
      </w:r>
    </w:p>
    <w:p>
      <w:pPr>
        <w:pStyle w:val="6"/>
        <w:tabs>
          <w:tab w:val="left" w:pos="6082"/>
        </w:tabs>
        <w:spacing w:before="173"/>
        <w:ind w:left="3850"/>
      </w:pPr>
      <w:r>
        <w:rPr>
          <w:spacing w:val="-2"/>
        </w:rPr>
        <w:t>Coleoptera</w:t>
      </w:r>
      <w:r>
        <w:tab/>
      </w:r>
      <w:r>
        <w:rPr>
          <w:spacing w:val="-2"/>
        </w:rPr>
        <w:t>Carabidae</w:t>
      </w:r>
    </w:p>
    <w:p>
      <w:pPr>
        <w:pStyle w:val="6"/>
        <w:tabs>
          <w:tab w:val="left" w:pos="6082"/>
        </w:tabs>
        <w:spacing w:before="173"/>
        <w:ind w:left="3850"/>
      </w:pPr>
      <w:r>
        <w:rPr>
          <w:spacing w:val="-2"/>
        </w:rPr>
        <w:t>Coleoptera</w:t>
      </w:r>
      <w:r>
        <w:tab/>
      </w:r>
      <w:r>
        <w:rPr>
          <w:spacing w:val="-2"/>
        </w:rPr>
        <w:t>Coccinellidae</w:t>
      </w:r>
    </w:p>
    <w:p>
      <w:pPr>
        <w:tabs>
          <w:tab w:val="left" w:pos="3850"/>
          <w:tab w:val="left" w:pos="6082"/>
        </w:tabs>
        <w:spacing w:before="170"/>
        <w:ind w:left="1519" w:right="0" w:firstLine="0"/>
        <w:jc w:val="left"/>
        <w:rPr>
          <w:i/>
          <w:sz w:val="24"/>
        </w:rPr>
      </w:pPr>
      <w:r>
        <w:rPr>
          <w:sz w:val="24"/>
        </w:rPr>
        <w:t>Rice</w:t>
      </w:r>
      <w:r>
        <w:rPr>
          <w:spacing w:val="-2"/>
          <w:sz w:val="24"/>
        </w:rPr>
        <w:t xml:space="preserve"> herbivores</w:t>
      </w:r>
      <w:r>
        <w:rPr>
          <w:sz w:val="24"/>
        </w:rPr>
        <w:tab/>
      </w:r>
      <w:r>
        <w:rPr>
          <w:spacing w:val="-2"/>
          <w:sz w:val="24"/>
        </w:rPr>
        <w:t>Hemiptera</w:t>
      </w:r>
      <w:r>
        <w:rPr>
          <w:sz w:val="24"/>
        </w:rPr>
        <w:tab/>
      </w:r>
      <w:r>
        <w:rPr>
          <w:spacing w:val="-2"/>
          <w:sz w:val="24"/>
        </w:rPr>
        <w:t>Cicadellidae/</w:t>
      </w:r>
      <w:r>
        <w:rPr>
          <w:i/>
          <w:spacing w:val="-2"/>
          <w:sz w:val="24"/>
        </w:rPr>
        <w:t>Nephotettix</w:t>
      </w:r>
    </w:p>
    <w:p>
      <w:pPr>
        <w:tabs>
          <w:tab w:val="left" w:pos="6082"/>
        </w:tabs>
        <w:spacing w:before="173"/>
        <w:ind w:left="3850" w:right="0" w:firstLine="0"/>
        <w:jc w:val="left"/>
        <w:rPr>
          <w:i/>
          <w:sz w:val="24"/>
        </w:rPr>
      </w:pPr>
      <w:r>
        <w:rPr>
          <w:spacing w:val="-2"/>
          <w:sz w:val="24"/>
        </w:rPr>
        <w:t>Hemiptera</w:t>
      </w:r>
      <w:r>
        <w:rPr>
          <w:sz w:val="24"/>
        </w:rPr>
        <w:tab/>
      </w:r>
      <w:r>
        <w:rPr>
          <w:spacing w:val="-2"/>
          <w:sz w:val="24"/>
        </w:rPr>
        <w:t>Delphacidae/</w:t>
      </w:r>
      <w:r>
        <w:rPr>
          <w:i/>
          <w:spacing w:val="-2"/>
          <w:sz w:val="24"/>
        </w:rPr>
        <w:t>Nilaparvata</w:t>
      </w:r>
    </w:p>
    <w:p>
      <w:pPr>
        <w:tabs>
          <w:tab w:val="left" w:pos="6082"/>
        </w:tabs>
        <w:spacing w:before="173"/>
        <w:ind w:left="3850" w:right="0" w:firstLine="0"/>
        <w:jc w:val="left"/>
        <w:rPr>
          <w:i/>
          <w:sz w:val="24"/>
        </w:rPr>
      </w:pPr>
      <w:r>
        <w:rPr>
          <w:spacing w:val="-2"/>
          <w:sz w:val="24"/>
        </w:rPr>
        <w:t>Hemiptera</w:t>
      </w:r>
      <w:r>
        <w:rPr>
          <w:sz w:val="24"/>
        </w:rPr>
        <w:tab/>
      </w:r>
      <w:r>
        <w:rPr>
          <w:spacing w:val="-2"/>
          <w:sz w:val="24"/>
        </w:rPr>
        <w:t>Lygaeidae/</w:t>
      </w:r>
      <w:r>
        <w:rPr>
          <w:i/>
          <w:spacing w:val="-2"/>
          <w:sz w:val="24"/>
        </w:rPr>
        <w:t>Pachybrachius</w:t>
      </w:r>
    </w:p>
    <w:p>
      <w:pPr>
        <w:tabs>
          <w:tab w:val="left" w:pos="6082"/>
        </w:tabs>
        <w:spacing w:before="170"/>
        <w:ind w:left="3850" w:right="0" w:firstLine="0"/>
        <w:jc w:val="left"/>
        <w:rPr>
          <w:i/>
          <w:sz w:val="24"/>
        </w:rPr>
      </w:pPr>
      <w:r>
        <w:rPr>
          <w:spacing w:val="-2"/>
          <w:sz w:val="24"/>
        </w:rPr>
        <w:t>Hemiptera</w:t>
      </w:r>
      <w:r>
        <w:rPr>
          <w:sz w:val="24"/>
        </w:rPr>
        <w:tab/>
      </w:r>
      <w:r>
        <w:rPr>
          <w:spacing w:val="-2"/>
          <w:sz w:val="24"/>
        </w:rPr>
        <w:t>Pentatomidae/</w:t>
      </w:r>
      <w:r>
        <w:rPr>
          <w:i/>
          <w:spacing w:val="-2"/>
          <w:sz w:val="24"/>
        </w:rPr>
        <w:t>Scotinophara</w:t>
      </w:r>
    </w:p>
    <w:p>
      <w:pPr>
        <w:pStyle w:val="6"/>
        <w:tabs>
          <w:tab w:val="left" w:pos="6082"/>
        </w:tabs>
        <w:spacing w:before="173"/>
        <w:ind w:left="3850"/>
      </w:pPr>
      <w:r>
        <w:rPr>
          <w:spacing w:val="-2"/>
        </w:rPr>
        <w:t>Lepidoptera</w:t>
      </w:r>
      <w:r>
        <w:tab/>
      </w:r>
      <w:r>
        <w:rPr>
          <w:spacing w:val="-2"/>
        </w:rPr>
        <w:t>Hesperiidae</w:t>
      </w:r>
    </w:p>
    <w:p>
      <w:pPr>
        <w:pStyle w:val="6"/>
        <w:tabs>
          <w:tab w:val="left" w:pos="6082"/>
        </w:tabs>
        <w:spacing w:before="173"/>
        <w:ind w:left="3850"/>
      </w:pPr>
      <w:r>
        <w:rPr>
          <w:spacing w:val="-2"/>
        </w:rPr>
        <w:t>Lepidoptera</w:t>
      </w:r>
      <w:r>
        <w:tab/>
      </w:r>
      <w:r>
        <w:rPr>
          <w:spacing w:val="-2"/>
        </w:rPr>
        <w:t>Pyralidae</w:t>
      </w:r>
    </w:p>
    <w:p>
      <w:pPr>
        <w:pStyle w:val="6"/>
        <w:tabs>
          <w:tab w:val="left" w:pos="6082"/>
        </w:tabs>
        <w:spacing w:before="171"/>
        <w:ind w:left="3850"/>
      </w:pPr>
      <w:r>
        <w:rPr>
          <w:spacing w:val="-2"/>
        </w:rPr>
        <w:t>Lepidoptera</w:t>
      </w:r>
      <w:r>
        <w:tab/>
      </w:r>
      <w:r>
        <w:rPr>
          <w:spacing w:val="-2"/>
        </w:rPr>
        <w:t>Nymphalidae</w:t>
      </w:r>
    </w:p>
    <w:p>
      <w:pPr>
        <w:pStyle w:val="6"/>
        <w:tabs>
          <w:tab w:val="left" w:pos="3850"/>
          <w:tab w:val="left" w:pos="6082"/>
        </w:tabs>
        <w:spacing w:before="173" w:line="391" w:lineRule="auto"/>
        <w:ind w:left="1519" w:right="2962" w:firstLine="2330"/>
      </w:pPr>
      <w:r>
        <w:rPr>
          <w:spacing w:val="-2"/>
        </w:rPr>
        <w:t>Orthoptera</w:t>
      </w:r>
      <w:r>
        <w:tab/>
      </w:r>
      <w:r>
        <w:rPr>
          <w:spacing w:val="-2"/>
        </w:rPr>
        <w:t>Pyrgomorphidae/</w:t>
      </w:r>
      <w:r>
        <w:rPr>
          <w:i/>
          <w:spacing w:val="-2"/>
        </w:rPr>
        <w:t xml:space="preserve">Atractomorpha </w:t>
      </w:r>
      <w:r>
        <w:t>Tourist herbivores</w:t>
      </w:r>
      <w:r>
        <w:tab/>
      </w:r>
      <w:r>
        <w:rPr>
          <w:spacing w:val="-2"/>
        </w:rPr>
        <w:t>Coleoptera</w:t>
      </w:r>
      <w:r>
        <w:tab/>
      </w:r>
      <w:r>
        <w:rPr>
          <w:spacing w:val="-2"/>
        </w:rPr>
        <w:t>Chrysomelidae</w:t>
      </w:r>
    </w:p>
    <w:p>
      <w:pPr>
        <w:pStyle w:val="6"/>
        <w:tabs>
          <w:tab w:val="left" w:pos="3850"/>
          <w:tab w:val="left" w:pos="6082"/>
        </w:tabs>
        <w:spacing w:line="391" w:lineRule="auto"/>
        <w:ind w:left="1519" w:right="4722" w:firstLine="2330"/>
      </w:pPr>
      <w:r>
        <w:rPr>
          <w:spacing w:val="-2"/>
        </w:rPr>
        <w:t>Orthoptera</w:t>
      </w:r>
      <w:r>
        <w:tab/>
      </w:r>
      <w:r>
        <w:rPr>
          <w:spacing w:val="-2"/>
        </w:rPr>
        <w:t>Acrididae Detritivores</w:t>
      </w:r>
      <w:r>
        <w:tab/>
      </w:r>
      <w:r>
        <w:rPr>
          <w:spacing w:val="-2"/>
        </w:rPr>
        <w:t>Diptera</w:t>
      </w:r>
      <w:r>
        <w:tab/>
      </w:r>
      <w:r>
        <w:rPr>
          <w:spacing w:val="-2"/>
        </w:rPr>
        <w:t>Chironomidae</w:t>
      </w:r>
    </w:p>
    <w:p>
      <w:pPr>
        <w:pStyle w:val="6"/>
        <w:tabs>
          <w:tab w:val="left" w:pos="6082"/>
        </w:tabs>
        <w:spacing w:line="274" w:lineRule="exact"/>
        <w:ind w:left="3850"/>
      </w:pPr>
      <w:r>
        <w:rPr>
          <w:spacing w:val="-2"/>
        </w:rPr>
        <w:t>Diptera</w:t>
      </w:r>
      <w:r>
        <w:tab/>
      </w:r>
      <w:r>
        <w:rPr>
          <w:spacing w:val="-2"/>
        </w:rPr>
        <w:t>Chloropidae</w:t>
      </w:r>
    </w:p>
    <w:p>
      <w:pPr>
        <w:pStyle w:val="6"/>
        <w:tabs>
          <w:tab w:val="left" w:pos="6082"/>
        </w:tabs>
        <w:spacing w:before="166"/>
        <w:ind w:left="3850"/>
      </w:pPr>
      <w:r>
        <w:rPr>
          <w:spacing w:val="-2"/>
        </w:rPr>
        <w:t>Diptera</w:t>
      </w:r>
      <w:r>
        <w:tab/>
      </w:r>
      <w:r>
        <w:rPr>
          <w:spacing w:val="-2"/>
        </w:rPr>
        <w:t>Ephydridae</w:t>
      </w:r>
    </w:p>
    <w:p>
      <w:pPr>
        <w:pStyle w:val="6"/>
        <w:tabs>
          <w:tab w:val="left" w:pos="6082"/>
        </w:tabs>
        <w:spacing w:before="172"/>
        <w:ind w:left="3850"/>
      </w:pPr>
      <w:r>
        <w:rPr>
          <w:spacing w:val="-2"/>
        </w:rPr>
        <w:t>Diptera</w:t>
      </w:r>
      <w:r>
        <w:tab/>
      </w:r>
      <w:r>
        <w:rPr>
          <w:spacing w:val="-2"/>
        </w:rPr>
        <w:t>Muscidae</w:t>
      </w:r>
    </w:p>
    <w:p>
      <w:pPr>
        <w:pStyle w:val="6"/>
        <w:tabs>
          <w:tab w:val="left" w:pos="6082"/>
        </w:tabs>
        <w:spacing w:before="173"/>
        <w:ind w:left="3850"/>
      </w:pPr>
      <w:r>
        <w:rPr>
          <w:spacing w:val="-2"/>
        </w:rPr>
        <w:t>Diptera</w:t>
      </w:r>
      <w:r>
        <w:tab/>
      </w:r>
      <w:r>
        <w:rPr>
          <w:spacing w:val="-2"/>
        </w:rPr>
        <w:t>Sphaeroceridae</w:t>
      </w:r>
    </w:p>
    <w:p>
      <w:pPr>
        <w:pStyle w:val="6"/>
        <w:tabs>
          <w:tab w:val="left" w:pos="6082"/>
        </w:tabs>
        <w:spacing w:before="171"/>
        <w:ind w:left="3850"/>
      </w:pPr>
      <w:r>
        <w:rPr>
          <w:spacing w:val="-2"/>
        </w:rPr>
        <w:t>Diptera</w:t>
      </w:r>
      <w:r>
        <w:tab/>
      </w:r>
      <w:r>
        <w:rPr>
          <w:spacing w:val="-2"/>
        </w:rPr>
        <w:t>Stratiomyidae</w:t>
      </w:r>
    </w:p>
    <w:p>
      <w:pPr>
        <w:pStyle w:val="6"/>
        <w:tabs>
          <w:tab w:val="left" w:pos="6082"/>
        </w:tabs>
        <w:spacing w:before="172"/>
        <w:ind w:left="3850"/>
      </w:pPr>
      <w:r>
        <w:rPr>
          <w:spacing w:val="-2"/>
        </w:rPr>
        <w:t>Diptera</w:t>
      </w:r>
      <w:r>
        <w:tab/>
      </w:r>
      <w:r>
        <w:rPr>
          <w:spacing w:val="-2"/>
        </w:rPr>
        <w:t>Tephritidae</w:t>
      </w:r>
    </w:p>
    <w:p>
      <w:pPr>
        <w:pStyle w:val="6"/>
        <w:spacing w:before="4"/>
        <w:rPr>
          <w:sz w:val="6"/>
        </w:rPr>
      </w:pPr>
      <w:r>
        <mc:AlternateContent>
          <mc:Choice Requires="wps">
            <w:drawing>
              <wp:anchor distT="0" distB="0" distL="0" distR="0" simplePos="0" relativeHeight="251694080" behindDoc="1" locked="0" layoutInCell="1" allowOverlap="1">
                <wp:simplePos x="0" y="0"/>
                <wp:positionH relativeFrom="page">
                  <wp:posOffset>905510</wp:posOffset>
                </wp:positionH>
                <wp:positionV relativeFrom="paragraph">
                  <wp:posOffset>60960</wp:posOffset>
                </wp:positionV>
                <wp:extent cx="5141595" cy="6350"/>
                <wp:effectExtent l="0" t="0" r="0" b="0"/>
                <wp:wrapTopAndBottom/>
                <wp:docPr id="70" name="Graphic 70"/>
                <wp:cNvGraphicFramePr/>
                <a:graphic xmlns:a="http://schemas.openxmlformats.org/drawingml/2006/main">
                  <a:graphicData uri="http://schemas.microsoft.com/office/word/2010/wordprocessingShape">
                    <wps:wsp>
                      <wps:cNvSpPr/>
                      <wps:spPr>
                        <a:xfrm>
                          <a:off x="0" y="0"/>
                          <a:ext cx="5141595" cy="6350"/>
                        </a:xfrm>
                        <a:custGeom>
                          <a:avLst/>
                          <a:gdLst/>
                          <a:ahLst/>
                          <a:cxnLst/>
                          <a:rect l="l" t="t" r="r" b="b"/>
                          <a:pathLst>
                            <a:path w="5141595" h="6350">
                              <a:moveTo>
                                <a:pt x="5141417" y="0"/>
                              </a:moveTo>
                              <a:lnTo>
                                <a:pt x="5141417" y="0"/>
                              </a:lnTo>
                              <a:lnTo>
                                <a:pt x="0" y="0"/>
                              </a:lnTo>
                              <a:lnTo>
                                <a:pt x="0" y="6096"/>
                              </a:lnTo>
                              <a:lnTo>
                                <a:pt x="5141417" y="6096"/>
                              </a:lnTo>
                              <a:lnTo>
                                <a:pt x="5141417" y="0"/>
                              </a:lnTo>
                              <a:close/>
                            </a:path>
                          </a:pathLst>
                        </a:custGeom>
                        <a:solidFill>
                          <a:srgbClr val="000000"/>
                        </a:solidFill>
                      </wps:spPr>
                      <wps:bodyPr wrap="square" lIns="0" tIns="0" rIns="0" bIns="0" rtlCol="0">
                        <a:noAutofit/>
                      </wps:bodyPr>
                    </wps:wsp>
                  </a:graphicData>
                </a:graphic>
              </wp:anchor>
            </w:drawing>
          </mc:Choice>
          <mc:Fallback>
            <w:pict>
              <v:shape id="Graphic 70" o:spid="_x0000_s1026" o:spt="100" style="position:absolute;left:0pt;margin-left:71.3pt;margin-top:4.8pt;height:0.5pt;width:404.85pt;mso-position-horizontal-relative:page;mso-wrap-distance-bottom:0pt;mso-wrap-distance-top:0pt;z-index:-251622400;mso-width-relative:page;mso-height-relative:page;" fillcolor="#000000" filled="t" stroked="f" coordsize="5141595,6350" o:gfxdata="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H&#10;KLP51QAAAAgBAAAPAAAAAAAAAAEAIAAAACIAAABkcnMvZG93bnJldi54bWxQSwECFAAUAAAACACH&#10;TuJAVxkHwCcCAAAIBQAADgAAAAAAAAABACAAAAAkAQAAZHJzL2Uyb0RvYy54bWxQSwUGAAAAAAYA&#10;BgBZAQAAvQUAAAAA&#10;" path="m5141417,0l5141417,0,0,0,0,6096,5141417,6096,5141417,0xe">
                <v:fill on="t" focussize="0,0"/>
                <v:stroke on="f"/>
                <v:imagedata o:title=""/>
                <o:lock v:ext="edit" aspectratio="f"/>
                <v:textbox inset="0mm,0mm,0mm,0mm"/>
                <w10:wrap type="topAndBottom"/>
              </v:shape>
            </w:pict>
          </mc:Fallback>
        </mc:AlternateContent>
      </w:r>
    </w:p>
    <w:p>
      <w:pPr>
        <w:spacing w:after="0"/>
        <w:rPr>
          <w:sz w:val="6"/>
        </w:rPr>
        <w:sectPr>
          <w:pgSz w:w="12240" w:h="15840"/>
          <w:pgMar w:top="1360" w:right="60" w:bottom="1240" w:left="0" w:header="0" w:footer="1056" w:gutter="0"/>
          <w:cols w:space="720" w:num="1"/>
        </w:sectPr>
      </w:pPr>
    </w:p>
    <w:p>
      <w:pPr>
        <w:pStyle w:val="6"/>
        <w:spacing w:line="20" w:lineRule="exact"/>
        <w:ind w:left="1440"/>
        <w:rPr>
          <w:sz w:val="2"/>
        </w:rPr>
      </w:pPr>
      <w:r>
        <w:rPr>
          <w:sz w:val="2"/>
        </w:rPr>
        <mc:AlternateContent>
          <mc:Choice Requires="wpg">
            <w:drawing>
              <wp:inline distT="0" distB="0" distL="0" distR="0">
                <wp:extent cx="5132705" cy="6350"/>
                <wp:effectExtent l="0" t="0" r="0" b="0"/>
                <wp:docPr id="71" name="Group 71"/>
                <wp:cNvGraphicFramePr/>
                <a:graphic xmlns:a="http://schemas.openxmlformats.org/drawingml/2006/main">
                  <a:graphicData uri="http://schemas.microsoft.com/office/word/2010/wordprocessingGroup">
                    <wpg:wgp>
                      <wpg:cNvGrpSpPr/>
                      <wpg:grpSpPr>
                        <a:xfrm>
                          <a:off x="0" y="0"/>
                          <a:ext cx="5132705" cy="6350"/>
                          <a:chOff x="0" y="0"/>
                          <a:chExt cx="5132705" cy="6350"/>
                        </a:xfrm>
                      </wpg:grpSpPr>
                      <wps:wsp>
                        <wps:cNvPr id="72" name="Graphic 72"/>
                        <wps:cNvSpPr/>
                        <wps:spPr>
                          <a:xfrm>
                            <a:off x="0" y="0"/>
                            <a:ext cx="5132705" cy="6350"/>
                          </a:xfrm>
                          <a:custGeom>
                            <a:avLst/>
                            <a:gdLst/>
                            <a:ahLst/>
                            <a:cxnLst/>
                            <a:rect l="l" t="t" r="r" b="b"/>
                            <a:pathLst>
                              <a:path w="5132705" h="6350">
                                <a:moveTo>
                                  <a:pt x="1530350" y="0"/>
                                </a:moveTo>
                                <a:lnTo>
                                  <a:pt x="0" y="0"/>
                                </a:lnTo>
                                <a:lnTo>
                                  <a:pt x="0" y="6096"/>
                                </a:lnTo>
                                <a:lnTo>
                                  <a:pt x="1530350" y="6096"/>
                                </a:lnTo>
                                <a:lnTo>
                                  <a:pt x="1530350" y="0"/>
                                </a:lnTo>
                                <a:close/>
                              </a:path>
                              <a:path w="5132705" h="6350">
                                <a:moveTo>
                                  <a:pt x="5132273" y="0"/>
                                </a:moveTo>
                                <a:lnTo>
                                  <a:pt x="2902026" y="0"/>
                                </a:lnTo>
                                <a:lnTo>
                                  <a:pt x="2895930" y="0"/>
                                </a:lnTo>
                                <a:lnTo>
                                  <a:pt x="1536522" y="0"/>
                                </a:lnTo>
                                <a:lnTo>
                                  <a:pt x="1530426" y="0"/>
                                </a:lnTo>
                                <a:lnTo>
                                  <a:pt x="1530426" y="6096"/>
                                </a:lnTo>
                                <a:lnTo>
                                  <a:pt x="1536522" y="6096"/>
                                </a:lnTo>
                                <a:lnTo>
                                  <a:pt x="2895930" y="6096"/>
                                </a:lnTo>
                                <a:lnTo>
                                  <a:pt x="2902026" y="6096"/>
                                </a:lnTo>
                                <a:lnTo>
                                  <a:pt x="5132273" y="6096"/>
                                </a:lnTo>
                                <a:lnTo>
                                  <a:pt x="5132273"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404.15pt;" coordsize="5132705,6350" o:gfxdata="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&#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KXa3R3TAAAAAwEAAA8AAAAAAAAAAQAgAAAAIgAAAGRy&#10;cy9kb3ducmV2LnhtbFBLAQIUABQAAAAIAIdO4kDleSNbtQIAABsIAAAOAAAAAAAAAAEAIAAAACIB&#10;AABkcnMvZTJvRG9jLnhtbFBLBQYAAAAABgAGAFkBAABJBgAAAAA=&#10;">
                <o:lock v:ext="edit" aspectratio="f"/>
                <v:shape id="Graphic 72" o:spid="_x0000_s1026" o:spt="100" style="position:absolute;left:0;top:0;height:6350;width:5132705;" fillcolor="#000000" filled="t" stroked="f" coordsize="5132705,6350" o:gfxdata="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rJvr4A&#10;AADbAAAADwAAAAAAAAABACAAAAAiAAAAZHJzL2Rvd25yZXYueG1sUEsBAhQAFAAAAAgAh07iQDMv&#10;BZ47AAAAOQAAABAAAAAAAAAAAQAgAAAADQEAAGRycy9zaGFwZXhtbC54bWxQSwUGAAAAAAYABgBb&#10;AQAAtwMAAAAA&#10;" path="m1530350,0l0,0,0,6096,1530350,6096,1530350,0xem5132273,0l2902026,0,2895930,0,1536522,0,1530426,0,1530426,6096,1536522,6096,2895930,6096,2902026,6096,5132273,6096,5132273,0xe">
                  <v:fill on="t" focussize="0,0"/>
                  <v:stroke on="f"/>
                  <v:imagedata o:title=""/>
                  <o:lock v:ext="edit" aspectratio="f"/>
                  <v:textbox inset="0mm,0mm,0mm,0mm"/>
                </v:shape>
                <w10:wrap type="none"/>
                <w10:anchorlock/>
              </v:group>
            </w:pict>
          </mc:Fallback>
        </mc:AlternateContent>
      </w:r>
    </w:p>
    <w:p>
      <w:pPr>
        <w:pStyle w:val="6"/>
        <w:tabs>
          <w:tab w:val="left" w:pos="6082"/>
        </w:tabs>
        <w:spacing w:before="66"/>
        <w:ind w:left="3850"/>
      </w:pPr>
      <w:r>
        <w:rPr>
          <w:spacing w:val="-2"/>
        </w:rPr>
        <w:t>Orthoptera</w:t>
      </w:r>
      <w:r>
        <w:tab/>
      </w:r>
      <w:r>
        <w:rPr>
          <w:spacing w:val="-2"/>
        </w:rPr>
        <w:t>Tetrigidae</w:t>
      </w:r>
    </w:p>
    <w:p>
      <w:pPr>
        <w:pStyle w:val="6"/>
        <w:spacing w:before="3"/>
        <w:rPr>
          <w:sz w:val="6"/>
        </w:rPr>
      </w:pPr>
      <w:r>
        <mc:AlternateContent>
          <mc:Choice Requires="wps">
            <w:drawing>
              <wp:anchor distT="0" distB="0" distL="0" distR="0" simplePos="0" relativeHeight="251695104" behindDoc="1" locked="0" layoutInCell="1" allowOverlap="1">
                <wp:simplePos x="0" y="0"/>
                <wp:positionH relativeFrom="page">
                  <wp:posOffset>905510</wp:posOffset>
                </wp:positionH>
                <wp:positionV relativeFrom="paragraph">
                  <wp:posOffset>60960</wp:posOffset>
                </wp:positionV>
                <wp:extent cx="5141595" cy="6350"/>
                <wp:effectExtent l="0" t="0" r="0" b="0"/>
                <wp:wrapTopAndBottom/>
                <wp:docPr id="73" name="Graphic 73"/>
                <wp:cNvGraphicFramePr/>
                <a:graphic xmlns:a="http://schemas.openxmlformats.org/drawingml/2006/main">
                  <a:graphicData uri="http://schemas.microsoft.com/office/word/2010/wordprocessingShape">
                    <wps:wsp>
                      <wps:cNvSpPr/>
                      <wps:spPr>
                        <a:xfrm>
                          <a:off x="0" y="0"/>
                          <a:ext cx="5141595" cy="6350"/>
                        </a:xfrm>
                        <a:custGeom>
                          <a:avLst/>
                          <a:gdLst/>
                          <a:ahLst/>
                          <a:cxnLst/>
                          <a:rect l="l" t="t" r="r" b="b"/>
                          <a:pathLst>
                            <a:path w="5141595" h="6350">
                              <a:moveTo>
                                <a:pt x="5141417" y="0"/>
                              </a:moveTo>
                              <a:lnTo>
                                <a:pt x="5141417" y="0"/>
                              </a:lnTo>
                              <a:lnTo>
                                <a:pt x="0" y="0"/>
                              </a:lnTo>
                              <a:lnTo>
                                <a:pt x="0" y="6096"/>
                              </a:lnTo>
                              <a:lnTo>
                                <a:pt x="5141417" y="6096"/>
                              </a:lnTo>
                              <a:lnTo>
                                <a:pt x="5141417" y="0"/>
                              </a:lnTo>
                              <a:close/>
                            </a:path>
                          </a:pathLst>
                        </a:custGeom>
                        <a:solidFill>
                          <a:srgbClr val="000000"/>
                        </a:solidFill>
                      </wps:spPr>
                      <wps:bodyPr wrap="square" lIns="0" tIns="0" rIns="0" bIns="0" rtlCol="0">
                        <a:noAutofit/>
                      </wps:bodyPr>
                    </wps:wsp>
                  </a:graphicData>
                </a:graphic>
              </wp:anchor>
            </w:drawing>
          </mc:Choice>
          <mc:Fallback>
            <w:pict>
              <v:shape id="Graphic 73" o:spid="_x0000_s1026" o:spt="100" style="position:absolute;left:0pt;margin-left:71.3pt;margin-top:4.8pt;height:0.5pt;width:404.85pt;mso-position-horizontal-relative:page;mso-wrap-distance-bottom:0pt;mso-wrap-distance-top:0pt;z-index:-251621376;mso-width-relative:page;mso-height-relative:page;" fillcolor="#000000" filled="t" stroked="f" coordsize="5141595,6350" o:gfxdata="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Byiz+dUAAAAIAQAADwAAAAAAAAABACAAAAAiAAAAZHJzL2Rvd25yZXYueG1sUEsBAhQAFAAAAAgA&#10;h07iQBDvDZMoAgAACAUAAA4AAAAAAAAAAQAgAAAAJAEAAGRycy9lMm9Eb2MueG1sUEsFBgAAAAAG&#10;AAYAWQEAAL4FAAAAAA==&#10;" path="m5141417,0l5141417,0,0,0,0,6096,5141417,6096,5141417,0xe">
                <v:fill on="t" focussize="0,0"/>
                <v:stroke on="f"/>
                <v:imagedata o:title=""/>
                <o:lock v:ext="edit" aspectratio="f"/>
                <v:textbox inset="0mm,0mm,0mm,0mm"/>
                <w10:wrap type="topAndBottom"/>
              </v:shape>
            </w:pict>
          </mc:Fallback>
        </mc:AlternateContent>
      </w:r>
    </w:p>
    <w:p>
      <w:pPr>
        <w:pStyle w:val="6"/>
        <w:ind w:left="840"/>
      </w:pPr>
      <w:r>
        <w:rPr>
          <w:spacing w:val="-5"/>
        </w:rPr>
        <w:t>19</w:t>
      </w:r>
    </w:p>
    <w:p>
      <w:pPr>
        <w:pStyle w:val="6"/>
        <w:spacing w:before="193"/>
      </w:pPr>
    </w:p>
    <w:p>
      <w:pPr>
        <w:pStyle w:val="6"/>
        <w:tabs>
          <w:tab w:val="left" w:pos="1440"/>
        </w:tabs>
        <w:ind w:left="840"/>
      </w:pPr>
      <w:r>
        <w:rPr>
          <w:spacing w:val="-5"/>
        </w:rPr>
        <w:t>20</w:t>
      </w:r>
      <w:r>
        <w:tab/>
      </w:r>
      <w:r>
        <w:t>(b)</w:t>
      </w:r>
      <w:r>
        <w:rPr>
          <w:spacing w:val="-5"/>
        </w:rPr>
        <w:t xml:space="preserve"> </w:t>
      </w:r>
      <w:r>
        <w:t xml:space="preserve">Year </w:t>
      </w:r>
      <w:r>
        <w:rPr>
          <w:spacing w:val="-4"/>
        </w:rPr>
        <w:t>2018</w:t>
      </w:r>
    </w:p>
    <w:p>
      <w:pPr>
        <w:pStyle w:val="6"/>
        <w:spacing w:before="11"/>
        <w:rPr>
          <w:sz w:val="15"/>
        </w:rPr>
      </w:pPr>
      <w:r>
        <mc:AlternateContent>
          <mc:Choice Requires="wps">
            <w:drawing>
              <wp:anchor distT="0" distB="0" distL="0" distR="0" simplePos="0" relativeHeight="251695104" behindDoc="1" locked="0" layoutInCell="1" allowOverlap="1">
                <wp:simplePos x="0" y="0"/>
                <wp:positionH relativeFrom="page">
                  <wp:posOffset>914400</wp:posOffset>
                </wp:positionH>
                <wp:positionV relativeFrom="paragraph">
                  <wp:posOffset>131445</wp:posOffset>
                </wp:positionV>
                <wp:extent cx="5132705" cy="6350"/>
                <wp:effectExtent l="0" t="0" r="0" b="0"/>
                <wp:wrapTopAndBottom/>
                <wp:docPr id="74" name="Graphic 74"/>
                <wp:cNvGraphicFramePr/>
                <a:graphic xmlns:a="http://schemas.openxmlformats.org/drawingml/2006/main">
                  <a:graphicData uri="http://schemas.microsoft.com/office/word/2010/wordprocessingShape">
                    <wps:wsp>
                      <wps:cNvSpPr/>
                      <wps:spPr>
                        <a:xfrm>
                          <a:off x="0" y="0"/>
                          <a:ext cx="5132705" cy="6350"/>
                        </a:xfrm>
                        <a:custGeom>
                          <a:avLst/>
                          <a:gdLst/>
                          <a:ahLst/>
                          <a:cxnLst/>
                          <a:rect l="l" t="t" r="r" b="b"/>
                          <a:pathLst>
                            <a:path w="5132705" h="6350">
                              <a:moveTo>
                                <a:pt x="1530350" y="0"/>
                              </a:moveTo>
                              <a:lnTo>
                                <a:pt x="0" y="0"/>
                              </a:lnTo>
                              <a:lnTo>
                                <a:pt x="0" y="6096"/>
                              </a:lnTo>
                              <a:lnTo>
                                <a:pt x="1530350" y="6096"/>
                              </a:lnTo>
                              <a:lnTo>
                                <a:pt x="1530350" y="0"/>
                              </a:lnTo>
                              <a:close/>
                            </a:path>
                            <a:path w="5132705" h="6350">
                              <a:moveTo>
                                <a:pt x="5132273" y="0"/>
                              </a:moveTo>
                              <a:lnTo>
                                <a:pt x="2886786" y="0"/>
                              </a:lnTo>
                              <a:lnTo>
                                <a:pt x="2880690" y="0"/>
                              </a:lnTo>
                              <a:lnTo>
                                <a:pt x="1536522" y="0"/>
                              </a:lnTo>
                              <a:lnTo>
                                <a:pt x="1530426" y="0"/>
                              </a:lnTo>
                              <a:lnTo>
                                <a:pt x="1530426" y="6096"/>
                              </a:lnTo>
                              <a:lnTo>
                                <a:pt x="1536522" y="6096"/>
                              </a:lnTo>
                              <a:lnTo>
                                <a:pt x="2880690" y="6096"/>
                              </a:lnTo>
                              <a:lnTo>
                                <a:pt x="2886786" y="6096"/>
                              </a:lnTo>
                              <a:lnTo>
                                <a:pt x="5132273" y="6096"/>
                              </a:lnTo>
                              <a:lnTo>
                                <a:pt x="5132273" y="0"/>
                              </a:lnTo>
                              <a:close/>
                            </a:path>
                          </a:pathLst>
                        </a:custGeom>
                        <a:solidFill>
                          <a:srgbClr val="000000"/>
                        </a:solidFill>
                      </wps:spPr>
                      <wps:bodyPr wrap="square" lIns="0" tIns="0" rIns="0" bIns="0" rtlCol="0">
                        <a:noAutofit/>
                      </wps:bodyPr>
                    </wps:wsp>
                  </a:graphicData>
                </a:graphic>
              </wp:anchor>
            </w:drawing>
          </mc:Choice>
          <mc:Fallback>
            <w:pict>
              <v:shape id="Graphic 74" o:spid="_x0000_s1026" o:spt="100" style="position:absolute;left:0pt;margin-left:72pt;margin-top:10.35pt;height:0.5pt;width:404.15pt;mso-position-horizontal-relative:page;mso-wrap-distance-bottom:0pt;mso-wrap-distance-top:0pt;z-index:-251621376;mso-width-relative:page;mso-height-relative:page;" fillcolor="#000000" filled="t" stroked="f" coordsize="5132705,6350" o:gfxdata="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Gt6tbXAAAACQEAAA8AAAAAAAAAAQAgAAAAIgAAAGRycy9kb3ducmV2LnhtbFBL&#10;AQIUABQAAAAIAIdO4kChZweVaQIAAO8GAAAOAAAAAAAAAAEAIAAAACYBAABkcnMvZTJvRG9jLnht&#10;bFBLBQYAAAAABgAGAFkBAAABBgAAAAA=&#10;" path="m1530350,0l0,0,0,6096,1530350,6096,1530350,0xem5132273,0l2886786,0,2880690,0,1536522,0,1530426,0,1530426,6096,1536522,6096,2880690,6096,2886786,6096,5132273,6096,5132273,0xe">
                <v:fill on="t" focussize="0,0"/>
                <v:stroke on="f"/>
                <v:imagedata o:title=""/>
                <o:lock v:ext="edit" aspectratio="f"/>
                <v:textbox inset="0mm,0mm,0mm,0mm"/>
                <w10:wrap type="topAndBottom"/>
              </v:shape>
            </w:pict>
          </mc:Fallback>
        </mc:AlternateContent>
      </w:r>
    </w:p>
    <w:p>
      <w:pPr>
        <w:pStyle w:val="6"/>
        <w:tabs>
          <w:tab w:val="left" w:pos="3992"/>
          <w:tab w:val="left" w:pos="6056"/>
        </w:tabs>
        <w:spacing w:before="73"/>
        <w:ind w:left="1519"/>
      </w:pPr>
      <w:r>
        <w:t xml:space="preserve">Trophic </w:t>
      </w:r>
      <w:r>
        <w:rPr>
          <w:spacing w:val="-2"/>
        </w:rPr>
        <w:t>guild</w:t>
      </w:r>
      <w:r>
        <w:tab/>
      </w:r>
      <w:r>
        <w:rPr>
          <w:spacing w:val="-4"/>
        </w:rPr>
        <w:t>Order</w:t>
      </w:r>
      <w:r>
        <w:tab/>
      </w:r>
      <w:r>
        <w:rPr>
          <w:spacing w:val="-2"/>
        </w:rPr>
        <w:t>Family/Genus</w:t>
      </w:r>
    </w:p>
    <w:p>
      <w:pPr>
        <w:pStyle w:val="6"/>
        <w:spacing w:before="5"/>
        <w:rPr>
          <w:sz w:val="9"/>
        </w:rPr>
      </w:pPr>
      <w:r>
        <mc:AlternateContent>
          <mc:Choice Requires="wps">
            <w:drawing>
              <wp:anchor distT="0" distB="0" distL="0" distR="0" simplePos="0" relativeHeight="251696128" behindDoc="1" locked="0" layoutInCell="1" allowOverlap="1">
                <wp:simplePos x="0" y="0"/>
                <wp:positionH relativeFrom="page">
                  <wp:posOffset>914400</wp:posOffset>
                </wp:positionH>
                <wp:positionV relativeFrom="paragraph">
                  <wp:posOffset>84455</wp:posOffset>
                </wp:positionV>
                <wp:extent cx="5132705" cy="6350"/>
                <wp:effectExtent l="0" t="0" r="0" b="0"/>
                <wp:wrapTopAndBottom/>
                <wp:docPr id="75" name="Graphic 75"/>
                <wp:cNvGraphicFramePr/>
                <a:graphic xmlns:a="http://schemas.openxmlformats.org/drawingml/2006/main">
                  <a:graphicData uri="http://schemas.microsoft.com/office/word/2010/wordprocessingShape">
                    <wps:wsp>
                      <wps:cNvSpPr/>
                      <wps:spPr>
                        <a:xfrm>
                          <a:off x="0" y="0"/>
                          <a:ext cx="5132705" cy="6350"/>
                        </a:xfrm>
                        <a:custGeom>
                          <a:avLst/>
                          <a:gdLst/>
                          <a:ahLst/>
                          <a:cxnLst/>
                          <a:rect l="l" t="t" r="r" b="b"/>
                          <a:pathLst>
                            <a:path w="5132705" h="6350">
                              <a:moveTo>
                                <a:pt x="1530350" y="0"/>
                              </a:moveTo>
                              <a:lnTo>
                                <a:pt x="0" y="0"/>
                              </a:lnTo>
                              <a:lnTo>
                                <a:pt x="0" y="6096"/>
                              </a:lnTo>
                              <a:lnTo>
                                <a:pt x="1530350" y="6096"/>
                              </a:lnTo>
                              <a:lnTo>
                                <a:pt x="1530350" y="0"/>
                              </a:lnTo>
                              <a:close/>
                            </a:path>
                            <a:path w="5132705" h="6350">
                              <a:moveTo>
                                <a:pt x="5132273" y="0"/>
                              </a:moveTo>
                              <a:lnTo>
                                <a:pt x="2886786" y="0"/>
                              </a:lnTo>
                              <a:lnTo>
                                <a:pt x="2880690" y="0"/>
                              </a:lnTo>
                              <a:lnTo>
                                <a:pt x="1536522" y="0"/>
                              </a:lnTo>
                              <a:lnTo>
                                <a:pt x="1530426" y="0"/>
                              </a:lnTo>
                              <a:lnTo>
                                <a:pt x="1530426" y="6096"/>
                              </a:lnTo>
                              <a:lnTo>
                                <a:pt x="1536522" y="6096"/>
                              </a:lnTo>
                              <a:lnTo>
                                <a:pt x="2880690" y="6096"/>
                              </a:lnTo>
                              <a:lnTo>
                                <a:pt x="2886786" y="6096"/>
                              </a:lnTo>
                              <a:lnTo>
                                <a:pt x="5132273" y="6096"/>
                              </a:lnTo>
                              <a:lnTo>
                                <a:pt x="5132273" y="0"/>
                              </a:lnTo>
                              <a:close/>
                            </a:path>
                          </a:pathLst>
                        </a:custGeom>
                        <a:solidFill>
                          <a:srgbClr val="000000"/>
                        </a:solidFill>
                      </wps:spPr>
                      <wps:bodyPr wrap="square" lIns="0" tIns="0" rIns="0" bIns="0" rtlCol="0">
                        <a:noAutofit/>
                      </wps:bodyPr>
                    </wps:wsp>
                  </a:graphicData>
                </a:graphic>
              </wp:anchor>
            </w:drawing>
          </mc:Choice>
          <mc:Fallback>
            <w:pict>
              <v:shape id="Graphic 75" o:spid="_x0000_s1026" o:spt="100" style="position:absolute;left:0pt;margin-left:72pt;margin-top:6.65pt;height:0.5pt;width:404.15pt;mso-position-horizontal-relative:page;mso-wrap-distance-bottom:0pt;mso-wrap-distance-top:0pt;z-index:-251620352;mso-width-relative:page;mso-height-relative:page;" fillcolor="#000000" filled="t" stroked="f" coordsize="5132705,6350" o:gfxdata="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Vz0DVAAAACQEAAA8AAAAAAAAAAQAgAAAAIgAAAGRycy9kb3ducmV2LnhtbFBLAQIU&#10;ABQAAAAIAIdO4kDroLhZaAIAAO8GAAAOAAAAAAAAAAEAIAAAACQBAABkcnMvZTJvRG9jLnhtbFBL&#10;BQYAAAAABgAGAFkBAAD+BQAAAAA=&#10;" path="m1530350,0l0,0,0,6096,1530350,6096,1530350,0xem5132273,0l2886786,0,2880690,0,1536522,0,1530426,0,1530426,6096,1536522,6096,2880690,6096,2886786,6096,5132273,6096,5132273,0xe">
                <v:fill on="t" focussize="0,0"/>
                <v:stroke on="f"/>
                <v:imagedata o:title=""/>
                <o:lock v:ext="edit" aspectratio="f"/>
                <v:textbox inset="0mm,0mm,0mm,0mm"/>
                <w10:wrap type="topAndBottom"/>
              </v:shape>
            </w:pict>
          </mc:Fallback>
        </mc:AlternateContent>
      </w:r>
    </w:p>
    <w:p>
      <w:pPr>
        <w:pStyle w:val="6"/>
        <w:tabs>
          <w:tab w:val="left" w:pos="3992"/>
          <w:tab w:val="left" w:pos="6056"/>
        </w:tabs>
        <w:spacing w:before="76"/>
        <w:ind w:left="1519"/>
      </w:pPr>
      <w:r>
        <w:rPr>
          <w:spacing w:val="-2"/>
        </w:rPr>
        <w:t>Predators</w:t>
      </w:r>
      <w:r>
        <w:tab/>
      </w:r>
      <w:r>
        <w:rPr>
          <w:spacing w:val="-2"/>
        </w:rPr>
        <w:t>Araneae</w:t>
      </w:r>
      <w:r>
        <w:tab/>
      </w:r>
      <w:r>
        <w:rPr>
          <w:spacing w:val="-2"/>
        </w:rPr>
        <w:t>Araneidae</w:t>
      </w:r>
    </w:p>
    <w:p>
      <w:pPr>
        <w:pStyle w:val="6"/>
        <w:tabs>
          <w:tab w:val="left" w:pos="6056"/>
        </w:tabs>
        <w:spacing w:before="129"/>
        <w:ind w:left="3992"/>
      </w:pPr>
      <w:r>
        <w:rPr>
          <w:spacing w:val="-2"/>
        </w:rPr>
        <w:t>Araneae</w:t>
      </w:r>
      <w:r>
        <w:tab/>
      </w:r>
      <w:r>
        <w:rPr>
          <w:spacing w:val="-2"/>
        </w:rPr>
        <w:t>Clubionidae</w:t>
      </w:r>
    </w:p>
    <w:p>
      <w:pPr>
        <w:pStyle w:val="6"/>
        <w:tabs>
          <w:tab w:val="left" w:pos="6056"/>
        </w:tabs>
        <w:spacing w:before="139"/>
        <w:ind w:left="3992"/>
      </w:pPr>
      <w:r>
        <w:rPr>
          <w:spacing w:val="-2"/>
        </w:rPr>
        <w:t>Araneae</w:t>
      </w:r>
      <w:r>
        <w:tab/>
      </w:r>
      <w:r>
        <w:rPr>
          <w:spacing w:val="-2"/>
        </w:rPr>
        <w:t>Oxyopidae</w:t>
      </w:r>
    </w:p>
    <w:p>
      <w:pPr>
        <w:tabs>
          <w:tab w:val="left" w:pos="6056"/>
        </w:tabs>
        <w:spacing w:before="140"/>
        <w:ind w:left="3992" w:right="0" w:firstLine="0"/>
        <w:jc w:val="left"/>
        <w:rPr>
          <w:i/>
          <w:sz w:val="24"/>
        </w:rPr>
      </w:pPr>
      <w:r>
        <w:rPr>
          <w:spacing w:val="-2"/>
          <w:sz w:val="24"/>
        </w:rPr>
        <w:t>Araneae</w:t>
      </w:r>
      <w:r>
        <w:rPr>
          <w:sz w:val="24"/>
        </w:rPr>
        <w:tab/>
      </w:r>
      <w:r>
        <w:rPr>
          <w:spacing w:val="-2"/>
          <w:sz w:val="24"/>
        </w:rPr>
        <w:t>Tetragnathidae/</w:t>
      </w:r>
      <w:r>
        <w:rPr>
          <w:i/>
          <w:spacing w:val="-2"/>
          <w:sz w:val="24"/>
        </w:rPr>
        <w:t>Tetragnatha</w:t>
      </w:r>
    </w:p>
    <w:p>
      <w:pPr>
        <w:pStyle w:val="6"/>
        <w:tabs>
          <w:tab w:val="left" w:pos="6056"/>
        </w:tabs>
        <w:spacing w:before="142"/>
        <w:ind w:left="3992"/>
      </w:pPr>
      <w:r>
        <w:rPr>
          <w:spacing w:val="-2"/>
        </w:rPr>
        <w:t>Araneae</w:t>
      </w:r>
      <w:r>
        <w:tab/>
      </w:r>
      <w:r>
        <w:rPr>
          <w:spacing w:val="-2"/>
        </w:rPr>
        <w:t>Thomisidae</w:t>
      </w:r>
    </w:p>
    <w:p>
      <w:pPr>
        <w:pStyle w:val="6"/>
        <w:tabs>
          <w:tab w:val="left" w:pos="6056"/>
        </w:tabs>
        <w:spacing w:before="139"/>
        <w:ind w:left="3992"/>
      </w:pPr>
      <w:r>
        <w:rPr>
          <w:spacing w:val="-2"/>
        </w:rPr>
        <w:t>Coleoptera</w:t>
      </w:r>
      <w:r>
        <w:tab/>
      </w:r>
      <w:r>
        <w:rPr>
          <w:spacing w:val="-2"/>
        </w:rPr>
        <w:t>Coccinellidae</w:t>
      </w:r>
    </w:p>
    <w:p>
      <w:pPr>
        <w:tabs>
          <w:tab w:val="left" w:pos="3992"/>
          <w:tab w:val="left" w:pos="6056"/>
        </w:tabs>
        <w:spacing w:before="139"/>
        <w:ind w:left="1519" w:right="0" w:firstLine="0"/>
        <w:jc w:val="left"/>
        <w:rPr>
          <w:i/>
          <w:sz w:val="24"/>
        </w:rPr>
      </w:pPr>
      <w:r>
        <w:rPr>
          <w:sz w:val="24"/>
        </w:rPr>
        <w:t>Rice</w:t>
      </w:r>
      <w:r>
        <w:rPr>
          <w:spacing w:val="-2"/>
          <w:sz w:val="24"/>
        </w:rPr>
        <w:t xml:space="preserve"> herbivores</w:t>
      </w:r>
      <w:r>
        <w:rPr>
          <w:sz w:val="24"/>
        </w:rPr>
        <w:tab/>
      </w:r>
      <w:r>
        <w:rPr>
          <w:spacing w:val="-2"/>
          <w:sz w:val="24"/>
        </w:rPr>
        <w:t>Hemiptera</w:t>
      </w:r>
      <w:r>
        <w:rPr>
          <w:sz w:val="24"/>
        </w:rPr>
        <w:tab/>
      </w:r>
      <w:r>
        <w:rPr>
          <w:spacing w:val="-2"/>
          <w:sz w:val="24"/>
        </w:rPr>
        <w:t>Alydidae/</w:t>
      </w:r>
      <w:r>
        <w:rPr>
          <w:i/>
          <w:spacing w:val="-2"/>
          <w:sz w:val="24"/>
        </w:rPr>
        <w:t>Leptocorisa</w:t>
      </w:r>
    </w:p>
    <w:p>
      <w:pPr>
        <w:tabs>
          <w:tab w:val="left" w:pos="6056"/>
        </w:tabs>
        <w:spacing w:before="142"/>
        <w:ind w:left="3992" w:right="0" w:firstLine="0"/>
        <w:jc w:val="left"/>
        <w:rPr>
          <w:i/>
          <w:sz w:val="24"/>
        </w:rPr>
      </w:pPr>
      <w:r>
        <w:rPr>
          <w:spacing w:val="-2"/>
          <w:sz w:val="24"/>
        </w:rPr>
        <w:t>Hemiptera</w:t>
      </w:r>
      <w:r>
        <w:rPr>
          <w:sz w:val="24"/>
        </w:rPr>
        <w:tab/>
      </w:r>
      <w:r>
        <w:rPr>
          <w:spacing w:val="-2"/>
          <w:sz w:val="24"/>
        </w:rPr>
        <w:t>Cicadellidae/</w:t>
      </w:r>
      <w:r>
        <w:rPr>
          <w:i/>
          <w:spacing w:val="-2"/>
          <w:sz w:val="24"/>
        </w:rPr>
        <w:t>Nephotettix</w:t>
      </w:r>
    </w:p>
    <w:p>
      <w:pPr>
        <w:tabs>
          <w:tab w:val="left" w:pos="6056"/>
        </w:tabs>
        <w:spacing w:before="139"/>
        <w:ind w:left="3992" w:right="0" w:firstLine="0"/>
        <w:jc w:val="left"/>
        <w:rPr>
          <w:i/>
          <w:sz w:val="24"/>
        </w:rPr>
      </w:pPr>
      <w:r>
        <w:rPr>
          <w:spacing w:val="-2"/>
          <w:sz w:val="24"/>
        </w:rPr>
        <w:t>Hemiptera</w:t>
      </w:r>
      <w:r>
        <w:rPr>
          <w:sz w:val="24"/>
        </w:rPr>
        <w:tab/>
      </w:r>
      <w:r>
        <w:rPr>
          <w:spacing w:val="-2"/>
          <w:sz w:val="24"/>
        </w:rPr>
        <w:t>Delphacidae/</w:t>
      </w:r>
      <w:r>
        <w:rPr>
          <w:i/>
          <w:spacing w:val="-2"/>
          <w:sz w:val="24"/>
        </w:rPr>
        <w:t>Nilaparvata</w:t>
      </w:r>
    </w:p>
    <w:p>
      <w:pPr>
        <w:tabs>
          <w:tab w:val="left" w:pos="6056"/>
        </w:tabs>
        <w:spacing w:before="139"/>
        <w:ind w:left="3992" w:right="0" w:firstLine="0"/>
        <w:jc w:val="left"/>
        <w:rPr>
          <w:i/>
          <w:sz w:val="24"/>
        </w:rPr>
      </w:pPr>
      <w:r>
        <w:rPr>
          <w:spacing w:val="-2"/>
          <w:sz w:val="24"/>
        </w:rPr>
        <w:t>Hemiptera</w:t>
      </w:r>
      <w:r>
        <w:rPr>
          <w:sz w:val="24"/>
        </w:rPr>
        <w:tab/>
      </w:r>
      <w:r>
        <w:rPr>
          <w:spacing w:val="-2"/>
          <w:sz w:val="24"/>
        </w:rPr>
        <w:t>Lygaeidae/</w:t>
      </w:r>
      <w:r>
        <w:rPr>
          <w:i/>
          <w:spacing w:val="-2"/>
          <w:sz w:val="24"/>
        </w:rPr>
        <w:t>Pachybrachius</w:t>
      </w:r>
    </w:p>
    <w:p>
      <w:pPr>
        <w:tabs>
          <w:tab w:val="left" w:pos="6056"/>
        </w:tabs>
        <w:spacing w:before="142"/>
        <w:ind w:left="3992" w:right="0" w:firstLine="0"/>
        <w:jc w:val="left"/>
        <w:rPr>
          <w:i/>
          <w:sz w:val="24"/>
        </w:rPr>
      </w:pPr>
      <w:r>
        <w:rPr>
          <w:spacing w:val="-2"/>
          <w:sz w:val="24"/>
        </w:rPr>
        <w:t>Hemiptera</w:t>
      </w:r>
      <w:r>
        <w:rPr>
          <w:sz w:val="24"/>
        </w:rPr>
        <w:tab/>
      </w:r>
      <w:r>
        <w:rPr>
          <w:spacing w:val="-2"/>
          <w:sz w:val="24"/>
        </w:rPr>
        <w:t>Pentatomidae/</w:t>
      </w:r>
      <w:r>
        <w:rPr>
          <w:i/>
          <w:spacing w:val="-2"/>
          <w:sz w:val="24"/>
        </w:rPr>
        <w:t>Scotinophara</w:t>
      </w:r>
    </w:p>
    <w:p>
      <w:pPr>
        <w:pStyle w:val="6"/>
        <w:tabs>
          <w:tab w:val="left" w:pos="6056"/>
        </w:tabs>
        <w:spacing w:before="140"/>
        <w:ind w:left="3992"/>
      </w:pPr>
      <w:r>
        <w:rPr>
          <w:spacing w:val="-2"/>
        </w:rPr>
        <w:t>Lepidoptera</w:t>
      </w:r>
      <w:r>
        <w:tab/>
      </w:r>
      <w:r>
        <w:rPr>
          <w:spacing w:val="-2"/>
        </w:rPr>
        <w:t>Hesperiidae</w:t>
      </w:r>
    </w:p>
    <w:p>
      <w:pPr>
        <w:pStyle w:val="6"/>
        <w:tabs>
          <w:tab w:val="left" w:pos="6056"/>
        </w:tabs>
        <w:spacing w:before="139"/>
        <w:ind w:left="3992"/>
      </w:pPr>
      <w:r>
        <w:rPr>
          <w:spacing w:val="-2"/>
        </w:rPr>
        <w:t>Lepidoptera</w:t>
      </w:r>
      <w:r>
        <w:tab/>
      </w:r>
      <w:r>
        <w:rPr>
          <w:spacing w:val="-2"/>
        </w:rPr>
        <w:t>Pyralidae</w:t>
      </w:r>
    </w:p>
    <w:p>
      <w:pPr>
        <w:pStyle w:val="6"/>
        <w:tabs>
          <w:tab w:val="left" w:pos="3992"/>
          <w:tab w:val="left" w:pos="6056"/>
        </w:tabs>
        <w:spacing w:before="142" w:line="360" w:lineRule="auto"/>
        <w:ind w:left="1519" w:right="2989" w:firstLine="2472"/>
      </w:pPr>
      <w:r>
        <w:rPr>
          <w:spacing w:val="-2"/>
        </w:rPr>
        <w:t>Orthoptera</w:t>
      </w:r>
      <w:r>
        <w:tab/>
      </w:r>
      <w:r>
        <w:rPr>
          <w:spacing w:val="-2"/>
        </w:rPr>
        <w:t>Pyrgomorphidae/</w:t>
      </w:r>
      <w:r>
        <w:rPr>
          <w:i/>
          <w:spacing w:val="-2"/>
        </w:rPr>
        <w:t xml:space="preserve">Atractomorpha </w:t>
      </w:r>
      <w:r>
        <w:t>Tourist herbivores</w:t>
      </w:r>
      <w:r>
        <w:tab/>
      </w:r>
      <w:r>
        <w:rPr>
          <w:spacing w:val="-2"/>
        </w:rPr>
        <w:t>Coleoptera</w:t>
      </w:r>
      <w:r>
        <w:tab/>
      </w:r>
      <w:r>
        <w:rPr>
          <w:spacing w:val="-2"/>
        </w:rPr>
        <w:t>Chrysomelidae</w:t>
      </w:r>
    </w:p>
    <w:p>
      <w:pPr>
        <w:pStyle w:val="6"/>
        <w:tabs>
          <w:tab w:val="left" w:pos="6056"/>
        </w:tabs>
        <w:spacing w:before="2"/>
        <w:ind w:left="3992"/>
      </w:pPr>
      <w:r>
        <w:rPr>
          <w:spacing w:val="-2"/>
        </w:rPr>
        <w:t>Orthoptera</w:t>
      </w:r>
      <w:r>
        <w:tab/>
      </w:r>
      <w:r>
        <w:rPr>
          <w:spacing w:val="-2"/>
        </w:rPr>
        <w:t>Acrididae</w:t>
      </w:r>
    </w:p>
    <w:p>
      <w:pPr>
        <w:pStyle w:val="6"/>
        <w:tabs>
          <w:tab w:val="left" w:pos="3992"/>
          <w:tab w:val="left" w:pos="6056"/>
        </w:tabs>
        <w:spacing w:before="142"/>
        <w:ind w:left="1519"/>
      </w:pPr>
      <w:r>
        <w:rPr>
          <w:spacing w:val="-2"/>
        </w:rPr>
        <w:t>Detritivores</w:t>
      </w:r>
      <w:r>
        <w:tab/>
      </w:r>
      <w:r>
        <w:rPr>
          <w:spacing w:val="-2"/>
        </w:rPr>
        <w:t>Diptera</w:t>
      </w:r>
      <w:r>
        <w:tab/>
      </w:r>
      <w:r>
        <w:rPr>
          <w:spacing w:val="-2"/>
        </w:rPr>
        <w:t>Chironomidae</w:t>
      </w:r>
    </w:p>
    <w:p>
      <w:pPr>
        <w:pStyle w:val="6"/>
        <w:tabs>
          <w:tab w:val="left" w:pos="6056"/>
        </w:tabs>
        <w:spacing w:before="139"/>
        <w:ind w:left="3992"/>
      </w:pPr>
      <w:r>
        <w:rPr>
          <w:spacing w:val="-2"/>
        </w:rPr>
        <w:t>Diptera</w:t>
      </w:r>
      <w:r>
        <w:tab/>
      </w:r>
      <w:r>
        <w:rPr>
          <w:spacing w:val="-2"/>
        </w:rPr>
        <w:t>Chloropidae</w:t>
      </w:r>
    </w:p>
    <w:p>
      <w:pPr>
        <w:pStyle w:val="6"/>
        <w:tabs>
          <w:tab w:val="left" w:pos="6056"/>
        </w:tabs>
        <w:spacing w:before="139"/>
        <w:ind w:left="3992"/>
      </w:pPr>
      <w:r>
        <w:rPr>
          <w:spacing w:val="-2"/>
        </w:rPr>
        <w:t>Diptera</w:t>
      </w:r>
      <w:r>
        <w:tab/>
      </w:r>
      <w:r>
        <w:rPr>
          <w:spacing w:val="-2"/>
        </w:rPr>
        <w:t>Ephydridae</w:t>
      </w:r>
    </w:p>
    <w:p>
      <w:pPr>
        <w:pStyle w:val="6"/>
        <w:tabs>
          <w:tab w:val="left" w:pos="6056"/>
        </w:tabs>
        <w:spacing w:before="142"/>
        <w:ind w:left="3992"/>
      </w:pPr>
      <w:r>
        <w:rPr>
          <w:spacing w:val="-2"/>
        </w:rPr>
        <w:t>Diptera</w:t>
      </w:r>
      <w:r>
        <w:tab/>
      </w:r>
      <w:r>
        <w:rPr>
          <w:spacing w:val="-2"/>
        </w:rPr>
        <w:t>Muscidae</w:t>
      </w:r>
    </w:p>
    <w:p>
      <w:pPr>
        <w:pStyle w:val="6"/>
        <w:tabs>
          <w:tab w:val="left" w:pos="6056"/>
        </w:tabs>
        <w:spacing w:before="140"/>
        <w:ind w:left="3992"/>
      </w:pPr>
      <w:r>
        <w:rPr>
          <w:spacing w:val="-2"/>
        </w:rPr>
        <w:t>Diptera</w:t>
      </w:r>
      <w:r>
        <w:tab/>
      </w:r>
      <w:r>
        <w:rPr>
          <w:spacing w:val="-2"/>
        </w:rPr>
        <w:t>Sciomyzidae</w:t>
      </w:r>
    </w:p>
    <w:p>
      <w:pPr>
        <w:pStyle w:val="6"/>
        <w:tabs>
          <w:tab w:val="left" w:pos="6056"/>
        </w:tabs>
        <w:spacing w:before="139"/>
        <w:ind w:left="3992"/>
      </w:pPr>
      <w:r>
        <w:rPr>
          <w:spacing w:val="-2"/>
        </w:rPr>
        <w:t>Diptera</w:t>
      </w:r>
      <w:r>
        <w:tab/>
      </w:r>
      <w:r>
        <w:rPr>
          <w:spacing w:val="-2"/>
        </w:rPr>
        <w:t>Stratiomyidae</w:t>
      </w:r>
    </w:p>
    <w:p>
      <w:pPr>
        <w:pStyle w:val="6"/>
        <w:tabs>
          <w:tab w:val="left" w:pos="6056"/>
        </w:tabs>
        <w:spacing w:before="141"/>
        <w:ind w:left="3992"/>
      </w:pPr>
      <w:r>
        <w:rPr>
          <w:spacing w:val="-2"/>
        </w:rPr>
        <w:t>Orthoptera</w:t>
      </w:r>
      <w:r>
        <w:tab/>
      </w:r>
      <w:r>
        <w:rPr>
          <w:spacing w:val="-2"/>
        </w:rPr>
        <w:t>Tetrigidae</w:t>
      </w:r>
    </w:p>
    <w:p>
      <w:pPr>
        <w:pStyle w:val="6"/>
        <w:spacing w:before="7"/>
        <w:rPr>
          <w:sz w:val="3"/>
        </w:rPr>
      </w:pPr>
      <w:r>
        <mc:AlternateContent>
          <mc:Choice Requires="wps">
            <w:drawing>
              <wp:anchor distT="0" distB="0" distL="0" distR="0" simplePos="0" relativeHeight="251696128" behindDoc="1" locked="0" layoutInCell="1" allowOverlap="1">
                <wp:simplePos x="0" y="0"/>
                <wp:positionH relativeFrom="page">
                  <wp:posOffset>905510</wp:posOffset>
                </wp:positionH>
                <wp:positionV relativeFrom="paragraph">
                  <wp:posOffset>41910</wp:posOffset>
                </wp:positionV>
                <wp:extent cx="5141595" cy="6350"/>
                <wp:effectExtent l="0" t="0" r="0" b="0"/>
                <wp:wrapTopAndBottom/>
                <wp:docPr id="76" name="Graphic 76"/>
                <wp:cNvGraphicFramePr/>
                <a:graphic xmlns:a="http://schemas.openxmlformats.org/drawingml/2006/main">
                  <a:graphicData uri="http://schemas.microsoft.com/office/word/2010/wordprocessingShape">
                    <wps:wsp>
                      <wps:cNvSpPr/>
                      <wps:spPr>
                        <a:xfrm>
                          <a:off x="0" y="0"/>
                          <a:ext cx="5141595" cy="6350"/>
                        </a:xfrm>
                        <a:custGeom>
                          <a:avLst/>
                          <a:gdLst/>
                          <a:ahLst/>
                          <a:cxnLst/>
                          <a:rect l="l" t="t" r="r" b="b"/>
                          <a:pathLst>
                            <a:path w="5141595" h="6350">
                              <a:moveTo>
                                <a:pt x="5141417" y="0"/>
                              </a:moveTo>
                              <a:lnTo>
                                <a:pt x="5141417" y="0"/>
                              </a:lnTo>
                              <a:lnTo>
                                <a:pt x="0" y="0"/>
                              </a:lnTo>
                              <a:lnTo>
                                <a:pt x="0" y="6083"/>
                              </a:lnTo>
                              <a:lnTo>
                                <a:pt x="5141417" y="6083"/>
                              </a:lnTo>
                              <a:lnTo>
                                <a:pt x="5141417" y="0"/>
                              </a:lnTo>
                              <a:close/>
                            </a:path>
                          </a:pathLst>
                        </a:custGeom>
                        <a:solidFill>
                          <a:srgbClr val="000000"/>
                        </a:solidFill>
                      </wps:spPr>
                      <wps:bodyPr wrap="square" lIns="0" tIns="0" rIns="0" bIns="0" rtlCol="0">
                        <a:noAutofit/>
                      </wps:bodyPr>
                    </wps:wsp>
                  </a:graphicData>
                </a:graphic>
              </wp:anchor>
            </w:drawing>
          </mc:Choice>
          <mc:Fallback>
            <w:pict>
              <v:shape id="Graphic 76" o:spid="_x0000_s1026" o:spt="100" style="position:absolute;left:0pt;margin-left:71.3pt;margin-top:3.3pt;height:0.5pt;width:404.85pt;mso-position-horizontal-relative:page;mso-wrap-distance-bottom:0pt;mso-wrap-distance-top:0pt;z-index:-251620352;mso-width-relative:page;mso-height-relative:page;" fillcolor="#000000" filled="t" stroked="f" coordsize="5141595,6350" o:gfxdata="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P&#10;JdHZ1AAAAAcBAAAPAAAAAAAAAAEAIAAAACIAAABkcnMvZG93bnJldi54bWxQSwECFAAUAAAACACH&#10;TuJA9Zj3nygCAAAIBQAADgAAAAAAAAABACAAAAAjAQAAZHJzL2Uyb0RvYy54bWxQSwUGAAAAAAYA&#10;BgBZAQAAvQUAAAAA&#10;" path="m5141417,0l5141417,0,0,0,0,6083,5141417,6083,5141417,0xe">
                <v:fill on="t" focussize="0,0"/>
                <v:stroke on="f"/>
                <v:imagedata o:title=""/>
                <o:lock v:ext="edit" aspectratio="f"/>
                <v:textbox inset="0mm,0mm,0mm,0mm"/>
                <w10:wrap type="topAndBottom"/>
              </v:shape>
            </w:pict>
          </mc:Fallback>
        </mc:AlternateContent>
      </w:r>
    </w:p>
    <w:p>
      <w:pPr>
        <w:pStyle w:val="6"/>
        <w:ind w:left="840"/>
      </w:pPr>
      <w:r>
        <w:rPr>
          <w:spacing w:val="-5"/>
        </w:rPr>
        <w:t>21</w:t>
      </w:r>
    </w:p>
    <w:p>
      <w:pPr>
        <w:pStyle w:val="6"/>
        <w:spacing w:before="193"/>
      </w:pPr>
    </w:p>
    <w:p>
      <w:pPr>
        <w:pStyle w:val="6"/>
        <w:tabs>
          <w:tab w:val="left" w:pos="1440"/>
        </w:tabs>
        <w:ind w:left="840"/>
      </w:pPr>
      <w:r>
        <w:rPr>
          <w:spacing w:val="-5"/>
        </w:rPr>
        <w:t>22</w:t>
      </w:r>
      <w:r>
        <w:tab/>
      </w:r>
      <w:r>
        <w:t>(c)</w:t>
      </w:r>
      <w:r>
        <w:rPr>
          <w:spacing w:val="-4"/>
        </w:rPr>
        <w:t xml:space="preserve"> </w:t>
      </w:r>
      <w:r>
        <w:t>Year</w:t>
      </w:r>
      <w:r>
        <w:rPr>
          <w:spacing w:val="-2"/>
        </w:rPr>
        <w:t xml:space="preserve"> </w:t>
      </w:r>
      <w:r>
        <w:rPr>
          <w:spacing w:val="-4"/>
        </w:rPr>
        <w:t>2019</w:t>
      </w:r>
    </w:p>
    <w:p>
      <w:pPr>
        <w:spacing w:after="0"/>
        <w:sectPr>
          <w:pgSz w:w="12240" w:h="15840"/>
          <w:pgMar w:top="1440" w:right="60" w:bottom="1240" w:left="0" w:header="0" w:footer="1056" w:gutter="0"/>
          <w:cols w:space="720" w:num="1"/>
        </w:sectPr>
      </w:pPr>
    </w:p>
    <w:p>
      <w:pPr>
        <w:pStyle w:val="6"/>
        <w:spacing w:before="1"/>
        <w:rPr>
          <w:sz w:val="2"/>
        </w:rPr>
      </w:pPr>
    </w:p>
    <w:tbl>
      <w:tblPr>
        <w:tblStyle w:val="5"/>
        <w:tblW w:w="0" w:type="auto"/>
        <w:tblInd w:w="14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94"/>
        <w:gridCol w:w="1977"/>
        <w:gridCol w:w="3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2194" w:type="dxa"/>
            <w:tcBorders>
              <w:top w:val="single" w:color="000000" w:sz="4" w:space="0"/>
              <w:bottom w:val="single" w:color="000000" w:sz="4" w:space="0"/>
            </w:tcBorders>
          </w:tcPr>
          <w:p>
            <w:pPr>
              <w:pStyle w:val="11"/>
              <w:spacing w:before="76"/>
              <w:ind w:left="86"/>
              <w:jc w:val="left"/>
              <w:rPr>
                <w:rFonts w:ascii="Times New Roman"/>
                <w:sz w:val="24"/>
              </w:rPr>
            </w:pPr>
            <w:r>
              <w:rPr>
                <w:rFonts w:ascii="Times New Roman"/>
                <w:sz w:val="24"/>
              </w:rPr>
              <w:t xml:space="preserve">Trophic </w:t>
            </w:r>
            <w:r>
              <w:rPr>
                <w:rFonts w:ascii="Times New Roman"/>
                <w:spacing w:val="-2"/>
                <w:sz w:val="24"/>
              </w:rPr>
              <w:t>guild</w:t>
            </w:r>
          </w:p>
        </w:tc>
        <w:tc>
          <w:tcPr>
            <w:tcW w:w="1977" w:type="dxa"/>
            <w:tcBorders>
              <w:top w:val="single" w:color="000000" w:sz="4" w:space="0"/>
              <w:bottom w:val="single" w:color="000000" w:sz="4" w:space="0"/>
            </w:tcBorders>
          </w:tcPr>
          <w:p>
            <w:pPr>
              <w:pStyle w:val="11"/>
              <w:spacing w:before="76"/>
              <w:ind w:left="364"/>
              <w:jc w:val="left"/>
              <w:rPr>
                <w:rFonts w:ascii="Times New Roman"/>
                <w:sz w:val="24"/>
              </w:rPr>
            </w:pPr>
            <w:r>
              <w:rPr>
                <w:rFonts w:ascii="Times New Roman"/>
                <w:spacing w:val="-2"/>
                <w:sz w:val="24"/>
              </w:rPr>
              <w:t>Order</w:t>
            </w:r>
          </w:p>
        </w:tc>
        <w:tc>
          <w:tcPr>
            <w:tcW w:w="3920" w:type="dxa"/>
            <w:tcBorders>
              <w:top w:val="single" w:color="000000" w:sz="4" w:space="0"/>
              <w:bottom w:val="single" w:color="000000" w:sz="4" w:space="0"/>
            </w:tcBorders>
          </w:tcPr>
          <w:p>
            <w:pPr>
              <w:pStyle w:val="11"/>
              <w:spacing w:before="76"/>
              <w:ind w:left="451"/>
              <w:jc w:val="left"/>
              <w:rPr>
                <w:rFonts w:ascii="Times New Roman"/>
                <w:sz w:val="24"/>
              </w:rPr>
            </w:pPr>
            <w:r>
              <w:rPr>
                <w:rFonts w:ascii="Times New Roman"/>
                <w:spacing w:val="-2"/>
                <w:sz w:val="24"/>
              </w:rPr>
              <w:t>Family/Genus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2" w:hRule="atLeast"/>
        </w:trPr>
        <w:tc>
          <w:tcPr>
            <w:tcW w:w="2194" w:type="dxa"/>
            <w:tcBorders>
              <w:top w:val="single" w:color="000000" w:sz="4" w:space="0"/>
            </w:tcBorders>
          </w:tcPr>
          <w:p>
            <w:pPr>
              <w:pStyle w:val="11"/>
              <w:spacing w:before="75"/>
              <w:ind w:left="86"/>
              <w:jc w:val="left"/>
              <w:rPr>
                <w:rFonts w:ascii="Times New Roman"/>
                <w:sz w:val="24"/>
              </w:rPr>
            </w:pPr>
            <w:r>
              <w:rPr>
                <w:rFonts w:ascii="Times New Roman"/>
                <w:spacing w:val="-2"/>
                <w:sz w:val="24"/>
              </w:rPr>
              <w:t>Predators</w:t>
            </w:r>
          </w:p>
        </w:tc>
        <w:tc>
          <w:tcPr>
            <w:tcW w:w="1977" w:type="dxa"/>
            <w:tcBorders>
              <w:top w:val="single" w:color="000000" w:sz="4" w:space="0"/>
            </w:tcBorders>
          </w:tcPr>
          <w:p>
            <w:pPr>
              <w:pStyle w:val="11"/>
              <w:spacing w:before="75"/>
              <w:ind w:left="364"/>
              <w:jc w:val="left"/>
              <w:rPr>
                <w:rFonts w:ascii="Times New Roman"/>
                <w:sz w:val="24"/>
              </w:rPr>
            </w:pPr>
            <w:r>
              <w:rPr>
                <w:rFonts w:ascii="Times New Roman"/>
                <w:spacing w:val="-2"/>
                <w:sz w:val="24"/>
              </w:rPr>
              <w:t>Araneae</w:t>
            </w:r>
          </w:p>
          <w:p>
            <w:pPr>
              <w:pStyle w:val="11"/>
              <w:spacing w:before="164"/>
              <w:ind w:left="364"/>
              <w:jc w:val="left"/>
              <w:rPr>
                <w:rFonts w:ascii="Times New Roman"/>
                <w:sz w:val="24"/>
              </w:rPr>
            </w:pPr>
            <w:r>
              <w:rPr>
                <w:rFonts w:ascii="Times New Roman"/>
                <w:spacing w:val="-2"/>
                <w:sz w:val="24"/>
              </w:rPr>
              <w:t>Araneae</w:t>
            </w:r>
          </w:p>
        </w:tc>
        <w:tc>
          <w:tcPr>
            <w:tcW w:w="3920" w:type="dxa"/>
            <w:tcBorders>
              <w:top w:val="single" w:color="000000" w:sz="4" w:space="0"/>
            </w:tcBorders>
          </w:tcPr>
          <w:p>
            <w:pPr>
              <w:pStyle w:val="11"/>
              <w:spacing w:before="75"/>
              <w:ind w:left="451"/>
              <w:jc w:val="left"/>
              <w:rPr>
                <w:rFonts w:ascii="Times New Roman"/>
                <w:sz w:val="24"/>
              </w:rPr>
            </w:pPr>
            <w:r>
              <w:rPr>
                <w:rFonts w:ascii="Times New Roman"/>
                <w:spacing w:val="-2"/>
                <w:sz w:val="24"/>
              </w:rPr>
              <w:t>Araneidae</w:t>
            </w:r>
          </w:p>
          <w:p>
            <w:pPr>
              <w:pStyle w:val="11"/>
              <w:spacing w:before="164"/>
              <w:ind w:left="451"/>
              <w:jc w:val="left"/>
              <w:rPr>
                <w:rFonts w:ascii="Times New Roman"/>
                <w:sz w:val="24"/>
              </w:rPr>
            </w:pPr>
            <w:r>
              <w:rPr>
                <w:rFonts w:ascii="Times New Roman"/>
                <w:spacing w:val="-2"/>
                <w:sz w:val="24"/>
              </w:rPr>
              <w:t>Clubionidae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Araneae</w:t>
            </w:r>
          </w:p>
        </w:tc>
        <w:tc>
          <w:tcPr>
            <w:tcW w:w="3920" w:type="dxa"/>
          </w:tcPr>
          <w:p>
            <w:pPr>
              <w:pStyle w:val="11"/>
              <w:spacing w:before="81"/>
              <w:ind w:left="451"/>
              <w:jc w:val="left"/>
              <w:rPr>
                <w:rFonts w:ascii="Times New Roman"/>
                <w:sz w:val="24"/>
              </w:rPr>
            </w:pPr>
            <w:r>
              <w:rPr>
                <w:rFonts w:ascii="Times New Roman"/>
                <w:spacing w:val="-2"/>
                <w:sz w:val="24"/>
              </w:rPr>
              <w:t>Oxyopidae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Araneae</w:t>
            </w:r>
          </w:p>
        </w:tc>
        <w:tc>
          <w:tcPr>
            <w:tcW w:w="3920" w:type="dxa"/>
          </w:tcPr>
          <w:p>
            <w:pPr>
              <w:pStyle w:val="11"/>
              <w:spacing w:before="81"/>
              <w:ind w:left="451"/>
              <w:jc w:val="left"/>
              <w:rPr>
                <w:rFonts w:ascii="Times New Roman"/>
                <w:i/>
                <w:sz w:val="24"/>
              </w:rPr>
            </w:pPr>
            <w:r>
              <w:rPr>
                <w:rFonts w:ascii="Times New Roman"/>
                <w:spacing w:val="-2"/>
                <w:sz w:val="24"/>
              </w:rPr>
              <w:t>Tetragnathidae/</w:t>
            </w:r>
            <w:r>
              <w:rPr>
                <w:rFonts w:ascii="Times New Roman"/>
                <w:i/>
                <w:spacing w:val="-2"/>
                <w:sz w:val="24"/>
              </w:rPr>
              <w:t>Tetragnatha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Araneae</w:t>
            </w:r>
          </w:p>
        </w:tc>
        <w:tc>
          <w:tcPr>
            <w:tcW w:w="3920" w:type="dxa"/>
          </w:tcPr>
          <w:p>
            <w:pPr>
              <w:pStyle w:val="11"/>
              <w:spacing w:before="81"/>
              <w:ind w:left="451"/>
              <w:jc w:val="left"/>
              <w:rPr>
                <w:rFonts w:ascii="Times New Roman"/>
                <w:sz w:val="24"/>
              </w:rPr>
            </w:pPr>
            <w:r>
              <w:rPr>
                <w:rFonts w:ascii="Times New Roman"/>
                <w:spacing w:val="-2"/>
                <w:sz w:val="24"/>
              </w:rPr>
              <w:t>Thomisidae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Coleoptera</w:t>
            </w:r>
          </w:p>
        </w:tc>
        <w:tc>
          <w:tcPr>
            <w:tcW w:w="3920" w:type="dxa"/>
          </w:tcPr>
          <w:p>
            <w:pPr>
              <w:pStyle w:val="11"/>
              <w:spacing w:before="81"/>
              <w:ind w:left="451"/>
              <w:jc w:val="left"/>
              <w:rPr>
                <w:rFonts w:ascii="Times New Roman"/>
                <w:sz w:val="24"/>
              </w:rPr>
            </w:pPr>
            <w:r>
              <w:rPr>
                <w:rFonts w:ascii="Times New Roman"/>
                <w:spacing w:val="-2"/>
                <w:sz w:val="24"/>
              </w:rPr>
              <w:t>Coccinellidae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rPr>
        <w:tc>
          <w:tcPr>
            <w:tcW w:w="2194" w:type="dxa"/>
          </w:tcPr>
          <w:p>
            <w:pPr>
              <w:pStyle w:val="11"/>
              <w:spacing w:before="81"/>
              <w:ind w:left="86"/>
              <w:jc w:val="left"/>
              <w:rPr>
                <w:rFonts w:ascii="Times New Roman"/>
                <w:sz w:val="24"/>
              </w:rPr>
            </w:pPr>
            <w:r>
              <w:rPr>
                <w:rFonts w:ascii="Times New Roman"/>
                <w:sz w:val="24"/>
              </w:rPr>
              <w:t>Rice</w:t>
            </w:r>
            <w:r>
              <w:rPr>
                <w:rFonts w:ascii="Times New Roman"/>
                <w:spacing w:val="-2"/>
                <w:sz w:val="24"/>
              </w:rPr>
              <w:t xml:space="preserve"> herbivores</w:t>
            </w:r>
          </w:p>
        </w:tc>
        <w:tc>
          <w:tcPr>
            <w:tcW w:w="1977" w:type="dxa"/>
          </w:tcPr>
          <w:p>
            <w:pPr>
              <w:pStyle w:val="11"/>
              <w:spacing w:before="81"/>
              <w:ind w:left="343"/>
              <w:jc w:val="left"/>
              <w:rPr>
                <w:rFonts w:ascii="Times New Roman"/>
                <w:sz w:val="24"/>
              </w:rPr>
            </w:pPr>
            <w:r>
              <w:rPr>
                <w:rFonts w:ascii="Times New Roman"/>
                <w:spacing w:val="-2"/>
                <w:sz w:val="24"/>
              </w:rPr>
              <w:t>Diptera</w:t>
            </w:r>
          </w:p>
        </w:tc>
        <w:tc>
          <w:tcPr>
            <w:tcW w:w="3920" w:type="dxa"/>
          </w:tcPr>
          <w:p>
            <w:pPr>
              <w:pStyle w:val="11"/>
              <w:spacing w:before="81"/>
              <w:ind w:left="451"/>
              <w:jc w:val="left"/>
              <w:rPr>
                <w:rFonts w:ascii="Times New Roman"/>
                <w:sz w:val="24"/>
              </w:rPr>
            </w:pPr>
            <w:r>
              <w:rPr>
                <w:rFonts w:ascii="Times New Roman"/>
                <w:spacing w:val="-2"/>
                <w:sz w:val="24"/>
              </w:rPr>
              <w:t>Agromyzidae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Hemiptera</w:t>
            </w:r>
          </w:p>
        </w:tc>
        <w:tc>
          <w:tcPr>
            <w:tcW w:w="3920" w:type="dxa"/>
          </w:tcPr>
          <w:p>
            <w:pPr>
              <w:pStyle w:val="11"/>
              <w:spacing w:before="81"/>
              <w:ind w:left="451"/>
              <w:jc w:val="left"/>
              <w:rPr>
                <w:rFonts w:ascii="Times New Roman"/>
                <w:i/>
                <w:sz w:val="24"/>
              </w:rPr>
            </w:pPr>
            <w:r>
              <w:rPr>
                <w:rFonts w:ascii="Times New Roman"/>
                <w:spacing w:val="-2"/>
                <w:sz w:val="24"/>
              </w:rPr>
              <w:t>Alydidae/</w:t>
            </w:r>
            <w:r>
              <w:rPr>
                <w:rFonts w:ascii="Times New Roman"/>
                <w:i/>
                <w:spacing w:val="-2"/>
                <w:sz w:val="24"/>
              </w:rPr>
              <w:t>Leptocorisa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Hemiptera</w:t>
            </w:r>
          </w:p>
        </w:tc>
        <w:tc>
          <w:tcPr>
            <w:tcW w:w="3920" w:type="dxa"/>
          </w:tcPr>
          <w:p>
            <w:pPr>
              <w:pStyle w:val="11"/>
              <w:spacing w:before="81"/>
              <w:ind w:left="451"/>
              <w:jc w:val="left"/>
              <w:rPr>
                <w:rFonts w:ascii="Times New Roman"/>
                <w:i/>
                <w:sz w:val="24"/>
              </w:rPr>
            </w:pPr>
            <w:r>
              <w:rPr>
                <w:rFonts w:ascii="Times New Roman"/>
                <w:spacing w:val="-2"/>
                <w:sz w:val="24"/>
              </w:rPr>
              <w:t>Cicadellidae/</w:t>
            </w:r>
            <w:r>
              <w:rPr>
                <w:rFonts w:ascii="Times New Roman"/>
                <w:i/>
                <w:spacing w:val="-2"/>
                <w:sz w:val="24"/>
              </w:rPr>
              <w:t>Nephotettix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2194" w:type="dxa"/>
          </w:tcPr>
          <w:p>
            <w:pPr>
              <w:pStyle w:val="11"/>
              <w:spacing w:before="0"/>
              <w:jc w:val="left"/>
              <w:rPr>
                <w:rFonts w:ascii="Times New Roman"/>
                <w:sz w:val="24"/>
              </w:rPr>
            </w:pPr>
          </w:p>
        </w:tc>
        <w:tc>
          <w:tcPr>
            <w:tcW w:w="1977" w:type="dxa"/>
          </w:tcPr>
          <w:p>
            <w:pPr>
              <w:pStyle w:val="11"/>
              <w:spacing w:before="82"/>
              <w:ind w:left="364"/>
              <w:jc w:val="left"/>
              <w:rPr>
                <w:rFonts w:ascii="Times New Roman"/>
                <w:sz w:val="24"/>
              </w:rPr>
            </w:pPr>
            <w:r>
              <w:rPr>
                <w:rFonts w:ascii="Times New Roman"/>
                <w:spacing w:val="-2"/>
                <w:sz w:val="24"/>
              </w:rPr>
              <w:t>Hemiptera</w:t>
            </w:r>
          </w:p>
        </w:tc>
        <w:tc>
          <w:tcPr>
            <w:tcW w:w="3920" w:type="dxa"/>
          </w:tcPr>
          <w:p>
            <w:pPr>
              <w:pStyle w:val="11"/>
              <w:spacing w:before="82"/>
              <w:ind w:left="451"/>
              <w:jc w:val="left"/>
              <w:rPr>
                <w:rFonts w:ascii="Times New Roman"/>
                <w:sz w:val="24"/>
              </w:rPr>
            </w:pPr>
            <w:r>
              <w:rPr>
                <w:rFonts w:ascii="Times New Roman"/>
                <w:spacing w:val="-2"/>
                <w:sz w:val="24"/>
              </w:rPr>
              <w:t>Coreidae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Hemiptera</w:t>
            </w:r>
          </w:p>
        </w:tc>
        <w:tc>
          <w:tcPr>
            <w:tcW w:w="3920" w:type="dxa"/>
          </w:tcPr>
          <w:p>
            <w:pPr>
              <w:pStyle w:val="11"/>
              <w:spacing w:before="81"/>
              <w:ind w:left="451"/>
              <w:jc w:val="left"/>
              <w:rPr>
                <w:rFonts w:ascii="Times New Roman"/>
                <w:i/>
                <w:sz w:val="24"/>
              </w:rPr>
            </w:pPr>
            <w:r>
              <w:rPr>
                <w:rFonts w:ascii="Times New Roman"/>
                <w:spacing w:val="-2"/>
                <w:sz w:val="24"/>
              </w:rPr>
              <w:t>Delphacidae/</w:t>
            </w:r>
            <w:r>
              <w:rPr>
                <w:rFonts w:ascii="Times New Roman"/>
                <w:i/>
                <w:spacing w:val="-2"/>
                <w:sz w:val="24"/>
              </w:rPr>
              <w:t>Nilaparvata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Hemiptera</w:t>
            </w:r>
          </w:p>
        </w:tc>
        <w:tc>
          <w:tcPr>
            <w:tcW w:w="3920" w:type="dxa"/>
          </w:tcPr>
          <w:p>
            <w:pPr>
              <w:pStyle w:val="11"/>
              <w:spacing w:before="81"/>
              <w:ind w:left="451"/>
              <w:jc w:val="left"/>
              <w:rPr>
                <w:rFonts w:ascii="Times New Roman"/>
                <w:i/>
                <w:sz w:val="24"/>
              </w:rPr>
            </w:pPr>
            <w:r>
              <w:rPr>
                <w:rFonts w:ascii="Times New Roman"/>
                <w:spacing w:val="-2"/>
                <w:sz w:val="24"/>
              </w:rPr>
              <w:t>Lygaeidae/</w:t>
            </w:r>
            <w:r>
              <w:rPr>
                <w:rFonts w:ascii="Times New Roman"/>
                <w:i/>
                <w:spacing w:val="-2"/>
                <w:sz w:val="24"/>
              </w:rPr>
              <w:t>Pachybrachius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Hemiptera</w:t>
            </w:r>
          </w:p>
        </w:tc>
        <w:tc>
          <w:tcPr>
            <w:tcW w:w="3920" w:type="dxa"/>
          </w:tcPr>
          <w:p>
            <w:pPr>
              <w:pStyle w:val="11"/>
              <w:spacing w:before="81"/>
              <w:ind w:left="451"/>
              <w:jc w:val="left"/>
              <w:rPr>
                <w:rFonts w:ascii="Times New Roman"/>
                <w:sz w:val="24"/>
              </w:rPr>
            </w:pPr>
            <w:r>
              <w:rPr>
                <w:rFonts w:ascii="Times New Roman"/>
                <w:spacing w:val="-2"/>
                <w:sz w:val="24"/>
              </w:rPr>
              <w:t>Miridae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Hemiptera</w:t>
            </w:r>
          </w:p>
        </w:tc>
        <w:tc>
          <w:tcPr>
            <w:tcW w:w="3920" w:type="dxa"/>
          </w:tcPr>
          <w:p>
            <w:pPr>
              <w:pStyle w:val="11"/>
              <w:spacing w:before="81"/>
              <w:ind w:left="451"/>
              <w:jc w:val="left"/>
              <w:rPr>
                <w:rFonts w:ascii="Times New Roman"/>
                <w:i/>
                <w:sz w:val="24"/>
              </w:rPr>
            </w:pPr>
            <w:r>
              <w:rPr>
                <w:rFonts w:ascii="Times New Roman"/>
                <w:spacing w:val="-2"/>
                <w:sz w:val="24"/>
              </w:rPr>
              <w:t>Pentatomidae/</w:t>
            </w:r>
            <w:r>
              <w:rPr>
                <w:rFonts w:ascii="Times New Roman"/>
                <w:i/>
                <w:spacing w:val="-2"/>
                <w:sz w:val="24"/>
              </w:rPr>
              <w:t>Scotinophara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Hemiptera</w:t>
            </w:r>
          </w:p>
        </w:tc>
        <w:tc>
          <w:tcPr>
            <w:tcW w:w="3920" w:type="dxa"/>
          </w:tcPr>
          <w:p>
            <w:pPr>
              <w:pStyle w:val="11"/>
              <w:spacing w:before="81"/>
              <w:ind w:left="451"/>
              <w:jc w:val="left"/>
              <w:rPr>
                <w:rFonts w:ascii="Times New Roman"/>
                <w:sz w:val="24"/>
              </w:rPr>
            </w:pPr>
            <w:r>
              <w:rPr>
                <w:rFonts w:ascii="Times New Roman"/>
                <w:spacing w:val="-2"/>
                <w:sz w:val="24"/>
              </w:rPr>
              <w:t>Ricaniidae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Lepidoptera</w:t>
            </w:r>
          </w:p>
        </w:tc>
        <w:tc>
          <w:tcPr>
            <w:tcW w:w="3920" w:type="dxa"/>
          </w:tcPr>
          <w:p>
            <w:pPr>
              <w:pStyle w:val="11"/>
              <w:spacing w:before="81"/>
              <w:ind w:left="451"/>
              <w:jc w:val="left"/>
              <w:rPr>
                <w:rFonts w:ascii="Times New Roman"/>
                <w:sz w:val="24"/>
              </w:rPr>
            </w:pPr>
            <w:r>
              <w:rPr>
                <w:rFonts w:ascii="Times New Roman"/>
                <w:spacing w:val="-2"/>
                <w:sz w:val="24"/>
              </w:rPr>
              <w:t>Hesperiidae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Lepidoptera</w:t>
            </w:r>
          </w:p>
        </w:tc>
        <w:tc>
          <w:tcPr>
            <w:tcW w:w="3920" w:type="dxa"/>
          </w:tcPr>
          <w:p>
            <w:pPr>
              <w:pStyle w:val="11"/>
              <w:spacing w:before="81"/>
              <w:ind w:left="451"/>
              <w:jc w:val="left"/>
              <w:rPr>
                <w:rFonts w:ascii="Times New Roman"/>
                <w:sz w:val="24"/>
              </w:rPr>
            </w:pPr>
            <w:r>
              <w:rPr>
                <w:rFonts w:ascii="Times New Roman"/>
                <w:spacing w:val="-2"/>
                <w:sz w:val="24"/>
              </w:rPr>
              <w:t>Nymphalidae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Lepidoptera</w:t>
            </w:r>
          </w:p>
        </w:tc>
        <w:tc>
          <w:tcPr>
            <w:tcW w:w="3920" w:type="dxa"/>
          </w:tcPr>
          <w:p>
            <w:pPr>
              <w:pStyle w:val="11"/>
              <w:spacing w:before="81"/>
              <w:ind w:left="451"/>
              <w:jc w:val="left"/>
              <w:rPr>
                <w:rFonts w:ascii="Times New Roman"/>
                <w:sz w:val="24"/>
              </w:rPr>
            </w:pPr>
            <w:r>
              <w:rPr>
                <w:rFonts w:ascii="Times New Roman"/>
                <w:spacing w:val="-2"/>
                <w:sz w:val="24"/>
              </w:rPr>
              <w:t>Pyralidae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Orthoptera</w:t>
            </w:r>
          </w:p>
        </w:tc>
        <w:tc>
          <w:tcPr>
            <w:tcW w:w="3920" w:type="dxa"/>
          </w:tcPr>
          <w:p>
            <w:pPr>
              <w:pStyle w:val="11"/>
              <w:spacing w:before="81"/>
              <w:ind w:left="451"/>
              <w:jc w:val="left"/>
              <w:rPr>
                <w:rFonts w:ascii="Times New Roman"/>
                <w:i/>
                <w:sz w:val="24"/>
              </w:rPr>
            </w:pPr>
            <w:r>
              <w:rPr>
                <w:rFonts w:ascii="Times New Roman"/>
                <w:spacing w:val="-2"/>
                <w:sz w:val="24"/>
              </w:rPr>
              <w:t>Pyrgomorphidae/</w:t>
            </w:r>
            <w:r>
              <w:rPr>
                <w:rFonts w:ascii="Times New Roman"/>
                <w:i/>
                <w:spacing w:val="-2"/>
                <w:sz w:val="24"/>
              </w:rPr>
              <w:t>Atractomorpha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81"/>
              <w:ind w:left="86"/>
              <w:jc w:val="left"/>
              <w:rPr>
                <w:rFonts w:ascii="Times New Roman"/>
                <w:sz w:val="24"/>
              </w:rPr>
            </w:pPr>
            <w:r>
              <w:rPr>
                <w:rFonts w:ascii="Times New Roman"/>
                <w:sz w:val="24"/>
              </w:rPr>
              <w:t>Tourist</w:t>
            </w:r>
            <w:r>
              <w:rPr>
                <w:rFonts w:ascii="Times New Roman"/>
                <w:spacing w:val="-1"/>
                <w:sz w:val="24"/>
              </w:rPr>
              <w:t xml:space="preserve"> </w:t>
            </w:r>
            <w:r>
              <w:rPr>
                <w:rFonts w:ascii="Times New Roman"/>
                <w:spacing w:val="-2"/>
                <w:sz w:val="24"/>
              </w:rPr>
              <w:t>herbivores</w:t>
            </w:r>
          </w:p>
        </w:tc>
        <w:tc>
          <w:tcPr>
            <w:tcW w:w="1977" w:type="dxa"/>
          </w:tcPr>
          <w:p>
            <w:pPr>
              <w:pStyle w:val="11"/>
              <w:spacing w:before="81"/>
              <w:ind w:left="364"/>
              <w:jc w:val="left"/>
              <w:rPr>
                <w:rFonts w:ascii="Times New Roman"/>
                <w:sz w:val="24"/>
              </w:rPr>
            </w:pPr>
            <w:r>
              <w:rPr>
                <w:rFonts w:ascii="Times New Roman"/>
                <w:spacing w:val="-2"/>
                <w:sz w:val="24"/>
              </w:rPr>
              <w:t>Coleoptera</w:t>
            </w:r>
          </w:p>
        </w:tc>
        <w:tc>
          <w:tcPr>
            <w:tcW w:w="3920" w:type="dxa"/>
          </w:tcPr>
          <w:p>
            <w:pPr>
              <w:pStyle w:val="11"/>
              <w:spacing w:before="81"/>
              <w:ind w:left="451"/>
              <w:jc w:val="left"/>
              <w:rPr>
                <w:rFonts w:ascii="Times New Roman"/>
                <w:sz w:val="24"/>
              </w:rPr>
            </w:pPr>
            <w:r>
              <w:rPr>
                <w:rFonts w:ascii="Times New Roman"/>
                <w:spacing w:val="-2"/>
                <w:sz w:val="24"/>
              </w:rPr>
              <w:t>Chrysomelidae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Orthoptera</w:t>
            </w:r>
          </w:p>
        </w:tc>
        <w:tc>
          <w:tcPr>
            <w:tcW w:w="3920" w:type="dxa"/>
          </w:tcPr>
          <w:p>
            <w:pPr>
              <w:pStyle w:val="11"/>
              <w:spacing w:before="81"/>
              <w:ind w:left="451"/>
              <w:jc w:val="left"/>
              <w:rPr>
                <w:rFonts w:ascii="Times New Roman"/>
                <w:sz w:val="24"/>
              </w:rPr>
            </w:pPr>
            <w:r>
              <w:rPr>
                <w:rFonts w:ascii="Times New Roman"/>
                <w:spacing w:val="-2"/>
                <w:sz w:val="24"/>
              </w:rPr>
              <w:t>Acrididae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2194" w:type="dxa"/>
          </w:tcPr>
          <w:p>
            <w:pPr>
              <w:pStyle w:val="11"/>
              <w:spacing w:before="82"/>
              <w:ind w:left="86"/>
              <w:jc w:val="left"/>
              <w:rPr>
                <w:rFonts w:ascii="Times New Roman"/>
                <w:sz w:val="24"/>
              </w:rPr>
            </w:pPr>
            <w:r>
              <w:rPr>
                <w:rFonts w:ascii="Times New Roman"/>
                <w:spacing w:val="-2"/>
                <w:sz w:val="24"/>
              </w:rPr>
              <w:t>Detritivores</w:t>
            </w:r>
          </w:p>
        </w:tc>
        <w:tc>
          <w:tcPr>
            <w:tcW w:w="1977" w:type="dxa"/>
          </w:tcPr>
          <w:p>
            <w:pPr>
              <w:pStyle w:val="11"/>
              <w:spacing w:before="82"/>
              <w:ind w:left="364"/>
              <w:jc w:val="left"/>
              <w:rPr>
                <w:rFonts w:ascii="Times New Roman"/>
                <w:sz w:val="24"/>
              </w:rPr>
            </w:pPr>
            <w:r>
              <w:rPr>
                <w:rFonts w:ascii="Times New Roman"/>
                <w:spacing w:val="-2"/>
                <w:sz w:val="24"/>
              </w:rPr>
              <w:t>Diptera</w:t>
            </w:r>
          </w:p>
        </w:tc>
        <w:tc>
          <w:tcPr>
            <w:tcW w:w="3920" w:type="dxa"/>
          </w:tcPr>
          <w:p>
            <w:pPr>
              <w:pStyle w:val="11"/>
              <w:spacing w:before="82"/>
              <w:ind w:left="451"/>
              <w:jc w:val="left"/>
              <w:rPr>
                <w:rFonts w:ascii="Times New Roman"/>
                <w:sz w:val="24"/>
              </w:rPr>
            </w:pPr>
            <w:r>
              <w:rPr>
                <w:rFonts w:ascii="Times New Roman"/>
                <w:spacing w:val="-2"/>
                <w:sz w:val="24"/>
              </w:rPr>
              <w:t>Calliphoridae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9"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Diptera</w:t>
            </w:r>
          </w:p>
        </w:tc>
        <w:tc>
          <w:tcPr>
            <w:tcW w:w="3920" w:type="dxa"/>
          </w:tcPr>
          <w:p>
            <w:pPr>
              <w:pStyle w:val="11"/>
              <w:spacing w:before="81"/>
              <w:ind w:left="451"/>
              <w:jc w:val="left"/>
              <w:rPr>
                <w:rFonts w:ascii="Times New Roman"/>
                <w:sz w:val="24"/>
              </w:rPr>
            </w:pPr>
            <w:r>
              <w:rPr>
                <w:rFonts w:ascii="Times New Roman"/>
                <w:spacing w:val="-2"/>
                <w:sz w:val="24"/>
              </w:rPr>
              <w:t>Chironomidae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Diptera</w:t>
            </w:r>
          </w:p>
        </w:tc>
        <w:tc>
          <w:tcPr>
            <w:tcW w:w="3920" w:type="dxa"/>
          </w:tcPr>
          <w:p>
            <w:pPr>
              <w:pStyle w:val="11"/>
              <w:spacing w:before="81"/>
              <w:ind w:left="451"/>
              <w:jc w:val="left"/>
              <w:rPr>
                <w:rFonts w:ascii="Times New Roman"/>
                <w:sz w:val="24"/>
              </w:rPr>
            </w:pPr>
            <w:r>
              <w:rPr>
                <w:rFonts w:ascii="Times New Roman"/>
                <w:spacing w:val="-2"/>
                <w:sz w:val="24"/>
              </w:rPr>
              <w:t>Chloropidae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Diptera</w:t>
            </w:r>
          </w:p>
        </w:tc>
        <w:tc>
          <w:tcPr>
            <w:tcW w:w="3920" w:type="dxa"/>
          </w:tcPr>
          <w:p>
            <w:pPr>
              <w:pStyle w:val="11"/>
              <w:spacing w:before="81"/>
              <w:ind w:left="451"/>
              <w:jc w:val="left"/>
              <w:rPr>
                <w:rFonts w:ascii="Times New Roman"/>
                <w:sz w:val="24"/>
              </w:rPr>
            </w:pPr>
            <w:r>
              <w:rPr>
                <w:rFonts w:ascii="Times New Roman"/>
                <w:spacing w:val="-2"/>
                <w:sz w:val="24"/>
              </w:rPr>
              <w:t>Ephydridae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194" w:type="dxa"/>
          </w:tcPr>
          <w:p>
            <w:pPr>
              <w:pStyle w:val="11"/>
              <w:spacing w:before="0"/>
              <w:jc w:val="left"/>
              <w:rPr>
                <w:rFonts w:ascii="Times New Roman"/>
                <w:sz w:val="24"/>
              </w:rPr>
            </w:pPr>
          </w:p>
        </w:tc>
        <w:tc>
          <w:tcPr>
            <w:tcW w:w="1977" w:type="dxa"/>
          </w:tcPr>
          <w:p>
            <w:pPr>
              <w:pStyle w:val="11"/>
              <w:spacing w:before="81"/>
              <w:ind w:left="364"/>
              <w:jc w:val="left"/>
              <w:rPr>
                <w:rFonts w:ascii="Times New Roman"/>
                <w:sz w:val="24"/>
              </w:rPr>
            </w:pPr>
            <w:r>
              <w:rPr>
                <w:rFonts w:ascii="Times New Roman"/>
                <w:spacing w:val="-2"/>
                <w:sz w:val="24"/>
              </w:rPr>
              <w:t>Diptera</w:t>
            </w:r>
          </w:p>
        </w:tc>
        <w:tc>
          <w:tcPr>
            <w:tcW w:w="3920" w:type="dxa"/>
          </w:tcPr>
          <w:p>
            <w:pPr>
              <w:pStyle w:val="11"/>
              <w:spacing w:before="81"/>
              <w:ind w:left="451"/>
              <w:jc w:val="left"/>
              <w:rPr>
                <w:rFonts w:ascii="Times New Roman"/>
                <w:sz w:val="24"/>
              </w:rPr>
            </w:pPr>
            <w:r>
              <w:rPr>
                <w:rFonts w:ascii="Times New Roman"/>
                <w:spacing w:val="-2"/>
                <w:sz w:val="24"/>
              </w:rPr>
              <w:t>Lauxaniidae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2194" w:type="dxa"/>
            <w:tcBorders>
              <w:bottom w:val="single" w:color="000000" w:sz="4" w:space="0"/>
            </w:tcBorders>
          </w:tcPr>
          <w:p>
            <w:pPr>
              <w:pStyle w:val="11"/>
              <w:spacing w:before="0"/>
              <w:jc w:val="left"/>
              <w:rPr>
                <w:rFonts w:ascii="Times New Roman"/>
                <w:sz w:val="24"/>
              </w:rPr>
            </w:pPr>
          </w:p>
        </w:tc>
        <w:tc>
          <w:tcPr>
            <w:tcW w:w="1977" w:type="dxa"/>
            <w:tcBorders>
              <w:bottom w:val="single" w:color="000000" w:sz="4" w:space="0"/>
            </w:tcBorders>
          </w:tcPr>
          <w:p>
            <w:pPr>
              <w:pStyle w:val="11"/>
              <w:spacing w:before="81"/>
              <w:ind w:left="364"/>
              <w:jc w:val="left"/>
              <w:rPr>
                <w:rFonts w:ascii="Times New Roman"/>
                <w:sz w:val="24"/>
              </w:rPr>
            </w:pPr>
            <w:r>
              <w:rPr>
                <w:rFonts w:ascii="Times New Roman"/>
                <w:spacing w:val="-2"/>
                <w:sz w:val="24"/>
              </w:rPr>
              <w:t>Diptera</w:t>
            </w:r>
          </w:p>
        </w:tc>
        <w:tc>
          <w:tcPr>
            <w:tcW w:w="3920" w:type="dxa"/>
            <w:tcBorders>
              <w:bottom w:val="single" w:color="000000" w:sz="4" w:space="0"/>
            </w:tcBorders>
          </w:tcPr>
          <w:p>
            <w:pPr>
              <w:pStyle w:val="11"/>
              <w:spacing w:before="81"/>
              <w:ind w:left="451"/>
              <w:jc w:val="left"/>
              <w:rPr>
                <w:rFonts w:ascii="Times New Roman"/>
                <w:sz w:val="24"/>
              </w:rPr>
            </w:pPr>
            <w:r>
              <w:rPr>
                <w:rFonts w:ascii="Times New Roman"/>
                <w:spacing w:val="-2"/>
                <w:sz w:val="24"/>
              </w:rPr>
              <w:t>Muscidae</w:t>
            </w:r>
          </w:p>
        </w:tc>
      </w:tr>
    </w:tbl>
    <w:p>
      <w:pPr>
        <w:spacing w:after="0"/>
        <w:jc w:val="left"/>
        <w:rPr>
          <w:rFonts w:ascii="Times New Roman"/>
          <w:sz w:val="24"/>
        </w:rPr>
        <w:sectPr>
          <w:pgSz w:w="12240" w:h="15840"/>
          <w:pgMar w:top="1420" w:right="60" w:bottom="1240" w:left="0" w:header="0" w:footer="1056" w:gutter="0"/>
          <w:cols w:space="720" w:num="1"/>
        </w:sectPr>
      </w:pPr>
    </w:p>
    <w:p>
      <w:pPr>
        <w:pStyle w:val="6"/>
        <w:spacing w:line="20" w:lineRule="exact"/>
        <w:ind w:left="1440"/>
        <w:rPr>
          <w:sz w:val="2"/>
        </w:rPr>
      </w:pPr>
      <w:r>
        <w:rPr>
          <w:sz w:val="2"/>
        </w:rPr>
        <mc:AlternateContent>
          <mc:Choice Requires="wpg">
            <w:drawing>
              <wp:inline distT="0" distB="0" distL="0" distR="0">
                <wp:extent cx="5132705" cy="6350"/>
                <wp:effectExtent l="0" t="0" r="0" b="0"/>
                <wp:docPr id="77" name="Group 77"/>
                <wp:cNvGraphicFramePr/>
                <a:graphic xmlns:a="http://schemas.openxmlformats.org/drawingml/2006/main">
                  <a:graphicData uri="http://schemas.microsoft.com/office/word/2010/wordprocessingGroup">
                    <wpg:wgp>
                      <wpg:cNvGrpSpPr/>
                      <wpg:grpSpPr>
                        <a:xfrm>
                          <a:off x="0" y="0"/>
                          <a:ext cx="5132705" cy="6350"/>
                          <a:chOff x="0" y="0"/>
                          <a:chExt cx="5132705" cy="6350"/>
                        </a:xfrm>
                      </wpg:grpSpPr>
                      <wps:wsp>
                        <wps:cNvPr id="78" name="Graphic 78"/>
                        <wps:cNvSpPr/>
                        <wps:spPr>
                          <a:xfrm>
                            <a:off x="0" y="0"/>
                            <a:ext cx="5132705" cy="6350"/>
                          </a:xfrm>
                          <a:custGeom>
                            <a:avLst/>
                            <a:gdLst/>
                            <a:ahLst/>
                            <a:cxnLst/>
                            <a:rect l="l" t="t" r="r" b="b"/>
                            <a:pathLst>
                              <a:path w="5132705" h="6350">
                                <a:moveTo>
                                  <a:pt x="1530350" y="0"/>
                                </a:moveTo>
                                <a:lnTo>
                                  <a:pt x="0" y="0"/>
                                </a:lnTo>
                                <a:lnTo>
                                  <a:pt x="0" y="6096"/>
                                </a:lnTo>
                                <a:lnTo>
                                  <a:pt x="1530350" y="6096"/>
                                </a:lnTo>
                                <a:lnTo>
                                  <a:pt x="1530350" y="0"/>
                                </a:lnTo>
                                <a:close/>
                              </a:path>
                              <a:path w="5132705" h="6350">
                                <a:moveTo>
                                  <a:pt x="5132273" y="0"/>
                                </a:moveTo>
                                <a:lnTo>
                                  <a:pt x="2886786" y="0"/>
                                </a:lnTo>
                                <a:lnTo>
                                  <a:pt x="2880690" y="0"/>
                                </a:lnTo>
                                <a:lnTo>
                                  <a:pt x="1536522" y="0"/>
                                </a:lnTo>
                                <a:lnTo>
                                  <a:pt x="1530426" y="0"/>
                                </a:lnTo>
                                <a:lnTo>
                                  <a:pt x="1530426" y="6096"/>
                                </a:lnTo>
                                <a:lnTo>
                                  <a:pt x="1536522" y="6096"/>
                                </a:lnTo>
                                <a:lnTo>
                                  <a:pt x="2880690" y="6096"/>
                                </a:lnTo>
                                <a:lnTo>
                                  <a:pt x="2886786" y="6096"/>
                                </a:lnTo>
                                <a:lnTo>
                                  <a:pt x="5132273" y="6096"/>
                                </a:lnTo>
                                <a:lnTo>
                                  <a:pt x="5132273"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404.15pt;" coordsize="5132705,6350" o:gfxdata="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pdrdHdMAAAADAQAADwAAAAAAAAABACAAAAAiAAAAZHJzL2Rv&#10;d25yZXYueG1sUEsBAhQAFAAAAAgAh07iQM+s3cyxAgAAGwgAAA4AAAAAAAAAAQAgAAAAIgEAAGRy&#10;cy9lMm9Eb2MueG1sUEsFBgAAAAAGAAYAWQEAAEUGAAAAAA==&#10;">
                <o:lock v:ext="edit" aspectratio="f"/>
                <v:shape id="Graphic 78" o:spid="_x0000_s1026" o:spt="100" style="position:absolute;left:0;top:0;height:6350;width:5132705;" fillcolor="#000000" filled="t" stroked="f" coordsize="5132705,6350" o:gfxdata="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v5UugAAANsA&#10;AAAPAAAAAAAAAAEAIAAAACIAAABkcnMvZG93bnJldi54bWxQSwECFAAUAAAACACHTuJAMy8FnjsA&#10;AAA5AAAAEAAAAAAAAAABACAAAAAJAQAAZHJzL3NoYXBleG1sLnhtbFBLBQYAAAAABgAGAFsBAACz&#10;AwAAAAA=&#10;" path="m1530350,0l0,0,0,6096,1530350,6096,1530350,0xem5132273,0l2886786,0,2880690,0,1536522,0,1530426,0,1530426,6096,1536522,6096,2880690,6096,2886786,6096,5132273,6096,5132273,0xe">
                  <v:fill on="t" focussize="0,0"/>
                  <v:stroke on="f"/>
                  <v:imagedata o:title=""/>
                  <o:lock v:ext="edit" aspectratio="f"/>
                  <v:textbox inset="0mm,0mm,0mm,0mm"/>
                </v:shape>
                <w10:wrap type="none"/>
                <w10:anchorlock/>
              </v:group>
            </w:pict>
          </mc:Fallback>
        </mc:AlternateContent>
      </w:r>
    </w:p>
    <w:p>
      <w:pPr>
        <w:pStyle w:val="6"/>
        <w:tabs>
          <w:tab w:val="left" w:pos="6056"/>
        </w:tabs>
        <w:spacing w:before="66"/>
        <w:ind w:left="3992"/>
      </w:pPr>
      <w:r>
        <w:rPr>
          <w:spacing w:val="-2"/>
        </w:rPr>
        <w:t>Diptera</w:t>
      </w:r>
      <w:r>
        <w:tab/>
      </w:r>
      <w:r>
        <w:rPr>
          <w:spacing w:val="-2"/>
        </w:rPr>
        <w:t>Phoridae</w:t>
      </w:r>
    </w:p>
    <w:p>
      <w:pPr>
        <w:pStyle w:val="6"/>
        <w:tabs>
          <w:tab w:val="left" w:pos="6056"/>
        </w:tabs>
        <w:spacing w:before="172"/>
        <w:ind w:left="3992"/>
      </w:pPr>
      <w:r>
        <w:rPr>
          <w:spacing w:val="-2"/>
        </w:rPr>
        <w:t>Diptera</w:t>
      </w:r>
      <w:r>
        <w:tab/>
      </w:r>
      <w:r>
        <w:rPr>
          <w:spacing w:val="-2"/>
        </w:rPr>
        <w:t>Platystomatidae</w:t>
      </w:r>
    </w:p>
    <w:p>
      <w:pPr>
        <w:pStyle w:val="6"/>
        <w:tabs>
          <w:tab w:val="left" w:pos="6056"/>
        </w:tabs>
        <w:spacing w:before="173"/>
        <w:ind w:left="3992"/>
      </w:pPr>
      <w:r>
        <w:rPr>
          <w:spacing w:val="-2"/>
        </w:rPr>
        <w:t>Diptera</w:t>
      </w:r>
      <w:r>
        <w:tab/>
      </w:r>
      <w:r>
        <w:rPr>
          <w:spacing w:val="-2"/>
        </w:rPr>
        <w:t>Sarcophagidae</w:t>
      </w:r>
    </w:p>
    <w:p>
      <w:pPr>
        <w:pStyle w:val="6"/>
        <w:tabs>
          <w:tab w:val="left" w:pos="6056"/>
        </w:tabs>
        <w:spacing w:before="173"/>
        <w:ind w:left="3992"/>
      </w:pPr>
      <w:r>
        <w:rPr>
          <w:spacing w:val="-2"/>
        </w:rPr>
        <w:t>Diptera</w:t>
      </w:r>
      <w:r>
        <w:tab/>
      </w:r>
      <w:r>
        <w:rPr>
          <w:spacing w:val="-2"/>
        </w:rPr>
        <w:t>Sciomyzidae</w:t>
      </w:r>
    </w:p>
    <w:p>
      <w:pPr>
        <w:pStyle w:val="6"/>
        <w:tabs>
          <w:tab w:val="left" w:pos="6056"/>
        </w:tabs>
        <w:spacing w:before="173"/>
        <w:ind w:left="3992"/>
      </w:pPr>
      <w:r>
        <w:rPr>
          <w:spacing w:val="-2"/>
        </w:rPr>
        <w:t>Diptera</w:t>
      </w:r>
      <w:r>
        <w:tab/>
      </w:r>
      <w:r>
        <w:rPr>
          <w:spacing w:val="-2"/>
        </w:rPr>
        <w:t>Sphaeroceridae</w:t>
      </w:r>
    </w:p>
    <w:p>
      <w:pPr>
        <w:pStyle w:val="6"/>
        <w:tabs>
          <w:tab w:val="left" w:pos="6056"/>
        </w:tabs>
        <w:spacing w:before="173"/>
        <w:ind w:left="3992"/>
      </w:pPr>
      <w:r>
        <w:rPr>
          <w:spacing w:val="-2"/>
        </w:rPr>
        <w:t>Diptera</w:t>
      </w:r>
      <w:r>
        <w:tab/>
      </w:r>
      <w:r>
        <w:rPr>
          <w:spacing w:val="-2"/>
        </w:rPr>
        <w:t>Stratiomyidae</w:t>
      </w:r>
    </w:p>
    <w:p>
      <w:pPr>
        <w:pStyle w:val="6"/>
        <w:tabs>
          <w:tab w:val="left" w:pos="6056"/>
        </w:tabs>
        <w:spacing w:before="173"/>
        <w:ind w:left="3992"/>
      </w:pPr>
      <w:r>
        <w:rPr>
          <w:spacing w:val="-2"/>
        </w:rPr>
        <w:t>Diptera</w:t>
      </w:r>
      <w:r>
        <w:tab/>
      </w:r>
      <w:r>
        <w:rPr>
          <w:spacing w:val="-2"/>
        </w:rPr>
        <w:t>Tephritidae</w:t>
      </w:r>
    </w:p>
    <w:p>
      <w:pPr>
        <w:pStyle w:val="6"/>
        <w:tabs>
          <w:tab w:val="left" w:pos="6056"/>
        </w:tabs>
        <w:spacing w:before="172"/>
        <w:ind w:left="3992"/>
      </w:pPr>
      <w:r>
        <w:rPr>
          <w:spacing w:val="-2"/>
        </w:rPr>
        <w:t>Orthoptera</w:t>
      </w:r>
      <w:r>
        <w:tab/>
      </w:r>
      <w:r>
        <w:rPr>
          <w:spacing w:val="-2"/>
        </w:rPr>
        <w:t>Tetrigidae</w:t>
      </w:r>
    </w:p>
    <w:p>
      <w:pPr>
        <w:pStyle w:val="6"/>
        <w:tabs>
          <w:tab w:val="left" w:pos="6056"/>
        </w:tabs>
        <w:spacing w:before="174"/>
        <w:ind w:left="3992"/>
      </w:pPr>
      <w:r>
        <w:rPr>
          <w:spacing w:val="-2"/>
        </w:rPr>
        <w:t>Orthoptera</w:t>
      </w:r>
      <w:r>
        <w:tab/>
      </w:r>
      <w:r>
        <w:rPr>
          <w:spacing w:val="-2"/>
        </w:rPr>
        <w:t>Tridactylidae</w:t>
      </w:r>
    </w:p>
    <w:p>
      <w:pPr>
        <w:pStyle w:val="6"/>
        <w:spacing w:before="6"/>
        <w:rPr>
          <w:sz w:val="6"/>
        </w:rPr>
      </w:pPr>
      <w:r>
        <mc:AlternateContent>
          <mc:Choice Requires="wps">
            <w:drawing>
              <wp:anchor distT="0" distB="0" distL="0" distR="0" simplePos="0" relativeHeight="251697152" behindDoc="1" locked="0" layoutInCell="1" allowOverlap="1">
                <wp:simplePos x="0" y="0"/>
                <wp:positionH relativeFrom="page">
                  <wp:posOffset>905510</wp:posOffset>
                </wp:positionH>
                <wp:positionV relativeFrom="paragraph">
                  <wp:posOffset>62865</wp:posOffset>
                </wp:positionV>
                <wp:extent cx="5141595" cy="6350"/>
                <wp:effectExtent l="0" t="0" r="0" b="0"/>
                <wp:wrapTopAndBottom/>
                <wp:docPr id="79" name="Graphic 79"/>
                <wp:cNvGraphicFramePr/>
                <a:graphic xmlns:a="http://schemas.openxmlformats.org/drawingml/2006/main">
                  <a:graphicData uri="http://schemas.microsoft.com/office/word/2010/wordprocessingShape">
                    <wps:wsp>
                      <wps:cNvSpPr/>
                      <wps:spPr>
                        <a:xfrm>
                          <a:off x="0" y="0"/>
                          <a:ext cx="5141595" cy="6350"/>
                        </a:xfrm>
                        <a:custGeom>
                          <a:avLst/>
                          <a:gdLst/>
                          <a:ahLst/>
                          <a:cxnLst/>
                          <a:rect l="l" t="t" r="r" b="b"/>
                          <a:pathLst>
                            <a:path w="5141595" h="6350">
                              <a:moveTo>
                                <a:pt x="5141417" y="0"/>
                              </a:moveTo>
                              <a:lnTo>
                                <a:pt x="5141417" y="0"/>
                              </a:lnTo>
                              <a:lnTo>
                                <a:pt x="0" y="0"/>
                              </a:lnTo>
                              <a:lnTo>
                                <a:pt x="0" y="6108"/>
                              </a:lnTo>
                              <a:lnTo>
                                <a:pt x="5141417" y="6108"/>
                              </a:lnTo>
                              <a:lnTo>
                                <a:pt x="5141417" y="0"/>
                              </a:lnTo>
                              <a:close/>
                            </a:path>
                          </a:pathLst>
                        </a:custGeom>
                        <a:solidFill>
                          <a:srgbClr val="000000"/>
                        </a:solidFill>
                      </wps:spPr>
                      <wps:bodyPr wrap="square" lIns="0" tIns="0" rIns="0" bIns="0" rtlCol="0">
                        <a:noAutofit/>
                      </wps:bodyPr>
                    </wps:wsp>
                  </a:graphicData>
                </a:graphic>
              </wp:anchor>
            </w:drawing>
          </mc:Choice>
          <mc:Fallback>
            <w:pict>
              <v:shape id="Graphic 79" o:spid="_x0000_s1026" o:spt="100" style="position:absolute;left:0pt;margin-left:71.3pt;margin-top:4.95pt;height:0.5pt;width:404.85pt;mso-position-horizontal-relative:page;mso-wrap-distance-bottom:0pt;mso-wrap-distance-top:0pt;z-index:-251619328;mso-width-relative:page;mso-height-relative:page;" fillcolor="#000000" filled="t" stroked="f" coordsize="5141595,6350" o:gfxdata="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iw8ltUAAAAIAQAADwAAAAAAAAABACAAAAAiAAAAZHJzL2Rvd25yZXYueG1sUEsBAhQAFAAAAAgA&#10;h07iQHVVo4ooAgAACAUAAA4AAAAAAAAAAQAgAAAAJAEAAGRycy9lMm9Eb2MueG1sUEsFBgAAAAAG&#10;AAYAWQEAAL4FAAAAAA==&#10;" path="m5141417,0l5141417,0,0,0,0,6108,5141417,6108,5141417,0xe">
                <v:fill on="t" focussize="0,0"/>
                <v:stroke on="f"/>
                <v:imagedata o:title=""/>
                <o:lock v:ext="edit" aspectratio="f"/>
                <v:textbox inset="0mm,0mm,0mm,0mm"/>
                <w10:wrap type="topAndBottom"/>
              </v:shape>
            </w:pict>
          </mc:Fallback>
        </mc:AlternateContent>
      </w:r>
    </w:p>
    <w:p>
      <w:pPr>
        <w:pStyle w:val="6"/>
        <w:ind w:left="840"/>
      </w:pPr>
      <w:r>
        <w:rPr>
          <w:spacing w:val="-5"/>
        </w:rPr>
        <w:t>23</w:t>
      </w:r>
    </w:p>
    <w:p>
      <w:pPr>
        <w:spacing w:after="0"/>
        <w:sectPr>
          <w:pgSz w:w="12240" w:h="15840"/>
          <w:pgMar w:top="1440" w:right="60" w:bottom="1240" w:left="0" w:header="0" w:footer="1056" w:gutter="0"/>
          <w:cols w:space="720" w:num="1"/>
        </w:sectPr>
      </w:pPr>
    </w:p>
    <w:p>
      <w:pPr>
        <w:pStyle w:val="10"/>
        <w:numPr>
          <w:ilvl w:val="0"/>
          <w:numId w:val="13"/>
        </w:numPr>
        <w:tabs>
          <w:tab w:val="left" w:pos="1440"/>
        </w:tabs>
        <w:spacing w:before="74" w:after="0" w:line="240" w:lineRule="auto"/>
        <w:ind w:left="1440" w:right="0" w:hanging="600"/>
        <w:jc w:val="left"/>
        <w:rPr>
          <w:sz w:val="24"/>
        </w:rPr>
      </w:pPr>
      <w:r>
        <w:rPr>
          <w:b/>
          <w:sz w:val="24"/>
        </w:rPr>
        <w:t>Table</w:t>
      </w:r>
      <w:r>
        <w:rPr>
          <w:b/>
          <w:spacing w:val="-1"/>
          <w:sz w:val="24"/>
        </w:rPr>
        <w:t xml:space="preserve"> </w:t>
      </w:r>
      <w:r>
        <w:rPr>
          <w:b/>
          <w:sz w:val="24"/>
        </w:rPr>
        <w:t xml:space="preserve">S2. </w:t>
      </w:r>
      <w:r>
        <w:rPr>
          <w:sz w:val="24"/>
        </w:rPr>
        <w:t>The</w:t>
      </w:r>
      <w:r>
        <w:rPr>
          <w:spacing w:val="-3"/>
          <w:sz w:val="24"/>
        </w:rPr>
        <w:t xml:space="preserve"> </w:t>
      </w:r>
      <w:r>
        <w:rPr>
          <w:sz w:val="24"/>
        </w:rPr>
        <w:t>proportions (mean ±</w:t>
      </w:r>
      <w:r>
        <w:rPr>
          <w:spacing w:val="-1"/>
          <w:sz w:val="24"/>
        </w:rPr>
        <w:t xml:space="preserve"> </w:t>
      </w:r>
      <w:r>
        <w:rPr>
          <w:sz w:val="24"/>
        </w:rPr>
        <w:t>SE)</w:t>
      </w:r>
      <w:r>
        <w:rPr>
          <w:spacing w:val="-1"/>
          <w:sz w:val="24"/>
        </w:rPr>
        <w:t xml:space="preserve"> </w:t>
      </w:r>
      <w:r>
        <w:rPr>
          <w:sz w:val="24"/>
        </w:rPr>
        <w:t>of prey</w:t>
      </w:r>
      <w:r>
        <w:rPr>
          <w:spacing w:val="-6"/>
          <w:sz w:val="24"/>
        </w:rPr>
        <w:t xml:space="preserve"> </w:t>
      </w:r>
      <w:r>
        <w:rPr>
          <w:sz w:val="24"/>
        </w:rPr>
        <w:t>sources (rice</w:t>
      </w:r>
      <w:r>
        <w:rPr>
          <w:spacing w:val="-1"/>
          <w:sz w:val="24"/>
        </w:rPr>
        <w:t xml:space="preserve"> </w:t>
      </w:r>
      <w:r>
        <w:rPr>
          <w:sz w:val="24"/>
        </w:rPr>
        <w:t>herbivores,</w:t>
      </w:r>
      <w:r>
        <w:rPr>
          <w:spacing w:val="-1"/>
          <w:sz w:val="24"/>
        </w:rPr>
        <w:t xml:space="preserve"> </w:t>
      </w:r>
      <w:r>
        <w:rPr>
          <w:sz w:val="24"/>
        </w:rPr>
        <w:t>tourist herbivores,</w:t>
      </w:r>
      <w:r>
        <w:rPr>
          <w:spacing w:val="4"/>
          <w:sz w:val="24"/>
        </w:rPr>
        <w:t xml:space="preserve"> </w:t>
      </w:r>
      <w:r>
        <w:rPr>
          <w:spacing w:val="-5"/>
          <w:sz w:val="24"/>
        </w:rPr>
        <w:t>and</w:t>
      </w:r>
    </w:p>
    <w:p>
      <w:pPr>
        <w:pStyle w:val="10"/>
        <w:numPr>
          <w:ilvl w:val="0"/>
          <w:numId w:val="13"/>
        </w:numPr>
        <w:tabs>
          <w:tab w:val="left" w:pos="1440"/>
        </w:tabs>
        <w:spacing w:before="137" w:after="0" w:line="240" w:lineRule="auto"/>
        <w:ind w:left="1440" w:right="0" w:hanging="600"/>
        <w:jc w:val="left"/>
        <w:rPr>
          <w:sz w:val="24"/>
        </w:rPr>
      </w:pPr>
      <w:r>
        <w:rPr>
          <w:sz w:val="24"/>
        </w:rPr>
        <w:t>detritivores)</w:t>
      </w:r>
      <w:r>
        <w:rPr>
          <w:spacing w:val="-3"/>
          <w:sz w:val="24"/>
        </w:rPr>
        <w:t xml:space="preserve"> </w:t>
      </w:r>
      <w:r>
        <w:rPr>
          <w:sz w:val="24"/>
        </w:rPr>
        <w:t>consumed</w:t>
      </w:r>
      <w:r>
        <w:rPr>
          <w:spacing w:val="-1"/>
          <w:sz w:val="24"/>
        </w:rPr>
        <w:t xml:space="preserve"> </w:t>
      </w:r>
      <w:r>
        <w:rPr>
          <w:sz w:val="24"/>
        </w:rPr>
        <w:t>in predators’</w:t>
      </w:r>
      <w:r>
        <w:rPr>
          <w:spacing w:val="-2"/>
          <w:sz w:val="24"/>
        </w:rPr>
        <w:t xml:space="preserve"> </w:t>
      </w:r>
      <w:r>
        <w:rPr>
          <w:sz w:val="24"/>
        </w:rPr>
        <w:t>diet</w:t>
      </w:r>
      <w:r>
        <w:rPr>
          <w:spacing w:val="-1"/>
          <w:sz w:val="24"/>
        </w:rPr>
        <w:t xml:space="preserve"> </w:t>
      </w:r>
      <w:r>
        <w:rPr>
          <w:sz w:val="24"/>
        </w:rPr>
        <w:t>in</w:t>
      </w:r>
      <w:r>
        <w:rPr>
          <w:spacing w:val="-1"/>
          <w:sz w:val="24"/>
        </w:rPr>
        <w:t xml:space="preserve"> </w:t>
      </w:r>
      <w:r>
        <w:rPr>
          <w:sz w:val="24"/>
        </w:rPr>
        <w:t>organic</w:t>
      </w:r>
      <w:r>
        <w:rPr>
          <w:spacing w:val="-1"/>
          <w:sz w:val="24"/>
        </w:rPr>
        <w:t xml:space="preserve"> </w:t>
      </w:r>
      <w:r>
        <w:rPr>
          <w:sz w:val="24"/>
        </w:rPr>
        <w:t>and</w:t>
      </w:r>
      <w:r>
        <w:rPr>
          <w:spacing w:val="-1"/>
          <w:sz w:val="24"/>
        </w:rPr>
        <w:t xml:space="preserve"> </w:t>
      </w:r>
      <w:r>
        <w:rPr>
          <w:sz w:val="24"/>
        </w:rPr>
        <w:t>conventional</w:t>
      </w:r>
      <w:r>
        <w:rPr>
          <w:spacing w:val="-1"/>
          <w:sz w:val="24"/>
        </w:rPr>
        <w:t xml:space="preserve"> </w:t>
      </w:r>
      <w:r>
        <w:rPr>
          <w:sz w:val="24"/>
        </w:rPr>
        <w:t>rice</w:t>
      </w:r>
      <w:r>
        <w:rPr>
          <w:spacing w:val="-1"/>
          <w:sz w:val="24"/>
        </w:rPr>
        <w:t xml:space="preserve"> </w:t>
      </w:r>
      <w:r>
        <w:rPr>
          <w:sz w:val="24"/>
        </w:rPr>
        <w:t>farms</w:t>
      </w:r>
      <w:r>
        <w:rPr>
          <w:spacing w:val="-1"/>
          <w:sz w:val="24"/>
        </w:rPr>
        <w:t xml:space="preserve"> </w:t>
      </w:r>
      <w:r>
        <w:rPr>
          <w:sz w:val="24"/>
        </w:rPr>
        <w:t>over</w:t>
      </w:r>
      <w:r>
        <w:rPr>
          <w:spacing w:val="-1"/>
          <w:sz w:val="24"/>
        </w:rPr>
        <w:t xml:space="preserve"> </w:t>
      </w:r>
      <w:r>
        <w:rPr>
          <w:sz w:val="24"/>
        </w:rPr>
        <w:t>crop</w:t>
      </w:r>
      <w:r>
        <w:rPr>
          <w:spacing w:val="-1"/>
          <w:sz w:val="24"/>
        </w:rPr>
        <w:t xml:space="preserve"> </w:t>
      </w:r>
      <w:r>
        <w:rPr>
          <w:spacing w:val="-2"/>
          <w:sz w:val="24"/>
        </w:rPr>
        <w:t>stages</w:t>
      </w:r>
    </w:p>
    <w:p>
      <w:pPr>
        <w:pStyle w:val="10"/>
        <w:numPr>
          <w:ilvl w:val="0"/>
          <w:numId w:val="13"/>
        </w:numPr>
        <w:tabs>
          <w:tab w:val="left" w:pos="1440"/>
        </w:tabs>
        <w:spacing w:before="139" w:after="0" w:line="240" w:lineRule="auto"/>
        <w:ind w:left="1440" w:right="0" w:hanging="600"/>
        <w:jc w:val="left"/>
        <w:rPr>
          <w:sz w:val="24"/>
        </w:rPr>
      </w:pPr>
      <w:r>
        <w:rPr>
          <w:sz w:val="24"/>
        </w:rPr>
        <w:t>in</w:t>
      </w:r>
      <w:r>
        <w:rPr>
          <w:spacing w:val="-1"/>
          <w:sz w:val="24"/>
        </w:rPr>
        <w:t xml:space="preserve"> </w:t>
      </w:r>
      <w:r>
        <w:rPr>
          <w:sz w:val="24"/>
        </w:rPr>
        <w:t>each</w:t>
      </w:r>
      <w:r>
        <w:rPr>
          <w:spacing w:val="-1"/>
          <w:sz w:val="24"/>
        </w:rPr>
        <w:t xml:space="preserve"> </w:t>
      </w:r>
      <w:r>
        <w:rPr>
          <w:sz w:val="24"/>
        </w:rPr>
        <w:t>study</w:t>
      </w:r>
      <w:r>
        <w:rPr>
          <w:spacing w:val="-2"/>
          <w:sz w:val="24"/>
        </w:rPr>
        <w:t xml:space="preserve"> </w:t>
      </w:r>
      <w:r>
        <w:rPr>
          <w:sz w:val="24"/>
        </w:rPr>
        <w:t>year.</w:t>
      </w:r>
      <w:r>
        <w:rPr>
          <w:spacing w:val="-1"/>
          <w:sz w:val="24"/>
        </w:rPr>
        <w:t xml:space="preserve"> </w:t>
      </w:r>
      <w:r>
        <w:rPr>
          <w:sz w:val="24"/>
        </w:rPr>
        <w:t>The</w:t>
      </w:r>
      <w:r>
        <w:rPr>
          <w:spacing w:val="-1"/>
          <w:sz w:val="24"/>
        </w:rPr>
        <w:t xml:space="preserve"> </w:t>
      </w:r>
      <w:r>
        <w:rPr>
          <w:sz w:val="24"/>
        </w:rPr>
        <w:t>mean</w:t>
      </w:r>
      <w:r>
        <w:rPr>
          <w:spacing w:val="-1"/>
          <w:sz w:val="24"/>
        </w:rPr>
        <w:t xml:space="preserve"> </w:t>
      </w:r>
      <w:r>
        <w:rPr>
          <w:sz w:val="24"/>
        </w:rPr>
        <w:t>proportions were</w:t>
      </w:r>
      <w:r>
        <w:rPr>
          <w:spacing w:val="-3"/>
          <w:sz w:val="24"/>
        </w:rPr>
        <w:t xml:space="preserve"> </w:t>
      </w:r>
      <w:r>
        <w:rPr>
          <w:sz w:val="24"/>
        </w:rPr>
        <w:t>computed</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Bayesian</w:t>
      </w:r>
      <w:r>
        <w:rPr>
          <w:spacing w:val="-1"/>
          <w:sz w:val="24"/>
        </w:rPr>
        <w:t xml:space="preserve"> </w:t>
      </w:r>
      <w:r>
        <w:rPr>
          <w:sz w:val="24"/>
        </w:rPr>
        <w:t>posterior</w:t>
      </w:r>
      <w:r>
        <w:rPr>
          <w:spacing w:val="-1"/>
          <w:sz w:val="24"/>
        </w:rPr>
        <w:t xml:space="preserve"> </w:t>
      </w:r>
      <w:r>
        <w:rPr>
          <w:spacing w:val="-2"/>
          <w:sz w:val="24"/>
        </w:rPr>
        <w:t>medians</w:t>
      </w:r>
    </w:p>
    <w:p>
      <w:pPr>
        <w:pStyle w:val="10"/>
        <w:numPr>
          <w:ilvl w:val="0"/>
          <w:numId w:val="13"/>
        </w:numPr>
        <w:tabs>
          <w:tab w:val="left" w:pos="1440"/>
        </w:tabs>
        <w:spacing w:before="137" w:after="0" w:line="240" w:lineRule="auto"/>
        <w:ind w:left="1440" w:right="0" w:hanging="600"/>
        <w:jc w:val="left"/>
        <w:rPr>
          <w:sz w:val="24"/>
        </w:rPr>
      </w:pPr>
      <w:r>
        <w:rPr>
          <w:sz w:val="24"/>
        </w:rPr>
        <w:t>of</w:t>
      </w:r>
      <w:r>
        <w:rPr>
          <w:spacing w:val="-1"/>
          <w:sz w:val="24"/>
        </w:rPr>
        <w:t xml:space="preserve"> </w:t>
      </w:r>
      <w:r>
        <w:rPr>
          <w:sz w:val="24"/>
        </w:rPr>
        <w:t>diet</w:t>
      </w:r>
      <w:r>
        <w:rPr>
          <w:spacing w:val="-1"/>
          <w:sz w:val="24"/>
        </w:rPr>
        <w:t xml:space="preserve"> </w:t>
      </w:r>
      <w:r>
        <w:rPr>
          <w:sz w:val="24"/>
        </w:rPr>
        <w:t>estimates in</w:t>
      </w:r>
      <w:r>
        <w:rPr>
          <w:spacing w:val="-1"/>
          <w:sz w:val="24"/>
        </w:rPr>
        <w:t xml:space="preserve"> </w:t>
      </w:r>
      <w:r>
        <w:rPr>
          <w:sz w:val="24"/>
        </w:rPr>
        <w:t>replicate</w:t>
      </w:r>
      <w:r>
        <w:rPr>
          <w:spacing w:val="-1"/>
          <w:sz w:val="24"/>
        </w:rPr>
        <w:t xml:space="preserve"> </w:t>
      </w:r>
      <w:r>
        <w:rPr>
          <w:sz w:val="24"/>
        </w:rPr>
        <w:t>farms;</w:t>
      </w:r>
      <w:r>
        <w:rPr>
          <w:spacing w:val="1"/>
          <w:sz w:val="24"/>
        </w:rPr>
        <w:t xml:space="preserve"> </w:t>
      </w:r>
      <w:r>
        <w:rPr>
          <w:i/>
          <w:sz w:val="24"/>
        </w:rPr>
        <w:t xml:space="preserve">n </w:t>
      </w:r>
      <w:r>
        <w:rPr>
          <w:sz w:val="24"/>
        </w:rPr>
        <w:t>represents</w:t>
      </w:r>
      <w:r>
        <w:rPr>
          <w:spacing w:val="-1"/>
          <w:sz w:val="24"/>
        </w:rPr>
        <w:t xml:space="preserve"> </w:t>
      </w:r>
      <w:r>
        <w:rPr>
          <w:sz w:val="24"/>
        </w:rPr>
        <w:t>the</w:t>
      </w:r>
      <w:r>
        <w:rPr>
          <w:spacing w:val="-2"/>
          <w:sz w:val="24"/>
        </w:rPr>
        <w:t xml:space="preserve"> </w:t>
      </w:r>
      <w:r>
        <w:rPr>
          <w:sz w:val="24"/>
        </w:rPr>
        <w:t>number</w:t>
      </w:r>
      <w:r>
        <w:rPr>
          <w:spacing w:val="-2"/>
          <w:sz w:val="24"/>
        </w:rPr>
        <w:t xml:space="preserve"> </w:t>
      </w:r>
      <w:r>
        <w:rPr>
          <w:sz w:val="24"/>
        </w:rPr>
        <w:t>of</w:t>
      </w:r>
      <w:r>
        <w:rPr>
          <w:spacing w:val="-1"/>
          <w:sz w:val="24"/>
        </w:rPr>
        <w:t xml:space="preserve"> </w:t>
      </w:r>
      <w:r>
        <w:rPr>
          <w:sz w:val="24"/>
        </w:rPr>
        <w:t>replicate</w:t>
      </w:r>
      <w:r>
        <w:rPr>
          <w:spacing w:val="1"/>
          <w:sz w:val="24"/>
        </w:rPr>
        <w:t xml:space="preserve"> </w:t>
      </w:r>
      <w:r>
        <w:rPr>
          <w:sz w:val="24"/>
        </w:rPr>
        <w:t>farms.</w:t>
      </w:r>
      <w:r>
        <w:rPr>
          <w:spacing w:val="-1"/>
          <w:sz w:val="24"/>
        </w:rPr>
        <w:t xml:space="preserve"> </w:t>
      </w:r>
      <w:r>
        <w:rPr>
          <w:sz w:val="24"/>
        </w:rPr>
        <w:t>Note</w:t>
      </w:r>
      <w:r>
        <w:rPr>
          <w:spacing w:val="-2"/>
          <w:sz w:val="24"/>
        </w:rPr>
        <w:t xml:space="preserve"> </w:t>
      </w:r>
      <w:r>
        <w:rPr>
          <w:sz w:val="24"/>
        </w:rPr>
        <w:t xml:space="preserve">that </w:t>
      </w:r>
      <w:r>
        <w:rPr>
          <w:spacing w:val="-5"/>
          <w:sz w:val="24"/>
        </w:rPr>
        <w:t>the</w:t>
      </w:r>
    </w:p>
    <w:p>
      <w:pPr>
        <w:pStyle w:val="10"/>
        <w:numPr>
          <w:ilvl w:val="0"/>
          <w:numId w:val="13"/>
        </w:numPr>
        <w:tabs>
          <w:tab w:val="left" w:pos="1440"/>
        </w:tabs>
        <w:spacing w:before="140" w:after="0" w:line="240" w:lineRule="auto"/>
        <w:ind w:left="1440" w:right="0" w:hanging="600"/>
        <w:jc w:val="left"/>
        <w:rPr>
          <w:sz w:val="24"/>
        </w:rPr>
      </w:pPr>
      <w:r>
        <w:rPr>
          <w:sz w:val="24"/>
        </w:rPr>
        <w:t>differences</w:t>
      </w:r>
      <w:r>
        <w:rPr>
          <w:spacing w:val="-3"/>
          <w:sz w:val="24"/>
        </w:rPr>
        <w:t xml:space="preserve"> </w:t>
      </w:r>
      <w:r>
        <w:rPr>
          <w:sz w:val="24"/>
        </w:rPr>
        <w:t xml:space="preserve">in </w:t>
      </w:r>
      <w:r>
        <w:rPr>
          <w:i/>
          <w:sz w:val="24"/>
        </w:rPr>
        <w:t xml:space="preserve">n </w:t>
      </w:r>
      <w:r>
        <w:rPr>
          <w:sz w:val="24"/>
        </w:rPr>
        <w:t>within</w:t>
      </w:r>
      <w:r>
        <w:rPr>
          <w:spacing w:val="-1"/>
          <w:sz w:val="24"/>
        </w:rPr>
        <w:t xml:space="preserve"> </w:t>
      </w:r>
      <w:r>
        <w:rPr>
          <w:sz w:val="24"/>
        </w:rPr>
        <w:t>the</w:t>
      </w:r>
      <w:r>
        <w:rPr>
          <w:spacing w:val="-1"/>
          <w:sz w:val="24"/>
        </w:rPr>
        <w:t xml:space="preserve"> </w:t>
      </w:r>
      <w:r>
        <w:rPr>
          <w:sz w:val="24"/>
        </w:rPr>
        <w:t>same study</w:t>
      </w:r>
      <w:r>
        <w:rPr>
          <w:spacing w:val="-2"/>
          <w:sz w:val="24"/>
        </w:rPr>
        <w:t xml:space="preserve"> </w:t>
      </w:r>
      <w:r>
        <w:rPr>
          <w:sz w:val="24"/>
        </w:rPr>
        <w:t>year were</w:t>
      </w:r>
      <w:r>
        <w:rPr>
          <w:spacing w:val="-3"/>
          <w:sz w:val="24"/>
        </w:rPr>
        <w:t xml:space="preserve"> </w:t>
      </w:r>
      <w:r>
        <w:rPr>
          <w:sz w:val="24"/>
        </w:rPr>
        <w:t>due</w:t>
      </w:r>
      <w:r>
        <w:rPr>
          <w:spacing w:val="-1"/>
          <w:sz w:val="24"/>
        </w:rPr>
        <w:t xml:space="preserve"> </w:t>
      </w:r>
      <w:r>
        <w:rPr>
          <w:sz w:val="24"/>
        </w:rPr>
        <w:t>to</w:t>
      </w:r>
      <w:r>
        <w:rPr>
          <w:spacing w:val="2"/>
          <w:sz w:val="24"/>
        </w:rPr>
        <w:t xml:space="preserve"> </w:t>
      </w:r>
      <w:r>
        <w:rPr>
          <w:sz w:val="24"/>
        </w:rPr>
        <w:t>insufficient</w:t>
      </w:r>
      <w:r>
        <w:rPr>
          <w:spacing w:val="-1"/>
          <w:sz w:val="24"/>
        </w:rPr>
        <w:t xml:space="preserve"> </w:t>
      </w:r>
      <w:r>
        <w:rPr>
          <w:sz w:val="24"/>
        </w:rPr>
        <w:t>predator</w:t>
      </w:r>
      <w:r>
        <w:rPr>
          <w:spacing w:val="-1"/>
          <w:sz w:val="24"/>
        </w:rPr>
        <w:t xml:space="preserve"> </w:t>
      </w:r>
      <w:r>
        <w:rPr>
          <w:sz w:val="24"/>
        </w:rPr>
        <w:t xml:space="preserve">samples in </w:t>
      </w:r>
      <w:r>
        <w:rPr>
          <w:spacing w:val="-4"/>
          <w:sz w:val="24"/>
        </w:rPr>
        <w:t>some</w:t>
      </w:r>
    </w:p>
    <w:p>
      <w:pPr>
        <w:pStyle w:val="10"/>
        <w:numPr>
          <w:ilvl w:val="0"/>
          <w:numId w:val="13"/>
        </w:numPr>
        <w:tabs>
          <w:tab w:val="left" w:pos="1440"/>
        </w:tabs>
        <w:spacing w:before="136" w:after="0" w:line="240" w:lineRule="auto"/>
        <w:ind w:left="1440" w:right="0" w:hanging="600"/>
        <w:jc w:val="left"/>
        <w:rPr>
          <w:sz w:val="24"/>
        </w:rPr>
      </w:pPr>
      <w:r>
        <w:rPr>
          <w:sz w:val="24"/>
        </w:rPr>
        <w:t>replicate</w:t>
      </w:r>
      <w:r>
        <w:rPr>
          <w:spacing w:val="-3"/>
          <w:sz w:val="24"/>
        </w:rPr>
        <w:t xml:space="preserve"> </w:t>
      </w:r>
      <w:r>
        <w:rPr>
          <w:spacing w:val="-2"/>
          <w:sz w:val="24"/>
        </w:rPr>
        <w:t>farms.</w:t>
      </w:r>
    </w:p>
    <w:p>
      <w:pPr>
        <w:pStyle w:val="6"/>
        <w:spacing w:before="114"/>
        <w:rPr>
          <w:sz w:val="20"/>
        </w:rPr>
      </w:pPr>
    </w:p>
    <w:p>
      <w:pPr>
        <w:pStyle w:val="6"/>
        <w:spacing w:line="20" w:lineRule="exact"/>
        <w:ind w:left="576"/>
        <w:rPr>
          <w:sz w:val="2"/>
        </w:rPr>
      </w:pPr>
      <w:r>
        <w:rPr>
          <w:sz w:val="2"/>
        </w:rPr>
        <mc:AlternateContent>
          <mc:Choice Requires="wpg">
            <w:drawing>
              <wp:inline distT="0" distB="0" distL="0" distR="0">
                <wp:extent cx="7041515" cy="12700"/>
                <wp:effectExtent l="0" t="0" r="0" b="0"/>
                <wp:docPr id="80" name="Group 80"/>
                <wp:cNvGraphicFramePr/>
                <a:graphic xmlns:a="http://schemas.openxmlformats.org/drawingml/2006/main">
                  <a:graphicData uri="http://schemas.microsoft.com/office/word/2010/wordprocessingGroup">
                    <wpg:wgp>
                      <wpg:cNvGrpSpPr/>
                      <wpg:grpSpPr>
                        <a:xfrm>
                          <a:off x="0" y="0"/>
                          <a:ext cx="7041515" cy="12700"/>
                          <a:chOff x="0" y="0"/>
                          <a:chExt cx="7041515" cy="12700"/>
                        </a:xfrm>
                      </wpg:grpSpPr>
                      <wps:wsp>
                        <wps:cNvPr id="81" name="Graphic 81"/>
                        <wps:cNvSpPr/>
                        <wps:spPr>
                          <a:xfrm>
                            <a:off x="0" y="12"/>
                            <a:ext cx="7041515" cy="12700"/>
                          </a:xfrm>
                          <a:custGeom>
                            <a:avLst/>
                            <a:gdLst/>
                            <a:ahLst/>
                            <a:cxnLst/>
                            <a:rect l="l" t="t" r="r" b="b"/>
                            <a:pathLst>
                              <a:path w="7041515" h="12700">
                                <a:moveTo>
                                  <a:pt x="1487665" y="0"/>
                                </a:moveTo>
                                <a:lnTo>
                                  <a:pt x="1487665" y="0"/>
                                </a:lnTo>
                                <a:lnTo>
                                  <a:pt x="0" y="0"/>
                                </a:lnTo>
                                <a:lnTo>
                                  <a:pt x="0" y="12179"/>
                                </a:lnTo>
                                <a:lnTo>
                                  <a:pt x="1487665" y="12179"/>
                                </a:lnTo>
                                <a:lnTo>
                                  <a:pt x="1487665" y="0"/>
                                </a:lnTo>
                                <a:close/>
                              </a:path>
                              <a:path w="7041515" h="12700">
                                <a:moveTo>
                                  <a:pt x="2338362" y="0"/>
                                </a:moveTo>
                                <a:lnTo>
                                  <a:pt x="1487678" y="0"/>
                                </a:lnTo>
                                <a:lnTo>
                                  <a:pt x="1487678" y="12179"/>
                                </a:lnTo>
                                <a:lnTo>
                                  <a:pt x="2338362" y="12179"/>
                                </a:lnTo>
                                <a:lnTo>
                                  <a:pt x="2338362" y="0"/>
                                </a:lnTo>
                                <a:close/>
                              </a:path>
                              <a:path w="7041515" h="12700">
                                <a:moveTo>
                                  <a:pt x="2350630" y="0"/>
                                </a:moveTo>
                                <a:lnTo>
                                  <a:pt x="2338451" y="0"/>
                                </a:lnTo>
                                <a:lnTo>
                                  <a:pt x="2338451" y="12179"/>
                                </a:lnTo>
                                <a:lnTo>
                                  <a:pt x="2350630" y="12179"/>
                                </a:lnTo>
                                <a:lnTo>
                                  <a:pt x="2350630" y="0"/>
                                </a:lnTo>
                                <a:close/>
                              </a:path>
                              <a:path w="7041515" h="12700">
                                <a:moveTo>
                                  <a:pt x="3201022" y="0"/>
                                </a:moveTo>
                                <a:lnTo>
                                  <a:pt x="2350643" y="0"/>
                                </a:lnTo>
                                <a:lnTo>
                                  <a:pt x="2350643" y="12179"/>
                                </a:lnTo>
                                <a:lnTo>
                                  <a:pt x="3201022" y="12179"/>
                                </a:lnTo>
                                <a:lnTo>
                                  <a:pt x="3201022" y="0"/>
                                </a:lnTo>
                                <a:close/>
                              </a:path>
                              <a:path w="7041515" h="12700">
                                <a:moveTo>
                                  <a:pt x="7040931" y="0"/>
                                </a:moveTo>
                                <a:lnTo>
                                  <a:pt x="6772402" y="0"/>
                                </a:lnTo>
                                <a:lnTo>
                                  <a:pt x="6760210" y="0"/>
                                </a:lnTo>
                                <a:lnTo>
                                  <a:pt x="3213227" y="0"/>
                                </a:lnTo>
                                <a:lnTo>
                                  <a:pt x="3201035" y="0"/>
                                </a:lnTo>
                                <a:lnTo>
                                  <a:pt x="3201035" y="12179"/>
                                </a:lnTo>
                                <a:lnTo>
                                  <a:pt x="3213227" y="12179"/>
                                </a:lnTo>
                                <a:lnTo>
                                  <a:pt x="6760210" y="12179"/>
                                </a:lnTo>
                                <a:lnTo>
                                  <a:pt x="6772402" y="12179"/>
                                </a:lnTo>
                                <a:lnTo>
                                  <a:pt x="7040931" y="12179"/>
                                </a:lnTo>
                                <a:lnTo>
                                  <a:pt x="7040931"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1pt;width:554.45pt;" coordsize="7041515,12700" o:gfxdata="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AeNBo61QAAAAQBAAAPAAAAAAAAAAEAIAAAACIAAABkcnMv&#10;ZG93bnJldi54bWxQSwECFAAUAAAACACHTuJApZXegiMDAAB/CwAADgAAAAAAAAABACAAAAAkAQAA&#10;ZHJzL2Uyb0RvYy54bWxQSwUGAAAAAAYABgBZAQAAuQYAAAAA&#10;">
                <o:lock v:ext="edit" aspectratio="f"/>
                <v:shape id="Graphic 81" o:spid="_x0000_s1026" o:spt="100" style="position:absolute;left:0;top:12;height:12700;width:7041515;" fillcolor="#000000" filled="t" stroked="f" coordsize="7041515,12700" o:gfxdata="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vLGjS5AAAA2wAA&#10;AA8AAAAAAAAAAQAgAAAAIgAAAGRycy9kb3ducmV2LnhtbFBLAQIUABQAAAAIAIdO4kAzLwWeOwAA&#10;ADkAAAAQAAAAAAAAAAEAIAAAAAgBAABkcnMvc2hhcGV4bWwueG1sUEsFBgAAAAAGAAYAWwEAALID&#10;AAAAAA==&#10;" path="m1487665,0l1487665,0,0,0,0,12179,1487665,12179,1487665,0xem2338362,0l1487678,0,1487678,12179,2338362,12179,2338362,0xem2350630,0l2338451,0,2338451,12179,2350630,12179,2350630,0xem3201022,0l2350643,0,2350643,12179,3201022,12179,3201022,0xem7040931,0l6772402,0,6760210,0,3213227,0,3201035,0,3201035,12179,3213227,12179,6760210,12179,6772402,12179,7040931,12179,7040931,0xe">
                  <v:fill on="t" focussize="0,0"/>
                  <v:stroke on="f"/>
                  <v:imagedata o:title=""/>
                  <o:lock v:ext="edit" aspectratio="f"/>
                  <v:textbox inset="0mm,0mm,0mm,0mm"/>
                </v:shape>
                <w10:wrap type="none"/>
                <w10:anchorlock/>
              </v:group>
            </w:pict>
          </mc:Fallback>
        </mc:AlternateContent>
      </w:r>
    </w:p>
    <w:p>
      <w:pPr>
        <w:spacing w:after="0" w:line="20" w:lineRule="exact"/>
        <w:rPr>
          <w:sz w:val="2"/>
        </w:rPr>
        <w:sectPr>
          <w:pgSz w:w="12240" w:h="15840"/>
          <w:pgMar w:top="1360" w:right="60" w:bottom="1240" w:left="0" w:header="0" w:footer="1056" w:gutter="0"/>
          <w:cols w:space="720" w:num="1"/>
        </w:sectPr>
      </w:pPr>
    </w:p>
    <w:p>
      <w:pPr>
        <w:pStyle w:val="6"/>
        <w:spacing w:before="25"/>
        <w:rPr>
          <w:sz w:val="22"/>
        </w:rPr>
      </w:pPr>
    </w:p>
    <w:p>
      <w:pPr>
        <w:tabs>
          <w:tab w:val="left" w:pos="1428"/>
          <w:tab w:val="left" w:pos="3005"/>
          <w:tab w:val="left" w:pos="4366"/>
        </w:tabs>
        <w:spacing w:before="0"/>
        <w:ind w:left="684" w:right="0" w:firstLine="0"/>
        <w:jc w:val="left"/>
        <w:rPr>
          <w:sz w:val="22"/>
        </w:rPr>
      </w:pPr>
      <w:r>
        <w:rPr>
          <w:spacing w:val="-4"/>
          <w:sz w:val="22"/>
        </w:rPr>
        <w:t>Year</w:t>
      </w:r>
      <w:r>
        <w:rPr>
          <w:sz w:val="22"/>
        </w:rPr>
        <w:tab/>
      </w:r>
      <w:r>
        <w:rPr>
          <w:sz w:val="22"/>
        </w:rPr>
        <w:t>Farm</w:t>
      </w:r>
      <w:r>
        <w:rPr>
          <w:spacing w:val="-6"/>
          <w:sz w:val="22"/>
        </w:rPr>
        <w:t xml:space="preserve"> </w:t>
      </w:r>
      <w:r>
        <w:rPr>
          <w:spacing w:val="-4"/>
          <w:sz w:val="22"/>
        </w:rPr>
        <w:t>type</w:t>
      </w:r>
      <w:r>
        <w:rPr>
          <w:sz w:val="22"/>
        </w:rPr>
        <w:tab/>
      </w:r>
      <w:r>
        <w:rPr>
          <w:sz w:val="22"/>
        </w:rPr>
        <w:t>Crop</w:t>
      </w:r>
      <w:r>
        <w:rPr>
          <w:spacing w:val="-1"/>
          <w:sz w:val="22"/>
        </w:rPr>
        <w:t xml:space="preserve"> </w:t>
      </w:r>
      <w:r>
        <w:rPr>
          <w:spacing w:val="-4"/>
          <w:sz w:val="22"/>
        </w:rPr>
        <w:t>stage</w:t>
      </w:r>
      <w:r>
        <w:rPr>
          <w:sz w:val="22"/>
        </w:rPr>
        <w:tab/>
      </w:r>
      <w:r>
        <w:rPr>
          <w:spacing w:val="-2"/>
          <w:sz w:val="22"/>
        </w:rPr>
        <w:t>Predator</w:t>
      </w:r>
    </w:p>
    <w:p>
      <w:pPr>
        <w:spacing w:before="67" w:line="232" w:lineRule="exact"/>
        <w:ind w:left="683" w:right="0" w:firstLine="0"/>
        <w:jc w:val="left"/>
        <w:rPr>
          <w:sz w:val="22"/>
        </w:rPr>
      </w:pPr>
      <w:r>
        <w:br w:type="column"/>
      </w:r>
      <w:r>
        <w:rPr>
          <w:sz w:val="22"/>
        </w:rPr>
        <w:t>Prey</w:t>
      </w:r>
      <w:r>
        <w:rPr>
          <w:spacing w:val="-3"/>
          <w:sz w:val="22"/>
        </w:rPr>
        <w:t xml:space="preserve"> </w:t>
      </w:r>
      <w:r>
        <w:rPr>
          <w:spacing w:val="-2"/>
          <w:sz w:val="22"/>
        </w:rPr>
        <w:t>source</w:t>
      </w:r>
    </w:p>
    <w:p>
      <w:pPr>
        <w:spacing w:before="0" w:line="232" w:lineRule="exact"/>
        <w:ind w:left="4169" w:right="0" w:firstLine="0"/>
        <w:jc w:val="left"/>
        <w:rPr>
          <w:i/>
          <w:sz w:val="22"/>
        </w:rPr>
      </w:pPr>
      <w:r>
        <mc:AlternateContent>
          <mc:Choice Requires="wps">
            <w:drawing>
              <wp:anchor distT="0" distB="0" distL="0" distR="0" simplePos="0" relativeHeight="251660288" behindDoc="0" locked="0" layoutInCell="1" allowOverlap="1">
                <wp:simplePos x="0" y="0"/>
                <wp:positionH relativeFrom="page">
                  <wp:posOffset>322580</wp:posOffset>
                </wp:positionH>
                <wp:positionV relativeFrom="paragraph">
                  <wp:posOffset>71120</wp:posOffset>
                </wp:positionV>
                <wp:extent cx="7122160" cy="6134735"/>
                <wp:effectExtent l="0" t="0" r="0" b="0"/>
                <wp:wrapNone/>
                <wp:docPr id="82" name="Textbox 82"/>
                <wp:cNvGraphicFramePr/>
                <a:graphic xmlns:a="http://schemas.openxmlformats.org/drawingml/2006/main">
                  <a:graphicData uri="http://schemas.microsoft.com/office/word/2010/wordprocessingShape">
                    <wps:wsp>
                      <wps:cNvSpPr txBox="1"/>
                      <wps:spPr>
                        <a:xfrm>
                          <a:off x="0" y="0"/>
                          <a:ext cx="7122159" cy="6134735"/>
                        </a:xfrm>
                        <a:prstGeom prst="rect">
                          <a:avLst/>
                        </a:prstGeom>
                      </wps:spPr>
                      <wps:txbx>
                        <w:txbxContent>
                          <w:tbl>
                            <w:tblPr>
                              <w:tblStyle w:val="5"/>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08"/>
                              <w:gridCol w:w="1533"/>
                              <w:gridCol w:w="1330"/>
                              <w:gridCol w:w="1478"/>
                              <w:gridCol w:w="1809"/>
                              <w:gridCol w:w="2061"/>
                              <w:gridCol w:w="1735"/>
                              <w:gridCol w:w="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5049" w:type="dxa"/>
                                  <w:gridSpan w:val="4"/>
                                  <w:tcBorders>
                                    <w:bottom w:val="single" w:color="000000" w:sz="4" w:space="0"/>
                                  </w:tcBorders>
                                </w:tcPr>
                                <w:p>
                                  <w:pPr>
                                    <w:pStyle w:val="11"/>
                                    <w:spacing w:before="0"/>
                                    <w:jc w:val="left"/>
                                    <w:rPr>
                                      <w:rFonts w:ascii="Times New Roman"/>
                                      <w:sz w:val="22"/>
                                    </w:rPr>
                                  </w:pPr>
                                </w:p>
                              </w:tc>
                              <w:tc>
                                <w:tcPr>
                                  <w:tcW w:w="1809" w:type="dxa"/>
                                  <w:tcBorders>
                                    <w:top w:val="single" w:color="000000" w:sz="8" w:space="0"/>
                                    <w:bottom w:val="single" w:color="000000" w:sz="4" w:space="0"/>
                                  </w:tcBorders>
                                </w:tcPr>
                                <w:p>
                                  <w:pPr>
                                    <w:pStyle w:val="11"/>
                                    <w:spacing w:before="68"/>
                                    <w:ind w:left="59" w:right="2"/>
                                    <w:rPr>
                                      <w:rFonts w:ascii="Times New Roman"/>
                                      <w:sz w:val="22"/>
                                    </w:rPr>
                                  </w:pPr>
                                  <w:r>
                                    <w:rPr>
                                      <w:rFonts w:ascii="Times New Roman"/>
                                      <w:sz w:val="22"/>
                                    </w:rPr>
                                    <w:t>Rice</w:t>
                                  </w:r>
                                  <w:r>
                                    <w:rPr>
                                      <w:rFonts w:ascii="Times New Roman"/>
                                      <w:spacing w:val="-1"/>
                                      <w:sz w:val="22"/>
                                    </w:rPr>
                                    <w:t xml:space="preserve"> </w:t>
                                  </w:r>
                                  <w:r>
                                    <w:rPr>
                                      <w:rFonts w:ascii="Times New Roman"/>
                                      <w:spacing w:val="-2"/>
                                      <w:sz w:val="22"/>
                                    </w:rPr>
                                    <w:t>herbivore</w:t>
                                  </w:r>
                                </w:p>
                              </w:tc>
                              <w:tc>
                                <w:tcPr>
                                  <w:tcW w:w="2061" w:type="dxa"/>
                                  <w:tcBorders>
                                    <w:top w:val="single" w:color="000000" w:sz="8" w:space="0"/>
                                    <w:bottom w:val="single" w:color="000000" w:sz="4" w:space="0"/>
                                  </w:tcBorders>
                                </w:tcPr>
                                <w:p>
                                  <w:pPr>
                                    <w:pStyle w:val="11"/>
                                    <w:spacing w:before="68"/>
                                    <w:ind w:right="77"/>
                                    <w:rPr>
                                      <w:rFonts w:ascii="Times New Roman"/>
                                      <w:sz w:val="22"/>
                                    </w:rPr>
                                  </w:pPr>
                                  <w:r>
                                    <w:rPr>
                                      <w:rFonts w:ascii="Times New Roman"/>
                                      <w:sz w:val="22"/>
                                    </w:rPr>
                                    <w:t>Tourist</w:t>
                                  </w:r>
                                  <w:r>
                                    <w:rPr>
                                      <w:rFonts w:ascii="Times New Roman"/>
                                      <w:spacing w:val="-5"/>
                                      <w:sz w:val="22"/>
                                    </w:rPr>
                                    <w:t xml:space="preserve"> </w:t>
                                  </w:r>
                                  <w:r>
                                    <w:rPr>
                                      <w:rFonts w:ascii="Times New Roman"/>
                                      <w:spacing w:val="-2"/>
                                      <w:sz w:val="22"/>
                                    </w:rPr>
                                    <w:t>herbivore</w:t>
                                  </w:r>
                                </w:p>
                              </w:tc>
                              <w:tc>
                                <w:tcPr>
                                  <w:tcW w:w="1735" w:type="dxa"/>
                                  <w:tcBorders>
                                    <w:top w:val="single" w:color="000000" w:sz="8" w:space="0"/>
                                    <w:bottom w:val="single" w:color="000000" w:sz="4" w:space="0"/>
                                  </w:tcBorders>
                                </w:tcPr>
                                <w:p>
                                  <w:pPr>
                                    <w:pStyle w:val="11"/>
                                    <w:spacing w:before="68"/>
                                    <w:ind w:right="130"/>
                                    <w:rPr>
                                      <w:rFonts w:ascii="Times New Roman"/>
                                      <w:sz w:val="22"/>
                                    </w:rPr>
                                  </w:pPr>
                                  <w:r>
                                    <w:rPr>
                                      <w:rFonts w:ascii="Times New Roman"/>
                                      <w:spacing w:val="-2"/>
                                      <w:sz w:val="22"/>
                                    </w:rPr>
                                    <w:t>Detritivore</w:t>
                                  </w:r>
                                </w:p>
                              </w:tc>
                              <w:tc>
                                <w:tcPr>
                                  <w:tcW w:w="442" w:type="dxa"/>
                                  <w:tcBorders>
                                    <w:bottom w:val="single" w:color="000000" w:sz="4" w:space="0"/>
                                  </w:tcBorders>
                                </w:tcPr>
                                <w:p>
                                  <w:pPr>
                                    <w:pStyle w:val="11"/>
                                    <w:spacing w:before="0"/>
                                    <w:jc w:val="left"/>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708" w:type="dxa"/>
                                  <w:tcBorders>
                                    <w:top w:val="single" w:color="000000" w:sz="4" w:space="0"/>
                                  </w:tcBorders>
                                </w:tcPr>
                                <w:p>
                                  <w:pPr>
                                    <w:pStyle w:val="11"/>
                                    <w:spacing w:before="68"/>
                                    <w:ind w:right="35"/>
                                    <w:rPr>
                                      <w:rFonts w:ascii="Times New Roman"/>
                                      <w:sz w:val="22"/>
                                    </w:rPr>
                                  </w:pPr>
                                  <w:r>
                                    <w:rPr>
                                      <w:rFonts w:ascii="Times New Roman"/>
                                      <w:spacing w:val="-4"/>
                                      <w:sz w:val="22"/>
                                    </w:rPr>
                                    <w:t>2017</w:t>
                                  </w:r>
                                </w:p>
                              </w:tc>
                              <w:tc>
                                <w:tcPr>
                                  <w:tcW w:w="1533" w:type="dxa"/>
                                  <w:tcBorders>
                                    <w:top w:val="single" w:color="000000" w:sz="4" w:space="0"/>
                                  </w:tcBorders>
                                </w:tcPr>
                                <w:p>
                                  <w:pPr>
                                    <w:pStyle w:val="11"/>
                                    <w:spacing w:before="68"/>
                                    <w:ind w:left="151"/>
                                    <w:jc w:val="left"/>
                                    <w:rPr>
                                      <w:rFonts w:ascii="Times New Roman"/>
                                      <w:sz w:val="22"/>
                                    </w:rPr>
                                  </w:pPr>
                                  <w:r>
                                    <w:rPr>
                                      <w:rFonts w:ascii="Times New Roman"/>
                                      <w:spacing w:val="-2"/>
                                      <w:sz w:val="22"/>
                                    </w:rPr>
                                    <w:t>Organic</w:t>
                                  </w:r>
                                </w:p>
                              </w:tc>
                              <w:tc>
                                <w:tcPr>
                                  <w:tcW w:w="1330" w:type="dxa"/>
                                  <w:tcBorders>
                                    <w:top w:val="single" w:color="000000" w:sz="4" w:space="0"/>
                                  </w:tcBorders>
                                </w:tcPr>
                                <w:p>
                                  <w:pPr>
                                    <w:pStyle w:val="11"/>
                                    <w:spacing w:before="68"/>
                                    <w:ind w:left="195"/>
                                    <w:jc w:val="left"/>
                                    <w:rPr>
                                      <w:rFonts w:ascii="Times New Roman"/>
                                      <w:sz w:val="22"/>
                                    </w:rPr>
                                  </w:pPr>
                                  <w:r>
                                    <w:rPr>
                                      <w:rFonts w:ascii="Times New Roman"/>
                                      <w:spacing w:val="-2"/>
                                      <w:sz w:val="22"/>
                                    </w:rPr>
                                    <w:t>Tillering</w:t>
                                  </w:r>
                                </w:p>
                              </w:tc>
                              <w:tc>
                                <w:tcPr>
                                  <w:tcW w:w="1478" w:type="dxa"/>
                                  <w:tcBorders>
                                    <w:top w:val="single" w:color="000000" w:sz="4" w:space="0"/>
                                  </w:tcBorders>
                                </w:tcPr>
                                <w:p>
                                  <w:pPr>
                                    <w:pStyle w:val="11"/>
                                    <w:spacing w:before="68"/>
                                    <w:ind w:left="226"/>
                                    <w:jc w:val="left"/>
                                    <w:rPr>
                                      <w:rFonts w:ascii="Times New Roman"/>
                                      <w:sz w:val="22"/>
                                    </w:rPr>
                                  </w:pPr>
                                  <w:r>
                                    <w:rPr>
                                      <w:rFonts w:ascii="Times New Roman"/>
                                      <w:spacing w:val="-4"/>
                                      <w:sz w:val="22"/>
                                    </w:rPr>
                                    <w:t>Both</w:t>
                                  </w:r>
                                </w:p>
                              </w:tc>
                              <w:tc>
                                <w:tcPr>
                                  <w:tcW w:w="1809" w:type="dxa"/>
                                  <w:tcBorders>
                                    <w:top w:val="single" w:color="000000" w:sz="4" w:space="0"/>
                                  </w:tcBorders>
                                </w:tcPr>
                                <w:p>
                                  <w:pPr>
                                    <w:pStyle w:val="11"/>
                                    <w:spacing w:before="68"/>
                                    <w:ind w:left="431"/>
                                    <w:jc w:val="left"/>
                                    <w:rPr>
                                      <w:rFonts w:ascii="Times New Roman" w:hAnsi="Times New Roman"/>
                                      <w:sz w:val="22"/>
                                    </w:rPr>
                                  </w:pPr>
                                  <w:r>
                                    <w:rPr>
                                      <w:rFonts w:ascii="Times New Roman" w:hAnsi="Times New Roman"/>
                                      <w:sz w:val="22"/>
                                    </w:rPr>
                                    <w:t>0.26 ±</w:t>
                                  </w:r>
                                  <w:r>
                                    <w:rPr>
                                      <w:rFonts w:ascii="Times New Roman" w:hAnsi="Times New Roman"/>
                                      <w:spacing w:val="-2"/>
                                      <w:sz w:val="22"/>
                                    </w:rPr>
                                    <w:t xml:space="preserve"> </w:t>
                                  </w:r>
                                  <w:r>
                                    <w:rPr>
                                      <w:rFonts w:ascii="Times New Roman" w:hAnsi="Times New Roman"/>
                                      <w:spacing w:val="-4"/>
                                      <w:sz w:val="22"/>
                                    </w:rPr>
                                    <w:t>0.08</w:t>
                                  </w:r>
                                </w:p>
                              </w:tc>
                              <w:tc>
                                <w:tcPr>
                                  <w:tcW w:w="2061" w:type="dxa"/>
                                  <w:tcBorders>
                                    <w:top w:val="single" w:color="000000" w:sz="4" w:space="0"/>
                                  </w:tcBorders>
                                </w:tcPr>
                                <w:p>
                                  <w:pPr>
                                    <w:pStyle w:val="11"/>
                                    <w:spacing w:before="68"/>
                                    <w:ind w:left="489"/>
                                    <w:jc w:val="left"/>
                                    <w:rPr>
                                      <w:rFonts w:ascii="Times New Roman" w:hAnsi="Times New Roman"/>
                                      <w:sz w:val="22"/>
                                    </w:rPr>
                                  </w:pPr>
                                  <w:r>
                                    <w:rPr>
                                      <w:rFonts w:ascii="Times New Roman" w:hAnsi="Times New Roman"/>
                                      <w:sz w:val="22"/>
                                    </w:rPr>
                                    <w:t>0.15 ±</w:t>
                                  </w:r>
                                  <w:r>
                                    <w:rPr>
                                      <w:rFonts w:ascii="Times New Roman" w:hAnsi="Times New Roman"/>
                                      <w:spacing w:val="-2"/>
                                      <w:sz w:val="22"/>
                                    </w:rPr>
                                    <w:t xml:space="preserve"> </w:t>
                                  </w:r>
                                  <w:r>
                                    <w:rPr>
                                      <w:rFonts w:ascii="Times New Roman" w:hAnsi="Times New Roman"/>
                                      <w:spacing w:val="-4"/>
                                      <w:sz w:val="22"/>
                                    </w:rPr>
                                    <w:t>0.05</w:t>
                                  </w:r>
                                </w:p>
                              </w:tc>
                              <w:tc>
                                <w:tcPr>
                                  <w:tcW w:w="1735" w:type="dxa"/>
                                  <w:tcBorders>
                                    <w:top w:val="single" w:color="000000" w:sz="4" w:space="0"/>
                                  </w:tcBorders>
                                </w:tcPr>
                                <w:p>
                                  <w:pPr>
                                    <w:pStyle w:val="11"/>
                                    <w:spacing w:before="68"/>
                                    <w:ind w:left="301"/>
                                    <w:jc w:val="left"/>
                                    <w:rPr>
                                      <w:rFonts w:ascii="Times New Roman" w:hAnsi="Times New Roman"/>
                                      <w:sz w:val="22"/>
                                    </w:rPr>
                                  </w:pPr>
                                  <w:r>
                                    <w:rPr>
                                      <w:rFonts w:ascii="Times New Roman" w:hAnsi="Times New Roman"/>
                                      <w:sz w:val="22"/>
                                    </w:rPr>
                                    <w:t>0.54 ±</w:t>
                                  </w:r>
                                  <w:r>
                                    <w:rPr>
                                      <w:rFonts w:ascii="Times New Roman" w:hAnsi="Times New Roman"/>
                                      <w:spacing w:val="-2"/>
                                      <w:sz w:val="22"/>
                                    </w:rPr>
                                    <w:t xml:space="preserve"> </w:t>
                                  </w:r>
                                  <w:r>
                                    <w:rPr>
                                      <w:rFonts w:ascii="Times New Roman" w:hAnsi="Times New Roman"/>
                                      <w:spacing w:val="-4"/>
                                      <w:sz w:val="22"/>
                                    </w:rPr>
                                    <w:t>0.13</w:t>
                                  </w:r>
                                </w:p>
                              </w:tc>
                              <w:tc>
                                <w:tcPr>
                                  <w:tcW w:w="442" w:type="dxa"/>
                                  <w:tcBorders>
                                    <w:top w:val="single" w:color="000000" w:sz="4" w:space="0"/>
                                  </w:tcBorders>
                                </w:tcPr>
                                <w:p>
                                  <w:pPr>
                                    <w:pStyle w:val="11"/>
                                    <w:spacing w:before="68"/>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0.21 ±</w:t>
                                  </w:r>
                                  <w:r>
                                    <w:rPr>
                                      <w:rFonts w:ascii="Times New Roman" w:hAnsi="Times New Roman"/>
                                      <w:spacing w:val="-2"/>
                                      <w:sz w:val="22"/>
                                    </w:rPr>
                                    <w:t xml:space="preserve"> </w:t>
                                  </w:r>
                                  <w:r>
                                    <w:rPr>
                                      <w:rFonts w:ascii="Times New Roman" w:hAnsi="Times New Roman"/>
                                      <w:spacing w:val="-4"/>
                                      <w:sz w:val="22"/>
                                    </w:rPr>
                                    <w:t>0.13</w:t>
                                  </w:r>
                                </w:p>
                              </w:tc>
                              <w:tc>
                                <w:tcPr>
                                  <w:tcW w:w="2061" w:type="dxa"/>
                                </w:tcPr>
                                <w:p>
                                  <w:pPr>
                                    <w:pStyle w:val="11"/>
                                    <w:spacing w:before="69"/>
                                    <w:ind w:left="489"/>
                                    <w:jc w:val="left"/>
                                    <w:rPr>
                                      <w:rFonts w:ascii="Times New Roman" w:hAnsi="Times New Roman"/>
                                      <w:sz w:val="22"/>
                                    </w:rPr>
                                  </w:pPr>
                                  <w:r>
                                    <w:rPr>
                                      <w:rFonts w:ascii="Times New Roman" w:hAnsi="Times New Roman"/>
                                      <w:sz w:val="22"/>
                                    </w:rPr>
                                    <w:t>0.33 ±</w:t>
                                  </w:r>
                                  <w:r>
                                    <w:rPr>
                                      <w:rFonts w:ascii="Times New Roman" w:hAnsi="Times New Roman"/>
                                      <w:spacing w:val="-2"/>
                                      <w:sz w:val="22"/>
                                    </w:rPr>
                                    <w:t xml:space="preserve"> </w:t>
                                  </w:r>
                                  <w:r>
                                    <w:rPr>
                                      <w:rFonts w:ascii="Times New Roman" w:hAnsi="Times New Roman"/>
                                      <w:spacing w:val="-4"/>
                                      <w:sz w:val="22"/>
                                    </w:rPr>
                                    <w:t>0.17</w:t>
                                  </w:r>
                                </w:p>
                              </w:tc>
                              <w:tc>
                                <w:tcPr>
                                  <w:tcW w:w="1735" w:type="dxa"/>
                                </w:tcPr>
                                <w:p>
                                  <w:pPr>
                                    <w:pStyle w:val="11"/>
                                    <w:spacing w:before="69"/>
                                    <w:ind w:left="301"/>
                                    <w:jc w:val="left"/>
                                    <w:rPr>
                                      <w:rFonts w:ascii="Times New Roman" w:hAnsi="Times New Roman"/>
                                      <w:sz w:val="22"/>
                                    </w:rPr>
                                  </w:pPr>
                                  <w:r>
                                    <w:rPr>
                                      <w:rFonts w:ascii="Times New Roman" w:hAnsi="Times New Roman"/>
                                      <w:sz w:val="22"/>
                                    </w:rPr>
                                    <w:t>0.44 ±</w:t>
                                  </w:r>
                                  <w:r>
                                    <w:rPr>
                                      <w:rFonts w:ascii="Times New Roman" w:hAnsi="Times New Roman"/>
                                      <w:spacing w:val="-2"/>
                                      <w:sz w:val="22"/>
                                    </w:rPr>
                                    <w:t xml:space="preserve"> </w:t>
                                  </w:r>
                                  <w:r>
                                    <w:rPr>
                                      <w:rFonts w:ascii="Times New Roman" w:hAnsi="Times New Roman"/>
                                      <w:spacing w:val="-4"/>
                                      <w:sz w:val="22"/>
                                    </w:rPr>
                                    <w:t>0.19</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59"/>
                                    <w:rPr>
                                      <w:rFonts w:ascii="Times New Roman"/>
                                      <w:sz w:val="22"/>
                                    </w:rPr>
                                  </w:pPr>
                                  <w:r>
                                    <w:rPr>
                                      <w:rFonts w:ascii="Times New Roman"/>
                                      <w:spacing w:val="-4"/>
                                      <w:sz w:val="22"/>
                                    </w:rPr>
                                    <w:t>0.80</w:t>
                                  </w:r>
                                </w:p>
                              </w:tc>
                              <w:tc>
                                <w:tcPr>
                                  <w:tcW w:w="2061" w:type="dxa"/>
                                </w:tcPr>
                                <w:p>
                                  <w:pPr>
                                    <w:pStyle w:val="11"/>
                                    <w:spacing w:before="69"/>
                                    <w:ind w:left="4" w:right="77"/>
                                    <w:rPr>
                                      <w:rFonts w:ascii="Times New Roman"/>
                                      <w:sz w:val="22"/>
                                    </w:rPr>
                                  </w:pPr>
                                  <w:r>
                                    <w:rPr>
                                      <w:rFonts w:ascii="Times New Roman"/>
                                      <w:spacing w:val="-4"/>
                                      <w:sz w:val="22"/>
                                    </w:rPr>
                                    <w:t>0.02</w:t>
                                  </w:r>
                                </w:p>
                              </w:tc>
                              <w:tc>
                                <w:tcPr>
                                  <w:tcW w:w="1735" w:type="dxa"/>
                                </w:tcPr>
                                <w:p>
                                  <w:pPr>
                                    <w:pStyle w:val="11"/>
                                    <w:spacing w:before="69"/>
                                    <w:ind w:left="1" w:right="130"/>
                                    <w:rPr>
                                      <w:rFonts w:ascii="Times New Roman"/>
                                      <w:sz w:val="22"/>
                                    </w:rPr>
                                  </w:pPr>
                                  <w:r>
                                    <w:rPr>
                                      <w:rFonts w:ascii="Times New Roman"/>
                                      <w:spacing w:val="-4"/>
                                      <w:sz w:val="22"/>
                                    </w:rPr>
                                    <w:t>0.08</w:t>
                                  </w:r>
                                </w:p>
                              </w:tc>
                              <w:tc>
                                <w:tcPr>
                                  <w:tcW w:w="442" w:type="dxa"/>
                                </w:tcPr>
                                <w:p>
                                  <w:pPr>
                                    <w:pStyle w:val="11"/>
                                    <w:spacing w:before="69"/>
                                    <w:ind w:right="1"/>
                                    <w:rPr>
                                      <w:rFonts w:ascii="Times New Roman"/>
                                      <w:sz w:val="22"/>
                                    </w:rPr>
                                  </w:pPr>
                                  <w:r>
                                    <w:rPr>
                                      <w:rFonts w:ascii="Times New Roman"/>
                                      <w:spacing w:val="-1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Flowering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0.86 ±</w:t>
                                  </w:r>
                                  <w:r>
                                    <w:rPr>
                                      <w:rFonts w:ascii="Times New Roman" w:hAnsi="Times New Roman"/>
                                      <w:spacing w:val="-2"/>
                                      <w:sz w:val="22"/>
                                    </w:rPr>
                                    <w:t xml:space="preserve"> </w:t>
                                  </w:r>
                                  <w:r>
                                    <w:rPr>
                                      <w:rFonts w:ascii="Times New Roman" w:hAnsi="Times New Roman"/>
                                      <w:spacing w:val="-4"/>
                                      <w:sz w:val="22"/>
                                    </w:rPr>
                                    <w:t>0.03</w:t>
                                  </w:r>
                                </w:p>
                              </w:tc>
                              <w:tc>
                                <w:tcPr>
                                  <w:tcW w:w="2061" w:type="dxa"/>
                                </w:tcPr>
                                <w:p>
                                  <w:pPr>
                                    <w:pStyle w:val="11"/>
                                    <w:spacing w:before="69"/>
                                    <w:ind w:left="489"/>
                                    <w:jc w:val="left"/>
                                    <w:rPr>
                                      <w:rFonts w:ascii="Times New Roman" w:hAnsi="Times New Roman"/>
                                      <w:sz w:val="22"/>
                                    </w:rPr>
                                  </w:pPr>
                                  <w:r>
                                    <w:rPr>
                                      <w:rFonts w:ascii="Times New Roman" w:hAnsi="Times New Roman"/>
                                      <w:sz w:val="22"/>
                                    </w:rPr>
                                    <w:t>0.09 ±</w:t>
                                  </w:r>
                                  <w:r>
                                    <w:rPr>
                                      <w:rFonts w:ascii="Times New Roman" w:hAnsi="Times New Roman"/>
                                      <w:spacing w:val="-2"/>
                                      <w:sz w:val="22"/>
                                    </w:rPr>
                                    <w:t xml:space="preserve"> </w:t>
                                  </w:r>
                                  <w:r>
                                    <w:rPr>
                                      <w:rFonts w:ascii="Times New Roman" w:hAnsi="Times New Roman"/>
                                      <w:spacing w:val="-4"/>
                                      <w:sz w:val="22"/>
                                    </w:rPr>
                                    <w:t>0.02</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0.02</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0.70 ±</w:t>
                                  </w:r>
                                  <w:r>
                                    <w:rPr>
                                      <w:rFonts w:ascii="Times New Roman" w:hAnsi="Times New Roman"/>
                                      <w:spacing w:val="-2"/>
                                      <w:sz w:val="22"/>
                                    </w:rPr>
                                    <w:t xml:space="preserve"> </w:t>
                                  </w:r>
                                  <w:r>
                                    <w:rPr>
                                      <w:rFonts w:ascii="Times New Roman" w:hAnsi="Times New Roman"/>
                                      <w:spacing w:val="-4"/>
                                      <w:sz w:val="22"/>
                                    </w:rPr>
                                    <w:t>0.15</w:t>
                                  </w:r>
                                </w:p>
                              </w:tc>
                              <w:tc>
                                <w:tcPr>
                                  <w:tcW w:w="2061" w:type="dxa"/>
                                </w:tcPr>
                                <w:p>
                                  <w:pPr>
                                    <w:pStyle w:val="11"/>
                                    <w:spacing w:before="69"/>
                                    <w:ind w:left="489"/>
                                    <w:jc w:val="left"/>
                                    <w:rPr>
                                      <w:rFonts w:ascii="Times New Roman" w:hAnsi="Times New Roman"/>
                                      <w:sz w:val="22"/>
                                    </w:rPr>
                                  </w:pPr>
                                  <w:r>
                                    <w:rPr>
                                      <w:rFonts w:ascii="Times New Roman" w:hAnsi="Times New Roman"/>
                                      <w:sz w:val="22"/>
                                    </w:rPr>
                                    <w:t>0.24 ±</w:t>
                                  </w:r>
                                  <w:r>
                                    <w:rPr>
                                      <w:rFonts w:ascii="Times New Roman" w:hAnsi="Times New Roman"/>
                                      <w:spacing w:val="-2"/>
                                      <w:sz w:val="22"/>
                                    </w:rPr>
                                    <w:t xml:space="preserve"> </w:t>
                                  </w:r>
                                  <w:r>
                                    <w:rPr>
                                      <w:rFonts w:ascii="Times New Roman" w:hAnsi="Times New Roman"/>
                                      <w:spacing w:val="-4"/>
                                      <w:sz w:val="22"/>
                                    </w:rPr>
                                    <w:t>0.16</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0.03</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70"/>
                                    <w:ind w:left="226"/>
                                    <w:jc w:val="left"/>
                                    <w:rPr>
                                      <w:rFonts w:ascii="Times New Roman"/>
                                      <w:sz w:val="22"/>
                                    </w:rPr>
                                  </w:pPr>
                                  <w:r>
                                    <w:rPr>
                                      <w:rFonts w:ascii="Times New Roman"/>
                                      <w:spacing w:val="-2"/>
                                      <w:sz w:val="22"/>
                                    </w:rPr>
                                    <w:t>Ladybeetles</w:t>
                                  </w:r>
                                </w:p>
                              </w:tc>
                              <w:tc>
                                <w:tcPr>
                                  <w:tcW w:w="1809" w:type="dxa"/>
                                </w:tcPr>
                                <w:p>
                                  <w:pPr>
                                    <w:pStyle w:val="11"/>
                                    <w:spacing w:before="70"/>
                                    <w:ind w:left="59"/>
                                    <w:rPr>
                                      <w:rFonts w:ascii="Times New Roman"/>
                                      <w:sz w:val="22"/>
                                    </w:rPr>
                                  </w:pPr>
                                  <w:r>
                                    <w:rPr>
                                      <w:rFonts w:ascii="Times New Roman"/>
                                      <w:spacing w:val="-4"/>
                                      <w:sz w:val="22"/>
                                    </w:rPr>
                                    <w:t>0.84</w:t>
                                  </w:r>
                                </w:p>
                              </w:tc>
                              <w:tc>
                                <w:tcPr>
                                  <w:tcW w:w="2061" w:type="dxa"/>
                                </w:tcPr>
                                <w:p>
                                  <w:pPr>
                                    <w:pStyle w:val="11"/>
                                    <w:spacing w:before="70"/>
                                    <w:ind w:left="4" w:right="77"/>
                                    <w:rPr>
                                      <w:rFonts w:ascii="Times New Roman"/>
                                      <w:sz w:val="22"/>
                                    </w:rPr>
                                  </w:pPr>
                                  <w:r>
                                    <w:rPr>
                                      <w:rFonts w:ascii="Times New Roman"/>
                                      <w:spacing w:val="-4"/>
                                      <w:sz w:val="22"/>
                                    </w:rPr>
                                    <w:t>0.03</w:t>
                                  </w:r>
                                </w:p>
                              </w:tc>
                              <w:tc>
                                <w:tcPr>
                                  <w:tcW w:w="1735" w:type="dxa"/>
                                </w:tcPr>
                                <w:p>
                                  <w:pPr>
                                    <w:pStyle w:val="11"/>
                                    <w:spacing w:before="70"/>
                                    <w:ind w:left="1" w:right="130"/>
                                    <w:rPr>
                                      <w:rFonts w:ascii="Times New Roman"/>
                                      <w:sz w:val="22"/>
                                    </w:rPr>
                                  </w:pPr>
                                  <w:r>
                                    <w:rPr>
                                      <w:rFonts w:ascii="Times New Roman"/>
                                      <w:spacing w:val="-4"/>
                                      <w:sz w:val="22"/>
                                    </w:rPr>
                                    <w:t>0.07</w:t>
                                  </w:r>
                                </w:p>
                              </w:tc>
                              <w:tc>
                                <w:tcPr>
                                  <w:tcW w:w="442" w:type="dxa"/>
                                </w:tcPr>
                                <w:p>
                                  <w:pPr>
                                    <w:pStyle w:val="11"/>
                                    <w:spacing w:before="70"/>
                                    <w:ind w:right="1"/>
                                    <w:rPr>
                                      <w:rFonts w:ascii="Times New Roman"/>
                                      <w:sz w:val="22"/>
                                    </w:rPr>
                                  </w:pPr>
                                  <w:r>
                                    <w:rPr>
                                      <w:rFonts w:ascii="Times New Roman"/>
                                      <w:spacing w:val="-1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Ripening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0.94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0.79 ±</w:t>
                                  </w:r>
                                  <w:r>
                                    <w:rPr>
                                      <w:rFonts w:ascii="Times New Roman" w:hAnsi="Times New Roman"/>
                                      <w:spacing w:val="-2"/>
                                      <w:sz w:val="22"/>
                                    </w:rPr>
                                    <w:t xml:space="preserve"> </w:t>
                                  </w:r>
                                  <w:r>
                                    <w:rPr>
                                      <w:rFonts w:ascii="Times New Roman" w:hAnsi="Times New Roman"/>
                                      <w:spacing w:val="-4"/>
                                      <w:sz w:val="22"/>
                                    </w:rPr>
                                    <w:t>0.12</w:t>
                                  </w:r>
                                </w:p>
                              </w:tc>
                              <w:tc>
                                <w:tcPr>
                                  <w:tcW w:w="2061" w:type="dxa"/>
                                </w:tcPr>
                                <w:p>
                                  <w:pPr>
                                    <w:pStyle w:val="11"/>
                                    <w:spacing w:before="69"/>
                                    <w:ind w:left="489"/>
                                    <w:jc w:val="left"/>
                                    <w:rPr>
                                      <w:rFonts w:ascii="Times New Roman" w:hAnsi="Times New Roman"/>
                                      <w:sz w:val="22"/>
                                    </w:rPr>
                                  </w:pPr>
                                  <w:r>
                                    <w:rPr>
                                      <w:rFonts w:ascii="Times New Roman" w:hAnsi="Times New Roman"/>
                                      <w:sz w:val="22"/>
                                    </w:rPr>
                                    <w:t>0.18 ±</w:t>
                                  </w:r>
                                  <w:r>
                                    <w:rPr>
                                      <w:rFonts w:ascii="Times New Roman" w:hAnsi="Times New Roman"/>
                                      <w:spacing w:val="-2"/>
                                      <w:sz w:val="22"/>
                                    </w:rPr>
                                    <w:t xml:space="preserve"> </w:t>
                                  </w:r>
                                  <w:r>
                                    <w:rPr>
                                      <w:rFonts w:ascii="Times New Roman" w:hAnsi="Times New Roman"/>
                                      <w:spacing w:val="-4"/>
                                      <w:sz w:val="22"/>
                                    </w:rPr>
                                    <w:t>0.12</w:t>
                                  </w:r>
                                </w:p>
                              </w:tc>
                              <w:tc>
                                <w:tcPr>
                                  <w:tcW w:w="1735" w:type="dxa"/>
                                </w:tcPr>
                                <w:p>
                                  <w:pPr>
                                    <w:pStyle w:val="11"/>
                                    <w:spacing w:before="69"/>
                                    <w:ind w:left="301"/>
                                    <w:jc w:val="left"/>
                                    <w:rPr>
                                      <w:rFonts w:ascii="Times New Roman" w:hAnsi="Times New Roman"/>
                                      <w:sz w:val="22"/>
                                    </w:rPr>
                                  </w:pPr>
                                  <w:r>
                                    <w:rPr>
                                      <w:rFonts w:ascii="Times New Roman" w:hAnsi="Times New Roman"/>
                                      <w:sz w:val="22"/>
                                    </w:rPr>
                                    <w:t>0.02 ±</w:t>
                                  </w:r>
                                  <w:r>
                                    <w:rPr>
                                      <w:rFonts w:ascii="Times New Roman" w:hAnsi="Times New Roman"/>
                                      <w:spacing w:val="-1"/>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431"/>
                                    <w:jc w:val="left"/>
                                    <w:rPr>
                                      <w:rFonts w:ascii="Times New Roman" w:hAnsi="Times New Roman"/>
                                      <w:sz w:val="22"/>
                                    </w:rPr>
                                  </w:pPr>
                                  <w:r>
                                    <w:rPr>
                                      <w:rFonts w:ascii="Times New Roman" w:hAnsi="Times New Roman"/>
                                      <w:sz w:val="22"/>
                                    </w:rPr>
                                    <w:t>0.97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69"/>
                                    <w:ind w:left="151"/>
                                    <w:jc w:val="left"/>
                                    <w:rPr>
                                      <w:rFonts w:ascii="Times New Roman"/>
                                      <w:sz w:val="22"/>
                                    </w:rPr>
                                  </w:pPr>
                                  <w:r>
                                    <w:rPr>
                                      <w:rFonts w:ascii="Times New Roman"/>
                                      <w:spacing w:val="-2"/>
                                      <w:sz w:val="22"/>
                                    </w:rPr>
                                    <w:t>Conventional</w:t>
                                  </w:r>
                                </w:p>
                              </w:tc>
                              <w:tc>
                                <w:tcPr>
                                  <w:tcW w:w="1330" w:type="dxa"/>
                                </w:tcPr>
                                <w:p>
                                  <w:pPr>
                                    <w:pStyle w:val="11"/>
                                    <w:spacing w:before="69"/>
                                    <w:ind w:left="195"/>
                                    <w:jc w:val="left"/>
                                    <w:rPr>
                                      <w:rFonts w:ascii="Times New Roman"/>
                                      <w:sz w:val="22"/>
                                    </w:rPr>
                                  </w:pPr>
                                  <w:r>
                                    <w:rPr>
                                      <w:rFonts w:ascii="Times New Roman"/>
                                      <w:spacing w:val="-2"/>
                                      <w:sz w:val="22"/>
                                    </w:rPr>
                                    <w:t>Tillering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0.22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0.15 ±</w:t>
                                  </w:r>
                                  <w:r>
                                    <w:rPr>
                                      <w:rFonts w:ascii="Times New Roman" w:hAnsi="Times New Roman"/>
                                      <w:spacing w:val="-2"/>
                                      <w:sz w:val="22"/>
                                    </w:rPr>
                                    <w:t xml:space="preserve"> </w:t>
                                  </w:r>
                                  <w:r>
                                    <w:rPr>
                                      <w:rFonts w:ascii="Times New Roman" w:hAnsi="Times New Roman"/>
                                      <w:spacing w:val="-4"/>
                                      <w:sz w:val="22"/>
                                    </w:rPr>
                                    <w:t>0.05</w:t>
                                  </w:r>
                                </w:p>
                              </w:tc>
                              <w:tc>
                                <w:tcPr>
                                  <w:tcW w:w="1735" w:type="dxa"/>
                                </w:tcPr>
                                <w:p>
                                  <w:pPr>
                                    <w:pStyle w:val="11"/>
                                    <w:spacing w:before="69"/>
                                    <w:ind w:left="301"/>
                                    <w:jc w:val="left"/>
                                    <w:rPr>
                                      <w:rFonts w:ascii="Times New Roman" w:hAnsi="Times New Roman"/>
                                      <w:sz w:val="22"/>
                                    </w:rPr>
                                  </w:pPr>
                                  <w:r>
                                    <w:rPr>
                                      <w:rFonts w:ascii="Times New Roman" w:hAnsi="Times New Roman"/>
                                      <w:sz w:val="22"/>
                                    </w:rPr>
                                    <w:t>0.60 ±</w:t>
                                  </w:r>
                                  <w:r>
                                    <w:rPr>
                                      <w:rFonts w:ascii="Times New Roman" w:hAnsi="Times New Roman"/>
                                      <w:spacing w:val="-2"/>
                                      <w:sz w:val="22"/>
                                    </w:rPr>
                                    <w:t xml:space="preserve"> </w:t>
                                  </w:r>
                                  <w:r>
                                    <w:rPr>
                                      <w:rFonts w:ascii="Times New Roman" w:hAnsi="Times New Roman"/>
                                      <w:spacing w:val="-4"/>
                                      <w:sz w:val="22"/>
                                    </w:rPr>
                                    <w:t>0.05</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0.24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0.20 ±</w:t>
                                  </w:r>
                                  <w:r>
                                    <w:rPr>
                                      <w:rFonts w:ascii="Times New Roman" w:hAnsi="Times New Roman"/>
                                      <w:spacing w:val="-2"/>
                                      <w:sz w:val="22"/>
                                    </w:rPr>
                                    <w:t xml:space="preserve"> </w:t>
                                  </w:r>
                                  <w:r>
                                    <w:rPr>
                                      <w:rFonts w:ascii="Times New Roman" w:hAnsi="Times New Roman"/>
                                      <w:spacing w:val="-4"/>
                                      <w:sz w:val="22"/>
                                    </w:rPr>
                                    <w:t>0.07</w:t>
                                  </w:r>
                                </w:p>
                              </w:tc>
                              <w:tc>
                                <w:tcPr>
                                  <w:tcW w:w="1735" w:type="dxa"/>
                                </w:tcPr>
                                <w:p>
                                  <w:pPr>
                                    <w:pStyle w:val="11"/>
                                    <w:spacing w:before="69"/>
                                    <w:ind w:left="301"/>
                                    <w:jc w:val="left"/>
                                    <w:rPr>
                                      <w:rFonts w:ascii="Times New Roman" w:hAnsi="Times New Roman"/>
                                      <w:sz w:val="22"/>
                                    </w:rPr>
                                  </w:pPr>
                                  <w:r>
                                    <w:rPr>
                                      <w:rFonts w:ascii="Times New Roman" w:hAnsi="Times New Roman"/>
                                      <w:sz w:val="22"/>
                                    </w:rPr>
                                    <w:t>0.55 ±</w:t>
                                  </w:r>
                                  <w:r>
                                    <w:rPr>
                                      <w:rFonts w:ascii="Times New Roman" w:hAnsi="Times New Roman"/>
                                      <w:spacing w:val="-2"/>
                                      <w:sz w:val="22"/>
                                    </w:rPr>
                                    <w:t xml:space="preserve"> </w:t>
                                  </w:r>
                                  <w:r>
                                    <w:rPr>
                                      <w:rFonts w:ascii="Times New Roman" w:hAnsi="Times New Roman"/>
                                      <w:spacing w:val="-4"/>
                                      <w:sz w:val="22"/>
                                    </w:rPr>
                                    <w:t>0.08</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59"/>
                                    <w:rPr>
                                      <w:rFonts w:ascii="Times New Roman"/>
                                      <w:sz w:val="22"/>
                                    </w:rPr>
                                  </w:pPr>
                                  <w:r>
                                    <w:rPr>
                                      <w:rFonts w:ascii="Times New Roman"/>
                                      <w:spacing w:val="-4"/>
                                      <w:sz w:val="22"/>
                                    </w:rPr>
                                    <w:t>0.90</w:t>
                                  </w:r>
                                </w:p>
                              </w:tc>
                              <w:tc>
                                <w:tcPr>
                                  <w:tcW w:w="2061" w:type="dxa"/>
                                </w:tcPr>
                                <w:p>
                                  <w:pPr>
                                    <w:pStyle w:val="11"/>
                                    <w:spacing w:before="69"/>
                                    <w:ind w:left="4" w:right="77"/>
                                    <w:rPr>
                                      <w:rFonts w:ascii="Times New Roman"/>
                                      <w:sz w:val="22"/>
                                    </w:rPr>
                                  </w:pPr>
                                  <w:r>
                                    <w:rPr>
                                      <w:rFonts w:ascii="Times New Roman"/>
                                      <w:spacing w:val="-4"/>
                                      <w:sz w:val="22"/>
                                    </w:rPr>
                                    <w:t>0.01</w:t>
                                  </w:r>
                                </w:p>
                              </w:tc>
                              <w:tc>
                                <w:tcPr>
                                  <w:tcW w:w="1735" w:type="dxa"/>
                                </w:tcPr>
                                <w:p>
                                  <w:pPr>
                                    <w:pStyle w:val="11"/>
                                    <w:spacing w:before="69"/>
                                    <w:ind w:left="1" w:right="130"/>
                                    <w:rPr>
                                      <w:rFonts w:ascii="Times New Roman"/>
                                      <w:sz w:val="22"/>
                                    </w:rPr>
                                  </w:pPr>
                                  <w:r>
                                    <w:rPr>
                                      <w:rFonts w:ascii="Times New Roman"/>
                                      <w:spacing w:val="-4"/>
                                      <w:sz w:val="22"/>
                                    </w:rPr>
                                    <w:t>0.04</w:t>
                                  </w:r>
                                </w:p>
                              </w:tc>
                              <w:tc>
                                <w:tcPr>
                                  <w:tcW w:w="442" w:type="dxa"/>
                                </w:tcPr>
                                <w:p>
                                  <w:pPr>
                                    <w:pStyle w:val="11"/>
                                    <w:spacing w:before="69"/>
                                    <w:ind w:right="1"/>
                                    <w:rPr>
                                      <w:rFonts w:ascii="Times New Roman"/>
                                      <w:sz w:val="22"/>
                                    </w:rPr>
                                  </w:pPr>
                                  <w:r>
                                    <w:rPr>
                                      <w:rFonts w:ascii="Times New Roman"/>
                                      <w:spacing w:val="-1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Flowering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0.85 ±</w:t>
                                  </w:r>
                                  <w:r>
                                    <w:rPr>
                                      <w:rFonts w:ascii="Times New Roman" w:hAnsi="Times New Roman"/>
                                      <w:spacing w:val="-2"/>
                                      <w:sz w:val="22"/>
                                    </w:rPr>
                                    <w:t xml:space="preserve"> </w:t>
                                  </w:r>
                                  <w:r>
                                    <w:rPr>
                                      <w:rFonts w:ascii="Times New Roman" w:hAnsi="Times New Roman"/>
                                      <w:spacing w:val="-4"/>
                                      <w:sz w:val="22"/>
                                    </w:rPr>
                                    <w:t>0.03</w:t>
                                  </w:r>
                                </w:p>
                              </w:tc>
                              <w:tc>
                                <w:tcPr>
                                  <w:tcW w:w="2061" w:type="dxa"/>
                                </w:tcPr>
                                <w:p>
                                  <w:pPr>
                                    <w:pStyle w:val="11"/>
                                    <w:spacing w:before="69"/>
                                    <w:ind w:left="545"/>
                                    <w:jc w:val="left"/>
                                    <w:rPr>
                                      <w:rFonts w:ascii="Times New Roman" w:hAnsi="Times New Roman"/>
                                      <w:sz w:val="22"/>
                                    </w:rPr>
                                  </w:pPr>
                                  <w:r>
                                    <w:rPr>
                                      <w:rFonts w:ascii="Times New Roman" w:hAnsi="Times New Roman"/>
                                      <w:sz w:val="22"/>
                                    </w:rPr>
                                    <w:t>0.1 ±</w:t>
                                  </w:r>
                                  <w:r>
                                    <w:rPr>
                                      <w:rFonts w:ascii="Times New Roman" w:hAnsi="Times New Roman"/>
                                      <w:spacing w:val="1"/>
                                      <w:sz w:val="22"/>
                                    </w:rPr>
                                    <w:t xml:space="preserve"> </w:t>
                                  </w:r>
                                  <w:r>
                                    <w:rPr>
                                      <w:rFonts w:ascii="Times New Roman" w:hAnsi="Times New Roman"/>
                                      <w:spacing w:val="-4"/>
                                      <w:sz w:val="22"/>
                                    </w:rPr>
                                    <w:t>0.03</w:t>
                                  </w:r>
                                </w:p>
                              </w:tc>
                              <w:tc>
                                <w:tcPr>
                                  <w:tcW w:w="1735" w:type="dxa"/>
                                </w:tcPr>
                                <w:p>
                                  <w:pPr>
                                    <w:pStyle w:val="11"/>
                                    <w:spacing w:before="69"/>
                                    <w:ind w:left="301"/>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0.86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545"/>
                                    <w:jc w:val="left"/>
                                    <w:rPr>
                                      <w:rFonts w:ascii="Times New Roman" w:hAnsi="Times New Roman"/>
                                      <w:sz w:val="22"/>
                                    </w:rPr>
                                  </w:pPr>
                                  <w:r>
                                    <w:rPr>
                                      <w:rFonts w:ascii="Times New Roman" w:hAnsi="Times New Roman"/>
                                      <w:sz w:val="22"/>
                                    </w:rPr>
                                    <w:t>0.1 ±</w:t>
                                  </w:r>
                                  <w:r>
                                    <w:rPr>
                                      <w:rFonts w:ascii="Times New Roman" w:hAnsi="Times New Roman"/>
                                      <w:spacing w:val="1"/>
                                      <w:sz w:val="22"/>
                                    </w:rPr>
                                    <w:t xml:space="preserve"> </w:t>
                                  </w:r>
                                  <w:r>
                                    <w:rPr>
                                      <w:rFonts w:ascii="Times New Roman" w:hAnsi="Times New Roman"/>
                                      <w:spacing w:val="-4"/>
                                      <w:sz w:val="22"/>
                                    </w:rPr>
                                    <w:t>0.03</w:t>
                                  </w:r>
                                </w:p>
                              </w:tc>
                              <w:tc>
                                <w:tcPr>
                                  <w:tcW w:w="1735" w:type="dxa"/>
                                </w:tcPr>
                                <w:p>
                                  <w:pPr>
                                    <w:pStyle w:val="11"/>
                                    <w:spacing w:before="69"/>
                                    <w:ind w:left="301"/>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431"/>
                                    <w:jc w:val="left"/>
                                    <w:rPr>
                                      <w:rFonts w:ascii="Times New Roman" w:hAnsi="Times New Roman"/>
                                      <w:sz w:val="22"/>
                                    </w:rPr>
                                  </w:pPr>
                                  <w:r>
                                    <w:rPr>
                                      <w:rFonts w:ascii="Times New Roman" w:hAnsi="Times New Roman"/>
                                      <w:sz w:val="22"/>
                                    </w:rPr>
                                    <w:t>0.93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1735" w:type="dxa"/>
                                </w:tcPr>
                                <w:p>
                                  <w:pPr>
                                    <w:pStyle w:val="11"/>
                                    <w:spacing w:before="69"/>
                                    <w:ind w:left="301"/>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Ripening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0.94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0.05 ±</w:t>
                                  </w:r>
                                  <w:r>
                                    <w:rPr>
                                      <w:rFonts w:ascii="Times New Roman" w:hAnsi="Times New Roman"/>
                                      <w:spacing w:val="-2"/>
                                      <w:sz w:val="22"/>
                                    </w:rPr>
                                    <w:t xml:space="preserve"> </w:t>
                                  </w:r>
                                  <w:r>
                                    <w:rPr>
                                      <w:rFonts w:ascii="Times New Roman" w:hAnsi="Times New Roman"/>
                                      <w:spacing w:val="-4"/>
                                      <w:sz w:val="22"/>
                                    </w:rPr>
                                    <w:t>0.02</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0.92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0.06 ±</w:t>
                                  </w:r>
                                  <w:r>
                                    <w:rPr>
                                      <w:rFonts w:ascii="Times New Roman" w:hAnsi="Times New Roman"/>
                                      <w:spacing w:val="-2"/>
                                      <w:sz w:val="22"/>
                                    </w:rPr>
                                    <w:t xml:space="preserve"> </w:t>
                                  </w:r>
                                  <w:r>
                                    <w:rPr>
                                      <w:rFonts w:ascii="Times New Roman" w:hAnsi="Times New Roman"/>
                                      <w:spacing w:val="-4"/>
                                      <w:sz w:val="22"/>
                                    </w:rPr>
                                    <w:t>0.02</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71"/>
                                    <w:ind w:left="226"/>
                                    <w:jc w:val="left"/>
                                    <w:rPr>
                                      <w:rFonts w:ascii="Times New Roman"/>
                                      <w:sz w:val="22"/>
                                    </w:rPr>
                                  </w:pPr>
                                  <w:r>
                                    <w:rPr>
                                      <w:rFonts w:ascii="Times New Roman"/>
                                      <w:spacing w:val="-2"/>
                                      <w:sz w:val="22"/>
                                    </w:rPr>
                                    <w:t>Ladybeetles</w:t>
                                  </w:r>
                                </w:p>
                              </w:tc>
                              <w:tc>
                                <w:tcPr>
                                  <w:tcW w:w="1809" w:type="dxa"/>
                                </w:tcPr>
                                <w:p>
                                  <w:pPr>
                                    <w:pStyle w:val="11"/>
                                    <w:spacing w:before="71"/>
                                    <w:ind w:left="431"/>
                                    <w:jc w:val="left"/>
                                    <w:rPr>
                                      <w:rFonts w:ascii="Times New Roman" w:hAnsi="Times New Roman"/>
                                      <w:sz w:val="22"/>
                                    </w:rPr>
                                  </w:pPr>
                                  <w:r>
                                    <w:rPr>
                                      <w:rFonts w:ascii="Times New Roman" w:hAnsi="Times New Roman"/>
                                      <w:sz w:val="22"/>
                                    </w:rPr>
                                    <w:t>0.98 ±</w:t>
                                  </w:r>
                                  <w:r>
                                    <w:rPr>
                                      <w:rFonts w:ascii="Times New Roman" w:hAnsi="Times New Roman"/>
                                      <w:spacing w:val="-2"/>
                                      <w:sz w:val="22"/>
                                    </w:rPr>
                                    <w:t xml:space="preserve"> </w:t>
                                  </w:r>
                                  <w:r>
                                    <w:rPr>
                                      <w:rFonts w:ascii="Times New Roman" w:hAnsi="Times New Roman"/>
                                      <w:spacing w:val="-4"/>
                                      <w:sz w:val="22"/>
                                    </w:rPr>
                                    <w:t>0.00</w:t>
                                  </w:r>
                                </w:p>
                              </w:tc>
                              <w:tc>
                                <w:tcPr>
                                  <w:tcW w:w="2061" w:type="dxa"/>
                                </w:tcPr>
                                <w:p>
                                  <w:pPr>
                                    <w:pStyle w:val="11"/>
                                    <w:spacing w:before="71"/>
                                    <w:ind w:left="489"/>
                                    <w:jc w:val="left"/>
                                    <w:rPr>
                                      <w:rFonts w:ascii="Times New Roman" w:hAnsi="Times New Roman"/>
                                      <w:sz w:val="22"/>
                                    </w:rPr>
                                  </w:pPr>
                                  <w:r>
                                    <w:rPr>
                                      <w:rFonts w:ascii="Times New Roman" w:hAnsi="Times New Roman"/>
                                      <w:sz w:val="22"/>
                                    </w:rPr>
                                    <w:t>0.00 ±</w:t>
                                  </w:r>
                                  <w:r>
                                    <w:rPr>
                                      <w:rFonts w:ascii="Times New Roman" w:hAnsi="Times New Roman"/>
                                      <w:spacing w:val="-1"/>
                                      <w:sz w:val="22"/>
                                    </w:rPr>
                                    <w:t xml:space="preserve"> </w:t>
                                  </w:r>
                                  <w:r>
                                    <w:rPr>
                                      <w:rFonts w:ascii="Times New Roman" w:hAnsi="Times New Roman"/>
                                      <w:spacing w:val="-4"/>
                                      <w:sz w:val="22"/>
                                    </w:rPr>
                                    <w:t>0.00</w:t>
                                  </w:r>
                                </w:p>
                              </w:tc>
                              <w:tc>
                                <w:tcPr>
                                  <w:tcW w:w="1735" w:type="dxa"/>
                                </w:tcPr>
                                <w:p>
                                  <w:pPr>
                                    <w:pStyle w:val="11"/>
                                    <w:spacing w:before="71"/>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71"/>
                                    <w:ind w:right="1"/>
                                    <w:rPr>
                                      <w:rFonts w:ascii="Times New Roman"/>
                                      <w:sz w:val="22"/>
                                    </w:rPr>
                                  </w:pPr>
                                  <w:r>
                                    <w:rPr>
                                      <w:rFonts w:ascii="Times New Roman"/>
                                      <w:spacing w:val="-1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69"/>
                                    <w:ind w:right="35"/>
                                    <w:rPr>
                                      <w:rFonts w:ascii="Times New Roman"/>
                                      <w:sz w:val="22"/>
                                    </w:rPr>
                                  </w:pPr>
                                  <w:r>
                                    <w:rPr>
                                      <w:rFonts w:ascii="Times New Roman"/>
                                      <w:spacing w:val="-4"/>
                                      <w:sz w:val="22"/>
                                    </w:rPr>
                                    <w:t>2018</w:t>
                                  </w:r>
                                </w:p>
                              </w:tc>
                              <w:tc>
                                <w:tcPr>
                                  <w:tcW w:w="1533" w:type="dxa"/>
                                </w:tcPr>
                                <w:p>
                                  <w:pPr>
                                    <w:pStyle w:val="11"/>
                                    <w:spacing w:before="69"/>
                                    <w:ind w:left="151"/>
                                    <w:jc w:val="left"/>
                                    <w:rPr>
                                      <w:rFonts w:ascii="Times New Roman"/>
                                      <w:sz w:val="22"/>
                                    </w:rPr>
                                  </w:pPr>
                                  <w:r>
                                    <w:rPr>
                                      <w:rFonts w:ascii="Times New Roman"/>
                                      <w:spacing w:val="-2"/>
                                      <w:sz w:val="22"/>
                                    </w:rPr>
                                    <w:t>Organic</w:t>
                                  </w:r>
                                </w:p>
                              </w:tc>
                              <w:tc>
                                <w:tcPr>
                                  <w:tcW w:w="1330" w:type="dxa"/>
                                </w:tcPr>
                                <w:p>
                                  <w:pPr>
                                    <w:pStyle w:val="11"/>
                                    <w:spacing w:before="69"/>
                                    <w:ind w:left="195"/>
                                    <w:jc w:val="left"/>
                                    <w:rPr>
                                      <w:rFonts w:ascii="Times New Roman"/>
                                      <w:sz w:val="22"/>
                                    </w:rPr>
                                  </w:pPr>
                                  <w:r>
                                    <w:rPr>
                                      <w:rFonts w:ascii="Times New Roman"/>
                                      <w:spacing w:val="-2"/>
                                      <w:sz w:val="22"/>
                                    </w:rPr>
                                    <w:t>Tillering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0.21 ±</w:t>
                                  </w:r>
                                  <w:r>
                                    <w:rPr>
                                      <w:rFonts w:ascii="Times New Roman" w:hAnsi="Times New Roman"/>
                                      <w:spacing w:val="-2"/>
                                      <w:sz w:val="22"/>
                                    </w:rPr>
                                    <w:t xml:space="preserve"> </w:t>
                                  </w:r>
                                  <w:r>
                                    <w:rPr>
                                      <w:rFonts w:ascii="Times New Roman" w:hAnsi="Times New Roman"/>
                                      <w:spacing w:val="-4"/>
                                      <w:sz w:val="22"/>
                                    </w:rPr>
                                    <w:t>0.04</w:t>
                                  </w:r>
                                </w:p>
                              </w:tc>
                              <w:tc>
                                <w:tcPr>
                                  <w:tcW w:w="2061" w:type="dxa"/>
                                </w:tcPr>
                                <w:p>
                                  <w:pPr>
                                    <w:pStyle w:val="11"/>
                                    <w:spacing w:before="69"/>
                                    <w:ind w:left="489"/>
                                    <w:jc w:val="left"/>
                                    <w:rPr>
                                      <w:rFonts w:ascii="Times New Roman" w:hAnsi="Times New Roman"/>
                                      <w:sz w:val="22"/>
                                    </w:rPr>
                                  </w:pPr>
                                  <w:r>
                                    <w:rPr>
                                      <w:rFonts w:ascii="Times New Roman" w:hAnsi="Times New Roman"/>
                                      <w:sz w:val="22"/>
                                    </w:rPr>
                                    <w:t>0.20 ±</w:t>
                                  </w:r>
                                  <w:r>
                                    <w:rPr>
                                      <w:rFonts w:ascii="Times New Roman" w:hAnsi="Times New Roman"/>
                                      <w:spacing w:val="-2"/>
                                      <w:sz w:val="22"/>
                                    </w:rPr>
                                    <w:t xml:space="preserve"> </w:t>
                                  </w:r>
                                  <w:r>
                                    <w:rPr>
                                      <w:rFonts w:ascii="Times New Roman" w:hAnsi="Times New Roman"/>
                                      <w:spacing w:val="-4"/>
                                      <w:sz w:val="22"/>
                                    </w:rPr>
                                    <w:t>0.07</w:t>
                                  </w:r>
                                </w:p>
                              </w:tc>
                              <w:tc>
                                <w:tcPr>
                                  <w:tcW w:w="1735" w:type="dxa"/>
                                </w:tcPr>
                                <w:p>
                                  <w:pPr>
                                    <w:pStyle w:val="11"/>
                                    <w:spacing w:before="69"/>
                                    <w:ind w:left="301"/>
                                    <w:jc w:val="left"/>
                                    <w:rPr>
                                      <w:rFonts w:ascii="Times New Roman" w:hAnsi="Times New Roman"/>
                                      <w:sz w:val="22"/>
                                    </w:rPr>
                                  </w:pPr>
                                  <w:r>
                                    <w:rPr>
                                      <w:rFonts w:ascii="Times New Roman" w:hAnsi="Times New Roman"/>
                                      <w:sz w:val="22"/>
                                    </w:rPr>
                                    <w:t>0.54 ±</w:t>
                                  </w:r>
                                  <w:r>
                                    <w:rPr>
                                      <w:rFonts w:ascii="Times New Roman" w:hAnsi="Times New Roman"/>
                                      <w:spacing w:val="-2"/>
                                      <w:sz w:val="22"/>
                                    </w:rPr>
                                    <w:t xml:space="preserve"> </w:t>
                                  </w:r>
                                  <w:r>
                                    <w:rPr>
                                      <w:rFonts w:ascii="Times New Roman" w:hAnsi="Times New Roman"/>
                                      <w:spacing w:val="-4"/>
                                      <w:sz w:val="22"/>
                                    </w:rPr>
                                    <w:t>0.07</w:t>
                                  </w:r>
                                </w:p>
                              </w:tc>
                              <w:tc>
                                <w:tcPr>
                                  <w:tcW w:w="442" w:type="dxa"/>
                                </w:tcPr>
                                <w:p>
                                  <w:pPr>
                                    <w:pStyle w:val="11"/>
                                    <w:spacing w:before="69"/>
                                    <w:ind w:right="1"/>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0.17 ±</w:t>
                                  </w:r>
                                  <w:r>
                                    <w:rPr>
                                      <w:rFonts w:ascii="Times New Roman" w:hAnsi="Times New Roman"/>
                                      <w:spacing w:val="-2"/>
                                      <w:sz w:val="22"/>
                                    </w:rPr>
                                    <w:t xml:space="preserve"> </w:t>
                                  </w:r>
                                  <w:r>
                                    <w:rPr>
                                      <w:rFonts w:ascii="Times New Roman" w:hAnsi="Times New Roman"/>
                                      <w:spacing w:val="-4"/>
                                      <w:sz w:val="22"/>
                                    </w:rPr>
                                    <w:t>0.03</w:t>
                                  </w:r>
                                </w:p>
                              </w:tc>
                              <w:tc>
                                <w:tcPr>
                                  <w:tcW w:w="2061" w:type="dxa"/>
                                </w:tcPr>
                                <w:p>
                                  <w:pPr>
                                    <w:pStyle w:val="11"/>
                                    <w:spacing w:before="69"/>
                                    <w:ind w:left="489"/>
                                    <w:jc w:val="left"/>
                                    <w:rPr>
                                      <w:rFonts w:ascii="Times New Roman" w:hAnsi="Times New Roman"/>
                                      <w:sz w:val="22"/>
                                    </w:rPr>
                                  </w:pPr>
                                  <w:r>
                                    <w:rPr>
                                      <w:rFonts w:ascii="Times New Roman" w:hAnsi="Times New Roman"/>
                                      <w:sz w:val="22"/>
                                    </w:rPr>
                                    <w:t>0.26 ±</w:t>
                                  </w:r>
                                  <w:r>
                                    <w:rPr>
                                      <w:rFonts w:ascii="Times New Roman" w:hAnsi="Times New Roman"/>
                                      <w:spacing w:val="-2"/>
                                      <w:sz w:val="22"/>
                                    </w:rPr>
                                    <w:t xml:space="preserve"> </w:t>
                                  </w:r>
                                  <w:r>
                                    <w:rPr>
                                      <w:rFonts w:ascii="Times New Roman" w:hAnsi="Times New Roman"/>
                                      <w:spacing w:val="-4"/>
                                      <w:sz w:val="22"/>
                                    </w:rPr>
                                    <w:t>0.08</w:t>
                                  </w:r>
                                </w:p>
                              </w:tc>
                              <w:tc>
                                <w:tcPr>
                                  <w:tcW w:w="1735" w:type="dxa"/>
                                </w:tcPr>
                                <w:p>
                                  <w:pPr>
                                    <w:pStyle w:val="11"/>
                                    <w:spacing w:before="69"/>
                                    <w:ind w:left="301"/>
                                    <w:jc w:val="left"/>
                                    <w:rPr>
                                      <w:rFonts w:ascii="Times New Roman" w:hAnsi="Times New Roman"/>
                                      <w:sz w:val="22"/>
                                    </w:rPr>
                                  </w:pPr>
                                  <w:r>
                                    <w:rPr>
                                      <w:rFonts w:ascii="Times New Roman" w:hAnsi="Times New Roman"/>
                                      <w:sz w:val="22"/>
                                    </w:rPr>
                                    <w:t>0.54 ±</w:t>
                                  </w:r>
                                  <w:r>
                                    <w:rPr>
                                      <w:rFonts w:ascii="Times New Roman" w:hAnsi="Times New Roman"/>
                                      <w:spacing w:val="-2"/>
                                      <w:sz w:val="22"/>
                                    </w:rPr>
                                    <w:t xml:space="preserve"> </w:t>
                                  </w:r>
                                  <w:r>
                                    <w:rPr>
                                      <w:rFonts w:ascii="Times New Roman" w:hAnsi="Times New Roman"/>
                                      <w:spacing w:val="-4"/>
                                      <w:sz w:val="22"/>
                                    </w:rPr>
                                    <w:t>0.08</w:t>
                                  </w:r>
                                </w:p>
                              </w:tc>
                              <w:tc>
                                <w:tcPr>
                                  <w:tcW w:w="442" w:type="dxa"/>
                                </w:tcPr>
                                <w:p>
                                  <w:pPr>
                                    <w:pStyle w:val="11"/>
                                    <w:spacing w:before="69"/>
                                    <w:ind w:right="1"/>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431"/>
                                    <w:jc w:val="left"/>
                                    <w:rPr>
                                      <w:rFonts w:ascii="Times New Roman" w:hAnsi="Times New Roman"/>
                                      <w:sz w:val="22"/>
                                    </w:rPr>
                                  </w:pPr>
                                  <w:r>
                                    <w:rPr>
                                      <w:rFonts w:ascii="Times New Roman" w:hAnsi="Times New Roman"/>
                                      <w:sz w:val="22"/>
                                    </w:rPr>
                                    <w:t>0.90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Flowering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0.79 ±</w:t>
                                  </w:r>
                                  <w:r>
                                    <w:rPr>
                                      <w:rFonts w:ascii="Times New Roman" w:hAnsi="Times New Roman"/>
                                      <w:spacing w:val="-2"/>
                                      <w:sz w:val="22"/>
                                    </w:rPr>
                                    <w:t xml:space="preserve"> </w:t>
                                  </w:r>
                                  <w:r>
                                    <w:rPr>
                                      <w:rFonts w:ascii="Times New Roman" w:hAnsi="Times New Roman"/>
                                      <w:spacing w:val="-4"/>
                                      <w:sz w:val="22"/>
                                    </w:rPr>
                                    <w:t>0.04</w:t>
                                  </w:r>
                                </w:p>
                              </w:tc>
                              <w:tc>
                                <w:tcPr>
                                  <w:tcW w:w="2061" w:type="dxa"/>
                                </w:tcPr>
                                <w:p>
                                  <w:pPr>
                                    <w:pStyle w:val="11"/>
                                    <w:spacing w:before="69"/>
                                    <w:ind w:left="489"/>
                                    <w:jc w:val="left"/>
                                    <w:rPr>
                                      <w:rFonts w:ascii="Times New Roman" w:hAnsi="Times New Roman"/>
                                      <w:sz w:val="22"/>
                                    </w:rPr>
                                  </w:pPr>
                                  <w:r>
                                    <w:rPr>
                                      <w:rFonts w:ascii="Times New Roman" w:hAnsi="Times New Roman"/>
                                      <w:sz w:val="22"/>
                                    </w:rPr>
                                    <w:t>0.14 ±</w:t>
                                  </w:r>
                                  <w:r>
                                    <w:rPr>
                                      <w:rFonts w:ascii="Times New Roman" w:hAnsi="Times New Roman"/>
                                      <w:spacing w:val="-2"/>
                                      <w:sz w:val="22"/>
                                    </w:rPr>
                                    <w:t xml:space="preserve"> </w:t>
                                  </w:r>
                                  <w:r>
                                    <w:rPr>
                                      <w:rFonts w:ascii="Times New Roman" w:hAnsi="Times New Roman"/>
                                      <w:spacing w:val="-4"/>
                                      <w:sz w:val="22"/>
                                    </w:rPr>
                                    <w:t>0.04</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4" w:hRule="atLeast"/>
                              </w:trPr>
                              <w:tc>
                                <w:tcPr>
                                  <w:tcW w:w="708" w:type="dxa"/>
                                  <w:tcBorders>
                                    <w:bottom w:val="single" w:color="000000" w:sz="8" w:space="0"/>
                                  </w:tcBorders>
                                </w:tcPr>
                                <w:p>
                                  <w:pPr>
                                    <w:pStyle w:val="11"/>
                                    <w:spacing w:before="0"/>
                                    <w:jc w:val="left"/>
                                    <w:rPr>
                                      <w:rFonts w:ascii="Times New Roman"/>
                                      <w:sz w:val="22"/>
                                    </w:rPr>
                                  </w:pPr>
                                </w:p>
                              </w:tc>
                              <w:tc>
                                <w:tcPr>
                                  <w:tcW w:w="1533" w:type="dxa"/>
                                  <w:tcBorders>
                                    <w:bottom w:val="single" w:color="000000" w:sz="8" w:space="0"/>
                                  </w:tcBorders>
                                </w:tcPr>
                                <w:p>
                                  <w:pPr>
                                    <w:pStyle w:val="11"/>
                                    <w:spacing w:before="0"/>
                                    <w:jc w:val="left"/>
                                    <w:rPr>
                                      <w:rFonts w:ascii="Times New Roman"/>
                                      <w:sz w:val="22"/>
                                    </w:rPr>
                                  </w:pPr>
                                </w:p>
                              </w:tc>
                              <w:tc>
                                <w:tcPr>
                                  <w:tcW w:w="1330" w:type="dxa"/>
                                  <w:tcBorders>
                                    <w:bottom w:val="single" w:color="000000" w:sz="8" w:space="0"/>
                                  </w:tcBorders>
                                </w:tcPr>
                                <w:p>
                                  <w:pPr>
                                    <w:pStyle w:val="11"/>
                                    <w:spacing w:before="0"/>
                                    <w:jc w:val="left"/>
                                    <w:rPr>
                                      <w:rFonts w:ascii="Times New Roman"/>
                                      <w:sz w:val="22"/>
                                    </w:rPr>
                                  </w:pPr>
                                </w:p>
                              </w:tc>
                              <w:tc>
                                <w:tcPr>
                                  <w:tcW w:w="1478" w:type="dxa"/>
                                  <w:tcBorders>
                                    <w:bottom w:val="single" w:color="000000" w:sz="8" w:space="0"/>
                                  </w:tcBorders>
                                </w:tcPr>
                                <w:p>
                                  <w:pPr>
                                    <w:pStyle w:val="11"/>
                                    <w:spacing w:before="69"/>
                                    <w:ind w:left="226"/>
                                    <w:jc w:val="left"/>
                                    <w:rPr>
                                      <w:rFonts w:ascii="Times New Roman"/>
                                      <w:sz w:val="22"/>
                                    </w:rPr>
                                  </w:pPr>
                                  <w:r>
                                    <w:rPr>
                                      <w:rFonts w:ascii="Times New Roman"/>
                                      <w:spacing w:val="-2"/>
                                      <w:sz w:val="22"/>
                                    </w:rPr>
                                    <w:t>Spiders</w:t>
                                  </w:r>
                                </w:p>
                              </w:tc>
                              <w:tc>
                                <w:tcPr>
                                  <w:tcW w:w="1809" w:type="dxa"/>
                                  <w:tcBorders>
                                    <w:bottom w:val="single" w:color="000000" w:sz="8" w:space="0"/>
                                  </w:tcBorders>
                                </w:tcPr>
                                <w:p>
                                  <w:pPr>
                                    <w:pStyle w:val="11"/>
                                    <w:spacing w:before="69"/>
                                    <w:ind w:left="431"/>
                                    <w:jc w:val="left"/>
                                    <w:rPr>
                                      <w:rFonts w:ascii="Times New Roman" w:hAnsi="Times New Roman"/>
                                      <w:sz w:val="22"/>
                                    </w:rPr>
                                  </w:pPr>
                                  <w:r>
                                    <w:rPr>
                                      <w:rFonts w:ascii="Times New Roman" w:hAnsi="Times New Roman"/>
                                      <w:sz w:val="22"/>
                                    </w:rPr>
                                    <w:t>0.74 ±</w:t>
                                  </w:r>
                                  <w:r>
                                    <w:rPr>
                                      <w:rFonts w:ascii="Times New Roman" w:hAnsi="Times New Roman"/>
                                      <w:spacing w:val="-2"/>
                                      <w:sz w:val="22"/>
                                    </w:rPr>
                                    <w:t xml:space="preserve"> </w:t>
                                  </w:r>
                                  <w:r>
                                    <w:rPr>
                                      <w:rFonts w:ascii="Times New Roman" w:hAnsi="Times New Roman"/>
                                      <w:spacing w:val="-4"/>
                                      <w:sz w:val="22"/>
                                    </w:rPr>
                                    <w:t>0.07</w:t>
                                  </w:r>
                                </w:p>
                              </w:tc>
                              <w:tc>
                                <w:tcPr>
                                  <w:tcW w:w="2061" w:type="dxa"/>
                                  <w:tcBorders>
                                    <w:bottom w:val="single" w:color="000000" w:sz="8" w:space="0"/>
                                  </w:tcBorders>
                                </w:tcPr>
                                <w:p>
                                  <w:pPr>
                                    <w:pStyle w:val="11"/>
                                    <w:spacing w:before="69"/>
                                    <w:ind w:left="489"/>
                                    <w:jc w:val="left"/>
                                    <w:rPr>
                                      <w:rFonts w:ascii="Times New Roman" w:hAnsi="Times New Roman"/>
                                      <w:sz w:val="22"/>
                                    </w:rPr>
                                  </w:pPr>
                                  <w:r>
                                    <w:rPr>
                                      <w:rFonts w:ascii="Times New Roman" w:hAnsi="Times New Roman"/>
                                      <w:sz w:val="22"/>
                                    </w:rPr>
                                    <w:t>0.18 ±</w:t>
                                  </w:r>
                                  <w:r>
                                    <w:rPr>
                                      <w:rFonts w:ascii="Times New Roman" w:hAnsi="Times New Roman"/>
                                      <w:spacing w:val="-2"/>
                                      <w:sz w:val="22"/>
                                    </w:rPr>
                                    <w:t xml:space="preserve"> </w:t>
                                  </w:r>
                                  <w:r>
                                    <w:rPr>
                                      <w:rFonts w:ascii="Times New Roman" w:hAnsi="Times New Roman"/>
                                      <w:spacing w:val="-4"/>
                                      <w:sz w:val="22"/>
                                    </w:rPr>
                                    <w:t>0.07</w:t>
                                  </w:r>
                                </w:p>
                              </w:tc>
                              <w:tc>
                                <w:tcPr>
                                  <w:tcW w:w="1735" w:type="dxa"/>
                                  <w:tcBorders>
                                    <w:bottom w:val="single" w:color="000000" w:sz="8" w:space="0"/>
                                  </w:tcBorders>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442" w:type="dxa"/>
                                  <w:tcBorders>
                                    <w:bottom w:val="single" w:color="000000" w:sz="8" w:space="0"/>
                                  </w:tcBorders>
                                </w:tcPr>
                                <w:p>
                                  <w:pPr>
                                    <w:pStyle w:val="11"/>
                                    <w:spacing w:before="69"/>
                                    <w:ind w:right="1"/>
                                    <w:rPr>
                                      <w:rFonts w:ascii="Times New Roman"/>
                                      <w:sz w:val="22"/>
                                    </w:rPr>
                                  </w:pPr>
                                  <w:r>
                                    <w:rPr>
                                      <w:rFonts w:ascii="Times New Roman"/>
                                      <w:spacing w:val="-10"/>
                                      <w:sz w:val="22"/>
                                    </w:rPr>
                                    <w:t>5</w:t>
                                  </w:r>
                                </w:p>
                              </w:tc>
                            </w:tr>
                          </w:tbl>
                          <w:p>
                            <w:pPr>
                              <w:pStyle w:val="6"/>
                            </w:pPr>
                          </w:p>
                        </w:txbxContent>
                      </wps:txbx>
                      <wps:bodyPr wrap="square" lIns="0" tIns="0" rIns="0" bIns="0" rtlCol="0">
                        <a:noAutofit/>
                      </wps:bodyPr>
                    </wps:wsp>
                  </a:graphicData>
                </a:graphic>
              </wp:anchor>
            </w:drawing>
          </mc:Choice>
          <mc:Fallback>
            <w:pict>
              <v:shape id="Textbox 82" o:spid="_x0000_s1026" o:spt="202" type="#_x0000_t202" style="position:absolute;left:0pt;margin-left:25.4pt;margin-top:5.6pt;height:483.05pt;width:560.8pt;mso-position-horizontal-relative:page;z-index:251660288;mso-width-relative:page;mso-height-relative:page;" filled="f" stroked="f" coordsize="21600,21600" o:gfxdata="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u1FtkAAAAKAQAADwAAAAAAAAABACAAAAAiAAAAZHJzL2Rvd25yZXYueG1sUEsBAhQAFAAA&#10;AAgAh07iQFTSPRW1AQAAdwMAAA4AAAAAAAAAAQAgAAAAKAEAAGRycy9lMm9Eb2MueG1sUEsFBgAA&#10;AAAGAAYAWQEAAE8FAAAAAA==&#10;">
                <v:fill on="f" focussize="0,0"/>
                <v:stroke on="f"/>
                <v:imagedata o:title=""/>
                <o:lock v:ext="edit" aspectratio="f"/>
                <v:textbox inset="0mm,0mm,0mm,0mm">
                  <w:txbxContent>
                    <w:tbl>
                      <w:tblPr>
                        <w:tblStyle w:val="5"/>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08"/>
                        <w:gridCol w:w="1533"/>
                        <w:gridCol w:w="1330"/>
                        <w:gridCol w:w="1478"/>
                        <w:gridCol w:w="1809"/>
                        <w:gridCol w:w="2061"/>
                        <w:gridCol w:w="1735"/>
                        <w:gridCol w:w="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5049" w:type="dxa"/>
                            <w:gridSpan w:val="4"/>
                            <w:tcBorders>
                              <w:bottom w:val="single" w:color="000000" w:sz="4" w:space="0"/>
                            </w:tcBorders>
                          </w:tcPr>
                          <w:p>
                            <w:pPr>
                              <w:pStyle w:val="11"/>
                              <w:spacing w:before="0"/>
                              <w:jc w:val="left"/>
                              <w:rPr>
                                <w:rFonts w:ascii="Times New Roman"/>
                                <w:sz w:val="22"/>
                              </w:rPr>
                            </w:pPr>
                          </w:p>
                        </w:tc>
                        <w:tc>
                          <w:tcPr>
                            <w:tcW w:w="1809" w:type="dxa"/>
                            <w:tcBorders>
                              <w:top w:val="single" w:color="000000" w:sz="8" w:space="0"/>
                              <w:bottom w:val="single" w:color="000000" w:sz="4" w:space="0"/>
                            </w:tcBorders>
                          </w:tcPr>
                          <w:p>
                            <w:pPr>
                              <w:pStyle w:val="11"/>
                              <w:spacing w:before="68"/>
                              <w:ind w:left="59" w:right="2"/>
                              <w:rPr>
                                <w:rFonts w:ascii="Times New Roman"/>
                                <w:sz w:val="22"/>
                              </w:rPr>
                            </w:pPr>
                            <w:r>
                              <w:rPr>
                                <w:rFonts w:ascii="Times New Roman"/>
                                <w:sz w:val="22"/>
                              </w:rPr>
                              <w:t>Rice</w:t>
                            </w:r>
                            <w:r>
                              <w:rPr>
                                <w:rFonts w:ascii="Times New Roman"/>
                                <w:spacing w:val="-1"/>
                                <w:sz w:val="22"/>
                              </w:rPr>
                              <w:t xml:space="preserve"> </w:t>
                            </w:r>
                            <w:r>
                              <w:rPr>
                                <w:rFonts w:ascii="Times New Roman"/>
                                <w:spacing w:val="-2"/>
                                <w:sz w:val="22"/>
                              </w:rPr>
                              <w:t>herbivore</w:t>
                            </w:r>
                          </w:p>
                        </w:tc>
                        <w:tc>
                          <w:tcPr>
                            <w:tcW w:w="2061" w:type="dxa"/>
                            <w:tcBorders>
                              <w:top w:val="single" w:color="000000" w:sz="8" w:space="0"/>
                              <w:bottom w:val="single" w:color="000000" w:sz="4" w:space="0"/>
                            </w:tcBorders>
                          </w:tcPr>
                          <w:p>
                            <w:pPr>
                              <w:pStyle w:val="11"/>
                              <w:spacing w:before="68"/>
                              <w:ind w:right="77"/>
                              <w:rPr>
                                <w:rFonts w:ascii="Times New Roman"/>
                                <w:sz w:val="22"/>
                              </w:rPr>
                            </w:pPr>
                            <w:r>
                              <w:rPr>
                                <w:rFonts w:ascii="Times New Roman"/>
                                <w:sz w:val="22"/>
                              </w:rPr>
                              <w:t>Tourist</w:t>
                            </w:r>
                            <w:r>
                              <w:rPr>
                                <w:rFonts w:ascii="Times New Roman"/>
                                <w:spacing w:val="-5"/>
                                <w:sz w:val="22"/>
                              </w:rPr>
                              <w:t xml:space="preserve"> </w:t>
                            </w:r>
                            <w:r>
                              <w:rPr>
                                <w:rFonts w:ascii="Times New Roman"/>
                                <w:spacing w:val="-2"/>
                                <w:sz w:val="22"/>
                              </w:rPr>
                              <w:t>herbivore</w:t>
                            </w:r>
                          </w:p>
                        </w:tc>
                        <w:tc>
                          <w:tcPr>
                            <w:tcW w:w="1735" w:type="dxa"/>
                            <w:tcBorders>
                              <w:top w:val="single" w:color="000000" w:sz="8" w:space="0"/>
                              <w:bottom w:val="single" w:color="000000" w:sz="4" w:space="0"/>
                            </w:tcBorders>
                          </w:tcPr>
                          <w:p>
                            <w:pPr>
                              <w:pStyle w:val="11"/>
                              <w:spacing w:before="68"/>
                              <w:ind w:right="130"/>
                              <w:rPr>
                                <w:rFonts w:ascii="Times New Roman"/>
                                <w:sz w:val="22"/>
                              </w:rPr>
                            </w:pPr>
                            <w:r>
                              <w:rPr>
                                <w:rFonts w:ascii="Times New Roman"/>
                                <w:spacing w:val="-2"/>
                                <w:sz w:val="22"/>
                              </w:rPr>
                              <w:t>Detritivore</w:t>
                            </w:r>
                          </w:p>
                        </w:tc>
                        <w:tc>
                          <w:tcPr>
                            <w:tcW w:w="442" w:type="dxa"/>
                            <w:tcBorders>
                              <w:bottom w:val="single" w:color="000000" w:sz="4" w:space="0"/>
                            </w:tcBorders>
                          </w:tcPr>
                          <w:p>
                            <w:pPr>
                              <w:pStyle w:val="11"/>
                              <w:spacing w:before="0"/>
                              <w:jc w:val="left"/>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708" w:type="dxa"/>
                            <w:tcBorders>
                              <w:top w:val="single" w:color="000000" w:sz="4" w:space="0"/>
                            </w:tcBorders>
                          </w:tcPr>
                          <w:p>
                            <w:pPr>
                              <w:pStyle w:val="11"/>
                              <w:spacing w:before="68"/>
                              <w:ind w:right="35"/>
                              <w:rPr>
                                <w:rFonts w:ascii="Times New Roman"/>
                                <w:sz w:val="22"/>
                              </w:rPr>
                            </w:pPr>
                            <w:r>
                              <w:rPr>
                                <w:rFonts w:ascii="Times New Roman"/>
                                <w:spacing w:val="-4"/>
                                <w:sz w:val="22"/>
                              </w:rPr>
                              <w:t>2017</w:t>
                            </w:r>
                          </w:p>
                        </w:tc>
                        <w:tc>
                          <w:tcPr>
                            <w:tcW w:w="1533" w:type="dxa"/>
                            <w:tcBorders>
                              <w:top w:val="single" w:color="000000" w:sz="4" w:space="0"/>
                            </w:tcBorders>
                          </w:tcPr>
                          <w:p>
                            <w:pPr>
                              <w:pStyle w:val="11"/>
                              <w:spacing w:before="68"/>
                              <w:ind w:left="151"/>
                              <w:jc w:val="left"/>
                              <w:rPr>
                                <w:rFonts w:ascii="Times New Roman"/>
                                <w:sz w:val="22"/>
                              </w:rPr>
                            </w:pPr>
                            <w:r>
                              <w:rPr>
                                <w:rFonts w:ascii="Times New Roman"/>
                                <w:spacing w:val="-2"/>
                                <w:sz w:val="22"/>
                              </w:rPr>
                              <w:t>Organic</w:t>
                            </w:r>
                          </w:p>
                        </w:tc>
                        <w:tc>
                          <w:tcPr>
                            <w:tcW w:w="1330" w:type="dxa"/>
                            <w:tcBorders>
                              <w:top w:val="single" w:color="000000" w:sz="4" w:space="0"/>
                            </w:tcBorders>
                          </w:tcPr>
                          <w:p>
                            <w:pPr>
                              <w:pStyle w:val="11"/>
                              <w:spacing w:before="68"/>
                              <w:ind w:left="195"/>
                              <w:jc w:val="left"/>
                              <w:rPr>
                                <w:rFonts w:ascii="Times New Roman"/>
                                <w:sz w:val="22"/>
                              </w:rPr>
                            </w:pPr>
                            <w:r>
                              <w:rPr>
                                <w:rFonts w:ascii="Times New Roman"/>
                                <w:spacing w:val="-2"/>
                                <w:sz w:val="22"/>
                              </w:rPr>
                              <w:t>Tillering</w:t>
                            </w:r>
                          </w:p>
                        </w:tc>
                        <w:tc>
                          <w:tcPr>
                            <w:tcW w:w="1478" w:type="dxa"/>
                            <w:tcBorders>
                              <w:top w:val="single" w:color="000000" w:sz="4" w:space="0"/>
                            </w:tcBorders>
                          </w:tcPr>
                          <w:p>
                            <w:pPr>
                              <w:pStyle w:val="11"/>
                              <w:spacing w:before="68"/>
                              <w:ind w:left="226"/>
                              <w:jc w:val="left"/>
                              <w:rPr>
                                <w:rFonts w:ascii="Times New Roman"/>
                                <w:sz w:val="22"/>
                              </w:rPr>
                            </w:pPr>
                            <w:r>
                              <w:rPr>
                                <w:rFonts w:ascii="Times New Roman"/>
                                <w:spacing w:val="-4"/>
                                <w:sz w:val="22"/>
                              </w:rPr>
                              <w:t>Both</w:t>
                            </w:r>
                          </w:p>
                        </w:tc>
                        <w:tc>
                          <w:tcPr>
                            <w:tcW w:w="1809" w:type="dxa"/>
                            <w:tcBorders>
                              <w:top w:val="single" w:color="000000" w:sz="4" w:space="0"/>
                            </w:tcBorders>
                          </w:tcPr>
                          <w:p>
                            <w:pPr>
                              <w:pStyle w:val="11"/>
                              <w:spacing w:before="68"/>
                              <w:ind w:left="431"/>
                              <w:jc w:val="left"/>
                              <w:rPr>
                                <w:rFonts w:ascii="Times New Roman" w:hAnsi="Times New Roman"/>
                                <w:sz w:val="22"/>
                              </w:rPr>
                            </w:pPr>
                            <w:r>
                              <w:rPr>
                                <w:rFonts w:ascii="Times New Roman" w:hAnsi="Times New Roman"/>
                                <w:sz w:val="22"/>
                              </w:rPr>
                              <w:t>0.26 ±</w:t>
                            </w:r>
                            <w:r>
                              <w:rPr>
                                <w:rFonts w:ascii="Times New Roman" w:hAnsi="Times New Roman"/>
                                <w:spacing w:val="-2"/>
                                <w:sz w:val="22"/>
                              </w:rPr>
                              <w:t xml:space="preserve"> </w:t>
                            </w:r>
                            <w:r>
                              <w:rPr>
                                <w:rFonts w:ascii="Times New Roman" w:hAnsi="Times New Roman"/>
                                <w:spacing w:val="-4"/>
                                <w:sz w:val="22"/>
                              </w:rPr>
                              <w:t>0.08</w:t>
                            </w:r>
                          </w:p>
                        </w:tc>
                        <w:tc>
                          <w:tcPr>
                            <w:tcW w:w="2061" w:type="dxa"/>
                            <w:tcBorders>
                              <w:top w:val="single" w:color="000000" w:sz="4" w:space="0"/>
                            </w:tcBorders>
                          </w:tcPr>
                          <w:p>
                            <w:pPr>
                              <w:pStyle w:val="11"/>
                              <w:spacing w:before="68"/>
                              <w:ind w:left="489"/>
                              <w:jc w:val="left"/>
                              <w:rPr>
                                <w:rFonts w:ascii="Times New Roman" w:hAnsi="Times New Roman"/>
                                <w:sz w:val="22"/>
                              </w:rPr>
                            </w:pPr>
                            <w:r>
                              <w:rPr>
                                <w:rFonts w:ascii="Times New Roman" w:hAnsi="Times New Roman"/>
                                <w:sz w:val="22"/>
                              </w:rPr>
                              <w:t>0.15 ±</w:t>
                            </w:r>
                            <w:r>
                              <w:rPr>
                                <w:rFonts w:ascii="Times New Roman" w:hAnsi="Times New Roman"/>
                                <w:spacing w:val="-2"/>
                                <w:sz w:val="22"/>
                              </w:rPr>
                              <w:t xml:space="preserve"> </w:t>
                            </w:r>
                            <w:r>
                              <w:rPr>
                                <w:rFonts w:ascii="Times New Roman" w:hAnsi="Times New Roman"/>
                                <w:spacing w:val="-4"/>
                                <w:sz w:val="22"/>
                              </w:rPr>
                              <w:t>0.05</w:t>
                            </w:r>
                          </w:p>
                        </w:tc>
                        <w:tc>
                          <w:tcPr>
                            <w:tcW w:w="1735" w:type="dxa"/>
                            <w:tcBorders>
                              <w:top w:val="single" w:color="000000" w:sz="4" w:space="0"/>
                            </w:tcBorders>
                          </w:tcPr>
                          <w:p>
                            <w:pPr>
                              <w:pStyle w:val="11"/>
                              <w:spacing w:before="68"/>
                              <w:ind w:left="301"/>
                              <w:jc w:val="left"/>
                              <w:rPr>
                                <w:rFonts w:ascii="Times New Roman" w:hAnsi="Times New Roman"/>
                                <w:sz w:val="22"/>
                              </w:rPr>
                            </w:pPr>
                            <w:r>
                              <w:rPr>
                                <w:rFonts w:ascii="Times New Roman" w:hAnsi="Times New Roman"/>
                                <w:sz w:val="22"/>
                              </w:rPr>
                              <w:t>0.54 ±</w:t>
                            </w:r>
                            <w:r>
                              <w:rPr>
                                <w:rFonts w:ascii="Times New Roman" w:hAnsi="Times New Roman"/>
                                <w:spacing w:val="-2"/>
                                <w:sz w:val="22"/>
                              </w:rPr>
                              <w:t xml:space="preserve"> </w:t>
                            </w:r>
                            <w:r>
                              <w:rPr>
                                <w:rFonts w:ascii="Times New Roman" w:hAnsi="Times New Roman"/>
                                <w:spacing w:val="-4"/>
                                <w:sz w:val="22"/>
                              </w:rPr>
                              <w:t>0.13</w:t>
                            </w:r>
                          </w:p>
                        </w:tc>
                        <w:tc>
                          <w:tcPr>
                            <w:tcW w:w="442" w:type="dxa"/>
                            <w:tcBorders>
                              <w:top w:val="single" w:color="000000" w:sz="4" w:space="0"/>
                            </w:tcBorders>
                          </w:tcPr>
                          <w:p>
                            <w:pPr>
                              <w:pStyle w:val="11"/>
                              <w:spacing w:before="68"/>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0.21 ±</w:t>
                            </w:r>
                            <w:r>
                              <w:rPr>
                                <w:rFonts w:ascii="Times New Roman" w:hAnsi="Times New Roman"/>
                                <w:spacing w:val="-2"/>
                                <w:sz w:val="22"/>
                              </w:rPr>
                              <w:t xml:space="preserve"> </w:t>
                            </w:r>
                            <w:r>
                              <w:rPr>
                                <w:rFonts w:ascii="Times New Roman" w:hAnsi="Times New Roman"/>
                                <w:spacing w:val="-4"/>
                                <w:sz w:val="22"/>
                              </w:rPr>
                              <w:t>0.13</w:t>
                            </w:r>
                          </w:p>
                        </w:tc>
                        <w:tc>
                          <w:tcPr>
                            <w:tcW w:w="2061" w:type="dxa"/>
                          </w:tcPr>
                          <w:p>
                            <w:pPr>
                              <w:pStyle w:val="11"/>
                              <w:spacing w:before="69"/>
                              <w:ind w:left="489"/>
                              <w:jc w:val="left"/>
                              <w:rPr>
                                <w:rFonts w:ascii="Times New Roman" w:hAnsi="Times New Roman"/>
                                <w:sz w:val="22"/>
                              </w:rPr>
                            </w:pPr>
                            <w:r>
                              <w:rPr>
                                <w:rFonts w:ascii="Times New Roman" w:hAnsi="Times New Roman"/>
                                <w:sz w:val="22"/>
                              </w:rPr>
                              <w:t>0.33 ±</w:t>
                            </w:r>
                            <w:r>
                              <w:rPr>
                                <w:rFonts w:ascii="Times New Roman" w:hAnsi="Times New Roman"/>
                                <w:spacing w:val="-2"/>
                                <w:sz w:val="22"/>
                              </w:rPr>
                              <w:t xml:space="preserve"> </w:t>
                            </w:r>
                            <w:r>
                              <w:rPr>
                                <w:rFonts w:ascii="Times New Roman" w:hAnsi="Times New Roman"/>
                                <w:spacing w:val="-4"/>
                                <w:sz w:val="22"/>
                              </w:rPr>
                              <w:t>0.17</w:t>
                            </w:r>
                          </w:p>
                        </w:tc>
                        <w:tc>
                          <w:tcPr>
                            <w:tcW w:w="1735" w:type="dxa"/>
                          </w:tcPr>
                          <w:p>
                            <w:pPr>
                              <w:pStyle w:val="11"/>
                              <w:spacing w:before="69"/>
                              <w:ind w:left="301"/>
                              <w:jc w:val="left"/>
                              <w:rPr>
                                <w:rFonts w:ascii="Times New Roman" w:hAnsi="Times New Roman"/>
                                <w:sz w:val="22"/>
                              </w:rPr>
                            </w:pPr>
                            <w:r>
                              <w:rPr>
                                <w:rFonts w:ascii="Times New Roman" w:hAnsi="Times New Roman"/>
                                <w:sz w:val="22"/>
                              </w:rPr>
                              <w:t>0.44 ±</w:t>
                            </w:r>
                            <w:r>
                              <w:rPr>
                                <w:rFonts w:ascii="Times New Roman" w:hAnsi="Times New Roman"/>
                                <w:spacing w:val="-2"/>
                                <w:sz w:val="22"/>
                              </w:rPr>
                              <w:t xml:space="preserve"> </w:t>
                            </w:r>
                            <w:r>
                              <w:rPr>
                                <w:rFonts w:ascii="Times New Roman" w:hAnsi="Times New Roman"/>
                                <w:spacing w:val="-4"/>
                                <w:sz w:val="22"/>
                              </w:rPr>
                              <w:t>0.19</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59"/>
                              <w:rPr>
                                <w:rFonts w:ascii="Times New Roman"/>
                                <w:sz w:val="22"/>
                              </w:rPr>
                            </w:pPr>
                            <w:r>
                              <w:rPr>
                                <w:rFonts w:ascii="Times New Roman"/>
                                <w:spacing w:val="-4"/>
                                <w:sz w:val="22"/>
                              </w:rPr>
                              <w:t>0.80</w:t>
                            </w:r>
                          </w:p>
                        </w:tc>
                        <w:tc>
                          <w:tcPr>
                            <w:tcW w:w="2061" w:type="dxa"/>
                          </w:tcPr>
                          <w:p>
                            <w:pPr>
                              <w:pStyle w:val="11"/>
                              <w:spacing w:before="69"/>
                              <w:ind w:left="4" w:right="77"/>
                              <w:rPr>
                                <w:rFonts w:ascii="Times New Roman"/>
                                <w:sz w:val="22"/>
                              </w:rPr>
                            </w:pPr>
                            <w:r>
                              <w:rPr>
                                <w:rFonts w:ascii="Times New Roman"/>
                                <w:spacing w:val="-4"/>
                                <w:sz w:val="22"/>
                              </w:rPr>
                              <w:t>0.02</w:t>
                            </w:r>
                          </w:p>
                        </w:tc>
                        <w:tc>
                          <w:tcPr>
                            <w:tcW w:w="1735" w:type="dxa"/>
                          </w:tcPr>
                          <w:p>
                            <w:pPr>
                              <w:pStyle w:val="11"/>
                              <w:spacing w:before="69"/>
                              <w:ind w:left="1" w:right="130"/>
                              <w:rPr>
                                <w:rFonts w:ascii="Times New Roman"/>
                                <w:sz w:val="22"/>
                              </w:rPr>
                            </w:pPr>
                            <w:r>
                              <w:rPr>
                                <w:rFonts w:ascii="Times New Roman"/>
                                <w:spacing w:val="-4"/>
                                <w:sz w:val="22"/>
                              </w:rPr>
                              <w:t>0.08</w:t>
                            </w:r>
                          </w:p>
                        </w:tc>
                        <w:tc>
                          <w:tcPr>
                            <w:tcW w:w="442" w:type="dxa"/>
                          </w:tcPr>
                          <w:p>
                            <w:pPr>
                              <w:pStyle w:val="11"/>
                              <w:spacing w:before="69"/>
                              <w:ind w:right="1"/>
                              <w:rPr>
                                <w:rFonts w:ascii="Times New Roman"/>
                                <w:sz w:val="22"/>
                              </w:rPr>
                            </w:pPr>
                            <w:r>
                              <w:rPr>
                                <w:rFonts w:ascii="Times New Roman"/>
                                <w:spacing w:val="-1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Flowering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0.86 ±</w:t>
                            </w:r>
                            <w:r>
                              <w:rPr>
                                <w:rFonts w:ascii="Times New Roman" w:hAnsi="Times New Roman"/>
                                <w:spacing w:val="-2"/>
                                <w:sz w:val="22"/>
                              </w:rPr>
                              <w:t xml:space="preserve"> </w:t>
                            </w:r>
                            <w:r>
                              <w:rPr>
                                <w:rFonts w:ascii="Times New Roman" w:hAnsi="Times New Roman"/>
                                <w:spacing w:val="-4"/>
                                <w:sz w:val="22"/>
                              </w:rPr>
                              <w:t>0.03</w:t>
                            </w:r>
                          </w:p>
                        </w:tc>
                        <w:tc>
                          <w:tcPr>
                            <w:tcW w:w="2061" w:type="dxa"/>
                          </w:tcPr>
                          <w:p>
                            <w:pPr>
                              <w:pStyle w:val="11"/>
                              <w:spacing w:before="69"/>
                              <w:ind w:left="489"/>
                              <w:jc w:val="left"/>
                              <w:rPr>
                                <w:rFonts w:ascii="Times New Roman" w:hAnsi="Times New Roman"/>
                                <w:sz w:val="22"/>
                              </w:rPr>
                            </w:pPr>
                            <w:r>
                              <w:rPr>
                                <w:rFonts w:ascii="Times New Roman" w:hAnsi="Times New Roman"/>
                                <w:sz w:val="22"/>
                              </w:rPr>
                              <w:t>0.09 ±</w:t>
                            </w:r>
                            <w:r>
                              <w:rPr>
                                <w:rFonts w:ascii="Times New Roman" w:hAnsi="Times New Roman"/>
                                <w:spacing w:val="-2"/>
                                <w:sz w:val="22"/>
                              </w:rPr>
                              <w:t xml:space="preserve"> </w:t>
                            </w:r>
                            <w:r>
                              <w:rPr>
                                <w:rFonts w:ascii="Times New Roman" w:hAnsi="Times New Roman"/>
                                <w:spacing w:val="-4"/>
                                <w:sz w:val="22"/>
                              </w:rPr>
                              <w:t>0.02</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0.02</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0.70 ±</w:t>
                            </w:r>
                            <w:r>
                              <w:rPr>
                                <w:rFonts w:ascii="Times New Roman" w:hAnsi="Times New Roman"/>
                                <w:spacing w:val="-2"/>
                                <w:sz w:val="22"/>
                              </w:rPr>
                              <w:t xml:space="preserve"> </w:t>
                            </w:r>
                            <w:r>
                              <w:rPr>
                                <w:rFonts w:ascii="Times New Roman" w:hAnsi="Times New Roman"/>
                                <w:spacing w:val="-4"/>
                                <w:sz w:val="22"/>
                              </w:rPr>
                              <w:t>0.15</w:t>
                            </w:r>
                          </w:p>
                        </w:tc>
                        <w:tc>
                          <w:tcPr>
                            <w:tcW w:w="2061" w:type="dxa"/>
                          </w:tcPr>
                          <w:p>
                            <w:pPr>
                              <w:pStyle w:val="11"/>
                              <w:spacing w:before="69"/>
                              <w:ind w:left="489"/>
                              <w:jc w:val="left"/>
                              <w:rPr>
                                <w:rFonts w:ascii="Times New Roman" w:hAnsi="Times New Roman"/>
                                <w:sz w:val="22"/>
                              </w:rPr>
                            </w:pPr>
                            <w:r>
                              <w:rPr>
                                <w:rFonts w:ascii="Times New Roman" w:hAnsi="Times New Roman"/>
                                <w:sz w:val="22"/>
                              </w:rPr>
                              <w:t>0.24 ±</w:t>
                            </w:r>
                            <w:r>
                              <w:rPr>
                                <w:rFonts w:ascii="Times New Roman" w:hAnsi="Times New Roman"/>
                                <w:spacing w:val="-2"/>
                                <w:sz w:val="22"/>
                              </w:rPr>
                              <w:t xml:space="preserve"> </w:t>
                            </w:r>
                            <w:r>
                              <w:rPr>
                                <w:rFonts w:ascii="Times New Roman" w:hAnsi="Times New Roman"/>
                                <w:spacing w:val="-4"/>
                                <w:sz w:val="22"/>
                              </w:rPr>
                              <w:t>0.16</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0.03</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70"/>
                              <w:ind w:left="226"/>
                              <w:jc w:val="left"/>
                              <w:rPr>
                                <w:rFonts w:ascii="Times New Roman"/>
                                <w:sz w:val="22"/>
                              </w:rPr>
                            </w:pPr>
                            <w:r>
                              <w:rPr>
                                <w:rFonts w:ascii="Times New Roman"/>
                                <w:spacing w:val="-2"/>
                                <w:sz w:val="22"/>
                              </w:rPr>
                              <w:t>Ladybeetles</w:t>
                            </w:r>
                          </w:p>
                        </w:tc>
                        <w:tc>
                          <w:tcPr>
                            <w:tcW w:w="1809" w:type="dxa"/>
                          </w:tcPr>
                          <w:p>
                            <w:pPr>
                              <w:pStyle w:val="11"/>
                              <w:spacing w:before="70"/>
                              <w:ind w:left="59"/>
                              <w:rPr>
                                <w:rFonts w:ascii="Times New Roman"/>
                                <w:sz w:val="22"/>
                              </w:rPr>
                            </w:pPr>
                            <w:r>
                              <w:rPr>
                                <w:rFonts w:ascii="Times New Roman"/>
                                <w:spacing w:val="-4"/>
                                <w:sz w:val="22"/>
                              </w:rPr>
                              <w:t>0.84</w:t>
                            </w:r>
                          </w:p>
                        </w:tc>
                        <w:tc>
                          <w:tcPr>
                            <w:tcW w:w="2061" w:type="dxa"/>
                          </w:tcPr>
                          <w:p>
                            <w:pPr>
                              <w:pStyle w:val="11"/>
                              <w:spacing w:before="70"/>
                              <w:ind w:left="4" w:right="77"/>
                              <w:rPr>
                                <w:rFonts w:ascii="Times New Roman"/>
                                <w:sz w:val="22"/>
                              </w:rPr>
                            </w:pPr>
                            <w:r>
                              <w:rPr>
                                <w:rFonts w:ascii="Times New Roman"/>
                                <w:spacing w:val="-4"/>
                                <w:sz w:val="22"/>
                              </w:rPr>
                              <w:t>0.03</w:t>
                            </w:r>
                          </w:p>
                        </w:tc>
                        <w:tc>
                          <w:tcPr>
                            <w:tcW w:w="1735" w:type="dxa"/>
                          </w:tcPr>
                          <w:p>
                            <w:pPr>
                              <w:pStyle w:val="11"/>
                              <w:spacing w:before="70"/>
                              <w:ind w:left="1" w:right="130"/>
                              <w:rPr>
                                <w:rFonts w:ascii="Times New Roman"/>
                                <w:sz w:val="22"/>
                              </w:rPr>
                            </w:pPr>
                            <w:r>
                              <w:rPr>
                                <w:rFonts w:ascii="Times New Roman"/>
                                <w:spacing w:val="-4"/>
                                <w:sz w:val="22"/>
                              </w:rPr>
                              <w:t>0.07</w:t>
                            </w:r>
                          </w:p>
                        </w:tc>
                        <w:tc>
                          <w:tcPr>
                            <w:tcW w:w="442" w:type="dxa"/>
                          </w:tcPr>
                          <w:p>
                            <w:pPr>
                              <w:pStyle w:val="11"/>
                              <w:spacing w:before="70"/>
                              <w:ind w:right="1"/>
                              <w:rPr>
                                <w:rFonts w:ascii="Times New Roman"/>
                                <w:sz w:val="22"/>
                              </w:rPr>
                            </w:pPr>
                            <w:r>
                              <w:rPr>
                                <w:rFonts w:ascii="Times New Roman"/>
                                <w:spacing w:val="-1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Ripening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0.94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0.79 ±</w:t>
                            </w:r>
                            <w:r>
                              <w:rPr>
                                <w:rFonts w:ascii="Times New Roman" w:hAnsi="Times New Roman"/>
                                <w:spacing w:val="-2"/>
                                <w:sz w:val="22"/>
                              </w:rPr>
                              <w:t xml:space="preserve"> </w:t>
                            </w:r>
                            <w:r>
                              <w:rPr>
                                <w:rFonts w:ascii="Times New Roman" w:hAnsi="Times New Roman"/>
                                <w:spacing w:val="-4"/>
                                <w:sz w:val="22"/>
                              </w:rPr>
                              <w:t>0.12</w:t>
                            </w:r>
                          </w:p>
                        </w:tc>
                        <w:tc>
                          <w:tcPr>
                            <w:tcW w:w="2061" w:type="dxa"/>
                          </w:tcPr>
                          <w:p>
                            <w:pPr>
                              <w:pStyle w:val="11"/>
                              <w:spacing w:before="69"/>
                              <w:ind w:left="489"/>
                              <w:jc w:val="left"/>
                              <w:rPr>
                                <w:rFonts w:ascii="Times New Roman" w:hAnsi="Times New Roman"/>
                                <w:sz w:val="22"/>
                              </w:rPr>
                            </w:pPr>
                            <w:r>
                              <w:rPr>
                                <w:rFonts w:ascii="Times New Roman" w:hAnsi="Times New Roman"/>
                                <w:sz w:val="22"/>
                              </w:rPr>
                              <w:t>0.18 ±</w:t>
                            </w:r>
                            <w:r>
                              <w:rPr>
                                <w:rFonts w:ascii="Times New Roman" w:hAnsi="Times New Roman"/>
                                <w:spacing w:val="-2"/>
                                <w:sz w:val="22"/>
                              </w:rPr>
                              <w:t xml:space="preserve"> </w:t>
                            </w:r>
                            <w:r>
                              <w:rPr>
                                <w:rFonts w:ascii="Times New Roman" w:hAnsi="Times New Roman"/>
                                <w:spacing w:val="-4"/>
                                <w:sz w:val="22"/>
                              </w:rPr>
                              <w:t>0.12</w:t>
                            </w:r>
                          </w:p>
                        </w:tc>
                        <w:tc>
                          <w:tcPr>
                            <w:tcW w:w="1735" w:type="dxa"/>
                          </w:tcPr>
                          <w:p>
                            <w:pPr>
                              <w:pStyle w:val="11"/>
                              <w:spacing w:before="69"/>
                              <w:ind w:left="301"/>
                              <w:jc w:val="left"/>
                              <w:rPr>
                                <w:rFonts w:ascii="Times New Roman" w:hAnsi="Times New Roman"/>
                                <w:sz w:val="22"/>
                              </w:rPr>
                            </w:pPr>
                            <w:r>
                              <w:rPr>
                                <w:rFonts w:ascii="Times New Roman" w:hAnsi="Times New Roman"/>
                                <w:sz w:val="22"/>
                              </w:rPr>
                              <w:t>0.02 ±</w:t>
                            </w:r>
                            <w:r>
                              <w:rPr>
                                <w:rFonts w:ascii="Times New Roman" w:hAnsi="Times New Roman"/>
                                <w:spacing w:val="-1"/>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431"/>
                              <w:jc w:val="left"/>
                              <w:rPr>
                                <w:rFonts w:ascii="Times New Roman" w:hAnsi="Times New Roman"/>
                                <w:sz w:val="22"/>
                              </w:rPr>
                            </w:pPr>
                            <w:r>
                              <w:rPr>
                                <w:rFonts w:ascii="Times New Roman" w:hAnsi="Times New Roman"/>
                                <w:sz w:val="22"/>
                              </w:rPr>
                              <w:t>0.97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69"/>
                              <w:ind w:left="151"/>
                              <w:jc w:val="left"/>
                              <w:rPr>
                                <w:rFonts w:ascii="Times New Roman"/>
                                <w:sz w:val="22"/>
                              </w:rPr>
                            </w:pPr>
                            <w:r>
                              <w:rPr>
                                <w:rFonts w:ascii="Times New Roman"/>
                                <w:spacing w:val="-2"/>
                                <w:sz w:val="22"/>
                              </w:rPr>
                              <w:t>Conventional</w:t>
                            </w:r>
                          </w:p>
                        </w:tc>
                        <w:tc>
                          <w:tcPr>
                            <w:tcW w:w="1330" w:type="dxa"/>
                          </w:tcPr>
                          <w:p>
                            <w:pPr>
                              <w:pStyle w:val="11"/>
                              <w:spacing w:before="69"/>
                              <w:ind w:left="195"/>
                              <w:jc w:val="left"/>
                              <w:rPr>
                                <w:rFonts w:ascii="Times New Roman"/>
                                <w:sz w:val="22"/>
                              </w:rPr>
                            </w:pPr>
                            <w:r>
                              <w:rPr>
                                <w:rFonts w:ascii="Times New Roman"/>
                                <w:spacing w:val="-2"/>
                                <w:sz w:val="22"/>
                              </w:rPr>
                              <w:t>Tillering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0.22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0.15 ±</w:t>
                            </w:r>
                            <w:r>
                              <w:rPr>
                                <w:rFonts w:ascii="Times New Roman" w:hAnsi="Times New Roman"/>
                                <w:spacing w:val="-2"/>
                                <w:sz w:val="22"/>
                              </w:rPr>
                              <w:t xml:space="preserve"> </w:t>
                            </w:r>
                            <w:r>
                              <w:rPr>
                                <w:rFonts w:ascii="Times New Roman" w:hAnsi="Times New Roman"/>
                                <w:spacing w:val="-4"/>
                                <w:sz w:val="22"/>
                              </w:rPr>
                              <w:t>0.05</w:t>
                            </w:r>
                          </w:p>
                        </w:tc>
                        <w:tc>
                          <w:tcPr>
                            <w:tcW w:w="1735" w:type="dxa"/>
                          </w:tcPr>
                          <w:p>
                            <w:pPr>
                              <w:pStyle w:val="11"/>
                              <w:spacing w:before="69"/>
                              <w:ind w:left="301"/>
                              <w:jc w:val="left"/>
                              <w:rPr>
                                <w:rFonts w:ascii="Times New Roman" w:hAnsi="Times New Roman"/>
                                <w:sz w:val="22"/>
                              </w:rPr>
                            </w:pPr>
                            <w:r>
                              <w:rPr>
                                <w:rFonts w:ascii="Times New Roman" w:hAnsi="Times New Roman"/>
                                <w:sz w:val="22"/>
                              </w:rPr>
                              <w:t>0.60 ±</w:t>
                            </w:r>
                            <w:r>
                              <w:rPr>
                                <w:rFonts w:ascii="Times New Roman" w:hAnsi="Times New Roman"/>
                                <w:spacing w:val="-2"/>
                                <w:sz w:val="22"/>
                              </w:rPr>
                              <w:t xml:space="preserve"> </w:t>
                            </w:r>
                            <w:r>
                              <w:rPr>
                                <w:rFonts w:ascii="Times New Roman" w:hAnsi="Times New Roman"/>
                                <w:spacing w:val="-4"/>
                                <w:sz w:val="22"/>
                              </w:rPr>
                              <w:t>0.05</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0.24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0.20 ±</w:t>
                            </w:r>
                            <w:r>
                              <w:rPr>
                                <w:rFonts w:ascii="Times New Roman" w:hAnsi="Times New Roman"/>
                                <w:spacing w:val="-2"/>
                                <w:sz w:val="22"/>
                              </w:rPr>
                              <w:t xml:space="preserve"> </w:t>
                            </w:r>
                            <w:r>
                              <w:rPr>
                                <w:rFonts w:ascii="Times New Roman" w:hAnsi="Times New Roman"/>
                                <w:spacing w:val="-4"/>
                                <w:sz w:val="22"/>
                              </w:rPr>
                              <w:t>0.07</w:t>
                            </w:r>
                          </w:p>
                        </w:tc>
                        <w:tc>
                          <w:tcPr>
                            <w:tcW w:w="1735" w:type="dxa"/>
                          </w:tcPr>
                          <w:p>
                            <w:pPr>
                              <w:pStyle w:val="11"/>
                              <w:spacing w:before="69"/>
                              <w:ind w:left="301"/>
                              <w:jc w:val="left"/>
                              <w:rPr>
                                <w:rFonts w:ascii="Times New Roman" w:hAnsi="Times New Roman"/>
                                <w:sz w:val="22"/>
                              </w:rPr>
                            </w:pPr>
                            <w:r>
                              <w:rPr>
                                <w:rFonts w:ascii="Times New Roman" w:hAnsi="Times New Roman"/>
                                <w:sz w:val="22"/>
                              </w:rPr>
                              <w:t>0.55 ±</w:t>
                            </w:r>
                            <w:r>
                              <w:rPr>
                                <w:rFonts w:ascii="Times New Roman" w:hAnsi="Times New Roman"/>
                                <w:spacing w:val="-2"/>
                                <w:sz w:val="22"/>
                              </w:rPr>
                              <w:t xml:space="preserve"> </w:t>
                            </w:r>
                            <w:r>
                              <w:rPr>
                                <w:rFonts w:ascii="Times New Roman" w:hAnsi="Times New Roman"/>
                                <w:spacing w:val="-4"/>
                                <w:sz w:val="22"/>
                              </w:rPr>
                              <w:t>0.08</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59"/>
                              <w:rPr>
                                <w:rFonts w:ascii="Times New Roman"/>
                                <w:sz w:val="22"/>
                              </w:rPr>
                            </w:pPr>
                            <w:r>
                              <w:rPr>
                                <w:rFonts w:ascii="Times New Roman"/>
                                <w:spacing w:val="-4"/>
                                <w:sz w:val="22"/>
                              </w:rPr>
                              <w:t>0.90</w:t>
                            </w:r>
                          </w:p>
                        </w:tc>
                        <w:tc>
                          <w:tcPr>
                            <w:tcW w:w="2061" w:type="dxa"/>
                          </w:tcPr>
                          <w:p>
                            <w:pPr>
                              <w:pStyle w:val="11"/>
                              <w:spacing w:before="69"/>
                              <w:ind w:left="4" w:right="77"/>
                              <w:rPr>
                                <w:rFonts w:ascii="Times New Roman"/>
                                <w:sz w:val="22"/>
                              </w:rPr>
                            </w:pPr>
                            <w:r>
                              <w:rPr>
                                <w:rFonts w:ascii="Times New Roman"/>
                                <w:spacing w:val="-4"/>
                                <w:sz w:val="22"/>
                              </w:rPr>
                              <w:t>0.01</w:t>
                            </w:r>
                          </w:p>
                        </w:tc>
                        <w:tc>
                          <w:tcPr>
                            <w:tcW w:w="1735" w:type="dxa"/>
                          </w:tcPr>
                          <w:p>
                            <w:pPr>
                              <w:pStyle w:val="11"/>
                              <w:spacing w:before="69"/>
                              <w:ind w:left="1" w:right="130"/>
                              <w:rPr>
                                <w:rFonts w:ascii="Times New Roman"/>
                                <w:sz w:val="22"/>
                              </w:rPr>
                            </w:pPr>
                            <w:r>
                              <w:rPr>
                                <w:rFonts w:ascii="Times New Roman"/>
                                <w:spacing w:val="-4"/>
                                <w:sz w:val="22"/>
                              </w:rPr>
                              <w:t>0.04</w:t>
                            </w:r>
                          </w:p>
                        </w:tc>
                        <w:tc>
                          <w:tcPr>
                            <w:tcW w:w="442" w:type="dxa"/>
                          </w:tcPr>
                          <w:p>
                            <w:pPr>
                              <w:pStyle w:val="11"/>
                              <w:spacing w:before="69"/>
                              <w:ind w:right="1"/>
                              <w:rPr>
                                <w:rFonts w:ascii="Times New Roman"/>
                                <w:sz w:val="22"/>
                              </w:rPr>
                            </w:pPr>
                            <w:r>
                              <w:rPr>
                                <w:rFonts w:ascii="Times New Roman"/>
                                <w:spacing w:val="-1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Flowering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0.85 ±</w:t>
                            </w:r>
                            <w:r>
                              <w:rPr>
                                <w:rFonts w:ascii="Times New Roman" w:hAnsi="Times New Roman"/>
                                <w:spacing w:val="-2"/>
                                <w:sz w:val="22"/>
                              </w:rPr>
                              <w:t xml:space="preserve"> </w:t>
                            </w:r>
                            <w:r>
                              <w:rPr>
                                <w:rFonts w:ascii="Times New Roman" w:hAnsi="Times New Roman"/>
                                <w:spacing w:val="-4"/>
                                <w:sz w:val="22"/>
                              </w:rPr>
                              <w:t>0.03</w:t>
                            </w:r>
                          </w:p>
                        </w:tc>
                        <w:tc>
                          <w:tcPr>
                            <w:tcW w:w="2061" w:type="dxa"/>
                          </w:tcPr>
                          <w:p>
                            <w:pPr>
                              <w:pStyle w:val="11"/>
                              <w:spacing w:before="69"/>
                              <w:ind w:left="545"/>
                              <w:jc w:val="left"/>
                              <w:rPr>
                                <w:rFonts w:ascii="Times New Roman" w:hAnsi="Times New Roman"/>
                                <w:sz w:val="22"/>
                              </w:rPr>
                            </w:pPr>
                            <w:r>
                              <w:rPr>
                                <w:rFonts w:ascii="Times New Roman" w:hAnsi="Times New Roman"/>
                                <w:sz w:val="22"/>
                              </w:rPr>
                              <w:t>0.1 ±</w:t>
                            </w:r>
                            <w:r>
                              <w:rPr>
                                <w:rFonts w:ascii="Times New Roman" w:hAnsi="Times New Roman"/>
                                <w:spacing w:val="1"/>
                                <w:sz w:val="22"/>
                              </w:rPr>
                              <w:t xml:space="preserve"> </w:t>
                            </w:r>
                            <w:r>
                              <w:rPr>
                                <w:rFonts w:ascii="Times New Roman" w:hAnsi="Times New Roman"/>
                                <w:spacing w:val="-4"/>
                                <w:sz w:val="22"/>
                              </w:rPr>
                              <w:t>0.03</w:t>
                            </w:r>
                          </w:p>
                        </w:tc>
                        <w:tc>
                          <w:tcPr>
                            <w:tcW w:w="1735" w:type="dxa"/>
                          </w:tcPr>
                          <w:p>
                            <w:pPr>
                              <w:pStyle w:val="11"/>
                              <w:spacing w:before="69"/>
                              <w:ind w:left="301"/>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0.86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545"/>
                              <w:jc w:val="left"/>
                              <w:rPr>
                                <w:rFonts w:ascii="Times New Roman" w:hAnsi="Times New Roman"/>
                                <w:sz w:val="22"/>
                              </w:rPr>
                            </w:pPr>
                            <w:r>
                              <w:rPr>
                                <w:rFonts w:ascii="Times New Roman" w:hAnsi="Times New Roman"/>
                                <w:sz w:val="22"/>
                              </w:rPr>
                              <w:t>0.1 ±</w:t>
                            </w:r>
                            <w:r>
                              <w:rPr>
                                <w:rFonts w:ascii="Times New Roman" w:hAnsi="Times New Roman"/>
                                <w:spacing w:val="1"/>
                                <w:sz w:val="22"/>
                              </w:rPr>
                              <w:t xml:space="preserve"> </w:t>
                            </w:r>
                            <w:r>
                              <w:rPr>
                                <w:rFonts w:ascii="Times New Roman" w:hAnsi="Times New Roman"/>
                                <w:spacing w:val="-4"/>
                                <w:sz w:val="22"/>
                              </w:rPr>
                              <w:t>0.03</w:t>
                            </w:r>
                          </w:p>
                        </w:tc>
                        <w:tc>
                          <w:tcPr>
                            <w:tcW w:w="1735" w:type="dxa"/>
                          </w:tcPr>
                          <w:p>
                            <w:pPr>
                              <w:pStyle w:val="11"/>
                              <w:spacing w:before="69"/>
                              <w:ind w:left="301"/>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431"/>
                              <w:jc w:val="left"/>
                              <w:rPr>
                                <w:rFonts w:ascii="Times New Roman" w:hAnsi="Times New Roman"/>
                                <w:sz w:val="22"/>
                              </w:rPr>
                            </w:pPr>
                            <w:r>
                              <w:rPr>
                                <w:rFonts w:ascii="Times New Roman" w:hAnsi="Times New Roman"/>
                                <w:sz w:val="22"/>
                              </w:rPr>
                              <w:t>0.93 ±</w:t>
                            </w:r>
                            <w:r>
                              <w:rPr>
                                <w:rFonts w:ascii="Times New Roman" w:hAnsi="Times New Roman"/>
                                <w:spacing w:val="-2"/>
                                <w:sz w:val="22"/>
                              </w:rPr>
                              <w:t xml:space="preserve"> </w:t>
                            </w:r>
                            <w:r>
                              <w:rPr>
                                <w:rFonts w:ascii="Times New Roman" w:hAnsi="Times New Roman"/>
                                <w:spacing w:val="-4"/>
                                <w:sz w:val="22"/>
                              </w:rPr>
                              <w:t>0.01</w:t>
                            </w:r>
                          </w:p>
                        </w:tc>
                        <w:tc>
                          <w:tcPr>
                            <w:tcW w:w="2061" w:type="dxa"/>
                          </w:tcPr>
                          <w:p>
                            <w:pPr>
                              <w:pStyle w:val="11"/>
                              <w:spacing w:before="69"/>
                              <w:ind w:left="489"/>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1735" w:type="dxa"/>
                          </w:tcPr>
                          <w:p>
                            <w:pPr>
                              <w:pStyle w:val="11"/>
                              <w:spacing w:before="69"/>
                              <w:ind w:left="301"/>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Ripening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0.94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0.05 ±</w:t>
                            </w:r>
                            <w:r>
                              <w:rPr>
                                <w:rFonts w:ascii="Times New Roman" w:hAnsi="Times New Roman"/>
                                <w:spacing w:val="-2"/>
                                <w:sz w:val="22"/>
                              </w:rPr>
                              <w:t xml:space="preserve"> </w:t>
                            </w:r>
                            <w:r>
                              <w:rPr>
                                <w:rFonts w:ascii="Times New Roman" w:hAnsi="Times New Roman"/>
                                <w:spacing w:val="-4"/>
                                <w:sz w:val="22"/>
                              </w:rPr>
                              <w:t>0.02</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0.92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0.06 ±</w:t>
                            </w:r>
                            <w:r>
                              <w:rPr>
                                <w:rFonts w:ascii="Times New Roman" w:hAnsi="Times New Roman"/>
                                <w:spacing w:val="-2"/>
                                <w:sz w:val="22"/>
                              </w:rPr>
                              <w:t xml:space="preserve"> </w:t>
                            </w:r>
                            <w:r>
                              <w:rPr>
                                <w:rFonts w:ascii="Times New Roman" w:hAnsi="Times New Roman"/>
                                <w:spacing w:val="-4"/>
                                <w:sz w:val="22"/>
                              </w:rPr>
                              <w:t>0.02</w:t>
                            </w:r>
                          </w:p>
                        </w:tc>
                        <w:tc>
                          <w:tcPr>
                            <w:tcW w:w="1735" w:type="dxa"/>
                          </w:tcPr>
                          <w:p>
                            <w:pPr>
                              <w:pStyle w:val="11"/>
                              <w:spacing w:before="69"/>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69"/>
                              <w:ind w:right="1"/>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71"/>
                              <w:ind w:left="226"/>
                              <w:jc w:val="left"/>
                              <w:rPr>
                                <w:rFonts w:ascii="Times New Roman"/>
                                <w:sz w:val="22"/>
                              </w:rPr>
                            </w:pPr>
                            <w:r>
                              <w:rPr>
                                <w:rFonts w:ascii="Times New Roman"/>
                                <w:spacing w:val="-2"/>
                                <w:sz w:val="22"/>
                              </w:rPr>
                              <w:t>Ladybeetles</w:t>
                            </w:r>
                          </w:p>
                        </w:tc>
                        <w:tc>
                          <w:tcPr>
                            <w:tcW w:w="1809" w:type="dxa"/>
                          </w:tcPr>
                          <w:p>
                            <w:pPr>
                              <w:pStyle w:val="11"/>
                              <w:spacing w:before="71"/>
                              <w:ind w:left="431"/>
                              <w:jc w:val="left"/>
                              <w:rPr>
                                <w:rFonts w:ascii="Times New Roman" w:hAnsi="Times New Roman"/>
                                <w:sz w:val="22"/>
                              </w:rPr>
                            </w:pPr>
                            <w:r>
                              <w:rPr>
                                <w:rFonts w:ascii="Times New Roman" w:hAnsi="Times New Roman"/>
                                <w:sz w:val="22"/>
                              </w:rPr>
                              <w:t>0.98 ±</w:t>
                            </w:r>
                            <w:r>
                              <w:rPr>
                                <w:rFonts w:ascii="Times New Roman" w:hAnsi="Times New Roman"/>
                                <w:spacing w:val="-2"/>
                                <w:sz w:val="22"/>
                              </w:rPr>
                              <w:t xml:space="preserve"> </w:t>
                            </w:r>
                            <w:r>
                              <w:rPr>
                                <w:rFonts w:ascii="Times New Roman" w:hAnsi="Times New Roman"/>
                                <w:spacing w:val="-4"/>
                                <w:sz w:val="22"/>
                              </w:rPr>
                              <w:t>0.00</w:t>
                            </w:r>
                          </w:p>
                        </w:tc>
                        <w:tc>
                          <w:tcPr>
                            <w:tcW w:w="2061" w:type="dxa"/>
                          </w:tcPr>
                          <w:p>
                            <w:pPr>
                              <w:pStyle w:val="11"/>
                              <w:spacing w:before="71"/>
                              <w:ind w:left="489"/>
                              <w:jc w:val="left"/>
                              <w:rPr>
                                <w:rFonts w:ascii="Times New Roman" w:hAnsi="Times New Roman"/>
                                <w:sz w:val="22"/>
                              </w:rPr>
                            </w:pPr>
                            <w:r>
                              <w:rPr>
                                <w:rFonts w:ascii="Times New Roman" w:hAnsi="Times New Roman"/>
                                <w:sz w:val="22"/>
                              </w:rPr>
                              <w:t>0.00 ±</w:t>
                            </w:r>
                            <w:r>
                              <w:rPr>
                                <w:rFonts w:ascii="Times New Roman" w:hAnsi="Times New Roman"/>
                                <w:spacing w:val="-1"/>
                                <w:sz w:val="22"/>
                              </w:rPr>
                              <w:t xml:space="preserve"> </w:t>
                            </w:r>
                            <w:r>
                              <w:rPr>
                                <w:rFonts w:ascii="Times New Roman" w:hAnsi="Times New Roman"/>
                                <w:spacing w:val="-4"/>
                                <w:sz w:val="22"/>
                              </w:rPr>
                              <w:t>0.00</w:t>
                            </w:r>
                          </w:p>
                        </w:tc>
                        <w:tc>
                          <w:tcPr>
                            <w:tcW w:w="1735" w:type="dxa"/>
                          </w:tcPr>
                          <w:p>
                            <w:pPr>
                              <w:pStyle w:val="11"/>
                              <w:spacing w:before="71"/>
                              <w:ind w:left="301"/>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442" w:type="dxa"/>
                          </w:tcPr>
                          <w:p>
                            <w:pPr>
                              <w:pStyle w:val="11"/>
                              <w:spacing w:before="71"/>
                              <w:ind w:right="1"/>
                              <w:rPr>
                                <w:rFonts w:ascii="Times New Roman"/>
                                <w:sz w:val="22"/>
                              </w:rPr>
                            </w:pPr>
                            <w:r>
                              <w:rPr>
                                <w:rFonts w:ascii="Times New Roman"/>
                                <w:spacing w:val="-1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69"/>
                              <w:ind w:right="35"/>
                              <w:rPr>
                                <w:rFonts w:ascii="Times New Roman"/>
                                <w:sz w:val="22"/>
                              </w:rPr>
                            </w:pPr>
                            <w:r>
                              <w:rPr>
                                <w:rFonts w:ascii="Times New Roman"/>
                                <w:spacing w:val="-4"/>
                                <w:sz w:val="22"/>
                              </w:rPr>
                              <w:t>2018</w:t>
                            </w:r>
                          </w:p>
                        </w:tc>
                        <w:tc>
                          <w:tcPr>
                            <w:tcW w:w="1533" w:type="dxa"/>
                          </w:tcPr>
                          <w:p>
                            <w:pPr>
                              <w:pStyle w:val="11"/>
                              <w:spacing w:before="69"/>
                              <w:ind w:left="151"/>
                              <w:jc w:val="left"/>
                              <w:rPr>
                                <w:rFonts w:ascii="Times New Roman"/>
                                <w:sz w:val="22"/>
                              </w:rPr>
                            </w:pPr>
                            <w:r>
                              <w:rPr>
                                <w:rFonts w:ascii="Times New Roman"/>
                                <w:spacing w:val="-2"/>
                                <w:sz w:val="22"/>
                              </w:rPr>
                              <w:t>Organic</w:t>
                            </w:r>
                          </w:p>
                        </w:tc>
                        <w:tc>
                          <w:tcPr>
                            <w:tcW w:w="1330" w:type="dxa"/>
                          </w:tcPr>
                          <w:p>
                            <w:pPr>
                              <w:pStyle w:val="11"/>
                              <w:spacing w:before="69"/>
                              <w:ind w:left="195"/>
                              <w:jc w:val="left"/>
                              <w:rPr>
                                <w:rFonts w:ascii="Times New Roman"/>
                                <w:sz w:val="22"/>
                              </w:rPr>
                            </w:pPr>
                            <w:r>
                              <w:rPr>
                                <w:rFonts w:ascii="Times New Roman"/>
                                <w:spacing w:val="-2"/>
                                <w:sz w:val="22"/>
                              </w:rPr>
                              <w:t>Tillering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0.21 ±</w:t>
                            </w:r>
                            <w:r>
                              <w:rPr>
                                <w:rFonts w:ascii="Times New Roman" w:hAnsi="Times New Roman"/>
                                <w:spacing w:val="-2"/>
                                <w:sz w:val="22"/>
                              </w:rPr>
                              <w:t xml:space="preserve"> </w:t>
                            </w:r>
                            <w:r>
                              <w:rPr>
                                <w:rFonts w:ascii="Times New Roman" w:hAnsi="Times New Roman"/>
                                <w:spacing w:val="-4"/>
                                <w:sz w:val="22"/>
                              </w:rPr>
                              <w:t>0.04</w:t>
                            </w:r>
                          </w:p>
                        </w:tc>
                        <w:tc>
                          <w:tcPr>
                            <w:tcW w:w="2061" w:type="dxa"/>
                          </w:tcPr>
                          <w:p>
                            <w:pPr>
                              <w:pStyle w:val="11"/>
                              <w:spacing w:before="69"/>
                              <w:ind w:left="489"/>
                              <w:jc w:val="left"/>
                              <w:rPr>
                                <w:rFonts w:ascii="Times New Roman" w:hAnsi="Times New Roman"/>
                                <w:sz w:val="22"/>
                              </w:rPr>
                            </w:pPr>
                            <w:r>
                              <w:rPr>
                                <w:rFonts w:ascii="Times New Roman" w:hAnsi="Times New Roman"/>
                                <w:sz w:val="22"/>
                              </w:rPr>
                              <w:t>0.20 ±</w:t>
                            </w:r>
                            <w:r>
                              <w:rPr>
                                <w:rFonts w:ascii="Times New Roman" w:hAnsi="Times New Roman"/>
                                <w:spacing w:val="-2"/>
                                <w:sz w:val="22"/>
                              </w:rPr>
                              <w:t xml:space="preserve"> </w:t>
                            </w:r>
                            <w:r>
                              <w:rPr>
                                <w:rFonts w:ascii="Times New Roman" w:hAnsi="Times New Roman"/>
                                <w:spacing w:val="-4"/>
                                <w:sz w:val="22"/>
                              </w:rPr>
                              <w:t>0.07</w:t>
                            </w:r>
                          </w:p>
                        </w:tc>
                        <w:tc>
                          <w:tcPr>
                            <w:tcW w:w="1735" w:type="dxa"/>
                          </w:tcPr>
                          <w:p>
                            <w:pPr>
                              <w:pStyle w:val="11"/>
                              <w:spacing w:before="69"/>
                              <w:ind w:left="301"/>
                              <w:jc w:val="left"/>
                              <w:rPr>
                                <w:rFonts w:ascii="Times New Roman" w:hAnsi="Times New Roman"/>
                                <w:sz w:val="22"/>
                              </w:rPr>
                            </w:pPr>
                            <w:r>
                              <w:rPr>
                                <w:rFonts w:ascii="Times New Roman" w:hAnsi="Times New Roman"/>
                                <w:sz w:val="22"/>
                              </w:rPr>
                              <w:t>0.54 ±</w:t>
                            </w:r>
                            <w:r>
                              <w:rPr>
                                <w:rFonts w:ascii="Times New Roman" w:hAnsi="Times New Roman"/>
                                <w:spacing w:val="-2"/>
                                <w:sz w:val="22"/>
                              </w:rPr>
                              <w:t xml:space="preserve"> </w:t>
                            </w:r>
                            <w:r>
                              <w:rPr>
                                <w:rFonts w:ascii="Times New Roman" w:hAnsi="Times New Roman"/>
                                <w:spacing w:val="-4"/>
                                <w:sz w:val="22"/>
                              </w:rPr>
                              <w:t>0.07</w:t>
                            </w:r>
                          </w:p>
                        </w:tc>
                        <w:tc>
                          <w:tcPr>
                            <w:tcW w:w="442" w:type="dxa"/>
                          </w:tcPr>
                          <w:p>
                            <w:pPr>
                              <w:pStyle w:val="11"/>
                              <w:spacing w:before="69"/>
                              <w:ind w:right="1"/>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Spiders</w:t>
                            </w:r>
                          </w:p>
                        </w:tc>
                        <w:tc>
                          <w:tcPr>
                            <w:tcW w:w="1809" w:type="dxa"/>
                          </w:tcPr>
                          <w:p>
                            <w:pPr>
                              <w:pStyle w:val="11"/>
                              <w:spacing w:before="69"/>
                              <w:ind w:left="431"/>
                              <w:jc w:val="left"/>
                              <w:rPr>
                                <w:rFonts w:ascii="Times New Roman" w:hAnsi="Times New Roman"/>
                                <w:sz w:val="22"/>
                              </w:rPr>
                            </w:pPr>
                            <w:r>
                              <w:rPr>
                                <w:rFonts w:ascii="Times New Roman" w:hAnsi="Times New Roman"/>
                                <w:sz w:val="22"/>
                              </w:rPr>
                              <w:t>0.17 ±</w:t>
                            </w:r>
                            <w:r>
                              <w:rPr>
                                <w:rFonts w:ascii="Times New Roman" w:hAnsi="Times New Roman"/>
                                <w:spacing w:val="-2"/>
                                <w:sz w:val="22"/>
                              </w:rPr>
                              <w:t xml:space="preserve"> </w:t>
                            </w:r>
                            <w:r>
                              <w:rPr>
                                <w:rFonts w:ascii="Times New Roman" w:hAnsi="Times New Roman"/>
                                <w:spacing w:val="-4"/>
                                <w:sz w:val="22"/>
                              </w:rPr>
                              <w:t>0.03</w:t>
                            </w:r>
                          </w:p>
                        </w:tc>
                        <w:tc>
                          <w:tcPr>
                            <w:tcW w:w="2061" w:type="dxa"/>
                          </w:tcPr>
                          <w:p>
                            <w:pPr>
                              <w:pStyle w:val="11"/>
                              <w:spacing w:before="69"/>
                              <w:ind w:left="489"/>
                              <w:jc w:val="left"/>
                              <w:rPr>
                                <w:rFonts w:ascii="Times New Roman" w:hAnsi="Times New Roman"/>
                                <w:sz w:val="22"/>
                              </w:rPr>
                            </w:pPr>
                            <w:r>
                              <w:rPr>
                                <w:rFonts w:ascii="Times New Roman" w:hAnsi="Times New Roman"/>
                                <w:sz w:val="22"/>
                              </w:rPr>
                              <w:t>0.26 ±</w:t>
                            </w:r>
                            <w:r>
                              <w:rPr>
                                <w:rFonts w:ascii="Times New Roman" w:hAnsi="Times New Roman"/>
                                <w:spacing w:val="-2"/>
                                <w:sz w:val="22"/>
                              </w:rPr>
                              <w:t xml:space="preserve"> </w:t>
                            </w:r>
                            <w:r>
                              <w:rPr>
                                <w:rFonts w:ascii="Times New Roman" w:hAnsi="Times New Roman"/>
                                <w:spacing w:val="-4"/>
                                <w:sz w:val="22"/>
                              </w:rPr>
                              <w:t>0.08</w:t>
                            </w:r>
                          </w:p>
                        </w:tc>
                        <w:tc>
                          <w:tcPr>
                            <w:tcW w:w="1735" w:type="dxa"/>
                          </w:tcPr>
                          <w:p>
                            <w:pPr>
                              <w:pStyle w:val="11"/>
                              <w:spacing w:before="69"/>
                              <w:ind w:left="301"/>
                              <w:jc w:val="left"/>
                              <w:rPr>
                                <w:rFonts w:ascii="Times New Roman" w:hAnsi="Times New Roman"/>
                                <w:sz w:val="22"/>
                              </w:rPr>
                            </w:pPr>
                            <w:r>
                              <w:rPr>
                                <w:rFonts w:ascii="Times New Roman" w:hAnsi="Times New Roman"/>
                                <w:sz w:val="22"/>
                              </w:rPr>
                              <w:t>0.54 ±</w:t>
                            </w:r>
                            <w:r>
                              <w:rPr>
                                <w:rFonts w:ascii="Times New Roman" w:hAnsi="Times New Roman"/>
                                <w:spacing w:val="-2"/>
                                <w:sz w:val="22"/>
                              </w:rPr>
                              <w:t xml:space="preserve"> </w:t>
                            </w:r>
                            <w:r>
                              <w:rPr>
                                <w:rFonts w:ascii="Times New Roman" w:hAnsi="Times New Roman"/>
                                <w:spacing w:val="-4"/>
                                <w:sz w:val="22"/>
                              </w:rPr>
                              <w:t>0.08</w:t>
                            </w:r>
                          </w:p>
                        </w:tc>
                        <w:tc>
                          <w:tcPr>
                            <w:tcW w:w="442" w:type="dxa"/>
                          </w:tcPr>
                          <w:p>
                            <w:pPr>
                              <w:pStyle w:val="11"/>
                              <w:spacing w:before="69"/>
                              <w:ind w:right="1"/>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478" w:type="dxa"/>
                          </w:tcPr>
                          <w:p>
                            <w:pPr>
                              <w:pStyle w:val="11"/>
                              <w:spacing w:before="69"/>
                              <w:ind w:left="226"/>
                              <w:jc w:val="left"/>
                              <w:rPr>
                                <w:rFonts w:ascii="Times New Roman"/>
                                <w:sz w:val="22"/>
                              </w:rPr>
                            </w:pPr>
                            <w:r>
                              <w:rPr>
                                <w:rFonts w:ascii="Times New Roman"/>
                                <w:spacing w:val="-2"/>
                                <w:sz w:val="22"/>
                              </w:rPr>
                              <w:t>Ladybeetles</w:t>
                            </w:r>
                          </w:p>
                        </w:tc>
                        <w:tc>
                          <w:tcPr>
                            <w:tcW w:w="1809" w:type="dxa"/>
                          </w:tcPr>
                          <w:p>
                            <w:pPr>
                              <w:pStyle w:val="11"/>
                              <w:spacing w:before="69"/>
                              <w:ind w:left="431"/>
                              <w:jc w:val="left"/>
                              <w:rPr>
                                <w:rFonts w:ascii="Times New Roman" w:hAnsi="Times New Roman"/>
                                <w:sz w:val="22"/>
                              </w:rPr>
                            </w:pPr>
                            <w:r>
                              <w:rPr>
                                <w:rFonts w:ascii="Times New Roman" w:hAnsi="Times New Roman"/>
                                <w:sz w:val="22"/>
                              </w:rPr>
                              <w:t>0.90 ±</w:t>
                            </w:r>
                            <w:r>
                              <w:rPr>
                                <w:rFonts w:ascii="Times New Roman" w:hAnsi="Times New Roman"/>
                                <w:spacing w:val="-2"/>
                                <w:sz w:val="22"/>
                              </w:rPr>
                              <w:t xml:space="preserve"> </w:t>
                            </w:r>
                            <w:r>
                              <w:rPr>
                                <w:rFonts w:ascii="Times New Roman" w:hAnsi="Times New Roman"/>
                                <w:spacing w:val="-4"/>
                                <w:sz w:val="22"/>
                              </w:rPr>
                              <w:t>0.02</w:t>
                            </w:r>
                          </w:p>
                        </w:tc>
                        <w:tc>
                          <w:tcPr>
                            <w:tcW w:w="2061" w:type="dxa"/>
                          </w:tcPr>
                          <w:p>
                            <w:pPr>
                              <w:pStyle w:val="11"/>
                              <w:spacing w:before="69"/>
                              <w:ind w:left="489"/>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Flowering</w:t>
                            </w:r>
                          </w:p>
                        </w:tc>
                        <w:tc>
                          <w:tcPr>
                            <w:tcW w:w="1478" w:type="dxa"/>
                          </w:tcPr>
                          <w:p>
                            <w:pPr>
                              <w:pStyle w:val="11"/>
                              <w:spacing w:before="69"/>
                              <w:ind w:left="226"/>
                              <w:jc w:val="left"/>
                              <w:rPr>
                                <w:rFonts w:ascii="Times New Roman"/>
                                <w:sz w:val="22"/>
                              </w:rPr>
                            </w:pPr>
                            <w:r>
                              <w:rPr>
                                <w:rFonts w:ascii="Times New Roman"/>
                                <w:spacing w:val="-4"/>
                                <w:sz w:val="22"/>
                              </w:rPr>
                              <w:t>Both</w:t>
                            </w:r>
                          </w:p>
                        </w:tc>
                        <w:tc>
                          <w:tcPr>
                            <w:tcW w:w="1809" w:type="dxa"/>
                          </w:tcPr>
                          <w:p>
                            <w:pPr>
                              <w:pStyle w:val="11"/>
                              <w:spacing w:before="69"/>
                              <w:ind w:left="431"/>
                              <w:jc w:val="left"/>
                              <w:rPr>
                                <w:rFonts w:ascii="Times New Roman" w:hAnsi="Times New Roman"/>
                                <w:sz w:val="22"/>
                              </w:rPr>
                            </w:pPr>
                            <w:r>
                              <w:rPr>
                                <w:rFonts w:ascii="Times New Roman" w:hAnsi="Times New Roman"/>
                                <w:sz w:val="22"/>
                              </w:rPr>
                              <w:t>0.79 ±</w:t>
                            </w:r>
                            <w:r>
                              <w:rPr>
                                <w:rFonts w:ascii="Times New Roman" w:hAnsi="Times New Roman"/>
                                <w:spacing w:val="-2"/>
                                <w:sz w:val="22"/>
                              </w:rPr>
                              <w:t xml:space="preserve"> </w:t>
                            </w:r>
                            <w:r>
                              <w:rPr>
                                <w:rFonts w:ascii="Times New Roman" w:hAnsi="Times New Roman"/>
                                <w:spacing w:val="-4"/>
                                <w:sz w:val="22"/>
                              </w:rPr>
                              <w:t>0.04</w:t>
                            </w:r>
                          </w:p>
                        </w:tc>
                        <w:tc>
                          <w:tcPr>
                            <w:tcW w:w="2061" w:type="dxa"/>
                          </w:tcPr>
                          <w:p>
                            <w:pPr>
                              <w:pStyle w:val="11"/>
                              <w:spacing w:before="69"/>
                              <w:ind w:left="489"/>
                              <w:jc w:val="left"/>
                              <w:rPr>
                                <w:rFonts w:ascii="Times New Roman" w:hAnsi="Times New Roman"/>
                                <w:sz w:val="22"/>
                              </w:rPr>
                            </w:pPr>
                            <w:r>
                              <w:rPr>
                                <w:rFonts w:ascii="Times New Roman" w:hAnsi="Times New Roman"/>
                                <w:sz w:val="22"/>
                              </w:rPr>
                              <w:t>0.14 ±</w:t>
                            </w:r>
                            <w:r>
                              <w:rPr>
                                <w:rFonts w:ascii="Times New Roman" w:hAnsi="Times New Roman"/>
                                <w:spacing w:val="-2"/>
                                <w:sz w:val="22"/>
                              </w:rPr>
                              <w:t xml:space="preserve"> </w:t>
                            </w:r>
                            <w:r>
                              <w:rPr>
                                <w:rFonts w:ascii="Times New Roman" w:hAnsi="Times New Roman"/>
                                <w:spacing w:val="-4"/>
                                <w:sz w:val="22"/>
                              </w:rPr>
                              <w:t>0.04</w:t>
                            </w:r>
                          </w:p>
                        </w:tc>
                        <w:tc>
                          <w:tcPr>
                            <w:tcW w:w="1735" w:type="dxa"/>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442" w:type="dxa"/>
                          </w:tcPr>
                          <w:p>
                            <w:pPr>
                              <w:pStyle w:val="11"/>
                              <w:spacing w:before="69"/>
                              <w:ind w:right="1"/>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4" w:hRule="atLeast"/>
                        </w:trPr>
                        <w:tc>
                          <w:tcPr>
                            <w:tcW w:w="708" w:type="dxa"/>
                            <w:tcBorders>
                              <w:bottom w:val="single" w:color="000000" w:sz="8" w:space="0"/>
                            </w:tcBorders>
                          </w:tcPr>
                          <w:p>
                            <w:pPr>
                              <w:pStyle w:val="11"/>
                              <w:spacing w:before="0"/>
                              <w:jc w:val="left"/>
                              <w:rPr>
                                <w:rFonts w:ascii="Times New Roman"/>
                                <w:sz w:val="22"/>
                              </w:rPr>
                            </w:pPr>
                          </w:p>
                        </w:tc>
                        <w:tc>
                          <w:tcPr>
                            <w:tcW w:w="1533" w:type="dxa"/>
                            <w:tcBorders>
                              <w:bottom w:val="single" w:color="000000" w:sz="8" w:space="0"/>
                            </w:tcBorders>
                          </w:tcPr>
                          <w:p>
                            <w:pPr>
                              <w:pStyle w:val="11"/>
                              <w:spacing w:before="0"/>
                              <w:jc w:val="left"/>
                              <w:rPr>
                                <w:rFonts w:ascii="Times New Roman"/>
                                <w:sz w:val="22"/>
                              </w:rPr>
                            </w:pPr>
                          </w:p>
                        </w:tc>
                        <w:tc>
                          <w:tcPr>
                            <w:tcW w:w="1330" w:type="dxa"/>
                            <w:tcBorders>
                              <w:bottom w:val="single" w:color="000000" w:sz="8" w:space="0"/>
                            </w:tcBorders>
                          </w:tcPr>
                          <w:p>
                            <w:pPr>
                              <w:pStyle w:val="11"/>
                              <w:spacing w:before="0"/>
                              <w:jc w:val="left"/>
                              <w:rPr>
                                <w:rFonts w:ascii="Times New Roman"/>
                                <w:sz w:val="22"/>
                              </w:rPr>
                            </w:pPr>
                          </w:p>
                        </w:tc>
                        <w:tc>
                          <w:tcPr>
                            <w:tcW w:w="1478" w:type="dxa"/>
                            <w:tcBorders>
                              <w:bottom w:val="single" w:color="000000" w:sz="8" w:space="0"/>
                            </w:tcBorders>
                          </w:tcPr>
                          <w:p>
                            <w:pPr>
                              <w:pStyle w:val="11"/>
                              <w:spacing w:before="69"/>
                              <w:ind w:left="226"/>
                              <w:jc w:val="left"/>
                              <w:rPr>
                                <w:rFonts w:ascii="Times New Roman"/>
                                <w:sz w:val="22"/>
                              </w:rPr>
                            </w:pPr>
                            <w:r>
                              <w:rPr>
                                <w:rFonts w:ascii="Times New Roman"/>
                                <w:spacing w:val="-2"/>
                                <w:sz w:val="22"/>
                              </w:rPr>
                              <w:t>Spiders</w:t>
                            </w:r>
                          </w:p>
                        </w:tc>
                        <w:tc>
                          <w:tcPr>
                            <w:tcW w:w="1809" w:type="dxa"/>
                            <w:tcBorders>
                              <w:bottom w:val="single" w:color="000000" w:sz="8" w:space="0"/>
                            </w:tcBorders>
                          </w:tcPr>
                          <w:p>
                            <w:pPr>
                              <w:pStyle w:val="11"/>
                              <w:spacing w:before="69"/>
                              <w:ind w:left="431"/>
                              <w:jc w:val="left"/>
                              <w:rPr>
                                <w:rFonts w:ascii="Times New Roman" w:hAnsi="Times New Roman"/>
                                <w:sz w:val="22"/>
                              </w:rPr>
                            </w:pPr>
                            <w:r>
                              <w:rPr>
                                <w:rFonts w:ascii="Times New Roman" w:hAnsi="Times New Roman"/>
                                <w:sz w:val="22"/>
                              </w:rPr>
                              <w:t>0.74 ±</w:t>
                            </w:r>
                            <w:r>
                              <w:rPr>
                                <w:rFonts w:ascii="Times New Roman" w:hAnsi="Times New Roman"/>
                                <w:spacing w:val="-2"/>
                                <w:sz w:val="22"/>
                              </w:rPr>
                              <w:t xml:space="preserve"> </w:t>
                            </w:r>
                            <w:r>
                              <w:rPr>
                                <w:rFonts w:ascii="Times New Roman" w:hAnsi="Times New Roman"/>
                                <w:spacing w:val="-4"/>
                                <w:sz w:val="22"/>
                              </w:rPr>
                              <w:t>0.07</w:t>
                            </w:r>
                          </w:p>
                        </w:tc>
                        <w:tc>
                          <w:tcPr>
                            <w:tcW w:w="2061" w:type="dxa"/>
                            <w:tcBorders>
                              <w:bottom w:val="single" w:color="000000" w:sz="8" w:space="0"/>
                            </w:tcBorders>
                          </w:tcPr>
                          <w:p>
                            <w:pPr>
                              <w:pStyle w:val="11"/>
                              <w:spacing w:before="69"/>
                              <w:ind w:left="489"/>
                              <w:jc w:val="left"/>
                              <w:rPr>
                                <w:rFonts w:ascii="Times New Roman" w:hAnsi="Times New Roman"/>
                                <w:sz w:val="22"/>
                              </w:rPr>
                            </w:pPr>
                            <w:r>
                              <w:rPr>
                                <w:rFonts w:ascii="Times New Roman" w:hAnsi="Times New Roman"/>
                                <w:sz w:val="22"/>
                              </w:rPr>
                              <w:t>0.18 ±</w:t>
                            </w:r>
                            <w:r>
                              <w:rPr>
                                <w:rFonts w:ascii="Times New Roman" w:hAnsi="Times New Roman"/>
                                <w:spacing w:val="-2"/>
                                <w:sz w:val="22"/>
                              </w:rPr>
                              <w:t xml:space="preserve"> </w:t>
                            </w:r>
                            <w:r>
                              <w:rPr>
                                <w:rFonts w:ascii="Times New Roman" w:hAnsi="Times New Roman"/>
                                <w:spacing w:val="-4"/>
                                <w:sz w:val="22"/>
                              </w:rPr>
                              <w:t>0.07</w:t>
                            </w:r>
                          </w:p>
                        </w:tc>
                        <w:tc>
                          <w:tcPr>
                            <w:tcW w:w="1735" w:type="dxa"/>
                            <w:tcBorders>
                              <w:bottom w:val="single" w:color="000000" w:sz="8" w:space="0"/>
                            </w:tcBorders>
                          </w:tcPr>
                          <w:p>
                            <w:pPr>
                              <w:pStyle w:val="11"/>
                              <w:spacing w:before="69"/>
                              <w:ind w:left="301"/>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442" w:type="dxa"/>
                            <w:tcBorders>
                              <w:bottom w:val="single" w:color="000000" w:sz="8" w:space="0"/>
                            </w:tcBorders>
                          </w:tcPr>
                          <w:p>
                            <w:pPr>
                              <w:pStyle w:val="11"/>
                              <w:spacing w:before="69"/>
                              <w:ind w:right="1"/>
                              <w:rPr>
                                <w:rFonts w:ascii="Times New Roman"/>
                                <w:sz w:val="22"/>
                              </w:rPr>
                            </w:pPr>
                            <w:r>
                              <w:rPr>
                                <w:rFonts w:ascii="Times New Roman"/>
                                <w:spacing w:val="-10"/>
                                <w:sz w:val="22"/>
                              </w:rPr>
                              <w:t>5</w:t>
                            </w:r>
                          </w:p>
                        </w:tc>
                      </w:tr>
                    </w:tbl>
                    <w:p>
                      <w:pPr>
                        <w:pStyle w:val="6"/>
                      </w:pPr>
                    </w:p>
                  </w:txbxContent>
                </v:textbox>
              </v:shape>
            </w:pict>
          </mc:Fallback>
        </mc:AlternateContent>
      </w:r>
      <w:r>
        <w:rPr>
          <w:i/>
          <w:spacing w:val="-10"/>
          <w:sz w:val="22"/>
        </w:rPr>
        <w:t>n</w:t>
      </w:r>
    </w:p>
    <w:p>
      <w:pPr>
        <w:spacing w:after="0" w:line="232" w:lineRule="exact"/>
        <w:jc w:val="left"/>
        <w:rPr>
          <w:sz w:val="22"/>
        </w:rPr>
        <w:sectPr>
          <w:type w:val="continuous"/>
          <w:pgSz w:w="12240" w:h="15840"/>
          <w:pgMar w:top="620" w:right="60" w:bottom="560" w:left="0" w:header="0" w:footer="1056" w:gutter="0"/>
          <w:cols w:equalWidth="0" w:num="2">
            <w:col w:w="5155" w:space="2064"/>
            <w:col w:w="4961"/>
          </w:cols>
        </w:sectPr>
      </w:pPr>
    </w:p>
    <w:p>
      <w:pPr>
        <w:pStyle w:val="6"/>
        <w:spacing w:before="6"/>
        <w:rPr>
          <w:i/>
          <w:sz w:val="2"/>
        </w:rPr>
      </w:pPr>
    </w:p>
    <w:tbl>
      <w:tblPr>
        <w:tblStyle w:val="5"/>
        <w:tblW w:w="0" w:type="auto"/>
        <w:tblInd w:w="5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08"/>
        <w:gridCol w:w="1533"/>
        <w:gridCol w:w="1330"/>
        <w:gridCol w:w="1601"/>
        <w:gridCol w:w="1745"/>
        <w:gridCol w:w="1870"/>
        <w:gridCol w:w="1736"/>
        <w:gridCol w:w="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9" w:hRule="atLeast"/>
        </w:trPr>
        <w:tc>
          <w:tcPr>
            <w:tcW w:w="708" w:type="dxa"/>
            <w:tcBorders>
              <w:top w:val="single" w:color="000000" w:sz="8" w:space="0"/>
            </w:tcBorders>
          </w:tcPr>
          <w:p>
            <w:pPr>
              <w:pStyle w:val="11"/>
              <w:spacing w:before="0"/>
              <w:jc w:val="left"/>
              <w:rPr>
                <w:rFonts w:ascii="Times New Roman"/>
                <w:sz w:val="22"/>
              </w:rPr>
            </w:pPr>
          </w:p>
        </w:tc>
        <w:tc>
          <w:tcPr>
            <w:tcW w:w="1533" w:type="dxa"/>
            <w:tcBorders>
              <w:top w:val="single" w:color="000000" w:sz="8" w:space="0"/>
            </w:tcBorders>
          </w:tcPr>
          <w:p>
            <w:pPr>
              <w:pStyle w:val="11"/>
              <w:spacing w:before="0"/>
              <w:jc w:val="left"/>
              <w:rPr>
                <w:rFonts w:ascii="Times New Roman"/>
                <w:sz w:val="22"/>
              </w:rPr>
            </w:pPr>
          </w:p>
        </w:tc>
        <w:tc>
          <w:tcPr>
            <w:tcW w:w="1330" w:type="dxa"/>
            <w:tcBorders>
              <w:top w:val="single" w:color="000000" w:sz="8" w:space="0"/>
            </w:tcBorders>
          </w:tcPr>
          <w:p>
            <w:pPr>
              <w:pStyle w:val="11"/>
              <w:spacing w:before="0"/>
              <w:jc w:val="left"/>
              <w:rPr>
                <w:rFonts w:ascii="Times New Roman"/>
                <w:sz w:val="22"/>
              </w:rPr>
            </w:pPr>
          </w:p>
        </w:tc>
        <w:tc>
          <w:tcPr>
            <w:tcW w:w="1601" w:type="dxa"/>
            <w:tcBorders>
              <w:top w:val="single" w:color="000000" w:sz="8" w:space="0"/>
            </w:tcBorders>
          </w:tcPr>
          <w:p>
            <w:pPr>
              <w:pStyle w:val="11"/>
              <w:spacing w:before="68"/>
              <w:ind w:left="226"/>
              <w:jc w:val="left"/>
              <w:rPr>
                <w:rFonts w:ascii="Times New Roman"/>
                <w:sz w:val="22"/>
              </w:rPr>
            </w:pPr>
            <w:r>
              <w:rPr>
                <w:rFonts w:ascii="Times New Roman"/>
                <w:spacing w:val="-2"/>
                <w:sz w:val="22"/>
              </w:rPr>
              <w:t>Ladybeetles</w:t>
            </w:r>
          </w:p>
        </w:tc>
        <w:tc>
          <w:tcPr>
            <w:tcW w:w="1745" w:type="dxa"/>
            <w:tcBorders>
              <w:top w:val="single" w:color="000000" w:sz="8" w:space="0"/>
            </w:tcBorders>
          </w:tcPr>
          <w:p>
            <w:pPr>
              <w:pStyle w:val="11"/>
              <w:spacing w:before="68"/>
              <w:ind w:left="308"/>
              <w:jc w:val="left"/>
              <w:rPr>
                <w:rFonts w:ascii="Times New Roman" w:hAnsi="Times New Roman"/>
                <w:sz w:val="22"/>
              </w:rPr>
            </w:pPr>
            <w:r>
              <w:rPr>
                <w:rFonts w:ascii="Times New Roman" w:hAnsi="Times New Roman"/>
                <w:sz w:val="22"/>
              </w:rPr>
              <w:t>0.89 ±</w:t>
            </w:r>
            <w:r>
              <w:rPr>
                <w:rFonts w:ascii="Times New Roman" w:hAnsi="Times New Roman"/>
                <w:spacing w:val="-2"/>
                <w:sz w:val="22"/>
              </w:rPr>
              <w:t xml:space="preserve"> </w:t>
            </w:r>
            <w:r>
              <w:rPr>
                <w:rFonts w:ascii="Times New Roman" w:hAnsi="Times New Roman"/>
                <w:spacing w:val="-4"/>
                <w:sz w:val="22"/>
              </w:rPr>
              <w:t>0.01</w:t>
            </w:r>
          </w:p>
        </w:tc>
        <w:tc>
          <w:tcPr>
            <w:tcW w:w="1870" w:type="dxa"/>
            <w:tcBorders>
              <w:top w:val="single" w:color="000000" w:sz="8" w:space="0"/>
            </w:tcBorders>
          </w:tcPr>
          <w:p>
            <w:pPr>
              <w:pStyle w:val="11"/>
              <w:spacing w:before="68"/>
              <w:ind w:left="430"/>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1736" w:type="dxa"/>
            <w:tcBorders>
              <w:top w:val="single" w:color="000000" w:sz="8" w:space="0"/>
            </w:tcBorders>
          </w:tcPr>
          <w:p>
            <w:pPr>
              <w:pStyle w:val="11"/>
              <w:spacing w:before="68"/>
              <w:ind w:left="433"/>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574" w:type="dxa"/>
            <w:tcBorders>
              <w:top w:val="single" w:color="000000" w:sz="8" w:space="0"/>
            </w:tcBorders>
          </w:tcPr>
          <w:p>
            <w:pPr>
              <w:pStyle w:val="11"/>
              <w:spacing w:before="68"/>
              <w:ind w:left="128"/>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Ripening</w:t>
            </w:r>
          </w:p>
        </w:tc>
        <w:tc>
          <w:tcPr>
            <w:tcW w:w="1601" w:type="dxa"/>
          </w:tcPr>
          <w:p>
            <w:pPr>
              <w:pStyle w:val="11"/>
              <w:spacing w:before="69"/>
              <w:ind w:left="226"/>
              <w:jc w:val="left"/>
              <w:rPr>
                <w:rFonts w:ascii="Times New Roman"/>
                <w:sz w:val="22"/>
              </w:rPr>
            </w:pPr>
            <w:r>
              <w:rPr>
                <w:rFonts w:ascii="Times New Roman"/>
                <w:spacing w:val="-4"/>
                <w:sz w:val="22"/>
              </w:rPr>
              <w:t>Both</w:t>
            </w:r>
          </w:p>
        </w:tc>
        <w:tc>
          <w:tcPr>
            <w:tcW w:w="1745" w:type="dxa"/>
          </w:tcPr>
          <w:p>
            <w:pPr>
              <w:pStyle w:val="11"/>
              <w:spacing w:before="69"/>
              <w:ind w:left="308"/>
              <w:jc w:val="left"/>
              <w:rPr>
                <w:rFonts w:ascii="Times New Roman" w:hAnsi="Times New Roman"/>
                <w:sz w:val="22"/>
              </w:rPr>
            </w:pPr>
            <w:r>
              <w:rPr>
                <w:rFonts w:ascii="Times New Roman" w:hAnsi="Times New Roman"/>
                <w:sz w:val="22"/>
              </w:rPr>
              <w:t>0.95 ±</w:t>
            </w:r>
            <w:r>
              <w:rPr>
                <w:rFonts w:ascii="Times New Roman" w:hAnsi="Times New Roman"/>
                <w:spacing w:val="-2"/>
                <w:sz w:val="22"/>
              </w:rPr>
              <w:t xml:space="preserve"> </w:t>
            </w:r>
            <w:r>
              <w:rPr>
                <w:rFonts w:ascii="Times New Roman" w:hAnsi="Times New Roman"/>
                <w:spacing w:val="-4"/>
                <w:sz w:val="22"/>
              </w:rPr>
              <w:t>0.01</w:t>
            </w:r>
          </w:p>
        </w:tc>
        <w:tc>
          <w:tcPr>
            <w:tcW w:w="1870" w:type="dxa"/>
          </w:tcPr>
          <w:p>
            <w:pPr>
              <w:pStyle w:val="11"/>
              <w:spacing w:before="69"/>
              <w:ind w:left="430"/>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0.87 ±</w:t>
            </w:r>
            <w:r>
              <w:rPr>
                <w:rFonts w:ascii="Times New Roman" w:hAnsi="Times New Roman"/>
                <w:spacing w:val="-2"/>
                <w:sz w:val="22"/>
              </w:rPr>
              <w:t xml:space="preserve"> </w:t>
            </w:r>
            <w:r>
              <w:rPr>
                <w:rFonts w:ascii="Times New Roman" w:hAnsi="Times New Roman"/>
                <w:spacing w:val="-4"/>
                <w:sz w:val="22"/>
              </w:rPr>
              <w:t>0.04</w:t>
            </w:r>
          </w:p>
        </w:tc>
        <w:tc>
          <w:tcPr>
            <w:tcW w:w="1870" w:type="dxa"/>
          </w:tcPr>
          <w:p>
            <w:pPr>
              <w:pStyle w:val="11"/>
              <w:spacing w:before="69"/>
              <w:ind w:left="430"/>
              <w:jc w:val="left"/>
              <w:rPr>
                <w:rFonts w:ascii="Times New Roman" w:hAnsi="Times New Roman"/>
                <w:sz w:val="22"/>
              </w:rPr>
            </w:pPr>
            <w:r>
              <w:rPr>
                <w:rFonts w:ascii="Times New Roman" w:hAnsi="Times New Roman"/>
                <w:sz w:val="22"/>
              </w:rPr>
              <w:t>0.09 ±</w:t>
            </w:r>
            <w:r>
              <w:rPr>
                <w:rFonts w:ascii="Times New Roman" w:hAnsi="Times New Roman"/>
                <w:spacing w:val="-2"/>
                <w:sz w:val="22"/>
              </w:rPr>
              <w:t xml:space="preserve"> </w:t>
            </w:r>
            <w:r>
              <w:rPr>
                <w:rFonts w:ascii="Times New Roman" w:hAnsi="Times New Roman"/>
                <w:spacing w:val="-4"/>
                <w:sz w:val="22"/>
              </w:rPr>
              <w:t>0.02</w:t>
            </w:r>
          </w:p>
        </w:tc>
        <w:tc>
          <w:tcPr>
            <w:tcW w:w="1736" w:type="dxa"/>
          </w:tcPr>
          <w:p>
            <w:pPr>
              <w:pStyle w:val="11"/>
              <w:spacing w:before="69"/>
              <w:ind w:left="433"/>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0.98 ±</w:t>
            </w:r>
            <w:r>
              <w:rPr>
                <w:rFonts w:ascii="Times New Roman" w:hAnsi="Times New Roman"/>
                <w:spacing w:val="-2"/>
                <w:sz w:val="22"/>
              </w:rPr>
              <w:t xml:space="preserve"> </w:t>
            </w:r>
            <w:r>
              <w:rPr>
                <w:rFonts w:ascii="Times New Roman" w:hAnsi="Times New Roman"/>
                <w:spacing w:val="-4"/>
                <w:sz w:val="22"/>
              </w:rPr>
              <w:t>0.00</w:t>
            </w:r>
          </w:p>
        </w:tc>
        <w:tc>
          <w:tcPr>
            <w:tcW w:w="1870" w:type="dxa"/>
          </w:tcPr>
          <w:p>
            <w:pPr>
              <w:pStyle w:val="11"/>
              <w:spacing w:before="69"/>
              <w:ind w:left="430"/>
              <w:jc w:val="left"/>
              <w:rPr>
                <w:rFonts w:ascii="Times New Roman" w:hAnsi="Times New Roman"/>
                <w:sz w:val="22"/>
              </w:rPr>
            </w:pPr>
            <w:r>
              <w:rPr>
                <w:rFonts w:ascii="Times New Roman" w:hAnsi="Times New Roman"/>
                <w:sz w:val="22"/>
              </w:rPr>
              <w:t>0.00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70"/>
              <w:ind w:left="151"/>
              <w:jc w:val="left"/>
              <w:rPr>
                <w:rFonts w:ascii="Times New Roman"/>
                <w:sz w:val="22"/>
              </w:rPr>
            </w:pPr>
            <w:r>
              <w:rPr>
                <w:rFonts w:ascii="Times New Roman"/>
                <w:spacing w:val="-2"/>
                <w:sz w:val="22"/>
              </w:rPr>
              <w:t>Conventional</w:t>
            </w:r>
          </w:p>
        </w:tc>
        <w:tc>
          <w:tcPr>
            <w:tcW w:w="1330" w:type="dxa"/>
          </w:tcPr>
          <w:p>
            <w:pPr>
              <w:pStyle w:val="11"/>
              <w:spacing w:before="70"/>
              <w:ind w:left="195"/>
              <w:jc w:val="left"/>
              <w:rPr>
                <w:rFonts w:ascii="Times New Roman"/>
                <w:sz w:val="22"/>
              </w:rPr>
            </w:pPr>
            <w:r>
              <w:rPr>
                <w:rFonts w:ascii="Times New Roman"/>
                <w:spacing w:val="-2"/>
                <w:sz w:val="22"/>
              </w:rPr>
              <w:t>Tillering</w:t>
            </w:r>
          </w:p>
        </w:tc>
        <w:tc>
          <w:tcPr>
            <w:tcW w:w="1601" w:type="dxa"/>
          </w:tcPr>
          <w:p>
            <w:pPr>
              <w:pStyle w:val="11"/>
              <w:spacing w:before="70"/>
              <w:ind w:left="226"/>
              <w:jc w:val="left"/>
              <w:rPr>
                <w:rFonts w:ascii="Times New Roman"/>
                <w:sz w:val="22"/>
              </w:rPr>
            </w:pPr>
            <w:r>
              <w:rPr>
                <w:rFonts w:ascii="Times New Roman"/>
                <w:spacing w:val="-4"/>
                <w:sz w:val="22"/>
              </w:rPr>
              <w:t>Both</w:t>
            </w:r>
          </w:p>
        </w:tc>
        <w:tc>
          <w:tcPr>
            <w:tcW w:w="1745" w:type="dxa"/>
          </w:tcPr>
          <w:p>
            <w:pPr>
              <w:pStyle w:val="11"/>
              <w:spacing w:before="70"/>
              <w:ind w:left="308"/>
              <w:jc w:val="left"/>
              <w:rPr>
                <w:rFonts w:ascii="Times New Roman" w:hAnsi="Times New Roman"/>
                <w:sz w:val="22"/>
              </w:rPr>
            </w:pPr>
            <w:r>
              <w:rPr>
                <w:rFonts w:ascii="Times New Roman" w:hAnsi="Times New Roman"/>
                <w:sz w:val="22"/>
              </w:rPr>
              <w:t>0.47 ±</w:t>
            </w:r>
            <w:r>
              <w:rPr>
                <w:rFonts w:ascii="Times New Roman" w:hAnsi="Times New Roman"/>
                <w:spacing w:val="-2"/>
                <w:sz w:val="22"/>
              </w:rPr>
              <w:t xml:space="preserve"> </w:t>
            </w:r>
            <w:r>
              <w:rPr>
                <w:rFonts w:ascii="Times New Roman" w:hAnsi="Times New Roman"/>
                <w:spacing w:val="-4"/>
                <w:sz w:val="22"/>
              </w:rPr>
              <w:t>0.08</w:t>
            </w:r>
          </w:p>
        </w:tc>
        <w:tc>
          <w:tcPr>
            <w:tcW w:w="1870" w:type="dxa"/>
          </w:tcPr>
          <w:p>
            <w:pPr>
              <w:pStyle w:val="11"/>
              <w:spacing w:before="70"/>
              <w:ind w:left="430"/>
              <w:jc w:val="left"/>
              <w:rPr>
                <w:rFonts w:ascii="Times New Roman" w:hAnsi="Times New Roman"/>
                <w:sz w:val="22"/>
              </w:rPr>
            </w:pPr>
            <w:r>
              <w:rPr>
                <w:rFonts w:ascii="Times New Roman" w:hAnsi="Times New Roman"/>
                <w:sz w:val="22"/>
              </w:rPr>
              <w:t>0.12 ±</w:t>
            </w:r>
            <w:r>
              <w:rPr>
                <w:rFonts w:ascii="Times New Roman" w:hAnsi="Times New Roman"/>
                <w:spacing w:val="-2"/>
                <w:sz w:val="22"/>
              </w:rPr>
              <w:t xml:space="preserve"> </w:t>
            </w:r>
            <w:r>
              <w:rPr>
                <w:rFonts w:ascii="Times New Roman" w:hAnsi="Times New Roman"/>
                <w:spacing w:val="-4"/>
                <w:sz w:val="22"/>
              </w:rPr>
              <w:t>0.02</w:t>
            </w:r>
          </w:p>
        </w:tc>
        <w:tc>
          <w:tcPr>
            <w:tcW w:w="1736" w:type="dxa"/>
          </w:tcPr>
          <w:p>
            <w:pPr>
              <w:pStyle w:val="11"/>
              <w:spacing w:before="70"/>
              <w:ind w:left="433"/>
              <w:jc w:val="left"/>
              <w:rPr>
                <w:rFonts w:ascii="Times New Roman" w:hAnsi="Times New Roman"/>
                <w:sz w:val="22"/>
              </w:rPr>
            </w:pPr>
            <w:r>
              <w:rPr>
                <w:rFonts w:ascii="Times New Roman" w:hAnsi="Times New Roman"/>
                <w:sz w:val="22"/>
              </w:rPr>
              <w:t>0.35 ±</w:t>
            </w:r>
            <w:r>
              <w:rPr>
                <w:rFonts w:ascii="Times New Roman" w:hAnsi="Times New Roman"/>
                <w:spacing w:val="-2"/>
                <w:sz w:val="22"/>
              </w:rPr>
              <w:t xml:space="preserve"> </w:t>
            </w:r>
            <w:r>
              <w:rPr>
                <w:rFonts w:ascii="Times New Roman" w:hAnsi="Times New Roman"/>
                <w:spacing w:val="-4"/>
                <w:sz w:val="22"/>
              </w:rPr>
              <w:t>0.05</w:t>
            </w:r>
          </w:p>
        </w:tc>
        <w:tc>
          <w:tcPr>
            <w:tcW w:w="574" w:type="dxa"/>
          </w:tcPr>
          <w:p>
            <w:pPr>
              <w:pStyle w:val="11"/>
              <w:spacing w:before="70"/>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0.48 ±</w:t>
            </w:r>
            <w:r>
              <w:rPr>
                <w:rFonts w:ascii="Times New Roman" w:hAnsi="Times New Roman"/>
                <w:spacing w:val="-2"/>
                <w:sz w:val="22"/>
              </w:rPr>
              <w:t xml:space="preserve"> </w:t>
            </w:r>
            <w:r>
              <w:rPr>
                <w:rFonts w:ascii="Times New Roman" w:hAnsi="Times New Roman"/>
                <w:spacing w:val="-4"/>
                <w:sz w:val="22"/>
              </w:rPr>
              <w:t>0.11</w:t>
            </w:r>
          </w:p>
        </w:tc>
        <w:tc>
          <w:tcPr>
            <w:tcW w:w="1870" w:type="dxa"/>
          </w:tcPr>
          <w:p>
            <w:pPr>
              <w:pStyle w:val="11"/>
              <w:spacing w:before="69"/>
              <w:ind w:left="430"/>
              <w:jc w:val="left"/>
              <w:rPr>
                <w:rFonts w:ascii="Times New Roman" w:hAnsi="Times New Roman"/>
                <w:sz w:val="22"/>
              </w:rPr>
            </w:pPr>
            <w:r>
              <w:rPr>
                <w:rFonts w:ascii="Times New Roman" w:hAnsi="Times New Roman"/>
                <w:sz w:val="22"/>
              </w:rPr>
              <w:t>0.18 ±</w:t>
            </w:r>
            <w:r>
              <w:rPr>
                <w:rFonts w:ascii="Times New Roman" w:hAnsi="Times New Roman"/>
                <w:spacing w:val="-2"/>
                <w:sz w:val="22"/>
              </w:rPr>
              <w:t xml:space="preserve"> </w:t>
            </w:r>
            <w:r>
              <w:rPr>
                <w:rFonts w:ascii="Times New Roman" w:hAnsi="Times New Roman"/>
                <w:spacing w:val="-4"/>
                <w:sz w:val="22"/>
              </w:rPr>
              <w:t>0.03</w:t>
            </w:r>
          </w:p>
        </w:tc>
        <w:tc>
          <w:tcPr>
            <w:tcW w:w="1736" w:type="dxa"/>
          </w:tcPr>
          <w:p>
            <w:pPr>
              <w:pStyle w:val="11"/>
              <w:spacing w:before="69"/>
              <w:ind w:left="433"/>
              <w:jc w:val="left"/>
              <w:rPr>
                <w:rFonts w:ascii="Times New Roman" w:hAnsi="Times New Roman"/>
                <w:sz w:val="22"/>
              </w:rPr>
            </w:pPr>
            <w:r>
              <w:rPr>
                <w:rFonts w:ascii="Times New Roman" w:hAnsi="Times New Roman"/>
                <w:sz w:val="22"/>
              </w:rPr>
              <w:t>0.31 ±</w:t>
            </w:r>
            <w:r>
              <w:rPr>
                <w:rFonts w:ascii="Times New Roman" w:hAnsi="Times New Roman"/>
                <w:spacing w:val="-2"/>
                <w:sz w:val="22"/>
              </w:rPr>
              <w:t xml:space="preserve"> </w:t>
            </w:r>
            <w:r>
              <w:rPr>
                <w:rFonts w:ascii="Times New Roman" w:hAnsi="Times New Roman"/>
                <w:spacing w:val="-4"/>
                <w:sz w:val="22"/>
              </w:rPr>
              <w:t>0.08</w:t>
            </w:r>
          </w:p>
        </w:tc>
        <w:tc>
          <w:tcPr>
            <w:tcW w:w="574" w:type="dxa"/>
          </w:tcPr>
          <w:p>
            <w:pPr>
              <w:pStyle w:val="11"/>
              <w:spacing w:before="69"/>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0.91 ±</w:t>
            </w:r>
            <w:r>
              <w:rPr>
                <w:rFonts w:ascii="Times New Roman" w:hAnsi="Times New Roman"/>
                <w:spacing w:val="-2"/>
                <w:sz w:val="22"/>
              </w:rPr>
              <w:t xml:space="preserve"> </w:t>
            </w:r>
            <w:r>
              <w:rPr>
                <w:rFonts w:ascii="Times New Roman" w:hAnsi="Times New Roman"/>
                <w:spacing w:val="-4"/>
                <w:sz w:val="22"/>
              </w:rPr>
              <w:t>0.01</w:t>
            </w:r>
          </w:p>
        </w:tc>
        <w:tc>
          <w:tcPr>
            <w:tcW w:w="1870" w:type="dxa"/>
          </w:tcPr>
          <w:p>
            <w:pPr>
              <w:pStyle w:val="11"/>
              <w:spacing w:before="69"/>
              <w:ind w:left="430"/>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Flowering</w:t>
            </w:r>
          </w:p>
        </w:tc>
        <w:tc>
          <w:tcPr>
            <w:tcW w:w="1601" w:type="dxa"/>
          </w:tcPr>
          <w:p>
            <w:pPr>
              <w:pStyle w:val="11"/>
              <w:spacing w:before="69"/>
              <w:ind w:left="226"/>
              <w:jc w:val="left"/>
              <w:rPr>
                <w:rFonts w:ascii="Times New Roman"/>
                <w:sz w:val="22"/>
              </w:rPr>
            </w:pPr>
            <w:r>
              <w:rPr>
                <w:rFonts w:ascii="Times New Roman"/>
                <w:spacing w:val="-4"/>
                <w:sz w:val="22"/>
              </w:rPr>
              <w:t>Both</w:t>
            </w:r>
          </w:p>
        </w:tc>
        <w:tc>
          <w:tcPr>
            <w:tcW w:w="1745" w:type="dxa"/>
          </w:tcPr>
          <w:p>
            <w:pPr>
              <w:pStyle w:val="11"/>
              <w:spacing w:before="69"/>
              <w:ind w:left="308"/>
              <w:jc w:val="left"/>
              <w:rPr>
                <w:rFonts w:ascii="Times New Roman" w:hAnsi="Times New Roman"/>
                <w:sz w:val="22"/>
              </w:rPr>
            </w:pPr>
            <w:r>
              <w:rPr>
                <w:rFonts w:ascii="Times New Roman" w:hAnsi="Times New Roman"/>
                <w:sz w:val="22"/>
              </w:rPr>
              <w:t>0.93 ±</w:t>
            </w:r>
            <w:r>
              <w:rPr>
                <w:rFonts w:ascii="Times New Roman" w:hAnsi="Times New Roman"/>
                <w:spacing w:val="-2"/>
                <w:sz w:val="22"/>
              </w:rPr>
              <w:t xml:space="preserve"> </w:t>
            </w:r>
            <w:r>
              <w:rPr>
                <w:rFonts w:ascii="Times New Roman" w:hAnsi="Times New Roman"/>
                <w:spacing w:val="-4"/>
                <w:sz w:val="22"/>
              </w:rPr>
              <w:t>0.03</w:t>
            </w:r>
          </w:p>
        </w:tc>
        <w:tc>
          <w:tcPr>
            <w:tcW w:w="1870" w:type="dxa"/>
          </w:tcPr>
          <w:p>
            <w:pPr>
              <w:pStyle w:val="11"/>
              <w:spacing w:before="69"/>
              <w:ind w:left="430"/>
              <w:jc w:val="left"/>
              <w:rPr>
                <w:rFonts w:ascii="Times New Roman" w:hAnsi="Times New Roman"/>
                <w:sz w:val="22"/>
              </w:rPr>
            </w:pPr>
            <w:r>
              <w:rPr>
                <w:rFonts w:ascii="Times New Roman" w:hAnsi="Times New Roman"/>
                <w:sz w:val="22"/>
              </w:rPr>
              <w:t>0.05 ±</w:t>
            </w:r>
            <w:r>
              <w:rPr>
                <w:rFonts w:ascii="Times New Roman" w:hAnsi="Times New Roman"/>
                <w:spacing w:val="-2"/>
                <w:sz w:val="22"/>
              </w:rPr>
              <w:t xml:space="preserve"> </w:t>
            </w:r>
            <w:r>
              <w:rPr>
                <w:rFonts w:ascii="Times New Roman" w:hAnsi="Times New Roman"/>
                <w:spacing w:val="-4"/>
                <w:sz w:val="22"/>
              </w:rPr>
              <w:t>0.02</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0.88 ±</w:t>
            </w:r>
            <w:r>
              <w:rPr>
                <w:rFonts w:ascii="Times New Roman" w:hAnsi="Times New Roman"/>
                <w:spacing w:val="-2"/>
                <w:sz w:val="22"/>
              </w:rPr>
              <w:t xml:space="preserve"> </w:t>
            </w:r>
            <w:r>
              <w:rPr>
                <w:rFonts w:ascii="Times New Roman" w:hAnsi="Times New Roman"/>
                <w:spacing w:val="-4"/>
                <w:sz w:val="22"/>
              </w:rPr>
              <w:t>0.05</w:t>
            </w:r>
          </w:p>
        </w:tc>
        <w:tc>
          <w:tcPr>
            <w:tcW w:w="1870" w:type="dxa"/>
          </w:tcPr>
          <w:p>
            <w:pPr>
              <w:pStyle w:val="11"/>
              <w:spacing w:before="69"/>
              <w:ind w:left="430"/>
              <w:jc w:val="left"/>
              <w:rPr>
                <w:rFonts w:ascii="Times New Roman" w:hAnsi="Times New Roman"/>
                <w:sz w:val="22"/>
              </w:rPr>
            </w:pPr>
            <w:r>
              <w:rPr>
                <w:rFonts w:ascii="Times New Roman" w:hAnsi="Times New Roman"/>
                <w:sz w:val="22"/>
              </w:rPr>
              <w:t>0.09 ±</w:t>
            </w:r>
            <w:r>
              <w:rPr>
                <w:rFonts w:ascii="Times New Roman" w:hAnsi="Times New Roman"/>
                <w:spacing w:val="-2"/>
                <w:sz w:val="22"/>
              </w:rPr>
              <w:t xml:space="preserve"> </w:t>
            </w:r>
            <w:r>
              <w:rPr>
                <w:rFonts w:ascii="Times New Roman" w:hAnsi="Times New Roman"/>
                <w:spacing w:val="-4"/>
                <w:sz w:val="22"/>
              </w:rPr>
              <w:t>0.04</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70"/>
              <w:ind w:left="226"/>
              <w:jc w:val="left"/>
              <w:rPr>
                <w:rFonts w:ascii="Times New Roman"/>
                <w:sz w:val="22"/>
              </w:rPr>
            </w:pPr>
            <w:r>
              <w:rPr>
                <w:rFonts w:ascii="Times New Roman"/>
                <w:spacing w:val="-2"/>
                <w:sz w:val="22"/>
              </w:rPr>
              <w:t>Ladybeetles</w:t>
            </w:r>
          </w:p>
        </w:tc>
        <w:tc>
          <w:tcPr>
            <w:tcW w:w="1745" w:type="dxa"/>
          </w:tcPr>
          <w:p>
            <w:pPr>
              <w:pStyle w:val="11"/>
              <w:spacing w:before="70"/>
              <w:ind w:left="308"/>
              <w:jc w:val="left"/>
              <w:rPr>
                <w:rFonts w:ascii="Times New Roman" w:hAnsi="Times New Roman"/>
                <w:sz w:val="22"/>
              </w:rPr>
            </w:pPr>
            <w:r>
              <w:rPr>
                <w:rFonts w:ascii="Times New Roman" w:hAnsi="Times New Roman"/>
                <w:sz w:val="22"/>
              </w:rPr>
              <w:t>0.91 ±</w:t>
            </w:r>
            <w:r>
              <w:rPr>
                <w:rFonts w:ascii="Times New Roman" w:hAnsi="Times New Roman"/>
                <w:spacing w:val="-2"/>
                <w:sz w:val="22"/>
              </w:rPr>
              <w:t xml:space="preserve"> </w:t>
            </w:r>
            <w:r>
              <w:rPr>
                <w:rFonts w:ascii="Times New Roman" w:hAnsi="Times New Roman"/>
                <w:spacing w:val="-4"/>
                <w:sz w:val="22"/>
              </w:rPr>
              <w:t>0.03</w:t>
            </w:r>
          </w:p>
        </w:tc>
        <w:tc>
          <w:tcPr>
            <w:tcW w:w="1870" w:type="dxa"/>
          </w:tcPr>
          <w:p>
            <w:pPr>
              <w:pStyle w:val="11"/>
              <w:spacing w:before="70"/>
              <w:ind w:left="430"/>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70"/>
              <w:ind w:left="433"/>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70"/>
              <w:ind w:left="128"/>
              <w:rPr>
                <w:rFonts w:ascii="Times New Roman"/>
                <w:sz w:val="22"/>
              </w:rPr>
            </w:pPr>
            <w:r>
              <w:rPr>
                <w:rFonts w:ascii="Times New Roman"/>
                <w:spacing w:val="-1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Ripening</w:t>
            </w:r>
          </w:p>
        </w:tc>
        <w:tc>
          <w:tcPr>
            <w:tcW w:w="1601" w:type="dxa"/>
          </w:tcPr>
          <w:p>
            <w:pPr>
              <w:pStyle w:val="11"/>
              <w:spacing w:before="69"/>
              <w:ind w:left="226"/>
              <w:jc w:val="left"/>
              <w:rPr>
                <w:rFonts w:ascii="Times New Roman"/>
                <w:sz w:val="22"/>
              </w:rPr>
            </w:pPr>
            <w:r>
              <w:rPr>
                <w:rFonts w:ascii="Times New Roman"/>
                <w:spacing w:val="-4"/>
                <w:sz w:val="22"/>
              </w:rPr>
              <w:t>Both</w:t>
            </w:r>
          </w:p>
        </w:tc>
        <w:tc>
          <w:tcPr>
            <w:tcW w:w="1745" w:type="dxa"/>
          </w:tcPr>
          <w:p>
            <w:pPr>
              <w:pStyle w:val="11"/>
              <w:spacing w:before="69"/>
              <w:ind w:left="308"/>
              <w:jc w:val="left"/>
              <w:rPr>
                <w:rFonts w:ascii="Times New Roman" w:hAnsi="Times New Roman"/>
                <w:sz w:val="22"/>
              </w:rPr>
            </w:pPr>
            <w:r>
              <w:rPr>
                <w:rFonts w:ascii="Times New Roman" w:hAnsi="Times New Roman"/>
                <w:sz w:val="22"/>
              </w:rPr>
              <w:t>0.97 ±</w:t>
            </w:r>
            <w:r>
              <w:rPr>
                <w:rFonts w:ascii="Times New Roman" w:hAnsi="Times New Roman"/>
                <w:spacing w:val="-2"/>
                <w:sz w:val="22"/>
              </w:rPr>
              <w:t xml:space="preserve"> </w:t>
            </w:r>
            <w:r>
              <w:rPr>
                <w:rFonts w:ascii="Times New Roman" w:hAnsi="Times New Roman"/>
                <w:spacing w:val="-4"/>
                <w:sz w:val="22"/>
              </w:rPr>
              <w:t>0.01</w:t>
            </w:r>
          </w:p>
        </w:tc>
        <w:tc>
          <w:tcPr>
            <w:tcW w:w="1870" w:type="dxa"/>
          </w:tcPr>
          <w:p>
            <w:pPr>
              <w:pStyle w:val="11"/>
              <w:spacing w:before="69"/>
              <w:ind w:left="430"/>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1736" w:type="dxa"/>
          </w:tcPr>
          <w:p>
            <w:pPr>
              <w:pStyle w:val="11"/>
              <w:spacing w:before="69"/>
              <w:ind w:left="433"/>
              <w:jc w:val="left"/>
              <w:rPr>
                <w:rFonts w:ascii="Times New Roman" w:hAnsi="Times New Roman"/>
                <w:sz w:val="22"/>
              </w:rPr>
            </w:pPr>
            <w:r>
              <w:rPr>
                <w:rFonts w:ascii="Times New Roman" w:hAnsi="Times New Roman"/>
                <w:sz w:val="22"/>
              </w:rPr>
              <w:t>0.00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0.94 ±</w:t>
            </w:r>
            <w:r>
              <w:rPr>
                <w:rFonts w:ascii="Times New Roman" w:hAnsi="Times New Roman"/>
                <w:spacing w:val="-2"/>
                <w:sz w:val="22"/>
              </w:rPr>
              <w:t xml:space="preserve"> </w:t>
            </w:r>
            <w:r>
              <w:rPr>
                <w:rFonts w:ascii="Times New Roman" w:hAnsi="Times New Roman"/>
                <w:spacing w:val="-4"/>
                <w:sz w:val="22"/>
              </w:rPr>
              <w:t>0.04</w:t>
            </w:r>
          </w:p>
        </w:tc>
        <w:tc>
          <w:tcPr>
            <w:tcW w:w="1870" w:type="dxa"/>
          </w:tcPr>
          <w:p>
            <w:pPr>
              <w:pStyle w:val="11"/>
              <w:spacing w:before="69"/>
              <w:ind w:left="430"/>
              <w:jc w:val="left"/>
              <w:rPr>
                <w:rFonts w:ascii="Times New Roman" w:hAnsi="Times New Roman"/>
                <w:sz w:val="22"/>
              </w:rPr>
            </w:pPr>
            <w:r>
              <w:rPr>
                <w:rFonts w:ascii="Times New Roman" w:hAnsi="Times New Roman"/>
                <w:sz w:val="22"/>
              </w:rPr>
              <w:t>0.05 ±</w:t>
            </w:r>
            <w:r>
              <w:rPr>
                <w:rFonts w:ascii="Times New Roman" w:hAnsi="Times New Roman"/>
                <w:spacing w:val="-2"/>
                <w:sz w:val="22"/>
              </w:rPr>
              <w:t xml:space="preserve"> </w:t>
            </w:r>
            <w:r>
              <w:rPr>
                <w:rFonts w:ascii="Times New Roman" w:hAnsi="Times New Roman"/>
                <w:spacing w:val="-4"/>
                <w:sz w:val="22"/>
              </w:rPr>
              <w:t>0.04</w:t>
            </w:r>
          </w:p>
        </w:tc>
        <w:tc>
          <w:tcPr>
            <w:tcW w:w="1736" w:type="dxa"/>
          </w:tcPr>
          <w:p>
            <w:pPr>
              <w:pStyle w:val="11"/>
              <w:spacing w:before="69"/>
              <w:ind w:left="433"/>
              <w:jc w:val="left"/>
              <w:rPr>
                <w:rFonts w:ascii="Times New Roman" w:hAnsi="Times New Roman"/>
                <w:sz w:val="22"/>
              </w:rPr>
            </w:pPr>
            <w:r>
              <w:rPr>
                <w:rFonts w:ascii="Times New Roman" w:hAnsi="Times New Roman"/>
                <w:sz w:val="22"/>
              </w:rPr>
              <w:t>0.00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0.98 ±</w:t>
            </w:r>
            <w:r>
              <w:rPr>
                <w:rFonts w:ascii="Times New Roman" w:hAnsi="Times New Roman"/>
                <w:spacing w:val="-2"/>
                <w:sz w:val="22"/>
              </w:rPr>
              <w:t xml:space="preserve"> </w:t>
            </w:r>
            <w:r>
              <w:rPr>
                <w:rFonts w:ascii="Times New Roman" w:hAnsi="Times New Roman"/>
                <w:spacing w:val="-4"/>
                <w:sz w:val="22"/>
              </w:rPr>
              <w:t>0.00</w:t>
            </w:r>
          </w:p>
        </w:tc>
        <w:tc>
          <w:tcPr>
            <w:tcW w:w="1870" w:type="dxa"/>
          </w:tcPr>
          <w:p>
            <w:pPr>
              <w:pStyle w:val="11"/>
              <w:spacing w:before="69"/>
              <w:ind w:left="430"/>
              <w:jc w:val="left"/>
              <w:rPr>
                <w:rFonts w:ascii="Times New Roman" w:hAnsi="Times New Roman"/>
                <w:sz w:val="22"/>
              </w:rPr>
            </w:pPr>
            <w:r>
              <w:rPr>
                <w:rFonts w:ascii="Times New Roman" w:hAnsi="Times New Roman"/>
                <w:sz w:val="22"/>
              </w:rPr>
              <w:t>0.00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69"/>
              <w:ind w:right="149"/>
              <w:jc w:val="right"/>
              <w:rPr>
                <w:rFonts w:ascii="Times New Roman"/>
                <w:sz w:val="22"/>
              </w:rPr>
            </w:pPr>
            <w:r>
              <w:rPr>
                <w:rFonts w:ascii="Times New Roman"/>
                <w:spacing w:val="-4"/>
                <w:sz w:val="22"/>
              </w:rPr>
              <w:t>2019</w:t>
            </w:r>
          </w:p>
        </w:tc>
        <w:tc>
          <w:tcPr>
            <w:tcW w:w="1533" w:type="dxa"/>
          </w:tcPr>
          <w:p>
            <w:pPr>
              <w:pStyle w:val="11"/>
              <w:spacing w:before="69"/>
              <w:ind w:left="151"/>
              <w:jc w:val="left"/>
              <w:rPr>
                <w:rFonts w:ascii="Times New Roman"/>
                <w:sz w:val="22"/>
              </w:rPr>
            </w:pPr>
            <w:r>
              <w:rPr>
                <w:rFonts w:ascii="Times New Roman"/>
                <w:spacing w:val="-2"/>
                <w:sz w:val="22"/>
              </w:rPr>
              <w:t>Organic</w:t>
            </w:r>
          </w:p>
        </w:tc>
        <w:tc>
          <w:tcPr>
            <w:tcW w:w="1330" w:type="dxa"/>
          </w:tcPr>
          <w:p>
            <w:pPr>
              <w:pStyle w:val="11"/>
              <w:spacing w:before="69"/>
              <w:ind w:left="195"/>
              <w:jc w:val="left"/>
              <w:rPr>
                <w:rFonts w:ascii="Times New Roman"/>
                <w:sz w:val="22"/>
              </w:rPr>
            </w:pPr>
            <w:r>
              <w:rPr>
                <w:rFonts w:ascii="Times New Roman"/>
                <w:spacing w:val="-2"/>
                <w:sz w:val="22"/>
              </w:rPr>
              <w:t>Tillering</w:t>
            </w:r>
          </w:p>
        </w:tc>
        <w:tc>
          <w:tcPr>
            <w:tcW w:w="1601" w:type="dxa"/>
          </w:tcPr>
          <w:p>
            <w:pPr>
              <w:pStyle w:val="11"/>
              <w:spacing w:before="69"/>
              <w:ind w:left="226"/>
              <w:jc w:val="left"/>
              <w:rPr>
                <w:rFonts w:ascii="Times New Roman"/>
                <w:sz w:val="22"/>
              </w:rPr>
            </w:pPr>
            <w:r>
              <w:rPr>
                <w:rFonts w:ascii="Times New Roman"/>
                <w:spacing w:val="-4"/>
                <w:sz w:val="22"/>
              </w:rPr>
              <w:t>Both</w:t>
            </w:r>
          </w:p>
        </w:tc>
        <w:tc>
          <w:tcPr>
            <w:tcW w:w="1745" w:type="dxa"/>
          </w:tcPr>
          <w:p>
            <w:pPr>
              <w:pStyle w:val="11"/>
              <w:spacing w:before="69"/>
              <w:ind w:left="308"/>
              <w:jc w:val="left"/>
              <w:rPr>
                <w:rFonts w:ascii="Times New Roman" w:hAnsi="Times New Roman"/>
                <w:sz w:val="22"/>
              </w:rPr>
            </w:pPr>
            <w:r>
              <w:rPr>
                <w:rFonts w:ascii="Times New Roman" w:hAnsi="Times New Roman"/>
                <w:sz w:val="22"/>
              </w:rPr>
              <w:t>0.23 ±</w:t>
            </w:r>
            <w:r>
              <w:rPr>
                <w:rFonts w:ascii="Times New Roman" w:hAnsi="Times New Roman"/>
                <w:spacing w:val="-2"/>
                <w:sz w:val="22"/>
              </w:rPr>
              <w:t xml:space="preserve"> </w:t>
            </w:r>
            <w:r>
              <w:rPr>
                <w:rFonts w:ascii="Times New Roman" w:hAnsi="Times New Roman"/>
                <w:spacing w:val="-4"/>
                <w:sz w:val="22"/>
              </w:rPr>
              <w:t>0.08</w:t>
            </w:r>
          </w:p>
        </w:tc>
        <w:tc>
          <w:tcPr>
            <w:tcW w:w="1870" w:type="dxa"/>
          </w:tcPr>
          <w:p>
            <w:pPr>
              <w:pStyle w:val="11"/>
              <w:spacing w:before="69"/>
              <w:ind w:left="430"/>
              <w:jc w:val="left"/>
              <w:rPr>
                <w:rFonts w:ascii="Times New Roman" w:hAnsi="Times New Roman"/>
                <w:sz w:val="22"/>
              </w:rPr>
            </w:pPr>
            <w:r>
              <w:rPr>
                <w:rFonts w:ascii="Times New Roman" w:hAnsi="Times New Roman"/>
                <w:sz w:val="22"/>
              </w:rPr>
              <w:t>0.13 ±</w:t>
            </w:r>
            <w:r>
              <w:rPr>
                <w:rFonts w:ascii="Times New Roman" w:hAnsi="Times New Roman"/>
                <w:spacing w:val="-2"/>
                <w:sz w:val="22"/>
              </w:rPr>
              <w:t xml:space="preserve"> </w:t>
            </w:r>
            <w:r>
              <w:rPr>
                <w:rFonts w:ascii="Times New Roman" w:hAnsi="Times New Roman"/>
                <w:spacing w:val="-4"/>
                <w:sz w:val="22"/>
              </w:rPr>
              <w:t>0.06</w:t>
            </w:r>
          </w:p>
        </w:tc>
        <w:tc>
          <w:tcPr>
            <w:tcW w:w="1736" w:type="dxa"/>
          </w:tcPr>
          <w:p>
            <w:pPr>
              <w:pStyle w:val="11"/>
              <w:spacing w:before="69"/>
              <w:ind w:left="433"/>
              <w:jc w:val="left"/>
              <w:rPr>
                <w:rFonts w:ascii="Times New Roman" w:hAnsi="Times New Roman"/>
                <w:sz w:val="22"/>
              </w:rPr>
            </w:pPr>
            <w:r>
              <w:rPr>
                <w:rFonts w:ascii="Times New Roman" w:hAnsi="Times New Roman"/>
                <w:sz w:val="22"/>
              </w:rPr>
              <w:t>0.61 ±</w:t>
            </w:r>
            <w:r>
              <w:rPr>
                <w:rFonts w:ascii="Times New Roman" w:hAnsi="Times New Roman"/>
                <w:spacing w:val="-2"/>
                <w:sz w:val="22"/>
              </w:rPr>
              <w:t xml:space="preserve"> </w:t>
            </w:r>
            <w:r>
              <w:rPr>
                <w:rFonts w:ascii="Times New Roman" w:hAnsi="Times New Roman"/>
                <w:spacing w:val="-4"/>
                <w:sz w:val="22"/>
              </w:rPr>
              <w:t>0.08</w:t>
            </w:r>
          </w:p>
        </w:tc>
        <w:tc>
          <w:tcPr>
            <w:tcW w:w="574" w:type="dxa"/>
          </w:tcPr>
          <w:p>
            <w:pPr>
              <w:pStyle w:val="11"/>
              <w:spacing w:before="69"/>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0.30 ±</w:t>
            </w:r>
            <w:r>
              <w:rPr>
                <w:rFonts w:ascii="Times New Roman" w:hAnsi="Times New Roman"/>
                <w:spacing w:val="-2"/>
                <w:sz w:val="22"/>
              </w:rPr>
              <w:t xml:space="preserve"> </w:t>
            </w:r>
            <w:r>
              <w:rPr>
                <w:rFonts w:ascii="Times New Roman" w:hAnsi="Times New Roman"/>
                <w:spacing w:val="-4"/>
                <w:sz w:val="22"/>
              </w:rPr>
              <w:t>0.10</w:t>
            </w:r>
          </w:p>
        </w:tc>
        <w:tc>
          <w:tcPr>
            <w:tcW w:w="1870" w:type="dxa"/>
          </w:tcPr>
          <w:p>
            <w:pPr>
              <w:pStyle w:val="11"/>
              <w:spacing w:before="69"/>
              <w:ind w:left="430"/>
              <w:jc w:val="left"/>
              <w:rPr>
                <w:rFonts w:ascii="Times New Roman" w:hAnsi="Times New Roman"/>
                <w:sz w:val="22"/>
              </w:rPr>
            </w:pPr>
            <w:r>
              <w:rPr>
                <w:rFonts w:ascii="Times New Roman" w:hAnsi="Times New Roman"/>
                <w:sz w:val="22"/>
              </w:rPr>
              <w:t>0.14 ±</w:t>
            </w:r>
            <w:r>
              <w:rPr>
                <w:rFonts w:ascii="Times New Roman" w:hAnsi="Times New Roman"/>
                <w:spacing w:val="-2"/>
                <w:sz w:val="22"/>
              </w:rPr>
              <w:t xml:space="preserve"> </w:t>
            </w:r>
            <w:r>
              <w:rPr>
                <w:rFonts w:ascii="Times New Roman" w:hAnsi="Times New Roman"/>
                <w:spacing w:val="-4"/>
                <w:sz w:val="22"/>
              </w:rPr>
              <w:t>0.05</w:t>
            </w:r>
          </w:p>
        </w:tc>
        <w:tc>
          <w:tcPr>
            <w:tcW w:w="1736" w:type="dxa"/>
          </w:tcPr>
          <w:p>
            <w:pPr>
              <w:pStyle w:val="11"/>
              <w:spacing w:before="69"/>
              <w:ind w:left="433"/>
              <w:jc w:val="left"/>
              <w:rPr>
                <w:rFonts w:ascii="Times New Roman" w:hAnsi="Times New Roman"/>
                <w:sz w:val="22"/>
              </w:rPr>
            </w:pPr>
            <w:r>
              <w:rPr>
                <w:rFonts w:ascii="Times New Roman" w:hAnsi="Times New Roman"/>
                <w:sz w:val="22"/>
              </w:rPr>
              <w:t>0.54 ±</w:t>
            </w:r>
            <w:r>
              <w:rPr>
                <w:rFonts w:ascii="Times New Roman" w:hAnsi="Times New Roman"/>
                <w:spacing w:val="-2"/>
                <w:sz w:val="22"/>
              </w:rPr>
              <w:t xml:space="preserve"> </w:t>
            </w:r>
            <w:r>
              <w:rPr>
                <w:rFonts w:ascii="Times New Roman" w:hAnsi="Times New Roman"/>
                <w:spacing w:val="-4"/>
                <w:sz w:val="22"/>
              </w:rPr>
              <w:t>0.09</w:t>
            </w:r>
          </w:p>
        </w:tc>
        <w:tc>
          <w:tcPr>
            <w:tcW w:w="574" w:type="dxa"/>
          </w:tcPr>
          <w:p>
            <w:pPr>
              <w:pStyle w:val="11"/>
              <w:spacing w:before="69"/>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0.93 ±</w:t>
            </w:r>
            <w:r>
              <w:rPr>
                <w:rFonts w:ascii="Times New Roman" w:hAnsi="Times New Roman"/>
                <w:spacing w:val="-2"/>
                <w:sz w:val="22"/>
              </w:rPr>
              <w:t xml:space="preserve"> </w:t>
            </w:r>
            <w:r>
              <w:rPr>
                <w:rFonts w:ascii="Times New Roman" w:hAnsi="Times New Roman"/>
                <w:spacing w:val="-4"/>
                <w:sz w:val="22"/>
              </w:rPr>
              <w:t>0.03</w:t>
            </w:r>
          </w:p>
        </w:tc>
        <w:tc>
          <w:tcPr>
            <w:tcW w:w="1870" w:type="dxa"/>
          </w:tcPr>
          <w:p>
            <w:pPr>
              <w:pStyle w:val="11"/>
              <w:spacing w:before="69"/>
              <w:ind w:left="430"/>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70"/>
              <w:ind w:left="195"/>
              <w:jc w:val="left"/>
              <w:rPr>
                <w:rFonts w:ascii="Times New Roman"/>
                <w:sz w:val="22"/>
              </w:rPr>
            </w:pPr>
            <w:r>
              <w:rPr>
                <w:rFonts w:ascii="Times New Roman"/>
                <w:spacing w:val="-2"/>
                <w:sz w:val="22"/>
              </w:rPr>
              <w:t>Flowering</w:t>
            </w:r>
          </w:p>
        </w:tc>
        <w:tc>
          <w:tcPr>
            <w:tcW w:w="1601" w:type="dxa"/>
          </w:tcPr>
          <w:p>
            <w:pPr>
              <w:pStyle w:val="11"/>
              <w:spacing w:before="70"/>
              <w:ind w:left="226"/>
              <w:jc w:val="left"/>
              <w:rPr>
                <w:rFonts w:ascii="Times New Roman"/>
                <w:sz w:val="22"/>
              </w:rPr>
            </w:pPr>
            <w:r>
              <w:rPr>
                <w:rFonts w:ascii="Times New Roman"/>
                <w:spacing w:val="-4"/>
                <w:sz w:val="22"/>
              </w:rPr>
              <w:t>Both</w:t>
            </w:r>
          </w:p>
        </w:tc>
        <w:tc>
          <w:tcPr>
            <w:tcW w:w="1745" w:type="dxa"/>
          </w:tcPr>
          <w:p>
            <w:pPr>
              <w:pStyle w:val="11"/>
              <w:spacing w:before="70"/>
              <w:ind w:left="308"/>
              <w:jc w:val="left"/>
              <w:rPr>
                <w:rFonts w:ascii="Times New Roman" w:hAnsi="Times New Roman"/>
                <w:sz w:val="22"/>
              </w:rPr>
            </w:pPr>
            <w:r>
              <w:rPr>
                <w:rFonts w:ascii="Times New Roman" w:hAnsi="Times New Roman"/>
                <w:sz w:val="22"/>
              </w:rPr>
              <w:t>0.76 ±</w:t>
            </w:r>
            <w:r>
              <w:rPr>
                <w:rFonts w:ascii="Times New Roman" w:hAnsi="Times New Roman"/>
                <w:spacing w:val="-2"/>
                <w:sz w:val="22"/>
              </w:rPr>
              <w:t xml:space="preserve"> </w:t>
            </w:r>
            <w:r>
              <w:rPr>
                <w:rFonts w:ascii="Times New Roman" w:hAnsi="Times New Roman"/>
                <w:spacing w:val="-4"/>
                <w:sz w:val="22"/>
              </w:rPr>
              <w:t>0.12</w:t>
            </w:r>
          </w:p>
        </w:tc>
        <w:tc>
          <w:tcPr>
            <w:tcW w:w="1870" w:type="dxa"/>
          </w:tcPr>
          <w:p>
            <w:pPr>
              <w:pStyle w:val="11"/>
              <w:spacing w:before="70"/>
              <w:ind w:left="430"/>
              <w:jc w:val="left"/>
              <w:rPr>
                <w:rFonts w:ascii="Times New Roman" w:hAnsi="Times New Roman"/>
                <w:sz w:val="22"/>
              </w:rPr>
            </w:pPr>
            <w:r>
              <w:rPr>
                <w:rFonts w:ascii="Times New Roman" w:hAnsi="Times New Roman"/>
                <w:sz w:val="22"/>
              </w:rPr>
              <w:t>0.17 ±</w:t>
            </w:r>
            <w:r>
              <w:rPr>
                <w:rFonts w:ascii="Times New Roman" w:hAnsi="Times New Roman"/>
                <w:spacing w:val="-2"/>
                <w:sz w:val="22"/>
              </w:rPr>
              <w:t xml:space="preserve"> </w:t>
            </w:r>
            <w:r>
              <w:rPr>
                <w:rFonts w:ascii="Times New Roman" w:hAnsi="Times New Roman"/>
                <w:spacing w:val="-4"/>
                <w:sz w:val="22"/>
              </w:rPr>
              <w:t>0.12</w:t>
            </w:r>
          </w:p>
        </w:tc>
        <w:tc>
          <w:tcPr>
            <w:tcW w:w="1736" w:type="dxa"/>
          </w:tcPr>
          <w:p>
            <w:pPr>
              <w:pStyle w:val="11"/>
              <w:spacing w:before="70"/>
              <w:ind w:left="433"/>
              <w:jc w:val="left"/>
              <w:rPr>
                <w:rFonts w:ascii="Times New Roman" w:hAnsi="Times New Roman"/>
                <w:sz w:val="22"/>
              </w:rPr>
            </w:pPr>
            <w:r>
              <w:rPr>
                <w:rFonts w:ascii="Times New Roman" w:hAnsi="Times New Roman"/>
                <w:sz w:val="22"/>
              </w:rPr>
              <w:t>0.05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70"/>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0.78 ±</w:t>
            </w:r>
            <w:r>
              <w:rPr>
                <w:rFonts w:ascii="Times New Roman" w:hAnsi="Times New Roman"/>
                <w:spacing w:val="-2"/>
                <w:sz w:val="22"/>
              </w:rPr>
              <w:t xml:space="preserve"> </w:t>
            </w:r>
            <w:r>
              <w:rPr>
                <w:rFonts w:ascii="Times New Roman" w:hAnsi="Times New Roman"/>
                <w:spacing w:val="-4"/>
                <w:sz w:val="22"/>
              </w:rPr>
              <w:t>0.15</w:t>
            </w:r>
          </w:p>
        </w:tc>
        <w:tc>
          <w:tcPr>
            <w:tcW w:w="1870" w:type="dxa"/>
          </w:tcPr>
          <w:p>
            <w:pPr>
              <w:pStyle w:val="11"/>
              <w:spacing w:before="69"/>
              <w:ind w:left="430"/>
              <w:jc w:val="left"/>
              <w:rPr>
                <w:rFonts w:ascii="Times New Roman" w:hAnsi="Times New Roman"/>
                <w:sz w:val="22"/>
              </w:rPr>
            </w:pPr>
            <w:r>
              <w:rPr>
                <w:rFonts w:ascii="Times New Roman" w:hAnsi="Times New Roman"/>
                <w:sz w:val="22"/>
              </w:rPr>
              <w:t>0.18 ±</w:t>
            </w:r>
            <w:r>
              <w:rPr>
                <w:rFonts w:ascii="Times New Roman" w:hAnsi="Times New Roman"/>
                <w:spacing w:val="-2"/>
                <w:sz w:val="22"/>
              </w:rPr>
              <w:t xml:space="preserve"> </w:t>
            </w:r>
            <w:r>
              <w:rPr>
                <w:rFonts w:ascii="Times New Roman" w:hAnsi="Times New Roman"/>
                <w:spacing w:val="-4"/>
                <w:sz w:val="22"/>
              </w:rPr>
              <w:t>0.14</w:t>
            </w:r>
          </w:p>
        </w:tc>
        <w:tc>
          <w:tcPr>
            <w:tcW w:w="1736" w:type="dxa"/>
          </w:tcPr>
          <w:p>
            <w:pPr>
              <w:pStyle w:val="11"/>
              <w:spacing w:before="69"/>
              <w:ind w:left="433"/>
              <w:jc w:val="left"/>
              <w:rPr>
                <w:rFonts w:ascii="Times New Roman" w:hAnsi="Times New Roman"/>
                <w:sz w:val="22"/>
              </w:rPr>
            </w:pPr>
            <w:r>
              <w:rPr>
                <w:rFonts w:ascii="Times New Roman" w:hAnsi="Times New Roman"/>
                <w:sz w:val="22"/>
              </w:rPr>
              <w:t>0.04 ±</w:t>
            </w:r>
            <w:r>
              <w:rPr>
                <w:rFonts w:ascii="Times New Roman" w:hAnsi="Times New Roman"/>
                <w:spacing w:val="-1"/>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0.93 ±</w:t>
            </w:r>
            <w:r>
              <w:rPr>
                <w:rFonts w:ascii="Times New Roman" w:hAnsi="Times New Roman"/>
                <w:spacing w:val="-2"/>
                <w:sz w:val="22"/>
              </w:rPr>
              <w:t xml:space="preserve"> </w:t>
            </w:r>
            <w:r>
              <w:rPr>
                <w:rFonts w:ascii="Times New Roman" w:hAnsi="Times New Roman"/>
                <w:spacing w:val="-4"/>
                <w:sz w:val="22"/>
              </w:rPr>
              <w:t>0.02</w:t>
            </w:r>
          </w:p>
        </w:tc>
        <w:tc>
          <w:tcPr>
            <w:tcW w:w="1870" w:type="dxa"/>
          </w:tcPr>
          <w:p>
            <w:pPr>
              <w:pStyle w:val="11"/>
              <w:spacing w:before="69"/>
              <w:ind w:left="430"/>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69"/>
              <w:ind w:left="195"/>
              <w:jc w:val="left"/>
              <w:rPr>
                <w:rFonts w:ascii="Times New Roman"/>
                <w:sz w:val="22"/>
              </w:rPr>
            </w:pPr>
            <w:r>
              <w:rPr>
                <w:rFonts w:ascii="Times New Roman"/>
                <w:spacing w:val="-2"/>
                <w:sz w:val="22"/>
              </w:rPr>
              <w:t>Ripening</w:t>
            </w:r>
          </w:p>
        </w:tc>
        <w:tc>
          <w:tcPr>
            <w:tcW w:w="1601" w:type="dxa"/>
          </w:tcPr>
          <w:p>
            <w:pPr>
              <w:pStyle w:val="11"/>
              <w:spacing w:before="69"/>
              <w:ind w:left="226"/>
              <w:jc w:val="left"/>
              <w:rPr>
                <w:rFonts w:ascii="Times New Roman"/>
                <w:sz w:val="22"/>
              </w:rPr>
            </w:pPr>
            <w:r>
              <w:rPr>
                <w:rFonts w:ascii="Times New Roman"/>
                <w:spacing w:val="-4"/>
                <w:sz w:val="22"/>
              </w:rPr>
              <w:t>Both</w:t>
            </w:r>
          </w:p>
        </w:tc>
        <w:tc>
          <w:tcPr>
            <w:tcW w:w="1745" w:type="dxa"/>
          </w:tcPr>
          <w:p>
            <w:pPr>
              <w:pStyle w:val="11"/>
              <w:spacing w:before="69"/>
              <w:ind w:left="308"/>
              <w:jc w:val="left"/>
              <w:rPr>
                <w:rFonts w:ascii="Times New Roman" w:hAnsi="Times New Roman"/>
                <w:sz w:val="22"/>
              </w:rPr>
            </w:pPr>
            <w:r>
              <w:rPr>
                <w:rFonts w:ascii="Times New Roman" w:hAnsi="Times New Roman"/>
                <w:sz w:val="22"/>
              </w:rPr>
              <w:t>0.80 ±</w:t>
            </w:r>
            <w:r>
              <w:rPr>
                <w:rFonts w:ascii="Times New Roman" w:hAnsi="Times New Roman"/>
                <w:spacing w:val="-2"/>
                <w:sz w:val="22"/>
              </w:rPr>
              <w:t xml:space="preserve"> </w:t>
            </w:r>
            <w:r>
              <w:rPr>
                <w:rFonts w:ascii="Times New Roman" w:hAnsi="Times New Roman"/>
                <w:spacing w:val="-4"/>
                <w:sz w:val="22"/>
              </w:rPr>
              <w:t>0.17</w:t>
            </w:r>
          </w:p>
        </w:tc>
        <w:tc>
          <w:tcPr>
            <w:tcW w:w="1870" w:type="dxa"/>
          </w:tcPr>
          <w:p>
            <w:pPr>
              <w:pStyle w:val="11"/>
              <w:spacing w:before="69"/>
              <w:ind w:left="430"/>
              <w:jc w:val="left"/>
              <w:rPr>
                <w:rFonts w:ascii="Times New Roman" w:hAnsi="Times New Roman"/>
                <w:sz w:val="22"/>
              </w:rPr>
            </w:pPr>
            <w:r>
              <w:rPr>
                <w:rFonts w:ascii="Times New Roman" w:hAnsi="Times New Roman"/>
                <w:sz w:val="22"/>
              </w:rPr>
              <w:t>0.18 ±</w:t>
            </w:r>
            <w:r>
              <w:rPr>
                <w:rFonts w:ascii="Times New Roman" w:hAnsi="Times New Roman"/>
                <w:spacing w:val="-2"/>
                <w:sz w:val="22"/>
              </w:rPr>
              <w:t xml:space="preserve"> </w:t>
            </w:r>
            <w:r>
              <w:rPr>
                <w:rFonts w:ascii="Times New Roman" w:hAnsi="Times New Roman"/>
                <w:spacing w:val="-4"/>
                <w:sz w:val="22"/>
              </w:rPr>
              <w:t>0.16</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0.78 ±</w:t>
            </w:r>
            <w:r>
              <w:rPr>
                <w:rFonts w:ascii="Times New Roman" w:hAnsi="Times New Roman"/>
                <w:spacing w:val="-2"/>
                <w:sz w:val="22"/>
              </w:rPr>
              <w:t xml:space="preserve"> </w:t>
            </w:r>
            <w:r>
              <w:rPr>
                <w:rFonts w:ascii="Times New Roman" w:hAnsi="Times New Roman"/>
                <w:spacing w:val="-4"/>
                <w:sz w:val="22"/>
              </w:rPr>
              <w:t>0.17</w:t>
            </w:r>
          </w:p>
        </w:tc>
        <w:tc>
          <w:tcPr>
            <w:tcW w:w="1870" w:type="dxa"/>
          </w:tcPr>
          <w:p>
            <w:pPr>
              <w:pStyle w:val="11"/>
              <w:spacing w:before="69"/>
              <w:ind w:left="430"/>
              <w:jc w:val="left"/>
              <w:rPr>
                <w:rFonts w:ascii="Times New Roman" w:hAnsi="Times New Roman"/>
                <w:sz w:val="22"/>
              </w:rPr>
            </w:pPr>
            <w:r>
              <w:rPr>
                <w:rFonts w:ascii="Times New Roman" w:hAnsi="Times New Roman"/>
                <w:sz w:val="22"/>
              </w:rPr>
              <w:t>0.19 ±</w:t>
            </w:r>
            <w:r>
              <w:rPr>
                <w:rFonts w:ascii="Times New Roman" w:hAnsi="Times New Roman"/>
                <w:spacing w:val="-2"/>
                <w:sz w:val="22"/>
              </w:rPr>
              <w:t xml:space="preserve"> </w:t>
            </w:r>
            <w:r>
              <w:rPr>
                <w:rFonts w:ascii="Times New Roman" w:hAnsi="Times New Roman"/>
                <w:spacing w:val="-4"/>
                <w:sz w:val="22"/>
              </w:rPr>
              <w:t>0.16</w:t>
            </w:r>
          </w:p>
        </w:tc>
        <w:tc>
          <w:tcPr>
            <w:tcW w:w="1736" w:type="dxa"/>
          </w:tcPr>
          <w:p>
            <w:pPr>
              <w:pStyle w:val="11"/>
              <w:spacing w:before="69"/>
              <w:ind w:left="433"/>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0.98 ±</w:t>
            </w:r>
            <w:r>
              <w:rPr>
                <w:rFonts w:ascii="Times New Roman" w:hAnsi="Times New Roman"/>
                <w:spacing w:val="-2"/>
                <w:sz w:val="22"/>
              </w:rPr>
              <w:t xml:space="preserve"> </w:t>
            </w:r>
            <w:r>
              <w:rPr>
                <w:rFonts w:ascii="Times New Roman" w:hAnsi="Times New Roman"/>
                <w:spacing w:val="-4"/>
                <w:sz w:val="22"/>
              </w:rPr>
              <w:t>0.00</w:t>
            </w:r>
          </w:p>
        </w:tc>
        <w:tc>
          <w:tcPr>
            <w:tcW w:w="1870" w:type="dxa"/>
          </w:tcPr>
          <w:p>
            <w:pPr>
              <w:pStyle w:val="11"/>
              <w:spacing w:before="69"/>
              <w:ind w:left="430"/>
              <w:jc w:val="left"/>
              <w:rPr>
                <w:rFonts w:ascii="Times New Roman" w:hAnsi="Times New Roman"/>
                <w:sz w:val="22"/>
              </w:rPr>
            </w:pPr>
            <w:r>
              <w:rPr>
                <w:rFonts w:ascii="Times New Roman" w:hAnsi="Times New Roman"/>
                <w:sz w:val="22"/>
              </w:rPr>
              <w:t>0.00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69"/>
              <w:ind w:left="151"/>
              <w:jc w:val="left"/>
              <w:rPr>
                <w:rFonts w:ascii="Times New Roman"/>
                <w:sz w:val="22"/>
              </w:rPr>
            </w:pPr>
            <w:r>
              <w:rPr>
                <w:rFonts w:ascii="Times New Roman"/>
                <w:spacing w:val="-2"/>
                <w:sz w:val="22"/>
              </w:rPr>
              <w:t>Conventional</w:t>
            </w:r>
          </w:p>
        </w:tc>
        <w:tc>
          <w:tcPr>
            <w:tcW w:w="1330" w:type="dxa"/>
          </w:tcPr>
          <w:p>
            <w:pPr>
              <w:pStyle w:val="11"/>
              <w:spacing w:before="69"/>
              <w:ind w:left="195"/>
              <w:jc w:val="left"/>
              <w:rPr>
                <w:rFonts w:ascii="Times New Roman"/>
                <w:sz w:val="22"/>
              </w:rPr>
            </w:pPr>
            <w:r>
              <w:rPr>
                <w:rFonts w:ascii="Times New Roman"/>
                <w:spacing w:val="-2"/>
                <w:sz w:val="22"/>
              </w:rPr>
              <w:t>Tillering</w:t>
            </w:r>
          </w:p>
        </w:tc>
        <w:tc>
          <w:tcPr>
            <w:tcW w:w="1601" w:type="dxa"/>
          </w:tcPr>
          <w:p>
            <w:pPr>
              <w:pStyle w:val="11"/>
              <w:spacing w:before="69"/>
              <w:ind w:left="226"/>
              <w:jc w:val="left"/>
              <w:rPr>
                <w:rFonts w:ascii="Times New Roman"/>
                <w:sz w:val="22"/>
              </w:rPr>
            </w:pPr>
            <w:r>
              <w:rPr>
                <w:rFonts w:ascii="Times New Roman"/>
                <w:spacing w:val="-4"/>
                <w:sz w:val="22"/>
              </w:rPr>
              <w:t>Both</w:t>
            </w:r>
          </w:p>
        </w:tc>
        <w:tc>
          <w:tcPr>
            <w:tcW w:w="1745" w:type="dxa"/>
          </w:tcPr>
          <w:p>
            <w:pPr>
              <w:pStyle w:val="11"/>
              <w:spacing w:before="69"/>
              <w:ind w:left="308"/>
              <w:jc w:val="left"/>
              <w:rPr>
                <w:rFonts w:ascii="Times New Roman" w:hAnsi="Times New Roman"/>
                <w:sz w:val="22"/>
              </w:rPr>
            </w:pPr>
            <w:r>
              <w:rPr>
                <w:rFonts w:ascii="Times New Roman" w:hAnsi="Times New Roman"/>
                <w:sz w:val="22"/>
              </w:rPr>
              <w:t>0.37 ±</w:t>
            </w:r>
            <w:r>
              <w:rPr>
                <w:rFonts w:ascii="Times New Roman" w:hAnsi="Times New Roman"/>
                <w:spacing w:val="-1"/>
                <w:sz w:val="22"/>
              </w:rPr>
              <w:t xml:space="preserve"> </w:t>
            </w:r>
            <w:r>
              <w:rPr>
                <w:rFonts w:ascii="Times New Roman" w:hAnsi="Times New Roman"/>
                <w:spacing w:val="-4"/>
                <w:sz w:val="22"/>
              </w:rPr>
              <w:t>0.04</w:t>
            </w:r>
          </w:p>
        </w:tc>
        <w:tc>
          <w:tcPr>
            <w:tcW w:w="1870" w:type="dxa"/>
          </w:tcPr>
          <w:p>
            <w:pPr>
              <w:pStyle w:val="11"/>
              <w:spacing w:before="69"/>
              <w:ind w:left="430"/>
              <w:jc w:val="left"/>
              <w:rPr>
                <w:rFonts w:ascii="Times New Roman" w:hAnsi="Times New Roman"/>
                <w:sz w:val="22"/>
              </w:rPr>
            </w:pPr>
            <w:r>
              <w:rPr>
                <w:rFonts w:ascii="Times New Roman" w:hAnsi="Times New Roman"/>
                <w:sz w:val="22"/>
              </w:rPr>
              <w:t>0.15 ±</w:t>
            </w:r>
            <w:r>
              <w:rPr>
                <w:rFonts w:ascii="Times New Roman" w:hAnsi="Times New Roman"/>
                <w:spacing w:val="-2"/>
                <w:sz w:val="22"/>
              </w:rPr>
              <w:t xml:space="preserve"> </w:t>
            </w:r>
            <w:r>
              <w:rPr>
                <w:rFonts w:ascii="Times New Roman" w:hAnsi="Times New Roman"/>
                <w:spacing w:val="-4"/>
                <w:sz w:val="22"/>
              </w:rPr>
              <w:t>0.05</w:t>
            </w:r>
          </w:p>
        </w:tc>
        <w:tc>
          <w:tcPr>
            <w:tcW w:w="1736" w:type="dxa"/>
          </w:tcPr>
          <w:p>
            <w:pPr>
              <w:pStyle w:val="11"/>
              <w:spacing w:before="69"/>
              <w:ind w:left="433"/>
              <w:jc w:val="left"/>
              <w:rPr>
                <w:rFonts w:ascii="Times New Roman" w:hAnsi="Times New Roman"/>
                <w:sz w:val="22"/>
              </w:rPr>
            </w:pPr>
            <w:r>
              <w:rPr>
                <w:rFonts w:ascii="Times New Roman" w:hAnsi="Times New Roman"/>
                <w:sz w:val="22"/>
              </w:rPr>
              <w:t>0.46 ±</w:t>
            </w:r>
            <w:r>
              <w:rPr>
                <w:rFonts w:ascii="Times New Roman" w:hAnsi="Times New Roman"/>
                <w:spacing w:val="-2"/>
                <w:sz w:val="22"/>
              </w:rPr>
              <w:t xml:space="preserve"> </w:t>
            </w:r>
            <w:r>
              <w:rPr>
                <w:rFonts w:ascii="Times New Roman" w:hAnsi="Times New Roman"/>
                <w:spacing w:val="-4"/>
                <w:sz w:val="22"/>
              </w:rPr>
              <w:t>0.06</w:t>
            </w:r>
          </w:p>
        </w:tc>
        <w:tc>
          <w:tcPr>
            <w:tcW w:w="574" w:type="dxa"/>
          </w:tcPr>
          <w:p>
            <w:pPr>
              <w:pStyle w:val="11"/>
              <w:spacing w:before="69"/>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0.41 ±</w:t>
            </w:r>
            <w:r>
              <w:rPr>
                <w:rFonts w:ascii="Times New Roman" w:hAnsi="Times New Roman"/>
                <w:spacing w:val="-2"/>
                <w:sz w:val="22"/>
              </w:rPr>
              <w:t xml:space="preserve"> </w:t>
            </w:r>
            <w:r>
              <w:rPr>
                <w:rFonts w:ascii="Times New Roman" w:hAnsi="Times New Roman"/>
                <w:spacing w:val="-4"/>
                <w:sz w:val="22"/>
              </w:rPr>
              <w:t>0.06</w:t>
            </w:r>
          </w:p>
        </w:tc>
        <w:tc>
          <w:tcPr>
            <w:tcW w:w="1870" w:type="dxa"/>
          </w:tcPr>
          <w:p>
            <w:pPr>
              <w:pStyle w:val="11"/>
              <w:spacing w:before="69"/>
              <w:ind w:left="430"/>
              <w:jc w:val="left"/>
              <w:rPr>
                <w:rFonts w:ascii="Times New Roman" w:hAnsi="Times New Roman"/>
                <w:sz w:val="22"/>
              </w:rPr>
            </w:pPr>
            <w:r>
              <w:rPr>
                <w:rFonts w:ascii="Times New Roman" w:hAnsi="Times New Roman"/>
                <w:sz w:val="22"/>
              </w:rPr>
              <w:t>0.16 ±</w:t>
            </w:r>
            <w:r>
              <w:rPr>
                <w:rFonts w:ascii="Times New Roman" w:hAnsi="Times New Roman"/>
                <w:spacing w:val="-2"/>
                <w:sz w:val="22"/>
              </w:rPr>
              <w:t xml:space="preserve"> </w:t>
            </w:r>
            <w:r>
              <w:rPr>
                <w:rFonts w:ascii="Times New Roman" w:hAnsi="Times New Roman"/>
                <w:spacing w:val="-4"/>
                <w:sz w:val="22"/>
              </w:rPr>
              <w:t>0.05</w:t>
            </w:r>
          </w:p>
        </w:tc>
        <w:tc>
          <w:tcPr>
            <w:tcW w:w="1736" w:type="dxa"/>
          </w:tcPr>
          <w:p>
            <w:pPr>
              <w:pStyle w:val="11"/>
              <w:spacing w:before="69"/>
              <w:ind w:left="433"/>
              <w:jc w:val="left"/>
              <w:rPr>
                <w:rFonts w:ascii="Times New Roman" w:hAnsi="Times New Roman"/>
                <w:sz w:val="22"/>
              </w:rPr>
            </w:pPr>
            <w:r>
              <w:rPr>
                <w:rFonts w:ascii="Times New Roman" w:hAnsi="Times New Roman"/>
                <w:sz w:val="22"/>
              </w:rPr>
              <w:t>0.42 ±</w:t>
            </w:r>
            <w:r>
              <w:rPr>
                <w:rFonts w:ascii="Times New Roman" w:hAnsi="Times New Roman"/>
                <w:spacing w:val="-2"/>
                <w:sz w:val="22"/>
              </w:rPr>
              <w:t xml:space="preserve"> </w:t>
            </w:r>
            <w:r>
              <w:rPr>
                <w:rFonts w:ascii="Times New Roman" w:hAnsi="Times New Roman"/>
                <w:spacing w:val="-4"/>
                <w:sz w:val="22"/>
              </w:rPr>
              <w:t>0.08</w:t>
            </w:r>
          </w:p>
        </w:tc>
        <w:tc>
          <w:tcPr>
            <w:tcW w:w="574" w:type="dxa"/>
          </w:tcPr>
          <w:p>
            <w:pPr>
              <w:pStyle w:val="11"/>
              <w:spacing w:before="69"/>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0.93 ±</w:t>
            </w:r>
            <w:r>
              <w:rPr>
                <w:rFonts w:ascii="Times New Roman" w:hAnsi="Times New Roman"/>
                <w:spacing w:val="-2"/>
                <w:sz w:val="22"/>
              </w:rPr>
              <w:t xml:space="preserve"> </w:t>
            </w:r>
            <w:r>
              <w:rPr>
                <w:rFonts w:ascii="Times New Roman" w:hAnsi="Times New Roman"/>
                <w:spacing w:val="-4"/>
                <w:sz w:val="22"/>
              </w:rPr>
              <w:t>0.00</w:t>
            </w:r>
          </w:p>
        </w:tc>
        <w:tc>
          <w:tcPr>
            <w:tcW w:w="1870" w:type="dxa"/>
          </w:tcPr>
          <w:p>
            <w:pPr>
              <w:pStyle w:val="11"/>
              <w:spacing w:before="69"/>
              <w:ind w:left="430"/>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0.03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70"/>
              <w:ind w:left="195"/>
              <w:jc w:val="left"/>
              <w:rPr>
                <w:rFonts w:ascii="Times New Roman"/>
                <w:sz w:val="22"/>
              </w:rPr>
            </w:pPr>
            <w:r>
              <w:rPr>
                <w:rFonts w:ascii="Times New Roman"/>
                <w:spacing w:val="-2"/>
                <w:sz w:val="22"/>
              </w:rPr>
              <w:t>Flowering</w:t>
            </w:r>
          </w:p>
        </w:tc>
        <w:tc>
          <w:tcPr>
            <w:tcW w:w="1601" w:type="dxa"/>
          </w:tcPr>
          <w:p>
            <w:pPr>
              <w:pStyle w:val="11"/>
              <w:spacing w:before="70"/>
              <w:ind w:left="226"/>
              <w:jc w:val="left"/>
              <w:rPr>
                <w:rFonts w:ascii="Times New Roman"/>
                <w:sz w:val="22"/>
              </w:rPr>
            </w:pPr>
            <w:r>
              <w:rPr>
                <w:rFonts w:ascii="Times New Roman"/>
                <w:spacing w:val="-4"/>
                <w:sz w:val="22"/>
              </w:rPr>
              <w:t>Both</w:t>
            </w:r>
          </w:p>
        </w:tc>
        <w:tc>
          <w:tcPr>
            <w:tcW w:w="1745" w:type="dxa"/>
          </w:tcPr>
          <w:p>
            <w:pPr>
              <w:pStyle w:val="11"/>
              <w:spacing w:before="70"/>
              <w:ind w:left="308"/>
              <w:jc w:val="left"/>
              <w:rPr>
                <w:rFonts w:ascii="Times New Roman" w:hAnsi="Times New Roman"/>
                <w:sz w:val="22"/>
              </w:rPr>
            </w:pPr>
            <w:r>
              <w:rPr>
                <w:rFonts w:ascii="Times New Roman" w:hAnsi="Times New Roman"/>
                <w:sz w:val="22"/>
              </w:rPr>
              <w:t>0.91 ±</w:t>
            </w:r>
            <w:r>
              <w:rPr>
                <w:rFonts w:ascii="Times New Roman" w:hAnsi="Times New Roman"/>
                <w:spacing w:val="-2"/>
                <w:sz w:val="22"/>
              </w:rPr>
              <w:t xml:space="preserve"> </w:t>
            </w:r>
            <w:r>
              <w:rPr>
                <w:rFonts w:ascii="Times New Roman" w:hAnsi="Times New Roman"/>
                <w:spacing w:val="-4"/>
                <w:sz w:val="22"/>
              </w:rPr>
              <w:t>0.02</w:t>
            </w:r>
          </w:p>
        </w:tc>
        <w:tc>
          <w:tcPr>
            <w:tcW w:w="1870" w:type="dxa"/>
          </w:tcPr>
          <w:p>
            <w:pPr>
              <w:pStyle w:val="11"/>
              <w:spacing w:before="70"/>
              <w:ind w:left="430"/>
              <w:jc w:val="left"/>
              <w:rPr>
                <w:rFonts w:ascii="Times New Roman" w:hAnsi="Times New Roman"/>
                <w:sz w:val="22"/>
              </w:rPr>
            </w:pPr>
            <w:r>
              <w:rPr>
                <w:rFonts w:ascii="Times New Roman" w:hAnsi="Times New Roman"/>
                <w:sz w:val="22"/>
              </w:rPr>
              <w:t>0.06 ±</w:t>
            </w:r>
            <w:r>
              <w:rPr>
                <w:rFonts w:ascii="Times New Roman" w:hAnsi="Times New Roman"/>
                <w:spacing w:val="-2"/>
                <w:sz w:val="22"/>
              </w:rPr>
              <w:t xml:space="preserve"> </w:t>
            </w:r>
            <w:r>
              <w:rPr>
                <w:rFonts w:ascii="Times New Roman" w:hAnsi="Times New Roman"/>
                <w:spacing w:val="-4"/>
                <w:sz w:val="22"/>
              </w:rPr>
              <w:t>0.02</w:t>
            </w:r>
          </w:p>
        </w:tc>
        <w:tc>
          <w:tcPr>
            <w:tcW w:w="1736" w:type="dxa"/>
          </w:tcPr>
          <w:p>
            <w:pPr>
              <w:pStyle w:val="11"/>
              <w:spacing w:before="70"/>
              <w:ind w:left="433"/>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70"/>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0.92 ±</w:t>
            </w:r>
            <w:r>
              <w:rPr>
                <w:rFonts w:ascii="Times New Roman" w:hAnsi="Times New Roman"/>
                <w:spacing w:val="-2"/>
                <w:sz w:val="22"/>
              </w:rPr>
              <w:t xml:space="preserve"> </w:t>
            </w:r>
            <w:r>
              <w:rPr>
                <w:rFonts w:ascii="Times New Roman" w:hAnsi="Times New Roman"/>
                <w:spacing w:val="-4"/>
                <w:sz w:val="22"/>
              </w:rPr>
              <w:t>0.02</w:t>
            </w:r>
          </w:p>
        </w:tc>
        <w:tc>
          <w:tcPr>
            <w:tcW w:w="1870" w:type="dxa"/>
          </w:tcPr>
          <w:p>
            <w:pPr>
              <w:pStyle w:val="11"/>
              <w:spacing w:before="69"/>
              <w:ind w:left="430"/>
              <w:jc w:val="left"/>
              <w:rPr>
                <w:rFonts w:ascii="Times New Roman" w:hAnsi="Times New Roman"/>
                <w:sz w:val="22"/>
              </w:rPr>
            </w:pPr>
            <w:r>
              <w:rPr>
                <w:rFonts w:ascii="Times New Roman" w:hAnsi="Times New Roman"/>
                <w:sz w:val="22"/>
              </w:rPr>
              <w:t>0.06 ±</w:t>
            </w:r>
            <w:r>
              <w:rPr>
                <w:rFonts w:ascii="Times New Roman" w:hAnsi="Times New Roman"/>
                <w:spacing w:val="-2"/>
                <w:sz w:val="22"/>
              </w:rPr>
              <w:t xml:space="preserve"> </w:t>
            </w:r>
            <w:r>
              <w:rPr>
                <w:rFonts w:ascii="Times New Roman" w:hAnsi="Times New Roman"/>
                <w:spacing w:val="-4"/>
                <w:sz w:val="22"/>
              </w:rPr>
              <w:t>0.02</w:t>
            </w:r>
          </w:p>
        </w:tc>
        <w:tc>
          <w:tcPr>
            <w:tcW w:w="1736" w:type="dxa"/>
          </w:tcPr>
          <w:p>
            <w:pPr>
              <w:pStyle w:val="11"/>
              <w:spacing w:before="69"/>
              <w:ind w:left="433"/>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0.01</w:t>
            </w:r>
          </w:p>
        </w:tc>
        <w:tc>
          <w:tcPr>
            <w:tcW w:w="574" w:type="dxa"/>
          </w:tcPr>
          <w:p>
            <w:pPr>
              <w:pStyle w:val="11"/>
              <w:spacing w:before="69"/>
              <w:ind w:left="128"/>
              <w:rPr>
                <w:rFonts w:ascii="Times New Roman"/>
                <w:sz w:val="22"/>
              </w:rPr>
            </w:pPr>
            <w:r>
              <w:rPr>
                <w:rFonts w:ascii="Times New Roman"/>
                <w:spacing w:val="-1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Ladybeetles</w:t>
            </w:r>
          </w:p>
        </w:tc>
        <w:tc>
          <w:tcPr>
            <w:tcW w:w="1745" w:type="dxa"/>
          </w:tcPr>
          <w:p>
            <w:pPr>
              <w:pStyle w:val="11"/>
              <w:spacing w:before="69"/>
              <w:ind w:left="308"/>
              <w:jc w:val="left"/>
              <w:rPr>
                <w:rFonts w:ascii="Times New Roman" w:hAnsi="Times New Roman"/>
                <w:sz w:val="22"/>
              </w:rPr>
            </w:pPr>
            <w:r>
              <w:rPr>
                <w:rFonts w:ascii="Times New Roman" w:hAnsi="Times New Roman"/>
                <w:sz w:val="22"/>
              </w:rPr>
              <w:t>0.94 ±</w:t>
            </w:r>
            <w:r>
              <w:rPr>
                <w:rFonts w:ascii="Times New Roman" w:hAnsi="Times New Roman"/>
                <w:spacing w:val="-2"/>
                <w:sz w:val="22"/>
              </w:rPr>
              <w:t xml:space="preserve"> </w:t>
            </w:r>
            <w:r>
              <w:rPr>
                <w:rFonts w:ascii="Times New Roman" w:hAnsi="Times New Roman"/>
                <w:spacing w:val="-4"/>
                <w:sz w:val="22"/>
              </w:rPr>
              <w:t>0.00</w:t>
            </w:r>
          </w:p>
        </w:tc>
        <w:tc>
          <w:tcPr>
            <w:tcW w:w="1870" w:type="dxa"/>
          </w:tcPr>
          <w:p>
            <w:pPr>
              <w:pStyle w:val="11"/>
              <w:spacing w:before="69"/>
              <w:ind w:left="430"/>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1736" w:type="dxa"/>
          </w:tcPr>
          <w:p>
            <w:pPr>
              <w:pStyle w:val="11"/>
              <w:spacing w:before="69"/>
              <w:ind w:left="433"/>
              <w:jc w:val="left"/>
              <w:rPr>
                <w:rFonts w:ascii="Times New Roman" w:hAnsi="Times New Roman"/>
                <w:sz w:val="22"/>
              </w:rPr>
            </w:pPr>
            <w:r>
              <w:rPr>
                <w:rFonts w:ascii="Times New Roman" w:hAnsi="Times New Roman"/>
                <w:sz w:val="22"/>
              </w:rPr>
              <w:t>0.02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70"/>
              <w:ind w:left="195"/>
              <w:jc w:val="left"/>
              <w:rPr>
                <w:rFonts w:ascii="Times New Roman"/>
                <w:sz w:val="22"/>
              </w:rPr>
            </w:pPr>
            <w:r>
              <w:rPr>
                <w:rFonts w:ascii="Times New Roman"/>
                <w:spacing w:val="-2"/>
                <w:sz w:val="22"/>
              </w:rPr>
              <w:t>Ripening</w:t>
            </w:r>
          </w:p>
        </w:tc>
        <w:tc>
          <w:tcPr>
            <w:tcW w:w="1601" w:type="dxa"/>
          </w:tcPr>
          <w:p>
            <w:pPr>
              <w:pStyle w:val="11"/>
              <w:spacing w:before="70"/>
              <w:ind w:left="226"/>
              <w:jc w:val="left"/>
              <w:rPr>
                <w:rFonts w:ascii="Times New Roman"/>
                <w:sz w:val="22"/>
              </w:rPr>
            </w:pPr>
            <w:r>
              <w:rPr>
                <w:rFonts w:ascii="Times New Roman"/>
                <w:spacing w:val="-4"/>
                <w:sz w:val="22"/>
              </w:rPr>
              <w:t>Both</w:t>
            </w:r>
          </w:p>
        </w:tc>
        <w:tc>
          <w:tcPr>
            <w:tcW w:w="1745" w:type="dxa"/>
          </w:tcPr>
          <w:p>
            <w:pPr>
              <w:pStyle w:val="11"/>
              <w:spacing w:before="70"/>
              <w:ind w:left="308"/>
              <w:jc w:val="left"/>
              <w:rPr>
                <w:rFonts w:ascii="Times New Roman" w:hAnsi="Times New Roman"/>
                <w:sz w:val="22"/>
              </w:rPr>
            </w:pPr>
            <w:r>
              <w:rPr>
                <w:rFonts w:ascii="Times New Roman" w:hAnsi="Times New Roman"/>
                <w:sz w:val="22"/>
              </w:rPr>
              <w:t>0.96 ±</w:t>
            </w:r>
            <w:r>
              <w:rPr>
                <w:rFonts w:ascii="Times New Roman" w:hAnsi="Times New Roman"/>
                <w:spacing w:val="-2"/>
                <w:sz w:val="22"/>
              </w:rPr>
              <w:t xml:space="preserve"> </w:t>
            </w:r>
            <w:r>
              <w:rPr>
                <w:rFonts w:ascii="Times New Roman" w:hAnsi="Times New Roman"/>
                <w:spacing w:val="-4"/>
                <w:sz w:val="22"/>
              </w:rPr>
              <w:t>0.01</w:t>
            </w:r>
          </w:p>
        </w:tc>
        <w:tc>
          <w:tcPr>
            <w:tcW w:w="1870" w:type="dxa"/>
          </w:tcPr>
          <w:p>
            <w:pPr>
              <w:pStyle w:val="11"/>
              <w:spacing w:before="70"/>
              <w:ind w:left="430"/>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0.01</w:t>
            </w:r>
          </w:p>
        </w:tc>
        <w:tc>
          <w:tcPr>
            <w:tcW w:w="1736" w:type="dxa"/>
          </w:tcPr>
          <w:p>
            <w:pPr>
              <w:pStyle w:val="11"/>
              <w:spacing w:before="70"/>
              <w:ind w:left="433"/>
              <w:jc w:val="left"/>
              <w:rPr>
                <w:rFonts w:ascii="Times New Roman" w:hAnsi="Times New Roman"/>
                <w:sz w:val="22"/>
              </w:rPr>
            </w:pPr>
            <w:r>
              <w:rPr>
                <w:rFonts w:ascii="Times New Roman" w:hAnsi="Times New Roman"/>
                <w:sz w:val="22"/>
              </w:rPr>
              <w:t>0.00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70"/>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708" w:type="dxa"/>
          </w:tcPr>
          <w:p>
            <w:pPr>
              <w:pStyle w:val="11"/>
              <w:spacing w:before="0"/>
              <w:jc w:val="left"/>
              <w:rPr>
                <w:rFonts w:ascii="Times New Roman"/>
                <w:sz w:val="22"/>
              </w:rPr>
            </w:pPr>
          </w:p>
        </w:tc>
        <w:tc>
          <w:tcPr>
            <w:tcW w:w="1533" w:type="dxa"/>
          </w:tcPr>
          <w:p>
            <w:pPr>
              <w:pStyle w:val="11"/>
              <w:spacing w:before="0"/>
              <w:jc w:val="left"/>
              <w:rPr>
                <w:rFonts w:ascii="Times New Roman"/>
                <w:sz w:val="22"/>
              </w:rPr>
            </w:pPr>
          </w:p>
        </w:tc>
        <w:tc>
          <w:tcPr>
            <w:tcW w:w="1330" w:type="dxa"/>
          </w:tcPr>
          <w:p>
            <w:pPr>
              <w:pStyle w:val="11"/>
              <w:spacing w:before="0"/>
              <w:jc w:val="left"/>
              <w:rPr>
                <w:rFonts w:ascii="Times New Roman"/>
                <w:sz w:val="22"/>
              </w:rPr>
            </w:pPr>
          </w:p>
        </w:tc>
        <w:tc>
          <w:tcPr>
            <w:tcW w:w="1601" w:type="dxa"/>
          </w:tcPr>
          <w:p>
            <w:pPr>
              <w:pStyle w:val="11"/>
              <w:spacing w:before="69"/>
              <w:ind w:left="226"/>
              <w:jc w:val="left"/>
              <w:rPr>
                <w:rFonts w:ascii="Times New Roman"/>
                <w:sz w:val="22"/>
              </w:rPr>
            </w:pPr>
            <w:r>
              <w:rPr>
                <w:rFonts w:ascii="Times New Roman"/>
                <w:spacing w:val="-2"/>
                <w:sz w:val="22"/>
              </w:rPr>
              <w:t>Spiders</w:t>
            </w:r>
          </w:p>
        </w:tc>
        <w:tc>
          <w:tcPr>
            <w:tcW w:w="1745" w:type="dxa"/>
          </w:tcPr>
          <w:p>
            <w:pPr>
              <w:pStyle w:val="11"/>
              <w:spacing w:before="69"/>
              <w:ind w:left="308"/>
              <w:jc w:val="left"/>
              <w:rPr>
                <w:rFonts w:ascii="Times New Roman" w:hAnsi="Times New Roman"/>
                <w:sz w:val="22"/>
              </w:rPr>
            </w:pPr>
            <w:r>
              <w:rPr>
                <w:rFonts w:ascii="Times New Roman" w:hAnsi="Times New Roman"/>
                <w:sz w:val="22"/>
              </w:rPr>
              <w:t>0.95 ±</w:t>
            </w:r>
            <w:r>
              <w:rPr>
                <w:rFonts w:ascii="Times New Roman" w:hAnsi="Times New Roman"/>
                <w:spacing w:val="-2"/>
                <w:sz w:val="22"/>
              </w:rPr>
              <w:t xml:space="preserve"> </w:t>
            </w:r>
            <w:r>
              <w:rPr>
                <w:rFonts w:ascii="Times New Roman" w:hAnsi="Times New Roman"/>
                <w:spacing w:val="-4"/>
                <w:sz w:val="22"/>
              </w:rPr>
              <w:t>0.02</w:t>
            </w:r>
          </w:p>
        </w:tc>
        <w:tc>
          <w:tcPr>
            <w:tcW w:w="1870" w:type="dxa"/>
          </w:tcPr>
          <w:p>
            <w:pPr>
              <w:pStyle w:val="11"/>
              <w:spacing w:before="69"/>
              <w:ind w:left="430"/>
              <w:jc w:val="left"/>
              <w:rPr>
                <w:rFonts w:ascii="Times New Roman" w:hAnsi="Times New Roman"/>
                <w:sz w:val="22"/>
              </w:rPr>
            </w:pPr>
            <w:r>
              <w:rPr>
                <w:rFonts w:ascii="Times New Roman" w:hAnsi="Times New Roman"/>
                <w:sz w:val="22"/>
              </w:rPr>
              <w:t>0.04 ±</w:t>
            </w:r>
            <w:r>
              <w:rPr>
                <w:rFonts w:ascii="Times New Roman" w:hAnsi="Times New Roman"/>
                <w:spacing w:val="-2"/>
                <w:sz w:val="22"/>
              </w:rPr>
              <w:t xml:space="preserve"> </w:t>
            </w:r>
            <w:r>
              <w:rPr>
                <w:rFonts w:ascii="Times New Roman" w:hAnsi="Times New Roman"/>
                <w:spacing w:val="-4"/>
                <w:sz w:val="22"/>
              </w:rPr>
              <w:t>0.02</w:t>
            </w:r>
          </w:p>
        </w:tc>
        <w:tc>
          <w:tcPr>
            <w:tcW w:w="1736" w:type="dxa"/>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Pr>
          <w:p>
            <w:pPr>
              <w:pStyle w:val="11"/>
              <w:spacing w:before="69"/>
              <w:ind w:left="128"/>
              <w:rPr>
                <w:rFonts w:ascii="Times New Roman"/>
                <w:sz w:val="22"/>
              </w:rPr>
            </w:pPr>
            <w:r>
              <w:rPr>
                <w:rFonts w:ascii="Times New Roman"/>
                <w:spacing w:val="-1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708" w:type="dxa"/>
            <w:tcBorders>
              <w:bottom w:val="single" w:color="000000" w:sz="8" w:space="0"/>
            </w:tcBorders>
          </w:tcPr>
          <w:p>
            <w:pPr>
              <w:pStyle w:val="11"/>
              <w:spacing w:before="0"/>
              <w:jc w:val="left"/>
              <w:rPr>
                <w:rFonts w:ascii="Times New Roman"/>
                <w:sz w:val="22"/>
              </w:rPr>
            </w:pPr>
          </w:p>
        </w:tc>
        <w:tc>
          <w:tcPr>
            <w:tcW w:w="1533" w:type="dxa"/>
            <w:tcBorders>
              <w:bottom w:val="single" w:color="000000" w:sz="8" w:space="0"/>
            </w:tcBorders>
          </w:tcPr>
          <w:p>
            <w:pPr>
              <w:pStyle w:val="11"/>
              <w:spacing w:before="0"/>
              <w:jc w:val="left"/>
              <w:rPr>
                <w:rFonts w:ascii="Times New Roman"/>
                <w:sz w:val="22"/>
              </w:rPr>
            </w:pPr>
          </w:p>
        </w:tc>
        <w:tc>
          <w:tcPr>
            <w:tcW w:w="1330" w:type="dxa"/>
            <w:tcBorders>
              <w:bottom w:val="single" w:color="000000" w:sz="8" w:space="0"/>
            </w:tcBorders>
          </w:tcPr>
          <w:p>
            <w:pPr>
              <w:pStyle w:val="11"/>
              <w:spacing w:before="0"/>
              <w:jc w:val="left"/>
              <w:rPr>
                <w:rFonts w:ascii="Times New Roman"/>
                <w:sz w:val="22"/>
              </w:rPr>
            </w:pPr>
          </w:p>
        </w:tc>
        <w:tc>
          <w:tcPr>
            <w:tcW w:w="1601" w:type="dxa"/>
            <w:tcBorders>
              <w:bottom w:val="single" w:color="000000" w:sz="8" w:space="0"/>
            </w:tcBorders>
          </w:tcPr>
          <w:p>
            <w:pPr>
              <w:pStyle w:val="11"/>
              <w:spacing w:before="69"/>
              <w:ind w:left="226"/>
              <w:jc w:val="left"/>
              <w:rPr>
                <w:rFonts w:ascii="Times New Roman"/>
                <w:sz w:val="22"/>
              </w:rPr>
            </w:pPr>
            <w:r>
              <w:rPr>
                <w:rFonts w:ascii="Times New Roman"/>
                <w:spacing w:val="-2"/>
                <w:sz w:val="22"/>
              </w:rPr>
              <w:t>Ladybeetles</w:t>
            </w:r>
          </w:p>
        </w:tc>
        <w:tc>
          <w:tcPr>
            <w:tcW w:w="1745" w:type="dxa"/>
            <w:tcBorders>
              <w:bottom w:val="single" w:color="000000" w:sz="8" w:space="0"/>
            </w:tcBorders>
          </w:tcPr>
          <w:p>
            <w:pPr>
              <w:pStyle w:val="11"/>
              <w:spacing w:before="69"/>
              <w:ind w:left="308"/>
              <w:jc w:val="left"/>
              <w:rPr>
                <w:rFonts w:ascii="Times New Roman" w:hAnsi="Times New Roman"/>
                <w:sz w:val="22"/>
              </w:rPr>
            </w:pPr>
            <w:r>
              <w:rPr>
                <w:rFonts w:ascii="Times New Roman" w:hAnsi="Times New Roman"/>
                <w:sz w:val="22"/>
              </w:rPr>
              <w:t>0.98 ±</w:t>
            </w:r>
            <w:r>
              <w:rPr>
                <w:rFonts w:ascii="Times New Roman" w:hAnsi="Times New Roman"/>
                <w:spacing w:val="-2"/>
                <w:sz w:val="22"/>
              </w:rPr>
              <w:t xml:space="preserve"> </w:t>
            </w:r>
            <w:r>
              <w:rPr>
                <w:rFonts w:ascii="Times New Roman" w:hAnsi="Times New Roman"/>
                <w:spacing w:val="-4"/>
                <w:sz w:val="22"/>
              </w:rPr>
              <w:t>0.00</w:t>
            </w:r>
          </w:p>
        </w:tc>
        <w:tc>
          <w:tcPr>
            <w:tcW w:w="1870" w:type="dxa"/>
            <w:tcBorders>
              <w:bottom w:val="single" w:color="000000" w:sz="8" w:space="0"/>
            </w:tcBorders>
          </w:tcPr>
          <w:p>
            <w:pPr>
              <w:pStyle w:val="11"/>
              <w:spacing w:before="69"/>
              <w:ind w:left="430"/>
              <w:jc w:val="left"/>
              <w:rPr>
                <w:rFonts w:ascii="Times New Roman" w:hAnsi="Times New Roman"/>
                <w:sz w:val="22"/>
              </w:rPr>
            </w:pPr>
            <w:r>
              <w:rPr>
                <w:rFonts w:ascii="Times New Roman" w:hAnsi="Times New Roman"/>
                <w:sz w:val="22"/>
              </w:rPr>
              <w:t>0.00 ±</w:t>
            </w:r>
            <w:r>
              <w:rPr>
                <w:rFonts w:ascii="Times New Roman" w:hAnsi="Times New Roman"/>
                <w:spacing w:val="-2"/>
                <w:sz w:val="22"/>
              </w:rPr>
              <w:t xml:space="preserve"> </w:t>
            </w:r>
            <w:r>
              <w:rPr>
                <w:rFonts w:ascii="Times New Roman" w:hAnsi="Times New Roman"/>
                <w:spacing w:val="-4"/>
                <w:sz w:val="22"/>
              </w:rPr>
              <w:t>0.00</w:t>
            </w:r>
          </w:p>
        </w:tc>
        <w:tc>
          <w:tcPr>
            <w:tcW w:w="1736" w:type="dxa"/>
            <w:tcBorders>
              <w:bottom w:val="single" w:color="000000" w:sz="8" w:space="0"/>
            </w:tcBorders>
          </w:tcPr>
          <w:p>
            <w:pPr>
              <w:pStyle w:val="11"/>
              <w:spacing w:before="69"/>
              <w:ind w:left="433"/>
              <w:jc w:val="left"/>
              <w:rPr>
                <w:rFonts w:ascii="Times New Roman" w:hAnsi="Times New Roman"/>
                <w:sz w:val="22"/>
              </w:rPr>
            </w:pPr>
            <w:r>
              <w:rPr>
                <w:rFonts w:ascii="Times New Roman" w:hAnsi="Times New Roman"/>
                <w:sz w:val="22"/>
              </w:rPr>
              <w:t>0.01 ±</w:t>
            </w:r>
            <w:r>
              <w:rPr>
                <w:rFonts w:ascii="Times New Roman" w:hAnsi="Times New Roman"/>
                <w:spacing w:val="-2"/>
                <w:sz w:val="22"/>
              </w:rPr>
              <w:t xml:space="preserve"> </w:t>
            </w:r>
            <w:r>
              <w:rPr>
                <w:rFonts w:ascii="Times New Roman" w:hAnsi="Times New Roman"/>
                <w:spacing w:val="-4"/>
                <w:sz w:val="22"/>
              </w:rPr>
              <w:t>0.00</w:t>
            </w:r>
          </w:p>
        </w:tc>
        <w:tc>
          <w:tcPr>
            <w:tcW w:w="574" w:type="dxa"/>
            <w:tcBorders>
              <w:bottom w:val="single" w:color="000000" w:sz="8" w:space="0"/>
            </w:tcBorders>
          </w:tcPr>
          <w:p>
            <w:pPr>
              <w:pStyle w:val="11"/>
              <w:spacing w:before="69"/>
              <w:ind w:left="128"/>
              <w:rPr>
                <w:rFonts w:ascii="Times New Roman"/>
                <w:sz w:val="22"/>
              </w:rPr>
            </w:pPr>
            <w:r>
              <w:rPr>
                <w:rFonts w:ascii="Times New Roman"/>
                <w:spacing w:val="-1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4" w:hRule="atLeast"/>
        </w:trPr>
        <w:tc>
          <w:tcPr>
            <w:tcW w:w="708" w:type="dxa"/>
            <w:tcBorders>
              <w:top w:val="single" w:color="000000" w:sz="8" w:space="0"/>
            </w:tcBorders>
          </w:tcPr>
          <w:p>
            <w:pPr>
              <w:pStyle w:val="11"/>
              <w:spacing w:before="0" w:line="255" w:lineRule="exact"/>
              <w:ind w:right="194"/>
              <w:jc w:val="right"/>
              <w:rPr>
                <w:rFonts w:ascii="Times New Roman"/>
                <w:sz w:val="24"/>
              </w:rPr>
            </w:pPr>
            <w:r>
              <w:rPr>
                <w:rFonts w:ascii="Times New Roman"/>
                <w:spacing w:val="-5"/>
                <w:sz w:val="24"/>
              </w:rPr>
              <w:t>30</w:t>
            </w:r>
          </w:p>
        </w:tc>
        <w:tc>
          <w:tcPr>
            <w:tcW w:w="1533" w:type="dxa"/>
            <w:tcBorders>
              <w:top w:val="single" w:color="000000" w:sz="8" w:space="0"/>
            </w:tcBorders>
          </w:tcPr>
          <w:p>
            <w:pPr>
              <w:pStyle w:val="11"/>
              <w:spacing w:before="0"/>
              <w:jc w:val="left"/>
              <w:rPr>
                <w:rFonts w:ascii="Times New Roman"/>
                <w:sz w:val="20"/>
              </w:rPr>
            </w:pPr>
          </w:p>
        </w:tc>
        <w:tc>
          <w:tcPr>
            <w:tcW w:w="1330" w:type="dxa"/>
            <w:tcBorders>
              <w:top w:val="single" w:color="000000" w:sz="8" w:space="0"/>
            </w:tcBorders>
          </w:tcPr>
          <w:p>
            <w:pPr>
              <w:pStyle w:val="11"/>
              <w:spacing w:before="0"/>
              <w:jc w:val="left"/>
              <w:rPr>
                <w:rFonts w:ascii="Times New Roman"/>
                <w:sz w:val="20"/>
              </w:rPr>
            </w:pPr>
          </w:p>
        </w:tc>
        <w:tc>
          <w:tcPr>
            <w:tcW w:w="1601" w:type="dxa"/>
            <w:tcBorders>
              <w:top w:val="single" w:color="000000" w:sz="8" w:space="0"/>
            </w:tcBorders>
          </w:tcPr>
          <w:p>
            <w:pPr>
              <w:pStyle w:val="11"/>
              <w:spacing w:before="0"/>
              <w:jc w:val="left"/>
              <w:rPr>
                <w:rFonts w:ascii="Times New Roman"/>
                <w:sz w:val="20"/>
              </w:rPr>
            </w:pPr>
          </w:p>
        </w:tc>
        <w:tc>
          <w:tcPr>
            <w:tcW w:w="1745" w:type="dxa"/>
            <w:tcBorders>
              <w:top w:val="single" w:color="000000" w:sz="8" w:space="0"/>
            </w:tcBorders>
          </w:tcPr>
          <w:p>
            <w:pPr>
              <w:pStyle w:val="11"/>
              <w:spacing w:before="0"/>
              <w:jc w:val="left"/>
              <w:rPr>
                <w:rFonts w:ascii="Times New Roman"/>
                <w:sz w:val="20"/>
              </w:rPr>
            </w:pPr>
          </w:p>
        </w:tc>
        <w:tc>
          <w:tcPr>
            <w:tcW w:w="1870" w:type="dxa"/>
            <w:tcBorders>
              <w:top w:val="single" w:color="000000" w:sz="8" w:space="0"/>
            </w:tcBorders>
          </w:tcPr>
          <w:p>
            <w:pPr>
              <w:pStyle w:val="11"/>
              <w:spacing w:before="0"/>
              <w:jc w:val="left"/>
              <w:rPr>
                <w:rFonts w:ascii="Times New Roman"/>
                <w:sz w:val="20"/>
              </w:rPr>
            </w:pPr>
          </w:p>
        </w:tc>
        <w:tc>
          <w:tcPr>
            <w:tcW w:w="1736" w:type="dxa"/>
            <w:tcBorders>
              <w:top w:val="single" w:color="000000" w:sz="8" w:space="0"/>
            </w:tcBorders>
          </w:tcPr>
          <w:p>
            <w:pPr>
              <w:pStyle w:val="11"/>
              <w:spacing w:before="0"/>
              <w:jc w:val="left"/>
              <w:rPr>
                <w:rFonts w:ascii="Times New Roman"/>
                <w:sz w:val="20"/>
              </w:rPr>
            </w:pPr>
          </w:p>
        </w:tc>
        <w:tc>
          <w:tcPr>
            <w:tcW w:w="574" w:type="dxa"/>
            <w:tcBorders>
              <w:top w:val="single" w:color="000000" w:sz="8" w:space="0"/>
            </w:tcBorders>
          </w:tcPr>
          <w:p>
            <w:pPr>
              <w:pStyle w:val="11"/>
              <w:spacing w:before="0"/>
              <w:jc w:val="left"/>
              <w:rPr>
                <w:rFonts w:ascii="Times New Roman"/>
                <w:sz w:val="20"/>
              </w:rPr>
            </w:pPr>
          </w:p>
        </w:tc>
      </w:tr>
    </w:tbl>
    <w:p>
      <w:pPr>
        <w:spacing w:after="0"/>
        <w:jc w:val="left"/>
        <w:rPr>
          <w:rFonts w:ascii="Times New Roman"/>
          <w:sz w:val="20"/>
        </w:rPr>
        <w:sectPr>
          <w:pgSz w:w="12240" w:h="15840"/>
          <w:pgMar w:top="1420" w:right="60" w:bottom="1240" w:left="0" w:header="0" w:footer="1056" w:gutter="0"/>
          <w:cols w:space="720" w:num="1"/>
        </w:sectPr>
      </w:pPr>
    </w:p>
    <w:p>
      <w:pPr>
        <w:pStyle w:val="10"/>
        <w:numPr>
          <w:ilvl w:val="0"/>
          <w:numId w:val="14"/>
        </w:numPr>
        <w:tabs>
          <w:tab w:val="left" w:pos="1440"/>
        </w:tabs>
        <w:spacing w:before="74" w:after="0" w:line="240" w:lineRule="auto"/>
        <w:ind w:left="1440" w:right="0" w:hanging="600"/>
        <w:jc w:val="left"/>
        <w:rPr>
          <w:sz w:val="24"/>
        </w:rPr>
      </w:pPr>
      <w:r>
        <w:rPr>
          <w:b/>
          <w:sz w:val="24"/>
        </w:rPr>
        <w:t>Table</w:t>
      </w:r>
      <w:r>
        <w:rPr>
          <w:b/>
          <w:spacing w:val="-1"/>
          <w:sz w:val="24"/>
        </w:rPr>
        <w:t xml:space="preserve"> </w:t>
      </w:r>
      <w:r>
        <w:rPr>
          <w:b/>
          <w:sz w:val="24"/>
        </w:rPr>
        <w:t>S3.</w:t>
      </w:r>
      <w:r>
        <w:rPr>
          <w:b/>
          <w:spacing w:val="-1"/>
          <w:sz w:val="24"/>
        </w:rPr>
        <w:t xml:space="preserve"> </w:t>
      </w:r>
      <w:r>
        <w:rPr>
          <w:sz w:val="24"/>
        </w:rPr>
        <w:t>The</w:t>
      </w:r>
      <w:r>
        <w:rPr>
          <w:spacing w:val="-2"/>
          <w:sz w:val="24"/>
        </w:rPr>
        <w:t xml:space="preserve"> </w:t>
      </w:r>
      <w:r>
        <w:rPr>
          <w:sz w:val="24"/>
        </w:rPr>
        <w:t>relative</w:t>
      </w:r>
      <w:r>
        <w:rPr>
          <w:spacing w:val="-1"/>
          <w:sz w:val="24"/>
        </w:rPr>
        <w:t xml:space="preserve"> </w:t>
      </w:r>
      <w:r>
        <w:rPr>
          <w:sz w:val="24"/>
        </w:rPr>
        <w:t>abundance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major families/genera</w:t>
      </w:r>
      <w:r>
        <w:rPr>
          <w:spacing w:val="-2"/>
          <w:sz w:val="24"/>
        </w:rPr>
        <w:t xml:space="preserve"> </w:t>
      </w:r>
      <w:r>
        <w:rPr>
          <w:sz w:val="24"/>
        </w:rPr>
        <w:t>in rice</w:t>
      </w:r>
      <w:r>
        <w:rPr>
          <w:spacing w:val="-2"/>
          <w:sz w:val="24"/>
        </w:rPr>
        <w:t xml:space="preserve"> </w:t>
      </w:r>
      <w:r>
        <w:rPr>
          <w:sz w:val="24"/>
        </w:rPr>
        <w:t>herbivore</w:t>
      </w:r>
      <w:r>
        <w:rPr>
          <w:spacing w:val="-2"/>
          <w:sz w:val="24"/>
        </w:rPr>
        <w:t xml:space="preserve"> </w:t>
      </w:r>
      <w:r>
        <w:rPr>
          <w:sz w:val="24"/>
        </w:rPr>
        <w:t>guild</w:t>
      </w:r>
      <w:r>
        <w:rPr>
          <w:spacing w:val="-1"/>
          <w:sz w:val="24"/>
        </w:rPr>
        <w:t xml:space="preserve"> </w:t>
      </w:r>
      <w:r>
        <w:rPr>
          <w:sz w:val="24"/>
        </w:rPr>
        <w:t xml:space="preserve">at </w:t>
      </w:r>
      <w:r>
        <w:rPr>
          <w:spacing w:val="-5"/>
          <w:sz w:val="24"/>
        </w:rPr>
        <w:t>the</w:t>
      </w:r>
    </w:p>
    <w:p>
      <w:pPr>
        <w:pStyle w:val="10"/>
        <w:numPr>
          <w:ilvl w:val="0"/>
          <w:numId w:val="14"/>
        </w:numPr>
        <w:tabs>
          <w:tab w:val="left" w:pos="1440"/>
        </w:tabs>
        <w:spacing w:before="137" w:after="0" w:line="240" w:lineRule="auto"/>
        <w:ind w:left="1440" w:right="0" w:hanging="600"/>
        <w:jc w:val="left"/>
        <w:rPr>
          <w:sz w:val="24"/>
        </w:rPr>
      </w:pPr>
      <w:r>
        <w:rPr>
          <w:sz w:val="24"/>
        </w:rPr>
        <w:t>flowering</w:t>
      </w:r>
      <w:r>
        <w:rPr>
          <w:spacing w:val="-6"/>
          <w:sz w:val="24"/>
        </w:rPr>
        <w:t xml:space="preserve"> </w:t>
      </w:r>
      <w:r>
        <w:rPr>
          <w:sz w:val="24"/>
        </w:rPr>
        <w:t>and</w:t>
      </w:r>
      <w:r>
        <w:rPr>
          <w:spacing w:val="2"/>
          <w:sz w:val="24"/>
        </w:rPr>
        <w:t xml:space="preserve"> </w:t>
      </w:r>
      <w:r>
        <w:rPr>
          <w:sz w:val="24"/>
        </w:rPr>
        <w:t>ripening</w:t>
      </w:r>
      <w:r>
        <w:rPr>
          <w:spacing w:val="-3"/>
          <w:sz w:val="24"/>
        </w:rPr>
        <w:t xml:space="preserve"> </w:t>
      </w:r>
      <w:r>
        <w:rPr>
          <w:sz w:val="24"/>
        </w:rPr>
        <w:t>stages in the</w:t>
      </w:r>
      <w:r>
        <w:rPr>
          <w:spacing w:val="-2"/>
          <w:sz w:val="24"/>
        </w:rPr>
        <w:t xml:space="preserve"> </w:t>
      </w:r>
      <w:r>
        <w:rPr>
          <w:sz w:val="24"/>
        </w:rPr>
        <w:t>three</w:t>
      </w:r>
      <w:r>
        <w:rPr>
          <w:spacing w:val="-1"/>
          <w:sz w:val="24"/>
        </w:rPr>
        <w:t xml:space="preserve"> </w:t>
      </w:r>
      <w:r>
        <w:rPr>
          <w:sz w:val="24"/>
        </w:rPr>
        <w:t>study</w:t>
      </w:r>
      <w:r>
        <w:rPr>
          <w:spacing w:val="-2"/>
          <w:sz w:val="24"/>
        </w:rPr>
        <w:t xml:space="preserve"> </w:t>
      </w:r>
      <w:r>
        <w:rPr>
          <w:sz w:val="24"/>
        </w:rPr>
        <w:t>years. Samples were</w:t>
      </w:r>
      <w:r>
        <w:rPr>
          <w:spacing w:val="-2"/>
          <w:sz w:val="24"/>
        </w:rPr>
        <w:t xml:space="preserve"> </w:t>
      </w:r>
      <w:r>
        <w:rPr>
          <w:sz w:val="24"/>
        </w:rPr>
        <w:t>pooled</w:t>
      </w:r>
      <w:r>
        <w:rPr>
          <w:spacing w:val="1"/>
          <w:sz w:val="24"/>
        </w:rPr>
        <w:t xml:space="preserve"> </w:t>
      </w:r>
      <w:r>
        <w:rPr>
          <w:sz w:val="24"/>
        </w:rPr>
        <w:t xml:space="preserve">across </w:t>
      </w:r>
      <w:r>
        <w:rPr>
          <w:spacing w:val="-2"/>
          <w:sz w:val="24"/>
        </w:rPr>
        <w:t>replicate</w:t>
      </w:r>
    </w:p>
    <w:p>
      <w:pPr>
        <w:pStyle w:val="10"/>
        <w:numPr>
          <w:ilvl w:val="0"/>
          <w:numId w:val="14"/>
        </w:numPr>
        <w:tabs>
          <w:tab w:val="left" w:pos="1440"/>
        </w:tabs>
        <w:spacing w:before="139" w:after="0" w:line="240" w:lineRule="auto"/>
        <w:ind w:left="1440" w:right="0" w:hanging="600"/>
        <w:jc w:val="left"/>
        <w:rPr>
          <w:sz w:val="24"/>
        </w:rPr>
      </w:pPr>
      <w:r>
        <w:rPr>
          <w:spacing w:val="-2"/>
          <w:sz w:val="24"/>
        </w:rPr>
        <w:t>farms.</w:t>
      </w:r>
    </w:p>
    <w:p>
      <w:pPr>
        <w:pStyle w:val="6"/>
        <w:spacing w:before="119"/>
        <w:rPr>
          <w:sz w:val="20"/>
        </w:rPr>
      </w:pPr>
    </w:p>
    <w:tbl>
      <w:tblPr>
        <w:tblStyle w:val="5"/>
        <w:tblW w:w="0" w:type="auto"/>
        <w:tblInd w:w="79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36"/>
        <w:gridCol w:w="3113"/>
        <w:gridCol w:w="1892"/>
        <w:gridCol w:w="1834"/>
        <w:gridCol w:w="1675"/>
        <w:gridCol w:w="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636" w:type="dxa"/>
          </w:tcPr>
          <w:p>
            <w:pPr>
              <w:pStyle w:val="11"/>
              <w:spacing w:before="0" w:line="266" w:lineRule="exact"/>
              <w:ind w:left="50"/>
              <w:jc w:val="left"/>
              <w:rPr>
                <w:rFonts w:ascii="Times New Roman"/>
                <w:sz w:val="24"/>
              </w:rPr>
            </w:pPr>
            <w:r>
              <w:rPr>
                <w:rFonts w:ascii="Times New Roman"/>
                <w:spacing w:val="-5"/>
                <w:sz w:val="24"/>
              </w:rPr>
              <w:t>34</w:t>
            </w:r>
          </w:p>
        </w:tc>
        <w:tc>
          <w:tcPr>
            <w:tcW w:w="3113" w:type="dxa"/>
            <w:tcBorders>
              <w:bottom w:val="single" w:color="000000" w:sz="4" w:space="0"/>
            </w:tcBorders>
          </w:tcPr>
          <w:p>
            <w:pPr>
              <w:pStyle w:val="11"/>
              <w:spacing w:before="0" w:line="266" w:lineRule="exact"/>
              <w:ind w:left="14"/>
              <w:jc w:val="left"/>
              <w:rPr>
                <w:rFonts w:ascii="Times New Roman"/>
                <w:sz w:val="24"/>
              </w:rPr>
            </w:pPr>
            <w:r>
              <w:rPr>
                <w:rFonts w:ascii="Times New Roman"/>
                <w:sz w:val="24"/>
              </w:rPr>
              <w:t>(a)</w:t>
            </w:r>
            <w:r>
              <w:rPr>
                <w:rFonts w:ascii="Times New Roman"/>
                <w:spacing w:val="-4"/>
                <w:sz w:val="24"/>
              </w:rPr>
              <w:t xml:space="preserve"> </w:t>
            </w:r>
            <w:r>
              <w:rPr>
                <w:rFonts w:ascii="Times New Roman"/>
                <w:sz w:val="24"/>
              </w:rPr>
              <w:t>Flowering</w:t>
            </w:r>
            <w:r>
              <w:rPr>
                <w:rFonts w:ascii="Times New Roman"/>
                <w:spacing w:val="-4"/>
                <w:sz w:val="24"/>
              </w:rPr>
              <w:t xml:space="preserve"> </w:t>
            </w:r>
            <w:r>
              <w:rPr>
                <w:rFonts w:ascii="Times New Roman"/>
                <w:spacing w:val="-2"/>
                <w:sz w:val="24"/>
              </w:rPr>
              <w:t>stage</w:t>
            </w:r>
          </w:p>
        </w:tc>
        <w:tc>
          <w:tcPr>
            <w:tcW w:w="5472" w:type="dxa"/>
            <w:gridSpan w:val="4"/>
            <w:tcBorders>
              <w:bottom w:val="single" w:color="000000" w:sz="4" w:space="0"/>
            </w:tcBorders>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8" w:hRule="atLeast"/>
        </w:trPr>
        <w:tc>
          <w:tcPr>
            <w:tcW w:w="636" w:type="dxa"/>
          </w:tcPr>
          <w:p>
            <w:pPr>
              <w:pStyle w:val="11"/>
              <w:spacing w:before="0"/>
              <w:jc w:val="left"/>
              <w:rPr>
                <w:rFonts w:ascii="Times New Roman"/>
                <w:sz w:val="24"/>
              </w:rPr>
            </w:pPr>
          </w:p>
        </w:tc>
        <w:tc>
          <w:tcPr>
            <w:tcW w:w="3113" w:type="dxa"/>
            <w:tcBorders>
              <w:top w:val="single" w:color="000000" w:sz="4" w:space="0"/>
              <w:bottom w:val="single" w:color="000000" w:sz="6" w:space="0"/>
            </w:tcBorders>
          </w:tcPr>
          <w:p>
            <w:pPr>
              <w:pStyle w:val="11"/>
              <w:spacing w:before="75"/>
              <w:ind w:left="93"/>
              <w:jc w:val="left"/>
              <w:rPr>
                <w:rFonts w:ascii="Times New Roman"/>
                <w:sz w:val="24"/>
              </w:rPr>
            </w:pPr>
            <w:r>
              <w:rPr>
                <w:rFonts w:ascii="Times New Roman"/>
                <w:spacing w:val="-2"/>
                <w:sz w:val="24"/>
              </w:rPr>
              <w:t>Family/Genus</w:t>
            </w:r>
          </w:p>
        </w:tc>
        <w:tc>
          <w:tcPr>
            <w:tcW w:w="1892" w:type="dxa"/>
            <w:tcBorders>
              <w:top w:val="single" w:color="000000" w:sz="4" w:space="0"/>
              <w:bottom w:val="single" w:color="000000" w:sz="6" w:space="0"/>
            </w:tcBorders>
          </w:tcPr>
          <w:p>
            <w:pPr>
              <w:pStyle w:val="11"/>
              <w:spacing w:before="75"/>
              <w:ind w:left="29" w:right="36"/>
              <w:rPr>
                <w:rFonts w:ascii="Times New Roman"/>
                <w:sz w:val="24"/>
              </w:rPr>
            </w:pPr>
            <w:r>
              <w:rPr>
                <w:rFonts w:ascii="Times New Roman"/>
                <w:sz w:val="24"/>
              </w:rPr>
              <w:t>Year</w:t>
            </w:r>
            <w:r>
              <w:rPr>
                <w:rFonts w:ascii="Times New Roman"/>
                <w:spacing w:val="-3"/>
                <w:sz w:val="24"/>
              </w:rPr>
              <w:t xml:space="preserve"> </w:t>
            </w:r>
            <w:r>
              <w:rPr>
                <w:rFonts w:ascii="Times New Roman"/>
                <w:spacing w:val="-4"/>
                <w:sz w:val="24"/>
              </w:rPr>
              <w:t>2017</w:t>
            </w:r>
          </w:p>
        </w:tc>
        <w:tc>
          <w:tcPr>
            <w:tcW w:w="1834" w:type="dxa"/>
            <w:tcBorders>
              <w:top w:val="single" w:color="000000" w:sz="4" w:space="0"/>
              <w:bottom w:val="single" w:color="000000" w:sz="6" w:space="0"/>
            </w:tcBorders>
          </w:tcPr>
          <w:p>
            <w:pPr>
              <w:pStyle w:val="11"/>
              <w:spacing w:before="75"/>
              <w:ind w:left="125" w:right="88"/>
              <w:rPr>
                <w:rFonts w:ascii="Times New Roman"/>
                <w:sz w:val="24"/>
              </w:rPr>
            </w:pPr>
            <w:r>
              <w:rPr>
                <w:rFonts w:ascii="Times New Roman"/>
                <w:sz w:val="24"/>
              </w:rPr>
              <w:t>Year</w:t>
            </w:r>
            <w:r>
              <w:rPr>
                <w:rFonts w:ascii="Times New Roman"/>
                <w:spacing w:val="-3"/>
                <w:sz w:val="24"/>
              </w:rPr>
              <w:t xml:space="preserve"> </w:t>
            </w:r>
            <w:r>
              <w:rPr>
                <w:rFonts w:ascii="Times New Roman"/>
                <w:spacing w:val="-4"/>
                <w:sz w:val="24"/>
              </w:rPr>
              <w:t>2018</w:t>
            </w:r>
          </w:p>
        </w:tc>
        <w:tc>
          <w:tcPr>
            <w:tcW w:w="1675" w:type="dxa"/>
            <w:tcBorders>
              <w:top w:val="single" w:color="000000" w:sz="4" w:space="0"/>
              <w:bottom w:val="single" w:color="000000" w:sz="6" w:space="0"/>
            </w:tcBorders>
          </w:tcPr>
          <w:p>
            <w:pPr>
              <w:pStyle w:val="11"/>
              <w:spacing w:before="75"/>
              <w:ind w:left="50" w:right="3"/>
              <w:rPr>
                <w:rFonts w:ascii="Times New Roman"/>
                <w:sz w:val="24"/>
              </w:rPr>
            </w:pPr>
            <w:r>
              <w:rPr>
                <w:rFonts w:ascii="Times New Roman"/>
                <w:sz w:val="24"/>
              </w:rPr>
              <w:t>Year</w:t>
            </w:r>
            <w:r>
              <w:rPr>
                <w:rFonts w:ascii="Times New Roman"/>
                <w:spacing w:val="-3"/>
                <w:sz w:val="24"/>
              </w:rPr>
              <w:t xml:space="preserve"> </w:t>
            </w:r>
            <w:r>
              <w:rPr>
                <w:rFonts w:ascii="Times New Roman"/>
                <w:spacing w:val="-4"/>
                <w:sz w:val="24"/>
              </w:rPr>
              <w:t>2019</w:t>
            </w:r>
          </w:p>
        </w:tc>
        <w:tc>
          <w:tcPr>
            <w:tcW w:w="71" w:type="dxa"/>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5" w:hRule="atLeast"/>
        </w:trPr>
        <w:tc>
          <w:tcPr>
            <w:tcW w:w="636" w:type="dxa"/>
          </w:tcPr>
          <w:p>
            <w:pPr>
              <w:pStyle w:val="11"/>
              <w:spacing w:before="0"/>
              <w:jc w:val="left"/>
              <w:rPr>
                <w:rFonts w:ascii="Times New Roman"/>
                <w:sz w:val="24"/>
              </w:rPr>
            </w:pPr>
          </w:p>
        </w:tc>
        <w:tc>
          <w:tcPr>
            <w:tcW w:w="3113" w:type="dxa"/>
            <w:tcBorders>
              <w:top w:val="single" w:color="000000" w:sz="6" w:space="0"/>
            </w:tcBorders>
          </w:tcPr>
          <w:p>
            <w:pPr>
              <w:pStyle w:val="11"/>
              <w:spacing w:before="62"/>
              <w:ind w:left="93"/>
              <w:jc w:val="left"/>
              <w:rPr>
                <w:rFonts w:ascii="Times New Roman"/>
                <w:i/>
                <w:sz w:val="24"/>
              </w:rPr>
            </w:pPr>
            <w:r>
              <w:rPr>
                <w:rFonts w:ascii="Times New Roman"/>
                <w:spacing w:val="-2"/>
                <w:sz w:val="24"/>
              </w:rPr>
              <w:t>Cicadellidae/</w:t>
            </w:r>
            <w:r>
              <w:rPr>
                <w:rFonts w:ascii="Times New Roman"/>
                <w:i/>
                <w:spacing w:val="-2"/>
                <w:sz w:val="24"/>
              </w:rPr>
              <w:t>Nephotettix</w:t>
            </w:r>
          </w:p>
        </w:tc>
        <w:tc>
          <w:tcPr>
            <w:tcW w:w="1892" w:type="dxa"/>
            <w:tcBorders>
              <w:top w:val="single" w:color="000000" w:sz="6" w:space="0"/>
            </w:tcBorders>
          </w:tcPr>
          <w:p>
            <w:pPr>
              <w:pStyle w:val="11"/>
              <w:spacing w:before="62"/>
              <w:ind w:left="29" w:right="31"/>
              <w:rPr>
                <w:rFonts w:ascii="Times New Roman"/>
                <w:sz w:val="24"/>
              </w:rPr>
            </w:pPr>
            <w:r>
              <w:rPr>
                <w:rFonts w:ascii="Times New Roman"/>
                <w:spacing w:val="-4"/>
                <w:sz w:val="24"/>
              </w:rPr>
              <w:t>7.6%</w:t>
            </w:r>
          </w:p>
        </w:tc>
        <w:tc>
          <w:tcPr>
            <w:tcW w:w="1834" w:type="dxa"/>
            <w:tcBorders>
              <w:top w:val="single" w:color="000000" w:sz="6" w:space="0"/>
            </w:tcBorders>
          </w:tcPr>
          <w:p>
            <w:pPr>
              <w:pStyle w:val="11"/>
              <w:spacing w:before="62"/>
              <w:ind w:left="125" w:right="82"/>
              <w:rPr>
                <w:rFonts w:ascii="Times New Roman"/>
                <w:sz w:val="24"/>
              </w:rPr>
            </w:pPr>
            <w:r>
              <w:rPr>
                <w:rFonts w:ascii="Times New Roman"/>
                <w:spacing w:val="-2"/>
                <w:sz w:val="24"/>
              </w:rPr>
              <w:t>22.5%</w:t>
            </w:r>
          </w:p>
        </w:tc>
        <w:tc>
          <w:tcPr>
            <w:tcW w:w="1675" w:type="dxa"/>
            <w:tcBorders>
              <w:top w:val="single" w:color="000000" w:sz="6" w:space="0"/>
            </w:tcBorders>
          </w:tcPr>
          <w:p>
            <w:pPr>
              <w:pStyle w:val="11"/>
              <w:spacing w:before="62"/>
              <w:ind w:left="50" w:right="2"/>
              <w:rPr>
                <w:rFonts w:ascii="Times New Roman"/>
                <w:sz w:val="24"/>
              </w:rPr>
            </w:pPr>
            <w:r>
              <w:rPr>
                <w:rFonts w:ascii="Times New Roman"/>
                <w:spacing w:val="-2"/>
                <w:sz w:val="24"/>
              </w:rPr>
              <w:t>69.7%</w:t>
            </w:r>
          </w:p>
        </w:tc>
        <w:tc>
          <w:tcPr>
            <w:tcW w:w="71" w:type="dxa"/>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1" w:hRule="atLeast"/>
        </w:trPr>
        <w:tc>
          <w:tcPr>
            <w:tcW w:w="636" w:type="dxa"/>
          </w:tcPr>
          <w:p>
            <w:pPr>
              <w:pStyle w:val="11"/>
              <w:spacing w:before="0"/>
              <w:jc w:val="left"/>
              <w:rPr>
                <w:rFonts w:ascii="Times New Roman"/>
                <w:sz w:val="24"/>
              </w:rPr>
            </w:pPr>
          </w:p>
        </w:tc>
        <w:tc>
          <w:tcPr>
            <w:tcW w:w="3113" w:type="dxa"/>
          </w:tcPr>
          <w:p>
            <w:pPr>
              <w:pStyle w:val="11"/>
              <w:spacing w:before="127"/>
              <w:ind w:left="93"/>
              <w:jc w:val="left"/>
              <w:rPr>
                <w:rFonts w:ascii="Times New Roman"/>
                <w:i/>
                <w:sz w:val="24"/>
              </w:rPr>
            </w:pPr>
            <w:r>
              <w:rPr>
                <w:rFonts w:ascii="Times New Roman"/>
                <w:spacing w:val="-2"/>
                <w:sz w:val="24"/>
              </w:rPr>
              <w:t>Delphacidae/</w:t>
            </w:r>
            <w:r>
              <w:rPr>
                <w:rFonts w:ascii="Times New Roman"/>
                <w:i/>
                <w:spacing w:val="-2"/>
                <w:sz w:val="24"/>
              </w:rPr>
              <w:t>Nilaparvata</w:t>
            </w:r>
          </w:p>
        </w:tc>
        <w:tc>
          <w:tcPr>
            <w:tcW w:w="1892" w:type="dxa"/>
          </w:tcPr>
          <w:p>
            <w:pPr>
              <w:pStyle w:val="11"/>
              <w:spacing w:before="127"/>
              <w:ind w:left="29" w:right="31"/>
              <w:rPr>
                <w:rFonts w:ascii="Times New Roman"/>
                <w:sz w:val="24"/>
              </w:rPr>
            </w:pPr>
            <w:r>
              <w:rPr>
                <w:rFonts w:ascii="Times New Roman"/>
                <w:spacing w:val="-2"/>
                <w:sz w:val="24"/>
              </w:rPr>
              <w:t>88.2%</w:t>
            </w:r>
          </w:p>
        </w:tc>
        <w:tc>
          <w:tcPr>
            <w:tcW w:w="1834" w:type="dxa"/>
          </w:tcPr>
          <w:p>
            <w:pPr>
              <w:pStyle w:val="11"/>
              <w:spacing w:before="127"/>
              <w:ind w:left="125" w:right="82"/>
              <w:rPr>
                <w:rFonts w:ascii="Times New Roman"/>
                <w:sz w:val="24"/>
              </w:rPr>
            </w:pPr>
            <w:r>
              <w:rPr>
                <w:rFonts w:ascii="Times New Roman"/>
                <w:spacing w:val="-2"/>
                <w:sz w:val="24"/>
              </w:rPr>
              <w:t>71.9%</w:t>
            </w:r>
          </w:p>
        </w:tc>
        <w:tc>
          <w:tcPr>
            <w:tcW w:w="1675" w:type="dxa"/>
          </w:tcPr>
          <w:p>
            <w:pPr>
              <w:pStyle w:val="11"/>
              <w:spacing w:before="127"/>
              <w:ind w:left="50" w:right="2"/>
              <w:rPr>
                <w:rFonts w:ascii="Times New Roman"/>
                <w:sz w:val="24"/>
              </w:rPr>
            </w:pPr>
            <w:r>
              <w:rPr>
                <w:rFonts w:ascii="Times New Roman"/>
                <w:spacing w:val="-2"/>
                <w:sz w:val="24"/>
              </w:rPr>
              <w:t>25.4%</w:t>
            </w:r>
          </w:p>
        </w:tc>
        <w:tc>
          <w:tcPr>
            <w:tcW w:w="71" w:type="dxa"/>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1" w:hRule="atLeast"/>
        </w:trPr>
        <w:tc>
          <w:tcPr>
            <w:tcW w:w="636" w:type="dxa"/>
          </w:tcPr>
          <w:p>
            <w:pPr>
              <w:pStyle w:val="11"/>
              <w:spacing w:before="0"/>
              <w:jc w:val="left"/>
              <w:rPr>
                <w:rFonts w:ascii="Times New Roman"/>
                <w:sz w:val="24"/>
              </w:rPr>
            </w:pPr>
          </w:p>
        </w:tc>
        <w:tc>
          <w:tcPr>
            <w:tcW w:w="3113" w:type="dxa"/>
          </w:tcPr>
          <w:p>
            <w:pPr>
              <w:pStyle w:val="11"/>
              <w:spacing w:before="128"/>
              <w:ind w:left="93"/>
              <w:jc w:val="left"/>
              <w:rPr>
                <w:rFonts w:ascii="Times New Roman"/>
                <w:i/>
                <w:sz w:val="24"/>
              </w:rPr>
            </w:pPr>
            <w:r>
              <w:rPr>
                <w:rFonts w:ascii="Times New Roman"/>
                <w:spacing w:val="-2"/>
                <w:sz w:val="24"/>
              </w:rPr>
              <w:t>Lygaeidae/</w:t>
            </w:r>
            <w:r>
              <w:rPr>
                <w:rFonts w:ascii="Times New Roman"/>
                <w:i/>
                <w:spacing w:val="-2"/>
                <w:sz w:val="24"/>
              </w:rPr>
              <w:t>Pachybrachius</w:t>
            </w:r>
          </w:p>
        </w:tc>
        <w:tc>
          <w:tcPr>
            <w:tcW w:w="1892" w:type="dxa"/>
          </w:tcPr>
          <w:p>
            <w:pPr>
              <w:pStyle w:val="11"/>
              <w:spacing w:before="128"/>
              <w:ind w:left="29" w:right="30"/>
              <w:rPr>
                <w:rFonts w:ascii="Times New Roman"/>
                <w:i/>
                <w:sz w:val="24"/>
              </w:rPr>
            </w:pPr>
            <w:r>
              <w:rPr>
                <w:rFonts w:ascii="Times New Roman"/>
                <w:i/>
                <w:spacing w:val="-5"/>
                <w:sz w:val="24"/>
              </w:rPr>
              <w:t>NA</w:t>
            </w:r>
          </w:p>
        </w:tc>
        <w:tc>
          <w:tcPr>
            <w:tcW w:w="1834" w:type="dxa"/>
          </w:tcPr>
          <w:p>
            <w:pPr>
              <w:pStyle w:val="11"/>
              <w:spacing w:before="128"/>
              <w:ind w:left="125" w:right="82"/>
              <w:rPr>
                <w:rFonts w:ascii="Times New Roman"/>
                <w:sz w:val="24"/>
              </w:rPr>
            </w:pPr>
            <w:r>
              <w:rPr>
                <w:rFonts w:ascii="Times New Roman"/>
                <w:spacing w:val="-4"/>
                <w:sz w:val="24"/>
              </w:rPr>
              <w:t>0.8%</w:t>
            </w:r>
          </w:p>
        </w:tc>
        <w:tc>
          <w:tcPr>
            <w:tcW w:w="1675" w:type="dxa"/>
          </w:tcPr>
          <w:p>
            <w:pPr>
              <w:pStyle w:val="11"/>
              <w:spacing w:before="128"/>
              <w:ind w:left="50" w:right="2"/>
              <w:rPr>
                <w:rFonts w:ascii="Times New Roman"/>
                <w:sz w:val="24"/>
              </w:rPr>
            </w:pPr>
            <w:r>
              <w:rPr>
                <w:rFonts w:ascii="Times New Roman"/>
                <w:spacing w:val="-4"/>
                <w:sz w:val="24"/>
              </w:rPr>
              <w:t>1.3%</w:t>
            </w:r>
          </w:p>
        </w:tc>
        <w:tc>
          <w:tcPr>
            <w:tcW w:w="71" w:type="dxa"/>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1" w:hRule="atLeast"/>
        </w:trPr>
        <w:tc>
          <w:tcPr>
            <w:tcW w:w="636" w:type="dxa"/>
          </w:tcPr>
          <w:p>
            <w:pPr>
              <w:pStyle w:val="11"/>
              <w:spacing w:before="0"/>
              <w:jc w:val="left"/>
              <w:rPr>
                <w:rFonts w:ascii="Times New Roman"/>
                <w:sz w:val="24"/>
              </w:rPr>
            </w:pPr>
          </w:p>
        </w:tc>
        <w:tc>
          <w:tcPr>
            <w:tcW w:w="3113" w:type="dxa"/>
          </w:tcPr>
          <w:p>
            <w:pPr>
              <w:pStyle w:val="11"/>
              <w:spacing w:before="127"/>
              <w:ind w:left="93"/>
              <w:jc w:val="left"/>
              <w:rPr>
                <w:rFonts w:ascii="Times New Roman"/>
                <w:i/>
                <w:sz w:val="24"/>
              </w:rPr>
            </w:pPr>
            <w:r>
              <w:rPr>
                <w:rFonts w:ascii="Times New Roman"/>
                <w:spacing w:val="-2"/>
                <w:sz w:val="24"/>
              </w:rPr>
              <w:t>Pentatomidae/</w:t>
            </w:r>
            <w:r>
              <w:rPr>
                <w:rFonts w:ascii="Times New Roman"/>
                <w:i/>
                <w:spacing w:val="-2"/>
                <w:sz w:val="24"/>
              </w:rPr>
              <w:t>Scotinophara</w:t>
            </w:r>
          </w:p>
        </w:tc>
        <w:tc>
          <w:tcPr>
            <w:tcW w:w="1892" w:type="dxa"/>
          </w:tcPr>
          <w:p>
            <w:pPr>
              <w:pStyle w:val="11"/>
              <w:spacing w:before="127"/>
              <w:ind w:left="29" w:right="31"/>
              <w:rPr>
                <w:rFonts w:ascii="Times New Roman"/>
                <w:sz w:val="24"/>
              </w:rPr>
            </w:pPr>
            <w:r>
              <w:rPr>
                <w:rFonts w:ascii="Times New Roman"/>
                <w:spacing w:val="-4"/>
                <w:sz w:val="24"/>
              </w:rPr>
              <w:t>0.8%</w:t>
            </w:r>
          </w:p>
        </w:tc>
        <w:tc>
          <w:tcPr>
            <w:tcW w:w="1834" w:type="dxa"/>
          </w:tcPr>
          <w:p>
            <w:pPr>
              <w:pStyle w:val="11"/>
              <w:spacing w:before="127"/>
              <w:ind w:left="125" w:right="82"/>
              <w:rPr>
                <w:rFonts w:ascii="Times New Roman"/>
                <w:sz w:val="24"/>
              </w:rPr>
            </w:pPr>
            <w:r>
              <w:rPr>
                <w:rFonts w:ascii="Times New Roman"/>
                <w:spacing w:val="-4"/>
                <w:sz w:val="24"/>
              </w:rPr>
              <w:t>2.9%</w:t>
            </w:r>
          </w:p>
        </w:tc>
        <w:tc>
          <w:tcPr>
            <w:tcW w:w="1675" w:type="dxa"/>
          </w:tcPr>
          <w:p>
            <w:pPr>
              <w:pStyle w:val="11"/>
              <w:spacing w:before="127"/>
              <w:ind w:left="50" w:right="2"/>
              <w:rPr>
                <w:rFonts w:ascii="Times New Roman"/>
                <w:sz w:val="24"/>
              </w:rPr>
            </w:pPr>
            <w:r>
              <w:rPr>
                <w:rFonts w:ascii="Times New Roman"/>
                <w:spacing w:val="-4"/>
                <w:sz w:val="24"/>
              </w:rPr>
              <w:t>0.8%</w:t>
            </w:r>
          </w:p>
        </w:tc>
        <w:tc>
          <w:tcPr>
            <w:tcW w:w="71" w:type="dxa"/>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636" w:type="dxa"/>
          </w:tcPr>
          <w:p>
            <w:pPr>
              <w:pStyle w:val="11"/>
              <w:spacing w:before="0"/>
              <w:jc w:val="left"/>
              <w:rPr>
                <w:rFonts w:ascii="Times New Roman"/>
                <w:sz w:val="24"/>
              </w:rPr>
            </w:pPr>
          </w:p>
        </w:tc>
        <w:tc>
          <w:tcPr>
            <w:tcW w:w="3113" w:type="dxa"/>
          </w:tcPr>
          <w:p>
            <w:pPr>
              <w:pStyle w:val="11"/>
              <w:spacing w:before="128"/>
              <w:ind w:left="93"/>
              <w:jc w:val="left"/>
              <w:rPr>
                <w:rFonts w:ascii="Times New Roman"/>
                <w:sz w:val="24"/>
              </w:rPr>
            </w:pPr>
            <w:r>
              <w:rPr>
                <w:rFonts w:ascii="Times New Roman"/>
                <w:spacing w:val="-2"/>
                <w:sz w:val="24"/>
              </w:rPr>
              <w:t>Others</w:t>
            </w:r>
          </w:p>
        </w:tc>
        <w:tc>
          <w:tcPr>
            <w:tcW w:w="1892" w:type="dxa"/>
            <w:tcBorders>
              <w:bottom w:val="single" w:color="000000" w:sz="4" w:space="0"/>
            </w:tcBorders>
          </w:tcPr>
          <w:p>
            <w:pPr>
              <w:pStyle w:val="11"/>
              <w:spacing w:before="128"/>
              <w:ind w:left="29" w:right="31"/>
              <w:rPr>
                <w:rFonts w:ascii="Times New Roman"/>
                <w:sz w:val="24"/>
              </w:rPr>
            </w:pPr>
            <w:r>
              <w:rPr>
                <w:rFonts w:ascii="Times New Roman"/>
                <w:spacing w:val="-4"/>
                <w:sz w:val="24"/>
              </w:rPr>
              <w:t>3.4%</w:t>
            </w:r>
          </w:p>
        </w:tc>
        <w:tc>
          <w:tcPr>
            <w:tcW w:w="1834" w:type="dxa"/>
            <w:tcBorders>
              <w:bottom w:val="single" w:color="000000" w:sz="4" w:space="0"/>
            </w:tcBorders>
          </w:tcPr>
          <w:p>
            <w:pPr>
              <w:pStyle w:val="11"/>
              <w:spacing w:before="128"/>
              <w:ind w:left="125" w:right="82"/>
              <w:rPr>
                <w:rFonts w:ascii="Times New Roman"/>
                <w:sz w:val="24"/>
              </w:rPr>
            </w:pPr>
            <w:r>
              <w:rPr>
                <w:rFonts w:ascii="Times New Roman"/>
                <w:spacing w:val="-4"/>
                <w:sz w:val="24"/>
              </w:rPr>
              <w:t>1.9%</w:t>
            </w:r>
          </w:p>
        </w:tc>
        <w:tc>
          <w:tcPr>
            <w:tcW w:w="1675" w:type="dxa"/>
            <w:tcBorders>
              <w:bottom w:val="single" w:color="000000" w:sz="4" w:space="0"/>
            </w:tcBorders>
          </w:tcPr>
          <w:p>
            <w:pPr>
              <w:pStyle w:val="11"/>
              <w:spacing w:before="128"/>
              <w:ind w:left="50" w:right="2"/>
              <w:rPr>
                <w:rFonts w:ascii="Times New Roman"/>
                <w:sz w:val="24"/>
              </w:rPr>
            </w:pPr>
            <w:r>
              <w:rPr>
                <w:rFonts w:ascii="Times New Roman"/>
                <w:spacing w:val="-4"/>
                <w:sz w:val="24"/>
              </w:rPr>
              <w:t>2.8%</w:t>
            </w:r>
          </w:p>
        </w:tc>
        <w:tc>
          <w:tcPr>
            <w:tcW w:w="71" w:type="dxa"/>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6" w:hRule="atLeast"/>
        </w:trPr>
        <w:tc>
          <w:tcPr>
            <w:tcW w:w="636" w:type="dxa"/>
          </w:tcPr>
          <w:p>
            <w:pPr>
              <w:pStyle w:val="11"/>
              <w:spacing w:before="0"/>
              <w:jc w:val="left"/>
              <w:rPr>
                <w:rFonts w:ascii="Times New Roman"/>
                <w:sz w:val="24"/>
              </w:rPr>
            </w:pPr>
          </w:p>
        </w:tc>
        <w:tc>
          <w:tcPr>
            <w:tcW w:w="3113" w:type="dxa"/>
            <w:tcBorders>
              <w:bottom w:val="single" w:color="000000" w:sz="6" w:space="0"/>
            </w:tcBorders>
          </w:tcPr>
          <w:p>
            <w:pPr>
              <w:pStyle w:val="11"/>
              <w:spacing w:before="63"/>
              <w:ind w:right="78"/>
              <w:jc w:val="right"/>
              <w:rPr>
                <w:rFonts w:ascii="Times New Roman"/>
                <w:i/>
                <w:sz w:val="24"/>
              </w:rPr>
            </w:pPr>
            <w:r>
              <w:rPr>
                <w:rFonts w:ascii="Times New Roman"/>
                <w:i/>
                <w:spacing w:val="-2"/>
                <w:sz w:val="24"/>
              </w:rPr>
              <w:t>Total</w:t>
            </w:r>
          </w:p>
        </w:tc>
        <w:tc>
          <w:tcPr>
            <w:tcW w:w="1892" w:type="dxa"/>
            <w:tcBorders>
              <w:top w:val="single" w:color="000000" w:sz="4" w:space="0"/>
              <w:bottom w:val="single" w:color="000000" w:sz="6" w:space="0"/>
            </w:tcBorders>
          </w:tcPr>
          <w:p>
            <w:pPr>
              <w:pStyle w:val="11"/>
              <w:spacing w:before="63"/>
              <w:ind w:left="29" w:right="33"/>
              <w:rPr>
                <w:rFonts w:ascii="Times New Roman"/>
                <w:sz w:val="24"/>
              </w:rPr>
            </w:pPr>
            <w:r>
              <w:rPr>
                <w:rFonts w:ascii="Times New Roman"/>
                <w:spacing w:val="-4"/>
                <w:sz w:val="24"/>
              </w:rPr>
              <w:t>100%</w:t>
            </w:r>
          </w:p>
        </w:tc>
        <w:tc>
          <w:tcPr>
            <w:tcW w:w="1834" w:type="dxa"/>
            <w:tcBorders>
              <w:top w:val="single" w:color="000000" w:sz="4" w:space="0"/>
              <w:bottom w:val="single" w:color="000000" w:sz="6" w:space="0"/>
            </w:tcBorders>
          </w:tcPr>
          <w:p>
            <w:pPr>
              <w:pStyle w:val="11"/>
              <w:spacing w:before="63"/>
              <w:ind w:left="125" w:right="84"/>
              <w:rPr>
                <w:rFonts w:ascii="Times New Roman"/>
                <w:sz w:val="24"/>
              </w:rPr>
            </w:pPr>
            <w:r>
              <w:rPr>
                <w:rFonts w:ascii="Times New Roman"/>
                <w:spacing w:val="-4"/>
                <w:sz w:val="24"/>
              </w:rPr>
              <w:t>100%</w:t>
            </w:r>
          </w:p>
        </w:tc>
        <w:tc>
          <w:tcPr>
            <w:tcW w:w="1675" w:type="dxa"/>
            <w:tcBorders>
              <w:top w:val="single" w:color="000000" w:sz="4" w:space="0"/>
              <w:bottom w:val="single" w:color="000000" w:sz="6" w:space="0"/>
            </w:tcBorders>
          </w:tcPr>
          <w:p>
            <w:pPr>
              <w:pStyle w:val="11"/>
              <w:spacing w:before="63"/>
              <w:ind w:left="50"/>
              <w:rPr>
                <w:rFonts w:ascii="Times New Roman"/>
                <w:sz w:val="24"/>
              </w:rPr>
            </w:pPr>
            <w:r>
              <w:rPr>
                <w:rFonts w:ascii="Times New Roman"/>
                <w:spacing w:val="-4"/>
                <w:sz w:val="24"/>
              </w:rPr>
              <w:t>100%</w:t>
            </w:r>
          </w:p>
        </w:tc>
        <w:tc>
          <w:tcPr>
            <w:tcW w:w="71" w:type="dxa"/>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5" w:hRule="atLeast"/>
        </w:trPr>
        <w:tc>
          <w:tcPr>
            <w:tcW w:w="636" w:type="dxa"/>
          </w:tcPr>
          <w:p>
            <w:pPr>
              <w:pStyle w:val="11"/>
              <w:spacing w:before="0" w:line="268" w:lineRule="exact"/>
              <w:ind w:left="50"/>
              <w:jc w:val="left"/>
              <w:rPr>
                <w:rFonts w:ascii="Times New Roman"/>
                <w:sz w:val="24"/>
              </w:rPr>
            </w:pPr>
            <w:r>
              <w:rPr>
                <w:rFonts w:ascii="Times New Roman"/>
                <w:spacing w:val="-5"/>
                <w:sz w:val="24"/>
              </w:rPr>
              <w:t>35</w:t>
            </w:r>
          </w:p>
        </w:tc>
        <w:tc>
          <w:tcPr>
            <w:tcW w:w="3113" w:type="dxa"/>
          </w:tcPr>
          <w:p>
            <w:pPr>
              <w:pStyle w:val="11"/>
              <w:spacing w:before="0"/>
              <w:jc w:val="left"/>
              <w:rPr>
                <w:rFonts w:ascii="Times New Roman"/>
                <w:sz w:val="24"/>
              </w:rPr>
            </w:pPr>
          </w:p>
        </w:tc>
        <w:tc>
          <w:tcPr>
            <w:tcW w:w="1892" w:type="dxa"/>
          </w:tcPr>
          <w:p>
            <w:pPr>
              <w:pStyle w:val="11"/>
              <w:spacing w:before="0"/>
              <w:jc w:val="left"/>
              <w:rPr>
                <w:rFonts w:ascii="Times New Roman"/>
                <w:sz w:val="24"/>
              </w:rPr>
            </w:pPr>
          </w:p>
        </w:tc>
        <w:tc>
          <w:tcPr>
            <w:tcW w:w="1834" w:type="dxa"/>
          </w:tcPr>
          <w:p>
            <w:pPr>
              <w:pStyle w:val="11"/>
              <w:spacing w:before="0"/>
              <w:jc w:val="left"/>
              <w:rPr>
                <w:rFonts w:ascii="Times New Roman"/>
                <w:sz w:val="24"/>
              </w:rPr>
            </w:pPr>
          </w:p>
        </w:tc>
        <w:tc>
          <w:tcPr>
            <w:tcW w:w="1746" w:type="dxa"/>
            <w:gridSpan w:val="2"/>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9" w:hRule="atLeast"/>
        </w:trPr>
        <w:tc>
          <w:tcPr>
            <w:tcW w:w="636" w:type="dxa"/>
          </w:tcPr>
          <w:p>
            <w:pPr>
              <w:pStyle w:val="11"/>
              <w:spacing w:before="231"/>
              <w:ind w:left="50"/>
              <w:jc w:val="left"/>
              <w:rPr>
                <w:rFonts w:ascii="Times New Roman"/>
                <w:sz w:val="24"/>
              </w:rPr>
            </w:pPr>
            <w:r>
              <w:rPr>
                <w:rFonts w:ascii="Times New Roman"/>
                <w:spacing w:val="-5"/>
                <w:sz w:val="24"/>
              </w:rPr>
              <w:t>36</w:t>
            </w:r>
          </w:p>
        </w:tc>
        <w:tc>
          <w:tcPr>
            <w:tcW w:w="3113" w:type="dxa"/>
            <w:tcBorders>
              <w:bottom w:val="single" w:color="000000" w:sz="4" w:space="0"/>
            </w:tcBorders>
          </w:tcPr>
          <w:p>
            <w:pPr>
              <w:pStyle w:val="11"/>
              <w:spacing w:before="231"/>
              <w:ind w:left="14"/>
              <w:jc w:val="left"/>
              <w:rPr>
                <w:rFonts w:ascii="Times New Roman"/>
                <w:sz w:val="24"/>
              </w:rPr>
            </w:pPr>
            <w:r>
              <w:rPr>
                <w:rFonts w:ascii="Times New Roman"/>
                <w:sz w:val="24"/>
              </w:rPr>
              <w:t>(b)</w:t>
            </w:r>
            <w:r>
              <w:rPr>
                <w:rFonts w:ascii="Times New Roman"/>
                <w:spacing w:val="-2"/>
                <w:sz w:val="24"/>
              </w:rPr>
              <w:t xml:space="preserve"> </w:t>
            </w:r>
            <w:r>
              <w:rPr>
                <w:rFonts w:ascii="Times New Roman"/>
                <w:sz w:val="24"/>
              </w:rPr>
              <w:t>Ripening</w:t>
            </w:r>
            <w:r>
              <w:rPr>
                <w:rFonts w:ascii="Times New Roman"/>
                <w:spacing w:val="-3"/>
                <w:sz w:val="24"/>
              </w:rPr>
              <w:t xml:space="preserve"> </w:t>
            </w:r>
            <w:r>
              <w:rPr>
                <w:rFonts w:ascii="Times New Roman"/>
                <w:spacing w:val="-2"/>
                <w:sz w:val="24"/>
              </w:rPr>
              <w:t>stage</w:t>
            </w:r>
          </w:p>
        </w:tc>
        <w:tc>
          <w:tcPr>
            <w:tcW w:w="1892" w:type="dxa"/>
            <w:tcBorders>
              <w:bottom w:val="single" w:color="000000" w:sz="4" w:space="0"/>
            </w:tcBorders>
          </w:tcPr>
          <w:p>
            <w:pPr>
              <w:pStyle w:val="11"/>
              <w:spacing w:before="0"/>
              <w:jc w:val="left"/>
              <w:rPr>
                <w:rFonts w:ascii="Times New Roman"/>
                <w:sz w:val="24"/>
              </w:rPr>
            </w:pPr>
          </w:p>
        </w:tc>
        <w:tc>
          <w:tcPr>
            <w:tcW w:w="1834" w:type="dxa"/>
            <w:tcBorders>
              <w:bottom w:val="single" w:color="000000" w:sz="4" w:space="0"/>
            </w:tcBorders>
          </w:tcPr>
          <w:p>
            <w:pPr>
              <w:pStyle w:val="11"/>
              <w:spacing w:before="0"/>
              <w:jc w:val="left"/>
              <w:rPr>
                <w:rFonts w:ascii="Times New Roman"/>
                <w:sz w:val="24"/>
              </w:rPr>
            </w:pPr>
          </w:p>
        </w:tc>
        <w:tc>
          <w:tcPr>
            <w:tcW w:w="1746" w:type="dxa"/>
            <w:gridSpan w:val="2"/>
            <w:tcBorders>
              <w:bottom w:val="single" w:color="000000" w:sz="4" w:space="0"/>
            </w:tcBorders>
          </w:tcPr>
          <w:p>
            <w:pPr>
              <w:pStyle w:val="11"/>
              <w:spacing w:before="0"/>
              <w:jc w:val="left"/>
              <w:rPr>
                <w:rFonts w:ascii="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9" w:hRule="atLeast"/>
        </w:trPr>
        <w:tc>
          <w:tcPr>
            <w:tcW w:w="636" w:type="dxa"/>
          </w:tcPr>
          <w:p>
            <w:pPr>
              <w:pStyle w:val="11"/>
              <w:spacing w:before="0"/>
              <w:jc w:val="left"/>
              <w:rPr>
                <w:rFonts w:ascii="Times New Roman"/>
                <w:sz w:val="24"/>
              </w:rPr>
            </w:pPr>
          </w:p>
        </w:tc>
        <w:tc>
          <w:tcPr>
            <w:tcW w:w="3113" w:type="dxa"/>
            <w:tcBorders>
              <w:top w:val="single" w:color="000000" w:sz="4" w:space="0"/>
              <w:bottom w:val="single" w:color="000000" w:sz="6" w:space="0"/>
            </w:tcBorders>
          </w:tcPr>
          <w:p>
            <w:pPr>
              <w:pStyle w:val="11"/>
              <w:spacing w:before="76"/>
              <w:ind w:left="93"/>
              <w:jc w:val="left"/>
              <w:rPr>
                <w:rFonts w:ascii="Times New Roman"/>
                <w:sz w:val="24"/>
              </w:rPr>
            </w:pPr>
            <w:r>
              <w:rPr>
                <w:rFonts w:ascii="Times New Roman"/>
                <w:spacing w:val="-2"/>
                <w:sz w:val="24"/>
              </w:rPr>
              <w:t>Family/Genus</w:t>
            </w:r>
          </w:p>
        </w:tc>
        <w:tc>
          <w:tcPr>
            <w:tcW w:w="1892" w:type="dxa"/>
            <w:tcBorders>
              <w:top w:val="single" w:color="000000" w:sz="4" w:space="0"/>
              <w:bottom w:val="single" w:color="000000" w:sz="6" w:space="0"/>
            </w:tcBorders>
          </w:tcPr>
          <w:p>
            <w:pPr>
              <w:pStyle w:val="11"/>
              <w:spacing w:before="76"/>
              <w:ind w:left="30" w:right="7"/>
              <w:rPr>
                <w:rFonts w:ascii="Times New Roman"/>
                <w:sz w:val="24"/>
              </w:rPr>
            </w:pPr>
            <w:r>
              <w:rPr>
                <w:rFonts w:ascii="Times New Roman"/>
                <w:sz w:val="24"/>
              </w:rPr>
              <w:t>Year</w:t>
            </w:r>
            <w:r>
              <w:rPr>
                <w:rFonts w:ascii="Times New Roman"/>
                <w:spacing w:val="-3"/>
                <w:sz w:val="24"/>
              </w:rPr>
              <w:t xml:space="preserve"> </w:t>
            </w:r>
            <w:r>
              <w:rPr>
                <w:rFonts w:ascii="Times New Roman"/>
                <w:spacing w:val="-4"/>
                <w:sz w:val="24"/>
              </w:rPr>
              <w:t>2017</w:t>
            </w:r>
          </w:p>
        </w:tc>
        <w:tc>
          <w:tcPr>
            <w:tcW w:w="1834" w:type="dxa"/>
            <w:tcBorders>
              <w:top w:val="single" w:color="000000" w:sz="4" w:space="0"/>
              <w:bottom w:val="single" w:color="000000" w:sz="6" w:space="0"/>
            </w:tcBorders>
          </w:tcPr>
          <w:p>
            <w:pPr>
              <w:pStyle w:val="11"/>
              <w:spacing w:before="76"/>
              <w:ind w:left="125" w:right="6"/>
              <w:rPr>
                <w:rFonts w:ascii="Times New Roman"/>
                <w:sz w:val="24"/>
              </w:rPr>
            </w:pPr>
            <w:r>
              <w:rPr>
                <w:rFonts w:ascii="Times New Roman"/>
                <w:sz w:val="24"/>
              </w:rPr>
              <w:t>Year</w:t>
            </w:r>
            <w:r>
              <w:rPr>
                <w:rFonts w:ascii="Times New Roman"/>
                <w:spacing w:val="-3"/>
                <w:sz w:val="24"/>
              </w:rPr>
              <w:t xml:space="preserve"> </w:t>
            </w:r>
            <w:r>
              <w:rPr>
                <w:rFonts w:ascii="Times New Roman"/>
                <w:spacing w:val="-4"/>
                <w:sz w:val="24"/>
              </w:rPr>
              <w:t>2018</w:t>
            </w:r>
          </w:p>
        </w:tc>
        <w:tc>
          <w:tcPr>
            <w:tcW w:w="1746" w:type="dxa"/>
            <w:gridSpan w:val="2"/>
            <w:tcBorders>
              <w:top w:val="single" w:color="000000" w:sz="4" w:space="0"/>
              <w:bottom w:val="single" w:color="000000" w:sz="6" w:space="0"/>
            </w:tcBorders>
          </w:tcPr>
          <w:p>
            <w:pPr>
              <w:pStyle w:val="11"/>
              <w:spacing w:before="76"/>
              <w:ind w:left="422"/>
              <w:jc w:val="left"/>
              <w:rPr>
                <w:rFonts w:ascii="Times New Roman"/>
                <w:sz w:val="24"/>
              </w:rPr>
            </w:pPr>
            <w:r>
              <w:rPr>
                <w:rFonts w:ascii="Times New Roman"/>
                <w:sz w:val="24"/>
              </w:rPr>
              <w:t>Year</w:t>
            </w:r>
            <w:r>
              <w:rPr>
                <w:rFonts w:ascii="Times New Roman"/>
                <w:spacing w:val="-3"/>
                <w:sz w:val="24"/>
              </w:rPr>
              <w:t xml:space="preserve"> </w:t>
            </w:r>
            <w:r>
              <w:rPr>
                <w:rFonts w:ascii="Times New Roman"/>
                <w:spacing w:val="-4"/>
                <w:sz w:val="24"/>
              </w:rPr>
              <w:t>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5" w:hRule="atLeast"/>
        </w:trPr>
        <w:tc>
          <w:tcPr>
            <w:tcW w:w="636" w:type="dxa"/>
          </w:tcPr>
          <w:p>
            <w:pPr>
              <w:pStyle w:val="11"/>
              <w:spacing w:before="0"/>
              <w:jc w:val="left"/>
              <w:rPr>
                <w:rFonts w:ascii="Times New Roman"/>
                <w:sz w:val="24"/>
              </w:rPr>
            </w:pPr>
          </w:p>
        </w:tc>
        <w:tc>
          <w:tcPr>
            <w:tcW w:w="3113" w:type="dxa"/>
            <w:tcBorders>
              <w:top w:val="single" w:color="000000" w:sz="6" w:space="0"/>
            </w:tcBorders>
          </w:tcPr>
          <w:p>
            <w:pPr>
              <w:pStyle w:val="11"/>
              <w:spacing w:before="62"/>
              <w:ind w:left="93"/>
              <w:jc w:val="left"/>
              <w:rPr>
                <w:rFonts w:ascii="Times New Roman"/>
                <w:i/>
                <w:sz w:val="24"/>
              </w:rPr>
            </w:pPr>
            <w:r>
              <w:rPr>
                <w:rFonts w:ascii="Times New Roman"/>
                <w:spacing w:val="-2"/>
                <w:sz w:val="24"/>
              </w:rPr>
              <w:t>Cicadellidae/</w:t>
            </w:r>
            <w:r>
              <w:rPr>
                <w:rFonts w:ascii="Times New Roman"/>
                <w:i/>
                <w:spacing w:val="-2"/>
                <w:sz w:val="24"/>
              </w:rPr>
              <w:t>Nephotettix</w:t>
            </w:r>
          </w:p>
        </w:tc>
        <w:tc>
          <w:tcPr>
            <w:tcW w:w="1892" w:type="dxa"/>
            <w:tcBorders>
              <w:top w:val="single" w:color="000000" w:sz="6" w:space="0"/>
            </w:tcBorders>
          </w:tcPr>
          <w:p>
            <w:pPr>
              <w:pStyle w:val="11"/>
              <w:spacing w:before="62"/>
              <w:ind w:left="36" w:right="7"/>
              <w:rPr>
                <w:rFonts w:ascii="Times New Roman"/>
                <w:sz w:val="24"/>
              </w:rPr>
            </w:pPr>
            <w:r>
              <w:rPr>
                <w:rFonts w:ascii="Times New Roman"/>
                <w:spacing w:val="-2"/>
                <w:sz w:val="24"/>
              </w:rPr>
              <w:t>69.4%</w:t>
            </w:r>
          </w:p>
        </w:tc>
        <w:tc>
          <w:tcPr>
            <w:tcW w:w="1834" w:type="dxa"/>
            <w:tcBorders>
              <w:top w:val="single" w:color="000000" w:sz="6" w:space="0"/>
            </w:tcBorders>
          </w:tcPr>
          <w:p>
            <w:pPr>
              <w:pStyle w:val="11"/>
              <w:spacing w:before="62"/>
              <w:ind w:left="125"/>
              <w:rPr>
                <w:rFonts w:ascii="Times New Roman"/>
                <w:sz w:val="24"/>
              </w:rPr>
            </w:pPr>
            <w:r>
              <w:rPr>
                <w:rFonts w:ascii="Times New Roman"/>
                <w:spacing w:val="-2"/>
                <w:sz w:val="24"/>
              </w:rPr>
              <w:t>74.9%</w:t>
            </w:r>
          </w:p>
        </w:tc>
        <w:tc>
          <w:tcPr>
            <w:tcW w:w="1746" w:type="dxa"/>
            <w:gridSpan w:val="2"/>
            <w:tcBorders>
              <w:top w:val="single" w:color="000000" w:sz="6" w:space="0"/>
            </w:tcBorders>
          </w:tcPr>
          <w:p>
            <w:pPr>
              <w:pStyle w:val="11"/>
              <w:spacing w:before="62"/>
              <w:ind w:left="614"/>
              <w:jc w:val="left"/>
              <w:rPr>
                <w:rFonts w:ascii="Times New Roman"/>
                <w:sz w:val="24"/>
              </w:rPr>
            </w:pPr>
            <w:r>
              <w:rPr>
                <w:rFonts w:ascii="Times New Roman"/>
                <w:spacing w:val="-2"/>
                <w:sz w:val="24"/>
              </w:rPr>
              <w:t>83.5%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1" w:hRule="atLeast"/>
        </w:trPr>
        <w:tc>
          <w:tcPr>
            <w:tcW w:w="636" w:type="dxa"/>
          </w:tcPr>
          <w:p>
            <w:pPr>
              <w:pStyle w:val="11"/>
              <w:spacing w:before="0"/>
              <w:jc w:val="left"/>
              <w:rPr>
                <w:rFonts w:ascii="Times New Roman"/>
                <w:sz w:val="24"/>
              </w:rPr>
            </w:pPr>
          </w:p>
        </w:tc>
        <w:tc>
          <w:tcPr>
            <w:tcW w:w="3113" w:type="dxa"/>
          </w:tcPr>
          <w:p>
            <w:pPr>
              <w:pStyle w:val="11"/>
              <w:spacing w:before="127"/>
              <w:ind w:left="93"/>
              <w:jc w:val="left"/>
              <w:rPr>
                <w:rFonts w:ascii="Times New Roman"/>
                <w:i/>
                <w:sz w:val="24"/>
              </w:rPr>
            </w:pPr>
            <w:r>
              <w:rPr>
                <w:rFonts w:ascii="Times New Roman"/>
                <w:spacing w:val="-2"/>
                <w:sz w:val="24"/>
              </w:rPr>
              <w:t>Delphacidae/</w:t>
            </w:r>
            <w:r>
              <w:rPr>
                <w:rFonts w:ascii="Times New Roman"/>
                <w:i/>
                <w:spacing w:val="-2"/>
                <w:sz w:val="24"/>
              </w:rPr>
              <w:t>Nilaparvata</w:t>
            </w:r>
          </w:p>
        </w:tc>
        <w:tc>
          <w:tcPr>
            <w:tcW w:w="1892" w:type="dxa"/>
          </w:tcPr>
          <w:p>
            <w:pPr>
              <w:pStyle w:val="11"/>
              <w:spacing w:before="127"/>
              <w:ind w:left="36" w:right="7"/>
              <w:rPr>
                <w:rFonts w:ascii="Times New Roman"/>
                <w:sz w:val="24"/>
              </w:rPr>
            </w:pPr>
            <w:r>
              <w:rPr>
                <w:rFonts w:ascii="Times New Roman"/>
                <w:spacing w:val="-2"/>
                <w:sz w:val="24"/>
              </w:rPr>
              <w:t>28.9%</w:t>
            </w:r>
          </w:p>
        </w:tc>
        <w:tc>
          <w:tcPr>
            <w:tcW w:w="1834" w:type="dxa"/>
          </w:tcPr>
          <w:p>
            <w:pPr>
              <w:pStyle w:val="11"/>
              <w:spacing w:before="127"/>
              <w:ind w:left="125"/>
              <w:rPr>
                <w:rFonts w:ascii="Times New Roman"/>
                <w:sz w:val="24"/>
              </w:rPr>
            </w:pPr>
            <w:r>
              <w:rPr>
                <w:rFonts w:ascii="Times New Roman"/>
                <w:spacing w:val="-2"/>
                <w:sz w:val="24"/>
              </w:rPr>
              <w:t>13.4%</w:t>
            </w:r>
          </w:p>
        </w:tc>
        <w:tc>
          <w:tcPr>
            <w:tcW w:w="1746" w:type="dxa"/>
            <w:gridSpan w:val="2"/>
          </w:tcPr>
          <w:p>
            <w:pPr>
              <w:pStyle w:val="11"/>
              <w:spacing w:before="127"/>
              <w:ind w:left="674"/>
              <w:jc w:val="left"/>
              <w:rPr>
                <w:rFonts w:ascii="Times New Roman"/>
                <w:sz w:val="24"/>
              </w:rPr>
            </w:pPr>
            <w:r>
              <w:rPr>
                <w:rFonts w:ascii="Times New Roman"/>
                <w:spacing w:val="-4"/>
                <w:sz w:val="24"/>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1" w:hRule="atLeast"/>
        </w:trPr>
        <w:tc>
          <w:tcPr>
            <w:tcW w:w="636" w:type="dxa"/>
          </w:tcPr>
          <w:p>
            <w:pPr>
              <w:pStyle w:val="11"/>
              <w:spacing w:before="0"/>
              <w:jc w:val="left"/>
              <w:rPr>
                <w:rFonts w:ascii="Times New Roman"/>
                <w:sz w:val="24"/>
              </w:rPr>
            </w:pPr>
          </w:p>
        </w:tc>
        <w:tc>
          <w:tcPr>
            <w:tcW w:w="3113" w:type="dxa"/>
          </w:tcPr>
          <w:p>
            <w:pPr>
              <w:pStyle w:val="11"/>
              <w:spacing w:before="128"/>
              <w:ind w:left="93"/>
              <w:jc w:val="left"/>
              <w:rPr>
                <w:rFonts w:ascii="Times New Roman"/>
                <w:i/>
                <w:sz w:val="24"/>
              </w:rPr>
            </w:pPr>
            <w:r>
              <w:rPr>
                <w:rFonts w:ascii="Times New Roman"/>
                <w:spacing w:val="-2"/>
                <w:sz w:val="24"/>
              </w:rPr>
              <w:t>Lygaeidae/</w:t>
            </w:r>
            <w:r>
              <w:rPr>
                <w:rFonts w:ascii="Times New Roman"/>
                <w:i/>
                <w:spacing w:val="-2"/>
                <w:sz w:val="24"/>
              </w:rPr>
              <w:t>Pachybrachius</w:t>
            </w:r>
          </w:p>
        </w:tc>
        <w:tc>
          <w:tcPr>
            <w:tcW w:w="1892" w:type="dxa"/>
          </w:tcPr>
          <w:p>
            <w:pPr>
              <w:pStyle w:val="11"/>
              <w:spacing w:before="128"/>
              <w:ind w:left="36" w:right="7"/>
              <w:rPr>
                <w:rFonts w:ascii="Times New Roman"/>
                <w:i/>
                <w:sz w:val="24"/>
              </w:rPr>
            </w:pPr>
            <w:r>
              <w:rPr>
                <w:rFonts w:ascii="Times New Roman"/>
                <w:i/>
                <w:spacing w:val="-5"/>
                <w:sz w:val="24"/>
              </w:rPr>
              <w:t>NA</w:t>
            </w:r>
          </w:p>
        </w:tc>
        <w:tc>
          <w:tcPr>
            <w:tcW w:w="1834" w:type="dxa"/>
          </w:tcPr>
          <w:p>
            <w:pPr>
              <w:pStyle w:val="11"/>
              <w:spacing w:before="128"/>
              <w:ind w:left="125"/>
              <w:rPr>
                <w:rFonts w:ascii="Times New Roman"/>
                <w:sz w:val="24"/>
              </w:rPr>
            </w:pPr>
            <w:r>
              <w:rPr>
                <w:rFonts w:ascii="Times New Roman"/>
                <w:spacing w:val="-4"/>
                <w:sz w:val="24"/>
              </w:rPr>
              <w:t>0.2%</w:t>
            </w:r>
          </w:p>
        </w:tc>
        <w:tc>
          <w:tcPr>
            <w:tcW w:w="1746" w:type="dxa"/>
            <w:gridSpan w:val="2"/>
          </w:tcPr>
          <w:p>
            <w:pPr>
              <w:pStyle w:val="11"/>
              <w:spacing w:before="128"/>
              <w:ind w:left="674"/>
              <w:jc w:val="left"/>
              <w:rPr>
                <w:rFonts w:ascii="Times New Roman"/>
                <w:sz w:val="24"/>
              </w:rPr>
            </w:pPr>
            <w:r>
              <w:rPr>
                <w:rFonts w:ascii="Times New Roman"/>
                <w:spacing w:val="-4"/>
                <w:sz w:val="24"/>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1" w:hRule="atLeast"/>
        </w:trPr>
        <w:tc>
          <w:tcPr>
            <w:tcW w:w="636" w:type="dxa"/>
          </w:tcPr>
          <w:p>
            <w:pPr>
              <w:pStyle w:val="11"/>
              <w:spacing w:before="0"/>
              <w:jc w:val="left"/>
              <w:rPr>
                <w:rFonts w:ascii="Times New Roman"/>
                <w:sz w:val="24"/>
              </w:rPr>
            </w:pPr>
          </w:p>
        </w:tc>
        <w:tc>
          <w:tcPr>
            <w:tcW w:w="3113" w:type="dxa"/>
          </w:tcPr>
          <w:p>
            <w:pPr>
              <w:pStyle w:val="11"/>
              <w:spacing w:before="127"/>
              <w:ind w:left="93"/>
              <w:jc w:val="left"/>
              <w:rPr>
                <w:rFonts w:ascii="Times New Roman"/>
                <w:i/>
                <w:sz w:val="24"/>
              </w:rPr>
            </w:pPr>
            <w:r>
              <w:rPr>
                <w:rFonts w:ascii="Times New Roman"/>
                <w:spacing w:val="-2"/>
                <w:sz w:val="24"/>
              </w:rPr>
              <w:t>Pentatomidae/</w:t>
            </w:r>
            <w:r>
              <w:rPr>
                <w:rFonts w:ascii="Times New Roman"/>
                <w:i/>
                <w:spacing w:val="-2"/>
                <w:sz w:val="24"/>
              </w:rPr>
              <w:t>Scotinophara</w:t>
            </w:r>
          </w:p>
        </w:tc>
        <w:tc>
          <w:tcPr>
            <w:tcW w:w="1892" w:type="dxa"/>
          </w:tcPr>
          <w:p>
            <w:pPr>
              <w:pStyle w:val="11"/>
              <w:spacing w:before="127"/>
              <w:ind w:left="36" w:right="7"/>
              <w:rPr>
                <w:rFonts w:ascii="Times New Roman"/>
                <w:sz w:val="24"/>
              </w:rPr>
            </w:pPr>
            <w:r>
              <w:rPr>
                <w:rFonts w:ascii="Times New Roman"/>
                <w:spacing w:val="-4"/>
                <w:sz w:val="24"/>
              </w:rPr>
              <w:t>1.7%</w:t>
            </w:r>
          </w:p>
        </w:tc>
        <w:tc>
          <w:tcPr>
            <w:tcW w:w="1834" w:type="dxa"/>
          </w:tcPr>
          <w:p>
            <w:pPr>
              <w:pStyle w:val="11"/>
              <w:spacing w:before="127"/>
              <w:ind w:left="125"/>
              <w:rPr>
                <w:rFonts w:ascii="Times New Roman"/>
                <w:sz w:val="24"/>
              </w:rPr>
            </w:pPr>
            <w:r>
              <w:rPr>
                <w:rFonts w:ascii="Times New Roman"/>
                <w:spacing w:val="-2"/>
                <w:sz w:val="24"/>
              </w:rPr>
              <w:t>10.4%</w:t>
            </w:r>
          </w:p>
        </w:tc>
        <w:tc>
          <w:tcPr>
            <w:tcW w:w="1746" w:type="dxa"/>
            <w:gridSpan w:val="2"/>
          </w:tcPr>
          <w:p>
            <w:pPr>
              <w:pStyle w:val="11"/>
              <w:spacing w:before="127"/>
              <w:ind w:left="674"/>
              <w:jc w:val="left"/>
              <w:rPr>
                <w:rFonts w:ascii="Times New Roman"/>
                <w:sz w:val="24"/>
              </w:rPr>
            </w:pPr>
            <w:r>
              <w:rPr>
                <w:rFonts w:ascii="Times New Roman"/>
                <w:spacing w:val="-4"/>
                <w:sz w:val="24"/>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636" w:type="dxa"/>
          </w:tcPr>
          <w:p>
            <w:pPr>
              <w:pStyle w:val="11"/>
              <w:spacing w:before="0"/>
              <w:jc w:val="left"/>
              <w:rPr>
                <w:rFonts w:ascii="Times New Roman"/>
                <w:sz w:val="24"/>
              </w:rPr>
            </w:pPr>
          </w:p>
        </w:tc>
        <w:tc>
          <w:tcPr>
            <w:tcW w:w="3113" w:type="dxa"/>
          </w:tcPr>
          <w:p>
            <w:pPr>
              <w:pStyle w:val="11"/>
              <w:spacing w:before="128"/>
              <w:ind w:left="93"/>
              <w:jc w:val="left"/>
              <w:rPr>
                <w:rFonts w:ascii="Times New Roman"/>
                <w:sz w:val="24"/>
              </w:rPr>
            </w:pPr>
            <w:r>
              <w:rPr>
                <w:rFonts w:ascii="Times New Roman"/>
                <w:spacing w:val="-2"/>
                <w:sz w:val="24"/>
              </w:rPr>
              <w:t>Others</w:t>
            </w:r>
          </w:p>
        </w:tc>
        <w:tc>
          <w:tcPr>
            <w:tcW w:w="1892" w:type="dxa"/>
            <w:tcBorders>
              <w:bottom w:val="single" w:color="000000" w:sz="4" w:space="0"/>
            </w:tcBorders>
          </w:tcPr>
          <w:p>
            <w:pPr>
              <w:pStyle w:val="11"/>
              <w:spacing w:before="128"/>
              <w:ind w:left="36" w:right="7"/>
              <w:rPr>
                <w:rFonts w:ascii="Times New Roman"/>
                <w:i/>
                <w:sz w:val="24"/>
              </w:rPr>
            </w:pPr>
            <w:r>
              <w:rPr>
                <w:rFonts w:ascii="Times New Roman"/>
                <w:i/>
                <w:spacing w:val="-5"/>
                <w:sz w:val="24"/>
              </w:rPr>
              <w:t>NA</w:t>
            </w:r>
          </w:p>
        </w:tc>
        <w:tc>
          <w:tcPr>
            <w:tcW w:w="1834" w:type="dxa"/>
            <w:tcBorders>
              <w:bottom w:val="single" w:color="000000" w:sz="4" w:space="0"/>
            </w:tcBorders>
          </w:tcPr>
          <w:p>
            <w:pPr>
              <w:pStyle w:val="11"/>
              <w:spacing w:before="128"/>
              <w:ind w:left="125"/>
              <w:rPr>
                <w:rFonts w:ascii="Times New Roman"/>
                <w:sz w:val="24"/>
              </w:rPr>
            </w:pPr>
            <w:r>
              <w:rPr>
                <w:rFonts w:ascii="Times New Roman"/>
                <w:spacing w:val="-4"/>
                <w:sz w:val="24"/>
              </w:rPr>
              <w:t>1.1%</w:t>
            </w:r>
          </w:p>
        </w:tc>
        <w:tc>
          <w:tcPr>
            <w:tcW w:w="1746" w:type="dxa"/>
            <w:gridSpan w:val="2"/>
            <w:tcBorders>
              <w:bottom w:val="single" w:color="000000" w:sz="4" w:space="0"/>
            </w:tcBorders>
          </w:tcPr>
          <w:p>
            <w:pPr>
              <w:pStyle w:val="11"/>
              <w:spacing w:before="128"/>
              <w:ind w:left="674"/>
              <w:jc w:val="left"/>
              <w:rPr>
                <w:rFonts w:ascii="Times New Roman"/>
                <w:sz w:val="24"/>
              </w:rPr>
            </w:pPr>
            <w:r>
              <w:rPr>
                <w:rFonts w:ascii="Times New Roman"/>
                <w:spacing w:val="-4"/>
                <w:sz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6" w:hRule="atLeast"/>
        </w:trPr>
        <w:tc>
          <w:tcPr>
            <w:tcW w:w="636" w:type="dxa"/>
          </w:tcPr>
          <w:p>
            <w:pPr>
              <w:pStyle w:val="11"/>
              <w:spacing w:before="0"/>
              <w:jc w:val="left"/>
              <w:rPr>
                <w:rFonts w:ascii="Times New Roman"/>
                <w:sz w:val="24"/>
              </w:rPr>
            </w:pPr>
          </w:p>
        </w:tc>
        <w:tc>
          <w:tcPr>
            <w:tcW w:w="3113" w:type="dxa"/>
            <w:tcBorders>
              <w:bottom w:val="single" w:color="000000" w:sz="6" w:space="0"/>
            </w:tcBorders>
          </w:tcPr>
          <w:p>
            <w:pPr>
              <w:pStyle w:val="11"/>
              <w:spacing w:before="64"/>
              <w:ind w:right="73"/>
              <w:jc w:val="right"/>
              <w:rPr>
                <w:rFonts w:ascii="Times New Roman"/>
                <w:i/>
                <w:sz w:val="24"/>
              </w:rPr>
            </w:pPr>
            <w:r>
              <w:rPr>
                <w:rFonts w:ascii="Times New Roman"/>
                <w:i/>
                <w:spacing w:val="-2"/>
                <w:sz w:val="24"/>
              </w:rPr>
              <w:t>Total</w:t>
            </w:r>
          </w:p>
        </w:tc>
        <w:tc>
          <w:tcPr>
            <w:tcW w:w="1892" w:type="dxa"/>
            <w:tcBorders>
              <w:top w:val="single" w:color="000000" w:sz="4" w:space="0"/>
              <w:bottom w:val="single" w:color="000000" w:sz="6" w:space="0"/>
            </w:tcBorders>
          </w:tcPr>
          <w:p>
            <w:pPr>
              <w:pStyle w:val="11"/>
              <w:spacing w:before="64"/>
              <w:ind w:left="34" w:right="7"/>
              <w:rPr>
                <w:rFonts w:ascii="Times New Roman"/>
                <w:sz w:val="24"/>
              </w:rPr>
            </w:pPr>
            <w:r>
              <w:rPr>
                <w:rFonts w:ascii="Times New Roman"/>
                <w:spacing w:val="-4"/>
                <w:sz w:val="24"/>
              </w:rPr>
              <w:t>100%</w:t>
            </w:r>
          </w:p>
        </w:tc>
        <w:tc>
          <w:tcPr>
            <w:tcW w:w="1834" w:type="dxa"/>
            <w:tcBorders>
              <w:top w:val="single" w:color="000000" w:sz="4" w:space="0"/>
              <w:bottom w:val="single" w:color="000000" w:sz="6" w:space="0"/>
            </w:tcBorders>
          </w:tcPr>
          <w:p>
            <w:pPr>
              <w:pStyle w:val="11"/>
              <w:spacing w:before="64"/>
              <w:ind w:left="125" w:right="3"/>
              <w:rPr>
                <w:rFonts w:ascii="Times New Roman"/>
                <w:sz w:val="24"/>
              </w:rPr>
            </w:pPr>
            <w:r>
              <w:rPr>
                <w:rFonts w:ascii="Times New Roman"/>
                <w:spacing w:val="-4"/>
                <w:sz w:val="24"/>
              </w:rPr>
              <w:t>100%</w:t>
            </w:r>
          </w:p>
        </w:tc>
        <w:tc>
          <w:tcPr>
            <w:tcW w:w="1746" w:type="dxa"/>
            <w:gridSpan w:val="2"/>
            <w:tcBorders>
              <w:top w:val="single" w:color="000000" w:sz="4" w:space="0"/>
              <w:bottom w:val="single" w:color="000000" w:sz="6" w:space="0"/>
            </w:tcBorders>
          </w:tcPr>
          <w:p>
            <w:pPr>
              <w:pStyle w:val="11"/>
              <w:spacing w:before="64"/>
              <w:ind w:left="645"/>
              <w:jc w:val="left"/>
              <w:rPr>
                <w:rFonts w:ascii="Times New Roman"/>
                <w:sz w:val="24"/>
              </w:rPr>
            </w:pPr>
            <w:r>
              <w:rPr>
                <w:rFonts w:ascii="Times New Roman"/>
                <w:spacing w:val="-4"/>
                <w:sz w:val="24"/>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rPr>
        <w:tc>
          <w:tcPr>
            <w:tcW w:w="636" w:type="dxa"/>
          </w:tcPr>
          <w:p>
            <w:pPr>
              <w:pStyle w:val="11"/>
              <w:spacing w:before="0" w:line="251" w:lineRule="exact"/>
              <w:ind w:left="50"/>
              <w:jc w:val="left"/>
              <w:rPr>
                <w:rFonts w:ascii="Times New Roman"/>
                <w:sz w:val="24"/>
              </w:rPr>
            </w:pPr>
            <w:r>
              <w:rPr>
                <w:rFonts w:ascii="Times New Roman"/>
                <w:spacing w:val="-5"/>
                <w:sz w:val="24"/>
              </w:rPr>
              <w:t>37</w:t>
            </w:r>
          </w:p>
        </w:tc>
        <w:tc>
          <w:tcPr>
            <w:tcW w:w="3113" w:type="dxa"/>
            <w:tcBorders>
              <w:top w:val="single" w:color="000000" w:sz="6" w:space="0"/>
            </w:tcBorders>
          </w:tcPr>
          <w:p>
            <w:pPr>
              <w:pStyle w:val="11"/>
              <w:spacing w:before="0"/>
              <w:jc w:val="left"/>
              <w:rPr>
                <w:rFonts w:ascii="Times New Roman"/>
                <w:sz w:val="20"/>
              </w:rPr>
            </w:pPr>
          </w:p>
        </w:tc>
        <w:tc>
          <w:tcPr>
            <w:tcW w:w="1892" w:type="dxa"/>
            <w:tcBorders>
              <w:top w:val="single" w:color="000000" w:sz="6" w:space="0"/>
            </w:tcBorders>
          </w:tcPr>
          <w:p>
            <w:pPr>
              <w:pStyle w:val="11"/>
              <w:spacing w:before="0"/>
              <w:jc w:val="left"/>
              <w:rPr>
                <w:rFonts w:ascii="Times New Roman"/>
                <w:sz w:val="20"/>
              </w:rPr>
            </w:pPr>
          </w:p>
        </w:tc>
        <w:tc>
          <w:tcPr>
            <w:tcW w:w="1834" w:type="dxa"/>
            <w:tcBorders>
              <w:top w:val="single" w:color="000000" w:sz="6" w:space="0"/>
            </w:tcBorders>
          </w:tcPr>
          <w:p>
            <w:pPr>
              <w:pStyle w:val="11"/>
              <w:spacing w:before="0"/>
              <w:jc w:val="left"/>
              <w:rPr>
                <w:rFonts w:ascii="Times New Roman"/>
                <w:sz w:val="20"/>
              </w:rPr>
            </w:pPr>
          </w:p>
        </w:tc>
        <w:tc>
          <w:tcPr>
            <w:tcW w:w="1746" w:type="dxa"/>
            <w:gridSpan w:val="2"/>
            <w:tcBorders>
              <w:top w:val="single" w:color="000000" w:sz="6" w:space="0"/>
            </w:tcBorders>
          </w:tcPr>
          <w:p>
            <w:pPr>
              <w:pStyle w:val="11"/>
              <w:spacing w:before="0"/>
              <w:jc w:val="left"/>
              <w:rPr>
                <w:rFonts w:ascii="Times New Roman"/>
                <w:sz w:val="20"/>
              </w:rPr>
            </w:pPr>
          </w:p>
        </w:tc>
      </w:tr>
    </w:tbl>
    <w:p>
      <w:pPr>
        <w:spacing w:after="0"/>
        <w:jc w:val="left"/>
        <w:rPr>
          <w:rFonts w:ascii="Times New Roman"/>
          <w:sz w:val="20"/>
        </w:rPr>
        <w:sectPr>
          <w:pgSz w:w="12240" w:h="15840"/>
          <w:pgMar w:top="1360" w:right="60" w:bottom="1240" w:left="0" w:header="0" w:footer="1056" w:gutter="0"/>
          <w:cols w:space="720" w:num="1"/>
        </w:sectPr>
      </w:pPr>
    </w:p>
    <w:p>
      <w:pPr>
        <w:pStyle w:val="6"/>
        <w:ind w:left="2994"/>
        <w:rPr>
          <w:sz w:val="20"/>
        </w:rPr>
      </w:pPr>
      <w:r>
        <w:rPr>
          <w:sz w:val="20"/>
        </w:rPr>
        <w:drawing>
          <wp:inline distT="0" distB="0" distL="0" distR="0">
            <wp:extent cx="3903345" cy="3198495"/>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8" cstate="print"/>
                    <a:stretch>
                      <a:fillRect/>
                    </a:stretch>
                  </pic:blipFill>
                  <pic:spPr>
                    <a:xfrm>
                      <a:off x="0" y="0"/>
                      <a:ext cx="3903459" cy="3198780"/>
                    </a:xfrm>
                    <a:prstGeom prst="rect">
                      <a:avLst/>
                    </a:prstGeom>
                  </pic:spPr>
                </pic:pic>
              </a:graphicData>
            </a:graphic>
          </wp:inline>
        </w:drawing>
      </w:r>
    </w:p>
    <w:p>
      <w:pPr>
        <w:pStyle w:val="6"/>
        <w:spacing w:before="38"/>
        <w:ind w:left="840"/>
      </w:pPr>
      <w:r>
        <w:rPr>
          <w:spacing w:val="-5"/>
        </w:rPr>
        <w:t>38</w:t>
      </w:r>
    </w:p>
    <w:p>
      <w:pPr>
        <w:pStyle w:val="6"/>
        <w:spacing w:before="141"/>
      </w:pPr>
    </w:p>
    <w:p>
      <w:pPr>
        <w:pStyle w:val="10"/>
        <w:numPr>
          <w:ilvl w:val="0"/>
          <w:numId w:val="15"/>
        </w:numPr>
        <w:tabs>
          <w:tab w:val="left" w:pos="1440"/>
        </w:tabs>
        <w:spacing w:before="0" w:after="0" w:line="240" w:lineRule="auto"/>
        <w:ind w:left="1440" w:right="0" w:hanging="600"/>
        <w:jc w:val="left"/>
        <w:rPr>
          <w:sz w:val="24"/>
        </w:rPr>
      </w:pPr>
      <w:r>
        <w:rPr>
          <w:b/>
          <w:sz w:val="24"/>
        </w:rPr>
        <w:t>Figure</w:t>
      </w:r>
      <w:r>
        <w:rPr>
          <w:b/>
          <w:spacing w:val="7"/>
          <w:sz w:val="24"/>
        </w:rPr>
        <w:t xml:space="preserve"> </w:t>
      </w:r>
      <w:r>
        <w:rPr>
          <w:b/>
          <w:sz w:val="24"/>
        </w:rPr>
        <w:t>S1.</w:t>
      </w:r>
      <w:r>
        <w:rPr>
          <w:b/>
          <w:spacing w:val="73"/>
          <w:sz w:val="24"/>
        </w:rPr>
        <w:t xml:space="preserve"> </w:t>
      </w:r>
      <w:r>
        <w:rPr>
          <w:sz w:val="24"/>
        </w:rPr>
        <w:t>Stable isotope</w:t>
      </w:r>
      <w:r>
        <w:rPr>
          <w:spacing w:val="1"/>
          <w:sz w:val="24"/>
        </w:rPr>
        <w:t xml:space="preserve"> </w:t>
      </w:r>
      <w:r>
        <w:rPr>
          <w:sz w:val="24"/>
        </w:rPr>
        <w:t>biplot</w:t>
      </w:r>
      <w:r>
        <w:rPr>
          <w:spacing w:val="1"/>
          <w:sz w:val="24"/>
        </w:rPr>
        <w:t xml:space="preserve"> </w:t>
      </w:r>
      <w:r>
        <w:rPr>
          <w:sz w:val="24"/>
        </w:rPr>
        <w:t>of</w:t>
      </w:r>
      <w:r>
        <w:rPr>
          <w:spacing w:val="3"/>
          <w:sz w:val="24"/>
        </w:rPr>
        <w:t xml:space="preserve"> </w:t>
      </w:r>
      <w:r>
        <w:rPr>
          <w:sz w:val="24"/>
        </w:rPr>
        <w:t>the rice</w:t>
      </w:r>
      <w:r>
        <w:rPr>
          <w:spacing w:val="1"/>
          <w:sz w:val="24"/>
        </w:rPr>
        <w:t xml:space="preserve"> </w:t>
      </w:r>
      <w:r>
        <w:rPr>
          <w:sz w:val="24"/>
        </w:rPr>
        <w:t>plant</w:t>
      </w:r>
      <w:r>
        <w:rPr>
          <w:spacing w:val="-1"/>
          <w:sz w:val="24"/>
        </w:rPr>
        <w:t xml:space="preserve"> </w:t>
      </w:r>
      <w:r>
        <w:rPr>
          <w:sz w:val="24"/>
        </w:rPr>
        <w:t>and</w:t>
      </w:r>
      <w:r>
        <w:rPr>
          <w:spacing w:val="1"/>
          <w:sz w:val="24"/>
        </w:rPr>
        <w:t xml:space="preserve"> </w:t>
      </w:r>
      <w:r>
        <w:rPr>
          <w:sz w:val="24"/>
        </w:rPr>
        <w:t>three</w:t>
      </w:r>
      <w:r>
        <w:rPr>
          <w:spacing w:val="1"/>
          <w:sz w:val="24"/>
        </w:rPr>
        <w:t xml:space="preserve"> </w:t>
      </w:r>
      <w:r>
        <w:rPr>
          <w:sz w:val="24"/>
        </w:rPr>
        <w:t>prey</w:t>
      </w:r>
      <w:r>
        <w:rPr>
          <w:spacing w:val="-4"/>
          <w:sz w:val="24"/>
        </w:rPr>
        <w:t xml:space="preserve"> </w:t>
      </w:r>
      <w:r>
        <w:rPr>
          <w:sz w:val="24"/>
        </w:rPr>
        <w:t>sources</w:t>
      </w:r>
      <w:r>
        <w:rPr>
          <w:spacing w:val="1"/>
          <w:sz w:val="24"/>
        </w:rPr>
        <w:t xml:space="preserve"> </w:t>
      </w:r>
      <w:r>
        <w:rPr>
          <w:sz w:val="24"/>
        </w:rPr>
        <w:t>in</w:t>
      </w:r>
      <w:r>
        <w:rPr>
          <w:spacing w:val="1"/>
          <w:sz w:val="24"/>
        </w:rPr>
        <w:t xml:space="preserve"> </w:t>
      </w:r>
      <w:r>
        <w:rPr>
          <w:sz w:val="24"/>
        </w:rPr>
        <w:t>this</w:t>
      </w:r>
      <w:r>
        <w:rPr>
          <w:spacing w:val="2"/>
          <w:sz w:val="24"/>
        </w:rPr>
        <w:t xml:space="preserve"> </w:t>
      </w:r>
      <w:r>
        <w:rPr>
          <w:sz w:val="24"/>
        </w:rPr>
        <w:t>study.</w:t>
      </w:r>
      <w:r>
        <w:rPr>
          <w:spacing w:val="62"/>
          <w:sz w:val="24"/>
        </w:rPr>
        <w:t xml:space="preserve"> </w:t>
      </w:r>
      <w:r>
        <w:rPr>
          <w:sz w:val="24"/>
        </w:rPr>
        <w:t xml:space="preserve">Error </w:t>
      </w:r>
      <w:r>
        <w:rPr>
          <w:spacing w:val="-4"/>
          <w:sz w:val="24"/>
        </w:rPr>
        <w:t>bars</w:t>
      </w:r>
    </w:p>
    <w:p>
      <w:pPr>
        <w:pStyle w:val="6"/>
        <w:spacing w:before="3"/>
      </w:pPr>
    </w:p>
    <w:p>
      <w:pPr>
        <w:pStyle w:val="10"/>
        <w:numPr>
          <w:ilvl w:val="0"/>
          <w:numId w:val="15"/>
        </w:numPr>
        <w:tabs>
          <w:tab w:val="left" w:pos="1440"/>
        </w:tabs>
        <w:spacing w:before="0" w:after="0" w:line="240" w:lineRule="auto"/>
        <w:ind w:left="1440" w:right="0" w:hanging="600"/>
        <w:jc w:val="left"/>
        <w:rPr>
          <w:sz w:val="24"/>
        </w:rPr>
      </w:pPr>
      <w:r>
        <w:rPr>
          <w:sz w:val="24"/>
        </w:rPr>
        <w:t>represent</w:t>
      </w:r>
      <w:r>
        <w:rPr>
          <w:spacing w:val="-4"/>
          <w:sz w:val="24"/>
        </w:rPr>
        <w:t xml:space="preserve"> </w:t>
      </w:r>
      <w:r>
        <w:rPr>
          <w:sz w:val="24"/>
        </w:rPr>
        <w:t>95%</w:t>
      </w:r>
      <w:r>
        <w:rPr>
          <w:spacing w:val="-1"/>
          <w:sz w:val="24"/>
        </w:rPr>
        <w:t xml:space="preserve"> </w:t>
      </w:r>
      <w:r>
        <w:rPr>
          <w:sz w:val="24"/>
        </w:rPr>
        <w:t>confidence</w:t>
      </w:r>
      <w:r>
        <w:rPr>
          <w:spacing w:val="-2"/>
          <w:sz w:val="24"/>
        </w:rPr>
        <w:t xml:space="preserve"> intervals.</w:t>
      </w:r>
    </w:p>
    <w:p>
      <w:pPr>
        <w:pStyle w:val="6"/>
        <w:spacing w:before="197"/>
      </w:pPr>
    </w:p>
    <w:p>
      <w:pPr>
        <w:pStyle w:val="6"/>
        <w:ind w:left="840"/>
      </w:pPr>
      <w:r>
        <w:rPr>
          <w:spacing w:val="-5"/>
        </w:rPr>
        <w:t>41</w:t>
      </w:r>
    </w:p>
    <w:p>
      <w:pPr>
        <w:spacing w:after="0"/>
        <w:sectPr>
          <w:pgSz w:w="12240" w:h="15840"/>
          <w:pgMar w:top="1560" w:right="60" w:bottom="1240" w:left="0" w:header="0" w:footer="1056" w:gutter="0"/>
          <w:cols w:space="720" w:num="1"/>
        </w:sectPr>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37"/>
      </w:pPr>
    </w:p>
    <w:p>
      <w:pPr>
        <w:pStyle w:val="6"/>
        <w:spacing w:before="1"/>
        <w:ind w:left="840"/>
      </w:pPr>
      <w:r>
        <w:drawing>
          <wp:anchor distT="0" distB="0" distL="0" distR="0" simplePos="0" relativeHeight="251660288" behindDoc="0" locked="0" layoutInCell="1" allowOverlap="1">
            <wp:simplePos x="0" y="0"/>
            <wp:positionH relativeFrom="page">
              <wp:posOffset>1953895</wp:posOffset>
            </wp:positionH>
            <wp:positionV relativeFrom="paragraph">
              <wp:posOffset>-4465320</wp:posOffset>
            </wp:positionV>
            <wp:extent cx="3861435" cy="4522470"/>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9" cstate="print"/>
                    <a:stretch>
                      <a:fillRect/>
                    </a:stretch>
                  </pic:blipFill>
                  <pic:spPr>
                    <a:xfrm>
                      <a:off x="0" y="0"/>
                      <a:ext cx="3861528" cy="4522257"/>
                    </a:xfrm>
                    <a:prstGeom prst="rect">
                      <a:avLst/>
                    </a:prstGeom>
                  </pic:spPr>
                </pic:pic>
              </a:graphicData>
            </a:graphic>
          </wp:anchor>
        </w:drawing>
      </w:r>
      <w:r>
        <w:rPr>
          <w:spacing w:val="-5"/>
        </w:rPr>
        <w:t>42</w:t>
      </w:r>
    </w:p>
    <w:p>
      <w:pPr>
        <w:pStyle w:val="6"/>
        <w:spacing w:before="139"/>
      </w:pPr>
    </w:p>
    <w:p>
      <w:pPr>
        <w:pStyle w:val="6"/>
        <w:ind w:left="840"/>
      </w:pPr>
      <w:r>
        <w:rPr>
          <w:spacing w:val="-5"/>
        </w:rPr>
        <w:t>43</w:t>
      </w:r>
    </w:p>
    <w:p>
      <w:pPr>
        <w:spacing w:after="0"/>
        <w:sectPr>
          <w:pgSz w:w="12240" w:h="15840"/>
          <w:pgMar w:top="1560" w:right="60" w:bottom="1240" w:left="0" w:header="0" w:footer="1056" w:gutter="0"/>
          <w:cols w:space="720" w:num="1"/>
        </w:sectPr>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37"/>
      </w:pPr>
    </w:p>
    <w:p>
      <w:pPr>
        <w:pStyle w:val="6"/>
        <w:spacing w:before="1"/>
        <w:ind w:left="840"/>
      </w:pPr>
      <w:r>
        <w:drawing>
          <wp:anchor distT="0" distB="0" distL="0" distR="0" simplePos="0" relativeHeight="251661312" behindDoc="0" locked="0" layoutInCell="1" allowOverlap="1">
            <wp:simplePos x="0" y="0"/>
            <wp:positionH relativeFrom="page">
              <wp:posOffset>1953895</wp:posOffset>
            </wp:positionH>
            <wp:positionV relativeFrom="paragraph">
              <wp:posOffset>-4465320</wp:posOffset>
            </wp:positionV>
            <wp:extent cx="3861435" cy="4522470"/>
            <wp:effectExtent l="0" t="0" r="0" b="0"/>
            <wp:wrapNone/>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0" cstate="print"/>
                    <a:stretch>
                      <a:fillRect/>
                    </a:stretch>
                  </pic:blipFill>
                  <pic:spPr>
                    <a:xfrm>
                      <a:off x="0" y="0"/>
                      <a:ext cx="3861528" cy="4522257"/>
                    </a:xfrm>
                    <a:prstGeom prst="rect">
                      <a:avLst/>
                    </a:prstGeom>
                  </pic:spPr>
                </pic:pic>
              </a:graphicData>
            </a:graphic>
          </wp:anchor>
        </w:drawing>
      </w:r>
      <w:r>
        <w:rPr>
          <w:spacing w:val="-5"/>
        </w:rPr>
        <w:t>44</w:t>
      </w:r>
    </w:p>
    <w:p>
      <w:pPr>
        <w:pStyle w:val="6"/>
        <w:spacing w:before="2"/>
      </w:pPr>
    </w:p>
    <w:p>
      <w:pPr>
        <w:pStyle w:val="6"/>
        <w:ind w:left="840"/>
      </w:pPr>
      <w:r>
        <w:rPr>
          <w:spacing w:val="-5"/>
        </w:rPr>
        <w:t>45</w:t>
      </w:r>
    </w:p>
    <w:p>
      <w:pPr>
        <w:spacing w:after="0"/>
        <w:sectPr>
          <w:pgSz w:w="12240" w:h="15840"/>
          <w:pgMar w:top="1560" w:right="60" w:bottom="1240" w:left="0" w:header="0" w:footer="1056" w:gutter="0"/>
          <w:cols w:space="720" w:num="1"/>
        </w:sectPr>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37"/>
      </w:pPr>
    </w:p>
    <w:p>
      <w:pPr>
        <w:pStyle w:val="6"/>
        <w:spacing w:before="1" w:line="247" w:lineRule="exact"/>
        <w:ind w:left="840"/>
      </w:pPr>
      <w:r>
        <w:drawing>
          <wp:anchor distT="0" distB="0" distL="0" distR="0" simplePos="0" relativeHeight="251661312" behindDoc="0" locked="0" layoutInCell="1" allowOverlap="1">
            <wp:simplePos x="0" y="0"/>
            <wp:positionH relativeFrom="page">
              <wp:posOffset>1953895</wp:posOffset>
            </wp:positionH>
            <wp:positionV relativeFrom="paragraph">
              <wp:posOffset>-4465320</wp:posOffset>
            </wp:positionV>
            <wp:extent cx="3861435" cy="4522470"/>
            <wp:effectExtent l="0" t="0" r="0" b="0"/>
            <wp:wrapNone/>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81" cstate="print"/>
                    <a:stretch>
                      <a:fillRect/>
                    </a:stretch>
                  </pic:blipFill>
                  <pic:spPr>
                    <a:xfrm>
                      <a:off x="0" y="0"/>
                      <a:ext cx="3861528" cy="4522257"/>
                    </a:xfrm>
                    <a:prstGeom prst="rect">
                      <a:avLst/>
                    </a:prstGeom>
                  </pic:spPr>
                </pic:pic>
              </a:graphicData>
            </a:graphic>
          </wp:anchor>
        </w:drawing>
      </w:r>
      <w:r>
        <w:rPr>
          <w:spacing w:val="-5"/>
        </w:rPr>
        <w:t>46</w:t>
      </w:r>
    </w:p>
    <w:p>
      <w:pPr>
        <w:pStyle w:val="6"/>
        <w:spacing w:line="247" w:lineRule="exact"/>
        <w:ind w:left="840"/>
      </w:pPr>
      <w:r>
        <w:rPr>
          <w:spacing w:val="-5"/>
        </w:rPr>
        <w:t>47</w:t>
      </w:r>
    </w:p>
    <w:p>
      <w:pPr>
        <w:pStyle w:val="6"/>
        <w:spacing w:before="62"/>
      </w:pPr>
    </w:p>
    <w:p>
      <w:pPr>
        <w:pStyle w:val="10"/>
        <w:numPr>
          <w:ilvl w:val="0"/>
          <w:numId w:val="16"/>
        </w:numPr>
        <w:tabs>
          <w:tab w:val="left" w:pos="1440"/>
        </w:tabs>
        <w:spacing w:before="0" w:after="0" w:line="240" w:lineRule="auto"/>
        <w:ind w:left="1440" w:right="0" w:hanging="600"/>
        <w:jc w:val="left"/>
        <w:rPr>
          <w:sz w:val="24"/>
        </w:rPr>
      </w:pPr>
      <w:r>
        <w:rPr>
          <w:b/>
          <w:sz w:val="24"/>
        </w:rPr>
        <w:t>Figure</w:t>
      </w:r>
      <w:r>
        <w:rPr>
          <w:b/>
          <w:spacing w:val="-3"/>
          <w:sz w:val="24"/>
        </w:rPr>
        <w:t xml:space="preserve"> </w:t>
      </w:r>
      <w:r>
        <w:rPr>
          <w:b/>
          <w:sz w:val="24"/>
        </w:rPr>
        <w:t>S2</w:t>
      </w:r>
      <w:r>
        <w:rPr>
          <w:sz w:val="24"/>
        </w:rPr>
        <w:t>. The</w:t>
      </w:r>
      <w:r>
        <w:rPr>
          <w:spacing w:val="-2"/>
          <w:sz w:val="24"/>
        </w:rPr>
        <w:t xml:space="preserve"> </w:t>
      </w:r>
      <w:r>
        <w:rPr>
          <w:sz w:val="24"/>
        </w:rPr>
        <w:t>proportions (mean ± SE)</w:t>
      </w:r>
      <w:r>
        <w:rPr>
          <w:spacing w:val="-1"/>
          <w:sz w:val="24"/>
        </w:rPr>
        <w:t xml:space="preserve"> </w:t>
      </w:r>
      <w:r>
        <w:rPr>
          <w:sz w:val="24"/>
        </w:rPr>
        <w:t>of prey</w:t>
      </w:r>
      <w:r>
        <w:rPr>
          <w:spacing w:val="-5"/>
          <w:sz w:val="24"/>
        </w:rPr>
        <w:t xml:space="preserve"> </w:t>
      </w:r>
      <w:r>
        <w:rPr>
          <w:sz w:val="24"/>
        </w:rPr>
        <w:t>sources (rice</w:t>
      </w:r>
      <w:r>
        <w:rPr>
          <w:spacing w:val="-1"/>
          <w:sz w:val="24"/>
        </w:rPr>
        <w:t xml:space="preserve"> </w:t>
      </w:r>
      <w:r>
        <w:rPr>
          <w:sz w:val="24"/>
        </w:rPr>
        <w:t xml:space="preserve">herbivores, tourist </w:t>
      </w:r>
      <w:r>
        <w:rPr>
          <w:spacing w:val="-2"/>
          <w:sz w:val="24"/>
        </w:rPr>
        <w:t>herbivores,</w:t>
      </w:r>
    </w:p>
    <w:p>
      <w:pPr>
        <w:pStyle w:val="10"/>
        <w:numPr>
          <w:ilvl w:val="0"/>
          <w:numId w:val="16"/>
        </w:numPr>
        <w:tabs>
          <w:tab w:val="left" w:pos="1440"/>
        </w:tabs>
        <w:spacing w:before="137" w:after="0" w:line="240" w:lineRule="auto"/>
        <w:ind w:left="1440" w:right="0" w:hanging="600"/>
        <w:jc w:val="left"/>
        <w:rPr>
          <w:sz w:val="24"/>
        </w:rPr>
      </w:pPr>
      <w:r>
        <w:rPr>
          <w:sz w:val="24"/>
        </w:rPr>
        <w:t>detritivores)</w:t>
      </w:r>
      <w:r>
        <w:rPr>
          <w:spacing w:val="-4"/>
          <w:sz w:val="24"/>
        </w:rPr>
        <w:t xml:space="preserve"> </w:t>
      </w:r>
      <w:r>
        <w:rPr>
          <w:sz w:val="24"/>
        </w:rPr>
        <w:t>consumed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diet</w:t>
      </w:r>
      <w:r>
        <w:rPr>
          <w:spacing w:val="-1"/>
          <w:sz w:val="24"/>
        </w:rPr>
        <w:t xml:space="preserve"> </w:t>
      </w:r>
      <w:r>
        <w:rPr>
          <w:sz w:val="24"/>
        </w:rPr>
        <w:t>of</w:t>
      </w:r>
      <w:r>
        <w:rPr>
          <w:spacing w:val="-1"/>
          <w:sz w:val="24"/>
        </w:rPr>
        <w:t xml:space="preserve"> </w:t>
      </w:r>
      <w:r>
        <w:rPr>
          <w:sz w:val="24"/>
        </w:rPr>
        <w:t>predators</w:t>
      </w:r>
      <w:r>
        <w:rPr>
          <w:spacing w:val="1"/>
          <w:sz w:val="24"/>
        </w:rPr>
        <w:t xml:space="preserve"> </w:t>
      </w:r>
      <w:r>
        <w:rPr>
          <w:sz w:val="24"/>
        </w:rPr>
        <w:t>in</w:t>
      </w:r>
      <w:r>
        <w:rPr>
          <w:spacing w:val="-1"/>
          <w:sz w:val="24"/>
        </w:rPr>
        <w:t xml:space="preserve"> </w:t>
      </w:r>
      <w:r>
        <w:rPr>
          <w:sz w:val="24"/>
        </w:rPr>
        <w:t>organic</w:t>
      </w:r>
      <w:r>
        <w:rPr>
          <w:spacing w:val="-1"/>
          <w:sz w:val="24"/>
        </w:rPr>
        <w:t xml:space="preserve"> </w:t>
      </w:r>
      <w:r>
        <w:rPr>
          <w:sz w:val="24"/>
        </w:rPr>
        <w:t>and</w:t>
      </w:r>
      <w:r>
        <w:rPr>
          <w:spacing w:val="1"/>
          <w:sz w:val="24"/>
        </w:rPr>
        <w:t xml:space="preserve"> </w:t>
      </w:r>
      <w:r>
        <w:rPr>
          <w:sz w:val="24"/>
        </w:rPr>
        <w:t>conventional</w:t>
      </w:r>
      <w:r>
        <w:rPr>
          <w:spacing w:val="-1"/>
          <w:sz w:val="24"/>
        </w:rPr>
        <w:t xml:space="preserve"> </w:t>
      </w:r>
      <w:r>
        <w:rPr>
          <w:sz w:val="24"/>
        </w:rPr>
        <w:t>rice</w:t>
      </w:r>
      <w:r>
        <w:rPr>
          <w:spacing w:val="-3"/>
          <w:sz w:val="24"/>
        </w:rPr>
        <w:t xml:space="preserve"> </w:t>
      </w:r>
      <w:r>
        <w:rPr>
          <w:sz w:val="24"/>
        </w:rPr>
        <w:t>farms</w:t>
      </w:r>
      <w:r>
        <w:rPr>
          <w:spacing w:val="-1"/>
          <w:sz w:val="24"/>
        </w:rPr>
        <w:t xml:space="preserve"> </w:t>
      </w:r>
      <w:r>
        <w:rPr>
          <w:sz w:val="24"/>
        </w:rPr>
        <w:t>over</w:t>
      </w:r>
      <w:r>
        <w:rPr>
          <w:spacing w:val="-1"/>
          <w:sz w:val="24"/>
        </w:rPr>
        <w:t xml:space="preserve"> </w:t>
      </w:r>
      <w:r>
        <w:rPr>
          <w:spacing w:val="-4"/>
          <w:sz w:val="24"/>
        </w:rPr>
        <w:t>crop</w:t>
      </w:r>
    </w:p>
    <w:p>
      <w:pPr>
        <w:pStyle w:val="10"/>
        <w:numPr>
          <w:ilvl w:val="0"/>
          <w:numId w:val="16"/>
        </w:numPr>
        <w:tabs>
          <w:tab w:val="left" w:pos="1440"/>
        </w:tabs>
        <w:spacing w:before="139" w:after="0" w:line="240" w:lineRule="auto"/>
        <w:ind w:left="1440" w:right="0" w:hanging="600"/>
        <w:jc w:val="left"/>
        <w:rPr>
          <w:sz w:val="24"/>
        </w:rPr>
      </w:pPr>
      <w:r>
        <w:rPr>
          <w:sz w:val="24"/>
        </w:rPr>
        <w:t>stages</w:t>
      </w:r>
      <w:r>
        <w:rPr>
          <w:spacing w:val="-2"/>
          <w:sz w:val="24"/>
        </w:rPr>
        <w:t xml:space="preserve"> </w:t>
      </w:r>
      <w:r>
        <w:rPr>
          <w:sz w:val="24"/>
        </w:rPr>
        <w:t>in</w:t>
      </w:r>
      <w:r>
        <w:rPr>
          <w:spacing w:val="1"/>
          <w:sz w:val="24"/>
        </w:rPr>
        <w:t xml:space="preserve"> </w:t>
      </w:r>
      <w:r>
        <w:rPr>
          <w:sz w:val="24"/>
        </w:rPr>
        <w:t>each</w:t>
      </w:r>
      <w:r>
        <w:rPr>
          <w:spacing w:val="-1"/>
          <w:sz w:val="24"/>
        </w:rPr>
        <w:t xml:space="preserve"> </w:t>
      </w:r>
      <w:r>
        <w:rPr>
          <w:sz w:val="24"/>
        </w:rPr>
        <w:t>study</w:t>
      </w:r>
      <w:r>
        <w:rPr>
          <w:spacing w:val="-2"/>
          <w:sz w:val="24"/>
        </w:rPr>
        <w:t xml:space="preserve"> </w:t>
      </w:r>
      <w:r>
        <w:rPr>
          <w:sz w:val="24"/>
        </w:rPr>
        <w:t>year:</w:t>
      </w:r>
      <w:r>
        <w:rPr>
          <w:spacing w:val="-1"/>
          <w:sz w:val="24"/>
        </w:rPr>
        <w:t xml:space="preserve"> </w:t>
      </w:r>
      <w:r>
        <w:rPr>
          <w:sz w:val="24"/>
        </w:rPr>
        <w:t>(a),</w:t>
      </w:r>
      <w:r>
        <w:rPr>
          <w:spacing w:val="-1"/>
          <w:sz w:val="24"/>
        </w:rPr>
        <w:t xml:space="preserve"> </w:t>
      </w:r>
      <w:r>
        <w:rPr>
          <w:sz w:val="24"/>
        </w:rPr>
        <w:t>(d), and</w:t>
      </w:r>
      <w:r>
        <w:rPr>
          <w:spacing w:val="-1"/>
          <w:sz w:val="24"/>
        </w:rPr>
        <w:t xml:space="preserve"> </w:t>
      </w:r>
      <w:r>
        <w:rPr>
          <w:sz w:val="24"/>
        </w:rPr>
        <w:t>(g)</w:t>
      </w:r>
      <w:r>
        <w:rPr>
          <w:spacing w:val="-3"/>
          <w:sz w:val="24"/>
        </w:rPr>
        <w:t xml:space="preserve"> </w:t>
      </w:r>
      <w:r>
        <w:rPr>
          <w:sz w:val="24"/>
        </w:rPr>
        <w:t>indicate</w:t>
      </w:r>
      <w:r>
        <w:rPr>
          <w:spacing w:val="1"/>
          <w:sz w:val="24"/>
        </w:rPr>
        <w:t xml:space="preserve"> </w:t>
      </w:r>
      <w:r>
        <w:rPr>
          <w:sz w:val="24"/>
        </w:rPr>
        <w:t>both</w:t>
      </w:r>
      <w:r>
        <w:rPr>
          <w:spacing w:val="-1"/>
          <w:sz w:val="24"/>
        </w:rPr>
        <w:t xml:space="preserve"> </w:t>
      </w:r>
      <w:r>
        <w:rPr>
          <w:sz w:val="24"/>
        </w:rPr>
        <w:t>predators</w:t>
      </w:r>
      <w:r>
        <w:rPr>
          <w:spacing w:val="-1"/>
          <w:sz w:val="24"/>
        </w:rPr>
        <w:t xml:space="preserve"> </w:t>
      </w:r>
      <w:r>
        <w:rPr>
          <w:sz w:val="24"/>
        </w:rPr>
        <w:t>(spiders</w:t>
      </w:r>
      <w:r>
        <w:rPr>
          <w:spacing w:val="-2"/>
          <w:sz w:val="24"/>
        </w:rPr>
        <w:t xml:space="preserve"> </w:t>
      </w:r>
      <w:r>
        <w:rPr>
          <w:sz w:val="24"/>
        </w:rPr>
        <w:t>and</w:t>
      </w:r>
      <w:r>
        <w:rPr>
          <w:spacing w:val="-1"/>
          <w:sz w:val="24"/>
        </w:rPr>
        <w:t xml:space="preserve"> </w:t>
      </w:r>
      <w:r>
        <w:rPr>
          <w:sz w:val="24"/>
        </w:rPr>
        <w:t>ladybeetles)</w:t>
      </w:r>
      <w:r>
        <w:rPr>
          <w:spacing w:val="2"/>
          <w:sz w:val="24"/>
        </w:rPr>
        <w:t xml:space="preserve"> </w:t>
      </w:r>
      <w:r>
        <w:rPr>
          <w:sz w:val="24"/>
        </w:rPr>
        <w:t>as</w:t>
      </w:r>
      <w:r>
        <w:rPr>
          <w:spacing w:val="-1"/>
          <w:sz w:val="24"/>
        </w:rPr>
        <w:t xml:space="preserve"> </w:t>
      </w:r>
      <w:r>
        <w:rPr>
          <w:spacing w:val="-10"/>
          <w:sz w:val="24"/>
        </w:rPr>
        <w:t>a</w:t>
      </w:r>
    </w:p>
    <w:p>
      <w:pPr>
        <w:pStyle w:val="10"/>
        <w:numPr>
          <w:ilvl w:val="0"/>
          <w:numId w:val="16"/>
        </w:numPr>
        <w:tabs>
          <w:tab w:val="left" w:pos="1440"/>
        </w:tabs>
        <w:spacing w:before="137" w:after="0" w:line="240" w:lineRule="auto"/>
        <w:ind w:left="1440" w:right="0" w:hanging="600"/>
        <w:jc w:val="left"/>
        <w:rPr>
          <w:sz w:val="24"/>
        </w:rPr>
      </w:pPr>
      <w:r>
        <w:rPr>
          <w:sz w:val="24"/>
        </w:rPr>
        <w:t>whole</w:t>
      </w:r>
      <w:r>
        <w:rPr>
          <w:spacing w:val="-3"/>
          <w:sz w:val="24"/>
        </w:rPr>
        <w:t xml:space="preserve"> </w:t>
      </w:r>
      <w:r>
        <w:rPr>
          <w:sz w:val="24"/>
        </w:rPr>
        <w:t>feeding</w:t>
      </w:r>
      <w:r>
        <w:rPr>
          <w:spacing w:val="-2"/>
          <w:sz w:val="24"/>
        </w:rPr>
        <w:t xml:space="preserve"> </w:t>
      </w:r>
      <w:r>
        <w:rPr>
          <w:sz w:val="24"/>
        </w:rPr>
        <w:t>guild;</w:t>
      </w:r>
      <w:r>
        <w:rPr>
          <w:spacing w:val="-1"/>
          <w:sz w:val="24"/>
        </w:rPr>
        <w:t xml:space="preserve"> </w:t>
      </w:r>
      <w:r>
        <w:rPr>
          <w:sz w:val="24"/>
        </w:rPr>
        <w:t>(b),</w:t>
      </w:r>
      <w:r>
        <w:rPr>
          <w:spacing w:val="1"/>
          <w:sz w:val="24"/>
        </w:rPr>
        <w:t xml:space="preserve"> </w:t>
      </w:r>
      <w:r>
        <w:rPr>
          <w:sz w:val="24"/>
        </w:rPr>
        <w:t>(e), and (h)</w:t>
      </w:r>
      <w:r>
        <w:rPr>
          <w:spacing w:val="-3"/>
          <w:sz w:val="24"/>
        </w:rPr>
        <w:t xml:space="preserve"> </w:t>
      </w:r>
      <w:r>
        <w:rPr>
          <w:sz w:val="24"/>
        </w:rPr>
        <w:t>indicate</w:t>
      </w:r>
      <w:r>
        <w:rPr>
          <w:spacing w:val="-2"/>
          <w:sz w:val="24"/>
        </w:rPr>
        <w:t xml:space="preserve"> </w:t>
      </w:r>
      <w:r>
        <w:rPr>
          <w:sz w:val="24"/>
        </w:rPr>
        <w:t>spiders;</w:t>
      </w:r>
      <w:r>
        <w:rPr>
          <w:spacing w:val="-1"/>
          <w:sz w:val="24"/>
        </w:rPr>
        <w:t xml:space="preserve"> </w:t>
      </w:r>
      <w:r>
        <w:rPr>
          <w:sz w:val="24"/>
        </w:rPr>
        <w:t>(c), (f), and</w:t>
      </w:r>
      <w:r>
        <w:rPr>
          <w:spacing w:val="-1"/>
          <w:sz w:val="24"/>
        </w:rPr>
        <w:t xml:space="preserve"> </w:t>
      </w:r>
      <w:r>
        <w:rPr>
          <w:sz w:val="24"/>
        </w:rPr>
        <w:t>(i)</w:t>
      </w:r>
      <w:r>
        <w:rPr>
          <w:spacing w:val="-2"/>
          <w:sz w:val="24"/>
        </w:rPr>
        <w:t xml:space="preserve"> </w:t>
      </w:r>
      <w:r>
        <w:rPr>
          <w:sz w:val="24"/>
        </w:rPr>
        <w:t>indicate</w:t>
      </w:r>
      <w:r>
        <w:rPr>
          <w:spacing w:val="-1"/>
          <w:sz w:val="24"/>
        </w:rPr>
        <w:t xml:space="preserve"> </w:t>
      </w:r>
      <w:r>
        <w:rPr>
          <w:sz w:val="24"/>
        </w:rPr>
        <w:t xml:space="preserve">ladybeetles. </w:t>
      </w:r>
      <w:r>
        <w:rPr>
          <w:spacing w:val="-5"/>
          <w:sz w:val="24"/>
        </w:rPr>
        <w:t>The</w:t>
      </w:r>
    </w:p>
    <w:p>
      <w:pPr>
        <w:pStyle w:val="10"/>
        <w:numPr>
          <w:ilvl w:val="0"/>
          <w:numId w:val="16"/>
        </w:numPr>
        <w:tabs>
          <w:tab w:val="left" w:pos="1440"/>
        </w:tabs>
        <w:spacing w:before="139" w:after="0" w:line="240" w:lineRule="auto"/>
        <w:ind w:left="1440" w:right="0" w:hanging="600"/>
        <w:jc w:val="left"/>
        <w:rPr>
          <w:sz w:val="24"/>
        </w:rPr>
      </w:pPr>
      <w:r>
        <w:rPr>
          <w:sz w:val="24"/>
        </w:rPr>
        <w:t>proportions</w:t>
      </w:r>
      <w:r>
        <w:rPr>
          <w:spacing w:val="-2"/>
          <w:sz w:val="24"/>
        </w:rPr>
        <w:t xml:space="preserve"> </w:t>
      </w:r>
      <w:r>
        <w:rPr>
          <w:sz w:val="24"/>
        </w:rPr>
        <w:t>were</w:t>
      </w:r>
      <w:r>
        <w:rPr>
          <w:spacing w:val="-1"/>
          <w:sz w:val="24"/>
        </w:rPr>
        <w:t xml:space="preserve"> </w:t>
      </w:r>
      <w:r>
        <w:rPr>
          <w:sz w:val="24"/>
        </w:rPr>
        <w:t>computed</w:t>
      </w:r>
      <w:r>
        <w:rPr>
          <w:spacing w:val="-2"/>
          <w:sz w:val="24"/>
        </w:rPr>
        <w:t xml:space="preserve"> </w:t>
      </w:r>
      <w:r>
        <w:rPr>
          <w:sz w:val="24"/>
        </w:rPr>
        <w:t>from the</w:t>
      </w:r>
      <w:r>
        <w:rPr>
          <w:spacing w:val="-1"/>
          <w:sz w:val="24"/>
        </w:rPr>
        <w:t xml:space="preserve"> </w:t>
      </w:r>
      <w:r>
        <w:rPr>
          <w:sz w:val="24"/>
        </w:rPr>
        <w:t>Bayesian</w:t>
      </w:r>
      <w:r>
        <w:rPr>
          <w:spacing w:val="-1"/>
          <w:sz w:val="24"/>
        </w:rPr>
        <w:t xml:space="preserve"> </w:t>
      </w:r>
      <w:r>
        <w:rPr>
          <w:sz w:val="24"/>
        </w:rPr>
        <w:t>posterior</w:t>
      </w:r>
      <w:r>
        <w:rPr>
          <w:spacing w:val="-1"/>
          <w:sz w:val="24"/>
        </w:rPr>
        <w:t xml:space="preserve"> </w:t>
      </w:r>
      <w:r>
        <w:rPr>
          <w:sz w:val="24"/>
        </w:rPr>
        <w:t>medians</w:t>
      </w:r>
      <w:r>
        <w:rPr>
          <w:spacing w:val="-2"/>
          <w:sz w:val="24"/>
        </w:rPr>
        <w:t xml:space="preserve"> </w:t>
      </w:r>
      <w:r>
        <w:rPr>
          <w:sz w:val="24"/>
        </w:rPr>
        <w:t>of</w:t>
      </w:r>
      <w:r>
        <w:rPr>
          <w:spacing w:val="-1"/>
          <w:sz w:val="24"/>
        </w:rPr>
        <w:t xml:space="preserve"> </w:t>
      </w:r>
      <w:r>
        <w:rPr>
          <w:sz w:val="24"/>
        </w:rPr>
        <w:t>diet estimates</w:t>
      </w:r>
      <w:r>
        <w:rPr>
          <w:spacing w:val="-1"/>
          <w:sz w:val="24"/>
        </w:rPr>
        <w:t xml:space="preserve"> </w:t>
      </w:r>
      <w:r>
        <w:rPr>
          <w:sz w:val="24"/>
        </w:rPr>
        <w:t>in</w:t>
      </w:r>
      <w:r>
        <w:rPr>
          <w:spacing w:val="1"/>
          <w:sz w:val="24"/>
        </w:rPr>
        <w:t xml:space="preserve"> </w:t>
      </w:r>
      <w:r>
        <w:rPr>
          <w:spacing w:val="-2"/>
          <w:sz w:val="24"/>
        </w:rPr>
        <w:t>replicate</w:t>
      </w:r>
    </w:p>
    <w:p>
      <w:pPr>
        <w:pStyle w:val="10"/>
        <w:numPr>
          <w:ilvl w:val="0"/>
          <w:numId w:val="16"/>
        </w:numPr>
        <w:tabs>
          <w:tab w:val="left" w:pos="1440"/>
        </w:tabs>
        <w:spacing w:before="137" w:after="0" w:line="240" w:lineRule="auto"/>
        <w:ind w:left="1440" w:right="0" w:hanging="600"/>
        <w:jc w:val="left"/>
        <w:rPr>
          <w:sz w:val="24"/>
        </w:rPr>
      </w:pPr>
      <w:r>
        <w:rPr>
          <w:spacing w:val="-2"/>
          <w:sz w:val="24"/>
        </w:rPr>
        <w:t>farms.</w:t>
      </w:r>
    </w:p>
    <w:p>
      <w:pPr>
        <w:pStyle w:val="6"/>
        <w:spacing w:before="63"/>
      </w:pPr>
    </w:p>
    <w:p>
      <w:pPr>
        <w:pStyle w:val="6"/>
        <w:ind w:left="840"/>
      </w:pPr>
      <w:r>
        <w:rPr>
          <w:spacing w:val="-5"/>
        </w:rPr>
        <w:t>54</w:t>
      </w:r>
    </w:p>
    <w:p>
      <w:pPr>
        <w:spacing w:after="0"/>
        <w:sectPr>
          <w:pgSz w:w="12240" w:h="15840"/>
          <w:pgMar w:top="1560" w:right="60" w:bottom="1240" w:left="0" w:header="0" w:footer="1056" w:gutter="0"/>
          <w:cols w:space="720" w:num="1"/>
        </w:sectPr>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73"/>
      </w:pPr>
    </w:p>
    <w:p>
      <w:pPr>
        <w:pStyle w:val="6"/>
        <w:ind w:left="840"/>
      </w:pPr>
      <w:r>
        <w:drawing>
          <wp:anchor distT="0" distB="0" distL="0" distR="0" simplePos="0" relativeHeight="251662336" behindDoc="0" locked="0" layoutInCell="1" allowOverlap="1">
            <wp:simplePos x="0" y="0"/>
            <wp:positionH relativeFrom="page">
              <wp:posOffset>1087755</wp:posOffset>
            </wp:positionH>
            <wp:positionV relativeFrom="paragraph">
              <wp:posOffset>-4070985</wp:posOffset>
            </wp:positionV>
            <wp:extent cx="5735955" cy="4121785"/>
            <wp:effectExtent l="0" t="0" r="0" b="0"/>
            <wp:wrapNone/>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82" cstate="print"/>
                    <a:stretch>
                      <a:fillRect/>
                    </a:stretch>
                  </pic:blipFill>
                  <pic:spPr>
                    <a:xfrm>
                      <a:off x="0" y="0"/>
                      <a:ext cx="5735781" cy="4121802"/>
                    </a:xfrm>
                    <a:prstGeom prst="rect">
                      <a:avLst/>
                    </a:prstGeom>
                  </pic:spPr>
                </pic:pic>
              </a:graphicData>
            </a:graphic>
          </wp:anchor>
        </w:drawing>
      </w:r>
      <w:r>
        <w:rPr>
          <w:spacing w:val="-5"/>
        </w:rPr>
        <w:t>55</w:t>
      </w:r>
    </w:p>
    <w:p>
      <w:pPr>
        <w:pStyle w:val="6"/>
        <w:spacing w:before="5"/>
      </w:pPr>
    </w:p>
    <w:p>
      <w:pPr>
        <w:pStyle w:val="6"/>
        <w:tabs>
          <w:tab w:val="left" w:pos="1440"/>
        </w:tabs>
        <w:ind w:left="840"/>
      </w:pPr>
      <w:r>
        <w:rPr>
          <w:spacing w:val="-5"/>
        </w:rPr>
        <w:t>56</w:t>
      </w:r>
      <w:r>
        <w:tab/>
      </w:r>
      <w:r>
        <w:rPr>
          <w:b/>
        </w:rPr>
        <w:t>Figure</w:t>
      </w:r>
      <w:r>
        <w:rPr>
          <w:b/>
          <w:spacing w:val="-3"/>
        </w:rPr>
        <w:t xml:space="preserve"> </w:t>
      </w:r>
      <w:r>
        <w:rPr>
          <w:b/>
        </w:rPr>
        <w:t xml:space="preserve">S3. </w:t>
      </w:r>
      <w:r>
        <w:t>Daily</w:t>
      </w:r>
      <w:r>
        <w:rPr>
          <w:spacing w:val="-5"/>
        </w:rPr>
        <w:t xml:space="preserve"> </w:t>
      </w:r>
      <w:r>
        <w:t>mean temperature</w:t>
      </w:r>
      <w:r>
        <w:rPr>
          <w:spacing w:val="-1"/>
        </w:rPr>
        <w:t xml:space="preserve"> </w:t>
      </w:r>
      <w:r>
        <w:t>and precipitation of the</w:t>
      </w:r>
      <w:r>
        <w:rPr>
          <w:spacing w:val="-1"/>
        </w:rPr>
        <w:t xml:space="preserve"> </w:t>
      </w:r>
      <w:r>
        <w:t>study</w:t>
      </w:r>
      <w:r>
        <w:rPr>
          <w:spacing w:val="-5"/>
        </w:rPr>
        <w:t xml:space="preserve"> </w:t>
      </w:r>
      <w:r>
        <w:t>sites during</w:t>
      </w:r>
      <w:r>
        <w:rPr>
          <w:spacing w:val="-3"/>
        </w:rPr>
        <w:t xml:space="preserve"> </w:t>
      </w:r>
      <w:r>
        <w:t>the rice</w:t>
      </w:r>
      <w:r>
        <w:rPr>
          <w:spacing w:val="2"/>
        </w:rPr>
        <w:t xml:space="preserve"> </w:t>
      </w:r>
      <w:r>
        <w:rPr>
          <w:spacing w:val="-2"/>
        </w:rPr>
        <w:t>growth</w:t>
      </w:r>
    </w:p>
    <w:p>
      <w:pPr>
        <w:pStyle w:val="6"/>
        <w:tabs>
          <w:tab w:val="left" w:pos="1440"/>
        </w:tabs>
        <w:spacing w:before="137"/>
        <w:ind w:left="840"/>
      </w:pPr>
      <w:r>
        <w:rPr>
          <w:spacing w:val="-5"/>
        </w:rPr>
        <w:t>57</w:t>
      </w:r>
      <w:r>
        <w:tab/>
      </w:r>
      <w:r>
        <w:t>season</w:t>
      </w:r>
      <w:r>
        <w:rPr>
          <w:spacing w:val="-3"/>
        </w:rPr>
        <w:t xml:space="preserve"> </w:t>
      </w:r>
      <w:r>
        <w:t>(April</w:t>
      </w:r>
      <w:r>
        <w:rPr>
          <w:spacing w:val="-1"/>
        </w:rPr>
        <w:t xml:space="preserve"> </w:t>
      </w:r>
      <w:r>
        <w:t>to July)</w:t>
      </w:r>
      <w:r>
        <w:rPr>
          <w:spacing w:val="-1"/>
        </w:rPr>
        <w:t xml:space="preserve"> </w:t>
      </w:r>
      <w:r>
        <w:t>of</w:t>
      </w:r>
      <w:r>
        <w:rPr>
          <w:spacing w:val="1"/>
        </w:rPr>
        <w:t xml:space="preserve"> </w:t>
      </w:r>
      <w:r>
        <w:t>the</w:t>
      </w:r>
      <w:r>
        <w:rPr>
          <w:spacing w:val="-1"/>
        </w:rPr>
        <w:t xml:space="preserve"> </w:t>
      </w:r>
      <w:r>
        <w:t>three</w:t>
      </w:r>
      <w:r>
        <w:rPr>
          <w:spacing w:val="-1"/>
        </w:rPr>
        <w:t xml:space="preserve"> </w:t>
      </w:r>
      <w:r>
        <w:t>study</w:t>
      </w:r>
      <w:r>
        <w:rPr>
          <w:spacing w:val="-2"/>
        </w:rPr>
        <w:t xml:space="preserve"> </w:t>
      </w:r>
      <w:r>
        <w:t>years. Observation</w:t>
      </w:r>
      <w:r>
        <w:rPr>
          <w:spacing w:val="-1"/>
        </w:rPr>
        <w:t xml:space="preserve"> </w:t>
      </w:r>
      <w:r>
        <w:t>data</w:t>
      </w:r>
      <w:r>
        <w:rPr>
          <w:spacing w:val="-1"/>
        </w:rPr>
        <w:t xml:space="preserve"> </w:t>
      </w:r>
      <w:r>
        <w:t>from</w:t>
      </w:r>
      <w:r>
        <w:rPr>
          <w:spacing w:val="-1"/>
        </w:rPr>
        <w:t xml:space="preserve"> </w:t>
      </w:r>
      <w:r>
        <w:t>the closest</w:t>
      </w:r>
      <w:r>
        <w:rPr>
          <w:spacing w:val="-1"/>
        </w:rPr>
        <w:t xml:space="preserve"> </w:t>
      </w:r>
      <w:r>
        <w:t xml:space="preserve">local </w:t>
      </w:r>
      <w:r>
        <w:rPr>
          <w:spacing w:val="-2"/>
        </w:rPr>
        <w:t>weather</w:t>
      </w:r>
    </w:p>
    <w:p>
      <w:pPr>
        <w:pStyle w:val="6"/>
        <w:tabs>
          <w:tab w:val="left" w:pos="1440"/>
        </w:tabs>
        <w:spacing w:before="139"/>
        <w:ind w:left="840"/>
      </w:pPr>
      <w:r>
        <w:rPr>
          <w:spacing w:val="-5"/>
        </w:rPr>
        <w:t>58</w:t>
      </w:r>
      <w:r>
        <w:tab/>
      </w:r>
      <w:r>
        <w:t>station</w:t>
      </w:r>
      <w:r>
        <w:rPr>
          <w:spacing w:val="-3"/>
        </w:rPr>
        <w:t xml:space="preserve"> </w:t>
      </w:r>
      <w:r>
        <w:t>(Yuanli station) to</w:t>
      </w:r>
      <w:r>
        <w:rPr>
          <w:spacing w:val="-1"/>
        </w:rPr>
        <w:t xml:space="preserve"> </w:t>
      </w:r>
      <w:r>
        <w:t>the</w:t>
      </w:r>
      <w:r>
        <w:rPr>
          <w:spacing w:val="-1"/>
        </w:rPr>
        <w:t xml:space="preserve"> </w:t>
      </w:r>
      <w:r>
        <w:t>study</w:t>
      </w:r>
      <w:r>
        <w:rPr>
          <w:spacing w:val="-5"/>
        </w:rPr>
        <w:t xml:space="preserve"> </w:t>
      </w:r>
      <w:r>
        <w:t>farms</w:t>
      </w:r>
      <w:r>
        <w:rPr>
          <w:spacing w:val="-1"/>
        </w:rPr>
        <w:t xml:space="preserve"> </w:t>
      </w:r>
      <w:r>
        <w:t>were</w:t>
      </w:r>
      <w:r>
        <w:rPr>
          <w:spacing w:val="-2"/>
        </w:rPr>
        <w:t xml:space="preserve"> </w:t>
      </w:r>
      <w:r>
        <w:t>retrieved from</w:t>
      </w:r>
      <w:r>
        <w:rPr>
          <w:spacing w:val="2"/>
        </w:rPr>
        <w:t xml:space="preserve"> </w:t>
      </w:r>
      <w:r>
        <w:t>the</w:t>
      </w:r>
      <w:r>
        <w:rPr>
          <w:spacing w:val="-1"/>
        </w:rPr>
        <w:t xml:space="preserve"> </w:t>
      </w:r>
      <w:r>
        <w:t>Central</w:t>
      </w:r>
      <w:r>
        <w:rPr>
          <w:spacing w:val="2"/>
        </w:rPr>
        <w:t xml:space="preserve"> </w:t>
      </w:r>
      <w:r>
        <w:t>Weather</w:t>
      </w:r>
      <w:r>
        <w:rPr>
          <w:spacing w:val="-2"/>
        </w:rPr>
        <w:t xml:space="preserve"> Bureau</w:t>
      </w:r>
    </w:p>
    <w:p>
      <w:pPr>
        <w:pStyle w:val="6"/>
        <w:tabs>
          <w:tab w:val="left" w:pos="1440"/>
        </w:tabs>
        <w:spacing w:before="137"/>
        <w:ind w:left="840"/>
      </w:pPr>
      <w:r>
        <w:rPr>
          <w:spacing w:val="-5"/>
        </w:rPr>
        <w:t>59</w:t>
      </w:r>
      <w:r>
        <w:tab/>
      </w:r>
      <w:r>
        <w:t>Observation</w:t>
      </w:r>
      <w:r>
        <w:rPr>
          <w:spacing w:val="-5"/>
        </w:rPr>
        <w:t xml:space="preserve"> </w:t>
      </w:r>
      <w:r>
        <w:t>Data</w:t>
      </w:r>
      <w:r>
        <w:rPr>
          <w:spacing w:val="-2"/>
        </w:rPr>
        <w:t xml:space="preserve"> </w:t>
      </w:r>
      <w:r>
        <w:t>Inquire</w:t>
      </w:r>
      <w:r>
        <w:rPr>
          <w:spacing w:val="-2"/>
        </w:rPr>
        <w:t xml:space="preserve"> </w:t>
      </w:r>
      <w:r>
        <w:t>System</w:t>
      </w:r>
      <w:r>
        <w:rPr>
          <w:spacing w:val="-2"/>
        </w:rPr>
        <w:t xml:space="preserve"> </w:t>
      </w:r>
      <w:r>
        <w:t>(https://e-</w:t>
      </w:r>
      <w:r>
        <w:rPr>
          <w:spacing w:val="-2"/>
        </w:rPr>
        <w:t>service.cwb.gov.tw/HistoryDataQuery/index.jsp).</w:t>
      </w:r>
    </w:p>
    <w:p>
      <w:pPr>
        <w:spacing w:after="0"/>
        <w:sectPr>
          <w:pgSz w:w="12240" w:h="15840"/>
          <w:pgMar w:top="1660" w:right="60" w:bottom="1240" w:left="0" w:header="0" w:footer="1056" w:gutter="0"/>
          <w:cols w:space="720" w:num="1"/>
        </w:sectPr>
      </w:pPr>
    </w:p>
    <w:p>
      <w:pPr>
        <w:tabs>
          <w:tab w:val="left" w:pos="6119"/>
          <w:tab w:val="left" w:pos="11959"/>
        </w:tabs>
        <w:spacing w:before="0" w:line="274" w:lineRule="exact"/>
        <w:ind w:left="100" w:right="0" w:firstLine="0"/>
        <w:jc w:val="left"/>
        <w:rPr>
          <w:rFonts w:ascii="Arial Unicode MS"/>
          <w:sz w:val="20"/>
        </w:rPr>
      </w:pPr>
      <w:r>
        <w:rPr>
          <w:rFonts w:ascii="Arial Unicode MS"/>
          <w:sz w:val="20"/>
        </w:rPr>
        <w:t>Supplementary</w:t>
      </w:r>
      <w:r>
        <w:rPr>
          <w:rFonts w:ascii="Arial Unicode MS"/>
          <w:spacing w:val="-8"/>
          <w:sz w:val="20"/>
        </w:rPr>
        <w:t xml:space="preserve"> </w:t>
      </w:r>
      <w:r>
        <w:rPr>
          <w:rFonts w:ascii="Arial Unicode MS"/>
          <w:sz w:val="20"/>
        </w:rPr>
        <w:t>Material</w:t>
      </w:r>
      <w:r>
        <w:rPr>
          <w:rFonts w:ascii="Arial Unicode MS"/>
          <w:spacing w:val="-5"/>
          <w:sz w:val="20"/>
        </w:rPr>
        <w:t xml:space="preserve"> </w:t>
      </w:r>
      <w:r>
        <w:rPr>
          <w:rFonts w:ascii="Arial Unicode MS"/>
          <w:sz w:val="20"/>
        </w:rPr>
        <w:t>for</w:t>
      </w:r>
      <w:r>
        <w:rPr>
          <w:rFonts w:ascii="Arial Unicode MS"/>
          <w:spacing w:val="-6"/>
          <w:sz w:val="20"/>
        </w:rPr>
        <w:t xml:space="preserve"> </w:t>
      </w:r>
      <w:r>
        <w:rPr>
          <w:rFonts w:ascii="Arial Unicode MS"/>
          <w:sz w:val="20"/>
        </w:rPr>
        <w:t>publication</w:t>
      </w:r>
      <w:r>
        <w:rPr>
          <w:rFonts w:ascii="Arial Unicode MS"/>
          <w:spacing w:val="-5"/>
          <w:sz w:val="20"/>
        </w:rPr>
        <w:t xml:space="preserve"> </w:t>
      </w:r>
      <w:r>
        <w:rPr>
          <w:rFonts w:ascii="Arial Unicode MS"/>
          <w:sz w:val="20"/>
        </w:rPr>
        <w:t>online</w:t>
      </w:r>
      <w:r>
        <w:rPr>
          <w:rFonts w:ascii="Arial Unicode MS"/>
          <w:spacing w:val="-5"/>
          <w:sz w:val="20"/>
        </w:rPr>
        <w:t xml:space="preserve"> </w:t>
      </w:r>
      <w:r>
        <w:rPr>
          <w:rFonts w:ascii="Arial Unicode MS"/>
          <w:spacing w:val="-4"/>
          <w:sz w:val="20"/>
        </w:rPr>
        <w:t>only</w:t>
      </w:r>
      <w:r>
        <w:rPr>
          <w:rFonts w:ascii="Arial Unicode MS"/>
          <w:sz w:val="20"/>
        </w:rPr>
        <w:tab/>
      </w:r>
      <w:r>
        <w:fldChar w:fldCharType="begin"/>
      </w:r>
      <w:r>
        <w:instrText xml:space="preserve"> HYPERLINK "https://www2.cloud.editorialmanager.com/agee/download.aspx?id=1207447&amp;guid=9937a3ef-6573-4ded-97bd-d33485a77d73&amp;scheme=1" \h </w:instrText>
      </w:r>
      <w:r>
        <w:fldChar w:fldCharType="separate"/>
      </w:r>
      <w:r>
        <w:rPr>
          <w:rFonts w:ascii="Arial Unicode MS"/>
          <w:color w:val="003399"/>
          <w:sz w:val="20"/>
        </w:rPr>
        <w:t>Click</w:t>
      </w:r>
      <w:r>
        <w:rPr>
          <w:rFonts w:ascii="Arial Unicode MS"/>
          <w:color w:val="003399"/>
          <w:spacing w:val="-4"/>
          <w:sz w:val="20"/>
        </w:rPr>
        <w:t xml:space="preserve"> </w:t>
      </w:r>
      <w:r>
        <w:rPr>
          <w:rFonts w:ascii="Arial Unicode MS"/>
          <w:color w:val="003399"/>
          <w:sz w:val="20"/>
        </w:rPr>
        <w:t>here</w:t>
      </w:r>
      <w:r>
        <w:rPr>
          <w:rFonts w:ascii="Arial Unicode MS"/>
          <w:color w:val="003399"/>
          <w:spacing w:val="-3"/>
          <w:sz w:val="20"/>
        </w:rPr>
        <w:t xml:space="preserve"> </w:t>
      </w:r>
      <w:r>
        <w:rPr>
          <w:rFonts w:ascii="Arial Unicode MS"/>
          <w:color w:val="003399"/>
          <w:sz w:val="20"/>
        </w:rPr>
        <w:t>to</w:t>
      </w:r>
      <w:r>
        <w:rPr>
          <w:rFonts w:ascii="Arial Unicode MS"/>
          <w:color w:val="003399"/>
          <w:spacing w:val="-3"/>
          <w:sz w:val="20"/>
        </w:rPr>
        <w:t xml:space="preserve"> </w:t>
      </w:r>
      <w:r>
        <w:rPr>
          <w:rFonts w:ascii="Arial Unicode MS"/>
          <w:color w:val="003399"/>
          <w:sz w:val="20"/>
        </w:rPr>
        <w:t>access/download;Supplementary</w:t>
      </w:r>
      <w:r>
        <w:rPr>
          <w:rFonts w:ascii="Arial Unicode MS"/>
          <w:color w:val="003399"/>
          <w:spacing w:val="-3"/>
          <w:sz w:val="20"/>
        </w:rPr>
        <w:t xml:space="preserve"> </w:t>
      </w:r>
      <w:r>
        <w:rPr>
          <w:rFonts w:ascii="Arial Unicode MS"/>
          <w:color w:val="003399"/>
          <w:sz w:val="20"/>
        </w:rPr>
        <w:t>Material</w:t>
      </w:r>
      <w:r>
        <w:rPr>
          <w:rFonts w:ascii="Arial Unicode MS"/>
          <w:color w:val="003399"/>
          <w:spacing w:val="-3"/>
          <w:sz w:val="20"/>
        </w:rPr>
        <w:t xml:space="preserve"> </w:t>
      </w:r>
      <w:r>
        <w:rPr>
          <w:rFonts w:ascii="Arial Unicode MS"/>
          <w:color w:val="003399"/>
          <w:spacing w:val="-5"/>
          <w:sz w:val="20"/>
        </w:rPr>
        <w:t>for</w:t>
      </w:r>
      <w:r>
        <w:rPr>
          <w:rFonts w:ascii="Arial Unicode MS"/>
          <w:color w:val="003399"/>
          <w:sz w:val="20"/>
        </w:rPr>
        <w:tab/>
      </w:r>
      <w:r>
        <w:rPr>
          <w:rFonts w:ascii="Arial Unicode MS"/>
          <w:color w:val="003399"/>
          <w:sz w:val="20"/>
        </w:rPr>
        <w:drawing>
          <wp:inline distT="0" distB="0" distL="0" distR="0">
            <wp:extent cx="67945" cy="76200"/>
            <wp:effectExtent l="0" t="0" r="0" b="0"/>
            <wp:docPr id="88" name="Image 88">
              <a:hlinkClick xmlns:a="http://schemas.openxmlformats.org/drawingml/2006/main" r:id="rId83"/>
            </wp:docPr>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z w:val="20"/>
        </w:rPr>
        <w:fldChar w:fldCharType="end"/>
      </w:r>
    </w:p>
    <w:p>
      <w:pPr>
        <w:spacing w:before="0" w:line="274" w:lineRule="exact"/>
        <w:ind w:left="6120" w:right="0" w:firstLine="0"/>
        <w:jc w:val="left"/>
        <w:rPr>
          <w:rFonts w:ascii="Arial Unicode MS"/>
          <w:sz w:val="20"/>
        </w:rPr>
      </w:pPr>
      <w:r>
        <w:fldChar w:fldCharType="begin"/>
      </w:r>
      <w:r>
        <w:instrText xml:space="preserve"> HYPERLINK "https://www2.cloud.editorialmanager.com/agee/download.aspx?id=1207447&amp;guid=9937a3ef-6573-4ded-97bd-d33485a77d73&amp;scheme=1" \h </w:instrText>
      </w:r>
      <w:r>
        <w:fldChar w:fldCharType="separate"/>
      </w:r>
      <w:r>
        <w:rPr>
          <w:rFonts w:ascii="Arial Unicode MS"/>
          <w:color w:val="003399"/>
          <w:sz w:val="20"/>
        </w:rPr>
        <w:t>publication</w:t>
      </w:r>
      <w:r>
        <w:rPr>
          <w:rFonts w:ascii="Arial Unicode MS"/>
          <w:color w:val="003399"/>
          <w:spacing w:val="-9"/>
          <w:sz w:val="20"/>
        </w:rPr>
        <w:t xml:space="preserve"> </w:t>
      </w:r>
      <w:r>
        <w:rPr>
          <w:rFonts w:ascii="Arial Unicode MS"/>
          <w:color w:val="003399"/>
          <w:sz w:val="20"/>
        </w:rPr>
        <w:t>online</w:t>
      </w:r>
      <w:r>
        <w:rPr>
          <w:rFonts w:ascii="Arial Unicode MS"/>
          <w:color w:val="003399"/>
          <w:spacing w:val="-8"/>
          <w:sz w:val="20"/>
        </w:rPr>
        <w:t xml:space="preserve"> </w:t>
      </w:r>
      <w:r>
        <w:rPr>
          <w:rFonts w:ascii="Arial Unicode MS"/>
          <w:color w:val="003399"/>
          <w:sz w:val="20"/>
        </w:rPr>
        <w:t>only;Manuscript</w:t>
      </w:r>
      <w:r>
        <w:rPr>
          <w:rFonts w:ascii="Arial Unicode MS"/>
          <w:color w:val="003399"/>
          <w:spacing w:val="-9"/>
          <w:sz w:val="20"/>
        </w:rPr>
        <w:t xml:space="preserve"> </w:t>
      </w:r>
      <w:r>
        <w:rPr>
          <w:rFonts w:ascii="Arial Unicode MS"/>
          <w:color w:val="003399"/>
          <w:sz w:val="20"/>
        </w:rPr>
        <w:t>to</w:t>
      </w:r>
      <w:r>
        <w:rPr>
          <w:rFonts w:ascii="Arial Unicode MS"/>
          <w:color w:val="003399"/>
          <w:spacing w:val="-8"/>
          <w:sz w:val="20"/>
        </w:rPr>
        <w:t xml:space="preserve"> </w:t>
      </w:r>
      <w:r>
        <w:rPr>
          <w:rFonts w:ascii="Arial Unicode MS"/>
          <w:color w:val="003399"/>
          <w:sz w:val="20"/>
        </w:rPr>
        <w:t>AEE</w:t>
      </w:r>
      <w:r>
        <w:rPr>
          <w:rFonts w:ascii="Arial Unicode MS"/>
          <w:color w:val="003399"/>
          <w:spacing w:val="-8"/>
          <w:sz w:val="20"/>
        </w:rPr>
        <w:t xml:space="preserve"> </w:t>
      </w:r>
      <w:r>
        <w:rPr>
          <w:rFonts w:ascii="Arial Unicode MS"/>
          <w:color w:val="003399"/>
          <w:sz w:val="20"/>
        </w:rPr>
        <w:t>2023-</w:t>
      </w:r>
      <w:r>
        <w:rPr>
          <w:rFonts w:ascii="Arial Unicode MS"/>
          <w:color w:val="003399"/>
          <w:spacing w:val="-4"/>
          <w:sz w:val="20"/>
        </w:rPr>
        <w:t>1204</w:t>
      </w:r>
      <w:r>
        <w:rPr>
          <w:rFonts w:ascii="Arial Unicode MS"/>
          <w:color w:val="003399"/>
          <w:spacing w:val="-4"/>
          <w:sz w:val="20"/>
        </w:rPr>
        <w:fldChar w:fldCharType="end"/>
      </w:r>
    </w:p>
    <w:p>
      <w:pPr>
        <w:pStyle w:val="6"/>
        <w:spacing w:before="285"/>
        <w:rPr>
          <w:rFonts w:ascii="Arial Unicode MS"/>
          <w:sz w:val="20"/>
        </w:rPr>
      </w:pPr>
    </w:p>
    <w:tbl>
      <w:tblPr>
        <w:tblStyle w:val="5"/>
        <w:tblW w:w="0" w:type="auto"/>
        <w:tblInd w:w="10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44"/>
        <w:gridCol w:w="737"/>
        <w:gridCol w:w="766"/>
        <w:gridCol w:w="1060"/>
        <w:gridCol w:w="1726"/>
        <w:gridCol w:w="887"/>
        <w:gridCol w:w="900"/>
        <w:gridCol w:w="857"/>
        <w:gridCol w:w="1265"/>
        <w:gridCol w:w="11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48" w:hRule="atLeast"/>
        </w:trPr>
        <w:tc>
          <w:tcPr>
            <w:tcW w:w="644" w:type="dxa"/>
            <w:shd w:val="clear" w:color="auto" w:fill="6FAC46"/>
          </w:tcPr>
          <w:p>
            <w:pPr>
              <w:pStyle w:val="11"/>
              <w:spacing w:before="226"/>
              <w:ind w:left="20" w:right="14"/>
              <w:rPr>
                <w:sz w:val="18"/>
              </w:rPr>
            </w:pPr>
            <w:r>
              <mc:AlternateContent>
                <mc:Choice Requires="wpg">
                  <w:drawing>
                    <wp:anchor distT="0" distB="0" distL="0" distR="0" simplePos="0" relativeHeight="251667456" behindDoc="1" locked="0" layoutInCell="1" allowOverlap="1">
                      <wp:simplePos x="0" y="0"/>
                      <wp:positionH relativeFrom="column">
                        <wp:posOffset>-15875</wp:posOffset>
                      </wp:positionH>
                      <wp:positionV relativeFrom="paragraph">
                        <wp:posOffset>-52070</wp:posOffset>
                      </wp:positionV>
                      <wp:extent cx="6350635" cy="530860"/>
                      <wp:effectExtent l="0" t="0" r="0" b="0"/>
                      <wp:wrapNone/>
                      <wp:docPr id="89" name="Group 89"/>
                      <wp:cNvGraphicFramePr/>
                      <a:graphic xmlns:a="http://schemas.openxmlformats.org/drawingml/2006/main">
                        <a:graphicData uri="http://schemas.microsoft.com/office/word/2010/wordprocessingGroup">
                          <wpg:wgp>
                            <wpg:cNvGrpSpPr/>
                            <wpg:grpSpPr>
                              <a:xfrm>
                                <a:off x="0" y="0"/>
                                <a:ext cx="6350635" cy="530860"/>
                                <a:chOff x="0" y="0"/>
                                <a:chExt cx="6350635" cy="530860"/>
                              </a:xfrm>
                            </wpg:grpSpPr>
                            <wps:wsp>
                              <wps:cNvPr id="90" name="Graphic 90"/>
                              <wps:cNvSpPr/>
                              <wps:spPr>
                                <a:xfrm>
                                  <a:off x="0" y="0"/>
                                  <a:ext cx="6350635" cy="530860"/>
                                </a:xfrm>
                                <a:custGeom>
                                  <a:avLst/>
                                  <a:gdLst/>
                                  <a:ahLst/>
                                  <a:cxnLst/>
                                  <a:rect l="l" t="t" r="r" b="b"/>
                                  <a:pathLst>
                                    <a:path w="6350635" h="530860">
                                      <a:moveTo>
                                        <a:pt x="0" y="530656"/>
                                      </a:moveTo>
                                      <a:lnTo>
                                        <a:pt x="6350254" y="530656"/>
                                      </a:lnTo>
                                      <a:lnTo>
                                        <a:pt x="6350254" y="0"/>
                                      </a:lnTo>
                                      <a:lnTo>
                                        <a:pt x="0" y="0"/>
                                      </a:lnTo>
                                      <a:lnTo>
                                        <a:pt x="0" y="530656"/>
                                      </a:lnTo>
                                      <a:close/>
                                    </a:path>
                                  </a:pathLst>
                                </a:custGeom>
                                <a:solidFill>
                                  <a:srgbClr val="6FAC46"/>
                                </a:solidFill>
                              </wps:spPr>
                              <wps:bodyPr wrap="square" lIns="0" tIns="0" rIns="0" bIns="0" rtlCol="0">
                                <a:noAutofit/>
                              </wps:bodyPr>
                            </wps:wsp>
                          </wpg:wgp>
                        </a:graphicData>
                      </a:graphic>
                    </wp:anchor>
                  </w:drawing>
                </mc:Choice>
                <mc:Fallback>
                  <w:pict>
                    <v:group id="_x0000_s1026" o:spid="_x0000_s1026" o:spt="203" style="position:absolute;left:0pt;margin-left:-1.25pt;margin-top:-4.1pt;height:41.8pt;width:500.05pt;z-index:-251649024;mso-width-relative:page;mso-height-relative:page;" coordsize="6350635,530860" o:gfxdata="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zfvJ2gAAAAgBAAAPAAAAAAAAAAEAIAAAACIAAABkcnMvZG93&#10;bnJldi54bWxQSwECFAAUAAAACACHTuJAzId+n3ACAAAVBgAADgAAAAAAAAABACAAAAApAQAAZHJz&#10;L2Uyb0RvYy54bWxQSwUGAAAAAAYABgBZAQAACwYAAAAA&#10;">
                      <o:lock v:ext="edit" aspectratio="f"/>
                      <v:shape id="Graphic 90" o:spid="_x0000_s1026" o:spt="100" style="position:absolute;left:0;top:0;height:530860;width:6350635;" fillcolor="#6FAC46" filled="t" stroked="f" coordsize="6350635,530860" o:gfxdata="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uR+iugAAANsA&#10;AAAPAAAAAAAAAAEAIAAAACIAAABkcnMvZG93bnJldi54bWxQSwECFAAUAAAACACHTuJAMy8FnjsA&#10;AAA5AAAAEAAAAAAAAAABACAAAAAJAQAAZHJzL3NoYXBleG1sLnhtbFBLBQYAAAAABgAGAFsBAACz&#10;AwAAAAA=&#10;" path="m0,530656l6350254,530656,6350254,0,0,0,0,530656xe">
                        <v:fill on="t" focussize="0,0"/>
                        <v:stroke on="f"/>
                        <v:imagedata o:title=""/>
                        <o:lock v:ext="edit" aspectratio="f"/>
                        <v:textbox inset="0mm,0mm,0mm,0mm"/>
                      </v:shape>
                    </v:group>
                  </w:pict>
                </mc:Fallback>
              </mc:AlternateContent>
            </w:r>
            <w:r>
              <w:rPr>
                <w:spacing w:val="-4"/>
                <w:sz w:val="18"/>
              </w:rPr>
              <w:t>Year</w:t>
            </w:r>
          </w:p>
        </w:tc>
        <w:tc>
          <w:tcPr>
            <w:tcW w:w="737" w:type="dxa"/>
            <w:shd w:val="clear" w:color="auto" w:fill="6FAC46"/>
          </w:tcPr>
          <w:p>
            <w:pPr>
              <w:pStyle w:val="11"/>
              <w:spacing w:before="111" w:line="264" w:lineRule="auto"/>
              <w:ind w:left="295" w:hanging="190"/>
              <w:jc w:val="left"/>
              <w:rPr>
                <w:sz w:val="18"/>
              </w:rPr>
            </w:pPr>
            <w:r>
              <w:rPr>
                <w:spacing w:val="-2"/>
                <w:sz w:val="18"/>
              </w:rPr>
              <w:t xml:space="preserve">Predat </w:t>
            </w:r>
            <w:r>
              <w:rPr>
                <w:spacing w:val="-6"/>
                <w:sz w:val="18"/>
              </w:rPr>
              <w:t>or</w:t>
            </w:r>
          </w:p>
        </w:tc>
        <w:tc>
          <w:tcPr>
            <w:tcW w:w="766" w:type="dxa"/>
            <w:shd w:val="clear" w:color="auto" w:fill="6FAC46"/>
          </w:tcPr>
          <w:p>
            <w:pPr>
              <w:pStyle w:val="11"/>
              <w:spacing w:before="111" w:line="264" w:lineRule="auto"/>
              <w:ind w:left="285" w:right="50" w:hanging="228"/>
              <w:jc w:val="left"/>
              <w:rPr>
                <w:sz w:val="18"/>
              </w:rPr>
            </w:pPr>
            <w:r>
              <w:rPr>
                <w:spacing w:val="-2"/>
                <w:sz w:val="18"/>
              </w:rPr>
              <w:t xml:space="preserve">Farm_I </w:t>
            </w:r>
            <w:r>
              <w:rPr>
                <w:spacing w:val="-10"/>
                <w:sz w:val="18"/>
              </w:rPr>
              <w:t>D</w:t>
            </w:r>
          </w:p>
        </w:tc>
        <w:tc>
          <w:tcPr>
            <w:tcW w:w="1060" w:type="dxa"/>
            <w:shd w:val="clear" w:color="auto" w:fill="6FAC46"/>
          </w:tcPr>
          <w:p>
            <w:pPr>
              <w:pStyle w:val="11"/>
              <w:spacing w:before="226"/>
              <w:ind w:right="34"/>
              <w:rPr>
                <w:sz w:val="18"/>
              </w:rPr>
            </w:pPr>
            <w:r>
              <w:rPr>
                <w:spacing w:val="-2"/>
                <w:sz w:val="18"/>
              </w:rPr>
              <w:t>Stage</w:t>
            </w:r>
          </w:p>
        </w:tc>
        <w:tc>
          <w:tcPr>
            <w:tcW w:w="1726" w:type="dxa"/>
            <w:shd w:val="clear" w:color="auto" w:fill="6FAC46"/>
          </w:tcPr>
          <w:p>
            <w:pPr>
              <w:pStyle w:val="11"/>
              <w:spacing w:before="226"/>
              <w:ind w:right="65"/>
              <w:rPr>
                <w:sz w:val="18"/>
              </w:rPr>
            </w:pPr>
            <w:r>
              <w:rPr>
                <w:spacing w:val="-2"/>
                <w:sz w:val="18"/>
              </w:rPr>
              <w:t>Source</w:t>
            </w:r>
          </w:p>
        </w:tc>
        <w:tc>
          <w:tcPr>
            <w:tcW w:w="887" w:type="dxa"/>
            <w:shd w:val="clear" w:color="auto" w:fill="6FAC46"/>
          </w:tcPr>
          <w:p>
            <w:pPr>
              <w:pStyle w:val="11"/>
              <w:spacing w:before="226"/>
              <w:ind w:right="44"/>
              <w:rPr>
                <w:sz w:val="18"/>
              </w:rPr>
            </w:pPr>
            <w:r>
              <w:rPr>
                <w:spacing w:val="-4"/>
                <w:sz w:val="18"/>
              </w:rPr>
              <w:t>Mean</w:t>
            </w:r>
          </w:p>
        </w:tc>
        <w:tc>
          <w:tcPr>
            <w:tcW w:w="900" w:type="dxa"/>
            <w:shd w:val="clear" w:color="auto" w:fill="6FAC46"/>
          </w:tcPr>
          <w:p>
            <w:pPr>
              <w:pStyle w:val="11"/>
              <w:spacing w:before="226"/>
              <w:ind w:left="27" w:right="21"/>
              <w:rPr>
                <w:sz w:val="18"/>
              </w:rPr>
            </w:pPr>
            <w:r>
              <w:rPr>
                <w:spacing w:val="-5"/>
                <w:sz w:val="18"/>
              </w:rPr>
              <w:t>SD</w:t>
            </w:r>
          </w:p>
        </w:tc>
        <w:tc>
          <w:tcPr>
            <w:tcW w:w="857" w:type="dxa"/>
            <w:shd w:val="clear" w:color="auto" w:fill="6FAC46"/>
          </w:tcPr>
          <w:p>
            <w:pPr>
              <w:pStyle w:val="11"/>
              <w:spacing w:before="226"/>
              <w:ind w:left="27" w:right="17"/>
              <w:rPr>
                <w:sz w:val="18"/>
              </w:rPr>
            </w:pPr>
            <w:r>
              <w:rPr>
                <w:spacing w:val="-2"/>
                <w:sz w:val="18"/>
              </w:rPr>
              <w:t>Median</w:t>
            </w:r>
          </w:p>
        </w:tc>
        <w:tc>
          <w:tcPr>
            <w:tcW w:w="1265" w:type="dxa"/>
            <w:shd w:val="clear" w:color="auto" w:fill="6FAC46"/>
          </w:tcPr>
          <w:p>
            <w:pPr>
              <w:pStyle w:val="11"/>
              <w:spacing w:before="0" w:line="264" w:lineRule="auto"/>
              <w:ind w:left="186" w:right="98" w:hanging="1"/>
              <w:rPr>
                <w:sz w:val="18"/>
              </w:rPr>
            </w:pPr>
            <w:r>
              <w:rPr>
                <w:sz w:val="18"/>
              </w:rPr>
              <w:t xml:space="preserve">Lower 95% </w:t>
            </w:r>
            <w:r>
              <w:rPr>
                <w:spacing w:val="-2"/>
                <w:sz w:val="18"/>
              </w:rPr>
              <w:t xml:space="preserve">credible </w:t>
            </w:r>
            <w:r>
              <w:rPr>
                <w:sz w:val="18"/>
              </w:rPr>
              <w:t>interval</w:t>
            </w:r>
            <w:r>
              <w:rPr>
                <w:spacing w:val="-10"/>
                <w:sz w:val="18"/>
              </w:rPr>
              <w:t xml:space="preserve"> </w:t>
            </w:r>
            <w:r>
              <w:rPr>
                <w:sz w:val="18"/>
              </w:rPr>
              <w:t>limit</w:t>
            </w:r>
          </w:p>
        </w:tc>
        <w:tc>
          <w:tcPr>
            <w:tcW w:w="1156" w:type="dxa"/>
            <w:shd w:val="clear" w:color="auto" w:fill="6FAC46"/>
          </w:tcPr>
          <w:p>
            <w:pPr>
              <w:pStyle w:val="11"/>
              <w:spacing w:before="0" w:line="264" w:lineRule="auto"/>
              <w:ind w:left="103" w:right="73" w:firstLine="1"/>
              <w:rPr>
                <w:sz w:val="18"/>
              </w:rPr>
            </w:pPr>
            <w:r>
              <w:rPr>
                <w:sz w:val="18"/>
              </w:rPr>
              <w:t xml:space="preserve">Upper 95% </w:t>
            </w:r>
            <w:r>
              <w:rPr>
                <w:spacing w:val="-2"/>
                <w:sz w:val="18"/>
              </w:rPr>
              <w:t xml:space="preserve">credible </w:t>
            </w:r>
            <w:r>
              <w:rPr>
                <w:sz w:val="18"/>
              </w:rPr>
              <w:t>interval</w:t>
            </w:r>
            <w:r>
              <w:rPr>
                <w:spacing w:val="-11"/>
                <w:sz w:val="18"/>
              </w:rPr>
              <w:t xml:space="preserve"> </w:t>
            </w:r>
            <w:r>
              <w:rPr>
                <w:sz w:val="18"/>
              </w:rPr>
              <w:t>limit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644" w:type="dxa"/>
          </w:tcPr>
          <w:p>
            <w:pPr>
              <w:pStyle w:val="11"/>
              <w:spacing w:before="83"/>
              <w:ind w:left="20"/>
              <w:rPr>
                <w:sz w:val="18"/>
              </w:rPr>
            </w:pPr>
            <w:r>
              <w:rPr>
                <w:spacing w:val="-4"/>
                <w:sz w:val="18"/>
              </w:rPr>
              <w:t>2017</w:t>
            </w:r>
          </w:p>
        </w:tc>
        <w:tc>
          <w:tcPr>
            <w:tcW w:w="737" w:type="dxa"/>
          </w:tcPr>
          <w:p>
            <w:pPr>
              <w:pStyle w:val="11"/>
              <w:spacing w:before="83"/>
              <w:ind w:left="35"/>
              <w:rPr>
                <w:sz w:val="18"/>
              </w:rPr>
            </w:pPr>
            <w:r>
              <w:rPr>
                <w:spacing w:val="-4"/>
                <w:sz w:val="18"/>
              </w:rPr>
              <w:t>Both</w:t>
            </w:r>
          </w:p>
        </w:tc>
        <w:tc>
          <w:tcPr>
            <w:tcW w:w="766" w:type="dxa"/>
          </w:tcPr>
          <w:p>
            <w:pPr>
              <w:pStyle w:val="11"/>
              <w:spacing w:before="83"/>
              <w:ind w:right="44"/>
              <w:rPr>
                <w:sz w:val="18"/>
              </w:rPr>
            </w:pPr>
            <w:r>
              <w:rPr>
                <w:spacing w:val="-5"/>
                <w:sz w:val="18"/>
              </w:rPr>
              <w:t>LC1</w:t>
            </w:r>
          </w:p>
        </w:tc>
        <w:tc>
          <w:tcPr>
            <w:tcW w:w="1060" w:type="dxa"/>
          </w:tcPr>
          <w:p>
            <w:pPr>
              <w:pStyle w:val="11"/>
              <w:spacing w:before="83"/>
              <w:ind w:left="17" w:right="34"/>
              <w:rPr>
                <w:sz w:val="18"/>
              </w:rPr>
            </w:pPr>
            <w:r>
              <w:rPr>
                <w:spacing w:val="-2"/>
                <w:sz w:val="18"/>
              </w:rPr>
              <w:t>Tillering</w:t>
            </w:r>
          </w:p>
        </w:tc>
        <w:tc>
          <w:tcPr>
            <w:tcW w:w="1726" w:type="dxa"/>
          </w:tcPr>
          <w:p>
            <w:pPr>
              <w:pStyle w:val="11"/>
              <w:spacing w:before="83"/>
              <w:ind w:left="14" w:right="65"/>
              <w:rPr>
                <w:sz w:val="18"/>
              </w:rPr>
            </w:pPr>
            <w:r>
              <w:rPr>
                <w:sz w:val="18"/>
              </w:rPr>
              <w:t>Rice</w:t>
            </w:r>
            <w:r>
              <w:rPr>
                <w:spacing w:val="8"/>
                <w:sz w:val="18"/>
              </w:rPr>
              <w:t xml:space="preserve"> </w:t>
            </w:r>
            <w:r>
              <w:rPr>
                <w:spacing w:val="-2"/>
                <w:sz w:val="18"/>
              </w:rPr>
              <w:t>herbivore</w:t>
            </w:r>
          </w:p>
        </w:tc>
        <w:tc>
          <w:tcPr>
            <w:tcW w:w="887" w:type="dxa"/>
          </w:tcPr>
          <w:p>
            <w:pPr>
              <w:pStyle w:val="11"/>
              <w:spacing w:before="83"/>
              <w:ind w:left="17" w:right="44"/>
              <w:rPr>
                <w:sz w:val="18"/>
              </w:rPr>
            </w:pPr>
            <w:r>
              <w:rPr>
                <w:spacing w:val="-2"/>
                <w:sz w:val="18"/>
              </w:rPr>
              <w:t>0.263</w:t>
            </w:r>
          </w:p>
        </w:tc>
        <w:tc>
          <w:tcPr>
            <w:tcW w:w="900" w:type="dxa"/>
          </w:tcPr>
          <w:p>
            <w:pPr>
              <w:pStyle w:val="11"/>
              <w:spacing w:before="83"/>
              <w:ind w:left="27" w:right="6"/>
              <w:rPr>
                <w:sz w:val="18"/>
              </w:rPr>
            </w:pPr>
            <w:r>
              <w:rPr>
                <w:spacing w:val="-2"/>
                <w:sz w:val="18"/>
              </w:rPr>
              <w:t>0.068</w:t>
            </w:r>
          </w:p>
        </w:tc>
        <w:tc>
          <w:tcPr>
            <w:tcW w:w="857" w:type="dxa"/>
          </w:tcPr>
          <w:p>
            <w:pPr>
              <w:pStyle w:val="11"/>
              <w:spacing w:before="83"/>
              <w:ind w:left="27"/>
              <w:rPr>
                <w:sz w:val="18"/>
              </w:rPr>
            </w:pPr>
            <w:r>
              <w:rPr>
                <w:spacing w:val="-2"/>
                <w:sz w:val="18"/>
              </w:rPr>
              <w:t>0.258</w:t>
            </w:r>
          </w:p>
        </w:tc>
        <w:tc>
          <w:tcPr>
            <w:tcW w:w="1265" w:type="dxa"/>
          </w:tcPr>
          <w:p>
            <w:pPr>
              <w:pStyle w:val="11"/>
              <w:spacing w:before="83"/>
              <w:ind w:left="99" w:right="1"/>
              <w:rPr>
                <w:sz w:val="18"/>
              </w:rPr>
            </w:pPr>
            <w:r>
              <w:rPr>
                <w:spacing w:val="-2"/>
                <w:sz w:val="18"/>
              </w:rPr>
              <w:t>0.149</w:t>
            </w:r>
          </w:p>
        </w:tc>
        <w:tc>
          <w:tcPr>
            <w:tcW w:w="1156" w:type="dxa"/>
          </w:tcPr>
          <w:p>
            <w:pPr>
              <w:pStyle w:val="11"/>
              <w:spacing w:before="83"/>
              <w:ind w:left="40"/>
              <w:rPr>
                <w:sz w:val="18"/>
              </w:rPr>
            </w:pPr>
            <w:r>
              <w:rPr>
                <w:spacing w:val="-2"/>
                <w:sz w:val="18"/>
              </w:rPr>
              <w:t>0.418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0.172</w:t>
            </w:r>
          </w:p>
        </w:tc>
        <w:tc>
          <w:tcPr>
            <w:tcW w:w="900" w:type="dxa"/>
          </w:tcPr>
          <w:p>
            <w:pPr>
              <w:pStyle w:val="11"/>
              <w:ind w:left="27" w:right="6"/>
              <w:rPr>
                <w:sz w:val="18"/>
              </w:rPr>
            </w:pPr>
            <w:r>
              <w:rPr>
                <w:spacing w:val="-2"/>
                <w:sz w:val="18"/>
              </w:rPr>
              <w:t>0.104</w:t>
            </w:r>
          </w:p>
        </w:tc>
        <w:tc>
          <w:tcPr>
            <w:tcW w:w="857" w:type="dxa"/>
          </w:tcPr>
          <w:p>
            <w:pPr>
              <w:pStyle w:val="11"/>
              <w:ind w:left="27"/>
              <w:rPr>
                <w:sz w:val="18"/>
              </w:rPr>
            </w:pPr>
            <w:r>
              <w:rPr>
                <w:spacing w:val="-2"/>
                <w:sz w:val="18"/>
              </w:rPr>
              <w:t>0.145</w:t>
            </w:r>
          </w:p>
        </w:tc>
        <w:tc>
          <w:tcPr>
            <w:tcW w:w="1265" w:type="dxa"/>
          </w:tcPr>
          <w:p>
            <w:pPr>
              <w:pStyle w:val="11"/>
              <w:ind w:left="99" w:right="1"/>
              <w:rPr>
                <w:sz w:val="18"/>
              </w:rPr>
            </w:pPr>
            <w:r>
              <w:rPr>
                <w:spacing w:val="-2"/>
                <w:sz w:val="18"/>
              </w:rPr>
              <w:t>0.038</w:t>
            </w:r>
          </w:p>
        </w:tc>
        <w:tc>
          <w:tcPr>
            <w:tcW w:w="1156" w:type="dxa"/>
          </w:tcPr>
          <w:p>
            <w:pPr>
              <w:pStyle w:val="11"/>
              <w:ind w:left="40"/>
              <w:rPr>
                <w:sz w:val="18"/>
              </w:rPr>
            </w:pPr>
            <w:r>
              <w:rPr>
                <w:spacing w:val="-2"/>
                <w:sz w:val="18"/>
              </w:rPr>
              <w:t>0.406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0.564</w:t>
            </w:r>
          </w:p>
        </w:tc>
        <w:tc>
          <w:tcPr>
            <w:tcW w:w="900" w:type="dxa"/>
          </w:tcPr>
          <w:p>
            <w:pPr>
              <w:pStyle w:val="11"/>
              <w:ind w:left="27" w:right="6"/>
              <w:rPr>
                <w:sz w:val="18"/>
              </w:rPr>
            </w:pPr>
            <w:r>
              <w:rPr>
                <w:spacing w:val="-2"/>
                <w:sz w:val="18"/>
              </w:rPr>
              <w:t>0.133</w:t>
            </w:r>
          </w:p>
        </w:tc>
        <w:tc>
          <w:tcPr>
            <w:tcW w:w="857" w:type="dxa"/>
          </w:tcPr>
          <w:p>
            <w:pPr>
              <w:pStyle w:val="11"/>
              <w:ind w:left="27"/>
              <w:rPr>
                <w:sz w:val="18"/>
              </w:rPr>
            </w:pPr>
            <w:r>
              <w:rPr>
                <w:spacing w:val="-2"/>
                <w:sz w:val="18"/>
              </w:rPr>
              <w:t>0.581</w:t>
            </w:r>
          </w:p>
        </w:tc>
        <w:tc>
          <w:tcPr>
            <w:tcW w:w="1265" w:type="dxa"/>
          </w:tcPr>
          <w:p>
            <w:pPr>
              <w:pStyle w:val="11"/>
              <w:ind w:left="99" w:right="1"/>
              <w:rPr>
                <w:sz w:val="18"/>
              </w:rPr>
            </w:pPr>
            <w:r>
              <w:rPr>
                <w:spacing w:val="-2"/>
                <w:sz w:val="18"/>
              </w:rPr>
              <w:t>0.299</w:t>
            </w:r>
          </w:p>
        </w:tc>
        <w:tc>
          <w:tcPr>
            <w:tcW w:w="1156" w:type="dxa"/>
          </w:tcPr>
          <w:p>
            <w:pPr>
              <w:pStyle w:val="11"/>
              <w:ind w:left="40"/>
              <w:rPr>
                <w:sz w:val="18"/>
              </w:rPr>
            </w:pPr>
            <w:r>
              <w:rPr>
                <w:spacing w:val="-2"/>
                <w:sz w:val="18"/>
              </w:rPr>
              <w:t>0.781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7" w:right="34"/>
              <w:rPr>
                <w:sz w:val="18"/>
              </w:rPr>
            </w:pPr>
            <w:r>
              <w:rPr>
                <w:spacing w:val="-2"/>
                <w:sz w:val="18"/>
              </w:rPr>
              <w:t>Flowering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0.871</w:t>
            </w:r>
          </w:p>
        </w:tc>
        <w:tc>
          <w:tcPr>
            <w:tcW w:w="900" w:type="dxa"/>
          </w:tcPr>
          <w:p>
            <w:pPr>
              <w:pStyle w:val="11"/>
              <w:ind w:left="27" w:right="6"/>
              <w:rPr>
                <w:sz w:val="18"/>
              </w:rPr>
            </w:pPr>
            <w:r>
              <w:rPr>
                <w:spacing w:val="-2"/>
                <w:sz w:val="18"/>
              </w:rPr>
              <w:t>0.057</w:t>
            </w:r>
          </w:p>
        </w:tc>
        <w:tc>
          <w:tcPr>
            <w:tcW w:w="857" w:type="dxa"/>
          </w:tcPr>
          <w:p>
            <w:pPr>
              <w:pStyle w:val="11"/>
              <w:ind w:left="27"/>
              <w:rPr>
                <w:sz w:val="18"/>
              </w:rPr>
            </w:pPr>
            <w:r>
              <w:rPr>
                <w:spacing w:val="-2"/>
                <w:sz w:val="18"/>
              </w:rPr>
              <w:t>0.879</w:t>
            </w:r>
          </w:p>
        </w:tc>
        <w:tc>
          <w:tcPr>
            <w:tcW w:w="1265" w:type="dxa"/>
          </w:tcPr>
          <w:p>
            <w:pPr>
              <w:pStyle w:val="11"/>
              <w:ind w:left="99" w:right="1"/>
              <w:rPr>
                <w:sz w:val="18"/>
              </w:rPr>
            </w:pPr>
            <w:r>
              <w:rPr>
                <w:spacing w:val="-2"/>
                <w:sz w:val="18"/>
              </w:rPr>
              <w:t>0.736</w:t>
            </w:r>
          </w:p>
        </w:tc>
        <w:tc>
          <w:tcPr>
            <w:tcW w:w="1156" w:type="dxa"/>
          </w:tcPr>
          <w:p>
            <w:pPr>
              <w:pStyle w:val="11"/>
              <w:ind w:left="40"/>
              <w:rPr>
                <w:sz w:val="18"/>
              </w:rPr>
            </w:pPr>
            <w:r>
              <w:rPr>
                <w:spacing w:val="-2"/>
                <w:sz w:val="18"/>
              </w:rPr>
              <w:t>0.956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7" w:right="34"/>
              <w:rPr>
                <w:sz w:val="18"/>
              </w:rPr>
            </w:pPr>
            <w:r>
              <w:rPr>
                <w:spacing w:val="-2"/>
                <w:sz w:val="18"/>
              </w:rPr>
              <w:t>Flowering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0.097</w:t>
            </w:r>
          </w:p>
        </w:tc>
        <w:tc>
          <w:tcPr>
            <w:tcW w:w="900" w:type="dxa"/>
          </w:tcPr>
          <w:p>
            <w:pPr>
              <w:pStyle w:val="11"/>
              <w:ind w:left="27" w:right="6"/>
              <w:rPr>
                <w:sz w:val="18"/>
              </w:rPr>
            </w:pPr>
            <w:r>
              <w:rPr>
                <w:spacing w:val="-2"/>
                <w:sz w:val="18"/>
              </w:rPr>
              <w:t>0.055</w:t>
            </w:r>
          </w:p>
        </w:tc>
        <w:tc>
          <w:tcPr>
            <w:tcW w:w="857" w:type="dxa"/>
          </w:tcPr>
          <w:p>
            <w:pPr>
              <w:pStyle w:val="11"/>
              <w:ind w:left="27"/>
              <w:rPr>
                <w:sz w:val="18"/>
              </w:rPr>
            </w:pPr>
            <w:r>
              <w:rPr>
                <w:spacing w:val="-2"/>
                <w:sz w:val="18"/>
              </w:rPr>
              <w:t>0.084</w:t>
            </w:r>
          </w:p>
        </w:tc>
        <w:tc>
          <w:tcPr>
            <w:tcW w:w="1265" w:type="dxa"/>
          </w:tcPr>
          <w:p>
            <w:pPr>
              <w:pStyle w:val="11"/>
              <w:ind w:left="99" w:right="1"/>
              <w:rPr>
                <w:sz w:val="18"/>
              </w:rPr>
            </w:pPr>
            <w:r>
              <w:rPr>
                <w:spacing w:val="-2"/>
                <w:sz w:val="18"/>
              </w:rPr>
              <w:t>0.026</w:t>
            </w:r>
          </w:p>
        </w:tc>
        <w:tc>
          <w:tcPr>
            <w:tcW w:w="1156" w:type="dxa"/>
          </w:tcPr>
          <w:p>
            <w:pPr>
              <w:pStyle w:val="11"/>
              <w:ind w:left="40"/>
              <w:rPr>
                <w:sz w:val="18"/>
              </w:rPr>
            </w:pPr>
            <w:r>
              <w:rPr>
                <w:spacing w:val="-2"/>
                <w:sz w:val="18"/>
              </w:rPr>
              <w:t>0.229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7" w:right="34"/>
              <w:rPr>
                <w:sz w:val="18"/>
              </w:rPr>
            </w:pPr>
            <w:r>
              <w:rPr>
                <w:spacing w:val="-2"/>
                <w:sz w:val="18"/>
              </w:rPr>
              <w:t>Flowering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0.032</w:t>
            </w:r>
          </w:p>
        </w:tc>
        <w:tc>
          <w:tcPr>
            <w:tcW w:w="900" w:type="dxa"/>
          </w:tcPr>
          <w:p>
            <w:pPr>
              <w:pStyle w:val="11"/>
              <w:ind w:left="27" w:right="7"/>
              <w:rPr>
                <w:sz w:val="18"/>
              </w:rPr>
            </w:pPr>
            <w:r>
              <w:rPr>
                <w:spacing w:val="-4"/>
                <w:sz w:val="18"/>
              </w:rPr>
              <w:t>0.02</w:t>
            </w:r>
          </w:p>
        </w:tc>
        <w:tc>
          <w:tcPr>
            <w:tcW w:w="857" w:type="dxa"/>
          </w:tcPr>
          <w:p>
            <w:pPr>
              <w:pStyle w:val="11"/>
              <w:ind w:left="27"/>
              <w:rPr>
                <w:sz w:val="18"/>
              </w:rPr>
            </w:pPr>
            <w:r>
              <w:rPr>
                <w:spacing w:val="-2"/>
                <w:sz w:val="18"/>
              </w:rPr>
              <w:t>0.028</w:t>
            </w:r>
          </w:p>
        </w:tc>
        <w:tc>
          <w:tcPr>
            <w:tcW w:w="1265" w:type="dxa"/>
          </w:tcPr>
          <w:p>
            <w:pPr>
              <w:pStyle w:val="11"/>
              <w:ind w:left="99" w:right="1"/>
              <w:rPr>
                <w:sz w:val="18"/>
              </w:rPr>
            </w:pPr>
            <w:r>
              <w:rPr>
                <w:spacing w:val="-2"/>
                <w:sz w:val="18"/>
              </w:rPr>
              <w:t>0.007</w:t>
            </w:r>
          </w:p>
        </w:tc>
        <w:tc>
          <w:tcPr>
            <w:tcW w:w="1156" w:type="dxa"/>
          </w:tcPr>
          <w:p>
            <w:pPr>
              <w:pStyle w:val="11"/>
              <w:ind w:left="40"/>
              <w:rPr>
                <w:sz w:val="18"/>
              </w:rPr>
            </w:pPr>
            <w:r>
              <w:rPr>
                <w:spacing w:val="-2"/>
                <w:sz w:val="18"/>
              </w:rPr>
              <w:t>0.085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4" w:right="34"/>
              <w:rPr>
                <w:sz w:val="18"/>
              </w:rPr>
            </w:pPr>
            <w:r>
              <w:rPr>
                <w:spacing w:val="-2"/>
                <w:sz w:val="18"/>
              </w:rPr>
              <w:t>Ripening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0.945</w:t>
            </w:r>
          </w:p>
        </w:tc>
        <w:tc>
          <w:tcPr>
            <w:tcW w:w="900" w:type="dxa"/>
          </w:tcPr>
          <w:p>
            <w:pPr>
              <w:pStyle w:val="11"/>
              <w:ind w:left="27" w:right="6"/>
              <w:rPr>
                <w:sz w:val="18"/>
              </w:rPr>
            </w:pPr>
            <w:r>
              <w:rPr>
                <w:spacing w:val="-2"/>
                <w:sz w:val="18"/>
              </w:rPr>
              <w:t>0.028</w:t>
            </w:r>
          </w:p>
        </w:tc>
        <w:tc>
          <w:tcPr>
            <w:tcW w:w="857" w:type="dxa"/>
          </w:tcPr>
          <w:p>
            <w:pPr>
              <w:pStyle w:val="11"/>
              <w:ind w:left="27" w:right="2"/>
              <w:rPr>
                <w:sz w:val="18"/>
              </w:rPr>
            </w:pPr>
            <w:r>
              <w:rPr>
                <w:spacing w:val="-4"/>
                <w:sz w:val="18"/>
              </w:rPr>
              <w:t>0.95</w:t>
            </w:r>
          </w:p>
        </w:tc>
        <w:tc>
          <w:tcPr>
            <w:tcW w:w="1265" w:type="dxa"/>
          </w:tcPr>
          <w:p>
            <w:pPr>
              <w:pStyle w:val="11"/>
              <w:ind w:left="99" w:right="1"/>
              <w:rPr>
                <w:sz w:val="18"/>
              </w:rPr>
            </w:pPr>
            <w:r>
              <w:rPr>
                <w:spacing w:val="-2"/>
                <w:sz w:val="18"/>
              </w:rPr>
              <w:t>0.879</w:t>
            </w:r>
          </w:p>
        </w:tc>
        <w:tc>
          <w:tcPr>
            <w:tcW w:w="1156" w:type="dxa"/>
          </w:tcPr>
          <w:p>
            <w:pPr>
              <w:pStyle w:val="11"/>
              <w:ind w:left="40"/>
              <w:rPr>
                <w:sz w:val="18"/>
              </w:rPr>
            </w:pPr>
            <w:r>
              <w:rPr>
                <w:spacing w:val="-2"/>
                <w:sz w:val="18"/>
              </w:rPr>
              <w:t>0.984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0.045</w:t>
            </w:r>
          </w:p>
        </w:tc>
        <w:tc>
          <w:tcPr>
            <w:tcW w:w="900" w:type="dxa"/>
          </w:tcPr>
          <w:p>
            <w:pPr>
              <w:pStyle w:val="11"/>
              <w:ind w:left="27" w:right="6"/>
              <w:rPr>
                <w:sz w:val="18"/>
              </w:rPr>
            </w:pPr>
            <w:r>
              <w:rPr>
                <w:spacing w:val="-2"/>
                <w:sz w:val="18"/>
              </w:rPr>
              <w:t>0.025</w:t>
            </w:r>
          </w:p>
        </w:tc>
        <w:tc>
          <w:tcPr>
            <w:tcW w:w="857" w:type="dxa"/>
          </w:tcPr>
          <w:p>
            <w:pPr>
              <w:pStyle w:val="11"/>
              <w:ind w:left="27"/>
              <w:rPr>
                <w:sz w:val="18"/>
              </w:rPr>
            </w:pPr>
            <w:r>
              <w:rPr>
                <w:spacing w:val="-2"/>
                <w:sz w:val="18"/>
              </w:rPr>
              <w:t>0.039</w:t>
            </w:r>
          </w:p>
        </w:tc>
        <w:tc>
          <w:tcPr>
            <w:tcW w:w="1265" w:type="dxa"/>
          </w:tcPr>
          <w:p>
            <w:pPr>
              <w:pStyle w:val="11"/>
              <w:ind w:left="99" w:right="1"/>
              <w:rPr>
                <w:sz w:val="18"/>
              </w:rPr>
            </w:pPr>
            <w:r>
              <w:rPr>
                <w:spacing w:val="-2"/>
                <w:sz w:val="18"/>
              </w:rPr>
              <w:t>0.012</w:t>
            </w:r>
          </w:p>
        </w:tc>
        <w:tc>
          <w:tcPr>
            <w:tcW w:w="1156" w:type="dxa"/>
          </w:tcPr>
          <w:p>
            <w:pPr>
              <w:pStyle w:val="11"/>
              <w:ind w:left="40"/>
              <w:rPr>
                <w:sz w:val="18"/>
              </w:rPr>
            </w:pPr>
            <w:r>
              <w:rPr>
                <w:spacing w:val="-2"/>
                <w:sz w:val="18"/>
              </w:rPr>
              <w:t>0.109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LC1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0.009</w:t>
            </w:r>
          </w:p>
        </w:tc>
        <w:tc>
          <w:tcPr>
            <w:tcW w:w="900" w:type="dxa"/>
          </w:tcPr>
          <w:p>
            <w:pPr>
              <w:pStyle w:val="11"/>
              <w:ind w:left="27" w:right="6"/>
              <w:rPr>
                <w:sz w:val="18"/>
              </w:rPr>
            </w:pPr>
            <w:r>
              <w:rPr>
                <w:spacing w:val="-2"/>
                <w:sz w:val="18"/>
              </w:rPr>
              <w:t>0.009</w:t>
            </w:r>
          </w:p>
        </w:tc>
        <w:tc>
          <w:tcPr>
            <w:tcW w:w="857" w:type="dxa"/>
          </w:tcPr>
          <w:p>
            <w:pPr>
              <w:pStyle w:val="11"/>
              <w:ind w:left="27"/>
              <w:rPr>
                <w:sz w:val="18"/>
              </w:rPr>
            </w:pPr>
            <w:r>
              <w:rPr>
                <w:spacing w:val="-2"/>
                <w:sz w:val="18"/>
              </w:rPr>
              <w:t>0.006</w:t>
            </w:r>
          </w:p>
        </w:tc>
        <w:tc>
          <w:tcPr>
            <w:tcW w:w="1265" w:type="dxa"/>
          </w:tcPr>
          <w:p>
            <w:pPr>
              <w:pStyle w:val="11"/>
              <w:ind w:left="99" w:right="1"/>
              <w:rPr>
                <w:sz w:val="18"/>
              </w:rPr>
            </w:pPr>
            <w:r>
              <w:rPr>
                <w:spacing w:val="-2"/>
                <w:sz w:val="18"/>
              </w:rPr>
              <w:t>0.001</w:t>
            </w:r>
          </w:p>
        </w:tc>
        <w:tc>
          <w:tcPr>
            <w:tcW w:w="1156" w:type="dxa"/>
          </w:tcPr>
          <w:p>
            <w:pPr>
              <w:pStyle w:val="11"/>
              <w:ind w:left="40"/>
              <w:rPr>
                <w:sz w:val="18"/>
              </w:rPr>
            </w:pPr>
            <w:r>
              <w:rPr>
                <w:spacing w:val="-2"/>
                <w:sz w:val="18"/>
              </w:rPr>
              <w:t>0.036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7" w:right="34"/>
              <w:rPr>
                <w:sz w:val="18"/>
              </w:rPr>
            </w:pPr>
            <w:r>
              <w:rPr>
                <w:spacing w:val="-2"/>
                <w:sz w:val="18"/>
              </w:rPr>
              <w:t>Tillering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0.408</w:t>
            </w:r>
          </w:p>
        </w:tc>
        <w:tc>
          <w:tcPr>
            <w:tcW w:w="900" w:type="dxa"/>
          </w:tcPr>
          <w:p>
            <w:pPr>
              <w:pStyle w:val="11"/>
              <w:ind w:left="27" w:right="6"/>
              <w:rPr>
                <w:sz w:val="18"/>
              </w:rPr>
            </w:pPr>
            <w:r>
              <w:rPr>
                <w:spacing w:val="-2"/>
                <w:sz w:val="18"/>
              </w:rPr>
              <w:t>0.166</w:t>
            </w:r>
          </w:p>
        </w:tc>
        <w:tc>
          <w:tcPr>
            <w:tcW w:w="857" w:type="dxa"/>
          </w:tcPr>
          <w:p>
            <w:pPr>
              <w:pStyle w:val="11"/>
              <w:ind w:left="27"/>
              <w:rPr>
                <w:sz w:val="18"/>
              </w:rPr>
            </w:pPr>
            <w:r>
              <w:rPr>
                <w:spacing w:val="-2"/>
                <w:sz w:val="18"/>
              </w:rPr>
              <w:t>0.397</w:t>
            </w:r>
          </w:p>
        </w:tc>
        <w:tc>
          <w:tcPr>
            <w:tcW w:w="1265" w:type="dxa"/>
          </w:tcPr>
          <w:p>
            <w:pPr>
              <w:pStyle w:val="11"/>
              <w:ind w:left="99" w:right="1"/>
              <w:rPr>
                <w:sz w:val="18"/>
              </w:rPr>
            </w:pPr>
            <w:r>
              <w:rPr>
                <w:spacing w:val="-2"/>
                <w:sz w:val="18"/>
              </w:rPr>
              <w:t>0.123</w:t>
            </w:r>
          </w:p>
        </w:tc>
        <w:tc>
          <w:tcPr>
            <w:tcW w:w="1156" w:type="dxa"/>
          </w:tcPr>
          <w:p>
            <w:pPr>
              <w:pStyle w:val="11"/>
              <w:ind w:left="40"/>
              <w:rPr>
                <w:sz w:val="18"/>
              </w:rPr>
            </w:pPr>
            <w:r>
              <w:rPr>
                <w:spacing w:val="-2"/>
                <w:sz w:val="18"/>
              </w:rPr>
              <w:t>0.758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44" w:type="dxa"/>
          </w:tcPr>
          <w:p>
            <w:pPr>
              <w:pStyle w:val="11"/>
              <w:spacing w:before="54"/>
              <w:ind w:left="20"/>
              <w:rPr>
                <w:sz w:val="18"/>
              </w:rPr>
            </w:pPr>
            <w:r>
              <w:rPr>
                <w:spacing w:val="-4"/>
                <w:sz w:val="18"/>
              </w:rPr>
              <w:t>2017</w:t>
            </w:r>
          </w:p>
        </w:tc>
        <w:tc>
          <w:tcPr>
            <w:tcW w:w="737" w:type="dxa"/>
          </w:tcPr>
          <w:p>
            <w:pPr>
              <w:pStyle w:val="11"/>
              <w:spacing w:before="54"/>
              <w:ind w:left="35"/>
              <w:rPr>
                <w:sz w:val="18"/>
              </w:rPr>
            </w:pPr>
            <w:r>
              <w:rPr>
                <w:spacing w:val="-4"/>
                <w:sz w:val="18"/>
              </w:rPr>
              <w:t>Both</w:t>
            </w:r>
          </w:p>
        </w:tc>
        <w:tc>
          <w:tcPr>
            <w:tcW w:w="766" w:type="dxa"/>
          </w:tcPr>
          <w:p>
            <w:pPr>
              <w:pStyle w:val="11"/>
              <w:spacing w:before="54"/>
              <w:ind w:right="44"/>
              <w:rPr>
                <w:sz w:val="18"/>
              </w:rPr>
            </w:pPr>
            <w:r>
              <w:rPr>
                <w:spacing w:val="-5"/>
                <w:sz w:val="18"/>
              </w:rPr>
              <w:t>LO1</w:t>
            </w:r>
          </w:p>
        </w:tc>
        <w:tc>
          <w:tcPr>
            <w:tcW w:w="1060" w:type="dxa"/>
          </w:tcPr>
          <w:p>
            <w:pPr>
              <w:pStyle w:val="11"/>
              <w:spacing w:before="54"/>
              <w:ind w:left="17" w:right="34"/>
              <w:rPr>
                <w:sz w:val="18"/>
              </w:rPr>
            </w:pPr>
            <w:r>
              <w:rPr>
                <w:spacing w:val="-2"/>
                <w:sz w:val="18"/>
              </w:rPr>
              <w:t>Tillering</w:t>
            </w:r>
          </w:p>
        </w:tc>
        <w:tc>
          <w:tcPr>
            <w:tcW w:w="1726" w:type="dxa"/>
          </w:tcPr>
          <w:p>
            <w:pPr>
              <w:pStyle w:val="11"/>
              <w:spacing w:before="54"/>
              <w:ind w:left="12" w:right="65"/>
              <w:rPr>
                <w:sz w:val="18"/>
              </w:rPr>
            </w:pPr>
            <w:r>
              <w:rPr>
                <w:sz w:val="18"/>
              </w:rPr>
              <w:t>Tourist</w:t>
            </w:r>
            <w:r>
              <w:rPr>
                <w:spacing w:val="8"/>
                <w:sz w:val="18"/>
              </w:rPr>
              <w:t xml:space="preserve"> </w:t>
            </w:r>
            <w:r>
              <w:rPr>
                <w:spacing w:val="-2"/>
                <w:sz w:val="18"/>
              </w:rPr>
              <w:t>herbivore</w:t>
            </w:r>
          </w:p>
        </w:tc>
        <w:tc>
          <w:tcPr>
            <w:tcW w:w="887" w:type="dxa"/>
          </w:tcPr>
          <w:p>
            <w:pPr>
              <w:pStyle w:val="11"/>
              <w:spacing w:before="54"/>
              <w:ind w:left="17" w:right="44"/>
              <w:rPr>
                <w:sz w:val="18"/>
              </w:rPr>
            </w:pPr>
            <w:r>
              <w:rPr>
                <w:spacing w:val="-2"/>
                <w:sz w:val="18"/>
              </w:rPr>
              <w:t>0.196</w:t>
            </w:r>
          </w:p>
        </w:tc>
        <w:tc>
          <w:tcPr>
            <w:tcW w:w="900" w:type="dxa"/>
          </w:tcPr>
          <w:p>
            <w:pPr>
              <w:pStyle w:val="11"/>
              <w:spacing w:before="54"/>
              <w:ind w:left="27" w:right="6"/>
              <w:rPr>
                <w:sz w:val="18"/>
              </w:rPr>
            </w:pPr>
            <w:r>
              <w:rPr>
                <w:spacing w:val="-2"/>
                <w:sz w:val="18"/>
              </w:rPr>
              <w:t>0.136</w:t>
            </w:r>
          </w:p>
        </w:tc>
        <w:tc>
          <w:tcPr>
            <w:tcW w:w="857" w:type="dxa"/>
          </w:tcPr>
          <w:p>
            <w:pPr>
              <w:pStyle w:val="11"/>
              <w:spacing w:before="54"/>
              <w:ind w:left="27"/>
              <w:rPr>
                <w:sz w:val="18"/>
              </w:rPr>
            </w:pPr>
            <w:r>
              <w:rPr>
                <w:spacing w:val="-2"/>
                <w:sz w:val="18"/>
              </w:rPr>
              <w:t>0.174</w:t>
            </w:r>
          </w:p>
        </w:tc>
        <w:tc>
          <w:tcPr>
            <w:tcW w:w="1265" w:type="dxa"/>
          </w:tcPr>
          <w:p>
            <w:pPr>
              <w:pStyle w:val="11"/>
              <w:spacing w:before="54"/>
              <w:ind w:left="99" w:right="1"/>
              <w:rPr>
                <w:sz w:val="18"/>
              </w:rPr>
            </w:pPr>
            <w:r>
              <w:rPr>
                <w:spacing w:val="-2"/>
                <w:sz w:val="18"/>
              </w:rPr>
              <w:t>0.012</w:t>
            </w:r>
          </w:p>
        </w:tc>
        <w:tc>
          <w:tcPr>
            <w:tcW w:w="1156" w:type="dxa"/>
          </w:tcPr>
          <w:p>
            <w:pPr>
              <w:pStyle w:val="11"/>
              <w:spacing w:before="54"/>
              <w:ind w:left="40"/>
              <w:rPr>
                <w:sz w:val="18"/>
              </w:rPr>
            </w:pPr>
            <w:r>
              <w:rPr>
                <w:spacing w:val="-2"/>
                <w:sz w:val="18"/>
              </w:rPr>
              <w:t>0.494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0.396</w:t>
            </w:r>
          </w:p>
        </w:tc>
        <w:tc>
          <w:tcPr>
            <w:tcW w:w="900" w:type="dxa"/>
          </w:tcPr>
          <w:p>
            <w:pPr>
              <w:pStyle w:val="11"/>
              <w:ind w:left="27" w:right="6"/>
              <w:rPr>
                <w:sz w:val="18"/>
              </w:rPr>
            </w:pPr>
            <w:r>
              <w:rPr>
                <w:spacing w:val="-2"/>
                <w:sz w:val="18"/>
              </w:rPr>
              <w:t>0.208</w:t>
            </w:r>
          </w:p>
        </w:tc>
        <w:tc>
          <w:tcPr>
            <w:tcW w:w="857" w:type="dxa"/>
          </w:tcPr>
          <w:p>
            <w:pPr>
              <w:pStyle w:val="11"/>
              <w:ind w:left="27"/>
              <w:rPr>
                <w:sz w:val="18"/>
              </w:rPr>
            </w:pPr>
            <w:r>
              <w:rPr>
                <w:spacing w:val="-2"/>
                <w:sz w:val="18"/>
              </w:rPr>
              <w:t>0.372</w:t>
            </w:r>
          </w:p>
        </w:tc>
        <w:tc>
          <w:tcPr>
            <w:tcW w:w="1265" w:type="dxa"/>
          </w:tcPr>
          <w:p>
            <w:pPr>
              <w:pStyle w:val="11"/>
              <w:ind w:left="99" w:right="1"/>
              <w:rPr>
                <w:sz w:val="18"/>
              </w:rPr>
            </w:pPr>
            <w:r>
              <w:rPr>
                <w:spacing w:val="-2"/>
                <w:sz w:val="18"/>
              </w:rPr>
              <w:t>0.067</w:t>
            </w:r>
          </w:p>
        </w:tc>
        <w:tc>
          <w:tcPr>
            <w:tcW w:w="1156" w:type="dxa"/>
          </w:tcPr>
          <w:p>
            <w:pPr>
              <w:pStyle w:val="11"/>
              <w:ind w:left="40"/>
              <w:rPr>
                <w:sz w:val="18"/>
              </w:rPr>
            </w:pPr>
            <w:r>
              <w:rPr>
                <w:spacing w:val="-2"/>
                <w:sz w:val="18"/>
              </w:rPr>
              <w:t>0.829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7" w:right="34"/>
              <w:rPr>
                <w:sz w:val="18"/>
              </w:rPr>
            </w:pPr>
            <w:r>
              <w:rPr>
                <w:spacing w:val="-2"/>
                <w:sz w:val="18"/>
              </w:rPr>
              <w:t>Flowering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8" w:right="44"/>
              <w:rPr>
                <w:sz w:val="18"/>
              </w:rPr>
            </w:pPr>
            <w:r>
              <w:rPr>
                <w:spacing w:val="-5"/>
                <w:sz w:val="18"/>
              </w:rPr>
              <w:t>0.9</w:t>
            </w:r>
          </w:p>
        </w:tc>
        <w:tc>
          <w:tcPr>
            <w:tcW w:w="900" w:type="dxa"/>
          </w:tcPr>
          <w:p>
            <w:pPr>
              <w:pStyle w:val="11"/>
              <w:ind w:left="27" w:right="6"/>
              <w:rPr>
                <w:sz w:val="18"/>
              </w:rPr>
            </w:pPr>
            <w:r>
              <w:rPr>
                <w:spacing w:val="-2"/>
                <w:sz w:val="18"/>
              </w:rPr>
              <w:t>0.065</w:t>
            </w:r>
          </w:p>
        </w:tc>
        <w:tc>
          <w:tcPr>
            <w:tcW w:w="857" w:type="dxa"/>
          </w:tcPr>
          <w:p>
            <w:pPr>
              <w:pStyle w:val="11"/>
              <w:ind w:left="27"/>
              <w:rPr>
                <w:sz w:val="18"/>
              </w:rPr>
            </w:pPr>
            <w:r>
              <w:rPr>
                <w:spacing w:val="-2"/>
                <w:sz w:val="18"/>
              </w:rPr>
              <w:t>0.913</w:t>
            </w:r>
          </w:p>
        </w:tc>
        <w:tc>
          <w:tcPr>
            <w:tcW w:w="1265" w:type="dxa"/>
          </w:tcPr>
          <w:p>
            <w:pPr>
              <w:pStyle w:val="11"/>
              <w:ind w:left="99" w:right="1"/>
              <w:rPr>
                <w:sz w:val="18"/>
              </w:rPr>
            </w:pPr>
            <w:r>
              <w:rPr>
                <w:spacing w:val="-2"/>
                <w:sz w:val="18"/>
              </w:rPr>
              <w:t>0.745</w:t>
            </w:r>
          </w:p>
        </w:tc>
        <w:tc>
          <w:tcPr>
            <w:tcW w:w="1156" w:type="dxa"/>
          </w:tcPr>
          <w:p>
            <w:pPr>
              <w:pStyle w:val="11"/>
              <w:ind w:left="40"/>
              <w:rPr>
                <w:sz w:val="18"/>
              </w:rPr>
            </w:pPr>
            <w:r>
              <w:rPr>
                <w:spacing w:val="-2"/>
                <w:sz w:val="18"/>
              </w:rPr>
              <w:t>0.985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7" w:right="34"/>
              <w:rPr>
                <w:sz w:val="18"/>
              </w:rPr>
            </w:pPr>
            <w:r>
              <w:rPr>
                <w:spacing w:val="-2"/>
                <w:sz w:val="18"/>
              </w:rPr>
              <w:t>Flowering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0.081</w:t>
            </w:r>
          </w:p>
        </w:tc>
        <w:tc>
          <w:tcPr>
            <w:tcW w:w="900" w:type="dxa"/>
          </w:tcPr>
          <w:p>
            <w:pPr>
              <w:pStyle w:val="11"/>
              <w:ind w:left="27" w:right="6"/>
              <w:rPr>
                <w:sz w:val="18"/>
              </w:rPr>
            </w:pPr>
            <w:r>
              <w:rPr>
                <w:spacing w:val="-2"/>
                <w:sz w:val="18"/>
              </w:rPr>
              <w:t>0.062</w:t>
            </w:r>
          </w:p>
        </w:tc>
        <w:tc>
          <w:tcPr>
            <w:tcW w:w="857" w:type="dxa"/>
          </w:tcPr>
          <w:p>
            <w:pPr>
              <w:pStyle w:val="11"/>
              <w:ind w:left="27"/>
              <w:rPr>
                <w:sz w:val="18"/>
              </w:rPr>
            </w:pPr>
            <w:r>
              <w:rPr>
                <w:spacing w:val="-2"/>
                <w:sz w:val="18"/>
              </w:rPr>
              <w:t>0.065</w:t>
            </w:r>
          </w:p>
        </w:tc>
        <w:tc>
          <w:tcPr>
            <w:tcW w:w="1265" w:type="dxa"/>
          </w:tcPr>
          <w:p>
            <w:pPr>
              <w:pStyle w:val="11"/>
              <w:ind w:left="99" w:right="1"/>
              <w:rPr>
                <w:sz w:val="18"/>
              </w:rPr>
            </w:pPr>
            <w:r>
              <w:rPr>
                <w:spacing w:val="-2"/>
                <w:sz w:val="18"/>
              </w:rPr>
              <w:t>0.006</w:t>
            </w:r>
          </w:p>
        </w:tc>
        <w:tc>
          <w:tcPr>
            <w:tcW w:w="1156" w:type="dxa"/>
          </w:tcPr>
          <w:p>
            <w:pPr>
              <w:pStyle w:val="11"/>
              <w:ind w:left="40"/>
              <w:rPr>
                <w:sz w:val="18"/>
              </w:rPr>
            </w:pPr>
            <w:r>
              <w:rPr>
                <w:spacing w:val="-2"/>
                <w:sz w:val="18"/>
              </w:rPr>
              <w:t>0.227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7" w:right="34"/>
              <w:rPr>
                <w:sz w:val="18"/>
              </w:rPr>
            </w:pPr>
            <w:r>
              <w:rPr>
                <w:spacing w:val="-2"/>
                <w:sz w:val="18"/>
              </w:rPr>
              <w:t>Flowering</w:t>
            </w:r>
          </w:p>
        </w:tc>
        <w:tc>
          <w:tcPr>
            <w:tcW w:w="1726" w:type="dxa"/>
          </w:tcPr>
          <w:p>
            <w:pPr>
              <w:pStyle w:val="11"/>
              <w:ind w:left="12" w:right="65"/>
              <w:rPr>
                <w:sz w:val="18"/>
              </w:rPr>
            </w:pPr>
            <w:r>
              <w:rPr>
                <w:spacing w:val="-2"/>
                <w:sz w:val="18"/>
              </w:rPr>
              <w:t>Detritivore</w:t>
            </w:r>
          </w:p>
        </w:tc>
        <w:tc>
          <w:tcPr>
            <w:tcW w:w="887" w:type="dxa"/>
          </w:tcPr>
          <w:p>
            <w:pPr>
              <w:pStyle w:val="11"/>
              <w:ind w:left="15" w:right="44"/>
              <w:rPr>
                <w:sz w:val="18"/>
              </w:rPr>
            </w:pPr>
            <w:r>
              <w:rPr>
                <w:spacing w:val="-4"/>
                <w:sz w:val="18"/>
              </w:rPr>
              <w:t>0.02</w:t>
            </w:r>
          </w:p>
        </w:tc>
        <w:tc>
          <w:tcPr>
            <w:tcW w:w="900" w:type="dxa"/>
          </w:tcPr>
          <w:p>
            <w:pPr>
              <w:pStyle w:val="11"/>
              <w:ind w:left="27" w:right="6"/>
              <w:rPr>
                <w:sz w:val="18"/>
              </w:rPr>
            </w:pPr>
            <w:r>
              <w:rPr>
                <w:spacing w:val="-2"/>
                <w:sz w:val="18"/>
              </w:rPr>
              <w:t>0.022</w:t>
            </w:r>
          </w:p>
        </w:tc>
        <w:tc>
          <w:tcPr>
            <w:tcW w:w="857" w:type="dxa"/>
          </w:tcPr>
          <w:p>
            <w:pPr>
              <w:pStyle w:val="11"/>
              <w:ind w:left="27"/>
              <w:rPr>
                <w:sz w:val="18"/>
              </w:rPr>
            </w:pPr>
            <w:r>
              <w:rPr>
                <w:spacing w:val="-2"/>
                <w:sz w:val="18"/>
              </w:rPr>
              <w:t>0.012</w:t>
            </w:r>
          </w:p>
        </w:tc>
        <w:tc>
          <w:tcPr>
            <w:tcW w:w="1265" w:type="dxa"/>
          </w:tcPr>
          <w:p>
            <w:pPr>
              <w:pStyle w:val="11"/>
              <w:ind w:left="99" w:right="1"/>
              <w:rPr>
                <w:sz w:val="18"/>
              </w:rPr>
            </w:pPr>
            <w:r>
              <w:rPr>
                <w:spacing w:val="-2"/>
                <w:sz w:val="18"/>
              </w:rPr>
              <w:t>0.001</w:t>
            </w:r>
          </w:p>
        </w:tc>
        <w:tc>
          <w:tcPr>
            <w:tcW w:w="1156" w:type="dxa"/>
          </w:tcPr>
          <w:p>
            <w:pPr>
              <w:pStyle w:val="11"/>
              <w:ind w:left="40"/>
              <w:rPr>
                <w:sz w:val="18"/>
              </w:rPr>
            </w:pPr>
            <w:r>
              <w:rPr>
                <w:spacing w:val="-2"/>
                <w:sz w:val="18"/>
              </w:rPr>
              <w:t>0.088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4" w:right="34"/>
              <w:rPr>
                <w:sz w:val="18"/>
              </w:rPr>
            </w:pPr>
            <w:r>
              <w:rPr>
                <w:spacing w:val="-2"/>
                <w:sz w:val="18"/>
              </w:rPr>
              <w:t>Ripening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0.956</w:t>
            </w:r>
          </w:p>
        </w:tc>
        <w:tc>
          <w:tcPr>
            <w:tcW w:w="900" w:type="dxa"/>
          </w:tcPr>
          <w:p>
            <w:pPr>
              <w:pStyle w:val="11"/>
              <w:ind w:left="27" w:right="6"/>
              <w:rPr>
                <w:sz w:val="18"/>
              </w:rPr>
            </w:pPr>
            <w:r>
              <w:rPr>
                <w:spacing w:val="-2"/>
                <w:sz w:val="18"/>
              </w:rPr>
              <w:t>0.033</w:t>
            </w:r>
          </w:p>
        </w:tc>
        <w:tc>
          <w:tcPr>
            <w:tcW w:w="857" w:type="dxa"/>
          </w:tcPr>
          <w:p>
            <w:pPr>
              <w:pStyle w:val="11"/>
              <w:ind w:left="27"/>
              <w:rPr>
                <w:sz w:val="18"/>
              </w:rPr>
            </w:pPr>
            <w:r>
              <w:rPr>
                <w:spacing w:val="-2"/>
                <w:sz w:val="18"/>
              </w:rPr>
              <w:t>0.964</w:t>
            </w:r>
          </w:p>
        </w:tc>
        <w:tc>
          <w:tcPr>
            <w:tcW w:w="1265" w:type="dxa"/>
          </w:tcPr>
          <w:p>
            <w:pPr>
              <w:pStyle w:val="11"/>
              <w:ind w:left="99" w:right="2"/>
              <w:rPr>
                <w:sz w:val="18"/>
              </w:rPr>
            </w:pPr>
            <w:r>
              <w:rPr>
                <w:spacing w:val="-4"/>
                <w:sz w:val="18"/>
              </w:rPr>
              <w:t>0.87</w:t>
            </w:r>
          </w:p>
        </w:tc>
        <w:tc>
          <w:tcPr>
            <w:tcW w:w="1156" w:type="dxa"/>
          </w:tcPr>
          <w:p>
            <w:pPr>
              <w:pStyle w:val="11"/>
              <w:ind w:left="40"/>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0.038</w:t>
            </w:r>
          </w:p>
        </w:tc>
        <w:tc>
          <w:tcPr>
            <w:tcW w:w="900" w:type="dxa"/>
          </w:tcPr>
          <w:p>
            <w:pPr>
              <w:pStyle w:val="11"/>
              <w:ind w:left="27" w:right="6"/>
              <w:rPr>
                <w:sz w:val="18"/>
              </w:rPr>
            </w:pPr>
            <w:r>
              <w:rPr>
                <w:spacing w:val="-2"/>
                <w:sz w:val="18"/>
              </w:rPr>
              <w:t>0.032</w:t>
            </w:r>
          </w:p>
        </w:tc>
        <w:tc>
          <w:tcPr>
            <w:tcW w:w="857" w:type="dxa"/>
          </w:tcPr>
          <w:p>
            <w:pPr>
              <w:pStyle w:val="11"/>
              <w:ind w:left="27" w:right="2"/>
              <w:rPr>
                <w:sz w:val="18"/>
              </w:rPr>
            </w:pPr>
            <w:r>
              <w:rPr>
                <w:spacing w:val="-4"/>
                <w:sz w:val="18"/>
              </w:rPr>
              <w:t>0.03</w:t>
            </w:r>
          </w:p>
        </w:tc>
        <w:tc>
          <w:tcPr>
            <w:tcW w:w="1265" w:type="dxa"/>
          </w:tcPr>
          <w:p>
            <w:pPr>
              <w:pStyle w:val="11"/>
              <w:ind w:left="99" w:right="1"/>
              <w:rPr>
                <w:sz w:val="18"/>
              </w:rPr>
            </w:pPr>
            <w:r>
              <w:rPr>
                <w:spacing w:val="-2"/>
                <w:sz w:val="18"/>
              </w:rPr>
              <w:t>0.003</w:t>
            </w:r>
          </w:p>
        </w:tc>
        <w:tc>
          <w:tcPr>
            <w:tcW w:w="1156" w:type="dxa"/>
          </w:tcPr>
          <w:p>
            <w:pPr>
              <w:pStyle w:val="11"/>
              <w:ind w:left="40"/>
              <w:rPr>
                <w:sz w:val="18"/>
              </w:rPr>
            </w:pPr>
            <w:r>
              <w:rPr>
                <w:spacing w:val="-2"/>
                <w:sz w:val="18"/>
              </w:rPr>
              <w:t>0.122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LO1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0.006</w:t>
            </w:r>
          </w:p>
        </w:tc>
        <w:tc>
          <w:tcPr>
            <w:tcW w:w="900" w:type="dxa"/>
          </w:tcPr>
          <w:p>
            <w:pPr>
              <w:pStyle w:val="11"/>
              <w:ind w:left="27" w:right="6"/>
              <w:rPr>
                <w:sz w:val="18"/>
              </w:rPr>
            </w:pPr>
            <w:r>
              <w:rPr>
                <w:spacing w:val="-2"/>
                <w:sz w:val="18"/>
              </w:rPr>
              <w:t>0.009</w:t>
            </w:r>
          </w:p>
        </w:tc>
        <w:tc>
          <w:tcPr>
            <w:tcW w:w="857" w:type="dxa"/>
          </w:tcPr>
          <w:p>
            <w:pPr>
              <w:pStyle w:val="11"/>
              <w:ind w:left="27"/>
              <w:rPr>
                <w:sz w:val="18"/>
              </w:rPr>
            </w:pPr>
            <w:r>
              <w:rPr>
                <w:spacing w:val="-2"/>
                <w:sz w:val="18"/>
              </w:rPr>
              <w:t>0.003</w:t>
            </w:r>
          </w:p>
        </w:tc>
        <w:tc>
          <w:tcPr>
            <w:tcW w:w="1265" w:type="dxa"/>
          </w:tcPr>
          <w:p>
            <w:pPr>
              <w:pStyle w:val="11"/>
              <w:ind w:left="99"/>
              <w:rPr>
                <w:sz w:val="18"/>
              </w:rPr>
            </w:pPr>
            <w:r>
              <w:rPr>
                <w:spacing w:val="-10"/>
                <w:sz w:val="18"/>
              </w:rPr>
              <w:t>0</w:t>
            </w:r>
          </w:p>
        </w:tc>
        <w:tc>
          <w:tcPr>
            <w:tcW w:w="1156" w:type="dxa"/>
          </w:tcPr>
          <w:p>
            <w:pPr>
              <w:pStyle w:val="11"/>
              <w:ind w:left="40"/>
              <w:rPr>
                <w:sz w:val="18"/>
              </w:rPr>
            </w:pPr>
            <w:r>
              <w:rPr>
                <w:spacing w:val="-2"/>
                <w:sz w:val="18"/>
              </w:rPr>
              <w:t>0.029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7" w:right="34"/>
              <w:rPr>
                <w:sz w:val="18"/>
              </w:rPr>
            </w:pPr>
            <w:r>
              <w:rPr>
                <w:spacing w:val="-2"/>
                <w:sz w:val="18"/>
              </w:rPr>
              <w:t>Tillering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0.221</w:t>
            </w:r>
          </w:p>
        </w:tc>
        <w:tc>
          <w:tcPr>
            <w:tcW w:w="900" w:type="dxa"/>
          </w:tcPr>
          <w:p>
            <w:pPr>
              <w:pStyle w:val="11"/>
              <w:ind w:left="27" w:right="6"/>
              <w:rPr>
                <w:sz w:val="18"/>
              </w:rPr>
            </w:pPr>
            <w:r>
              <w:rPr>
                <w:spacing w:val="-2"/>
                <w:sz w:val="18"/>
              </w:rPr>
              <w:t>0.128</w:t>
            </w:r>
          </w:p>
        </w:tc>
        <w:tc>
          <w:tcPr>
            <w:tcW w:w="857" w:type="dxa"/>
          </w:tcPr>
          <w:p>
            <w:pPr>
              <w:pStyle w:val="11"/>
              <w:ind w:left="27"/>
              <w:rPr>
                <w:sz w:val="18"/>
              </w:rPr>
            </w:pPr>
            <w:r>
              <w:rPr>
                <w:spacing w:val="-2"/>
                <w:sz w:val="18"/>
              </w:rPr>
              <w:t>0.199</w:t>
            </w:r>
          </w:p>
        </w:tc>
        <w:tc>
          <w:tcPr>
            <w:tcW w:w="1265" w:type="dxa"/>
          </w:tcPr>
          <w:p>
            <w:pPr>
              <w:pStyle w:val="11"/>
              <w:ind w:left="99" w:right="1"/>
              <w:rPr>
                <w:sz w:val="18"/>
              </w:rPr>
            </w:pPr>
            <w:r>
              <w:rPr>
                <w:spacing w:val="-2"/>
                <w:sz w:val="18"/>
              </w:rPr>
              <w:t>0.036</w:t>
            </w:r>
          </w:p>
        </w:tc>
        <w:tc>
          <w:tcPr>
            <w:tcW w:w="1156" w:type="dxa"/>
          </w:tcPr>
          <w:p>
            <w:pPr>
              <w:pStyle w:val="11"/>
              <w:ind w:left="40"/>
              <w:rPr>
                <w:sz w:val="18"/>
              </w:rPr>
            </w:pPr>
            <w:r>
              <w:rPr>
                <w:spacing w:val="-2"/>
                <w:sz w:val="18"/>
              </w:rPr>
              <w:t>0.513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0.253</w:t>
            </w:r>
          </w:p>
        </w:tc>
        <w:tc>
          <w:tcPr>
            <w:tcW w:w="900" w:type="dxa"/>
          </w:tcPr>
          <w:p>
            <w:pPr>
              <w:pStyle w:val="11"/>
              <w:ind w:left="27" w:right="6"/>
              <w:rPr>
                <w:sz w:val="18"/>
              </w:rPr>
            </w:pPr>
            <w:r>
              <w:rPr>
                <w:spacing w:val="-2"/>
                <w:sz w:val="18"/>
              </w:rPr>
              <w:t>0.155</w:t>
            </w:r>
          </w:p>
        </w:tc>
        <w:tc>
          <w:tcPr>
            <w:tcW w:w="857" w:type="dxa"/>
          </w:tcPr>
          <w:p>
            <w:pPr>
              <w:pStyle w:val="11"/>
              <w:ind w:left="27"/>
              <w:rPr>
                <w:sz w:val="18"/>
              </w:rPr>
            </w:pPr>
            <w:r>
              <w:rPr>
                <w:spacing w:val="-2"/>
                <w:sz w:val="18"/>
              </w:rPr>
              <w:t>0.238</w:t>
            </w:r>
          </w:p>
        </w:tc>
        <w:tc>
          <w:tcPr>
            <w:tcW w:w="1265" w:type="dxa"/>
          </w:tcPr>
          <w:p>
            <w:pPr>
              <w:pStyle w:val="11"/>
              <w:ind w:left="99" w:right="1"/>
              <w:rPr>
                <w:sz w:val="18"/>
              </w:rPr>
            </w:pPr>
            <w:r>
              <w:rPr>
                <w:spacing w:val="-2"/>
                <w:sz w:val="18"/>
              </w:rPr>
              <w:t>0.018</w:t>
            </w:r>
          </w:p>
        </w:tc>
        <w:tc>
          <w:tcPr>
            <w:tcW w:w="1156" w:type="dxa"/>
          </w:tcPr>
          <w:p>
            <w:pPr>
              <w:pStyle w:val="11"/>
              <w:ind w:left="40"/>
              <w:rPr>
                <w:sz w:val="18"/>
              </w:rPr>
            </w:pPr>
            <w:r>
              <w:rPr>
                <w:spacing w:val="-2"/>
                <w:sz w:val="18"/>
              </w:rPr>
              <w:t>0.598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44" w:type="dxa"/>
          </w:tcPr>
          <w:p>
            <w:pPr>
              <w:pStyle w:val="11"/>
              <w:spacing w:before="54"/>
              <w:ind w:left="20"/>
              <w:rPr>
                <w:sz w:val="18"/>
              </w:rPr>
            </w:pPr>
            <w:r>
              <w:rPr>
                <w:spacing w:val="-4"/>
                <w:sz w:val="18"/>
              </w:rPr>
              <w:t>2017</w:t>
            </w:r>
          </w:p>
        </w:tc>
        <w:tc>
          <w:tcPr>
            <w:tcW w:w="737" w:type="dxa"/>
          </w:tcPr>
          <w:p>
            <w:pPr>
              <w:pStyle w:val="11"/>
              <w:spacing w:before="54"/>
              <w:ind w:left="35"/>
              <w:rPr>
                <w:sz w:val="18"/>
              </w:rPr>
            </w:pPr>
            <w:r>
              <w:rPr>
                <w:spacing w:val="-4"/>
                <w:sz w:val="18"/>
              </w:rPr>
              <w:t>Both</w:t>
            </w:r>
          </w:p>
        </w:tc>
        <w:tc>
          <w:tcPr>
            <w:tcW w:w="766" w:type="dxa"/>
          </w:tcPr>
          <w:p>
            <w:pPr>
              <w:pStyle w:val="11"/>
              <w:spacing w:before="54"/>
              <w:ind w:right="44"/>
              <w:rPr>
                <w:sz w:val="18"/>
              </w:rPr>
            </w:pPr>
            <w:r>
              <w:rPr>
                <w:spacing w:val="-5"/>
                <w:sz w:val="18"/>
              </w:rPr>
              <w:t>MC1</w:t>
            </w:r>
          </w:p>
        </w:tc>
        <w:tc>
          <w:tcPr>
            <w:tcW w:w="1060" w:type="dxa"/>
          </w:tcPr>
          <w:p>
            <w:pPr>
              <w:pStyle w:val="11"/>
              <w:spacing w:before="54"/>
              <w:ind w:left="17" w:right="34"/>
              <w:rPr>
                <w:sz w:val="18"/>
              </w:rPr>
            </w:pPr>
            <w:r>
              <w:rPr>
                <w:spacing w:val="-2"/>
                <w:sz w:val="18"/>
              </w:rPr>
              <w:t>Tillering</w:t>
            </w:r>
          </w:p>
        </w:tc>
        <w:tc>
          <w:tcPr>
            <w:tcW w:w="1726" w:type="dxa"/>
          </w:tcPr>
          <w:p>
            <w:pPr>
              <w:pStyle w:val="11"/>
              <w:spacing w:before="54"/>
              <w:ind w:left="12" w:right="65"/>
              <w:rPr>
                <w:sz w:val="18"/>
              </w:rPr>
            </w:pPr>
            <w:r>
              <w:rPr>
                <w:spacing w:val="-2"/>
                <w:sz w:val="18"/>
              </w:rPr>
              <w:t>Detritivore</w:t>
            </w:r>
          </w:p>
        </w:tc>
        <w:tc>
          <w:tcPr>
            <w:tcW w:w="887" w:type="dxa"/>
          </w:tcPr>
          <w:p>
            <w:pPr>
              <w:pStyle w:val="11"/>
              <w:spacing w:before="54"/>
              <w:ind w:left="17" w:right="44"/>
              <w:rPr>
                <w:sz w:val="18"/>
              </w:rPr>
            </w:pPr>
            <w:r>
              <w:rPr>
                <w:spacing w:val="-2"/>
                <w:sz w:val="18"/>
              </w:rPr>
              <w:t>0.526</w:t>
            </w:r>
          </w:p>
        </w:tc>
        <w:tc>
          <w:tcPr>
            <w:tcW w:w="900" w:type="dxa"/>
          </w:tcPr>
          <w:p>
            <w:pPr>
              <w:pStyle w:val="11"/>
              <w:spacing w:before="54"/>
              <w:ind w:left="27" w:right="5"/>
              <w:rPr>
                <w:sz w:val="18"/>
              </w:rPr>
            </w:pPr>
            <w:r>
              <w:rPr>
                <w:spacing w:val="-5"/>
                <w:sz w:val="18"/>
              </w:rPr>
              <w:t>0.2</w:t>
            </w:r>
          </w:p>
        </w:tc>
        <w:tc>
          <w:tcPr>
            <w:tcW w:w="857" w:type="dxa"/>
          </w:tcPr>
          <w:p>
            <w:pPr>
              <w:pStyle w:val="11"/>
              <w:spacing w:before="54"/>
              <w:ind w:left="27"/>
              <w:rPr>
                <w:sz w:val="18"/>
              </w:rPr>
            </w:pPr>
            <w:r>
              <w:rPr>
                <w:spacing w:val="-2"/>
                <w:sz w:val="18"/>
              </w:rPr>
              <w:t>0.519</w:t>
            </w:r>
          </w:p>
        </w:tc>
        <w:tc>
          <w:tcPr>
            <w:tcW w:w="1265" w:type="dxa"/>
          </w:tcPr>
          <w:p>
            <w:pPr>
              <w:pStyle w:val="11"/>
              <w:spacing w:before="54"/>
              <w:ind w:left="99" w:right="1"/>
              <w:rPr>
                <w:sz w:val="18"/>
              </w:rPr>
            </w:pPr>
            <w:r>
              <w:rPr>
                <w:spacing w:val="-2"/>
                <w:sz w:val="18"/>
              </w:rPr>
              <w:t>0.154</w:t>
            </w:r>
          </w:p>
        </w:tc>
        <w:tc>
          <w:tcPr>
            <w:tcW w:w="1156" w:type="dxa"/>
          </w:tcPr>
          <w:p>
            <w:pPr>
              <w:pStyle w:val="11"/>
              <w:spacing w:before="54"/>
              <w:ind w:left="40"/>
              <w:rPr>
                <w:sz w:val="18"/>
              </w:rPr>
            </w:pPr>
            <w:r>
              <w:rPr>
                <w:spacing w:val="-2"/>
                <w:sz w:val="18"/>
              </w:rPr>
              <w:t>0.915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7" w:right="34"/>
              <w:rPr>
                <w:sz w:val="18"/>
              </w:rPr>
            </w:pPr>
            <w:r>
              <w:rPr>
                <w:spacing w:val="-2"/>
                <w:sz w:val="18"/>
              </w:rPr>
              <w:t>Flowering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0.771</w:t>
            </w:r>
          </w:p>
        </w:tc>
        <w:tc>
          <w:tcPr>
            <w:tcW w:w="900" w:type="dxa"/>
          </w:tcPr>
          <w:p>
            <w:pPr>
              <w:pStyle w:val="11"/>
              <w:ind w:left="27" w:right="6"/>
              <w:rPr>
                <w:sz w:val="18"/>
              </w:rPr>
            </w:pPr>
            <w:r>
              <w:rPr>
                <w:spacing w:val="-2"/>
                <w:sz w:val="18"/>
              </w:rPr>
              <w:t>0.127</w:t>
            </w:r>
          </w:p>
        </w:tc>
        <w:tc>
          <w:tcPr>
            <w:tcW w:w="857" w:type="dxa"/>
          </w:tcPr>
          <w:p>
            <w:pPr>
              <w:pStyle w:val="11"/>
              <w:ind w:left="27"/>
              <w:rPr>
                <w:sz w:val="18"/>
              </w:rPr>
            </w:pPr>
            <w:r>
              <w:rPr>
                <w:spacing w:val="-2"/>
                <w:sz w:val="18"/>
              </w:rPr>
              <w:t>0.786</w:t>
            </w:r>
          </w:p>
        </w:tc>
        <w:tc>
          <w:tcPr>
            <w:tcW w:w="1265" w:type="dxa"/>
          </w:tcPr>
          <w:p>
            <w:pPr>
              <w:pStyle w:val="11"/>
              <w:ind w:left="99" w:right="1"/>
              <w:rPr>
                <w:sz w:val="18"/>
              </w:rPr>
            </w:pPr>
            <w:r>
              <w:rPr>
                <w:spacing w:val="-2"/>
                <w:sz w:val="18"/>
              </w:rPr>
              <w:t>0.478</w:t>
            </w:r>
          </w:p>
        </w:tc>
        <w:tc>
          <w:tcPr>
            <w:tcW w:w="1156" w:type="dxa"/>
          </w:tcPr>
          <w:p>
            <w:pPr>
              <w:pStyle w:val="11"/>
              <w:ind w:left="40"/>
              <w:rPr>
                <w:sz w:val="18"/>
              </w:rPr>
            </w:pPr>
            <w:r>
              <w:rPr>
                <w:spacing w:val="-2"/>
                <w:sz w:val="18"/>
              </w:rPr>
              <w:t>0.962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7" w:right="34"/>
              <w:rPr>
                <w:sz w:val="18"/>
              </w:rPr>
            </w:pPr>
            <w:r>
              <w:rPr>
                <w:spacing w:val="-2"/>
                <w:sz w:val="18"/>
              </w:rPr>
              <w:t>Flowering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5" w:right="44"/>
              <w:rPr>
                <w:sz w:val="18"/>
              </w:rPr>
            </w:pPr>
            <w:r>
              <w:rPr>
                <w:spacing w:val="-4"/>
                <w:sz w:val="18"/>
              </w:rPr>
              <w:t>0.18</w:t>
            </w:r>
          </w:p>
        </w:tc>
        <w:tc>
          <w:tcPr>
            <w:tcW w:w="900" w:type="dxa"/>
          </w:tcPr>
          <w:p>
            <w:pPr>
              <w:pStyle w:val="11"/>
              <w:ind w:left="27" w:right="6"/>
              <w:rPr>
                <w:sz w:val="18"/>
              </w:rPr>
            </w:pPr>
            <w:r>
              <w:rPr>
                <w:spacing w:val="-2"/>
                <w:sz w:val="18"/>
              </w:rPr>
              <w:t>0.117</w:t>
            </w:r>
          </w:p>
        </w:tc>
        <w:tc>
          <w:tcPr>
            <w:tcW w:w="857" w:type="dxa"/>
          </w:tcPr>
          <w:p>
            <w:pPr>
              <w:pStyle w:val="11"/>
              <w:ind w:left="27"/>
              <w:rPr>
                <w:sz w:val="18"/>
              </w:rPr>
            </w:pPr>
            <w:r>
              <w:rPr>
                <w:spacing w:val="-2"/>
                <w:sz w:val="18"/>
              </w:rPr>
              <w:t>0.162</w:t>
            </w:r>
          </w:p>
        </w:tc>
        <w:tc>
          <w:tcPr>
            <w:tcW w:w="1265" w:type="dxa"/>
          </w:tcPr>
          <w:p>
            <w:pPr>
              <w:pStyle w:val="11"/>
              <w:ind w:left="99" w:right="1"/>
              <w:rPr>
                <w:sz w:val="18"/>
              </w:rPr>
            </w:pPr>
            <w:r>
              <w:rPr>
                <w:spacing w:val="-2"/>
                <w:sz w:val="18"/>
              </w:rPr>
              <w:t>0.017</w:t>
            </w:r>
          </w:p>
        </w:tc>
        <w:tc>
          <w:tcPr>
            <w:tcW w:w="1156" w:type="dxa"/>
          </w:tcPr>
          <w:p>
            <w:pPr>
              <w:pStyle w:val="11"/>
              <w:ind w:left="40"/>
              <w:rPr>
                <w:sz w:val="18"/>
              </w:rPr>
            </w:pPr>
            <w:r>
              <w:rPr>
                <w:spacing w:val="-2"/>
                <w:sz w:val="18"/>
              </w:rPr>
              <w:t>0.467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7" w:right="34"/>
              <w:rPr>
                <w:sz w:val="18"/>
              </w:rPr>
            </w:pPr>
            <w:r>
              <w:rPr>
                <w:spacing w:val="-2"/>
                <w:sz w:val="18"/>
              </w:rPr>
              <w:t>Flowering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0.049</w:t>
            </w:r>
          </w:p>
        </w:tc>
        <w:tc>
          <w:tcPr>
            <w:tcW w:w="900" w:type="dxa"/>
          </w:tcPr>
          <w:p>
            <w:pPr>
              <w:pStyle w:val="11"/>
              <w:ind w:left="27" w:right="6"/>
              <w:rPr>
                <w:sz w:val="18"/>
              </w:rPr>
            </w:pPr>
            <w:r>
              <w:rPr>
                <w:spacing w:val="-2"/>
                <w:sz w:val="18"/>
              </w:rPr>
              <w:t>0.055</w:t>
            </w:r>
          </w:p>
        </w:tc>
        <w:tc>
          <w:tcPr>
            <w:tcW w:w="857" w:type="dxa"/>
          </w:tcPr>
          <w:p>
            <w:pPr>
              <w:pStyle w:val="11"/>
              <w:ind w:left="27" w:right="2"/>
              <w:rPr>
                <w:sz w:val="18"/>
              </w:rPr>
            </w:pPr>
            <w:r>
              <w:rPr>
                <w:spacing w:val="-4"/>
                <w:sz w:val="18"/>
              </w:rPr>
              <w:t>0.03</w:t>
            </w:r>
          </w:p>
        </w:tc>
        <w:tc>
          <w:tcPr>
            <w:tcW w:w="1265" w:type="dxa"/>
          </w:tcPr>
          <w:p>
            <w:pPr>
              <w:pStyle w:val="11"/>
              <w:ind w:left="99" w:right="1"/>
              <w:rPr>
                <w:sz w:val="18"/>
              </w:rPr>
            </w:pPr>
            <w:r>
              <w:rPr>
                <w:spacing w:val="-2"/>
                <w:sz w:val="18"/>
              </w:rPr>
              <w:t>0.003</w:t>
            </w:r>
          </w:p>
        </w:tc>
        <w:tc>
          <w:tcPr>
            <w:tcW w:w="1156" w:type="dxa"/>
          </w:tcPr>
          <w:p>
            <w:pPr>
              <w:pStyle w:val="11"/>
              <w:ind w:left="40"/>
              <w:rPr>
                <w:sz w:val="18"/>
              </w:rPr>
            </w:pPr>
            <w:r>
              <w:rPr>
                <w:spacing w:val="-2"/>
                <w:sz w:val="18"/>
              </w:rPr>
              <w:t>0.214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4" w:right="34"/>
              <w:rPr>
                <w:sz w:val="18"/>
              </w:rPr>
            </w:pPr>
            <w:r>
              <w:rPr>
                <w:spacing w:val="-2"/>
                <w:sz w:val="18"/>
              </w:rPr>
              <w:t>Ripening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0.883</w:t>
            </w:r>
          </w:p>
        </w:tc>
        <w:tc>
          <w:tcPr>
            <w:tcW w:w="900" w:type="dxa"/>
          </w:tcPr>
          <w:p>
            <w:pPr>
              <w:pStyle w:val="11"/>
              <w:ind w:left="27" w:right="6"/>
              <w:rPr>
                <w:sz w:val="18"/>
              </w:rPr>
            </w:pPr>
            <w:r>
              <w:rPr>
                <w:spacing w:val="-2"/>
                <w:sz w:val="18"/>
              </w:rPr>
              <w:t>0.086</w:t>
            </w:r>
          </w:p>
        </w:tc>
        <w:tc>
          <w:tcPr>
            <w:tcW w:w="857" w:type="dxa"/>
          </w:tcPr>
          <w:p>
            <w:pPr>
              <w:pStyle w:val="11"/>
              <w:ind w:left="27"/>
              <w:rPr>
                <w:sz w:val="18"/>
              </w:rPr>
            </w:pPr>
            <w:r>
              <w:rPr>
                <w:spacing w:val="-2"/>
                <w:sz w:val="18"/>
              </w:rPr>
              <w:t>0.905</w:t>
            </w:r>
          </w:p>
        </w:tc>
        <w:tc>
          <w:tcPr>
            <w:tcW w:w="1265" w:type="dxa"/>
          </w:tcPr>
          <w:p>
            <w:pPr>
              <w:pStyle w:val="11"/>
              <w:ind w:left="99" w:right="1"/>
              <w:rPr>
                <w:sz w:val="18"/>
              </w:rPr>
            </w:pPr>
            <w:r>
              <w:rPr>
                <w:spacing w:val="-2"/>
                <w:sz w:val="18"/>
              </w:rPr>
              <w:t>0.671</w:t>
            </w:r>
          </w:p>
        </w:tc>
        <w:tc>
          <w:tcPr>
            <w:tcW w:w="1156" w:type="dxa"/>
          </w:tcPr>
          <w:p>
            <w:pPr>
              <w:pStyle w:val="11"/>
              <w:ind w:left="40"/>
              <w:rPr>
                <w:sz w:val="18"/>
              </w:rPr>
            </w:pPr>
            <w:r>
              <w:rPr>
                <w:spacing w:val="-2"/>
                <w:sz w:val="18"/>
              </w:rPr>
              <w:t>0.988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8" w:right="44"/>
              <w:rPr>
                <w:sz w:val="18"/>
              </w:rPr>
            </w:pPr>
            <w:r>
              <w:rPr>
                <w:spacing w:val="-5"/>
                <w:sz w:val="18"/>
              </w:rPr>
              <w:t>0.1</w:t>
            </w:r>
          </w:p>
        </w:tc>
        <w:tc>
          <w:tcPr>
            <w:tcW w:w="900" w:type="dxa"/>
          </w:tcPr>
          <w:p>
            <w:pPr>
              <w:pStyle w:val="11"/>
              <w:ind w:left="27" w:right="7"/>
              <w:rPr>
                <w:sz w:val="18"/>
              </w:rPr>
            </w:pPr>
            <w:r>
              <w:rPr>
                <w:spacing w:val="-4"/>
                <w:sz w:val="18"/>
              </w:rPr>
              <w:t>0.08</w:t>
            </w:r>
          </w:p>
        </w:tc>
        <w:tc>
          <w:tcPr>
            <w:tcW w:w="857" w:type="dxa"/>
          </w:tcPr>
          <w:p>
            <w:pPr>
              <w:pStyle w:val="11"/>
              <w:ind w:left="27" w:right="2"/>
              <w:rPr>
                <w:sz w:val="18"/>
              </w:rPr>
            </w:pPr>
            <w:r>
              <w:rPr>
                <w:spacing w:val="-4"/>
                <w:sz w:val="18"/>
              </w:rPr>
              <w:t>0.08</w:t>
            </w:r>
          </w:p>
        </w:tc>
        <w:tc>
          <w:tcPr>
            <w:tcW w:w="1265" w:type="dxa"/>
          </w:tcPr>
          <w:p>
            <w:pPr>
              <w:pStyle w:val="11"/>
              <w:ind w:left="99" w:right="1"/>
              <w:rPr>
                <w:sz w:val="18"/>
              </w:rPr>
            </w:pPr>
            <w:r>
              <w:rPr>
                <w:spacing w:val="-2"/>
                <w:sz w:val="18"/>
              </w:rPr>
              <w:t>0.008</w:t>
            </w:r>
          </w:p>
        </w:tc>
        <w:tc>
          <w:tcPr>
            <w:tcW w:w="1156" w:type="dxa"/>
          </w:tcPr>
          <w:p>
            <w:pPr>
              <w:pStyle w:val="11"/>
              <w:ind w:left="40"/>
              <w:rPr>
                <w:sz w:val="18"/>
              </w:rPr>
            </w:pPr>
            <w:r>
              <w:rPr>
                <w:spacing w:val="-2"/>
                <w:sz w:val="18"/>
              </w:rPr>
              <w:t>0.304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MC1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0.017</w:t>
            </w:r>
          </w:p>
        </w:tc>
        <w:tc>
          <w:tcPr>
            <w:tcW w:w="900" w:type="dxa"/>
          </w:tcPr>
          <w:p>
            <w:pPr>
              <w:pStyle w:val="11"/>
              <w:ind w:left="27" w:right="6"/>
              <w:rPr>
                <w:sz w:val="18"/>
              </w:rPr>
            </w:pPr>
            <w:r>
              <w:rPr>
                <w:spacing w:val="-2"/>
                <w:sz w:val="18"/>
              </w:rPr>
              <w:t>0.029</w:t>
            </w:r>
          </w:p>
        </w:tc>
        <w:tc>
          <w:tcPr>
            <w:tcW w:w="857" w:type="dxa"/>
          </w:tcPr>
          <w:p>
            <w:pPr>
              <w:pStyle w:val="11"/>
              <w:ind w:left="27"/>
              <w:rPr>
                <w:sz w:val="18"/>
              </w:rPr>
            </w:pPr>
            <w:r>
              <w:rPr>
                <w:spacing w:val="-2"/>
                <w:sz w:val="18"/>
              </w:rPr>
              <w:t>0.007</w:t>
            </w:r>
          </w:p>
        </w:tc>
        <w:tc>
          <w:tcPr>
            <w:tcW w:w="1265" w:type="dxa"/>
          </w:tcPr>
          <w:p>
            <w:pPr>
              <w:pStyle w:val="11"/>
              <w:ind w:left="99"/>
              <w:rPr>
                <w:sz w:val="18"/>
              </w:rPr>
            </w:pPr>
            <w:r>
              <w:rPr>
                <w:spacing w:val="-10"/>
                <w:sz w:val="18"/>
              </w:rPr>
              <w:t>0</w:t>
            </w:r>
          </w:p>
        </w:tc>
        <w:tc>
          <w:tcPr>
            <w:tcW w:w="1156" w:type="dxa"/>
          </w:tcPr>
          <w:p>
            <w:pPr>
              <w:pStyle w:val="11"/>
              <w:ind w:left="40"/>
              <w:rPr>
                <w:sz w:val="18"/>
              </w:rPr>
            </w:pPr>
            <w:r>
              <w:rPr>
                <w:spacing w:val="-2"/>
                <w:sz w:val="18"/>
              </w:rPr>
              <w:t>0.104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7" w:right="34"/>
              <w:rPr>
                <w:sz w:val="18"/>
              </w:rPr>
            </w:pPr>
            <w:r>
              <w:rPr>
                <w:spacing w:val="-2"/>
                <w:sz w:val="18"/>
              </w:rPr>
              <w:t>Tillering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0.281</w:t>
            </w:r>
          </w:p>
        </w:tc>
        <w:tc>
          <w:tcPr>
            <w:tcW w:w="900" w:type="dxa"/>
          </w:tcPr>
          <w:p>
            <w:pPr>
              <w:pStyle w:val="11"/>
              <w:ind w:left="27" w:right="6"/>
              <w:rPr>
                <w:sz w:val="18"/>
              </w:rPr>
            </w:pPr>
            <w:r>
              <w:rPr>
                <w:spacing w:val="-2"/>
                <w:sz w:val="18"/>
              </w:rPr>
              <w:t>0.173</w:t>
            </w:r>
          </w:p>
        </w:tc>
        <w:tc>
          <w:tcPr>
            <w:tcW w:w="857" w:type="dxa"/>
          </w:tcPr>
          <w:p>
            <w:pPr>
              <w:pStyle w:val="11"/>
              <w:ind w:left="27"/>
              <w:rPr>
                <w:sz w:val="18"/>
              </w:rPr>
            </w:pPr>
            <w:r>
              <w:rPr>
                <w:spacing w:val="-2"/>
                <w:sz w:val="18"/>
              </w:rPr>
              <w:t>0.258</w:t>
            </w:r>
          </w:p>
        </w:tc>
        <w:tc>
          <w:tcPr>
            <w:tcW w:w="1265" w:type="dxa"/>
          </w:tcPr>
          <w:p>
            <w:pPr>
              <w:pStyle w:val="11"/>
              <w:ind w:left="99" w:right="1"/>
              <w:rPr>
                <w:sz w:val="18"/>
              </w:rPr>
            </w:pPr>
            <w:r>
              <w:rPr>
                <w:spacing w:val="-2"/>
                <w:sz w:val="18"/>
              </w:rPr>
              <w:t>0.035</w:t>
            </w:r>
          </w:p>
        </w:tc>
        <w:tc>
          <w:tcPr>
            <w:tcW w:w="1156" w:type="dxa"/>
          </w:tcPr>
          <w:p>
            <w:pPr>
              <w:pStyle w:val="11"/>
              <w:ind w:left="40"/>
              <w:rPr>
                <w:sz w:val="18"/>
              </w:rPr>
            </w:pPr>
            <w:r>
              <w:rPr>
                <w:spacing w:val="-2"/>
                <w:sz w:val="18"/>
              </w:rPr>
              <w:t>0.652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0.274</w:t>
            </w:r>
          </w:p>
        </w:tc>
        <w:tc>
          <w:tcPr>
            <w:tcW w:w="900" w:type="dxa"/>
          </w:tcPr>
          <w:p>
            <w:pPr>
              <w:pStyle w:val="11"/>
              <w:ind w:left="27" w:right="6"/>
              <w:rPr>
                <w:sz w:val="18"/>
              </w:rPr>
            </w:pPr>
            <w:r>
              <w:rPr>
                <w:spacing w:val="-2"/>
                <w:sz w:val="18"/>
              </w:rPr>
              <w:t>0.209</w:t>
            </w:r>
          </w:p>
        </w:tc>
        <w:tc>
          <w:tcPr>
            <w:tcW w:w="857" w:type="dxa"/>
          </w:tcPr>
          <w:p>
            <w:pPr>
              <w:pStyle w:val="11"/>
              <w:ind w:left="27" w:right="2"/>
              <w:rPr>
                <w:sz w:val="18"/>
              </w:rPr>
            </w:pPr>
            <w:r>
              <w:rPr>
                <w:spacing w:val="-4"/>
                <w:sz w:val="18"/>
              </w:rPr>
              <w:t>0.22</w:t>
            </w:r>
          </w:p>
        </w:tc>
        <w:tc>
          <w:tcPr>
            <w:tcW w:w="1265" w:type="dxa"/>
          </w:tcPr>
          <w:p>
            <w:pPr>
              <w:pStyle w:val="11"/>
              <w:ind w:left="99" w:right="1"/>
              <w:rPr>
                <w:sz w:val="18"/>
              </w:rPr>
            </w:pPr>
            <w:r>
              <w:rPr>
                <w:spacing w:val="-2"/>
                <w:sz w:val="18"/>
              </w:rPr>
              <w:t>0.016</w:t>
            </w:r>
          </w:p>
        </w:tc>
        <w:tc>
          <w:tcPr>
            <w:tcW w:w="1156" w:type="dxa"/>
          </w:tcPr>
          <w:p>
            <w:pPr>
              <w:pStyle w:val="11"/>
              <w:ind w:left="40"/>
              <w:rPr>
                <w:sz w:val="18"/>
              </w:rPr>
            </w:pPr>
            <w:r>
              <w:rPr>
                <w:spacing w:val="-2"/>
                <w:sz w:val="18"/>
              </w:rPr>
              <w:t>0.766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0.445</w:t>
            </w:r>
          </w:p>
        </w:tc>
        <w:tc>
          <w:tcPr>
            <w:tcW w:w="900" w:type="dxa"/>
          </w:tcPr>
          <w:p>
            <w:pPr>
              <w:pStyle w:val="11"/>
              <w:ind w:left="27" w:right="6"/>
              <w:rPr>
                <w:sz w:val="18"/>
              </w:rPr>
            </w:pPr>
            <w:r>
              <w:rPr>
                <w:spacing w:val="-2"/>
                <w:sz w:val="18"/>
              </w:rPr>
              <w:t>0.194</w:t>
            </w:r>
          </w:p>
        </w:tc>
        <w:tc>
          <w:tcPr>
            <w:tcW w:w="857" w:type="dxa"/>
          </w:tcPr>
          <w:p>
            <w:pPr>
              <w:pStyle w:val="11"/>
              <w:ind w:left="27"/>
              <w:rPr>
                <w:sz w:val="18"/>
              </w:rPr>
            </w:pPr>
            <w:r>
              <w:rPr>
                <w:spacing w:val="-2"/>
                <w:sz w:val="18"/>
              </w:rPr>
              <w:t>0.442</w:t>
            </w:r>
          </w:p>
        </w:tc>
        <w:tc>
          <w:tcPr>
            <w:tcW w:w="1265" w:type="dxa"/>
          </w:tcPr>
          <w:p>
            <w:pPr>
              <w:pStyle w:val="11"/>
              <w:ind w:left="99" w:right="1"/>
              <w:rPr>
                <w:sz w:val="18"/>
              </w:rPr>
            </w:pPr>
            <w:r>
              <w:rPr>
                <w:spacing w:val="-2"/>
                <w:sz w:val="18"/>
              </w:rPr>
              <w:t>0.094</w:t>
            </w:r>
          </w:p>
        </w:tc>
        <w:tc>
          <w:tcPr>
            <w:tcW w:w="1156" w:type="dxa"/>
          </w:tcPr>
          <w:p>
            <w:pPr>
              <w:pStyle w:val="11"/>
              <w:ind w:left="40"/>
              <w:rPr>
                <w:sz w:val="18"/>
              </w:rPr>
            </w:pPr>
            <w:r>
              <w:rPr>
                <w:spacing w:val="-2"/>
                <w:sz w:val="18"/>
              </w:rPr>
              <w:t>0.824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7" w:right="34"/>
              <w:rPr>
                <w:sz w:val="18"/>
              </w:rPr>
            </w:pPr>
            <w:r>
              <w:rPr>
                <w:spacing w:val="-2"/>
                <w:sz w:val="18"/>
              </w:rPr>
              <w:t>Flowering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0.767</w:t>
            </w:r>
          </w:p>
        </w:tc>
        <w:tc>
          <w:tcPr>
            <w:tcW w:w="900" w:type="dxa"/>
          </w:tcPr>
          <w:p>
            <w:pPr>
              <w:pStyle w:val="11"/>
              <w:ind w:left="27" w:right="6"/>
              <w:rPr>
                <w:sz w:val="18"/>
              </w:rPr>
            </w:pPr>
            <w:r>
              <w:rPr>
                <w:spacing w:val="-2"/>
                <w:sz w:val="18"/>
              </w:rPr>
              <w:t>0.206</w:t>
            </w:r>
          </w:p>
        </w:tc>
        <w:tc>
          <w:tcPr>
            <w:tcW w:w="857" w:type="dxa"/>
          </w:tcPr>
          <w:p>
            <w:pPr>
              <w:pStyle w:val="11"/>
              <w:ind w:left="27"/>
              <w:rPr>
                <w:sz w:val="18"/>
              </w:rPr>
            </w:pPr>
            <w:r>
              <w:rPr>
                <w:spacing w:val="-2"/>
                <w:sz w:val="18"/>
              </w:rPr>
              <w:t>0.848</w:t>
            </w:r>
          </w:p>
        </w:tc>
        <w:tc>
          <w:tcPr>
            <w:tcW w:w="1265" w:type="dxa"/>
          </w:tcPr>
          <w:p>
            <w:pPr>
              <w:pStyle w:val="11"/>
              <w:ind w:left="99" w:right="1"/>
              <w:rPr>
                <w:sz w:val="18"/>
              </w:rPr>
            </w:pPr>
            <w:r>
              <w:rPr>
                <w:spacing w:val="-2"/>
                <w:sz w:val="18"/>
              </w:rPr>
              <w:t>0.302</w:t>
            </w:r>
          </w:p>
        </w:tc>
        <w:tc>
          <w:tcPr>
            <w:tcW w:w="1156" w:type="dxa"/>
          </w:tcPr>
          <w:p>
            <w:pPr>
              <w:pStyle w:val="11"/>
              <w:ind w:left="40"/>
              <w:rPr>
                <w:sz w:val="18"/>
              </w:rPr>
            </w:pPr>
            <w:r>
              <w:rPr>
                <w:spacing w:val="-2"/>
                <w:sz w:val="18"/>
              </w:rPr>
              <w:t>0.984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44" w:type="dxa"/>
          </w:tcPr>
          <w:p>
            <w:pPr>
              <w:pStyle w:val="11"/>
              <w:spacing w:before="54"/>
              <w:ind w:left="20"/>
              <w:rPr>
                <w:sz w:val="18"/>
              </w:rPr>
            </w:pPr>
            <w:r>
              <w:rPr>
                <w:spacing w:val="-4"/>
                <w:sz w:val="18"/>
              </w:rPr>
              <w:t>2017</w:t>
            </w:r>
          </w:p>
        </w:tc>
        <w:tc>
          <w:tcPr>
            <w:tcW w:w="737" w:type="dxa"/>
          </w:tcPr>
          <w:p>
            <w:pPr>
              <w:pStyle w:val="11"/>
              <w:spacing w:before="54"/>
              <w:ind w:left="35"/>
              <w:rPr>
                <w:sz w:val="18"/>
              </w:rPr>
            </w:pPr>
            <w:r>
              <w:rPr>
                <w:spacing w:val="-4"/>
                <w:sz w:val="18"/>
              </w:rPr>
              <w:t>Both</w:t>
            </w:r>
          </w:p>
        </w:tc>
        <w:tc>
          <w:tcPr>
            <w:tcW w:w="766" w:type="dxa"/>
          </w:tcPr>
          <w:p>
            <w:pPr>
              <w:pStyle w:val="11"/>
              <w:spacing w:before="54"/>
              <w:ind w:right="44"/>
              <w:rPr>
                <w:sz w:val="18"/>
              </w:rPr>
            </w:pPr>
            <w:r>
              <w:rPr>
                <w:spacing w:val="-5"/>
                <w:sz w:val="18"/>
              </w:rPr>
              <w:t>MO1</w:t>
            </w:r>
          </w:p>
        </w:tc>
        <w:tc>
          <w:tcPr>
            <w:tcW w:w="1060" w:type="dxa"/>
          </w:tcPr>
          <w:p>
            <w:pPr>
              <w:pStyle w:val="11"/>
              <w:spacing w:before="54"/>
              <w:ind w:left="17" w:right="34"/>
              <w:rPr>
                <w:sz w:val="18"/>
              </w:rPr>
            </w:pPr>
            <w:r>
              <w:rPr>
                <w:spacing w:val="-2"/>
                <w:sz w:val="18"/>
              </w:rPr>
              <w:t>Flowering</w:t>
            </w:r>
          </w:p>
        </w:tc>
        <w:tc>
          <w:tcPr>
            <w:tcW w:w="1726" w:type="dxa"/>
          </w:tcPr>
          <w:p>
            <w:pPr>
              <w:pStyle w:val="11"/>
              <w:spacing w:before="54"/>
              <w:ind w:left="12" w:right="65"/>
              <w:rPr>
                <w:sz w:val="18"/>
              </w:rPr>
            </w:pPr>
            <w:r>
              <w:rPr>
                <w:sz w:val="18"/>
              </w:rPr>
              <w:t>Tourist</w:t>
            </w:r>
            <w:r>
              <w:rPr>
                <w:spacing w:val="8"/>
                <w:sz w:val="18"/>
              </w:rPr>
              <w:t xml:space="preserve"> </w:t>
            </w:r>
            <w:r>
              <w:rPr>
                <w:spacing w:val="-2"/>
                <w:sz w:val="18"/>
              </w:rPr>
              <w:t>herbivore</w:t>
            </w:r>
          </w:p>
        </w:tc>
        <w:tc>
          <w:tcPr>
            <w:tcW w:w="887" w:type="dxa"/>
          </w:tcPr>
          <w:p>
            <w:pPr>
              <w:pStyle w:val="11"/>
              <w:spacing w:before="54"/>
              <w:ind w:left="17" w:right="44"/>
              <w:rPr>
                <w:sz w:val="18"/>
              </w:rPr>
            </w:pPr>
            <w:r>
              <w:rPr>
                <w:spacing w:val="-2"/>
                <w:sz w:val="18"/>
              </w:rPr>
              <w:t>0.203</w:t>
            </w:r>
          </w:p>
        </w:tc>
        <w:tc>
          <w:tcPr>
            <w:tcW w:w="900" w:type="dxa"/>
          </w:tcPr>
          <w:p>
            <w:pPr>
              <w:pStyle w:val="11"/>
              <w:spacing w:before="54"/>
              <w:ind w:left="27" w:right="6"/>
              <w:rPr>
                <w:sz w:val="18"/>
              </w:rPr>
            </w:pPr>
            <w:r>
              <w:rPr>
                <w:spacing w:val="-2"/>
                <w:sz w:val="18"/>
              </w:rPr>
              <w:t>0.197</w:t>
            </w:r>
          </w:p>
        </w:tc>
        <w:tc>
          <w:tcPr>
            <w:tcW w:w="857" w:type="dxa"/>
          </w:tcPr>
          <w:p>
            <w:pPr>
              <w:pStyle w:val="11"/>
              <w:spacing w:before="54"/>
              <w:ind w:left="27" w:right="2"/>
              <w:rPr>
                <w:sz w:val="18"/>
              </w:rPr>
            </w:pPr>
            <w:r>
              <w:rPr>
                <w:spacing w:val="-4"/>
                <w:sz w:val="18"/>
              </w:rPr>
              <w:t>0.12</w:t>
            </w:r>
          </w:p>
        </w:tc>
        <w:tc>
          <w:tcPr>
            <w:tcW w:w="1265" w:type="dxa"/>
          </w:tcPr>
          <w:p>
            <w:pPr>
              <w:pStyle w:val="11"/>
              <w:spacing w:before="54"/>
              <w:ind w:left="99" w:right="1"/>
              <w:rPr>
                <w:sz w:val="18"/>
              </w:rPr>
            </w:pPr>
            <w:r>
              <w:rPr>
                <w:spacing w:val="-2"/>
                <w:sz w:val="18"/>
              </w:rPr>
              <w:t>0.006</w:t>
            </w:r>
          </w:p>
        </w:tc>
        <w:tc>
          <w:tcPr>
            <w:tcW w:w="1156" w:type="dxa"/>
          </w:tcPr>
          <w:p>
            <w:pPr>
              <w:pStyle w:val="11"/>
              <w:spacing w:before="54"/>
              <w:ind w:left="40"/>
              <w:rPr>
                <w:sz w:val="18"/>
              </w:rPr>
            </w:pPr>
            <w:r>
              <w:rPr>
                <w:spacing w:val="-2"/>
                <w:sz w:val="18"/>
              </w:rPr>
              <w:t>0.656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7" w:right="34"/>
              <w:rPr>
                <w:sz w:val="18"/>
              </w:rPr>
            </w:pPr>
            <w:r>
              <w:rPr>
                <w:spacing w:val="-2"/>
                <w:sz w:val="18"/>
              </w:rPr>
              <w:t>Flowering</w:t>
            </w:r>
          </w:p>
        </w:tc>
        <w:tc>
          <w:tcPr>
            <w:tcW w:w="1726" w:type="dxa"/>
          </w:tcPr>
          <w:p>
            <w:pPr>
              <w:pStyle w:val="11"/>
              <w:ind w:left="12" w:right="65"/>
              <w:rPr>
                <w:sz w:val="18"/>
              </w:rPr>
            </w:pPr>
            <w:r>
              <w:rPr>
                <w:spacing w:val="-2"/>
                <w:sz w:val="18"/>
              </w:rPr>
              <w:t>Detritivore</w:t>
            </w:r>
          </w:p>
        </w:tc>
        <w:tc>
          <w:tcPr>
            <w:tcW w:w="887" w:type="dxa"/>
          </w:tcPr>
          <w:p>
            <w:pPr>
              <w:pStyle w:val="11"/>
              <w:ind w:left="15" w:right="44"/>
              <w:rPr>
                <w:sz w:val="18"/>
              </w:rPr>
            </w:pPr>
            <w:r>
              <w:rPr>
                <w:spacing w:val="-4"/>
                <w:sz w:val="18"/>
              </w:rPr>
              <w:t>0.03</w:t>
            </w:r>
          </w:p>
        </w:tc>
        <w:tc>
          <w:tcPr>
            <w:tcW w:w="900" w:type="dxa"/>
          </w:tcPr>
          <w:p>
            <w:pPr>
              <w:pStyle w:val="11"/>
              <w:ind w:left="27" w:right="6"/>
              <w:rPr>
                <w:sz w:val="18"/>
              </w:rPr>
            </w:pPr>
            <w:r>
              <w:rPr>
                <w:spacing w:val="-2"/>
                <w:sz w:val="18"/>
              </w:rPr>
              <w:t>0.033</w:t>
            </w:r>
          </w:p>
        </w:tc>
        <w:tc>
          <w:tcPr>
            <w:tcW w:w="857" w:type="dxa"/>
          </w:tcPr>
          <w:p>
            <w:pPr>
              <w:pStyle w:val="11"/>
              <w:ind w:left="27"/>
              <w:rPr>
                <w:sz w:val="18"/>
              </w:rPr>
            </w:pPr>
            <w:r>
              <w:rPr>
                <w:spacing w:val="-2"/>
                <w:sz w:val="18"/>
              </w:rPr>
              <w:t>0.019</w:t>
            </w:r>
          </w:p>
        </w:tc>
        <w:tc>
          <w:tcPr>
            <w:tcW w:w="1265" w:type="dxa"/>
          </w:tcPr>
          <w:p>
            <w:pPr>
              <w:pStyle w:val="11"/>
              <w:ind w:left="99" w:right="1"/>
              <w:rPr>
                <w:sz w:val="18"/>
              </w:rPr>
            </w:pPr>
            <w:r>
              <w:rPr>
                <w:spacing w:val="-2"/>
                <w:sz w:val="18"/>
              </w:rPr>
              <w:t>0.002</w:t>
            </w:r>
          </w:p>
        </w:tc>
        <w:tc>
          <w:tcPr>
            <w:tcW w:w="1156" w:type="dxa"/>
          </w:tcPr>
          <w:p>
            <w:pPr>
              <w:pStyle w:val="11"/>
              <w:ind w:left="40"/>
              <w:rPr>
                <w:sz w:val="18"/>
              </w:rPr>
            </w:pPr>
            <w:r>
              <w:rPr>
                <w:spacing w:val="-2"/>
                <w:sz w:val="18"/>
              </w:rPr>
              <w:t>0.119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4" w:right="34"/>
              <w:rPr>
                <w:sz w:val="18"/>
              </w:rPr>
            </w:pPr>
            <w:r>
              <w:rPr>
                <w:spacing w:val="-2"/>
                <w:sz w:val="18"/>
              </w:rPr>
              <w:t>Ripening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5" w:right="44"/>
              <w:rPr>
                <w:sz w:val="18"/>
              </w:rPr>
            </w:pPr>
            <w:r>
              <w:rPr>
                <w:spacing w:val="-4"/>
                <w:sz w:val="18"/>
              </w:rPr>
              <w:t>0.88</w:t>
            </w:r>
          </w:p>
        </w:tc>
        <w:tc>
          <w:tcPr>
            <w:tcW w:w="900" w:type="dxa"/>
          </w:tcPr>
          <w:p>
            <w:pPr>
              <w:pStyle w:val="11"/>
              <w:ind w:left="27" w:right="6"/>
              <w:rPr>
                <w:sz w:val="18"/>
              </w:rPr>
            </w:pPr>
            <w:r>
              <w:rPr>
                <w:spacing w:val="-2"/>
                <w:sz w:val="18"/>
              </w:rPr>
              <w:t>0.126</w:t>
            </w:r>
          </w:p>
        </w:tc>
        <w:tc>
          <w:tcPr>
            <w:tcW w:w="857" w:type="dxa"/>
          </w:tcPr>
          <w:p>
            <w:pPr>
              <w:pStyle w:val="11"/>
              <w:ind w:left="27" w:right="2"/>
              <w:rPr>
                <w:sz w:val="18"/>
              </w:rPr>
            </w:pPr>
            <w:r>
              <w:rPr>
                <w:spacing w:val="-4"/>
                <w:sz w:val="18"/>
              </w:rPr>
              <w:t>0.93</w:t>
            </w:r>
          </w:p>
        </w:tc>
        <w:tc>
          <w:tcPr>
            <w:tcW w:w="1265" w:type="dxa"/>
          </w:tcPr>
          <w:p>
            <w:pPr>
              <w:pStyle w:val="11"/>
              <w:ind w:left="99" w:right="1"/>
              <w:rPr>
                <w:sz w:val="18"/>
              </w:rPr>
            </w:pPr>
            <w:r>
              <w:rPr>
                <w:spacing w:val="-2"/>
                <w:sz w:val="18"/>
              </w:rPr>
              <w:t>0.545</w:t>
            </w:r>
          </w:p>
        </w:tc>
        <w:tc>
          <w:tcPr>
            <w:tcW w:w="1156" w:type="dxa"/>
          </w:tcPr>
          <w:p>
            <w:pPr>
              <w:pStyle w:val="11"/>
              <w:ind w:left="40"/>
              <w:rPr>
                <w:sz w:val="18"/>
              </w:rPr>
            </w:pPr>
            <w:r>
              <w:rPr>
                <w:spacing w:val="-2"/>
                <w:sz w:val="18"/>
              </w:rPr>
              <w:t>0.994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5" w:right="44"/>
              <w:rPr>
                <w:sz w:val="18"/>
              </w:rPr>
            </w:pPr>
            <w:r>
              <w:rPr>
                <w:spacing w:val="-4"/>
                <w:sz w:val="18"/>
              </w:rPr>
              <w:t>0.11</w:t>
            </w:r>
          </w:p>
        </w:tc>
        <w:tc>
          <w:tcPr>
            <w:tcW w:w="900" w:type="dxa"/>
          </w:tcPr>
          <w:p>
            <w:pPr>
              <w:pStyle w:val="11"/>
              <w:ind w:left="27" w:right="6"/>
              <w:rPr>
                <w:sz w:val="18"/>
              </w:rPr>
            </w:pPr>
            <w:r>
              <w:rPr>
                <w:spacing w:val="-2"/>
                <w:sz w:val="18"/>
              </w:rPr>
              <w:t>0.122</w:t>
            </w:r>
          </w:p>
        </w:tc>
        <w:tc>
          <w:tcPr>
            <w:tcW w:w="857" w:type="dxa"/>
          </w:tcPr>
          <w:p>
            <w:pPr>
              <w:pStyle w:val="11"/>
              <w:ind w:left="27" w:right="2"/>
              <w:rPr>
                <w:sz w:val="18"/>
              </w:rPr>
            </w:pPr>
            <w:r>
              <w:rPr>
                <w:spacing w:val="-4"/>
                <w:sz w:val="18"/>
              </w:rPr>
              <w:t>0.06</w:t>
            </w:r>
          </w:p>
        </w:tc>
        <w:tc>
          <w:tcPr>
            <w:tcW w:w="1265" w:type="dxa"/>
          </w:tcPr>
          <w:p>
            <w:pPr>
              <w:pStyle w:val="11"/>
              <w:ind w:left="99" w:right="1"/>
              <w:rPr>
                <w:sz w:val="18"/>
              </w:rPr>
            </w:pPr>
            <w:r>
              <w:rPr>
                <w:spacing w:val="-2"/>
                <w:sz w:val="18"/>
              </w:rPr>
              <w:t>0.003</w:t>
            </w:r>
          </w:p>
        </w:tc>
        <w:tc>
          <w:tcPr>
            <w:tcW w:w="1156" w:type="dxa"/>
          </w:tcPr>
          <w:p>
            <w:pPr>
              <w:pStyle w:val="11"/>
              <w:ind w:left="40"/>
              <w:rPr>
                <w:sz w:val="18"/>
              </w:rPr>
            </w:pPr>
            <w:r>
              <w:rPr>
                <w:spacing w:val="-2"/>
                <w:sz w:val="18"/>
              </w:rPr>
              <w:t>0.442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MO1</w:t>
            </w:r>
          </w:p>
        </w:tc>
        <w:tc>
          <w:tcPr>
            <w:tcW w:w="1060" w:type="dxa"/>
          </w:tcPr>
          <w:p>
            <w:pPr>
              <w:pStyle w:val="11"/>
              <w:ind w:left="14" w:right="34"/>
              <w:rPr>
                <w:sz w:val="18"/>
              </w:rPr>
            </w:pPr>
            <w:r>
              <w:rPr>
                <w:spacing w:val="-2"/>
                <w:sz w:val="18"/>
              </w:rPr>
              <w:t>Ripening</w:t>
            </w:r>
          </w:p>
        </w:tc>
        <w:tc>
          <w:tcPr>
            <w:tcW w:w="1726" w:type="dxa"/>
          </w:tcPr>
          <w:p>
            <w:pPr>
              <w:pStyle w:val="11"/>
              <w:ind w:left="12" w:right="65"/>
              <w:rPr>
                <w:sz w:val="18"/>
              </w:rPr>
            </w:pPr>
            <w:r>
              <w:rPr>
                <w:spacing w:val="-2"/>
                <w:sz w:val="18"/>
              </w:rPr>
              <w:t>Detritivore</w:t>
            </w:r>
          </w:p>
        </w:tc>
        <w:tc>
          <w:tcPr>
            <w:tcW w:w="887" w:type="dxa"/>
          </w:tcPr>
          <w:p>
            <w:pPr>
              <w:pStyle w:val="11"/>
              <w:ind w:left="15" w:right="44"/>
              <w:rPr>
                <w:sz w:val="18"/>
              </w:rPr>
            </w:pPr>
            <w:r>
              <w:rPr>
                <w:spacing w:val="-4"/>
                <w:sz w:val="18"/>
              </w:rPr>
              <w:t>0.01</w:t>
            </w:r>
          </w:p>
        </w:tc>
        <w:tc>
          <w:tcPr>
            <w:tcW w:w="900" w:type="dxa"/>
          </w:tcPr>
          <w:p>
            <w:pPr>
              <w:pStyle w:val="11"/>
              <w:ind w:left="27" w:right="6"/>
              <w:rPr>
                <w:sz w:val="18"/>
              </w:rPr>
            </w:pPr>
            <w:r>
              <w:rPr>
                <w:spacing w:val="-2"/>
                <w:sz w:val="18"/>
              </w:rPr>
              <w:t>0.015</w:t>
            </w:r>
          </w:p>
        </w:tc>
        <w:tc>
          <w:tcPr>
            <w:tcW w:w="857" w:type="dxa"/>
          </w:tcPr>
          <w:p>
            <w:pPr>
              <w:pStyle w:val="11"/>
              <w:ind w:left="27"/>
              <w:rPr>
                <w:sz w:val="18"/>
              </w:rPr>
            </w:pPr>
            <w:r>
              <w:rPr>
                <w:spacing w:val="-2"/>
                <w:sz w:val="18"/>
              </w:rPr>
              <w:t>0.005</w:t>
            </w:r>
          </w:p>
        </w:tc>
        <w:tc>
          <w:tcPr>
            <w:tcW w:w="1265" w:type="dxa"/>
          </w:tcPr>
          <w:p>
            <w:pPr>
              <w:pStyle w:val="11"/>
              <w:ind w:left="99"/>
              <w:rPr>
                <w:sz w:val="18"/>
              </w:rPr>
            </w:pPr>
            <w:r>
              <w:rPr>
                <w:spacing w:val="-10"/>
                <w:sz w:val="18"/>
              </w:rPr>
              <w:t>0</w:t>
            </w:r>
          </w:p>
        </w:tc>
        <w:tc>
          <w:tcPr>
            <w:tcW w:w="1156" w:type="dxa"/>
          </w:tcPr>
          <w:p>
            <w:pPr>
              <w:pStyle w:val="11"/>
              <w:ind w:left="40"/>
              <w:rPr>
                <w:sz w:val="18"/>
              </w:rPr>
            </w:pPr>
            <w:r>
              <w:rPr>
                <w:spacing w:val="-2"/>
                <w:sz w:val="18"/>
              </w:rPr>
              <w:t>0.051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SC1</w:t>
            </w:r>
          </w:p>
        </w:tc>
        <w:tc>
          <w:tcPr>
            <w:tcW w:w="1060" w:type="dxa"/>
          </w:tcPr>
          <w:p>
            <w:pPr>
              <w:pStyle w:val="11"/>
              <w:ind w:left="17" w:right="34"/>
              <w:rPr>
                <w:sz w:val="18"/>
              </w:rPr>
            </w:pPr>
            <w:r>
              <w:rPr>
                <w:spacing w:val="-2"/>
                <w:sz w:val="18"/>
              </w:rPr>
              <w:t>Tillering</w:t>
            </w:r>
          </w:p>
        </w:tc>
        <w:tc>
          <w:tcPr>
            <w:tcW w:w="1726" w:type="dxa"/>
          </w:tcPr>
          <w:p>
            <w:pPr>
              <w:pStyle w:val="11"/>
              <w:ind w:left="14" w:right="65"/>
              <w:rPr>
                <w:sz w:val="18"/>
              </w:rPr>
            </w:pPr>
            <w:r>
              <w:rPr>
                <w:sz w:val="18"/>
              </w:rPr>
              <w:t>Rice</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0.219</w:t>
            </w:r>
          </w:p>
        </w:tc>
        <w:tc>
          <w:tcPr>
            <w:tcW w:w="900" w:type="dxa"/>
          </w:tcPr>
          <w:p>
            <w:pPr>
              <w:pStyle w:val="11"/>
              <w:ind w:left="27" w:right="6"/>
              <w:rPr>
                <w:sz w:val="18"/>
              </w:rPr>
            </w:pPr>
            <w:r>
              <w:rPr>
                <w:spacing w:val="-2"/>
                <w:sz w:val="18"/>
              </w:rPr>
              <w:t>0.115</w:t>
            </w:r>
          </w:p>
        </w:tc>
        <w:tc>
          <w:tcPr>
            <w:tcW w:w="857" w:type="dxa"/>
          </w:tcPr>
          <w:p>
            <w:pPr>
              <w:pStyle w:val="11"/>
              <w:ind w:left="27"/>
              <w:rPr>
                <w:sz w:val="18"/>
              </w:rPr>
            </w:pPr>
            <w:r>
              <w:rPr>
                <w:spacing w:val="-2"/>
                <w:sz w:val="18"/>
              </w:rPr>
              <w:t>0.208</w:t>
            </w:r>
          </w:p>
        </w:tc>
        <w:tc>
          <w:tcPr>
            <w:tcW w:w="1265" w:type="dxa"/>
          </w:tcPr>
          <w:p>
            <w:pPr>
              <w:pStyle w:val="11"/>
              <w:ind w:left="99" w:right="1"/>
              <w:rPr>
                <w:sz w:val="18"/>
              </w:rPr>
            </w:pPr>
            <w:r>
              <w:rPr>
                <w:spacing w:val="-2"/>
                <w:sz w:val="18"/>
              </w:rPr>
              <w:t>0.043</w:t>
            </w:r>
          </w:p>
        </w:tc>
        <w:tc>
          <w:tcPr>
            <w:tcW w:w="1156" w:type="dxa"/>
          </w:tcPr>
          <w:p>
            <w:pPr>
              <w:pStyle w:val="11"/>
              <w:ind w:left="40" w:right="2"/>
              <w:rPr>
                <w:sz w:val="18"/>
              </w:rPr>
            </w:pPr>
            <w:r>
              <w:rPr>
                <w:spacing w:val="-4"/>
                <w:sz w:val="18"/>
              </w:rPr>
              <w:t>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SC1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z w:val="18"/>
              </w:rPr>
              <w:t>Tourist</w:t>
            </w:r>
            <w:r>
              <w:rPr>
                <w:spacing w:val="8"/>
                <w:sz w:val="18"/>
              </w:rPr>
              <w:t xml:space="preserve"> </w:t>
            </w:r>
            <w:r>
              <w:rPr>
                <w:spacing w:val="-2"/>
                <w:sz w:val="18"/>
              </w:rPr>
              <w:t>herbivore</w:t>
            </w:r>
          </w:p>
        </w:tc>
        <w:tc>
          <w:tcPr>
            <w:tcW w:w="887" w:type="dxa"/>
          </w:tcPr>
          <w:p>
            <w:pPr>
              <w:pStyle w:val="11"/>
              <w:ind w:left="17" w:right="44"/>
              <w:rPr>
                <w:sz w:val="18"/>
              </w:rPr>
            </w:pPr>
            <w:r>
              <w:rPr>
                <w:spacing w:val="-2"/>
                <w:sz w:val="18"/>
              </w:rPr>
              <w:t>0.095</w:t>
            </w:r>
          </w:p>
        </w:tc>
        <w:tc>
          <w:tcPr>
            <w:tcW w:w="900" w:type="dxa"/>
          </w:tcPr>
          <w:p>
            <w:pPr>
              <w:pStyle w:val="11"/>
              <w:ind w:left="27" w:right="6"/>
              <w:rPr>
                <w:sz w:val="18"/>
              </w:rPr>
            </w:pPr>
            <w:r>
              <w:rPr>
                <w:spacing w:val="-2"/>
                <w:sz w:val="18"/>
              </w:rPr>
              <w:t>0.087</w:t>
            </w:r>
          </w:p>
        </w:tc>
        <w:tc>
          <w:tcPr>
            <w:tcW w:w="857" w:type="dxa"/>
          </w:tcPr>
          <w:p>
            <w:pPr>
              <w:pStyle w:val="11"/>
              <w:ind w:left="27"/>
              <w:rPr>
                <w:sz w:val="18"/>
              </w:rPr>
            </w:pPr>
            <w:r>
              <w:rPr>
                <w:spacing w:val="-2"/>
                <w:sz w:val="18"/>
              </w:rPr>
              <w:t>0.071</w:t>
            </w:r>
          </w:p>
        </w:tc>
        <w:tc>
          <w:tcPr>
            <w:tcW w:w="1265" w:type="dxa"/>
          </w:tcPr>
          <w:p>
            <w:pPr>
              <w:pStyle w:val="11"/>
              <w:ind w:left="99" w:right="1"/>
              <w:rPr>
                <w:sz w:val="18"/>
              </w:rPr>
            </w:pPr>
            <w:r>
              <w:rPr>
                <w:spacing w:val="-2"/>
                <w:sz w:val="18"/>
              </w:rPr>
              <w:t>0.007</w:t>
            </w:r>
          </w:p>
        </w:tc>
        <w:tc>
          <w:tcPr>
            <w:tcW w:w="1156" w:type="dxa"/>
          </w:tcPr>
          <w:p>
            <w:pPr>
              <w:pStyle w:val="11"/>
              <w:ind w:left="40"/>
              <w:rPr>
                <w:sz w:val="18"/>
              </w:rPr>
            </w:pPr>
            <w:r>
              <w:rPr>
                <w:spacing w:val="-2"/>
                <w:sz w:val="18"/>
              </w:rPr>
              <w:t>0.324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44" w:type="dxa"/>
          </w:tcPr>
          <w:p>
            <w:pPr>
              <w:pStyle w:val="11"/>
              <w:ind w:left="20"/>
              <w:rPr>
                <w:sz w:val="18"/>
              </w:rPr>
            </w:pPr>
            <w:r>
              <w:rPr>
                <w:spacing w:val="-4"/>
                <w:sz w:val="18"/>
              </w:rPr>
              <w:t>2017</w:t>
            </w:r>
          </w:p>
        </w:tc>
        <w:tc>
          <w:tcPr>
            <w:tcW w:w="737" w:type="dxa"/>
          </w:tcPr>
          <w:p>
            <w:pPr>
              <w:pStyle w:val="11"/>
              <w:ind w:left="35"/>
              <w:rPr>
                <w:sz w:val="18"/>
              </w:rPr>
            </w:pPr>
            <w:r>
              <w:rPr>
                <w:spacing w:val="-4"/>
                <w:sz w:val="18"/>
              </w:rPr>
              <w:t>Both</w:t>
            </w:r>
          </w:p>
        </w:tc>
        <w:tc>
          <w:tcPr>
            <w:tcW w:w="766" w:type="dxa"/>
          </w:tcPr>
          <w:p>
            <w:pPr>
              <w:pStyle w:val="11"/>
              <w:ind w:right="44"/>
              <w:rPr>
                <w:sz w:val="18"/>
              </w:rPr>
            </w:pPr>
            <w:r>
              <w:rPr>
                <w:spacing w:val="-5"/>
                <w:sz w:val="18"/>
              </w:rPr>
              <w:t>SC1</w:t>
            </w:r>
          </w:p>
        </w:tc>
        <w:tc>
          <w:tcPr>
            <w:tcW w:w="1060" w:type="dxa"/>
          </w:tcPr>
          <w:p>
            <w:pPr>
              <w:pStyle w:val="11"/>
              <w:ind w:left="17" w:right="34"/>
              <w:rPr>
                <w:sz w:val="18"/>
              </w:rPr>
            </w:pPr>
            <w:r>
              <w:rPr>
                <w:spacing w:val="-2"/>
                <w:sz w:val="18"/>
              </w:rPr>
              <w:t>Tillering</w:t>
            </w:r>
          </w:p>
        </w:tc>
        <w:tc>
          <w:tcPr>
            <w:tcW w:w="1726" w:type="dxa"/>
          </w:tcPr>
          <w:p>
            <w:pPr>
              <w:pStyle w:val="11"/>
              <w:ind w:left="12" w:right="65"/>
              <w:rPr>
                <w:sz w:val="18"/>
              </w:rPr>
            </w:pPr>
            <w:r>
              <w:rPr>
                <w:spacing w:val="-2"/>
                <w:sz w:val="18"/>
              </w:rPr>
              <w:t>Detritivore</w:t>
            </w:r>
          </w:p>
        </w:tc>
        <w:tc>
          <w:tcPr>
            <w:tcW w:w="887" w:type="dxa"/>
          </w:tcPr>
          <w:p>
            <w:pPr>
              <w:pStyle w:val="11"/>
              <w:ind w:left="17" w:right="44"/>
              <w:rPr>
                <w:sz w:val="18"/>
              </w:rPr>
            </w:pPr>
            <w:r>
              <w:rPr>
                <w:spacing w:val="-2"/>
                <w:sz w:val="18"/>
              </w:rPr>
              <w:t>0.685</w:t>
            </w:r>
          </w:p>
        </w:tc>
        <w:tc>
          <w:tcPr>
            <w:tcW w:w="900" w:type="dxa"/>
          </w:tcPr>
          <w:p>
            <w:pPr>
              <w:pStyle w:val="11"/>
              <w:ind w:left="27" w:right="6"/>
              <w:rPr>
                <w:sz w:val="18"/>
              </w:rPr>
            </w:pPr>
            <w:r>
              <w:rPr>
                <w:spacing w:val="-2"/>
                <w:sz w:val="18"/>
              </w:rPr>
              <w:t>0.146</w:t>
            </w:r>
          </w:p>
        </w:tc>
        <w:tc>
          <w:tcPr>
            <w:tcW w:w="857" w:type="dxa"/>
          </w:tcPr>
          <w:p>
            <w:pPr>
              <w:pStyle w:val="11"/>
              <w:ind w:left="27"/>
              <w:rPr>
                <w:sz w:val="18"/>
              </w:rPr>
            </w:pPr>
            <w:r>
              <w:rPr>
                <w:spacing w:val="-2"/>
                <w:sz w:val="18"/>
              </w:rPr>
              <w:t>0.694</w:t>
            </w:r>
          </w:p>
        </w:tc>
        <w:tc>
          <w:tcPr>
            <w:tcW w:w="1265" w:type="dxa"/>
          </w:tcPr>
          <w:p>
            <w:pPr>
              <w:pStyle w:val="11"/>
              <w:ind w:left="99" w:right="2"/>
              <w:rPr>
                <w:sz w:val="18"/>
              </w:rPr>
            </w:pPr>
            <w:r>
              <w:rPr>
                <w:spacing w:val="-4"/>
                <w:sz w:val="18"/>
              </w:rPr>
              <w:t>0.37</w:t>
            </w:r>
          </w:p>
        </w:tc>
        <w:tc>
          <w:tcPr>
            <w:tcW w:w="1156" w:type="dxa"/>
          </w:tcPr>
          <w:p>
            <w:pPr>
              <w:pStyle w:val="11"/>
              <w:ind w:left="40"/>
              <w:rPr>
                <w:sz w:val="18"/>
              </w:rPr>
            </w:pPr>
            <w:r>
              <w:rPr>
                <w:spacing w:val="-2"/>
                <w:sz w:val="18"/>
              </w:rPr>
              <w:t>0.933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644" w:type="dxa"/>
          </w:tcPr>
          <w:p>
            <w:pPr>
              <w:pStyle w:val="11"/>
              <w:spacing w:line="188" w:lineRule="exact"/>
              <w:ind w:left="20"/>
              <w:rPr>
                <w:sz w:val="18"/>
              </w:rPr>
            </w:pPr>
            <w:r>
              <w:rPr>
                <w:spacing w:val="-4"/>
                <w:sz w:val="18"/>
              </w:rPr>
              <w:t>2017</w:t>
            </w:r>
          </w:p>
        </w:tc>
        <w:tc>
          <w:tcPr>
            <w:tcW w:w="737" w:type="dxa"/>
          </w:tcPr>
          <w:p>
            <w:pPr>
              <w:pStyle w:val="11"/>
              <w:spacing w:line="188" w:lineRule="exact"/>
              <w:ind w:left="35"/>
              <w:rPr>
                <w:sz w:val="18"/>
              </w:rPr>
            </w:pPr>
            <w:r>
              <w:rPr>
                <w:spacing w:val="-4"/>
                <w:sz w:val="18"/>
              </w:rPr>
              <w:t>Both</w:t>
            </w:r>
          </w:p>
        </w:tc>
        <w:tc>
          <w:tcPr>
            <w:tcW w:w="766" w:type="dxa"/>
          </w:tcPr>
          <w:p>
            <w:pPr>
              <w:pStyle w:val="11"/>
              <w:spacing w:line="188" w:lineRule="exact"/>
              <w:ind w:right="44"/>
              <w:rPr>
                <w:sz w:val="18"/>
              </w:rPr>
            </w:pPr>
            <w:r>
              <w:rPr>
                <w:spacing w:val="-5"/>
                <w:sz w:val="18"/>
              </w:rPr>
              <w:t>SC1</w:t>
            </w:r>
          </w:p>
        </w:tc>
        <w:tc>
          <w:tcPr>
            <w:tcW w:w="1060" w:type="dxa"/>
          </w:tcPr>
          <w:p>
            <w:pPr>
              <w:pStyle w:val="11"/>
              <w:spacing w:line="188" w:lineRule="exact"/>
              <w:ind w:left="17" w:right="34"/>
              <w:rPr>
                <w:sz w:val="18"/>
              </w:rPr>
            </w:pPr>
            <w:r>
              <w:rPr>
                <w:spacing w:val="-2"/>
                <w:sz w:val="18"/>
              </w:rPr>
              <w:t>Flowering</w:t>
            </w:r>
          </w:p>
        </w:tc>
        <w:tc>
          <w:tcPr>
            <w:tcW w:w="1726" w:type="dxa"/>
          </w:tcPr>
          <w:p>
            <w:pPr>
              <w:pStyle w:val="11"/>
              <w:spacing w:line="188" w:lineRule="exact"/>
              <w:ind w:left="14" w:right="65"/>
              <w:rPr>
                <w:sz w:val="18"/>
              </w:rPr>
            </w:pPr>
            <w:r>
              <w:rPr>
                <w:sz w:val="18"/>
              </w:rPr>
              <w:t>Rice</w:t>
            </w:r>
            <w:r>
              <w:rPr>
                <w:spacing w:val="8"/>
                <w:sz w:val="18"/>
              </w:rPr>
              <w:t xml:space="preserve"> </w:t>
            </w:r>
            <w:r>
              <w:rPr>
                <w:spacing w:val="-2"/>
                <w:sz w:val="18"/>
              </w:rPr>
              <w:t>herbivore</w:t>
            </w:r>
          </w:p>
        </w:tc>
        <w:tc>
          <w:tcPr>
            <w:tcW w:w="887" w:type="dxa"/>
          </w:tcPr>
          <w:p>
            <w:pPr>
              <w:pStyle w:val="11"/>
              <w:spacing w:line="188" w:lineRule="exact"/>
              <w:ind w:left="17" w:right="44"/>
              <w:rPr>
                <w:sz w:val="18"/>
              </w:rPr>
            </w:pPr>
            <w:r>
              <w:rPr>
                <w:spacing w:val="-2"/>
                <w:sz w:val="18"/>
              </w:rPr>
              <w:t>0.862</w:t>
            </w:r>
          </w:p>
        </w:tc>
        <w:tc>
          <w:tcPr>
            <w:tcW w:w="900" w:type="dxa"/>
          </w:tcPr>
          <w:p>
            <w:pPr>
              <w:pStyle w:val="11"/>
              <w:spacing w:line="188" w:lineRule="exact"/>
              <w:ind w:left="27" w:right="6"/>
              <w:rPr>
                <w:sz w:val="18"/>
              </w:rPr>
            </w:pPr>
            <w:r>
              <w:rPr>
                <w:spacing w:val="-2"/>
                <w:sz w:val="18"/>
              </w:rPr>
              <w:t>0.089</w:t>
            </w:r>
          </w:p>
        </w:tc>
        <w:tc>
          <w:tcPr>
            <w:tcW w:w="857" w:type="dxa"/>
          </w:tcPr>
          <w:p>
            <w:pPr>
              <w:pStyle w:val="11"/>
              <w:spacing w:line="188" w:lineRule="exact"/>
              <w:ind w:left="27"/>
              <w:rPr>
                <w:sz w:val="18"/>
              </w:rPr>
            </w:pPr>
            <w:r>
              <w:rPr>
                <w:spacing w:val="-2"/>
                <w:sz w:val="18"/>
              </w:rPr>
              <w:t>0.881</w:t>
            </w:r>
          </w:p>
        </w:tc>
        <w:tc>
          <w:tcPr>
            <w:tcW w:w="1265" w:type="dxa"/>
          </w:tcPr>
          <w:p>
            <w:pPr>
              <w:pStyle w:val="11"/>
              <w:spacing w:line="188" w:lineRule="exact"/>
              <w:ind w:left="99" w:right="1"/>
              <w:rPr>
                <w:sz w:val="18"/>
              </w:rPr>
            </w:pPr>
            <w:r>
              <w:rPr>
                <w:spacing w:val="-2"/>
                <w:sz w:val="18"/>
              </w:rPr>
              <w:t>0.636</w:t>
            </w:r>
          </w:p>
        </w:tc>
        <w:tc>
          <w:tcPr>
            <w:tcW w:w="1156" w:type="dxa"/>
          </w:tcPr>
          <w:p>
            <w:pPr>
              <w:pStyle w:val="11"/>
              <w:spacing w:line="188" w:lineRule="exact"/>
              <w:ind w:left="40"/>
              <w:rPr>
                <w:sz w:val="18"/>
              </w:rPr>
            </w:pPr>
            <w:r>
              <w:rPr>
                <w:spacing w:val="-2"/>
                <w:sz w:val="18"/>
              </w:rPr>
              <w:t>0.976</w:t>
            </w:r>
          </w:p>
        </w:tc>
      </w:tr>
    </w:tbl>
    <w:p>
      <w:pPr>
        <w:spacing w:after="0" w:line="188" w:lineRule="exact"/>
        <w:rPr>
          <w:sz w:val="18"/>
        </w:rPr>
        <w:sectPr>
          <w:footerReference r:id="rId31" w:type="default"/>
          <w:pgSz w:w="12240" w:h="15840"/>
          <w:pgMar w:top="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4"/>
        <w:gridCol w:w="768"/>
        <w:gridCol w:w="684"/>
        <w:gridCol w:w="1103"/>
        <w:gridCol w:w="1726"/>
        <w:gridCol w:w="887"/>
        <w:gridCol w:w="900"/>
        <w:gridCol w:w="989"/>
        <w:gridCol w:w="1139"/>
        <w:gridCol w:w="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before="0" w:line="205" w:lineRule="exact"/>
              <w:ind w:left="50"/>
              <w:jc w:val="left"/>
              <w:rPr>
                <w:sz w:val="18"/>
              </w:rPr>
            </w:pPr>
            <w:r>
              <w:rPr>
                <w:spacing w:val="-4"/>
                <w:sz w:val="18"/>
              </w:rPr>
              <w:t>2017</w:t>
            </w:r>
          </w:p>
        </w:tc>
        <w:tc>
          <w:tcPr>
            <w:tcW w:w="768" w:type="dxa"/>
          </w:tcPr>
          <w:p>
            <w:pPr>
              <w:pStyle w:val="11"/>
              <w:spacing w:before="0" w:line="205" w:lineRule="exact"/>
              <w:ind w:left="4" w:right="8"/>
              <w:rPr>
                <w:sz w:val="18"/>
              </w:rPr>
            </w:pPr>
            <w:r>
              <w:rPr>
                <w:spacing w:val="-4"/>
                <w:sz w:val="18"/>
              </w:rPr>
              <w:t>Both</w:t>
            </w:r>
          </w:p>
        </w:tc>
        <w:tc>
          <w:tcPr>
            <w:tcW w:w="684" w:type="dxa"/>
          </w:tcPr>
          <w:p>
            <w:pPr>
              <w:pStyle w:val="11"/>
              <w:spacing w:before="0" w:line="205" w:lineRule="exact"/>
              <w:ind w:right="35"/>
              <w:rPr>
                <w:sz w:val="18"/>
              </w:rPr>
            </w:pPr>
            <w:r>
              <w:rPr>
                <w:spacing w:val="-5"/>
                <w:sz w:val="18"/>
              </w:rPr>
              <w:t>SC1</w:t>
            </w:r>
          </w:p>
        </w:tc>
        <w:tc>
          <w:tcPr>
            <w:tcW w:w="1103" w:type="dxa"/>
          </w:tcPr>
          <w:p>
            <w:pPr>
              <w:pStyle w:val="11"/>
              <w:spacing w:before="0" w:line="205" w:lineRule="exact"/>
              <w:ind w:left="28"/>
              <w:rPr>
                <w:sz w:val="18"/>
              </w:rPr>
            </w:pPr>
            <w:r>
              <w:rPr>
                <w:spacing w:val="-2"/>
                <w:sz w:val="18"/>
              </w:rPr>
              <w:t>Flowering</w:t>
            </w:r>
          </w:p>
        </w:tc>
        <w:tc>
          <w:tcPr>
            <w:tcW w:w="1726" w:type="dxa"/>
          </w:tcPr>
          <w:p>
            <w:pPr>
              <w:pStyle w:val="11"/>
              <w:spacing w:before="0" w:line="205" w:lineRule="exact"/>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0" w:line="205" w:lineRule="exact"/>
              <w:ind w:left="22" w:right="44"/>
              <w:rPr>
                <w:sz w:val="18"/>
              </w:rPr>
            </w:pPr>
            <w:r>
              <w:rPr>
                <w:spacing w:val="-2"/>
                <w:sz w:val="18"/>
              </w:rPr>
              <w:t>0.075</w:t>
            </w:r>
          </w:p>
        </w:tc>
        <w:tc>
          <w:tcPr>
            <w:tcW w:w="900" w:type="dxa"/>
          </w:tcPr>
          <w:p>
            <w:pPr>
              <w:pStyle w:val="11"/>
              <w:spacing w:before="0" w:line="205" w:lineRule="exact"/>
              <w:ind w:left="27" w:right="1"/>
              <w:rPr>
                <w:sz w:val="18"/>
              </w:rPr>
            </w:pPr>
            <w:r>
              <w:rPr>
                <w:spacing w:val="-2"/>
                <w:sz w:val="18"/>
              </w:rPr>
              <w:t>0.068</w:t>
            </w:r>
          </w:p>
        </w:tc>
        <w:tc>
          <w:tcPr>
            <w:tcW w:w="989" w:type="dxa"/>
          </w:tcPr>
          <w:p>
            <w:pPr>
              <w:pStyle w:val="11"/>
              <w:spacing w:before="0" w:line="205" w:lineRule="exact"/>
              <w:ind w:left="213"/>
              <w:jc w:val="left"/>
              <w:rPr>
                <w:sz w:val="18"/>
              </w:rPr>
            </w:pPr>
            <w:r>
              <w:rPr>
                <w:spacing w:val="-2"/>
                <w:sz w:val="18"/>
              </w:rPr>
              <w:t>0.054</w:t>
            </w:r>
          </w:p>
        </w:tc>
        <w:tc>
          <w:tcPr>
            <w:tcW w:w="1139" w:type="dxa"/>
          </w:tcPr>
          <w:p>
            <w:pPr>
              <w:pStyle w:val="11"/>
              <w:spacing w:before="0" w:line="205" w:lineRule="exact"/>
              <w:ind w:left="2" w:right="34"/>
              <w:rPr>
                <w:sz w:val="18"/>
              </w:rPr>
            </w:pPr>
            <w:r>
              <w:rPr>
                <w:spacing w:val="-2"/>
                <w:sz w:val="18"/>
              </w:rPr>
              <w:t>0.006</w:t>
            </w:r>
          </w:p>
        </w:tc>
        <w:tc>
          <w:tcPr>
            <w:tcW w:w="872" w:type="dxa"/>
          </w:tcPr>
          <w:p>
            <w:pPr>
              <w:pStyle w:val="11"/>
              <w:spacing w:before="0" w:line="205" w:lineRule="exact"/>
              <w:ind w:right="44"/>
              <w:jc w:val="right"/>
              <w:rPr>
                <w:sz w:val="18"/>
              </w:rPr>
            </w:pPr>
            <w:r>
              <w:rPr>
                <w:spacing w:val="-2"/>
                <w:sz w:val="18"/>
              </w:rPr>
              <w:t>0.245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0.063</w:t>
            </w:r>
          </w:p>
        </w:tc>
        <w:tc>
          <w:tcPr>
            <w:tcW w:w="900" w:type="dxa"/>
          </w:tcPr>
          <w:p>
            <w:pPr>
              <w:pStyle w:val="11"/>
              <w:ind w:left="27" w:right="1"/>
              <w:rPr>
                <w:sz w:val="18"/>
              </w:rPr>
            </w:pPr>
            <w:r>
              <w:rPr>
                <w:spacing w:val="-2"/>
                <w:sz w:val="18"/>
              </w:rPr>
              <w:t>0.056</w:t>
            </w:r>
          </w:p>
        </w:tc>
        <w:tc>
          <w:tcPr>
            <w:tcW w:w="989" w:type="dxa"/>
          </w:tcPr>
          <w:p>
            <w:pPr>
              <w:pStyle w:val="11"/>
              <w:ind w:left="213"/>
              <w:jc w:val="left"/>
              <w:rPr>
                <w:sz w:val="18"/>
              </w:rPr>
            </w:pPr>
            <w:r>
              <w:rPr>
                <w:spacing w:val="-2"/>
                <w:sz w:val="18"/>
              </w:rPr>
              <w:t>0.046</w:t>
            </w:r>
          </w:p>
        </w:tc>
        <w:tc>
          <w:tcPr>
            <w:tcW w:w="1139" w:type="dxa"/>
          </w:tcPr>
          <w:p>
            <w:pPr>
              <w:pStyle w:val="11"/>
              <w:ind w:left="2" w:right="34"/>
              <w:rPr>
                <w:sz w:val="18"/>
              </w:rPr>
            </w:pPr>
            <w:r>
              <w:rPr>
                <w:spacing w:val="-2"/>
                <w:sz w:val="18"/>
              </w:rPr>
              <w:t>0.008</w:t>
            </w:r>
          </w:p>
        </w:tc>
        <w:tc>
          <w:tcPr>
            <w:tcW w:w="872" w:type="dxa"/>
          </w:tcPr>
          <w:p>
            <w:pPr>
              <w:pStyle w:val="11"/>
              <w:ind w:right="44"/>
              <w:jc w:val="right"/>
              <w:rPr>
                <w:sz w:val="18"/>
              </w:rPr>
            </w:pPr>
            <w:r>
              <w:rPr>
                <w:spacing w:val="-2"/>
                <w:sz w:val="18"/>
              </w:rPr>
              <w:t>0.216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2017</w:t>
            </w:r>
          </w:p>
        </w:tc>
        <w:tc>
          <w:tcPr>
            <w:tcW w:w="768" w:type="dxa"/>
          </w:tcPr>
          <w:p>
            <w:pPr>
              <w:pStyle w:val="11"/>
              <w:spacing w:before="54"/>
              <w:ind w:left="4" w:right="8"/>
              <w:rPr>
                <w:sz w:val="18"/>
              </w:rPr>
            </w:pPr>
            <w:r>
              <w:rPr>
                <w:spacing w:val="-4"/>
                <w:sz w:val="18"/>
              </w:rPr>
              <w:t>Both</w:t>
            </w:r>
          </w:p>
        </w:tc>
        <w:tc>
          <w:tcPr>
            <w:tcW w:w="684" w:type="dxa"/>
          </w:tcPr>
          <w:p>
            <w:pPr>
              <w:pStyle w:val="11"/>
              <w:spacing w:before="54"/>
              <w:ind w:right="35"/>
              <w:rPr>
                <w:sz w:val="18"/>
              </w:rPr>
            </w:pPr>
            <w:r>
              <w:rPr>
                <w:spacing w:val="-5"/>
                <w:sz w:val="18"/>
              </w:rPr>
              <w:t>SC1</w:t>
            </w:r>
          </w:p>
        </w:tc>
        <w:tc>
          <w:tcPr>
            <w:tcW w:w="1103" w:type="dxa"/>
          </w:tcPr>
          <w:p>
            <w:pPr>
              <w:pStyle w:val="11"/>
              <w:spacing w:before="54"/>
              <w:ind w:left="28" w:right="3"/>
              <w:rPr>
                <w:sz w:val="18"/>
              </w:rPr>
            </w:pPr>
            <w:r>
              <w:rPr>
                <w:spacing w:val="-2"/>
                <w:sz w:val="18"/>
              </w:rPr>
              <w:t>Ripening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0.943</w:t>
            </w:r>
          </w:p>
        </w:tc>
        <w:tc>
          <w:tcPr>
            <w:tcW w:w="900" w:type="dxa"/>
          </w:tcPr>
          <w:p>
            <w:pPr>
              <w:pStyle w:val="11"/>
              <w:spacing w:before="54"/>
              <w:ind w:left="27" w:right="1"/>
              <w:rPr>
                <w:sz w:val="18"/>
              </w:rPr>
            </w:pPr>
            <w:r>
              <w:rPr>
                <w:spacing w:val="-2"/>
                <w:sz w:val="18"/>
              </w:rPr>
              <w:t>0.049</w:t>
            </w:r>
          </w:p>
        </w:tc>
        <w:tc>
          <w:tcPr>
            <w:tcW w:w="989" w:type="dxa"/>
          </w:tcPr>
          <w:p>
            <w:pPr>
              <w:pStyle w:val="11"/>
              <w:spacing w:before="54"/>
              <w:ind w:left="213"/>
              <w:jc w:val="left"/>
              <w:rPr>
                <w:sz w:val="18"/>
              </w:rPr>
            </w:pPr>
            <w:r>
              <w:rPr>
                <w:spacing w:val="-2"/>
                <w:sz w:val="18"/>
              </w:rPr>
              <w:t>0.956</w:t>
            </w:r>
          </w:p>
        </w:tc>
        <w:tc>
          <w:tcPr>
            <w:tcW w:w="1139" w:type="dxa"/>
          </w:tcPr>
          <w:p>
            <w:pPr>
              <w:pStyle w:val="11"/>
              <w:spacing w:before="54"/>
              <w:ind w:left="2" w:right="34"/>
              <w:rPr>
                <w:sz w:val="18"/>
              </w:rPr>
            </w:pPr>
            <w:r>
              <w:rPr>
                <w:spacing w:val="-2"/>
                <w:sz w:val="18"/>
              </w:rPr>
              <w:t>0.809</w:t>
            </w:r>
          </w:p>
        </w:tc>
        <w:tc>
          <w:tcPr>
            <w:tcW w:w="872" w:type="dxa"/>
          </w:tcPr>
          <w:p>
            <w:pPr>
              <w:pStyle w:val="11"/>
              <w:spacing w:before="54"/>
              <w:ind w:right="44"/>
              <w:jc w:val="right"/>
              <w:rPr>
                <w:sz w:val="18"/>
              </w:rPr>
            </w:pPr>
            <w:r>
              <w:rPr>
                <w:spacing w:val="-2"/>
                <w:sz w:val="18"/>
              </w:rPr>
              <w:t>0.994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0.037</w:t>
            </w:r>
          </w:p>
        </w:tc>
        <w:tc>
          <w:tcPr>
            <w:tcW w:w="900" w:type="dxa"/>
          </w:tcPr>
          <w:p>
            <w:pPr>
              <w:pStyle w:val="11"/>
              <w:ind w:left="27" w:right="1"/>
              <w:rPr>
                <w:sz w:val="18"/>
              </w:rPr>
            </w:pPr>
            <w:r>
              <w:rPr>
                <w:spacing w:val="-2"/>
                <w:sz w:val="18"/>
              </w:rPr>
              <w:t>0.038</w:t>
            </w:r>
          </w:p>
        </w:tc>
        <w:tc>
          <w:tcPr>
            <w:tcW w:w="989" w:type="dxa"/>
          </w:tcPr>
          <w:p>
            <w:pPr>
              <w:pStyle w:val="11"/>
              <w:ind w:left="213"/>
              <w:jc w:val="left"/>
              <w:rPr>
                <w:sz w:val="18"/>
              </w:rPr>
            </w:pPr>
            <w:r>
              <w:rPr>
                <w:spacing w:val="-2"/>
                <w:sz w:val="18"/>
              </w:rPr>
              <w:t>0.025</w:t>
            </w:r>
          </w:p>
        </w:tc>
        <w:tc>
          <w:tcPr>
            <w:tcW w:w="1139" w:type="dxa"/>
          </w:tcPr>
          <w:p>
            <w:pPr>
              <w:pStyle w:val="11"/>
              <w:ind w:left="2" w:right="34"/>
              <w:rPr>
                <w:sz w:val="18"/>
              </w:rPr>
            </w:pPr>
            <w:r>
              <w:rPr>
                <w:spacing w:val="-2"/>
                <w:sz w:val="18"/>
              </w:rPr>
              <w:t>0.002</w:t>
            </w:r>
          </w:p>
        </w:tc>
        <w:tc>
          <w:tcPr>
            <w:tcW w:w="872" w:type="dxa"/>
          </w:tcPr>
          <w:p>
            <w:pPr>
              <w:pStyle w:val="11"/>
              <w:ind w:right="44"/>
              <w:jc w:val="right"/>
              <w:rPr>
                <w:sz w:val="18"/>
              </w:rPr>
            </w:pPr>
            <w:r>
              <w:rPr>
                <w:spacing w:val="-2"/>
                <w:sz w:val="18"/>
              </w:rPr>
              <w:t>0.142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0" w:right="44"/>
              <w:rPr>
                <w:sz w:val="18"/>
              </w:rPr>
            </w:pPr>
            <w:r>
              <w:rPr>
                <w:spacing w:val="-4"/>
                <w:sz w:val="18"/>
              </w:rPr>
              <w:t>0.02</w:t>
            </w:r>
          </w:p>
        </w:tc>
        <w:tc>
          <w:tcPr>
            <w:tcW w:w="900" w:type="dxa"/>
          </w:tcPr>
          <w:p>
            <w:pPr>
              <w:pStyle w:val="11"/>
              <w:ind w:left="27" w:right="1"/>
              <w:rPr>
                <w:sz w:val="18"/>
              </w:rPr>
            </w:pPr>
            <w:r>
              <w:rPr>
                <w:spacing w:val="-2"/>
                <w:sz w:val="18"/>
              </w:rPr>
              <w:t>0.029</w:t>
            </w:r>
          </w:p>
        </w:tc>
        <w:tc>
          <w:tcPr>
            <w:tcW w:w="989" w:type="dxa"/>
          </w:tcPr>
          <w:p>
            <w:pPr>
              <w:pStyle w:val="11"/>
              <w:ind w:left="263"/>
              <w:jc w:val="left"/>
              <w:rPr>
                <w:sz w:val="18"/>
              </w:rPr>
            </w:pPr>
            <w:r>
              <w:rPr>
                <w:spacing w:val="-4"/>
                <w:sz w:val="18"/>
              </w:rPr>
              <w:t>0.01</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0.133</w:t>
            </w:r>
          </w:p>
        </w:tc>
        <w:tc>
          <w:tcPr>
            <w:tcW w:w="900" w:type="dxa"/>
          </w:tcPr>
          <w:p>
            <w:pPr>
              <w:pStyle w:val="11"/>
              <w:ind w:left="27" w:right="1"/>
              <w:rPr>
                <w:sz w:val="18"/>
              </w:rPr>
            </w:pPr>
            <w:r>
              <w:rPr>
                <w:spacing w:val="-2"/>
                <w:sz w:val="18"/>
              </w:rPr>
              <w:t>0.083</w:t>
            </w:r>
          </w:p>
        </w:tc>
        <w:tc>
          <w:tcPr>
            <w:tcW w:w="989" w:type="dxa"/>
          </w:tcPr>
          <w:p>
            <w:pPr>
              <w:pStyle w:val="11"/>
              <w:ind w:left="213"/>
              <w:jc w:val="left"/>
              <w:rPr>
                <w:sz w:val="18"/>
              </w:rPr>
            </w:pPr>
            <w:r>
              <w:rPr>
                <w:spacing w:val="-2"/>
                <w:sz w:val="18"/>
              </w:rPr>
              <w:t>0.119</w:t>
            </w:r>
          </w:p>
        </w:tc>
        <w:tc>
          <w:tcPr>
            <w:tcW w:w="1139" w:type="dxa"/>
          </w:tcPr>
          <w:p>
            <w:pPr>
              <w:pStyle w:val="11"/>
              <w:ind w:left="2" w:right="34"/>
              <w:rPr>
                <w:sz w:val="18"/>
              </w:rPr>
            </w:pPr>
            <w:r>
              <w:rPr>
                <w:spacing w:val="-2"/>
                <w:sz w:val="18"/>
              </w:rPr>
              <w:t>0.018</w:t>
            </w:r>
          </w:p>
        </w:tc>
        <w:tc>
          <w:tcPr>
            <w:tcW w:w="872" w:type="dxa"/>
          </w:tcPr>
          <w:p>
            <w:pPr>
              <w:pStyle w:val="11"/>
              <w:ind w:right="44"/>
              <w:jc w:val="right"/>
              <w:rPr>
                <w:sz w:val="18"/>
              </w:rPr>
            </w:pPr>
            <w:r>
              <w:rPr>
                <w:spacing w:val="-2"/>
                <w:sz w:val="18"/>
              </w:rPr>
              <w:t>0.331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0.086</w:t>
            </w:r>
          </w:p>
        </w:tc>
        <w:tc>
          <w:tcPr>
            <w:tcW w:w="900" w:type="dxa"/>
          </w:tcPr>
          <w:p>
            <w:pPr>
              <w:pStyle w:val="11"/>
              <w:ind w:left="27" w:right="1"/>
              <w:rPr>
                <w:sz w:val="18"/>
              </w:rPr>
            </w:pPr>
            <w:r>
              <w:rPr>
                <w:spacing w:val="-2"/>
                <w:sz w:val="18"/>
              </w:rPr>
              <w:t>0.078</w:t>
            </w:r>
          </w:p>
        </w:tc>
        <w:tc>
          <w:tcPr>
            <w:tcW w:w="989" w:type="dxa"/>
          </w:tcPr>
          <w:p>
            <w:pPr>
              <w:pStyle w:val="11"/>
              <w:ind w:left="213"/>
              <w:jc w:val="left"/>
              <w:rPr>
                <w:sz w:val="18"/>
              </w:rPr>
            </w:pPr>
            <w:r>
              <w:rPr>
                <w:spacing w:val="-2"/>
                <w:sz w:val="18"/>
              </w:rPr>
              <w:t>0.063</w:t>
            </w:r>
          </w:p>
        </w:tc>
        <w:tc>
          <w:tcPr>
            <w:tcW w:w="1139" w:type="dxa"/>
          </w:tcPr>
          <w:p>
            <w:pPr>
              <w:pStyle w:val="11"/>
              <w:ind w:left="2" w:right="34"/>
              <w:rPr>
                <w:sz w:val="18"/>
              </w:rPr>
            </w:pPr>
            <w:r>
              <w:rPr>
                <w:spacing w:val="-2"/>
                <w:sz w:val="18"/>
              </w:rPr>
              <w:t>0.006</w:t>
            </w:r>
          </w:p>
        </w:tc>
        <w:tc>
          <w:tcPr>
            <w:tcW w:w="872" w:type="dxa"/>
          </w:tcPr>
          <w:p>
            <w:pPr>
              <w:pStyle w:val="11"/>
              <w:ind w:right="44"/>
              <w:jc w:val="right"/>
              <w:rPr>
                <w:sz w:val="18"/>
              </w:rPr>
            </w:pPr>
            <w:r>
              <w:rPr>
                <w:spacing w:val="-2"/>
                <w:sz w:val="18"/>
              </w:rPr>
              <w:t>0.284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0.781</w:t>
            </w:r>
          </w:p>
        </w:tc>
        <w:tc>
          <w:tcPr>
            <w:tcW w:w="900" w:type="dxa"/>
          </w:tcPr>
          <w:p>
            <w:pPr>
              <w:pStyle w:val="11"/>
              <w:ind w:left="27" w:right="3"/>
              <w:rPr>
                <w:sz w:val="18"/>
              </w:rPr>
            </w:pPr>
            <w:r>
              <w:rPr>
                <w:spacing w:val="-4"/>
                <w:sz w:val="18"/>
              </w:rPr>
              <w:t>0.12</w:t>
            </w:r>
          </w:p>
        </w:tc>
        <w:tc>
          <w:tcPr>
            <w:tcW w:w="989" w:type="dxa"/>
          </w:tcPr>
          <w:p>
            <w:pPr>
              <w:pStyle w:val="11"/>
              <w:ind w:left="213"/>
              <w:jc w:val="left"/>
              <w:rPr>
                <w:sz w:val="18"/>
              </w:rPr>
            </w:pPr>
            <w:r>
              <w:rPr>
                <w:spacing w:val="-2"/>
                <w:sz w:val="18"/>
              </w:rPr>
              <w:t>0.795</w:t>
            </w:r>
          </w:p>
        </w:tc>
        <w:tc>
          <w:tcPr>
            <w:tcW w:w="1139" w:type="dxa"/>
          </w:tcPr>
          <w:p>
            <w:pPr>
              <w:pStyle w:val="11"/>
              <w:ind w:left="2" w:right="34"/>
              <w:rPr>
                <w:sz w:val="18"/>
              </w:rPr>
            </w:pPr>
            <w:r>
              <w:rPr>
                <w:spacing w:val="-2"/>
                <w:sz w:val="18"/>
              </w:rPr>
              <w:t>0.522</w:t>
            </w:r>
          </w:p>
        </w:tc>
        <w:tc>
          <w:tcPr>
            <w:tcW w:w="872" w:type="dxa"/>
          </w:tcPr>
          <w:p>
            <w:pPr>
              <w:pStyle w:val="11"/>
              <w:ind w:right="44"/>
              <w:jc w:val="right"/>
              <w:rPr>
                <w:sz w:val="18"/>
              </w:rPr>
            </w:pPr>
            <w:r>
              <w:rPr>
                <w:spacing w:val="-2"/>
                <w:sz w:val="18"/>
              </w:rPr>
              <w:t>0.962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0.784</w:t>
            </w:r>
          </w:p>
        </w:tc>
        <w:tc>
          <w:tcPr>
            <w:tcW w:w="900" w:type="dxa"/>
          </w:tcPr>
          <w:p>
            <w:pPr>
              <w:pStyle w:val="11"/>
              <w:ind w:left="27" w:right="1"/>
              <w:rPr>
                <w:sz w:val="18"/>
              </w:rPr>
            </w:pPr>
            <w:r>
              <w:rPr>
                <w:spacing w:val="-2"/>
                <w:sz w:val="18"/>
              </w:rPr>
              <w:t>0.134</w:t>
            </w:r>
          </w:p>
        </w:tc>
        <w:tc>
          <w:tcPr>
            <w:tcW w:w="989" w:type="dxa"/>
          </w:tcPr>
          <w:p>
            <w:pPr>
              <w:pStyle w:val="11"/>
              <w:ind w:left="213"/>
              <w:jc w:val="left"/>
              <w:rPr>
                <w:sz w:val="18"/>
              </w:rPr>
            </w:pPr>
            <w:r>
              <w:rPr>
                <w:spacing w:val="-2"/>
                <w:sz w:val="18"/>
              </w:rPr>
              <w:t>0.812</w:t>
            </w:r>
          </w:p>
        </w:tc>
        <w:tc>
          <w:tcPr>
            <w:tcW w:w="1139" w:type="dxa"/>
          </w:tcPr>
          <w:p>
            <w:pPr>
              <w:pStyle w:val="11"/>
              <w:ind w:right="34"/>
              <w:rPr>
                <w:sz w:val="18"/>
              </w:rPr>
            </w:pPr>
            <w:r>
              <w:rPr>
                <w:spacing w:val="-4"/>
                <w:sz w:val="18"/>
              </w:rPr>
              <w:t>0.46</w:t>
            </w:r>
          </w:p>
        </w:tc>
        <w:tc>
          <w:tcPr>
            <w:tcW w:w="872" w:type="dxa"/>
          </w:tcPr>
          <w:p>
            <w:pPr>
              <w:pStyle w:val="11"/>
              <w:ind w:right="44"/>
              <w:jc w:val="right"/>
              <w:rPr>
                <w:sz w:val="18"/>
              </w:rPr>
            </w:pPr>
            <w:r>
              <w:rPr>
                <w:spacing w:val="-2"/>
                <w:sz w:val="18"/>
              </w:rPr>
              <w:t>0.959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0.103</w:t>
            </w:r>
          </w:p>
        </w:tc>
        <w:tc>
          <w:tcPr>
            <w:tcW w:w="900" w:type="dxa"/>
          </w:tcPr>
          <w:p>
            <w:pPr>
              <w:pStyle w:val="11"/>
              <w:ind w:left="27" w:right="1"/>
              <w:rPr>
                <w:sz w:val="18"/>
              </w:rPr>
            </w:pPr>
            <w:r>
              <w:rPr>
                <w:spacing w:val="-2"/>
                <w:sz w:val="18"/>
              </w:rPr>
              <w:t>0.087</w:t>
            </w:r>
          </w:p>
        </w:tc>
        <w:tc>
          <w:tcPr>
            <w:tcW w:w="989" w:type="dxa"/>
          </w:tcPr>
          <w:p>
            <w:pPr>
              <w:pStyle w:val="11"/>
              <w:ind w:left="213"/>
              <w:jc w:val="left"/>
              <w:rPr>
                <w:sz w:val="18"/>
              </w:rPr>
            </w:pPr>
            <w:r>
              <w:rPr>
                <w:spacing w:val="-2"/>
                <w:sz w:val="18"/>
              </w:rPr>
              <w:t>0.077</w:t>
            </w:r>
          </w:p>
        </w:tc>
        <w:tc>
          <w:tcPr>
            <w:tcW w:w="1139" w:type="dxa"/>
          </w:tcPr>
          <w:p>
            <w:pPr>
              <w:pStyle w:val="11"/>
              <w:ind w:left="2" w:right="34"/>
              <w:rPr>
                <w:sz w:val="18"/>
              </w:rPr>
            </w:pPr>
            <w:r>
              <w:rPr>
                <w:spacing w:val="-2"/>
                <w:sz w:val="18"/>
              </w:rPr>
              <w:t>0.008</w:t>
            </w:r>
          </w:p>
        </w:tc>
        <w:tc>
          <w:tcPr>
            <w:tcW w:w="872" w:type="dxa"/>
          </w:tcPr>
          <w:p>
            <w:pPr>
              <w:pStyle w:val="11"/>
              <w:ind w:right="44"/>
              <w:jc w:val="right"/>
              <w:rPr>
                <w:sz w:val="18"/>
              </w:rPr>
            </w:pPr>
            <w:r>
              <w:rPr>
                <w:spacing w:val="-2"/>
                <w:sz w:val="18"/>
              </w:rPr>
              <w:t>0.328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0.114</w:t>
            </w:r>
          </w:p>
        </w:tc>
        <w:tc>
          <w:tcPr>
            <w:tcW w:w="900" w:type="dxa"/>
          </w:tcPr>
          <w:p>
            <w:pPr>
              <w:pStyle w:val="11"/>
              <w:ind w:left="27"/>
              <w:rPr>
                <w:sz w:val="18"/>
              </w:rPr>
            </w:pPr>
            <w:r>
              <w:rPr>
                <w:spacing w:val="-5"/>
                <w:sz w:val="18"/>
              </w:rPr>
              <w:t>0.1</w:t>
            </w:r>
          </w:p>
        </w:tc>
        <w:tc>
          <w:tcPr>
            <w:tcW w:w="989" w:type="dxa"/>
          </w:tcPr>
          <w:p>
            <w:pPr>
              <w:pStyle w:val="11"/>
              <w:ind w:left="213"/>
              <w:jc w:val="left"/>
              <w:rPr>
                <w:sz w:val="18"/>
              </w:rPr>
            </w:pPr>
            <w:r>
              <w:rPr>
                <w:spacing w:val="-2"/>
                <w:sz w:val="18"/>
              </w:rPr>
              <w:t>0.083</w:t>
            </w:r>
          </w:p>
        </w:tc>
        <w:tc>
          <w:tcPr>
            <w:tcW w:w="1139" w:type="dxa"/>
          </w:tcPr>
          <w:p>
            <w:pPr>
              <w:pStyle w:val="11"/>
              <w:ind w:left="2" w:right="34"/>
              <w:rPr>
                <w:sz w:val="18"/>
              </w:rPr>
            </w:pPr>
            <w:r>
              <w:rPr>
                <w:spacing w:val="-2"/>
                <w:sz w:val="18"/>
              </w:rPr>
              <w:t>0.014</w:t>
            </w:r>
          </w:p>
        </w:tc>
        <w:tc>
          <w:tcPr>
            <w:tcW w:w="872" w:type="dxa"/>
          </w:tcPr>
          <w:p>
            <w:pPr>
              <w:pStyle w:val="11"/>
              <w:ind w:right="44"/>
              <w:jc w:val="right"/>
              <w:rPr>
                <w:sz w:val="18"/>
              </w:rPr>
            </w:pPr>
            <w:r>
              <w:rPr>
                <w:spacing w:val="-2"/>
                <w:sz w:val="18"/>
              </w:rPr>
              <w:t>0.404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0.911</w:t>
            </w:r>
          </w:p>
        </w:tc>
        <w:tc>
          <w:tcPr>
            <w:tcW w:w="900" w:type="dxa"/>
          </w:tcPr>
          <w:p>
            <w:pPr>
              <w:pStyle w:val="11"/>
              <w:ind w:left="27" w:right="1"/>
              <w:rPr>
                <w:sz w:val="18"/>
              </w:rPr>
            </w:pPr>
            <w:r>
              <w:rPr>
                <w:spacing w:val="-2"/>
                <w:sz w:val="18"/>
              </w:rPr>
              <w:t>0.067</w:t>
            </w:r>
          </w:p>
        </w:tc>
        <w:tc>
          <w:tcPr>
            <w:tcW w:w="989" w:type="dxa"/>
          </w:tcPr>
          <w:p>
            <w:pPr>
              <w:pStyle w:val="11"/>
              <w:ind w:left="213"/>
              <w:jc w:val="left"/>
              <w:rPr>
                <w:sz w:val="18"/>
              </w:rPr>
            </w:pPr>
            <w:r>
              <w:rPr>
                <w:spacing w:val="-2"/>
                <w:sz w:val="18"/>
              </w:rPr>
              <w:t>0.929</w:t>
            </w:r>
          </w:p>
        </w:tc>
        <w:tc>
          <w:tcPr>
            <w:tcW w:w="1139" w:type="dxa"/>
          </w:tcPr>
          <w:p>
            <w:pPr>
              <w:pStyle w:val="11"/>
              <w:ind w:left="2" w:right="34"/>
              <w:rPr>
                <w:sz w:val="18"/>
              </w:rPr>
            </w:pPr>
            <w:r>
              <w:rPr>
                <w:spacing w:val="-2"/>
                <w:sz w:val="18"/>
              </w:rPr>
              <w:t>0.747</w:t>
            </w:r>
          </w:p>
        </w:tc>
        <w:tc>
          <w:tcPr>
            <w:tcW w:w="872" w:type="dxa"/>
          </w:tcPr>
          <w:p>
            <w:pPr>
              <w:pStyle w:val="11"/>
              <w:ind w:right="44"/>
              <w:jc w:val="right"/>
              <w:rPr>
                <w:sz w:val="18"/>
              </w:rPr>
            </w:pPr>
            <w:r>
              <w:rPr>
                <w:spacing w:val="-2"/>
                <w:sz w:val="18"/>
              </w:rPr>
              <w:t>0.989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2017</w:t>
            </w:r>
          </w:p>
        </w:tc>
        <w:tc>
          <w:tcPr>
            <w:tcW w:w="768" w:type="dxa"/>
          </w:tcPr>
          <w:p>
            <w:pPr>
              <w:pStyle w:val="11"/>
              <w:spacing w:before="54"/>
              <w:ind w:left="4" w:right="8"/>
              <w:rPr>
                <w:sz w:val="18"/>
              </w:rPr>
            </w:pPr>
            <w:r>
              <w:rPr>
                <w:spacing w:val="-4"/>
                <w:sz w:val="18"/>
              </w:rPr>
              <w:t>Both</w:t>
            </w:r>
          </w:p>
        </w:tc>
        <w:tc>
          <w:tcPr>
            <w:tcW w:w="684" w:type="dxa"/>
          </w:tcPr>
          <w:p>
            <w:pPr>
              <w:pStyle w:val="11"/>
              <w:spacing w:before="54"/>
              <w:ind w:right="35"/>
              <w:rPr>
                <w:sz w:val="18"/>
              </w:rPr>
            </w:pPr>
            <w:r>
              <w:rPr>
                <w:spacing w:val="-5"/>
                <w:sz w:val="18"/>
              </w:rPr>
              <w:t>SO1</w:t>
            </w:r>
          </w:p>
        </w:tc>
        <w:tc>
          <w:tcPr>
            <w:tcW w:w="1103" w:type="dxa"/>
          </w:tcPr>
          <w:p>
            <w:pPr>
              <w:pStyle w:val="11"/>
              <w:spacing w:before="54"/>
              <w:ind w:left="28" w:right="3"/>
              <w:rPr>
                <w:sz w:val="18"/>
              </w:rPr>
            </w:pPr>
            <w:r>
              <w:rPr>
                <w:spacing w:val="-2"/>
                <w:sz w:val="18"/>
              </w:rPr>
              <w:t>Ripening</w:t>
            </w:r>
          </w:p>
        </w:tc>
        <w:tc>
          <w:tcPr>
            <w:tcW w:w="1726" w:type="dxa"/>
          </w:tcPr>
          <w:p>
            <w:pPr>
              <w:pStyle w:val="11"/>
              <w:spacing w:before="54"/>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0.053</w:t>
            </w:r>
          </w:p>
        </w:tc>
        <w:tc>
          <w:tcPr>
            <w:tcW w:w="900" w:type="dxa"/>
          </w:tcPr>
          <w:p>
            <w:pPr>
              <w:pStyle w:val="11"/>
              <w:spacing w:before="54"/>
              <w:ind w:left="27" w:right="1"/>
              <w:rPr>
                <w:sz w:val="18"/>
              </w:rPr>
            </w:pPr>
            <w:r>
              <w:rPr>
                <w:spacing w:val="-2"/>
                <w:sz w:val="18"/>
              </w:rPr>
              <w:t>0.048</w:t>
            </w:r>
          </w:p>
        </w:tc>
        <w:tc>
          <w:tcPr>
            <w:tcW w:w="989" w:type="dxa"/>
          </w:tcPr>
          <w:p>
            <w:pPr>
              <w:pStyle w:val="11"/>
              <w:spacing w:before="54"/>
              <w:ind w:left="213"/>
              <w:jc w:val="left"/>
              <w:rPr>
                <w:sz w:val="18"/>
              </w:rPr>
            </w:pPr>
            <w:r>
              <w:rPr>
                <w:spacing w:val="-2"/>
                <w:sz w:val="18"/>
              </w:rPr>
              <w:t>0.039</w:t>
            </w:r>
          </w:p>
        </w:tc>
        <w:tc>
          <w:tcPr>
            <w:tcW w:w="1139" w:type="dxa"/>
          </w:tcPr>
          <w:p>
            <w:pPr>
              <w:pStyle w:val="11"/>
              <w:spacing w:before="54"/>
              <w:ind w:left="2" w:right="34"/>
              <w:rPr>
                <w:sz w:val="18"/>
              </w:rPr>
            </w:pPr>
            <w:r>
              <w:rPr>
                <w:spacing w:val="-2"/>
                <w:sz w:val="18"/>
              </w:rPr>
              <w:t>0.004</w:t>
            </w:r>
          </w:p>
        </w:tc>
        <w:tc>
          <w:tcPr>
            <w:tcW w:w="872" w:type="dxa"/>
          </w:tcPr>
          <w:p>
            <w:pPr>
              <w:pStyle w:val="11"/>
              <w:spacing w:before="54"/>
              <w:ind w:right="44"/>
              <w:jc w:val="right"/>
              <w:rPr>
                <w:sz w:val="18"/>
              </w:rPr>
            </w:pPr>
            <w:r>
              <w:rPr>
                <w:spacing w:val="-2"/>
                <w:sz w:val="18"/>
              </w:rPr>
              <w:t>0.179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0.036</w:t>
            </w:r>
          </w:p>
        </w:tc>
        <w:tc>
          <w:tcPr>
            <w:tcW w:w="900" w:type="dxa"/>
          </w:tcPr>
          <w:p>
            <w:pPr>
              <w:pStyle w:val="11"/>
              <w:ind w:left="27" w:right="1"/>
              <w:rPr>
                <w:sz w:val="18"/>
              </w:rPr>
            </w:pPr>
            <w:r>
              <w:rPr>
                <w:spacing w:val="-2"/>
                <w:sz w:val="18"/>
              </w:rPr>
              <w:t>0.043</w:t>
            </w:r>
          </w:p>
        </w:tc>
        <w:tc>
          <w:tcPr>
            <w:tcW w:w="989" w:type="dxa"/>
          </w:tcPr>
          <w:p>
            <w:pPr>
              <w:pStyle w:val="11"/>
              <w:ind w:left="263"/>
              <w:jc w:val="left"/>
              <w:rPr>
                <w:sz w:val="18"/>
              </w:rPr>
            </w:pPr>
            <w:r>
              <w:rPr>
                <w:spacing w:val="-4"/>
                <w:sz w:val="18"/>
              </w:rPr>
              <w:t>0.02</w:t>
            </w:r>
          </w:p>
        </w:tc>
        <w:tc>
          <w:tcPr>
            <w:tcW w:w="1139" w:type="dxa"/>
          </w:tcPr>
          <w:p>
            <w:pPr>
              <w:pStyle w:val="11"/>
              <w:ind w:left="2" w:right="34"/>
              <w:rPr>
                <w:sz w:val="18"/>
              </w:rPr>
            </w:pPr>
            <w:r>
              <w:rPr>
                <w:spacing w:val="-2"/>
                <w:sz w:val="18"/>
              </w:rPr>
              <w:t>0.002</w:t>
            </w:r>
          </w:p>
        </w:tc>
        <w:tc>
          <w:tcPr>
            <w:tcW w:w="872" w:type="dxa"/>
          </w:tcPr>
          <w:p>
            <w:pPr>
              <w:pStyle w:val="11"/>
              <w:ind w:right="44"/>
              <w:jc w:val="right"/>
              <w:rPr>
                <w:sz w:val="18"/>
              </w:rPr>
            </w:pPr>
            <w:r>
              <w:rPr>
                <w:spacing w:val="-2"/>
                <w:sz w:val="18"/>
              </w:rPr>
              <w:t>0.159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0.248</w:t>
            </w:r>
          </w:p>
        </w:tc>
        <w:tc>
          <w:tcPr>
            <w:tcW w:w="900" w:type="dxa"/>
          </w:tcPr>
          <w:p>
            <w:pPr>
              <w:pStyle w:val="11"/>
              <w:ind w:left="27" w:right="3"/>
              <w:rPr>
                <w:sz w:val="18"/>
              </w:rPr>
            </w:pPr>
            <w:r>
              <w:rPr>
                <w:spacing w:val="-4"/>
                <w:sz w:val="18"/>
              </w:rPr>
              <w:t>0.05</w:t>
            </w:r>
          </w:p>
        </w:tc>
        <w:tc>
          <w:tcPr>
            <w:tcW w:w="989" w:type="dxa"/>
          </w:tcPr>
          <w:p>
            <w:pPr>
              <w:pStyle w:val="11"/>
              <w:ind w:left="213"/>
              <w:jc w:val="left"/>
              <w:rPr>
                <w:sz w:val="18"/>
              </w:rPr>
            </w:pPr>
            <w:r>
              <w:rPr>
                <w:spacing w:val="-2"/>
                <w:sz w:val="18"/>
              </w:rPr>
              <w:t>0.245</w:t>
            </w:r>
          </w:p>
        </w:tc>
        <w:tc>
          <w:tcPr>
            <w:tcW w:w="1139" w:type="dxa"/>
          </w:tcPr>
          <w:p>
            <w:pPr>
              <w:pStyle w:val="11"/>
              <w:ind w:left="2" w:right="34"/>
              <w:rPr>
                <w:sz w:val="18"/>
              </w:rPr>
            </w:pPr>
            <w:r>
              <w:rPr>
                <w:spacing w:val="-2"/>
                <w:sz w:val="18"/>
              </w:rPr>
              <w:t>0.163</w:t>
            </w:r>
          </w:p>
        </w:tc>
        <w:tc>
          <w:tcPr>
            <w:tcW w:w="872" w:type="dxa"/>
          </w:tcPr>
          <w:p>
            <w:pPr>
              <w:pStyle w:val="11"/>
              <w:ind w:right="44"/>
              <w:jc w:val="right"/>
              <w:rPr>
                <w:sz w:val="18"/>
              </w:rPr>
            </w:pPr>
            <w:r>
              <w:rPr>
                <w:spacing w:val="-2"/>
                <w:sz w:val="18"/>
              </w:rPr>
              <w:t>0.356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0.283</w:t>
            </w:r>
          </w:p>
        </w:tc>
        <w:tc>
          <w:tcPr>
            <w:tcW w:w="900" w:type="dxa"/>
          </w:tcPr>
          <w:p>
            <w:pPr>
              <w:pStyle w:val="11"/>
              <w:ind w:left="27" w:right="1"/>
              <w:rPr>
                <w:sz w:val="18"/>
              </w:rPr>
            </w:pPr>
            <w:r>
              <w:rPr>
                <w:spacing w:val="-2"/>
                <w:sz w:val="18"/>
              </w:rPr>
              <w:t>0.074</w:t>
            </w:r>
          </w:p>
        </w:tc>
        <w:tc>
          <w:tcPr>
            <w:tcW w:w="989" w:type="dxa"/>
          </w:tcPr>
          <w:p>
            <w:pPr>
              <w:pStyle w:val="11"/>
              <w:ind w:left="213"/>
              <w:jc w:val="left"/>
              <w:rPr>
                <w:sz w:val="18"/>
              </w:rPr>
            </w:pPr>
            <w:r>
              <w:rPr>
                <w:spacing w:val="-2"/>
                <w:sz w:val="18"/>
              </w:rPr>
              <w:t>0.288</w:t>
            </w:r>
          </w:p>
        </w:tc>
        <w:tc>
          <w:tcPr>
            <w:tcW w:w="1139" w:type="dxa"/>
          </w:tcPr>
          <w:p>
            <w:pPr>
              <w:pStyle w:val="11"/>
              <w:ind w:left="2" w:right="34"/>
              <w:rPr>
                <w:sz w:val="18"/>
              </w:rPr>
            </w:pPr>
            <w:r>
              <w:rPr>
                <w:spacing w:val="-2"/>
                <w:sz w:val="18"/>
              </w:rPr>
              <w:t>0.116</w:t>
            </w:r>
          </w:p>
        </w:tc>
        <w:tc>
          <w:tcPr>
            <w:tcW w:w="872" w:type="dxa"/>
          </w:tcPr>
          <w:p>
            <w:pPr>
              <w:pStyle w:val="11"/>
              <w:ind w:right="44"/>
              <w:jc w:val="right"/>
              <w:rPr>
                <w:sz w:val="18"/>
              </w:rPr>
            </w:pPr>
            <w:r>
              <w:rPr>
                <w:spacing w:val="-2"/>
                <w:sz w:val="18"/>
              </w:rPr>
              <w:t>0.417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0.469</w:t>
            </w:r>
          </w:p>
        </w:tc>
        <w:tc>
          <w:tcPr>
            <w:tcW w:w="900" w:type="dxa"/>
          </w:tcPr>
          <w:p>
            <w:pPr>
              <w:pStyle w:val="11"/>
              <w:ind w:left="27" w:right="1"/>
              <w:rPr>
                <w:sz w:val="18"/>
              </w:rPr>
            </w:pPr>
            <w:r>
              <w:rPr>
                <w:spacing w:val="-2"/>
                <w:sz w:val="18"/>
              </w:rPr>
              <w:t>0.091</w:t>
            </w:r>
          </w:p>
        </w:tc>
        <w:tc>
          <w:tcPr>
            <w:tcW w:w="989" w:type="dxa"/>
          </w:tcPr>
          <w:p>
            <w:pPr>
              <w:pStyle w:val="11"/>
              <w:ind w:left="263"/>
              <w:jc w:val="left"/>
              <w:rPr>
                <w:sz w:val="18"/>
              </w:rPr>
            </w:pPr>
            <w:r>
              <w:rPr>
                <w:spacing w:val="-4"/>
                <w:sz w:val="18"/>
              </w:rPr>
              <w:t>0.46</w:t>
            </w:r>
          </w:p>
        </w:tc>
        <w:tc>
          <w:tcPr>
            <w:tcW w:w="1139" w:type="dxa"/>
          </w:tcPr>
          <w:p>
            <w:pPr>
              <w:pStyle w:val="11"/>
              <w:ind w:left="2" w:right="34"/>
              <w:rPr>
                <w:sz w:val="18"/>
              </w:rPr>
            </w:pPr>
            <w:r>
              <w:rPr>
                <w:spacing w:val="-2"/>
                <w:sz w:val="18"/>
              </w:rPr>
              <w:t>0.316</w:t>
            </w:r>
          </w:p>
        </w:tc>
        <w:tc>
          <w:tcPr>
            <w:tcW w:w="872" w:type="dxa"/>
          </w:tcPr>
          <w:p>
            <w:pPr>
              <w:pStyle w:val="11"/>
              <w:ind w:right="44"/>
              <w:jc w:val="right"/>
              <w:rPr>
                <w:sz w:val="18"/>
              </w:rPr>
            </w:pPr>
            <w:r>
              <w:rPr>
                <w:spacing w:val="-2"/>
                <w:sz w:val="18"/>
              </w:rPr>
              <w:t>0.685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0.829</w:t>
            </w:r>
          </w:p>
        </w:tc>
        <w:tc>
          <w:tcPr>
            <w:tcW w:w="900" w:type="dxa"/>
          </w:tcPr>
          <w:p>
            <w:pPr>
              <w:pStyle w:val="11"/>
              <w:ind w:left="27" w:right="3"/>
              <w:rPr>
                <w:sz w:val="18"/>
              </w:rPr>
            </w:pPr>
            <w:r>
              <w:rPr>
                <w:spacing w:val="-4"/>
                <w:sz w:val="18"/>
              </w:rPr>
              <w:t>0.05</w:t>
            </w:r>
          </w:p>
        </w:tc>
        <w:tc>
          <w:tcPr>
            <w:tcW w:w="989" w:type="dxa"/>
          </w:tcPr>
          <w:p>
            <w:pPr>
              <w:pStyle w:val="11"/>
              <w:ind w:left="213"/>
              <w:jc w:val="left"/>
              <w:rPr>
                <w:sz w:val="18"/>
              </w:rPr>
            </w:pPr>
            <w:r>
              <w:rPr>
                <w:spacing w:val="-2"/>
                <w:sz w:val="18"/>
              </w:rPr>
              <w:t>0.832</w:t>
            </w:r>
          </w:p>
        </w:tc>
        <w:tc>
          <w:tcPr>
            <w:tcW w:w="1139" w:type="dxa"/>
          </w:tcPr>
          <w:p>
            <w:pPr>
              <w:pStyle w:val="11"/>
              <w:ind w:left="2" w:right="34"/>
              <w:rPr>
                <w:sz w:val="18"/>
              </w:rPr>
            </w:pPr>
            <w:r>
              <w:rPr>
                <w:spacing w:val="-2"/>
                <w:sz w:val="18"/>
              </w:rPr>
              <w:t>0.721</w:t>
            </w:r>
          </w:p>
        </w:tc>
        <w:tc>
          <w:tcPr>
            <w:tcW w:w="872" w:type="dxa"/>
          </w:tcPr>
          <w:p>
            <w:pPr>
              <w:pStyle w:val="11"/>
              <w:ind w:right="44"/>
              <w:jc w:val="right"/>
              <w:rPr>
                <w:sz w:val="18"/>
              </w:rPr>
            </w:pPr>
            <w:r>
              <w:rPr>
                <w:spacing w:val="-2"/>
                <w:sz w:val="18"/>
              </w:rPr>
              <w:t>0.916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0.145</w:t>
            </w:r>
          </w:p>
        </w:tc>
        <w:tc>
          <w:tcPr>
            <w:tcW w:w="900" w:type="dxa"/>
          </w:tcPr>
          <w:p>
            <w:pPr>
              <w:pStyle w:val="11"/>
              <w:ind w:left="27" w:right="1"/>
              <w:rPr>
                <w:sz w:val="18"/>
              </w:rPr>
            </w:pPr>
            <w:r>
              <w:rPr>
                <w:spacing w:val="-2"/>
                <w:sz w:val="18"/>
              </w:rPr>
              <w:t>0.047</w:t>
            </w:r>
          </w:p>
        </w:tc>
        <w:tc>
          <w:tcPr>
            <w:tcW w:w="989" w:type="dxa"/>
          </w:tcPr>
          <w:p>
            <w:pPr>
              <w:pStyle w:val="11"/>
              <w:ind w:left="213"/>
              <w:jc w:val="left"/>
              <w:rPr>
                <w:sz w:val="18"/>
              </w:rPr>
            </w:pPr>
            <w:r>
              <w:rPr>
                <w:spacing w:val="-2"/>
                <w:sz w:val="18"/>
              </w:rPr>
              <w:t>0.142</w:t>
            </w:r>
          </w:p>
        </w:tc>
        <w:tc>
          <w:tcPr>
            <w:tcW w:w="1139" w:type="dxa"/>
          </w:tcPr>
          <w:p>
            <w:pPr>
              <w:pStyle w:val="11"/>
              <w:ind w:left="2" w:right="34"/>
              <w:rPr>
                <w:sz w:val="18"/>
              </w:rPr>
            </w:pPr>
            <w:r>
              <w:rPr>
                <w:spacing w:val="-2"/>
                <w:sz w:val="18"/>
              </w:rPr>
              <w:t>0.066</w:t>
            </w:r>
          </w:p>
        </w:tc>
        <w:tc>
          <w:tcPr>
            <w:tcW w:w="872" w:type="dxa"/>
          </w:tcPr>
          <w:p>
            <w:pPr>
              <w:pStyle w:val="11"/>
              <w:ind w:right="44"/>
              <w:jc w:val="right"/>
              <w:rPr>
                <w:sz w:val="18"/>
              </w:rPr>
            </w:pPr>
            <w:r>
              <w:rPr>
                <w:spacing w:val="-2"/>
                <w:sz w:val="18"/>
              </w:rPr>
              <w:t>0.247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0.026</w:t>
            </w:r>
          </w:p>
        </w:tc>
        <w:tc>
          <w:tcPr>
            <w:tcW w:w="900" w:type="dxa"/>
          </w:tcPr>
          <w:p>
            <w:pPr>
              <w:pStyle w:val="11"/>
              <w:ind w:left="27" w:right="1"/>
              <w:rPr>
                <w:sz w:val="18"/>
              </w:rPr>
            </w:pPr>
            <w:r>
              <w:rPr>
                <w:spacing w:val="-2"/>
                <w:sz w:val="18"/>
              </w:rPr>
              <w:t>0.018</w:t>
            </w:r>
          </w:p>
        </w:tc>
        <w:tc>
          <w:tcPr>
            <w:tcW w:w="989" w:type="dxa"/>
          </w:tcPr>
          <w:p>
            <w:pPr>
              <w:pStyle w:val="11"/>
              <w:ind w:left="213"/>
              <w:jc w:val="left"/>
              <w:rPr>
                <w:sz w:val="18"/>
              </w:rPr>
            </w:pPr>
            <w:r>
              <w:rPr>
                <w:spacing w:val="-2"/>
                <w:sz w:val="18"/>
              </w:rPr>
              <w:t>0.022</w:t>
            </w:r>
          </w:p>
        </w:tc>
        <w:tc>
          <w:tcPr>
            <w:tcW w:w="1139" w:type="dxa"/>
          </w:tcPr>
          <w:p>
            <w:pPr>
              <w:pStyle w:val="11"/>
              <w:ind w:left="2" w:right="34"/>
              <w:rPr>
                <w:sz w:val="18"/>
              </w:rPr>
            </w:pPr>
            <w:r>
              <w:rPr>
                <w:spacing w:val="-2"/>
                <w:sz w:val="18"/>
              </w:rPr>
              <w:t>0.005</w:t>
            </w:r>
          </w:p>
        </w:tc>
        <w:tc>
          <w:tcPr>
            <w:tcW w:w="872" w:type="dxa"/>
          </w:tcPr>
          <w:p>
            <w:pPr>
              <w:pStyle w:val="11"/>
              <w:ind w:right="44"/>
              <w:jc w:val="right"/>
              <w:rPr>
                <w:sz w:val="18"/>
              </w:rPr>
            </w:pPr>
            <w:r>
              <w:rPr>
                <w:spacing w:val="-2"/>
                <w:sz w:val="18"/>
              </w:rPr>
              <w:t>0.071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0.897</w:t>
            </w:r>
          </w:p>
        </w:tc>
        <w:tc>
          <w:tcPr>
            <w:tcW w:w="900" w:type="dxa"/>
          </w:tcPr>
          <w:p>
            <w:pPr>
              <w:pStyle w:val="11"/>
              <w:ind w:left="27" w:right="1"/>
              <w:rPr>
                <w:sz w:val="18"/>
              </w:rPr>
            </w:pPr>
            <w:r>
              <w:rPr>
                <w:spacing w:val="-2"/>
                <w:sz w:val="18"/>
              </w:rPr>
              <w:t>0.039</w:t>
            </w:r>
          </w:p>
        </w:tc>
        <w:tc>
          <w:tcPr>
            <w:tcW w:w="989" w:type="dxa"/>
          </w:tcPr>
          <w:p>
            <w:pPr>
              <w:pStyle w:val="11"/>
              <w:ind w:left="213"/>
              <w:jc w:val="left"/>
              <w:rPr>
                <w:sz w:val="18"/>
              </w:rPr>
            </w:pPr>
            <w:r>
              <w:rPr>
                <w:spacing w:val="-2"/>
                <w:sz w:val="18"/>
              </w:rPr>
              <w:t>0.902</w:t>
            </w:r>
          </w:p>
        </w:tc>
        <w:tc>
          <w:tcPr>
            <w:tcW w:w="1139" w:type="dxa"/>
          </w:tcPr>
          <w:p>
            <w:pPr>
              <w:pStyle w:val="11"/>
              <w:ind w:left="2" w:right="34"/>
              <w:rPr>
                <w:sz w:val="18"/>
              </w:rPr>
            </w:pPr>
            <w:r>
              <w:rPr>
                <w:spacing w:val="-2"/>
                <w:sz w:val="18"/>
              </w:rPr>
              <w:t>0.806</w:t>
            </w:r>
          </w:p>
        </w:tc>
        <w:tc>
          <w:tcPr>
            <w:tcW w:w="872" w:type="dxa"/>
          </w:tcPr>
          <w:p>
            <w:pPr>
              <w:pStyle w:val="11"/>
              <w:ind w:right="44"/>
              <w:jc w:val="right"/>
              <w:rPr>
                <w:sz w:val="18"/>
              </w:rPr>
            </w:pPr>
            <w:r>
              <w:rPr>
                <w:spacing w:val="-2"/>
                <w:sz w:val="18"/>
              </w:rPr>
              <w:t>0.961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0.091</w:t>
            </w:r>
          </w:p>
        </w:tc>
        <w:tc>
          <w:tcPr>
            <w:tcW w:w="900" w:type="dxa"/>
          </w:tcPr>
          <w:p>
            <w:pPr>
              <w:pStyle w:val="11"/>
              <w:ind w:left="27" w:right="1"/>
              <w:rPr>
                <w:sz w:val="18"/>
              </w:rPr>
            </w:pPr>
            <w:r>
              <w:rPr>
                <w:spacing w:val="-2"/>
                <w:sz w:val="18"/>
              </w:rPr>
              <w:t>0.037</w:t>
            </w:r>
          </w:p>
        </w:tc>
        <w:tc>
          <w:tcPr>
            <w:tcW w:w="989" w:type="dxa"/>
          </w:tcPr>
          <w:p>
            <w:pPr>
              <w:pStyle w:val="11"/>
              <w:ind w:left="213"/>
              <w:jc w:val="left"/>
              <w:rPr>
                <w:sz w:val="18"/>
              </w:rPr>
            </w:pPr>
            <w:r>
              <w:rPr>
                <w:spacing w:val="-2"/>
                <w:sz w:val="18"/>
              </w:rPr>
              <w:t>0.087</w:t>
            </w:r>
          </w:p>
        </w:tc>
        <w:tc>
          <w:tcPr>
            <w:tcW w:w="1139" w:type="dxa"/>
          </w:tcPr>
          <w:p>
            <w:pPr>
              <w:pStyle w:val="11"/>
              <w:ind w:left="2" w:right="34"/>
              <w:rPr>
                <w:sz w:val="18"/>
              </w:rPr>
            </w:pPr>
            <w:r>
              <w:rPr>
                <w:spacing w:val="-2"/>
                <w:sz w:val="18"/>
              </w:rPr>
              <w:t>0.032</w:t>
            </w:r>
          </w:p>
        </w:tc>
        <w:tc>
          <w:tcPr>
            <w:tcW w:w="872" w:type="dxa"/>
          </w:tcPr>
          <w:p>
            <w:pPr>
              <w:pStyle w:val="11"/>
              <w:ind w:right="44"/>
              <w:jc w:val="right"/>
              <w:rPr>
                <w:sz w:val="18"/>
              </w:rPr>
            </w:pPr>
            <w:r>
              <w:rPr>
                <w:spacing w:val="-2"/>
                <w:sz w:val="18"/>
              </w:rPr>
              <w:t>0.177</w:t>
            </w:r>
          </w:p>
        </w:tc>
      </w:tr>
      <w:tr>
        <w:tblPrEx>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0.012</w:t>
            </w:r>
          </w:p>
        </w:tc>
        <w:tc>
          <w:tcPr>
            <w:tcW w:w="900" w:type="dxa"/>
          </w:tcPr>
          <w:p>
            <w:pPr>
              <w:pStyle w:val="11"/>
              <w:ind w:left="27" w:right="1"/>
              <w:rPr>
                <w:sz w:val="18"/>
              </w:rPr>
            </w:pPr>
            <w:r>
              <w:rPr>
                <w:spacing w:val="-2"/>
                <w:sz w:val="18"/>
              </w:rPr>
              <w:t>0.013</w:t>
            </w:r>
          </w:p>
        </w:tc>
        <w:tc>
          <w:tcPr>
            <w:tcW w:w="989" w:type="dxa"/>
          </w:tcPr>
          <w:p>
            <w:pPr>
              <w:pStyle w:val="11"/>
              <w:ind w:left="213"/>
              <w:jc w:val="left"/>
              <w:rPr>
                <w:sz w:val="18"/>
              </w:rPr>
            </w:pPr>
            <w:r>
              <w:rPr>
                <w:spacing w:val="-2"/>
                <w:sz w:val="18"/>
              </w:rPr>
              <w:t>0.008</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0.048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2017</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LO1</w:t>
            </w:r>
          </w:p>
        </w:tc>
        <w:tc>
          <w:tcPr>
            <w:tcW w:w="1103" w:type="dxa"/>
          </w:tcPr>
          <w:p>
            <w:pPr>
              <w:pStyle w:val="11"/>
              <w:spacing w:before="54"/>
              <w:ind w:left="28"/>
              <w:rPr>
                <w:sz w:val="18"/>
              </w:rPr>
            </w:pPr>
            <w:r>
              <w:rPr>
                <w:spacing w:val="-2"/>
                <w:sz w:val="18"/>
              </w:rPr>
              <w:t>Tillering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0.464</w:t>
            </w:r>
          </w:p>
        </w:tc>
        <w:tc>
          <w:tcPr>
            <w:tcW w:w="900" w:type="dxa"/>
          </w:tcPr>
          <w:p>
            <w:pPr>
              <w:pStyle w:val="11"/>
              <w:spacing w:before="54"/>
              <w:ind w:left="27" w:right="1"/>
              <w:rPr>
                <w:sz w:val="18"/>
              </w:rPr>
            </w:pPr>
            <w:r>
              <w:rPr>
                <w:spacing w:val="-2"/>
                <w:sz w:val="18"/>
              </w:rPr>
              <w:t>0.127</w:t>
            </w:r>
          </w:p>
        </w:tc>
        <w:tc>
          <w:tcPr>
            <w:tcW w:w="989" w:type="dxa"/>
          </w:tcPr>
          <w:p>
            <w:pPr>
              <w:pStyle w:val="11"/>
              <w:spacing w:before="54"/>
              <w:ind w:left="213"/>
              <w:jc w:val="left"/>
              <w:rPr>
                <w:sz w:val="18"/>
              </w:rPr>
            </w:pPr>
            <w:r>
              <w:rPr>
                <w:spacing w:val="-2"/>
                <w:sz w:val="18"/>
              </w:rPr>
              <w:t>0.466</w:t>
            </w:r>
          </w:p>
        </w:tc>
        <w:tc>
          <w:tcPr>
            <w:tcW w:w="1139" w:type="dxa"/>
          </w:tcPr>
          <w:p>
            <w:pPr>
              <w:pStyle w:val="11"/>
              <w:spacing w:before="54"/>
              <w:ind w:left="2" w:right="34"/>
              <w:rPr>
                <w:sz w:val="18"/>
              </w:rPr>
            </w:pPr>
            <w:r>
              <w:rPr>
                <w:spacing w:val="-2"/>
                <w:sz w:val="18"/>
              </w:rPr>
              <w:t>0.215</w:t>
            </w:r>
          </w:p>
        </w:tc>
        <w:tc>
          <w:tcPr>
            <w:tcW w:w="872" w:type="dxa"/>
          </w:tcPr>
          <w:p>
            <w:pPr>
              <w:pStyle w:val="11"/>
              <w:spacing w:before="54"/>
              <w:ind w:right="96"/>
              <w:jc w:val="right"/>
              <w:rPr>
                <w:sz w:val="18"/>
              </w:rPr>
            </w:pPr>
            <w:r>
              <w:rPr>
                <w:spacing w:val="-4"/>
                <w:sz w:val="18"/>
              </w:rPr>
              <w:t>0.71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0" w:right="44"/>
              <w:rPr>
                <w:sz w:val="18"/>
              </w:rPr>
            </w:pPr>
            <w:r>
              <w:rPr>
                <w:spacing w:val="-4"/>
                <w:sz w:val="18"/>
              </w:rPr>
              <w:t>0.28</w:t>
            </w:r>
          </w:p>
        </w:tc>
        <w:tc>
          <w:tcPr>
            <w:tcW w:w="900" w:type="dxa"/>
          </w:tcPr>
          <w:p>
            <w:pPr>
              <w:pStyle w:val="11"/>
              <w:ind w:left="27" w:right="1"/>
              <w:rPr>
                <w:sz w:val="18"/>
              </w:rPr>
            </w:pPr>
            <w:r>
              <w:rPr>
                <w:spacing w:val="-2"/>
                <w:sz w:val="18"/>
              </w:rPr>
              <w:t>0.107</w:t>
            </w:r>
          </w:p>
        </w:tc>
        <w:tc>
          <w:tcPr>
            <w:tcW w:w="989" w:type="dxa"/>
          </w:tcPr>
          <w:p>
            <w:pPr>
              <w:pStyle w:val="11"/>
              <w:ind w:left="213"/>
              <w:jc w:val="left"/>
              <w:rPr>
                <w:sz w:val="18"/>
              </w:rPr>
            </w:pPr>
            <w:r>
              <w:rPr>
                <w:spacing w:val="-2"/>
                <w:sz w:val="18"/>
              </w:rPr>
              <w:t>0.283</w:t>
            </w:r>
          </w:p>
        </w:tc>
        <w:tc>
          <w:tcPr>
            <w:tcW w:w="1139" w:type="dxa"/>
          </w:tcPr>
          <w:p>
            <w:pPr>
              <w:pStyle w:val="11"/>
              <w:ind w:left="2" w:right="34"/>
              <w:rPr>
                <w:sz w:val="18"/>
              </w:rPr>
            </w:pPr>
            <w:r>
              <w:rPr>
                <w:spacing w:val="-2"/>
                <w:sz w:val="18"/>
              </w:rPr>
              <w:t>0.055</w:t>
            </w:r>
          </w:p>
        </w:tc>
        <w:tc>
          <w:tcPr>
            <w:tcW w:w="872" w:type="dxa"/>
          </w:tcPr>
          <w:p>
            <w:pPr>
              <w:pStyle w:val="11"/>
              <w:ind w:right="44"/>
              <w:jc w:val="right"/>
              <w:rPr>
                <w:sz w:val="18"/>
              </w:rPr>
            </w:pPr>
            <w:r>
              <w:rPr>
                <w:spacing w:val="-2"/>
                <w:sz w:val="18"/>
              </w:rPr>
              <w:t>0.486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0.256</w:t>
            </w:r>
          </w:p>
        </w:tc>
        <w:tc>
          <w:tcPr>
            <w:tcW w:w="900" w:type="dxa"/>
          </w:tcPr>
          <w:p>
            <w:pPr>
              <w:pStyle w:val="11"/>
              <w:ind w:left="27" w:right="1"/>
              <w:rPr>
                <w:sz w:val="18"/>
              </w:rPr>
            </w:pPr>
            <w:r>
              <w:rPr>
                <w:spacing w:val="-2"/>
                <w:sz w:val="18"/>
              </w:rPr>
              <w:t>0.157</w:t>
            </w:r>
          </w:p>
        </w:tc>
        <w:tc>
          <w:tcPr>
            <w:tcW w:w="989" w:type="dxa"/>
          </w:tcPr>
          <w:p>
            <w:pPr>
              <w:pStyle w:val="11"/>
              <w:ind w:left="213"/>
              <w:jc w:val="left"/>
              <w:rPr>
                <w:sz w:val="18"/>
              </w:rPr>
            </w:pPr>
            <w:r>
              <w:rPr>
                <w:spacing w:val="-2"/>
                <w:sz w:val="18"/>
              </w:rPr>
              <w:t>0.223</w:t>
            </w:r>
          </w:p>
        </w:tc>
        <w:tc>
          <w:tcPr>
            <w:tcW w:w="1139" w:type="dxa"/>
          </w:tcPr>
          <w:p>
            <w:pPr>
              <w:pStyle w:val="11"/>
              <w:ind w:left="2" w:right="34"/>
              <w:rPr>
                <w:sz w:val="18"/>
              </w:rPr>
            </w:pPr>
            <w:r>
              <w:rPr>
                <w:spacing w:val="-2"/>
                <w:sz w:val="18"/>
              </w:rPr>
              <w:t>0.046</w:t>
            </w:r>
          </w:p>
        </w:tc>
        <w:tc>
          <w:tcPr>
            <w:tcW w:w="872" w:type="dxa"/>
          </w:tcPr>
          <w:p>
            <w:pPr>
              <w:pStyle w:val="11"/>
              <w:ind w:right="44"/>
              <w:jc w:val="right"/>
              <w:rPr>
                <w:sz w:val="18"/>
              </w:rPr>
            </w:pPr>
            <w:r>
              <w:rPr>
                <w:spacing w:val="-2"/>
                <w:sz w:val="18"/>
              </w:rPr>
              <w:t>0.662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0.905</w:t>
            </w:r>
          </w:p>
        </w:tc>
        <w:tc>
          <w:tcPr>
            <w:tcW w:w="900" w:type="dxa"/>
          </w:tcPr>
          <w:p>
            <w:pPr>
              <w:pStyle w:val="11"/>
              <w:ind w:left="27" w:right="3"/>
              <w:rPr>
                <w:sz w:val="18"/>
              </w:rPr>
            </w:pPr>
            <w:r>
              <w:rPr>
                <w:spacing w:val="-4"/>
                <w:sz w:val="18"/>
              </w:rPr>
              <w:t>0.04</w:t>
            </w:r>
          </w:p>
        </w:tc>
        <w:tc>
          <w:tcPr>
            <w:tcW w:w="989" w:type="dxa"/>
          </w:tcPr>
          <w:p>
            <w:pPr>
              <w:pStyle w:val="11"/>
              <w:ind w:left="213"/>
              <w:jc w:val="left"/>
              <w:rPr>
                <w:sz w:val="18"/>
              </w:rPr>
            </w:pPr>
            <w:r>
              <w:rPr>
                <w:spacing w:val="-2"/>
                <w:sz w:val="18"/>
              </w:rPr>
              <w:t>0.909</w:t>
            </w:r>
          </w:p>
        </w:tc>
        <w:tc>
          <w:tcPr>
            <w:tcW w:w="1139" w:type="dxa"/>
          </w:tcPr>
          <w:p>
            <w:pPr>
              <w:pStyle w:val="11"/>
              <w:ind w:left="2" w:right="34"/>
              <w:rPr>
                <w:sz w:val="18"/>
              </w:rPr>
            </w:pPr>
            <w:r>
              <w:rPr>
                <w:spacing w:val="-2"/>
                <w:sz w:val="18"/>
              </w:rPr>
              <w:t>0.816</w:t>
            </w:r>
          </w:p>
        </w:tc>
        <w:tc>
          <w:tcPr>
            <w:tcW w:w="872" w:type="dxa"/>
          </w:tcPr>
          <w:p>
            <w:pPr>
              <w:pStyle w:val="11"/>
              <w:ind w:right="44"/>
              <w:jc w:val="right"/>
              <w:rPr>
                <w:sz w:val="18"/>
              </w:rPr>
            </w:pPr>
            <w:r>
              <w:rPr>
                <w:spacing w:val="-2"/>
                <w:sz w:val="18"/>
              </w:rPr>
              <w:t>0.969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0.086</w:t>
            </w:r>
          </w:p>
        </w:tc>
        <w:tc>
          <w:tcPr>
            <w:tcW w:w="900" w:type="dxa"/>
          </w:tcPr>
          <w:p>
            <w:pPr>
              <w:pStyle w:val="11"/>
              <w:ind w:left="27" w:right="1"/>
              <w:rPr>
                <w:sz w:val="18"/>
              </w:rPr>
            </w:pPr>
            <w:r>
              <w:rPr>
                <w:spacing w:val="-2"/>
                <w:sz w:val="18"/>
              </w:rPr>
              <w:t>0.039</w:t>
            </w:r>
          </w:p>
        </w:tc>
        <w:tc>
          <w:tcPr>
            <w:tcW w:w="989" w:type="dxa"/>
          </w:tcPr>
          <w:p>
            <w:pPr>
              <w:pStyle w:val="11"/>
              <w:ind w:left="213"/>
              <w:jc w:val="left"/>
              <w:rPr>
                <w:sz w:val="18"/>
              </w:rPr>
            </w:pPr>
            <w:r>
              <w:rPr>
                <w:spacing w:val="-2"/>
                <w:sz w:val="18"/>
              </w:rPr>
              <w:t>0.082</w:t>
            </w:r>
          </w:p>
        </w:tc>
        <w:tc>
          <w:tcPr>
            <w:tcW w:w="1139" w:type="dxa"/>
          </w:tcPr>
          <w:p>
            <w:pPr>
              <w:pStyle w:val="11"/>
              <w:ind w:left="2" w:right="34"/>
              <w:rPr>
                <w:sz w:val="18"/>
              </w:rPr>
            </w:pPr>
            <w:r>
              <w:rPr>
                <w:spacing w:val="-2"/>
                <w:sz w:val="18"/>
              </w:rPr>
              <w:t>0.022</w:t>
            </w:r>
          </w:p>
        </w:tc>
        <w:tc>
          <w:tcPr>
            <w:tcW w:w="872" w:type="dxa"/>
          </w:tcPr>
          <w:p>
            <w:pPr>
              <w:pStyle w:val="11"/>
              <w:ind w:right="44"/>
              <w:jc w:val="right"/>
              <w:rPr>
                <w:sz w:val="18"/>
              </w:rPr>
            </w:pPr>
            <w:r>
              <w:rPr>
                <w:spacing w:val="-2"/>
                <w:sz w:val="18"/>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0.009</w:t>
            </w:r>
          </w:p>
        </w:tc>
        <w:tc>
          <w:tcPr>
            <w:tcW w:w="900" w:type="dxa"/>
          </w:tcPr>
          <w:p>
            <w:pPr>
              <w:pStyle w:val="11"/>
              <w:ind w:left="27" w:right="3"/>
              <w:rPr>
                <w:sz w:val="18"/>
              </w:rPr>
            </w:pPr>
            <w:r>
              <w:rPr>
                <w:spacing w:val="-4"/>
                <w:sz w:val="18"/>
              </w:rPr>
              <w:t>0.01</w:t>
            </w:r>
          </w:p>
        </w:tc>
        <w:tc>
          <w:tcPr>
            <w:tcW w:w="989" w:type="dxa"/>
          </w:tcPr>
          <w:p>
            <w:pPr>
              <w:pStyle w:val="11"/>
              <w:ind w:left="213"/>
              <w:jc w:val="left"/>
              <w:rPr>
                <w:sz w:val="18"/>
              </w:rPr>
            </w:pPr>
            <w:r>
              <w:rPr>
                <w:spacing w:val="-2"/>
                <w:sz w:val="18"/>
              </w:rPr>
              <w:t>0.006</w:t>
            </w:r>
          </w:p>
        </w:tc>
        <w:tc>
          <w:tcPr>
            <w:tcW w:w="1139" w:type="dxa"/>
          </w:tcPr>
          <w:p>
            <w:pPr>
              <w:pStyle w:val="11"/>
              <w:ind w:left="2" w:right="34"/>
              <w:rPr>
                <w:sz w:val="18"/>
              </w:rPr>
            </w:pPr>
            <w:r>
              <w:rPr>
                <w:spacing w:val="-2"/>
                <w:sz w:val="18"/>
              </w:rPr>
              <w:t>0.001</w:t>
            </w:r>
          </w:p>
        </w:tc>
        <w:tc>
          <w:tcPr>
            <w:tcW w:w="872" w:type="dxa"/>
          </w:tcPr>
          <w:p>
            <w:pPr>
              <w:pStyle w:val="11"/>
              <w:ind w:right="96"/>
              <w:jc w:val="right"/>
              <w:rPr>
                <w:sz w:val="18"/>
              </w:rPr>
            </w:pPr>
            <w:r>
              <w:rPr>
                <w:spacing w:val="-4"/>
                <w:sz w:val="18"/>
              </w:rPr>
              <w:t>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0.943</w:t>
            </w:r>
          </w:p>
        </w:tc>
        <w:tc>
          <w:tcPr>
            <w:tcW w:w="900" w:type="dxa"/>
          </w:tcPr>
          <w:p>
            <w:pPr>
              <w:pStyle w:val="11"/>
              <w:ind w:left="27" w:right="3"/>
              <w:rPr>
                <w:sz w:val="18"/>
              </w:rPr>
            </w:pPr>
            <w:r>
              <w:rPr>
                <w:spacing w:val="-4"/>
                <w:sz w:val="18"/>
              </w:rPr>
              <w:t>0.03</w:t>
            </w:r>
          </w:p>
        </w:tc>
        <w:tc>
          <w:tcPr>
            <w:tcW w:w="989" w:type="dxa"/>
          </w:tcPr>
          <w:p>
            <w:pPr>
              <w:pStyle w:val="11"/>
              <w:ind w:left="213"/>
              <w:jc w:val="left"/>
              <w:rPr>
                <w:sz w:val="18"/>
              </w:rPr>
            </w:pPr>
            <w:r>
              <w:rPr>
                <w:spacing w:val="-2"/>
                <w:sz w:val="18"/>
              </w:rPr>
              <w:t>0.948</w:t>
            </w:r>
          </w:p>
        </w:tc>
        <w:tc>
          <w:tcPr>
            <w:tcW w:w="1139" w:type="dxa"/>
          </w:tcPr>
          <w:p>
            <w:pPr>
              <w:pStyle w:val="11"/>
              <w:ind w:left="2" w:right="34"/>
              <w:rPr>
                <w:sz w:val="18"/>
              </w:rPr>
            </w:pPr>
            <w:r>
              <w:rPr>
                <w:spacing w:val="-2"/>
                <w:sz w:val="18"/>
              </w:rPr>
              <w:t>0.872</w:t>
            </w:r>
          </w:p>
        </w:tc>
        <w:tc>
          <w:tcPr>
            <w:tcW w:w="872" w:type="dxa"/>
          </w:tcPr>
          <w:p>
            <w:pPr>
              <w:pStyle w:val="11"/>
              <w:ind w:right="44"/>
              <w:jc w:val="right"/>
              <w:rPr>
                <w:sz w:val="18"/>
              </w:rPr>
            </w:pPr>
            <w:r>
              <w:rPr>
                <w:spacing w:val="-2"/>
                <w:sz w:val="18"/>
              </w:rPr>
              <w:t>0.986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0.052</w:t>
            </w:r>
          </w:p>
        </w:tc>
        <w:tc>
          <w:tcPr>
            <w:tcW w:w="900" w:type="dxa"/>
          </w:tcPr>
          <w:p>
            <w:pPr>
              <w:pStyle w:val="11"/>
              <w:ind w:left="27" w:right="1"/>
              <w:rPr>
                <w:sz w:val="18"/>
              </w:rPr>
            </w:pPr>
            <w:r>
              <w:rPr>
                <w:spacing w:val="-2"/>
                <w:sz w:val="18"/>
              </w:rPr>
              <w:t>0.029</w:t>
            </w:r>
          </w:p>
        </w:tc>
        <w:tc>
          <w:tcPr>
            <w:tcW w:w="989" w:type="dxa"/>
          </w:tcPr>
          <w:p>
            <w:pPr>
              <w:pStyle w:val="11"/>
              <w:ind w:left="213"/>
              <w:jc w:val="left"/>
              <w:rPr>
                <w:sz w:val="18"/>
              </w:rPr>
            </w:pPr>
            <w:r>
              <w:rPr>
                <w:spacing w:val="-2"/>
                <w:sz w:val="18"/>
              </w:rPr>
              <w:t>0.048</w:t>
            </w:r>
          </w:p>
        </w:tc>
        <w:tc>
          <w:tcPr>
            <w:tcW w:w="1139" w:type="dxa"/>
          </w:tcPr>
          <w:p>
            <w:pPr>
              <w:pStyle w:val="11"/>
              <w:ind w:right="34"/>
              <w:rPr>
                <w:sz w:val="18"/>
              </w:rPr>
            </w:pPr>
            <w:r>
              <w:rPr>
                <w:spacing w:val="-4"/>
                <w:sz w:val="18"/>
              </w:rPr>
              <w:t>0.01</w:t>
            </w:r>
          </w:p>
        </w:tc>
        <w:tc>
          <w:tcPr>
            <w:tcW w:w="872" w:type="dxa"/>
          </w:tcPr>
          <w:p>
            <w:pPr>
              <w:pStyle w:val="11"/>
              <w:ind w:right="44"/>
              <w:jc w:val="right"/>
              <w:rPr>
                <w:sz w:val="18"/>
              </w:rPr>
            </w:pPr>
            <w:r>
              <w:rPr>
                <w:spacing w:val="-2"/>
                <w:sz w:val="18"/>
              </w:rPr>
              <w:t>0.122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LO1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0.004</w:t>
            </w:r>
          </w:p>
        </w:tc>
        <w:tc>
          <w:tcPr>
            <w:tcW w:w="900" w:type="dxa"/>
          </w:tcPr>
          <w:p>
            <w:pPr>
              <w:pStyle w:val="11"/>
              <w:ind w:left="27" w:right="1"/>
              <w:rPr>
                <w:sz w:val="18"/>
              </w:rPr>
            </w:pPr>
            <w:r>
              <w:rPr>
                <w:spacing w:val="-2"/>
                <w:sz w:val="18"/>
              </w:rPr>
              <w:t>0.007</w:t>
            </w:r>
          </w:p>
        </w:tc>
        <w:tc>
          <w:tcPr>
            <w:tcW w:w="989" w:type="dxa"/>
          </w:tcPr>
          <w:p>
            <w:pPr>
              <w:pStyle w:val="11"/>
              <w:ind w:left="213"/>
              <w:jc w:val="left"/>
              <w:rPr>
                <w:sz w:val="18"/>
              </w:rPr>
            </w:pPr>
            <w:r>
              <w:rPr>
                <w:spacing w:val="-2"/>
                <w:sz w:val="18"/>
              </w:rPr>
              <w:t>0.002</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0.271</w:t>
            </w:r>
          </w:p>
        </w:tc>
        <w:tc>
          <w:tcPr>
            <w:tcW w:w="900" w:type="dxa"/>
          </w:tcPr>
          <w:p>
            <w:pPr>
              <w:pStyle w:val="11"/>
              <w:ind w:left="27" w:right="1"/>
              <w:rPr>
                <w:sz w:val="18"/>
              </w:rPr>
            </w:pPr>
            <w:r>
              <w:rPr>
                <w:spacing w:val="-2"/>
                <w:sz w:val="18"/>
              </w:rPr>
              <w:t>0.106</w:t>
            </w:r>
          </w:p>
        </w:tc>
        <w:tc>
          <w:tcPr>
            <w:tcW w:w="989" w:type="dxa"/>
          </w:tcPr>
          <w:p>
            <w:pPr>
              <w:pStyle w:val="11"/>
              <w:ind w:left="213"/>
              <w:jc w:val="left"/>
              <w:rPr>
                <w:sz w:val="18"/>
              </w:rPr>
            </w:pPr>
            <w:r>
              <w:rPr>
                <w:spacing w:val="-2"/>
                <w:sz w:val="18"/>
              </w:rPr>
              <w:t>0.265</w:t>
            </w:r>
          </w:p>
        </w:tc>
        <w:tc>
          <w:tcPr>
            <w:tcW w:w="1139" w:type="dxa"/>
          </w:tcPr>
          <w:p>
            <w:pPr>
              <w:pStyle w:val="11"/>
              <w:ind w:right="34"/>
              <w:rPr>
                <w:sz w:val="18"/>
              </w:rPr>
            </w:pPr>
            <w:r>
              <w:rPr>
                <w:spacing w:val="-4"/>
                <w:sz w:val="18"/>
              </w:rPr>
              <w:t>0.09</w:t>
            </w:r>
          </w:p>
        </w:tc>
        <w:tc>
          <w:tcPr>
            <w:tcW w:w="872" w:type="dxa"/>
          </w:tcPr>
          <w:p>
            <w:pPr>
              <w:pStyle w:val="11"/>
              <w:ind w:right="44"/>
              <w:jc w:val="right"/>
              <w:rPr>
                <w:sz w:val="18"/>
              </w:rPr>
            </w:pPr>
            <w:r>
              <w:rPr>
                <w:spacing w:val="-2"/>
                <w:sz w:val="18"/>
              </w:rPr>
              <w:t>0.494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0" w:right="44"/>
              <w:rPr>
                <w:sz w:val="18"/>
              </w:rPr>
            </w:pPr>
            <w:r>
              <w:rPr>
                <w:spacing w:val="-4"/>
                <w:sz w:val="18"/>
              </w:rPr>
              <w:t>0.24</w:t>
            </w:r>
          </w:p>
        </w:tc>
        <w:tc>
          <w:tcPr>
            <w:tcW w:w="900" w:type="dxa"/>
          </w:tcPr>
          <w:p>
            <w:pPr>
              <w:pStyle w:val="11"/>
              <w:ind w:left="27" w:right="1"/>
              <w:rPr>
                <w:sz w:val="18"/>
              </w:rPr>
            </w:pPr>
            <w:r>
              <w:rPr>
                <w:spacing w:val="-2"/>
                <w:sz w:val="18"/>
              </w:rPr>
              <w:t>0.111</w:t>
            </w:r>
          </w:p>
        </w:tc>
        <w:tc>
          <w:tcPr>
            <w:tcW w:w="989" w:type="dxa"/>
          </w:tcPr>
          <w:p>
            <w:pPr>
              <w:pStyle w:val="11"/>
              <w:ind w:left="213"/>
              <w:jc w:val="left"/>
              <w:rPr>
                <w:sz w:val="18"/>
              </w:rPr>
            </w:pPr>
            <w:r>
              <w:rPr>
                <w:spacing w:val="-2"/>
                <w:sz w:val="18"/>
              </w:rPr>
              <w:t>0.236</w:t>
            </w:r>
          </w:p>
        </w:tc>
        <w:tc>
          <w:tcPr>
            <w:tcW w:w="1139" w:type="dxa"/>
          </w:tcPr>
          <w:p>
            <w:pPr>
              <w:pStyle w:val="11"/>
              <w:ind w:left="2" w:right="34"/>
              <w:rPr>
                <w:sz w:val="18"/>
              </w:rPr>
            </w:pPr>
            <w:r>
              <w:rPr>
                <w:spacing w:val="-2"/>
                <w:sz w:val="18"/>
              </w:rPr>
              <w:t>0.043</w:t>
            </w:r>
          </w:p>
        </w:tc>
        <w:tc>
          <w:tcPr>
            <w:tcW w:w="872" w:type="dxa"/>
          </w:tcPr>
          <w:p>
            <w:pPr>
              <w:pStyle w:val="11"/>
              <w:ind w:right="44"/>
              <w:jc w:val="right"/>
              <w:rPr>
                <w:sz w:val="18"/>
              </w:rPr>
            </w:pPr>
            <w:r>
              <w:rPr>
                <w:spacing w:val="-2"/>
                <w:sz w:val="18"/>
              </w:rPr>
              <w:t>0.474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2017</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MC1</w:t>
            </w:r>
          </w:p>
        </w:tc>
        <w:tc>
          <w:tcPr>
            <w:tcW w:w="1103" w:type="dxa"/>
          </w:tcPr>
          <w:p>
            <w:pPr>
              <w:pStyle w:val="11"/>
              <w:spacing w:before="54"/>
              <w:ind w:left="28"/>
              <w:rPr>
                <w:sz w:val="18"/>
              </w:rPr>
            </w:pPr>
            <w:r>
              <w:rPr>
                <w:spacing w:val="-2"/>
                <w:sz w:val="18"/>
              </w:rPr>
              <w:t>Tillering</w:t>
            </w:r>
          </w:p>
        </w:tc>
        <w:tc>
          <w:tcPr>
            <w:tcW w:w="1726" w:type="dxa"/>
          </w:tcPr>
          <w:p>
            <w:pPr>
              <w:pStyle w:val="11"/>
              <w:spacing w:before="54"/>
              <w:ind w:left="17" w:right="65"/>
              <w:rPr>
                <w:sz w:val="18"/>
              </w:rPr>
            </w:pPr>
            <w:r>
              <w:rPr>
                <w:spacing w:val="-2"/>
                <w:sz w:val="18"/>
              </w:rPr>
              <w:t>Detritivore</w:t>
            </w:r>
          </w:p>
        </w:tc>
        <w:tc>
          <w:tcPr>
            <w:tcW w:w="887" w:type="dxa"/>
          </w:tcPr>
          <w:p>
            <w:pPr>
              <w:pStyle w:val="11"/>
              <w:spacing w:before="54"/>
              <w:ind w:left="22" w:right="44"/>
              <w:rPr>
                <w:sz w:val="18"/>
              </w:rPr>
            </w:pPr>
            <w:r>
              <w:rPr>
                <w:spacing w:val="-2"/>
                <w:sz w:val="18"/>
              </w:rPr>
              <w:t>0.488</w:t>
            </w:r>
          </w:p>
        </w:tc>
        <w:tc>
          <w:tcPr>
            <w:tcW w:w="900" w:type="dxa"/>
          </w:tcPr>
          <w:p>
            <w:pPr>
              <w:pStyle w:val="11"/>
              <w:spacing w:before="54"/>
              <w:ind w:left="27" w:right="1"/>
              <w:rPr>
                <w:sz w:val="18"/>
              </w:rPr>
            </w:pPr>
            <w:r>
              <w:rPr>
                <w:spacing w:val="-2"/>
                <w:sz w:val="18"/>
              </w:rPr>
              <w:t>0.171</w:t>
            </w:r>
          </w:p>
        </w:tc>
        <w:tc>
          <w:tcPr>
            <w:tcW w:w="989" w:type="dxa"/>
          </w:tcPr>
          <w:p>
            <w:pPr>
              <w:pStyle w:val="11"/>
              <w:spacing w:before="54"/>
              <w:ind w:left="213"/>
              <w:jc w:val="left"/>
              <w:rPr>
                <w:sz w:val="18"/>
              </w:rPr>
            </w:pPr>
            <w:r>
              <w:rPr>
                <w:spacing w:val="-2"/>
                <w:sz w:val="18"/>
              </w:rPr>
              <w:t>0.483</w:t>
            </w:r>
          </w:p>
        </w:tc>
        <w:tc>
          <w:tcPr>
            <w:tcW w:w="1139" w:type="dxa"/>
          </w:tcPr>
          <w:p>
            <w:pPr>
              <w:pStyle w:val="11"/>
              <w:spacing w:before="54"/>
              <w:ind w:left="2" w:right="34"/>
              <w:rPr>
                <w:sz w:val="18"/>
              </w:rPr>
            </w:pPr>
            <w:r>
              <w:rPr>
                <w:spacing w:val="-2"/>
                <w:sz w:val="18"/>
              </w:rPr>
              <w:t>0.169</w:t>
            </w:r>
          </w:p>
        </w:tc>
        <w:tc>
          <w:tcPr>
            <w:tcW w:w="872" w:type="dxa"/>
          </w:tcPr>
          <w:p>
            <w:pPr>
              <w:pStyle w:val="11"/>
              <w:spacing w:before="54"/>
              <w:ind w:right="44"/>
              <w:jc w:val="right"/>
              <w:rPr>
                <w:sz w:val="18"/>
              </w:rPr>
            </w:pPr>
            <w:r>
              <w:rPr>
                <w:spacing w:val="-2"/>
                <w:sz w:val="18"/>
              </w:rPr>
              <w:t>0.836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0" w:right="44"/>
              <w:rPr>
                <w:sz w:val="18"/>
              </w:rPr>
            </w:pPr>
            <w:r>
              <w:rPr>
                <w:spacing w:val="-4"/>
                <w:sz w:val="18"/>
              </w:rPr>
              <w:t>0.85</w:t>
            </w:r>
          </w:p>
        </w:tc>
        <w:tc>
          <w:tcPr>
            <w:tcW w:w="900" w:type="dxa"/>
          </w:tcPr>
          <w:p>
            <w:pPr>
              <w:pStyle w:val="11"/>
              <w:ind w:left="27" w:right="1"/>
              <w:rPr>
                <w:sz w:val="18"/>
              </w:rPr>
            </w:pPr>
            <w:r>
              <w:rPr>
                <w:spacing w:val="-2"/>
                <w:sz w:val="18"/>
              </w:rPr>
              <w:t>0.061</w:t>
            </w:r>
          </w:p>
        </w:tc>
        <w:tc>
          <w:tcPr>
            <w:tcW w:w="989" w:type="dxa"/>
          </w:tcPr>
          <w:p>
            <w:pPr>
              <w:pStyle w:val="11"/>
              <w:ind w:left="213"/>
              <w:jc w:val="left"/>
              <w:rPr>
                <w:sz w:val="18"/>
              </w:rPr>
            </w:pPr>
            <w:r>
              <w:rPr>
                <w:spacing w:val="-2"/>
                <w:sz w:val="18"/>
              </w:rPr>
              <w:t>0.856</w:t>
            </w:r>
          </w:p>
        </w:tc>
        <w:tc>
          <w:tcPr>
            <w:tcW w:w="1139" w:type="dxa"/>
          </w:tcPr>
          <w:p>
            <w:pPr>
              <w:pStyle w:val="11"/>
              <w:ind w:left="2" w:right="34"/>
              <w:rPr>
                <w:sz w:val="18"/>
              </w:rPr>
            </w:pPr>
            <w:r>
              <w:rPr>
                <w:spacing w:val="-2"/>
                <w:sz w:val="18"/>
              </w:rPr>
              <w:t>0.712</w:t>
            </w:r>
          </w:p>
        </w:tc>
        <w:tc>
          <w:tcPr>
            <w:tcW w:w="872" w:type="dxa"/>
          </w:tcPr>
          <w:p>
            <w:pPr>
              <w:pStyle w:val="11"/>
              <w:ind w:right="44"/>
              <w:jc w:val="right"/>
              <w:rPr>
                <w:sz w:val="18"/>
              </w:rPr>
            </w:pPr>
            <w:r>
              <w:rPr>
                <w:spacing w:val="-2"/>
                <w:sz w:val="18"/>
              </w:rPr>
              <w:t>0.949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0.119</w:t>
            </w:r>
          </w:p>
        </w:tc>
        <w:tc>
          <w:tcPr>
            <w:tcW w:w="900" w:type="dxa"/>
          </w:tcPr>
          <w:p>
            <w:pPr>
              <w:pStyle w:val="11"/>
              <w:ind w:left="27" w:right="1"/>
              <w:rPr>
                <w:sz w:val="18"/>
              </w:rPr>
            </w:pPr>
            <w:r>
              <w:rPr>
                <w:spacing w:val="-2"/>
                <w:sz w:val="18"/>
              </w:rPr>
              <w:t>0.055</w:t>
            </w:r>
          </w:p>
        </w:tc>
        <w:tc>
          <w:tcPr>
            <w:tcW w:w="989" w:type="dxa"/>
          </w:tcPr>
          <w:p>
            <w:pPr>
              <w:pStyle w:val="11"/>
              <w:ind w:left="213"/>
              <w:jc w:val="left"/>
              <w:rPr>
                <w:sz w:val="18"/>
              </w:rPr>
            </w:pPr>
            <w:r>
              <w:rPr>
                <w:spacing w:val="-2"/>
                <w:sz w:val="18"/>
              </w:rPr>
              <w:t>0.112</w:t>
            </w:r>
          </w:p>
        </w:tc>
        <w:tc>
          <w:tcPr>
            <w:tcW w:w="1139" w:type="dxa"/>
          </w:tcPr>
          <w:p>
            <w:pPr>
              <w:pStyle w:val="11"/>
              <w:ind w:left="2" w:right="34"/>
              <w:rPr>
                <w:sz w:val="18"/>
              </w:rPr>
            </w:pPr>
            <w:r>
              <w:rPr>
                <w:spacing w:val="-2"/>
                <w:sz w:val="18"/>
              </w:rPr>
              <w:t>0.032</w:t>
            </w:r>
          </w:p>
        </w:tc>
        <w:tc>
          <w:tcPr>
            <w:tcW w:w="872" w:type="dxa"/>
          </w:tcPr>
          <w:p>
            <w:pPr>
              <w:pStyle w:val="11"/>
              <w:ind w:right="44"/>
              <w:jc w:val="right"/>
              <w:rPr>
                <w:sz w:val="18"/>
              </w:rPr>
            </w:pPr>
            <w:r>
              <w:rPr>
                <w:spacing w:val="-2"/>
                <w:sz w:val="18"/>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0.031</w:t>
            </w:r>
          </w:p>
        </w:tc>
        <w:tc>
          <w:tcPr>
            <w:tcW w:w="900" w:type="dxa"/>
          </w:tcPr>
          <w:p>
            <w:pPr>
              <w:pStyle w:val="11"/>
              <w:ind w:left="27" w:right="1"/>
              <w:rPr>
                <w:sz w:val="18"/>
              </w:rPr>
            </w:pPr>
            <w:r>
              <w:rPr>
                <w:spacing w:val="-2"/>
                <w:sz w:val="18"/>
              </w:rPr>
              <w:t>0.031</w:t>
            </w:r>
          </w:p>
        </w:tc>
        <w:tc>
          <w:tcPr>
            <w:tcW w:w="989" w:type="dxa"/>
          </w:tcPr>
          <w:p>
            <w:pPr>
              <w:pStyle w:val="11"/>
              <w:ind w:left="213"/>
              <w:jc w:val="left"/>
              <w:rPr>
                <w:sz w:val="18"/>
              </w:rPr>
            </w:pPr>
            <w:r>
              <w:rPr>
                <w:spacing w:val="-2"/>
                <w:sz w:val="18"/>
              </w:rPr>
              <w:t>0.022</w:t>
            </w:r>
          </w:p>
        </w:tc>
        <w:tc>
          <w:tcPr>
            <w:tcW w:w="1139" w:type="dxa"/>
          </w:tcPr>
          <w:p>
            <w:pPr>
              <w:pStyle w:val="11"/>
              <w:ind w:left="2" w:right="34"/>
              <w:rPr>
                <w:sz w:val="18"/>
              </w:rPr>
            </w:pPr>
            <w:r>
              <w:rPr>
                <w:spacing w:val="-2"/>
                <w:sz w:val="18"/>
              </w:rPr>
              <w:t>0.003</w:t>
            </w:r>
          </w:p>
        </w:tc>
        <w:tc>
          <w:tcPr>
            <w:tcW w:w="872" w:type="dxa"/>
          </w:tcPr>
          <w:p>
            <w:pPr>
              <w:pStyle w:val="11"/>
              <w:ind w:right="44"/>
              <w:jc w:val="right"/>
              <w:rPr>
                <w:sz w:val="18"/>
              </w:rPr>
            </w:pPr>
            <w:r>
              <w:rPr>
                <w:spacing w:val="-2"/>
                <w:sz w:val="18"/>
              </w:rPr>
              <w:t>0.115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0" w:right="44"/>
              <w:rPr>
                <w:sz w:val="18"/>
              </w:rPr>
            </w:pPr>
            <w:r>
              <w:rPr>
                <w:spacing w:val="-4"/>
                <w:sz w:val="18"/>
              </w:rPr>
              <w:t>0.91</w:t>
            </w:r>
          </w:p>
        </w:tc>
        <w:tc>
          <w:tcPr>
            <w:tcW w:w="900" w:type="dxa"/>
          </w:tcPr>
          <w:p>
            <w:pPr>
              <w:pStyle w:val="11"/>
              <w:ind w:left="27" w:right="1"/>
              <w:rPr>
                <w:sz w:val="18"/>
              </w:rPr>
            </w:pPr>
            <w:r>
              <w:rPr>
                <w:spacing w:val="-2"/>
                <w:sz w:val="18"/>
              </w:rPr>
              <w:t>0.047</w:t>
            </w:r>
          </w:p>
        </w:tc>
        <w:tc>
          <w:tcPr>
            <w:tcW w:w="989" w:type="dxa"/>
          </w:tcPr>
          <w:p>
            <w:pPr>
              <w:pStyle w:val="11"/>
              <w:ind w:left="213"/>
              <w:jc w:val="left"/>
              <w:rPr>
                <w:sz w:val="18"/>
              </w:rPr>
            </w:pPr>
            <w:r>
              <w:rPr>
                <w:spacing w:val="-2"/>
                <w:sz w:val="18"/>
              </w:rPr>
              <w:t>0.918</w:t>
            </w:r>
          </w:p>
        </w:tc>
        <w:tc>
          <w:tcPr>
            <w:tcW w:w="1139" w:type="dxa"/>
          </w:tcPr>
          <w:p>
            <w:pPr>
              <w:pStyle w:val="11"/>
              <w:ind w:left="2" w:right="34"/>
              <w:rPr>
                <w:sz w:val="18"/>
              </w:rPr>
            </w:pPr>
            <w:r>
              <w:rPr>
                <w:spacing w:val="-2"/>
                <w:sz w:val="18"/>
              </w:rPr>
              <w:t>0.802</w:t>
            </w:r>
          </w:p>
        </w:tc>
        <w:tc>
          <w:tcPr>
            <w:tcW w:w="872" w:type="dxa"/>
          </w:tcPr>
          <w:p>
            <w:pPr>
              <w:pStyle w:val="11"/>
              <w:ind w:right="44"/>
              <w:jc w:val="right"/>
              <w:rPr>
                <w:sz w:val="18"/>
              </w:rPr>
            </w:pPr>
            <w:r>
              <w:rPr>
                <w:spacing w:val="-2"/>
                <w:sz w:val="18"/>
              </w:rPr>
              <w:t>0.977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0.075</w:t>
            </w:r>
          </w:p>
        </w:tc>
        <w:tc>
          <w:tcPr>
            <w:tcW w:w="900" w:type="dxa"/>
          </w:tcPr>
          <w:p>
            <w:pPr>
              <w:pStyle w:val="11"/>
              <w:ind w:left="27" w:right="1"/>
              <w:rPr>
                <w:sz w:val="18"/>
              </w:rPr>
            </w:pPr>
            <w:r>
              <w:rPr>
                <w:spacing w:val="-2"/>
                <w:sz w:val="18"/>
              </w:rPr>
              <w:t>0.041</w:t>
            </w:r>
          </w:p>
        </w:tc>
        <w:tc>
          <w:tcPr>
            <w:tcW w:w="989" w:type="dxa"/>
          </w:tcPr>
          <w:p>
            <w:pPr>
              <w:pStyle w:val="11"/>
              <w:ind w:left="213"/>
              <w:jc w:val="left"/>
              <w:rPr>
                <w:sz w:val="18"/>
              </w:rPr>
            </w:pPr>
            <w:r>
              <w:rPr>
                <w:spacing w:val="-2"/>
                <w:sz w:val="18"/>
              </w:rPr>
              <w:t>0.068</w:t>
            </w:r>
          </w:p>
        </w:tc>
        <w:tc>
          <w:tcPr>
            <w:tcW w:w="1139" w:type="dxa"/>
          </w:tcPr>
          <w:p>
            <w:pPr>
              <w:pStyle w:val="11"/>
              <w:ind w:left="2" w:right="34"/>
              <w:rPr>
                <w:sz w:val="18"/>
              </w:rPr>
            </w:pPr>
            <w:r>
              <w:rPr>
                <w:spacing w:val="-2"/>
                <w:sz w:val="18"/>
              </w:rPr>
              <w:t>0.016</w:t>
            </w:r>
          </w:p>
        </w:tc>
        <w:tc>
          <w:tcPr>
            <w:tcW w:w="872" w:type="dxa"/>
          </w:tcPr>
          <w:p>
            <w:pPr>
              <w:pStyle w:val="11"/>
              <w:ind w:right="44"/>
              <w:jc w:val="right"/>
              <w:rPr>
                <w:sz w:val="18"/>
              </w:rPr>
            </w:pPr>
            <w:r>
              <w:rPr>
                <w:spacing w:val="-2"/>
                <w:sz w:val="18"/>
              </w:rPr>
              <w:t>0.173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2017</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0.015</w:t>
            </w:r>
          </w:p>
        </w:tc>
        <w:tc>
          <w:tcPr>
            <w:tcW w:w="900" w:type="dxa"/>
          </w:tcPr>
          <w:p>
            <w:pPr>
              <w:pStyle w:val="11"/>
              <w:ind w:left="27" w:right="1"/>
              <w:rPr>
                <w:sz w:val="18"/>
              </w:rPr>
            </w:pPr>
            <w:r>
              <w:rPr>
                <w:spacing w:val="-2"/>
                <w:sz w:val="18"/>
              </w:rPr>
              <w:t>0.022</w:t>
            </w:r>
          </w:p>
        </w:tc>
        <w:tc>
          <w:tcPr>
            <w:tcW w:w="989" w:type="dxa"/>
          </w:tcPr>
          <w:p>
            <w:pPr>
              <w:pStyle w:val="11"/>
              <w:ind w:left="213"/>
              <w:jc w:val="left"/>
              <w:rPr>
                <w:sz w:val="18"/>
              </w:rPr>
            </w:pPr>
            <w:r>
              <w:rPr>
                <w:spacing w:val="-2"/>
                <w:sz w:val="18"/>
              </w:rPr>
              <w:t>0.008</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line="188" w:lineRule="exact"/>
              <w:ind w:left="50"/>
              <w:jc w:val="left"/>
              <w:rPr>
                <w:sz w:val="18"/>
              </w:rPr>
            </w:pPr>
            <w:r>
              <w:rPr>
                <w:spacing w:val="-4"/>
                <w:sz w:val="18"/>
              </w:rPr>
              <w:t>2017</w:t>
            </w:r>
          </w:p>
        </w:tc>
        <w:tc>
          <w:tcPr>
            <w:tcW w:w="768" w:type="dxa"/>
          </w:tcPr>
          <w:p>
            <w:pPr>
              <w:pStyle w:val="11"/>
              <w:spacing w:line="188" w:lineRule="exact"/>
              <w:ind w:right="8"/>
              <w:rPr>
                <w:sz w:val="18"/>
              </w:rPr>
            </w:pPr>
            <w:r>
              <w:rPr>
                <w:spacing w:val="-2"/>
                <w:sz w:val="18"/>
              </w:rPr>
              <w:t>Spider</w:t>
            </w:r>
          </w:p>
        </w:tc>
        <w:tc>
          <w:tcPr>
            <w:tcW w:w="684" w:type="dxa"/>
          </w:tcPr>
          <w:p>
            <w:pPr>
              <w:pStyle w:val="11"/>
              <w:spacing w:line="188" w:lineRule="exact"/>
              <w:ind w:right="35"/>
              <w:rPr>
                <w:sz w:val="18"/>
              </w:rPr>
            </w:pPr>
            <w:r>
              <w:rPr>
                <w:spacing w:val="-5"/>
                <w:sz w:val="18"/>
              </w:rPr>
              <w:t>MO1</w:t>
            </w:r>
          </w:p>
        </w:tc>
        <w:tc>
          <w:tcPr>
            <w:tcW w:w="1103" w:type="dxa"/>
          </w:tcPr>
          <w:p>
            <w:pPr>
              <w:pStyle w:val="11"/>
              <w:spacing w:line="188" w:lineRule="exact"/>
              <w:ind w:left="28"/>
              <w:rPr>
                <w:sz w:val="18"/>
              </w:rPr>
            </w:pPr>
            <w:r>
              <w:rPr>
                <w:spacing w:val="-2"/>
                <w:sz w:val="18"/>
              </w:rPr>
              <w:t>Tillering</w:t>
            </w:r>
          </w:p>
        </w:tc>
        <w:tc>
          <w:tcPr>
            <w:tcW w:w="1726" w:type="dxa"/>
          </w:tcPr>
          <w:p>
            <w:pPr>
              <w:pStyle w:val="11"/>
              <w:spacing w:line="188" w:lineRule="exact"/>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line="188" w:lineRule="exact"/>
              <w:ind w:left="22" w:right="44"/>
              <w:rPr>
                <w:sz w:val="18"/>
              </w:rPr>
            </w:pPr>
            <w:r>
              <w:rPr>
                <w:spacing w:val="-2"/>
                <w:sz w:val="18"/>
              </w:rPr>
              <w:t>0.074</w:t>
            </w:r>
          </w:p>
        </w:tc>
        <w:tc>
          <w:tcPr>
            <w:tcW w:w="900" w:type="dxa"/>
          </w:tcPr>
          <w:p>
            <w:pPr>
              <w:pStyle w:val="11"/>
              <w:spacing w:line="188" w:lineRule="exact"/>
              <w:ind w:left="27" w:right="1"/>
              <w:rPr>
                <w:sz w:val="18"/>
              </w:rPr>
            </w:pPr>
            <w:r>
              <w:rPr>
                <w:spacing w:val="-2"/>
                <w:sz w:val="18"/>
              </w:rPr>
              <w:t>0.042</w:t>
            </w:r>
          </w:p>
        </w:tc>
        <w:tc>
          <w:tcPr>
            <w:tcW w:w="989" w:type="dxa"/>
          </w:tcPr>
          <w:p>
            <w:pPr>
              <w:pStyle w:val="11"/>
              <w:spacing w:line="188" w:lineRule="exact"/>
              <w:ind w:left="213"/>
              <w:jc w:val="left"/>
              <w:rPr>
                <w:sz w:val="18"/>
              </w:rPr>
            </w:pPr>
            <w:r>
              <w:rPr>
                <w:spacing w:val="-2"/>
                <w:sz w:val="18"/>
              </w:rPr>
              <w:t>0.065</w:t>
            </w:r>
          </w:p>
        </w:tc>
        <w:tc>
          <w:tcPr>
            <w:tcW w:w="1139" w:type="dxa"/>
          </w:tcPr>
          <w:p>
            <w:pPr>
              <w:pStyle w:val="11"/>
              <w:spacing w:line="188" w:lineRule="exact"/>
              <w:ind w:left="2" w:right="34"/>
              <w:rPr>
                <w:sz w:val="18"/>
              </w:rPr>
            </w:pPr>
            <w:r>
              <w:rPr>
                <w:spacing w:val="-2"/>
                <w:sz w:val="18"/>
              </w:rPr>
              <w:t>0.019</w:t>
            </w:r>
          </w:p>
        </w:tc>
        <w:tc>
          <w:tcPr>
            <w:tcW w:w="872" w:type="dxa"/>
          </w:tcPr>
          <w:p>
            <w:pPr>
              <w:pStyle w:val="11"/>
              <w:spacing w:line="188" w:lineRule="exact"/>
              <w:ind w:right="44"/>
              <w:jc w:val="right"/>
              <w:rPr>
                <w:sz w:val="18"/>
              </w:rPr>
            </w:pPr>
            <w:r>
              <w:rPr>
                <w:spacing w:val="-2"/>
                <w:sz w:val="18"/>
              </w:rPr>
              <w:t>0.175</w:t>
            </w:r>
          </w:p>
        </w:tc>
      </w:tr>
    </w:tbl>
    <w:p>
      <w:pPr>
        <w:spacing w:after="0" w:line="188" w:lineRule="exact"/>
        <w:jc w:val="right"/>
        <w:rPr>
          <w:sz w:val="18"/>
        </w:rPr>
        <w:sectPr>
          <w:footerReference r:id="rId32"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
        <w:gridCol w:w="830"/>
        <w:gridCol w:w="664"/>
        <w:gridCol w:w="1105"/>
        <w:gridCol w:w="1728"/>
        <w:gridCol w:w="889"/>
        <w:gridCol w:w="902"/>
        <w:gridCol w:w="991"/>
        <w:gridCol w:w="1141"/>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before="0" w:line="205" w:lineRule="exact"/>
              <w:ind w:right="20"/>
              <w:rPr>
                <w:sz w:val="18"/>
              </w:rPr>
            </w:pPr>
            <w:r>
              <w:rPr>
                <w:spacing w:val="-4"/>
                <w:sz w:val="18"/>
              </w:rPr>
              <w:t>2017</w:t>
            </w:r>
          </w:p>
        </w:tc>
        <w:tc>
          <w:tcPr>
            <w:tcW w:w="830" w:type="dxa"/>
          </w:tcPr>
          <w:p>
            <w:pPr>
              <w:pStyle w:val="11"/>
              <w:spacing w:before="0" w:line="205" w:lineRule="exact"/>
              <w:ind w:left="34" w:right="29"/>
              <w:rPr>
                <w:sz w:val="18"/>
              </w:rPr>
            </w:pPr>
            <w:r>
              <w:rPr>
                <w:spacing w:val="-2"/>
                <w:sz w:val="18"/>
              </w:rPr>
              <w:t>Spider</w:t>
            </w:r>
          </w:p>
        </w:tc>
        <w:tc>
          <w:tcPr>
            <w:tcW w:w="664" w:type="dxa"/>
          </w:tcPr>
          <w:p>
            <w:pPr>
              <w:pStyle w:val="11"/>
              <w:spacing w:before="0" w:line="205" w:lineRule="exact"/>
              <w:ind w:right="61"/>
              <w:rPr>
                <w:sz w:val="18"/>
              </w:rPr>
            </w:pPr>
            <w:r>
              <w:rPr>
                <w:spacing w:val="-5"/>
                <w:sz w:val="18"/>
              </w:rPr>
              <w:t>MO1</w:t>
            </w:r>
          </w:p>
        </w:tc>
        <w:tc>
          <w:tcPr>
            <w:tcW w:w="1105" w:type="dxa"/>
          </w:tcPr>
          <w:p>
            <w:pPr>
              <w:pStyle w:val="11"/>
              <w:spacing w:before="0" w:line="205" w:lineRule="exact"/>
              <w:ind w:left="20"/>
              <w:rPr>
                <w:sz w:val="18"/>
              </w:rPr>
            </w:pPr>
            <w:r>
              <w:rPr>
                <w:spacing w:val="-2"/>
                <w:sz w:val="18"/>
              </w:rPr>
              <w:t>Tillering</w:t>
            </w:r>
          </w:p>
        </w:tc>
        <w:tc>
          <w:tcPr>
            <w:tcW w:w="1728" w:type="dxa"/>
          </w:tcPr>
          <w:p>
            <w:pPr>
              <w:pStyle w:val="11"/>
              <w:spacing w:before="0" w:line="205" w:lineRule="exact"/>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0" w:line="205" w:lineRule="exact"/>
              <w:ind w:left="2" w:right="40"/>
              <w:rPr>
                <w:sz w:val="18"/>
              </w:rPr>
            </w:pPr>
            <w:r>
              <w:rPr>
                <w:spacing w:val="-2"/>
                <w:sz w:val="18"/>
              </w:rPr>
              <w:t>0.618</w:t>
            </w:r>
          </w:p>
        </w:tc>
        <w:tc>
          <w:tcPr>
            <w:tcW w:w="902" w:type="dxa"/>
          </w:tcPr>
          <w:p>
            <w:pPr>
              <w:pStyle w:val="11"/>
              <w:spacing w:before="0" w:line="205" w:lineRule="exact"/>
              <w:ind w:left="7" w:right="1"/>
              <w:rPr>
                <w:sz w:val="18"/>
              </w:rPr>
            </w:pPr>
            <w:r>
              <w:rPr>
                <w:spacing w:val="-2"/>
                <w:sz w:val="18"/>
              </w:rPr>
              <w:t>0.179</w:t>
            </w:r>
          </w:p>
        </w:tc>
        <w:tc>
          <w:tcPr>
            <w:tcW w:w="991" w:type="dxa"/>
          </w:tcPr>
          <w:p>
            <w:pPr>
              <w:pStyle w:val="11"/>
              <w:spacing w:before="0" w:line="205" w:lineRule="exact"/>
              <w:ind w:left="202"/>
              <w:jc w:val="left"/>
              <w:rPr>
                <w:sz w:val="18"/>
              </w:rPr>
            </w:pPr>
            <w:r>
              <w:rPr>
                <w:spacing w:val="-2"/>
                <w:sz w:val="18"/>
              </w:rPr>
              <w:t>0.642</w:t>
            </w:r>
          </w:p>
        </w:tc>
        <w:tc>
          <w:tcPr>
            <w:tcW w:w="1141" w:type="dxa"/>
          </w:tcPr>
          <w:p>
            <w:pPr>
              <w:pStyle w:val="11"/>
              <w:spacing w:before="0" w:line="205" w:lineRule="exact"/>
              <w:ind w:right="62"/>
              <w:rPr>
                <w:sz w:val="18"/>
              </w:rPr>
            </w:pPr>
            <w:r>
              <w:rPr>
                <w:spacing w:val="-4"/>
                <w:sz w:val="18"/>
              </w:rPr>
              <w:t>0.23</w:t>
            </w:r>
          </w:p>
        </w:tc>
        <w:tc>
          <w:tcPr>
            <w:tcW w:w="874" w:type="dxa"/>
          </w:tcPr>
          <w:p>
            <w:pPr>
              <w:pStyle w:val="11"/>
              <w:spacing w:before="0" w:line="205" w:lineRule="exact"/>
              <w:ind w:right="61"/>
              <w:jc w:val="right"/>
              <w:rPr>
                <w:sz w:val="18"/>
              </w:rPr>
            </w:pPr>
            <w:r>
              <w:rPr>
                <w:spacing w:val="-2"/>
                <w:sz w:val="18"/>
              </w:rPr>
              <w:t>0.892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MO1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0.308</w:t>
            </w:r>
          </w:p>
        </w:tc>
        <w:tc>
          <w:tcPr>
            <w:tcW w:w="902" w:type="dxa"/>
          </w:tcPr>
          <w:p>
            <w:pPr>
              <w:pStyle w:val="11"/>
              <w:ind w:left="7" w:right="1"/>
              <w:rPr>
                <w:sz w:val="18"/>
              </w:rPr>
            </w:pPr>
            <w:r>
              <w:rPr>
                <w:spacing w:val="-2"/>
                <w:sz w:val="18"/>
              </w:rPr>
              <w:t>0.189</w:t>
            </w:r>
          </w:p>
        </w:tc>
        <w:tc>
          <w:tcPr>
            <w:tcW w:w="991" w:type="dxa"/>
          </w:tcPr>
          <w:p>
            <w:pPr>
              <w:pStyle w:val="11"/>
              <w:ind w:left="202"/>
              <w:jc w:val="left"/>
              <w:rPr>
                <w:sz w:val="18"/>
              </w:rPr>
            </w:pPr>
            <w:r>
              <w:rPr>
                <w:spacing w:val="-2"/>
                <w:sz w:val="18"/>
              </w:rPr>
              <w:t>0.274</w:t>
            </w:r>
          </w:p>
        </w:tc>
        <w:tc>
          <w:tcPr>
            <w:tcW w:w="1141" w:type="dxa"/>
          </w:tcPr>
          <w:p>
            <w:pPr>
              <w:pStyle w:val="11"/>
              <w:ind w:left="2" w:right="62"/>
              <w:rPr>
                <w:sz w:val="18"/>
              </w:rPr>
            </w:pPr>
            <w:r>
              <w:rPr>
                <w:spacing w:val="-2"/>
                <w:sz w:val="18"/>
              </w:rPr>
              <w:t>0.039</w:t>
            </w:r>
          </w:p>
        </w:tc>
        <w:tc>
          <w:tcPr>
            <w:tcW w:w="874" w:type="dxa"/>
          </w:tcPr>
          <w:p>
            <w:pPr>
              <w:pStyle w:val="11"/>
              <w:ind w:right="61"/>
              <w:jc w:val="right"/>
              <w:rPr>
                <w:sz w:val="18"/>
              </w:rPr>
            </w:pPr>
            <w:r>
              <w:rPr>
                <w:spacing w:val="-2"/>
                <w:sz w:val="18"/>
              </w:rPr>
              <w:t>0.732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2017</w:t>
            </w:r>
          </w:p>
        </w:tc>
        <w:tc>
          <w:tcPr>
            <w:tcW w:w="830" w:type="dxa"/>
          </w:tcPr>
          <w:p>
            <w:pPr>
              <w:pStyle w:val="11"/>
              <w:spacing w:before="54"/>
              <w:ind w:left="34" w:right="29"/>
              <w:rPr>
                <w:sz w:val="18"/>
              </w:rPr>
            </w:pPr>
            <w:r>
              <w:rPr>
                <w:spacing w:val="-2"/>
                <w:sz w:val="18"/>
              </w:rPr>
              <w:t>Spider</w:t>
            </w:r>
          </w:p>
        </w:tc>
        <w:tc>
          <w:tcPr>
            <w:tcW w:w="664" w:type="dxa"/>
          </w:tcPr>
          <w:p>
            <w:pPr>
              <w:pStyle w:val="11"/>
              <w:spacing w:before="54"/>
              <w:ind w:right="61"/>
              <w:rPr>
                <w:sz w:val="18"/>
              </w:rPr>
            </w:pPr>
            <w:r>
              <w:rPr>
                <w:spacing w:val="-5"/>
                <w:sz w:val="18"/>
              </w:rPr>
              <w:t>MO1</w:t>
            </w:r>
          </w:p>
        </w:tc>
        <w:tc>
          <w:tcPr>
            <w:tcW w:w="1105" w:type="dxa"/>
          </w:tcPr>
          <w:p>
            <w:pPr>
              <w:pStyle w:val="11"/>
              <w:spacing w:before="54"/>
              <w:ind w:left="20"/>
              <w:rPr>
                <w:sz w:val="18"/>
              </w:rPr>
            </w:pPr>
            <w:r>
              <w:rPr>
                <w:spacing w:val="-2"/>
                <w:sz w:val="18"/>
              </w:rPr>
              <w:t>Flowering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0.412</w:t>
            </w:r>
          </w:p>
        </w:tc>
        <w:tc>
          <w:tcPr>
            <w:tcW w:w="902" w:type="dxa"/>
          </w:tcPr>
          <w:p>
            <w:pPr>
              <w:pStyle w:val="11"/>
              <w:spacing w:before="54"/>
              <w:ind w:left="7" w:right="1"/>
              <w:rPr>
                <w:sz w:val="18"/>
              </w:rPr>
            </w:pPr>
            <w:r>
              <w:rPr>
                <w:spacing w:val="-2"/>
                <w:sz w:val="18"/>
              </w:rPr>
              <w:t>0.107</w:t>
            </w:r>
          </w:p>
        </w:tc>
        <w:tc>
          <w:tcPr>
            <w:tcW w:w="991" w:type="dxa"/>
          </w:tcPr>
          <w:p>
            <w:pPr>
              <w:pStyle w:val="11"/>
              <w:spacing w:before="54"/>
              <w:ind w:left="202"/>
              <w:jc w:val="left"/>
              <w:rPr>
                <w:sz w:val="18"/>
              </w:rPr>
            </w:pPr>
            <w:r>
              <w:rPr>
                <w:spacing w:val="-2"/>
                <w:sz w:val="18"/>
              </w:rPr>
              <w:t>0.412</w:t>
            </w:r>
          </w:p>
        </w:tc>
        <w:tc>
          <w:tcPr>
            <w:tcW w:w="1141" w:type="dxa"/>
          </w:tcPr>
          <w:p>
            <w:pPr>
              <w:pStyle w:val="11"/>
              <w:spacing w:before="54"/>
              <w:ind w:left="2" w:right="62"/>
              <w:rPr>
                <w:sz w:val="18"/>
              </w:rPr>
            </w:pPr>
            <w:r>
              <w:rPr>
                <w:spacing w:val="-2"/>
                <w:sz w:val="18"/>
              </w:rPr>
              <w:t>0.204</w:t>
            </w:r>
          </w:p>
        </w:tc>
        <w:tc>
          <w:tcPr>
            <w:tcW w:w="874" w:type="dxa"/>
          </w:tcPr>
          <w:p>
            <w:pPr>
              <w:pStyle w:val="11"/>
              <w:spacing w:before="54"/>
              <w:ind w:right="61"/>
              <w:jc w:val="right"/>
              <w:rPr>
                <w:sz w:val="18"/>
              </w:rPr>
            </w:pPr>
            <w:r>
              <w:rPr>
                <w:spacing w:val="-2"/>
                <w:sz w:val="18"/>
              </w:rPr>
              <w:t>0.622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MO1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0.556</w:t>
            </w:r>
          </w:p>
        </w:tc>
        <w:tc>
          <w:tcPr>
            <w:tcW w:w="902" w:type="dxa"/>
          </w:tcPr>
          <w:p>
            <w:pPr>
              <w:pStyle w:val="11"/>
              <w:ind w:left="7" w:right="1"/>
              <w:rPr>
                <w:sz w:val="18"/>
              </w:rPr>
            </w:pPr>
            <w:r>
              <w:rPr>
                <w:spacing w:val="-2"/>
                <w:sz w:val="18"/>
              </w:rPr>
              <w:t>0.104</w:t>
            </w:r>
          </w:p>
        </w:tc>
        <w:tc>
          <w:tcPr>
            <w:tcW w:w="991" w:type="dxa"/>
          </w:tcPr>
          <w:p>
            <w:pPr>
              <w:pStyle w:val="11"/>
              <w:ind w:left="202"/>
              <w:jc w:val="left"/>
              <w:rPr>
                <w:sz w:val="18"/>
              </w:rPr>
            </w:pPr>
            <w:r>
              <w:rPr>
                <w:spacing w:val="-2"/>
                <w:sz w:val="18"/>
              </w:rPr>
              <w:t>0.554</w:t>
            </w:r>
          </w:p>
        </w:tc>
        <w:tc>
          <w:tcPr>
            <w:tcW w:w="1141" w:type="dxa"/>
          </w:tcPr>
          <w:p>
            <w:pPr>
              <w:pStyle w:val="11"/>
              <w:ind w:left="2" w:right="62"/>
              <w:rPr>
                <w:sz w:val="18"/>
              </w:rPr>
            </w:pPr>
            <w:r>
              <w:rPr>
                <w:spacing w:val="-2"/>
                <w:sz w:val="18"/>
              </w:rPr>
              <w:t>0.358</w:t>
            </w:r>
          </w:p>
        </w:tc>
        <w:tc>
          <w:tcPr>
            <w:tcW w:w="874" w:type="dxa"/>
          </w:tcPr>
          <w:p>
            <w:pPr>
              <w:pStyle w:val="11"/>
              <w:ind w:right="61"/>
              <w:jc w:val="right"/>
              <w:rPr>
                <w:sz w:val="18"/>
              </w:rPr>
            </w:pPr>
            <w:r>
              <w:rPr>
                <w:spacing w:val="-2"/>
                <w:sz w:val="18"/>
              </w:rPr>
              <w:t>0.761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MO1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0.032</w:t>
            </w:r>
          </w:p>
        </w:tc>
        <w:tc>
          <w:tcPr>
            <w:tcW w:w="902" w:type="dxa"/>
          </w:tcPr>
          <w:p>
            <w:pPr>
              <w:pStyle w:val="11"/>
              <w:ind w:left="7" w:right="1"/>
              <w:rPr>
                <w:sz w:val="18"/>
              </w:rPr>
            </w:pPr>
            <w:r>
              <w:rPr>
                <w:spacing w:val="-2"/>
                <w:sz w:val="18"/>
              </w:rPr>
              <w:t>0.034</w:t>
            </w:r>
          </w:p>
        </w:tc>
        <w:tc>
          <w:tcPr>
            <w:tcW w:w="991" w:type="dxa"/>
          </w:tcPr>
          <w:p>
            <w:pPr>
              <w:pStyle w:val="11"/>
              <w:ind w:left="202"/>
              <w:jc w:val="left"/>
              <w:rPr>
                <w:sz w:val="18"/>
              </w:rPr>
            </w:pPr>
            <w:r>
              <w:rPr>
                <w:spacing w:val="-2"/>
                <w:sz w:val="18"/>
              </w:rPr>
              <w:t>0.022</w:t>
            </w:r>
          </w:p>
        </w:tc>
        <w:tc>
          <w:tcPr>
            <w:tcW w:w="1141" w:type="dxa"/>
          </w:tcPr>
          <w:p>
            <w:pPr>
              <w:pStyle w:val="11"/>
              <w:ind w:left="2" w:right="62"/>
              <w:rPr>
                <w:sz w:val="18"/>
              </w:rPr>
            </w:pPr>
            <w:r>
              <w:rPr>
                <w:spacing w:val="-2"/>
                <w:sz w:val="18"/>
              </w:rPr>
              <w:t>0.002</w:t>
            </w:r>
          </w:p>
        </w:tc>
        <w:tc>
          <w:tcPr>
            <w:tcW w:w="874" w:type="dxa"/>
          </w:tcPr>
          <w:p>
            <w:pPr>
              <w:pStyle w:val="11"/>
              <w:ind w:right="61"/>
              <w:jc w:val="right"/>
              <w:rPr>
                <w:sz w:val="18"/>
              </w:rPr>
            </w:pPr>
            <w:r>
              <w:rPr>
                <w:spacing w:val="-2"/>
                <w:sz w:val="18"/>
              </w:rPr>
              <w:t>0.117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0.551</w:t>
            </w:r>
          </w:p>
        </w:tc>
        <w:tc>
          <w:tcPr>
            <w:tcW w:w="902" w:type="dxa"/>
          </w:tcPr>
          <w:p>
            <w:pPr>
              <w:pStyle w:val="11"/>
              <w:ind w:left="7" w:right="1"/>
              <w:rPr>
                <w:sz w:val="18"/>
              </w:rPr>
            </w:pPr>
            <w:r>
              <w:rPr>
                <w:spacing w:val="-2"/>
                <w:sz w:val="18"/>
              </w:rPr>
              <w:t>0.116</w:t>
            </w:r>
          </w:p>
        </w:tc>
        <w:tc>
          <w:tcPr>
            <w:tcW w:w="991" w:type="dxa"/>
          </w:tcPr>
          <w:p>
            <w:pPr>
              <w:pStyle w:val="11"/>
              <w:ind w:left="202"/>
              <w:jc w:val="left"/>
              <w:rPr>
                <w:sz w:val="18"/>
              </w:rPr>
            </w:pPr>
            <w:r>
              <w:rPr>
                <w:spacing w:val="-2"/>
                <w:sz w:val="18"/>
              </w:rPr>
              <w:t>0.554</w:t>
            </w:r>
          </w:p>
        </w:tc>
        <w:tc>
          <w:tcPr>
            <w:tcW w:w="1141" w:type="dxa"/>
          </w:tcPr>
          <w:p>
            <w:pPr>
              <w:pStyle w:val="11"/>
              <w:ind w:left="2" w:right="62"/>
              <w:rPr>
                <w:sz w:val="18"/>
              </w:rPr>
            </w:pPr>
            <w:r>
              <w:rPr>
                <w:spacing w:val="-2"/>
                <w:sz w:val="18"/>
              </w:rPr>
              <w:t>0.316</w:t>
            </w:r>
          </w:p>
        </w:tc>
        <w:tc>
          <w:tcPr>
            <w:tcW w:w="874" w:type="dxa"/>
          </w:tcPr>
          <w:p>
            <w:pPr>
              <w:pStyle w:val="11"/>
              <w:ind w:right="61"/>
              <w:jc w:val="right"/>
              <w:rPr>
                <w:sz w:val="18"/>
              </w:rPr>
            </w:pPr>
            <w:r>
              <w:rPr>
                <w:spacing w:val="-2"/>
                <w:sz w:val="18"/>
              </w:rPr>
              <w:t>0.767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0.43</w:t>
            </w:r>
          </w:p>
        </w:tc>
        <w:tc>
          <w:tcPr>
            <w:tcW w:w="902" w:type="dxa"/>
          </w:tcPr>
          <w:p>
            <w:pPr>
              <w:pStyle w:val="11"/>
              <w:ind w:left="7" w:right="1"/>
              <w:rPr>
                <w:sz w:val="18"/>
              </w:rPr>
            </w:pPr>
            <w:r>
              <w:rPr>
                <w:spacing w:val="-2"/>
                <w:sz w:val="18"/>
              </w:rPr>
              <w:t>0.114</w:t>
            </w:r>
          </w:p>
        </w:tc>
        <w:tc>
          <w:tcPr>
            <w:tcW w:w="991" w:type="dxa"/>
          </w:tcPr>
          <w:p>
            <w:pPr>
              <w:pStyle w:val="11"/>
              <w:ind w:left="202"/>
              <w:jc w:val="left"/>
              <w:rPr>
                <w:sz w:val="18"/>
              </w:rPr>
            </w:pPr>
            <w:r>
              <w:rPr>
                <w:spacing w:val="-2"/>
                <w:sz w:val="18"/>
              </w:rPr>
              <w:t>0.425</w:t>
            </w:r>
          </w:p>
        </w:tc>
        <w:tc>
          <w:tcPr>
            <w:tcW w:w="1141" w:type="dxa"/>
          </w:tcPr>
          <w:p>
            <w:pPr>
              <w:pStyle w:val="11"/>
              <w:ind w:right="62"/>
              <w:rPr>
                <w:sz w:val="18"/>
              </w:rPr>
            </w:pPr>
            <w:r>
              <w:rPr>
                <w:spacing w:val="-4"/>
                <w:sz w:val="18"/>
              </w:rPr>
              <w:t>0.22</w:t>
            </w:r>
          </w:p>
        </w:tc>
        <w:tc>
          <w:tcPr>
            <w:tcW w:w="874" w:type="dxa"/>
          </w:tcPr>
          <w:p>
            <w:pPr>
              <w:pStyle w:val="11"/>
              <w:ind w:right="61"/>
              <w:jc w:val="right"/>
              <w:rPr>
                <w:sz w:val="18"/>
              </w:rPr>
            </w:pPr>
            <w:r>
              <w:rPr>
                <w:spacing w:val="-2"/>
                <w:sz w:val="18"/>
              </w:rPr>
              <w:t>0.663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0.019</w:t>
            </w:r>
          </w:p>
        </w:tc>
        <w:tc>
          <w:tcPr>
            <w:tcW w:w="902" w:type="dxa"/>
          </w:tcPr>
          <w:p>
            <w:pPr>
              <w:pStyle w:val="11"/>
              <w:ind w:left="7" w:right="1"/>
              <w:rPr>
                <w:sz w:val="18"/>
              </w:rPr>
            </w:pPr>
            <w:r>
              <w:rPr>
                <w:spacing w:val="-2"/>
                <w:sz w:val="18"/>
              </w:rPr>
              <w:t>0.024</w:t>
            </w:r>
          </w:p>
        </w:tc>
        <w:tc>
          <w:tcPr>
            <w:tcW w:w="991" w:type="dxa"/>
          </w:tcPr>
          <w:p>
            <w:pPr>
              <w:pStyle w:val="11"/>
              <w:ind w:left="252"/>
              <w:jc w:val="left"/>
              <w:rPr>
                <w:sz w:val="18"/>
              </w:rPr>
            </w:pPr>
            <w:r>
              <w:rPr>
                <w:spacing w:val="-4"/>
                <w:sz w:val="18"/>
              </w:rPr>
              <w:t>0.01</w:t>
            </w:r>
          </w:p>
        </w:tc>
        <w:tc>
          <w:tcPr>
            <w:tcW w:w="1141" w:type="dxa"/>
          </w:tcPr>
          <w:p>
            <w:pPr>
              <w:pStyle w:val="11"/>
              <w:ind w:left="2" w:right="62"/>
              <w:rPr>
                <w:sz w:val="18"/>
              </w:rPr>
            </w:pPr>
            <w:r>
              <w:rPr>
                <w:spacing w:val="-2"/>
                <w:sz w:val="18"/>
              </w:rPr>
              <w:t>0.001</w:t>
            </w:r>
          </w:p>
        </w:tc>
        <w:tc>
          <w:tcPr>
            <w:tcW w:w="874" w:type="dxa"/>
          </w:tcPr>
          <w:p>
            <w:pPr>
              <w:pStyle w:val="11"/>
              <w:ind w:right="61"/>
              <w:jc w:val="right"/>
              <w:rPr>
                <w:sz w:val="18"/>
              </w:rPr>
            </w:pPr>
            <w:r>
              <w:rPr>
                <w:spacing w:val="-2"/>
                <w:sz w:val="18"/>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0.221</w:t>
            </w:r>
          </w:p>
        </w:tc>
        <w:tc>
          <w:tcPr>
            <w:tcW w:w="902" w:type="dxa"/>
          </w:tcPr>
          <w:p>
            <w:pPr>
              <w:pStyle w:val="11"/>
              <w:ind w:left="7" w:right="1"/>
              <w:rPr>
                <w:sz w:val="18"/>
              </w:rPr>
            </w:pPr>
            <w:r>
              <w:rPr>
                <w:spacing w:val="-2"/>
                <w:sz w:val="18"/>
              </w:rPr>
              <w:t>0.109</w:t>
            </w:r>
          </w:p>
        </w:tc>
        <w:tc>
          <w:tcPr>
            <w:tcW w:w="991" w:type="dxa"/>
          </w:tcPr>
          <w:p>
            <w:pPr>
              <w:pStyle w:val="11"/>
              <w:ind w:left="202"/>
              <w:jc w:val="left"/>
              <w:rPr>
                <w:sz w:val="18"/>
              </w:rPr>
            </w:pPr>
            <w:r>
              <w:rPr>
                <w:spacing w:val="-2"/>
                <w:sz w:val="18"/>
              </w:rPr>
              <w:t>0.216</w:t>
            </w:r>
          </w:p>
        </w:tc>
        <w:tc>
          <w:tcPr>
            <w:tcW w:w="1141" w:type="dxa"/>
          </w:tcPr>
          <w:p>
            <w:pPr>
              <w:pStyle w:val="11"/>
              <w:ind w:left="2" w:right="62"/>
              <w:rPr>
                <w:sz w:val="18"/>
              </w:rPr>
            </w:pPr>
            <w:r>
              <w:rPr>
                <w:spacing w:val="-2"/>
                <w:sz w:val="18"/>
              </w:rPr>
              <w:t>0.042</w:t>
            </w:r>
          </w:p>
        </w:tc>
        <w:tc>
          <w:tcPr>
            <w:tcW w:w="874" w:type="dxa"/>
          </w:tcPr>
          <w:p>
            <w:pPr>
              <w:pStyle w:val="11"/>
              <w:ind w:right="61"/>
              <w:jc w:val="right"/>
              <w:rPr>
                <w:sz w:val="18"/>
              </w:rPr>
            </w:pPr>
            <w:r>
              <w:rPr>
                <w:spacing w:val="-2"/>
                <w:sz w:val="18"/>
              </w:rPr>
              <w:t>0.446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0.073</w:t>
            </w:r>
          </w:p>
        </w:tc>
        <w:tc>
          <w:tcPr>
            <w:tcW w:w="902" w:type="dxa"/>
          </w:tcPr>
          <w:p>
            <w:pPr>
              <w:pStyle w:val="11"/>
              <w:ind w:left="7" w:right="1"/>
              <w:rPr>
                <w:sz w:val="18"/>
              </w:rPr>
            </w:pPr>
            <w:r>
              <w:rPr>
                <w:spacing w:val="-2"/>
                <w:sz w:val="18"/>
              </w:rPr>
              <w:t>0.051</w:t>
            </w:r>
          </w:p>
        </w:tc>
        <w:tc>
          <w:tcPr>
            <w:tcW w:w="991" w:type="dxa"/>
          </w:tcPr>
          <w:p>
            <w:pPr>
              <w:pStyle w:val="11"/>
              <w:ind w:left="202"/>
              <w:jc w:val="left"/>
              <w:rPr>
                <w:sz w:val="18"/>
              </w:rPr>
            </w:pPr>
            <w:r>
              <w:rPr>
                <w:spacing w:val="-2"/>
                <w:sz w:val="18"/>
              </w:rPr>
              <w:t>0.062</w:t>
            </w:r>
          </w:p>
        </w:tc>
        <w:tc>
          <w:tcPr>
            <w:tcW w:w="1141" w:type="dxa"/>
          </w:tcPr>
          <w:p>
            <w:pPr>
              <w:pStyle w:val="11"/>
              <w:ind w:right="62"/>
              <w:rPr>
                <w:sz w:val="18"/>
              </w:rPr>
            </w:pPr>
            <w:r>
              <w:rPr>
                <w:spacing w:val="-4"/>
                <w:sz w:val="18"/>
              </w:rPr>
              <w:t>0.01</w:t>
            </w:r>
          </w:p>
        </w:tc>
        <w:tc>
          <w:tcPr>
            <w:tcW w:w="874" w:type="dxa"/>
          </w:tcPr>
          <w:p>
            <w:pPr>
              <w:pStyle w:val="11"/>
              <w:ind w:right="61"/>
              <w:jc w:val="right"/>
              <w:rPr>
                <w:sz w:val="18"/>
              </w:rPr>
            </w:pPr>
            <w:r>
              <w:rPr>
                <w:spacing w:val="-2"/>
                <w:sz w:val="18"/>
              </w:rPr>
              <w:t>0.202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0.705</w:t>
            </w:r>
          </w:p>
        </w:tc>
        <w:tc>
          <w:tcPr>
            <w:tcW w:w="902" w:type="dxa"/>
          </w:tcPr>
          <w:p>
            <w:pPr>
              <w:pStyle w:val="11"/>
              <w:ind w:left="7" w:right="1"/>
              <w:rPr>
                <w:sz w:val="18"/>
              </w:rPr>
            </w:pPr>
            <w:r>
              <w:rPr>
                <w:spacing w:val="-2"/>
                <w:sz w:val="18"/>
              </w:rPr>
              <w:t>0.125</w:t>
            </w:r>
          </w:p>
        </w:tc>
        <w:tc>
          <w:tcPr>
            <w:tcW w:w="991" w:type="dxa"/>
          </w:tcPr>
          <w:p>
            <w:pPr>
              <w:pStyle w:val="11"/>
              <w:ind w:left="202"/>
              <w:jc w:val="left"/>
              <w:rPr>
                <w:sz w:val="18"/>
              </w:rPr>
            </w:pPr>
            <w:r>
              <w:rPr>
                <w:spacing w:val="-2"/>
                <w:sz w:val="18"/>
              </w:rPr>
              <w:t>0.707</w:t>
            </w:r>
          </w:p>
        </w:tc>
        <w:tc>
          <w:tcPr>
            <w:tcW w:w="1141" w:type="dxa"/>
          </w:tcPr>
          <w:p>
            <w:pPr>
              <w:pStyle w:val="11"/>
              <w:ind w:left="2" w:right="62"/>
              <w:rPr>
                <w:sz w:val="18"/>
              </w:rPr>
            </w:pPr>
            <w:r>
              <w:rPr>
                <w:spacing w:val="-2"/>
                <w:sz w:val="18"/>
              </w:rPr>
              <w:t>0.457</w:t>
            </w:r>
          </w:p>
        </w:tc>
        <w:tc>
          <w:tcPr>
            <w:tcW w:w="874" w:type="dxa"/>
          </w:tcPr>
          <w:p>
            <w:pPr>
              <w:pStyle w:val="11"/>
              <w:ind w:right="61"/>
              <w:jc w:val="right"/>
              <w:rPr>
                <w:sz w:val="18"/>
              </w:rPr>
            </w:pPr>
            <w:r>
              <w:rPr>
                <w:spacing w:val="-2"/>
                <w:sz w:val="18"/>
              </w:rPr>
              <w:t>0.924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0.885</w:t>
            </w:r>
          </w:p>
        </w:tc>
        <w:tc>
          <w:tcPr>
            <w:tcW w:w="902" w:type="dxa"/>
          </w:tcPr>
          <w:p>
            <w:pPr>
              <w:pStyle w:val="11"/>
              <w:ind w:left="7" w:right="1"/>
              <w:rPr>
                <w:sz w:val="18"/>
              </w:rPr>
            </w:pPr>
            <w:r>
              <w:rPr>
                <w:spacing w:val="-2"/>
                <w:sz w:val="18"/>
              </w:rPr>
              <w:t>0.077</w:t>
            </w:r>
          </w:p>
        </w:tc>
        <w:tc>
          <w:tcPr>
            <w:tcW w:w="991" w:type="dxa"/>
          </w:tcPr>
          <w:p>
            <w:pPr>
              <w:pStyle w:val="11"/>
              <w:ind w:left="202"/>
              <w:jc w:val="left"/>
              <w:rPr>
                <w:sz w:val="18"/>
              </w:rPr>
            </w:pPr>
            <w:r>
              <w:rPr>
                <w:spacing w:val="-2"/>
                <w:sz w:val="18"/>
              </w:rPr>
              <w:t>0.905</w:t>
            </w:r>
          </w:p>
        </w:tc>
        <w:tc>
          <w:tcPr>
            <w:tcW w:w="1141" w:type="dxa"/>
          </w:tcPr>
          <w:p>
            <w:pPr>
              <w:pStyle w:val="11"/>
              <w:ind w:left="2" w:right="62"/>
              <w:rPr>
                <w:sz w:val="18"/>
              </w:rPr>
            </w:pPr>
            <w:r>
              <w:rPr>
                <w:spacing w:val="-2"/>
                <w:sz w:val="18"/>
              </w:rPr>
              <w:t>0.687</w:t>
            </w:r>
          </w:p>
        </w:tc>
        <w:tc>
          <w:tcPr>
            <w:tcW w:w="874" w:type="dxa"/>
          </w:tcPr>
          <w:p>
            <w:pPr>
              <w:pStyle w:val="11"/>
              <w:ind w:right="61"/>
              <w:jc w:val="right"/>
              <w:rPr>
                <w:sz w:val="18"/>
              </w:rPr>
            </w:pPr>
            <w:r>
              <w:rPr>
                <w:spacing w:val="-2"/>
                <w:sz w:val="18"/>
              </w:rPr>
              <w:t>0.975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2017</w:t>
            </w:r>
          </w:p>
        </w:tc>
        <w:tc>
          <w:tcPr>
            <w:tcW w:w="830" w:type="dxa"/>
          </w:tcPr>
          <w:p>
            <w:pPr>
              <w:pStyle w:val="11"/>
              <w:spacing w:before="54"/>
              <w:ind w:left="34" w:right="29"/>
              <w:rPr>
                <w:sz w:val="18"/>
              </w:rPr>
            </w:pPr>
            <w:r>
              <w:rPr>
                <w:spacing w:val="-2"/>
                <w:sz w:val="18"/>
              </w:rPr>
              <w:t>Spider</w:t>
            </w:r>
          </w:p>
        </w:tc>
        <w:tc>
          <w:tcPr>
            <w:tcW w:w="664" w:type="dxa"/>
          </w:tcPr>
          <w:p>
            <w:pPr>
              <w:pStyle w:val="11"/>
              <w:spacing w:before="54"/>
              <w:ind w:right="61"/>
              <w:rPr>
                <w:sz w:val="18"/>
              </w:rPr>
            </w:pPr>
            <w:r>
              <w:rPr>
                <w:spacing w:val="-5"/>
                <w:sz w:val="18"/>
              </w:rPr>
              <w:t>SC1</w:t>
            </w:r>
          </w:p>
        </w:tc>
        <w:tc>
          <w:tcPr>
            <w:tcW w:w="1105" w:type="dxa"/>
          </w:tcPr>
          <w:p>
            <w:pPr>
              <w:pStyle w:val="11"/>
              <w:spacing w:before="54"/>
              <w:ind w:left="20"/>
              <w:rPr>
                <w:sz w:val="18"/>
              </w:rPr>
            </w:pPr>
            <w:r>
              <w:rPr>
                <w:spacing w:val="-2"/>
                <w:sz w:val="18"/>
              </w:rPr>
              <w:t>Flowering</w:t>
            </w:r>
          </w:p>
        </w:tc>
        <w:tc>
          <w:tcPr>
            <w:tcW w:w="1728" w:type="dxa"/>
          </w:tcPr>
          <w:p>
            <w:pPr>
              <w:pStyle w:val="11"/>
              <w:spacing w:before="54"/>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0.054</w:t>
            </w:r>
          </w:p>
        </w:tc>
        <w:tc>
          <w:tcPr>
            <w:tcW w:w="902" w:type="dxa"/>
          </w:tcPr>
          <w:p>
            <w:pPr>
              <w:pStyle w:val="11"/>
              <w:spacing w:before="54"/>
              <w:ind w:left="7" w:right="1"/>
              <w:rPr>
                <w:sz w:val="18"/>
              </w:rPr>
            </w:pPr>
            <w:r>
              <w:rPr>
                <w:spacing w:val="-2"/>
                <w:sz w:val="18"/>
              </w:rPr>
              <w:t>0.044</w:t>
            </w:r>
          </w:p>
        </w:tc>
        <w:tc>
          <w:tcPr>
            <w:tcW w:w="991" w:type="dxa"/>
          </w:tcPr>
          <w:p>
            <w:pPr>
              <w:pStyle w:val="11"/>
              <w:spacing w:before="54"/>
              <w:ind w:left="202"/>
              <w:jc w:val="left"/>
              <w:rPr>
                <w:sz w:val="18"/>
              </w:rPr>
            </w:pPr>
            <w:r>
              <w:rPr>
                <w:spacing w:val="-2"/>
                <w:sz w:val="18"/>
              </w:rPr>
              <w:t>0.042</w:t>
            </w:r>
          </w:p>
        </w:tc>
        <w:tc>
          <w:tcPr>
            <w:tcW w:w="1141" w:type="dxa"/>
          </w:tcPr>
          <w:p>
            <w:pPr>
              <w:pStyle w:val="11"/>
              <w:spacing w:before="54"/>
              <w:ind w:left="2" w:right="62"/>
              <w:rPr>
                <w:sz w:val="18"/>
              </w:rPr>
            </w:pPr>
            <w:r>
              <w:rPr>
                <w:spacing w:val="-2"/>
                <w:sz w:val="18"/>
              </w:rPr>
              <w:t>0.006</w:t>
            </w:r>
          </w:p>
        </w:tc>
        <w:tc>
          <w:tcPr>
            <w:tcW w:w="874" w:type="dxa"/>
          </w:tcPr>
          <w:p>
            <w:pPr>
              <w:pStyle w:val="11"/>
              <w:spacing w:before="54"/>
              <w:ind w:right="61"/>
              <w:jc w:val="right"/>
              <w:rPr>
                <w:sz w:val="18"/>
              </w:rPr>
            </w:pPr>
            <w:r>
              <w:rPr>
                <w:spacing w:val="-2"/>
                <w:sz w:val="18"/>
              </w:rPr>
              <w:t>0.165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0.062</w:t>
            </w:r>
          </w:p>
        </w:tc>
        <w:tc>
          <w:tcPr>
            <w:tcW w:w="902" w:type="dxa"/>
          </w:tcPr>
          <w:p>
            <w:pPr>
              <w:pStyle w:val="11"/>
              <w:ind w:left="7" w:right="1"/>
              <w:rPr>
                <w:sz w:val="18"/>
              </w:rPr>
            </w:pPr>
            <w:r>
              <w:rPr>
                <w:spacing w:val="-2"/>
                <w:sz w:val="18"/>
              </w:rPr>
              <w:t>0.055</w:t>
            </w:r>
          </w:p>
        </w:tc>
        <w:tc>
          <w:tcPr>
            <w:tcW w:w="991" w:type="dxa"/>
          </w:tcPr>
          <w:p>
            <w:pPr>
              <w:pStyle w:val="11"/>
              <w:ind w:left="202"/>
              <w:jc w:val="left"/>
              <w:rPr>
                <w:sz w:val="18"/>
              </w:rPr>
            </w:pPr>
            <w:r>
              <w:rPr>
                <w:spacing w:val="-2"/>
                <w:sz w:val="18"/>
              </w:rPr>
              <w:t>0.044</w:t>
            </w:r>
          </w:p>
        </w:tc>
        <w:tc>
          <w:tcPr>
            <w:tcW w:w="1141" w:type="dxa"/>
          </w:tcPr>
          <w:p>
            <w:pPr>
              <w:pStyle w:val="11"/>
              <w:ind w:left="2" w:right="62"/>
              <w:rPr>
                <w:sz w:val="18"/>
              </w:rPr>
            </w:pPr>
            <w:r>
              <w:rPr>
                <w:spacing w:val="-2"/>
                <w:sz w:val="18"/>
              </w:rPr>
              <w:t>0.007</w:t>
            </w:r>
          </w:p>
        </w:tc>
        <w:tc>
          <w:tcPr>
            <w:tcW w:w="874" w:type="dxa"/>
          </w:tcPr>
          <w:p>
            <w:pPr>
              <w:pStyle w:val="11"/>
              <w:ind w:right="61"/>
              <w:jc w:val="right"/>
              <w:rPr>
                <w:sz w:val="18"/>
              </w:rPr>
            </w:pPr>
            <w:r>
              <w:rPr>
                <w:spacing w:val="-2"/>
                <w:sz w:val="18"/>
              </w:rPr>
              <w:t>0.217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0.932</w:t>
            </w:r>
          </w:p>
        </w:tc>
        <w:tc>
          <w:tcPr>
            <w:tcW w:w="902" w:type="dxa"/>
          </w:tcPr>
          <w:p>
            <w:pPr>
              <w:pStyle w:val="11"/>
              <w:ind w:left="7" w:right="1"/>
              <w:rPr>
                <w:sz w:val="18"/>
              </w:rPr>
            </w:pPr>
            <w:r>
              <w:rPr>
                <w:spacing w:val="-2"/>
                <w:sz w:val="18"/>
              </w:rPr>
              <w:t>0.065</w:t>
            </w:r>
          </w:p>
        </w:tc>
        <w:tc>
          <w:tcPr>
            <w:tcW w:w="991" w:type="dxa"/>
          </w:tcPr>
          <w:p>
            <w:pPr>
              <w:pStyle w:val="11"/>
              <w:ind w:left="202"/>
              <w:jc w:val="left"/>
              <w:rPr>
                <w:sz w:val="18"/>
              </w:rPr>
            </w:pPr>
            <w:r>
              <w:rPr>
                <w:spacing w:val="-2"/>
                <w:sz w:val="18"/>
              </w:rPr>
              <w:t>0.953</w:t>
            </w:r>
          </w:p>
        </w:tc>
        <w:tc>
          <w:tcPr>
            <w:tcW w:w="1141" w:type="dxa"/>
          </w:tcPr>
          <w:p>
            <w:pPr>
              <w:pStyle w:val="11"/>
              <w:ind w:left="2" w:right="62"/>
              <w:rPr>
                <w:sz w:val="18"/>
              </w:rPr>
            </w:pPr>
            <w:r>
              <w:rPr>
                <w:spacing w:val="-2"/>
                <w:sz w:val="18"/>
              </w:rPr>
              <w:t>0.743</w:t>
            </w:r>
          </w:p>
        </w:tc>
        <w:tc>
          <w:tcPr>
            <w:tcW w:w="874" w:type="dxa"/>
          </w:tcPr>
          <w:p>
            <w:pPr>
              <w:pStyle w:val="11"/>
              <w:ind w:right="61"/>
              <w:jc w:val="right"/>
              <w:rPr>
                <w:sz w:val="18"/>
              </w:rPr>
            </w:pPr>
            <w:r>
              <w:rPr>
                <w:spacing w:val="-2"/>
                <w:sz w:val="18"/>
              </w:rPr>
              <w:t>0.992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0.034</w:t>
            </w:r>
          </w:p>
        </w:tc>
        <w:tc>
          <w:tcPr>
            <w:tcW w:w="902" w:type="dxa"/>
          </w:tcPr>
          <w:p>
            <w:pPr>
              <w:pStyle w:val="11"/>
              <w:ind w:left="7" w:right="1"/>
              <w:rPr>
                <w:sz w:val="18"/>
              </w:rPr>
            </w:pPr>
            <w:r>
              <w:rPr>
                <w:spacing w:val="-2"/>
                <w:sz w:val="18"/>
              </w:rPr>
              <w:t>0.033</w:t>
            </w:r>
          </w:p>
        </w:tc>
        <w:tc>
          <w:tcPr>
            <w:tcW w:w="991" w:type="dxa"/>
          </w:tcPr>
          <w:p>
            <w:pPr>
              <w:pStyle w:val="11"/>
              <w:ind w:left="202"/>
              <w:jc w:val="left"/>
              <w:rPr>
                <w:sz w:val="18"/>
              </w:rPr>
            </w:pPr>
            <w:r>
              <w:rPr>
                <w:spacing w:val="-2"/>
                <w:sz w:val="18"/>
              </w:rPr>
              <w:t>0.025</w:t>
            </w:r>
          </w:p>
        </w:tc>
        <w:tc>
          <w:tcPr>
            <w:tcW w:w="1141" w:type="dxa"/>
          </w:tcPr>
          <w:p>
            <w:pPr>
              <w:pStyle w:val="11"/>
              <w:ind w:left="2" w:right="62"/>
              <w:rPr>
                <w:sz w:val="18"/>
              </w:rPr>
            </w:pPr>
            <w:r>
              <w:rPr>
                <w:spacing w:val="-2"/>
                <w:sz w:val="18"/>
              </w:rPr>
              <w:t>0.003</w:t>
            </w:r>
          </w:p>
        </w:tc>
        <w:tc>
          <w:tcPr>
            <w:tcW w:w="874" w:type="dxa"/>
          </w:tcPr>
          <w:p>
            <w:pPr>
              <w:pStyle w:val="11"/>
              <w:ind w:right="61"/>
              <w:jc w:val="right"/>
              <w:rPr>
                <w:sz w:val="18"/>
              </w:rPr>
            </w:pPr>
            <w:r>
              <w:rPr>
                <w:spacing w:val="-2"/>
                <w:sz w:val="18"/>
              </w:rPr>
              <w:t>0.123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0.033</w:t>
            </w:r>
          </w:p>
        </w:tc>
        <w:tc>
          <w:tcPr>
            <w:tcW w:w="902" w:type="dxa"/>
          </w:tcPr>
          <w:p>
            <w:pPr>
              <w:pStyle w:val="11"/>
              <w:ind w:left="7" w:right="3"/>
              <w:rPr>
                <w:sz w:val="18"/>
              </w:rPr>
            </w:pPr>
            <w:r>
              <w:rPr>
                <w:spacing w:val="-4"/>
                <w:sz w:val="18"/>
              </w:rPr>
              <w:t>0.05</w:t>
            </w:r>
          </w:p>
        </w:tc>
        <w:tc>
          <w:tcPr>
            <w:tcW w:w="991" w:type="dxa"/>
          </w:tcPr>
          <w:p>
            <w:pPr>
              <w:pStyle w:val="11"/>
              <w:ind w:left="202"/>
              <w:jc w:val="left"/>
              <w:rPr>
                <w:sz w:val="18"/>
              </w:rPr>
            </w:pPr>
            <w:r>
              <w:rPr>
                <w:spacing w:val="-2"/>
                <w:sz w:val="18"/>
              </w:rPr>
              <w:t>0.016</w:t>
            </w:r>
          </w:p>
        </w:tc>
        <w:tc>
          <w:tcPr>
            <w:tcW w:w="1141" w:type="dxa"/>
          </w:tcPr>
          <w:p>
            <w:pPr>
              <w:pStyle w:val="11"/>
              <w:ind w:left="2" w:right="62"/>
              <w:rPr>
                <w:sz w:val="18"/>
              </w:rPr>
            </w:pPr>
            <w:r>
              <w:rPr>
                <w:spacing w:val="-2"/>
                <w:sz w:val="18"/>
              </w:rPr>
              <w:t>0.001</w:t>
            </w:r>
          </w:p>
        </w:tc>
        <w:tc>
          <w:tcPr>
            <w:tcW w:w="874" w:type="dxa"/>
          </w:tcPr>
          <w:p>
            <w:pPr>
              <w:pStyle w:val="11"/>
              <w:ind w:right="61"/>
              <w:jc w:val="right"/>
              <w:rPr>
                <w:sz w:val="18"/>
              </w:rPr>
            </w:pPr>
            <w:r>
              <w:rPr>
                <w:spacing w:val="-2"/>
                <w:sz w:val="18"/>
              </w:rPr>
              <w:t>0.181</w:t>
            </w:r>
          </w:p>
        </w:tc>
      </w:tr>
      <w:tr>
        <w:tblPrEx>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0.105</w:t>
            </w:r>
          </w:p>
        </w:tc>
        <w:tc>
          <w:tcPr>
            <w:tcW w:w="902" w:type="dxa"/>
          </w:tcPr>
          <w:p>
            <w:pPr>
              <w:pStyle w:val="11"/>
              <w:ind w:left="7" w:right="1"/>
              <w:rPr>
                <w:sz w:val="18"/>
              </w:rPr>
            </w:pPr>
            <w:r>
              <w:rPr>
                <w:spacing w:val="-2"/>
                <w:sz w:val="18"/>
              </w:rPr>
              <w:t>0.066</w:t>
            </w:r>
          </w:p>
        </w:tc>
        <w:tc>
          <w:tcPr>
            <w:tcW w:w="991" w:type="dxa"/>
          </w:tcPr>
          <w:p>
            <w:pPr>
              <w:pStyle w:val="11"/>
              <w:ind w:left="202"/>
              <w:jc w:val="left"/>
              <w:rPr>
                <w:sz w:val="18"/>
              </w:rPr>
            </w:pPr>
            <w:r>
              <w:rPr>
                <w:spacing w:val="-2"/>
                <w:sz w:val="18"/>
              </w:rPr>
              <w:t>0.091</w:t>
            </w:r>
          </w:p>
        </w:tc>
        <w:tc>
          <w:tcPr>
            <w:tcW w:w="1141" w:type="dxa"/>
          </w:tcPr>
          <w:p>
            <w:pPr>
              <w:pStyle w:val="11"/>
              <w:ind w:left="2" w:right="62"/>
              <w:rPr>
                <w:sz w:val="18"/>
              </w:rPr>
            </w:pPr>
            <w:r>
              <w:rPr>
                <w:spacing w:val="-2"/>
                <w:sz w:val="18"/>
              </w:rPr>
              <w:t>0.018</w:t>
            </w:r>
          </w:p>
        </w:tc>
        <w:tc>
          <w:tcPr>
            <w:tcW w:w="874" w:type="dxa"/>
          </w:tcPr>
          <w:p>
            <w:pPr>
              <w:pStyle w:val="11"/>
              <w:ind w:right="113"/>
              <w:jc w:val="right"/>
              <w:rPr>
                <w:sz w:val="18"/>
              </w:rPr>
            </w:pPr>
            <w:r>
              <w:rPr>
                <w:spacing w:val="-4"/>
                <w:sz w:val="18"/>
              </w:rPr>
              <w:t>0.27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0.086</w:t>
            </w:r>
          </w:p>
        </w:tc>
        <w:tc>
          <w:tcPr>
            <w:tcW w:w="902" w:type="dxa"/>
          </w:tcPr>
          <w:p>
            <w:pPr>
              <w:pStyle w:val="11"/>
              <w:ind w:left="7" w:right="1"/>
              <w:rPr>
                <w:sz w:val="18"/>
              </w:rPr>
            </w:pPr>
            <w:r>
              <w:rPr>
                <w:spacing w:val="-2"/>
                <w:sz w:val="18"/>
              </w:rPr>
              <w:t>0.056</w:t>
            </w:r>
          </w:p>
        </w:tc>
        <w:tc>
          <w:tcPr>
            <w:tcW w:w="991" w:type="dxa"/>
          </w:tcPr>
          <w:p>
            <w:pPr>
              <w:pStyle w:val="11"/>
              <w:ind w:left="202"/>
              <w:jc w:val="left"/>
              <w:rPr>
                <w:sz w:val="18"/>
              </w:rPr>
            </w:pPr>
            <w:r>
              <w:rPr>
                <w:spacing w:val="-2"/>
                <w:sz w:val="18"/>
              </w:rPr>
              <w:t>0.075</w:t>
            </w:r>
          </w:p>
        </w:tc>
        <w:tc>
          <w:tcPr>
            <w:tcW w:w="1141" w:type="dxa"/>
          </w:tcPr>
          <w:p>
            <w:pPr>
              <w:pStyle w:val="11"/>
              <w:ind w:right="62"/>
              <w:rPr>
                <w:sz w:val="18"/>
              </w:rPr>
            </w:pPr>
            <w:r>
              <w:rPr>
                <w:spacing w:val="-4"/>
                <w:sz w:val="18"/>
              </w:rPr>
              <w:t>0.01</w:t>
            </w:r>
          </w:p>
        </w:tc>
        <w:tc>
          <w:tcPr>
            <w:tcW w:w="874" w:type="dxa"/>
          </w:tcPr>
          <w:p>
            <w:pPr>
              <w:pStyle w:val="11"/>
              <w:ind w:right="61"/>
              <w:jc w:val="right"/>
              <w:rPr>
                <w:sz w:val="18"/>
              </w:rPr>
            </w:pPr>
            <w:r>
              <w:rPr>
                <w:spacing w:val="-2"/>
                <w:sz w:val="18"/>
              </w:rPr>
              <w:t>0.224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0.809</w:t>
            </w:r>
          </w:p>
        </w:tc>
        <w:tc>
          <w:tcPr>
            <w:tcW w:w="902" w:type="dxa"/>
          </w:tcPr>
          <w:p>
            <w:pPr>
              <w:pStyle w:val="11"/>
              <w:ind w:left="7" w:right="1"/>
              <w:rPr>
                <w:sz w:val="18"/>
              </w:rPr>
            </w:pPr>
            <w:r>
              <w:rPr>
                <w:spacing w:val="-2"/>
                <w:sz w:val="18"/>
              </w:rPr>
              <w:t>0.096</w:t>
            </w:r>
          </w:p>
        </w:tc>
        <w:tc>
          <w:tcPr>
            <w:tcW w:w="991" w:type="dxa"/>
          </w:tcPr>
          <w:p>
            <w:pPr>
              <w:pStyle w:val="11"/>
              <w:ind w:left="202"/>
              <w:jc w:val="left"/>
              <w:rPr>
                <w:sz w:val="18"/>
              </w:rPr>
            </w:pPr>
            <w:r>
              <w:rPr>
                <w:spacing w:val="-2"/>
                <w:sz w:val="18"/>
              </w:rPr>
              <w:t>0.822</w:t>
            </w:r>
          </w:p>
        </w:tc>
        <w:tc>
          <w:tcPr>
            <w:tcW w:w="1141" w:type="dxa"/>
          </w:tcPr>
          <w:p>
            <w:pPr>
              <w:pStyle w:val="11"/>
              <w:ind w:left="3" w:right="62"/>
              <w:rPr>
                <w:sz w:val="18"/>
              </w:rPr>
            </w:pPr>
            <w:r>
              <w:rPr>
                <w:spacing w:val="-5"/>
                <w:sz w:val="18"/>
              </w:rPr>
              <w:t>0.6</w:t>
            </w:r>
          </w:p>
        </w:tc>
        <w:tc>
          <w:tcPr>
            <w:tcW w:w="874" w:type="dxa"/>
          </w:tcPr>
          <w:p>
            <w:pPr>
              <w:pStyle w:val="11"/>
              <w:ind w:right="61"/>
              <w:jc w:val="right"/>
              <w:rPr>
                <w:sz w:val="18"/>
              </w:rPr>
            </w:pPr>
            <w:r>
              <w:rPr>
                <w:spacing w:val="-2"/>
                <w:sz w:val="18"/>
              </w:rPr>
              <w:t>0.958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0.759</w:t>
            </w:r>
          </w:p>
        </w:tc>
        <w:tc>
          <w:tcPr>
            <w:tcW w:w="902" w:type="dxa"/>
          </w:tcPr>
          <w:p>
            <w:pPr>
              <w:pStyle w:val="11"/>
              <w:ind w:left="7" w:right="1"/>
              <w:rPr>
                <w:sz w:val="18"/>
              </w:rPr>
            </w:pPr>
            <w:r>
              <w:rPr>
                <w:spacing w:val="-2"/>
                <w:sz w:val="18"/>
              </w:rPr>
              <w:t>0.128</w:t>
            </w:r>
          </w:p>
        </w:tc>
        <w:tc>
          <w:tcPr>
            <w:tcW w:w="991" w:type="dxa"/>
          </w:tcPr>
          <w:p>
            <w:pPr>
              <w:pStyle w:val="11"/>
              <w:ind w:left="202"/>
              <w:jc w:val="left"/>
              <w:rPr>
                <w:sz w:val="18"/>
              </w:rPr>
            </w:pPr>
            <w:r>
              <w:rPr>
                <w:spacing w:val="-2"/>
                <w:sz w:val="18"/>
              </w:rPr>
              <w:t>0.779</w:t>
            </w:r>
          </w:p>
        </w:tc>
        <w:tc>
          <w:tcPr>
            <w:tcW w:w="1141" w:type="dxa"/>
          </w:tcPr>
          <w:p>
            <w:pPr>
              <w:pStyle w:val="11"/>
              <w:ind w:left="2" w:right="62"/>
              <w:rPr>
                <w:sz w:val="18"/>
              </w:rPr>
            </w:pPr>
            <w:r>
              <w:rPr>
                <w:spacing w:val="-2"/>
                <w:sz w:val="18"/>
              </w:rPr>
              <w:t>0.463</w:t>
            </w:r>
          </w:p>
        </w:tc>
        <w:tc>
          <w:tcPr>
            <w:tcW w:w="874" w:type="dxa"/>
          </w:tcPr>
          <w:p>
            <w:pPr>
              <w:pStyle w:val="11"/>
              <w:ind w:right="61"/>
              <w:jc w:val="right"/>
              <w:rPr>
                <w:sz w:val="18"/>
              </w:rPr>
            </w:pPr>
            <w:r>
              <w:rPr>
                <w:spacing w:val="-2"/>
                <w:sz w:val="18"/>
              </w:rPr>
              <w:t>0.946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0.112</w:t>
            </w:r>
          </w:p>
        </w:tc>
        <w:tc>
          <w:tcPr>
            <w:tcW w:w="902" w:type="dxa"/>
          </w:tcPr>
          <w:p>
            <w:pPr>
              <w:pStyle w:val="11"/>
              <w:ind w:left="7" w:right="1"/>
              <w:rPr>
                <w:sz w:val="18"/>
              </w:rPr>
            </w:pPr>
            <w:r>
              <w:rPr>
                <w:spacing w:val="-2"/>
                <w:sz w:val="18"/>
              </w:rPr>
              <w:t>0.074</w:t>
            </w:r>
          </w:p>
        </w:tc>
        <w:tc>
          <w:tcPr>
            <w:tcW w:w="991" w:type="dxa"/>
          </w:tcPr>
          <w:p>
            <w:pPr>
              <w:pStyle w:val="11"/>
              <w:ind w:left="202"/>
              <w:jc w:val="left"/>
              <w:rPr>
                <w:sz w:val="18"/>
              </w:rPr>
            </w:pPr>
            <w:r>
              <w:rPr>
                <w:spacing w:val="-2"/>
                <w:sz w:val="18"/>
              </w:rPr>
              <w:t>0.096</w:t>
            </w:r>
          </w:p>
        </w:tc>
        <w:tc>
          <w:tcPr>
            <w:tcW w:w="1141" w:type="dxa"/>
          </w:tcPr>
          <w:p>
            <w:pPr>
              <w:pStyle w:val="11"/>
              <w:ind w:left="2" w:right="62"/>
              <w:rPr>
                <w:sz w:val="18"/>
              </w:rPr>
            </w:pPr>
            <w:r>
              <w:rPr>
                <w:spacing w:val="-2"/>
                <w:sz w:val="18"/>
              </w:rPr>
              <w:t>0.015</w:t>
            </w:r>
          </w:p>
        </w:tc>
        <w:tc>
          <w:tcPr>
            <w:tcW w:w="874" w:type="dxa"/>
          </w:tcPr>
          <w:p>
            <w:pPr>
              <w:pStyle w:val="11"/>
              <w:ind w:right="61"/>
              <w:jc w:val="right"/>
              <w:rPr>
                <w:sz w:val="18"/>
              </w:rPr>
            </w:pPr>
            <w:r>
              <w:rPr>
                <w:spacing w:val="-2"/>
                <w:sz w:val="18"/>
              </w:rPr>
              <w:t>0.286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0.13</w:t>
            </w:r>
          </w:p>
        </w:tc>
        <w:tc>
          <w:tcPr>
            <w:tcW w:w="902" w:type="dxa"/>
          </w:tcPr>
          <w:p>
            <w:pPr>
              <w:pStyle w:val="11"/>
              <w:ind w:left="7" w:right="1"/>
              <w:rPr>
                <w:sz w:val="18"/>
              </w:rPr>
            </w:pPr>
            <w:r>
              <w:rPr>
                <w:spacing w:val="-2"/>
                <w:sz w:val="18"/>
              </w:rPr>
              <w:t>0.103</w:t>
            </w:r>
          </w:p>
        </w:tc>
        <w:tc>
          <w:tcPr>
            <w:tcW w:w="991" w:type="dxa"/>
          </w:tcPr>
          <w:p>
            <w:pPr>
              <w:pStyle w:val="11"/>
              <w:ind w:left="202"/>
              <w:jc w:val="left"/>
              <w:rPr>
                <w:sz w:val="18"/>
              </w:rPr>
            </w:pPr>
            <w:r>
              <w:rPr>
                <w:spacing w:val="-2"/>
                <w:sz w:val="18"/>
              </w:rPr>
              <w:t>0.099</w:t>
            </w:r>
          </w:p>
        </w:tc>
        <w:tc>
          <w:tcPr>
            <w:tcW w:w="1141" w:type="dxa"/>
          </w:tcPr>
          <w:p>
            <w:pPr>
              <w:pStyle w:val="11"/>
              <w:ind w:left="2" w:right="62"/>
              <w:rPr>
                <w:sz w:val="18"/>
              </w:rPr>
            </w:pPr>
            <w:r>
              <w:rPr>
                <w:spacing w:val="-2"/>
                <w:sz w:val="18"/>
              </w:rPr>
              <w:t>0.015</w:t>
            </w:r>
          </w:p>
        </w:tc>
        <w:tc>
          <w:tcPr>
            <w:tcW w:w="874" w:type="dxa"/>
          </w:tcPr>
          <w:p>
            <w:pPr>
              <w:pStyle w:val="11"/>
              <w:ind w:right="61"/>
              <w:jc w:val="right"/>
              <w:rPr>
                <w:sz w:val="18"/>
              </w:rPr>
            </w:pPr>
            <w:r>
              <w:rPr>
                <w:spacing w:val="-2"/>
                <w:sz w:val="18"/>
              </w:rPr>
              <w:t>0.408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2017</w:t>
            </w:r>
          </w:p>
        </w:tc>
        <w:tc>
          <w:tcPr>
            <w:tcW w:w="830" w:type="dxa"/>
          </w:tcPr>
          <w:p>
            <w:pPr>
              <w:pStyle w:val="11"/>
              <w:spacing w:before="54"/>
              <w:ind w:left="34" w:right="29"/>
              <w:rPr>
                <w:sz w:val="18"/>
              </w:rPr>
            </w:pPr>
            <w:r>
              <w:rPr>
                <w:spacing w:val="-2"/>
                <w:sz w:val="18"/>
              </w:rPr>
              <w:t>Spider</w:t>
            </w:r>
          </w:p>
        </w:tc>
        <w:tc>
          <w:tcPr>
            <w:tcW w:w="664" w:type="dxa"/>
          </w:tcPr>
          <w:p>
            <w:pPr>
              <w:pStyle w:val="11"/>
              <w:spacing w:before="54"/>
              <w:ind w:right="61"/>
              <w:rPr>
                <w:sz w:val="18"/>
              </w:rPr>
            </w:pPr>
            <w:r>
              <w:rPr>
                <w:spacing w:val="-5"/>
                <w:sz w:val="18"/>
              </w:rPr>
              <w:t>SO1</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right="40"/>
              <w:rPr>
                <w:sz w:val="18"/>
              </w:rPr>
            </w:pPr>
            <w:r>
              <w:rPr>
                <w:spacing w:val="-4"/>
                <w:sz w:val="18"/>
              </w:rPr>
              <w:t>0.86</w:t>
            </w:r>
          </w:p>
        </w:tc>
        <w:tc>
          <w:tcPr>
            <w:tcW w:w="902" w:type="dxa"/>
          </w:tcPr>
          <w:p>
            <w:pPr>
              <w:pStyle w:val="11"/>
              <w:spacing w:before="54"/>
              <w:ind w:left="7" w:right="3"/>
              <w:rPr>
                <w:sz w:val="18"/>
              </w:rPr>
            </w:pPr>
            <w:r>
              <w:rPr>
                <w:spacing w:val="-4"/>
                <w:sz w:val="18"/>
              </w:rPr>
              <w:t>0.09</w:t>
            </w:r>
          </w:p>
        </w:tc>
        <w:tc>
          <w:tcPr>
            <w:tcW w:w="991" w:type="dxa"/>
          </w:tcPr>
          <w:p>
            <w:pPr>
              <w:pStyle w:val="11"/>
              <w:spacing w:before="54"/>
              <w:ind w:left="202"/>
              <w:jc w:val="left"/>
              <w:rPr>
                <w:sz w:val="18"/>
              </w:rPr>
            </w:pPr>
            <w:r>
              <w:rPr>
                <w:spacing w:val="-2"/>
                <w:sz w:val="18"/>
              </w:rPr>
              <w:t>0.878</w:t>
            </w:r>
          </w:p>
        </w:tc>
        <w:tc>
          <w:tcPr>
            <w:tcW w:w="1141" w:type="dxa"/>
          </w:tcPr>
          <w:p>
            <w:pPr>
              <w:pStyle w:val="11"/>
              <w:spacing w:before="54"/>
              <w:ind w:left="2" w:right="62"/>
              <w:rPr>
                <w:sz w:val="18"/>
              </w:rPr>
            </w:pPr>
            <w:r>
              <w:rPr>
                <w:spacing w:val="-2"/>
                <w:sz w:val="18"/>
              </w:rPr>
              <w:t>0.645</w:t>
            </w:r>
          </w:p>
        </w:tc>
        <w:tc>
          <w:tcPr>
            <w:tcW w:w="874" w:type="dxa"/>
          </w:tcPr>
          <w:p>
            <w:pPr>
              <w:pStyle w:val="11"/>
              <w:spacing w:before="54"/>
              <w:ind w:right="61"/>
              <w:jc w:val="right"/>
              <w:rPr>
                <w:sz w:val="18"/>
              </w:rPr>
            </w:pPr>
            <w:r>
              <w:rPr>
                <w:spacing w:val="-2"/>
                <w:sz w:val="18"/>
              </w:rPr>
              <w:t>0.977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0.075</w:t>
            </w:r>
          </w:p>
        </w:tc>
        <w:tc>
          <w:tcPr>
            <w:tcW w:w="902" w:type="dxa"/>
          </w:tcPr>
          <w:p>
            <w:pPr>
              <w:pStyle w:val="11"/>
              <w:ind w:left="7" w:right="1"/>
              <w:rPr>
                <w:sz w:val="18"/>
              </w:rPr>
            </w:pPr>
            <w:r>
              <w:rPr>
                <w:spacing w:val="-2"/>
                <w:sz w:val="18"/>
              </w:rPr>
              <w:t>0.055</w:t>
            </w:r>
          </w:p>
        </w:tc>
        <w:tc>
          <w:tcPr>
            <w:tcW w:w="991" w:type="dxa"/>
          </w:tcPr>
          <w:p>
            <w:pPr>
              <w:pStyle w:val="11"/>
              <w:ind w:left="202"/>
              <w:jc w:val="left"/>
              <w:rPr>
                <w:sz w:val="18"/>
              </w:rPr>
            </w:pPr>
            <w:r>
              <w:rPr>
                <w:spacing w:val="-2"/>
                <w:sz w:val="18"/>
              </w:rPr>
              <w:t>0.062</w:t>
            </w:r>
          </w:p>
        </w:tc>
        <w:tc>
          <w:tcPr>
            <w:tcW w:w="1141" w:type="dxa"/>
          </w:tcPr>
          <w:p>
            <w:pPr>
              <w:pStyle w:val="11"/>
              <w:ind w:left="2" w:right="62"/>
              <w:rPr>
                <w:sz w:val="18"/>
              </w:rPr>
            </w:pPr>
            <w:r>
              <w:rPr>
                <w:spacing w:val="-2"/>
                <w:sz w:val="18"/>
              </w:rPr>
              <w:t>0.009</w:t>
            </w:r>
          </w:p>
        </w:tc>
        <w:tc>
          <w:tcPr>
            <w:tcW w:w="874" w:type="dxa"/>
          </w:tcPr>
          <w:p>
            <w:pPr>
              <w:pStyle w:val="11"/>
              <w:ind w:right="61"/>
              <w:jc w:val="right"/>
              <w:rPr>
                <w:sz w:val="18"/>
              </w:rPr>
            </w:pPr>
            <w:r>
              <w:rPr>
                <w:spacing w:val="-2"/>
                <w:sz w:val="18"/>
              </w:rPr>
              <w:t>0.214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0.066</w:t>
            </w:r>
          </w:p>
        </w:tc>
        <w:tc>
          <w:tcPr>
            <w:tcW w:w="902" w:type="dxa"/>
          </w:tcPr>
          <w:p>
            <w:pPr>
              <w:pStyle w:val="11"/>
              <w:ind w:left="7" w:right="3"/>
              <w:rPr>
                <w:sz w:val="18"/>
              </w:rPr>
            </w:pPr>
            <w:r>
              <w:rPr>
                <w:spacing w:val="-4"/>
                <w:sz w:val="18"/>
              </w:rPr>
              <w:t>0.07</w:t>
            </w:r>
          </w:p>
        </w:tc>
        <w:tc>
          <w:tcPr>
            <w:tcW w:w="991" w:type="dxa"/>
          </w:tcPr>
          <w:p>
            <w:pPr>
              <w:pStyle w:val="11"/>
              <w:ind w:left="252"/>
              <w:jc w:val="left"/>
              <w:rPr>
                <w:sz w:val="18"/>
              </w:rPr>
            </w:pPr>
            <w:r>
              <w:rPr>
                <w:spacing w:val="-4"/>
                <w:sz w:val="18"/>
              </w:rPr>
              <w:t>0.04</w:t>
            </w:r>
          </w:p>
        </w:tc>
        <w:tc>
          <w:tcPr>
            <w:tcW w:w="1141" w:type="dxa"/>
          </w:tcPr>
          <w:p>
            <w:pPr>
              <w:pStyle w:val="11"/>
              <w:ind w:left="2" w:right="62"/>
              <w:rPr>
                <w:sz w:val="18"/>
              </w:rPr>
            </w:pPr>
            <w:r>
              <w:rPr>
                <w:spacing w:val="-2"/>
                <w:sz w:val="18"/>
              </w:rPr>
              <w:t>0.003</w:t>
            </w:r>
          </w:p>
        </w:tc>
        <w:tc>
          <w:tcPr>
            <w:tcW w:w="874" w:type="dxa"/>
          </w:tcPr>
          <w:p>
            <w:pPr>
              <w:pStyle w:val="11"/>
              <w:ind w:right="61"/>
              <w:jc w:val="right"/>
              <w:rPr>
                <w:sz w:val="18"/>
              </w:rPr>
            </w:pPr>
            <w:r>
              <w:rPr>
                <w:spacing w:val="-2"/>
                <w:sz w:val="18"/>
              </w:rPr>
              <w:t>0.259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0.902</w:t>
            </w:r>
          </w:p>
        </w:tc>
        <w:tc>
          <w:tcPr>
            <w:tcW w:w="902" w:type="dxa"/>
          </w:tcPr>
          <w:p>
            <w:pPr>
              <w:pStyle w:val="11"/>
              <w:ind w:left="7" w:right="1"/>
              <w:rPr>
                <w:sz w:val="18"/>
              </w:rPr>
            </w:pPr>
            <w:r>
              <w:rPr>
                <w:spacing w:val="-2"/>
                <w:sz w:val="18"/>
              </w:rPr>
              <w:t>0.131</w:t>
            </w:r>
          </w:p>
        </w:tc>
        <w:tc>
          <w:tcPr>
            <w:tcW w:w="991" w:type="dxa"/>
          </w:tcPr>
          <w:p>
            <w:pPr>
              <w:pStyle w:val="11"/>
              <w:ind w:left="202"/>
              <w:jc w:val="left"/>
              <w:rPr>
                <w:sz w:val="18"/>
              </w:rPr>
            </w:pPr>
            <w:r>
              <w:rPr>
                <w:spacing w:val="-2"/>
                <w:sz w:val="18"/>
              </w:rPr>
              <w:t>0.934</w:t>
            </w:r>
          </w:p>
        </w:tc>
        <w:tc>
          <w:tcPr>
            <w:tcW w:w="1141" w:type="dxa"/>
          </w:tcPr>
          <w:p>
            <w:pPr>
              <w:pStyle w:val="11"/>
              <w:ind w:left="2" w:right="62"/>
              <w:rPr>
                <w:sz w:val="18"/>
              </w:rPr>
            </w:pPr>
            <w:r>
              <w:rPr>
                <w:spacing w:val="-2"/>
                <w:sz w:val="18"/>
              </w:rPr>
              <w:t>0.456</w:t>
            </w:r>
          </w:p>
        </w:tc>
        <w:tc>
          <w:tcPr>
            <w:tcW w:w="874" w:type="dxa"/>
          </w:tcPr>
          <w:p>
            <w:pPr>
              <w:pStyle w:val="11"/>
              <w:ind w:right="61"/>
              <w:jc w:val="right"/>
              <w:rPr>
                <w:sz w:val="18"/>
              </w:rPr>
            </w:pPr>
            <w:r>
              <w:rPr>
                <w:spacing w:val="-2"/>
                <w:sz w:val="18"/>
              </w:rPr>
              <w:t>0.991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0.054</w:t>
            </w:r>
          </w:p>
        </w:tc>
        <w:tc>
          <w:tcPr>
            <w:tcW w:w="902" w:type="dxa"/>
          </w:tcPr>
          <w:p>
            <w:pPr>
              <w:pStyle w:val="11"/>
              <w:ind w:left="7" w:right="1"/>
              <w:rPr>
                <w:sz w:val="18"/>
              </w:rPr>
            </w:pPr>
            <w:r>
              <w:rPr>
                <w:spacing w:val="-2"/>
                <w:sz w:val="18"/>
              </w:rPr>
              <w:t>0.124</w:t>
            </w:r>
          </w:p>
        </w:tc>
        <w:tc>
          <w:tcPr>
            <w:tcW w:w="991" w:type="dxa"/>
          </w:tcPr>
          <w:p>
            <w:pPr>
              <w:pStyle w:val="11"/>
              <w:ind w:left="252"/>
              <w:jc w:val="left"/>
              <w:rPr>
                <w:sz w:val="18"/>
              </w:rPr>
            </w:pPr>
            <w:r>
              <w:rPr>
                <w:spacing w:val="-4"/>
                <w:sz w:val="18"/>
              </w:rPr>
              <w:t>0.02</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0.498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0.045</w:t>
            </w:r>
          </w:p>
        </w:tc>
        <w:tc>
          <w:tcPr>
            <w:tcW w:w="902" w:type="dxa"/>
          </w:tcPr>
          <w:p>
            <w:pPr>
              <w:pStyle w:val="11"/>
              <w:ind w:left="7" w:right="1"/>
              <w:rPr>
                <w:sz w:val="18"/>
              </w:rPr>
            </w:pPr>
            <w:r>
              <w:rPr>
                <w:spacing w:val="-2"/>
                <w:sz w:val="18"/>
              </w:rPr>
              <w:t>0.041</w:t>
            </w:r>
          </w:p>
        </w:tc>
        <w:tc>
          <w:tcPr>
            <w:tcW w:w="991" w:type="dxa"/>
          </w:tcPr>
          <w:p>
            <w:pPr>
              <w:pStyle w:val="11"/>
              <w:ind w:left="202"/>
              <w:jc w:val="left"/>
              <w:rPr>
                <w:sz w:val="18"/>
              </w:rPr>
            </w:pPr>
            <w:r>
              <w:rPr>
                <w:spacing w:val="-2"/>
                <w:sz w:val="18"/>
              </w:rPr>
              <w:t>0.033</w:t>
            </w:r>
          </w:p>
        </w:tc>
        <w:tc>
          <w:tcPr>
            <w:tcW w:w="1141" w:type="dxa"/>
          </w:tcPr>
          <w:p>
            <w:pPr>
              <w:pStyle w:val="11"/>
              <w:ind w:left="2" w:right="62"/>
              <w:rPr>
                <w:sz w:val="18"/>
              </w:rPr>
            </w:pPr>
            <w:r>
              <w:rPr>
                <w:spacing w:val="-2"/>
                <w:sz w:val="18"/>
              </w:rPr>
              <w:t>0.001</w:t>
            </w:r>
          </w:p>
        </w:tc>
        <w:tc>
          <w:tcPr>
            <w:tcW w:w="874" w:type="dxa"/>
          </w:tcPr>
          <w:p>
            <w:pPr>
              <w:pStyle w:val="11"/>
              <w:ind w:right="61"/>
              <w:jc w:val="right"/>
              <w:rPr>
                <w:sz w:val="18"/>
              </w:rPr>
            </w:pPr>
            <w:r>
              <w:rPr>
                <w:spacing w:val="-2"/>
                <w:sz w:val="18"/>
              </w:rPr>
              <w:t>0.151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0.955</w:t>
            </w:r>
          </w:p>
        </w:tc>
        <w:tc>
          <w:tcPr>
            <w:tcW w:w="902" w:type="dxa"/>
          </w:tcPr>
          <w:p>
            <w:pPr>
              <w:pStyle w:val="11"/>
              <w:ind w:left="7" w:right="1"/>
              <w:rPr>
                <w:sz w:val="18"/>
              </w:rPr>
            </w:pPr>
            <w:r>
              <w:rPr>
                <w:spacing w:val="-2"/>
                <w:sz w:val="18"/>
              </w:rPr>
              <w:t>0.137</w:t>
            </w:r>
          </w:p>
        </w:tc>
        <w:tc>
          <w:tcPr>
            <w:tcW w:w="991" w:type="dxa"/>
          </w:tcPr>
          <w:p>
            <w:pPr>
              <w:pStyle w:val="11"/>
              <w:ind w:left="202"/>
              <w:jc w:val="left"/>
              <w:rPr>
                <w:sz w:val="18"/>
              </w:rPr>
            </w:pPr>
            <w:r>
              <w:rPr>
                <w:spacing w:val="-2"/>
                <w:sz w:val="18"/>
              </w:rPr>
              <w:t>0.984</w:t>
            </w:r>
          </w:p>
        </w:tc>
        <w:tc>
          <w:tcPr>
            <w:tcW w:w="1141" w:type="dxa"/>
          </w:tcPr>
          <w:p>
            <w:pPr>
              <w:pStyle w:val="11"/>
              <w:ind w:left="2" w:right="62"/>
              <w:rPr>
                <w:sz w:val="18"/>
              </w:rPr>
            </w:pPr>
            <w:r>
              <w:rPr>
                <w:spacing w:val="-2"/>
                <w:sz w:val="18"/>
              </w:rPr>
              <w:t>0.498</w:t>
            </w:r>
          </w:p>
        </w:tc>
        <w:tc>
          <w:tcPr>
            <w:tcW w:w="874" w:type="dxa"/>
          </w:tcPr>
          <w:p>
            <w:pPr>
              <w:pStyle w:val="11"/>
              <w:ind w:right="61"/>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0.033</w:t>
            </w:r>
          </w:p>
        </w:tc>
        <w:tc>
          <w:tcPr>
            <w:tcW w:w="902" w:type="dxa"/>
          </w:tcPr>
          <w:p>
            <w:pPr>
              <w:pStyle w:val="11"/>
              <w:ind w:left="7" w:right="1"/>
              <w:rPr>
                <w:sz w:val="18"/>
              </w:rPr>
            </w:pPr>
            <w:r>
              <w:rPr>
                <w:spacing w:val="-2"/>
                <w:sz w:val="18"/>
              </w:rPr>
              <w:t>0.135</w:t>
            </w:r>
          </w:p>
        </w:tc>
        <w:tc>
          <w:tcPr>
            <w:tcW w:w="991" w:type="dxa"/>
          </w:tcPr>
          <w:p>
            <w:pPr>
              <w:pStyle w:val="11"/>
              <w:ind w:left="202"/>
              <w:jc w:val="left"/>
              <w:rPr>
                <w:sz w:val="18"/>
              </w:rPr>
            </w:pPr>
            <w:r>
              <w:rPr>
                <w:spacing w:val="-2"/>
                <w:sz w:val="18"/>
              </w:rPr>
              <w:t>0.005</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0.472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0.012</w:t>
            </w:r>
          </w:p>
        </w:tc>
        <w:tc>
          <w:tcPr>
            <w:tcW w:w="902" w:type="dxa"/>
          </w:tcPr>
          <w:p>
            <w:pPr>
              <w:pStyle w:val="11"/>
              <w:ind w:left="7" w:right="1"/>
              <w:rPr>
                <w:sz w:val="18"/>
              </w:rPr>
            </w:pPr>
            <w:r>
              <w:rPr>
                <w:spacing w:val="-2"/>
                <w:sz w:val="18"/>
              </w:rPr>
              <w:t>0.014</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0.049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0.944</w:t>
            </w:r>
          </w:p>
        </w:tc>
        <w:tc>
          <w:tcPr>
            <w:tcW w:w="902" w:type="dxa"/>
          </w:tcPr>
          <w:p>
            <w:pPr>
              <w:pStyle w:val="11"/>
              <w:ind w:left="7" w:right="1"/>
              <w:rPr>
                <w:sz w:val="18"/>
              </w:rPr>
            </w:pPr>
            <w:r>
              <w:rPr>
                <w:spacing w:val="-2"/>
                <w:sz w:val="18"/>
              </w:rPr>
              <w:t>0.143</w:t>
            </w:r>
          </w:p>
        </w:tc>
        <w:tc>
          <w:tcPr>
            <w:tcW w:w="991" w:type="dxa"/>
          </w:tcPr>
          <w:p>
            <w:pPr>
              <w:pStyle w:val="11"/>
              <w:ind w:left="202"/>
              <w:jc w:val="left"/>
              <w:rPr>
                <w:sz w:val="18"/>
              </w:rPr>
            </w:pPr>
            <w:r>
              <w:rPr>
                <w:spacing w:val="-2"/>
                <w:sz w:val="18"/>
              </w:rPr>
              <w:t>0.984</w:t>
            </w:r>
          </w:p>
        </w:tc>
        <w:tc>
          <w:tcPr>
            <w:tcW w:w="1141" w:type="dxa"/>
          </w:tcPr>
          <w:p>
            <w:pPr>
              <w:pStyle w:val="11"/>
              <w:ind w:left="2" w:right="62"/>
              <w:rPr>
                <w:sz w:val="18"/>
              </w:rPr>
            </w:pPr>
            <w:r>
              <w:rPr>
                <w:spacing w:val="-2"/>
                <w:sz w:val="18"/>
              </w:rPr>
              <w:t>0.474</w:t>
            </w:r>
          </w:p>
        </w:tc>
        <w:tc>
          <w:tcPr>
            <w:tcW w:w="874" w:type="dxa"/>
          </w:tcPr>
          <w:p>
            <w:pPr>
              <w:pStyle w:val="11"/>
              <w:ind w:right="61"/>
              <w:jc w:val="righ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0.038</w:t>
            </w:r>
          </w:p>
        </w:tc>
        <w:tc>
          <w:tcPr>
            <w:tcW w:w="902" w:type="dxa"/>
          </w:tcPr>
          <w:p>
            <w:pPr>
              <w:pStyle w:val="11"/>
              <w:ind w:left="7" w:right="1"/>
              <w:rPr>
                <w:sz w:val="18"/>
              </w:rPr>
            </w:pPr>
            <w:r>
              <w:rPr>
                <w:spacing w:val="-2"/>
                <w:sz w:val="18"/>
              </w:rPr>
              <w:t>0.138</w:t>
            </w:r>
          </w:p>
        </w:tc>
        <w:tc>
          <w:tcPr>
            <w:tcW w:w="991" w:type="dxa"/>
          </w:tcPr>
          <w:p>
            <w:pPr>
              <w:pStyle w:val="11"/>
              <w:ind w:left="202"/>
              <w:jc w:val="left"/>
              <w:rPr>
                <w:sz w:val="18"/>
              </w:rPr>
            </w:pPr>
            <w:r>
              <w:rPr>
                <w:spacing w:val="-2"/>
                <w:sz w:val="18"/>
              </w:rPr>
              <w:t>0.004</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0.518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2017</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LO1</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left="1" w:right="61"/>
              <w:rPr>
                <w:sz w:val="18"/>
              </w:rPr>
            </w:pPr>
            <w:r>
              <w:rPr>
                <w:spacing w:val="-2"/>
                <w:sz w:val="18"/>
              </w:rPr>
              <w:t>Detritivore</w:t>
            </w:r>
          </w:p>
        </w:tc>
        <w:tc>
          <w:tcPr>
            <w:tcW w:w="889" w:type="dxa"/>
          </w:tcPr>
          <w:p>
            <w:pPr>
              <w:pStyle w:val="11"/>
              <w:spacing w:before="54"/>
              <w:ind w:left="2" w:right="40"/>
              <w:rPr>
                <w:sz w:val="18"/>
              </w:rPr>
            </w:pPr>
            <w:r>
              <w:rPr>
                <w:spacing w:val="-2"/>
                <w:sz w:val="18"/>
              </w:rPr>
              <w:t>0.018</w:t>
            </w:r>
          </w:p>
        </w:tc>
        <w:tc>
          <w:tcPr>
            <w:tcW w:w="902" w:type="dxa"/>
          </w:tcPr>
          <w:p>
            <w:pPr>
              <w:pStyle w:val="11"/>
              <w:spacing w:before="54"/>
              <w:ind w:left="7" w:right="1"/>
              <w:rPr>
                <w:sz w:val="18"/>
              </w:rPr>
            </w:pPr>
            <w:r>
              <w:rPr>
                <w:spacing w:val="-2"/>
                <w:sz w:val="18"/>
              </w:rPr>
              <w:t>0.032</w:t>
            </w:r>
          </w:p>
        </w:tc>
        <w:tc>
          <w:tcPr>
            <w:tcW w:w="991" w:type="dxa"/>
          </w:tcPr>
          <w:p>
            <w:pPr>
              <w:pStyle w:val="11"/>
              <w:spacing w:before="54"/>
              <w:ind w:left="202"/>
              <w:jc w:val="left"/>
              <w:rPr>
                <w:sz w:val="18"/>
              </w:rPr>
            </w:pPr>
            <w:r>
              <w:rPr>
                <w:spacing w:val="-2"/>
                <w:sz w:val="18"/>
              </w:rPr>
              <w:t>0.006</w:t>
            </w:r>
          </w:p>
        </w:tc>
        <w:tc>
          <w:tcPr>
            <w:tcW w:w="1141" w:type="dxa"/>
          </w:tcPr>
          <w:p>
            <w:pPr>
              <w:pStyle w:val="11"/>
              <w:spacing w:before="54"/>
              <w:ind w:left="3" w:right="62"/>
              <w:rPr>
                <w:sz w:val="18"/>
              </w:rPr>
            </w:pPr>
            <w:r>
              <w:rPr>
                <w:spacing w:val="-10"/>
                <w:sz w:val="18"/>
              </w:rPr>
              <w:t>0</w:t>
            </w:r>
          </w:p>
        </w:tc>
        <w:tc>
          <w:tcPr>
            <w:tcW w:w="874" w:type="dxa"/>
          </w:tcPr>
          <w:p>
            <w:pPr>
              <w:pStyle w:val="11"/>
              <w:spacing w:before="54"/>
              <w:ind w:right="113"/>
              <w:jc w:val="right"/>
              <w:rPr>
                <w:sz w:val="18"/>
              </w:rPr>
            </w:pPr>
            <w:r>
              <w:rPr>
                <w:spacing w:val="-4"/>
                <w:sz w:val="18"/>
              </w:rPr>
              <w:t>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0.803</w:t>
            </w:r>
          </w:p>
        </w:tc>
        <w:tc>
          <w:tcPr>
            <w:tcW w:w="902" w:type="dxa"/>
          </w:tcPr>
          <w:p>
            <w:pPr>
              <w:pStyle w:val="11"/>
              <w:ind w:left="7" w:right="1"/>
              <w:rPr>
                <w:sz w:val="18"/>
              </w:rPr>
            </w:pPr>
            <w:r>
              <w:rPr>
                <w:spacing w:val="-2"/>
                <w:sz w:val="18"/>
              </w:rPr>
              <w:t>0.228</w:t>
            </w:r>
          </w:p>
        </w:tc>
        <w:tc>
          <w:tcPr>
            <w:tcW w:w="991" w:type="dxa"/>
          </w:tcPr>
          <w:p>
            <w:pPr>
              <w:pStyle w:val="11"/>
              <w:ind w:left="202"/>
              <w:jc w:val="left"/>
              <w:rPr>
                <w:sz w:val="18"/>
              </w:rPr>
            </w:pPr>
            <w:r>
              <w:rPr>
                <w:spacing w:val="-2"/>
                <w:sz w:val="18"/>
              </w:rPr>
              <w:t>0.895</w:t>
            </w:r>
          </w:p>
        </w:tc>
        <w:tc>
          <w:tcPr>
            <w:tcW w:w="1141" w:type="dxa"/>
          </w:tcPr>
          <w:p>
            <w:pPr>
              <w:pStyle w:val="11"/>
              <w:ind w:left="2" w:right="62"/>
              <w:rPr>
                <w:sz w:val="18"/>
              </w:rPr>
            </w:pPr>
            <w:r>
              <w:rPr>
                <w:spacing w:val="-2"/>
                <w:sz w:val="18"/>
              </w:rPr>
              <w:t>0.139</w:t>
            </w:r>
          </w:p>
        </w:tc>
        <w:tc>
          <w:tcPr>
            <w:tcW w:w="874" w:type="dxa"/>
          </w:tcPr>
          <w:p>
            <w:pPr>
              <w:pStyle w:val="11"/>
              <w:ind w:right="61"/>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0.08</w:t>
            </w:r>
          </w:p>
        </w:tc>
        <w:tc>
          <w:tcPr>
            <w:tcW w:w="902" w:type="dxa"/>
          </w:tcPr>
          <w:p>
            <w:pPr>
              <w:pStyle w:val="11"/>
              <w:ind w:left="7" w:right="1"/>
              <w:rPr>
                <w:sz w:val="18"/>
              </w:rPr>
            </w:pPr>
            <w:r>
              <w:rPr>
                <w:spacing w:val="-2"/>
                <w:sz w:val="18"/>
              </w:rPr>
              <w:t>0.165</w:t>
            </w:r>
          </w:p>
        </w:tc>
        <w:tc>
          <w:tcPr>
            <w:tcW w:w="991" w:type="dxa"/>
          </w:tcPr>
          <w:p>
            <w:pPr>
              <w:pStyle w:val="11"/>
              <w:ind w:left="202"/>
              <w:jc w:val="left"/>
              <w:rPr>
                <w:sz w:val="18"/>
              </w:rPr>
            </w:pPr>
            <w:r>
              <w:rPr>
                <w:spacing w:val="-2"/>
                <w:sz w:val="18"/>
              </w:rPr>
              <w:t>0.014</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0.657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0.118</w:t>
            </w:r>
          </w:p>
        </w:tc>
        <w:tc>
          <w:tcPr>
            <w:tcW w:w="902" w:type="dxa"/>
          </w:tcPr>
          <w:p>
            <w:pPr>
              <w:pStyle w:val="11"/>
              <w:ind w:left="7" w:right="1"/>
              <w:rPr>
                <w:sz w:val="18"/>
              </w:rPr>
            </w:pPr>
            <w:r>
              <w:rPr>
                <w:spacing w:val="-2"/>
                <w:sz w:val="18"/>
              </w:rPr>
              <w:t>0.165</w:t>
            </w:r>
          </w:p>
        </w:tc>
        <w:tc>
          <w:tcPr>
            <w:tcW w:w="991" w:type="dxa"/>
          </w:tcPr>
          <w:p>
            <w:pPr>
              <w:pStyle w:val="11"/>
              <w:ind w:left="202"/>
              <w:jc w:val="left"/>
              <w:rPr>
                <w:sz w:val="18"/>
              </w:rPr>
            </w:pPr>
            <w:r>
              <w:rPr>
                <w:spacing w:val="-2"/>
                <w:sz w:val="18"/>
              </w:rPr>
              <w:t>0.042</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0.605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0.74</w:t>
            </w:r>
          </w:p>
        </w:tc>
        <w:tc>
          <w:tcPr>
            <w:tcW w:w="902" w:type="dxa"/>
          </w:tcPr>
          <w:p>
            <w:pPr>
              <w:pStyle w:val="11"/>
              <w:ind w:left="7" w:right="1"/>
              <w:rPr>
                <w:sz w:val="18"/>
              </w:rPr>
            </w:pPr>
            <w:r>
              <w:rPr>
                <w:spacing w:val="-2"/>
                <w:sz w:val="18"/>
              </w:rPr>
              <w:t>0.239</w:t>
            </w:r>
          </w:p>
        </w:tc>
        <w:tc>
          <w:tcPr>
            <w:tcW w:w="991" w:type="dxa"/>
          </w:tcPr>
          <w:p>
            <w:pPr>
              <w:pStyle w:val="11"/>
              <w:ind w:left="202"/>
              <w:jc w:val="left"/>
              <w:rPr>
                <w:sz w:val="18"/>
              </w:rPr>
            </w:pPr>
            <w:r>
              <w:rPr>
                <w:spacing w:val="-2"/>
                <w:sz w:val="18"/>
              </w:rPr>
              <w:t>0.804</w:t>
            </w:r>
          </w:p>
        </w:tc>
        <w:tc>
          <w:tcPr>
            <w:tcW w:w="1141" w:type="dxa"/>
          </w:tcPr>
          <w:p>
            <w:pPr>
              <w:pStyle w:val="11"/>
              <w:ind w:left="2" w:right="62"/>
              <w:rPr>
                <w:sz w:val="18"/>
              </w:rPr>
            </w:pPr>
            <w:r>
              <w:rPr>
                <w:spacing w:val="-2"/>
                <w:sz w:val="18"/>
              </w:rPr>
              <w:t>0.153</w:t>
            </w:r>
          </w:p>
        </w:tc>
        <w:tc>
          <w:tcPr>
            <w:tcW w:w="874" w:type="dxa"/>
          </w:tcPr>
          <w:p>
            <w:pPr>
              <w:pStyle w:val="11"/>
              <w:ind w:right="61"/>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0.086</w:t>
            </w:r>
          </w:p>
        </w:tc>
        <w:tc>
          <w:tcPr>
            <w:tcW w:w="902" w:type="dxa"/>
          </w:tcPr>
          <w:p>
            <w:pPr>
              <w:pStyle w:val="11"/>
              <w:ind w:left="7" w:right="1"/>
              <w:rPr>
                <w:sz w:val="18"/>
              </w:rPr>
            </w:pPr>
            <w:r>
              <w:rPr>
                <w:spacing w:val="-2"/>
                <w:sz w:val="18"/>
              </w:rPr>
              <w:t>0.162</w:t>
            </w:r>
          </w:p>
        </w:tc>
        <w:tc>
          <w:tcPr>
            <w:tcW w:w="991" w:type="dxa"/>
          </w:tcPr>
          <w:p>
            <w:pPr>
              <w:pStyle w:val="11"/>
              <w:ind w:left="202"/>
              <w:jc w:val="left"/>
              <w:rPr>
                <w:sz w:val="18"/>
              </w:rPr>
            </w:pPr>
            <w:r>
              <w:rPr>
                <w:spacing w:val="-2"/>
                <w:sz w:val="18"/>
              </w:rPr>
              <w:t>0.019</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0.622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0.173</w:t>
            </w:r>
          </w:p>
        </w:tc>
        <w:tc>
          <w:tcPr>
            <w:tcW w:w="902" w:type="dxa"/>
          </w:tcPr>
          <w:p>
            <w:pPr>
              <w:pStyle w:val="11"/>
              <w:ind w:left="7" w:right="1"/>
              <w:rPr>
                <w:sz w:val="18"/>
              </w:rPr>
            </w:pPr>
            <w:r>
              <w:rPr>
                <w:spacing w:val="-2"/>
                <w:sz w:val="18"/>
              </w:rPr>
              <w:t>0.198</w:t>
            </w:r>
          </w:p>
        </w:tc>
        <w:tc>
          <w:tcPr>
            <w:tcW w:w="991" w:type="dxa"/>
          </w:tcPr>
          <w:p>
            <w:pPr>
              <w:pStyle w:val="11"/>
              <w:ind w:left="202"/>
              <w:jc w:val="left"/>
              <w:rPr>
                <w:sz w:val="18"/>
              </w:rPr>
            </w:pPr>
            <w:r>
              <w:rPr>
                <w:spacing w:val="-2"/>
                <w:sz w:val="18"/>
              </w:rPr>
              <w:t>0.083</w:t>
            </w:r>
          </w:p>
        </w:tc>
        <w:tc>
          <w:tcPr>
            <w:tcW w:w="1141" w:type="dxa"/>
          </w:tcPr>
          <w:p>
            <w:pPr>
              <w:pStyle w:val="11"/>
              <w:ind w:left="3" w:right="62"/>
              <w:rPr>
                <w:sz w:val="18"/>
              </w:rPr>
            </w:pPr>
            <w:r>
              <w:rPr>
                <w:spacing w:val="-10"/>
                <w:sz w:val="18"/>
              </w:rPr>
              <w:t>0</w:t>
            </w:r>
          </w:p>
        </w:tc>
        <w:tc>
          <w:tcPr>
            <w:tcW w:w="874" w:type="dxa"/>
          </w:tcPr>
          <w:p>
            <w:pPr>
              <w:pStyle w:val="11"/>
              <w:ind w:right="61"/>
              <w:jc w:val="right"/>
              <w:rPr>
                <w:sz w:val="18"/>
              </w:rPr>
            </w:pPr>
            <w:r>
              <w:rPr>
                <w:spacing w:val="-2"/>
                <w:sz w:val="18"/>
              </w:rPr>
              <w:t>0.656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line="188" w:lineRule="exact"/>
              <w:ind w:right="20"/>
              <w:rPr>
                <w:sz w:val="18"/>
              </w:rPr>
            </w:pPr>
            <w:r>
              <w:rPr>
                <w:spacing w:val="-4"/>
                <w:sz w:val="18"/>
              </w:rPr>
              <w:t>2017</w:t>
            </w:r>
          </w:p>
        </w:tc>
        <w:tc>
          <w:tcPr>
            <w:tcW w:w="830" w:type="dxa"/>
          </w:tcPr>
          <w:p>
            <w:pPr>
              <w:pStyle w:val="11"/>
              <w:spacing w:line="188" w:lineRule="exact"/>
              <w:ind w:left="9" w:right="38"/>
              <w:rPr>
                <w:sz w:val="18"/>
              </w:rPr>
            </w:pPr>
            <w:r>
              <w:rPr>
                <w:spacing w:val="-2"/>
                <w:sz w:val="18"/>
              </w:rPr>
              <w:t>adybeet</w:t>
            </w:r>
          </w:p>
        </w:tc>
        <w:tc>
          <w:tcPr>
            <w:tcW w:w="664" w:type="dxa"/>
          </w:tcPr>
          <w:p>
            <w:pPr>
              <w:pStyle w:val="11"/>
              <w:spacing w:line="188" w:lineRule="exact"/>
              <w:ind w:right="61"/>
              <w:rPr>
                <w:sz w:val="18"/>
              </w:rPr>
            </w:pPr>
            <w:r>
              <w:rPr>
                <w:spacing w:val="-5"/>
                <w:sz w:val="18"/>
              </w:rPr>
              <w:t>MO1</w:t>
            </w:r>
          </w:p>
        </w:tc>
        <w:tc>
          <w:tcPr>
            <w:tcW w:w="1105" w:type="dxa"/>
          </w:tcPr>
          <w:p>
            <w:pPr>
              <w:pStyle w:val="11"/>
              <w:spacing w:line="188" w:lineRule="exact"/>
              <w:ind w:left="20"/>
              <w:rPr>
                <w:sz w:val="18"/>
              </w:rPr>
            </w:pPr>
            <w:r>
              <w:rPr>
                <w:spacing w:val="-2"/>
                <w:sz w:val="18"/>
              </w:rPr>
              <w:t>Flowering</w:t>
            </w:r>
          </w:p>
        </w:tc>
        <w:tc>
          <w:tcPr>
            <w:tcW w:w="1728" w:type="dxa"/>
          </w:tcPr>
          <w:p>
            <w:pPr>
              <w:pStyle w:val="11"/>
              <w:spacing w:line="188" w:lineRule="exact"/>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line="188" w:lineRule="exact"/>
              <w:ind w:left="2" w:right="40"/>
              <w:rPr>
                <w:sz w:val="18"/>
              </w:rPr>
            </w:pPr>
            <w:r>
              <w:rPr>
                <w:spacing w:val="-2"/>
                <w:sz w:val="18"/>
              </w:rPr>
              <w:t>0.792</w:t>
            </w:r>
          </w:p>
        </w:tc>
        <w:tc>
          <w:tcPr>
            <w:tcW w:w="902" w:type="dxa"/>
          </w:tcPr>
          <w:p>
            <w:pPr>
              <w:pStyle w:val="11"/>
              <w:spacing w:line="188" w:lineRule="exact"/>
              <w:ind w:left="7" w:right="1"/>
              <w:rPr>
                <w:sz w:val="18"/>
              </w:rPr>
            </w:pPr>
            <w:r>
              <w:rPr>
                <w:spacing w:val="-2"/>
                <w:sz w:val="18"/>
              </w:rPr>
              <w:t>0.188</w:t>
            </w:r>
          </w:p>
        </w:tc>
        <w:tc>
          <w:tcPr>
            <w:tcW w:w="991" w:type="dxa"/>
          </w:tcPr>
          <w:p>
            <w:pPr>
              <w:pStyle w:val="11"/>
              <w:spacing w:line="188" w:lineRule="exact"/>
              <w:ind w:left="202"/>
              <w:jc w:val="left"/>
              <w:rPr>
                <w:sz w:val="18"/>
              </w:rPr>
            </w:pPr>
            <w:r>
              <w:rPr>
                <w:spacing w:val="-2"/>
                <w:sz w:val="18"/>
              </w:rPr>
              <w:t>0.839</w:t>
            </w:r>
          </w:p>
        </w:tc>
        <w:tc>
          <w:tcPr>
            <w:tcW w:w="1141" w:type="dxa"/>
          </w:tcPr>
          <w:p>
            <w:pPr>
              <w:pStyle w:val="11"/>
              <w:spacing w:line="188" w:lineRule="exact"/>
              <w:ind w:left="2" w:right="62"/>
              <w:rPr>
                <w:sz w:val="18"/>
              </w:rPr>
            </w:pPr>
            <w:r>
              <w:rPr>
                <w:spacing w:val="-2"/>
                <w:sz w:val="18"/>
              </w:rPr>
              <w:t>0.311</w:t>
            </w:r>
          </w:p>
        </w:tc>
        <w:tc>
          <w:tcPr>
            <w:tcW w:w="874" w:type="dxa"/>
          </w:tcPr>
          <w:p>
            <w:pPr>
              <w:pStyle w:val="11"/>
              <w:spacing w:line="188" w:lineRule="exact"/>
              <w:ind w:right="61"/>
              <w:jc w:val="right"/>
              <w:rPr>
                <w:sz w:val="18"/>
              </w:rPr>
            </w:pPr>
            <w:r>
              <w:rPr>
                <w:spacing w:val="-2"/>
                <w:sz w:val="18"/>
              </w:rPr>
              <w:t>0.996</w:t>
            </w:r>
          </w:p>
        </w:tc>
      </w:tr>
    </w:tbl>
    <w:p>
      <w:pPr>
        <w:spacing w:after="0" w:line="188" w:lineRule="exact"/>
        <w:jc w:val="right"/>
        <w:rPr>
          <w:sz w:val="18"/>
        </w:rPr>
        <w:sectPr>
          <w:footerReference r:id="rId33"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
        <w:gridCol w:w="830"/>
        <w:gridCol w:w="664"/>
        <w:gridCol w:w="1105"/>
        <w:gridCol w:w="1728"/>
        <w:gridCol w:w="889"/>
        <w:gridCol w:w="902"/>
        <w:gridCol w:w="991"/>
        <w:gridCol w:w="1141"/>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before="0" w:line="205" w:lineRule="exact"/>
              <w:ind w:right="20"/>
              <w:rPr>
                <w:sz w:val="18"/>
              </w:rPr>
            </w:pPr>
            <w:r>
              <w:rPr>
                <w:spacing w:val="-4"/>
                <w:sz w:val="18"/>
              </w:rPr>
              <w:t>2017</w:t>
            </w:r>
          </w:p>
        </w:tc>
        <w:tc>
          <w:tcPr>
            <w:tcW w:w="830" w:type="dxa"/>
          </w:tcPr>
          <w:p>
            <w:pPr>
              <w:pStyle w:val="11"/>
              <w:spacing w:before="0" w:line="205" w:lineRule="exact"/>
              <w:ind w:left="9" w:right="38"/>
              <w:rPr>
                <w:sz w:val="18"/>
              </w:rPr>
            </w:pPr>
            <w:r>
              <w:rPr>
                <w:spacing w:val="-2"/>
                <w:sz w:val="18"/>
              </w:rPr>
              <w:t>adybeet</w:t>
            </w:r>
          </w:p>
        </w:tc>
        <w:tc>
          <w:tcPr>
            <w:tcW w:w="664" w:type="dxa"/>
          </w:tcPr>
          <w:p>
            <w:pPr>
              <w:pStyle w:val="11"/>
              <w:spacing w:before="0" w:line="205" w:lineRule="exact"/>
              <w:ind w:right="61"/>
              <w:rPr>
                <w:sz w:val="18"/>
              </w:rPr>
            </w:pPr>
            <w:r>
              <w:rPr>
                <w:spacing w:val="-5"/>
                <w:sz w:val="18"/>
              </w:rPr>
              <w:t>MO1</w:t>
            </w:r>
          </w:p>
        </w:tc>
        <w:tc>
          <w:tcPr>
            <w:tcW w:w="1105" w:type="dxa"/>
          </w:tcPr>
          <w:p>
            <w:pPr>
              <w:pStyle w:val="11"/>
              <w:spacing w:before="0" w:line="205" w:lineRule="exact"/>
              <w:ind w:left="20"/>
              <w:rPr>
                <w:sz w:val="18"/>
              </w:rPr>
            </w:pPr>
            <w:r>
              <w:rPr>
                <w:spacing w:val="-2"/>
                <w:sz w:val="18"/>
              </w:rPr>
              <w:t>Flowering</w:t>
            </w:r>
          </w:p>
        </w:tc>
        <w:tc>
          <w:tcPr>
            <w:tcW w:w="1728" w:type="dxa"/>
          </w:tcPr>
          <w:p>
            <w:pPr>
              <w:pStyle w:val="11"/>
              <w:spacing w:before="0" w:line="205" w:lineRule="exact"/>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0" w:line="205" w:lineRule="exact"/>
              <w:ind w:left="2" w:right="40"/>
              <w:rPr>
                <w:sz w:val="18"/>
              </w:rPr>
            </w:pPr>
            <w:r>
              <w:rPr>
                <w:spacing w:val="-2"/>
                <w:sz w:val="18"/>
              </w:rPr>
              <w:t>0.085</w:t>
            </w:r>
          </w:p>
        </w:tc>
        <w:tc>
          <w:tcPr>
            <w:tcW w:w="902" w:type="dxa"/>
          </w:tcPr>
          <w:p>
            <w:pPr>
              <w:pStyle w:val="11"/>
              <w:spacing w:before="0" w:line="205" w:lineRule="exact"/>
              <w:ind w:left="7" w:right="1"/>
              <w:rPr>
                <w:sz w:val="18"/>
              </w:rPr>
            </w:pPr>
            <w:r>
              <w:rPr>
                <w:spacing w:val="-2"/>
                <w:sz w:val="18"/>
              </w:rPr>
              <w:t>0.141</w:t>
            </w:r>
          </w:p>
        </w:tc>
        <w:tc>
          <w:tcPr>
            <w:tcW w:w="991" w:type="dxa"/>
          </w:tcPr>
          <w:p>
            <w:pPr>
              <w:pStyle w:val="11"/>
              <w:spacing w:before="0" w:line="205" w:lineRule="exact"/>
              <w:ind w:left="202"/>
              <w:jc w:val="left"/>
              <w:rPr>
                <w:sz w:val="18"/>
              </w:rPr>
            </w:pPr>
            <w:r>
              <w:rPr>
                <w:spacing w:val="-2"/>
                <w:sz w:val="18"/>
              </w:rPr>
              <w:t>0.028</w:t>
            </w:r>
          </w:p>
        </w:tc>
        <w:tc>
          <w:tcPr>
            <w:tcW w:w="1141" w:type="dxa"/>
          </w:tcPr>
          <w:p>
            <w:pPr>
              <w:pStyle w:val="11"/>
              <w:spacing w:before="0" w:line="205" w:lineRule="exact"/>
              <w:ind w:left="3" w:right="62"/>
              <w:rPr>
                <w:sz w:val="18"/>
              </w:rPr>
            </w:pPr>
            <w:r>
              <w:rPr>
                <w:spacing w:val="-10"/>
                <w:sz w:val="18"/>
              </w:rPr>
              <w:t>0</w:t>
            </w:r>
          </w:p>
        </w:tc>
        <w:tc>
          <w:tcPr>
            <w:tcW w:w="874" w:type="dxa"/>
          </w:tcPr>
          <w:p>
            <w:pPr>
              <w:pStyle w:val="11"/>
              <w:spacing w:before="0" w:line="205" w:lineRule="exact"/>
              <w:ind w:left="398"/>
              <w:jc w:val="left"/>
              <w:rPr>
                <w:sz w:val="18"/>
              </w:rPr>
            </w:pPr>
            <w:r>
              <w:rPr>
                <w:spacing w:val="-4"/>
                <w:sz w:val="18"/>
              </w:rPr>
              <w:t>0.53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0.123</w:t>
            </w:r>
          </w:p>
        </w:tc>
        <w:tc>
          <w:tcPr>
            <w:tcW w:w="902" w:type="dxa"/>
          </w:tcPr>
          <w:p>
            <w:pPr>
              <w:pStyle w:val="11"/>
              <w:ind w:left="7" w:right="1"/>
              <w:rPr>
                <w:sz w:val="18"/>
              </w:rPr>
            </w:pPr>
            <w:r>
              <w:rPr>
                <w:spacing w:val="-2"/>
                <w:sz w:val="18"/>
              </w:rPr>
              <w:t>0.138</w:t>
            </w:r>
          </w:p>
        </w:tc>
        <w:tc>
          <w:tcPr>
            <w:tcW w:w="991" w:type="dxa"/>
          </w:tcPr>
          <w:p>
            <w:pPr>
              <w:pStyle w:val="11"/>
              <w:ind w:left="202"/>
              <w:jc w:val="left"/>
              <w:rPr>
                <w:sz w:val="18"/>
              </w:rPr>
            </w:pPr>
            <w:r>
              <w:rPr>
                <w:spacing w:val="-2"/>
                <w:sz w:val="18"/>
              </w:rPr>
              <w:t>0.068</w:t>
            </w:r>
          </w:p>
        </w:tc>
        <w:tc>
          <w:tcPr>
            <w:tcW w:w="1141" w:type="dxa"/>
          </w:tcPr>
          <w:p>
            <w:pPr>
              <w:pStyle w:val="11"/>
              <w:ind w:left="2" w:right="62"/>
              <w:rPr>
                <w:sz w:val="18"/>
              </w:rPr>
            </w:pPr>
            <w:r>
              <w:rPr>
                <w:spacing w:val="-2"/>
                <w:sz w:val="18"/>
              </w:rPr>
              <w:t>0.001</w:t>
            </w:r>
          </w:p>
        </w:tc>
        <w:tc>
          <w:tcPr>
            <w:tcW w:w="874" w:type="dxa"/>
          </w:tcPr>
          <w:p>
            <w:pPr>
              <w:pStyle w:val="11"/>
              <w:ind w:left="348"/>
              <w:jc w:val="left"/>
              <w:rPr>
                <w:sz w:val="18"/>
              </w:rPr>
            </w:pPr>
            <w:r>
              <w:rPr>
                <w:spacing w:val="-2"/>
                <w:sz w:val="18"/>
              </w:rPr>
              <w:t>0.484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2017</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MO1</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0.914</w:t>
            </w:r>
          </w:p>
        </w:tc>
        <w:tc>
          <w:tcPr>
            <w:tcW w:w="902" w:type="dxa"/>
          </w:tcPr>
          <w:p>
            <w:pPr>
              <w:pStyle w:val="11"/>
              <w:spacing w:before="54"/>
              <w:ind w:left="7" w:right="1"/>
              <w:rPr>
                <w:sz w:val="18"/>
              </w:rPr>
            </w:pPr>
            <w:r>
              <w:rPr>
                <w:spacing w:val="-2"/>
                <w:sz w:val="18"/>
              </w:rPr>
              <w:t>0.141</w:t>
            </w:r>
          </w:p>
        </w:tc>
        <w:tc>
          <w:tcPr>
            <w:tcW w:w="991" w:type="dxa"/>
          </w:tcPr>
          <w:p>
            <w:pPr>
              <w:pStyle w:val="11"/>
              <w:spacing w:before="54"/>
              <w:ind w:left="202"/>
              <w:jc w:val="left"/>
              <w:rPr>
                <w:sz w:val="18"/>
              </w:rPr>
            </w:pPr>
            <w:r>
              <w:rPr>
                <w:spacing w:val="-2"/>
                <w:sz w:val="18"/>
              </w:rPr>
              <w:t>0.959</w:t>
            </w:r>
          </w:p>
        </w:tc>
        <w:tc>
          <w:tcPr>
            <w:tcW w:w="1141" w:type="dxa"/>
          </w:tcPr>
          <w:p>
            <w:pPr>
              <w:pStyle w:val="11"/>
              <w:spacing w:before="54"/>
              <w:ind w:left="2" w:right="62"/>
              <w:rPr>
                <w:sz w:val="18"/>
              </w:rPr>
            </w:pPr>
            <w:r>
              <w:rPr>
                <w:spacing w:val="-2"/>
                <w:sz w:val="18"/>
              </w:rPr>
              <w:t>0.515</w:t>
            </w:r>
          </w:p>
        </w:tc>
        <w:tc>
          <w:tcPr>
            <w:tcW w:w="874" w:type="dxa"/>
          </w:tcPr>
          <w:p>
            <w:pPr>
              <w:pStyle w:val="11"/>
              <w:spacing w:before="54"/>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0.046</w:t>
            </w:r>
          </w:p>
        </w:tc>
        <w:tc>
          <w:tcPr>
            <w:tcW w:w="902" w:type="dxa"/>
          </w:tcPr>
          <w:p>
            <w:pPr>
              <w:pStyle w:val="11"/>
              <w:ind w:left="7" w:right="1"/>
              <w:rPr>
                <w:sz w:val="18"/>
              </w:rPr>
            </w:pPr>
            <w:r>
              <w:rPr>
                <w:spacing w:val="-2"/>
                <w:sz w:val="18"/>
              </w:rPr>
              <w:t>0.128</w:t>
            </w:r>
          </w:p>
        </w:tc>
        <w:tc>
          <w:tcPr>
            <w:tcW w:w="991" w:type="dxa"/>
          </w:tcPr>
          <w:p>
            <w:pPr>
              <w:pStyle w:val="11"/>
              <w:ind w:left="202"/>
              <w:jc w:val="left"/>
              <w:rPr>
                <w:sz w:val="18"/>
              </w:rPr>
            </w:pPr>
            <w:r>
              <w:rPr>
                <w:spacing w:val="-2"/>
                <w:sz w:val="18"/>
              </w:rPr>
              <w:t>0.008</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0.04</w:t>
            </w:r>
          </w:p>
        </w:tc>
        <w:tc>
          <w:tcPr>
            <w:tcW w:w="902" w:type="dxa"/>
          </w:tcPr>
          <w:p>
            <w:pPr>
              <w:pStyle w:val="11"/>
              <w:ind w:left="7" w:right="1"/>
              <w:rPr>
                <w:sz w:val="18"/>
              </w:rPr>
            </w:pPr>
            <w:r>
              <w:rPr>
                <w:spacing w:val="-2"/>
                <w:sz w:val="18"/>
              </w:rPr>
              <w:t>0.059</w:t>
            </w:r>
          </w:p>
        </w:tc>
        <w:tc>
          <w:tcPr>
            <w:tcW w:w="991" w:type="dxa"/>
          </w:tcPr>
          <w:p>
            <w:pPr>
              <w:pStyle w:val="11"/>
              <w:ind w:left="202"/>
              <w:jc w:val="left"/>
              <w:rPr>
                <w:sz w:val="18"/>
              </w:rPr>
            </w:pPr>
            <w:r>
              <w:rPr>
                <w:spacing w:val="-2"/>
                <w:sz w:val="18"/>
              </w:rPr>
              <w:t>0.015</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0.222</w:t>
            </w:r>
          </w:p>
        </w:tc>
      </w:tr>
      <w:tr>
        <w:tblPrEx>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0.863</w:t>
            </w:r>
          </w:p>
        </w:tc>
        <w:tc>
          <w:tcPr>
            <w:tcW w:w="902" w:type="dxa"/>
          </w:tcPr>
          <w:p>
            <w:pPr>
              <w:pStyle w:val="11"/>
              <w:ind w:left="7" w:right="3"/>
              <w:rPr>
                <w:sz w:val="18"/>
              </w:rPr>
            </w:pPr>
            <w:r>
              <w:rPr>
                <w:spacing w:val="-4"/>
                <w:sz w:val="18"/>
              </w:rPr>
              <w:t>0.16</w:t>
            </w:r>
          </w:p>
        </w:tc>
        <w:tc>
          <w:tcPr>
            <w:tcW w:w="991" w:type="dxa"/>
          </w:tcPr>
          <w:p>
            <w:pPr>
              <w:pStyle w:val="11"/>
              <w:ind w:left="202"/>
              <w:jc w:val="left"/>
              <w:rPr>
                <w:sz w:val="18"/>
              </w:rPr>
            </w:pPr>
            <w:r>
              <w:rPr>
                <w:spacing w:val="-2"/>
                <w:sz w:val="18"/>
              </w:rPr>
              <w:t>0.919</w:t>
            </w:r>
          </w:p>
        </w:tc>
        <w:tc>
          <w:tcPr>
            <w:tcW w:w="1141" w:type="dxa"/>
          </w:tcPr>
          <w:p>
            <w:pPr>
              <w:pStyle w:val="11"/>
              <w:ind w:left="2" w:right="62"/>
              <w:rPr>
                <w:sz w:val="18"/>
              </w:rPr>
            </w:pPr>
            <w:r>
              <w:rPr>
                <w:spacing w:val="-2"/>
                <w:sz w:val="18"/>
              </w:rPr>
              <w:t>0.407</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0.069</w:t>
            </w:r>
          </w:p>
        </w:tc>
        <w:tc>
          <w:tcPr>
            <w:tcW w:w="902" w:type="dxa"/>
          </w:tcPr>
          <w:p>
            <w:pPr>
              <w:pStyle w:val="11"/>
              <w:ind w:left="7" w:right="1"/>
              <w:rPr>
                <w:sz w:val="18"/>
              </w:rPr>
            </w:pPr>
            <w:r>
              <w:rPr>
                <w:spacing w:val="-2"/>
                <w:sz w:val="18"/>
              </w:rPr>
              <w:t>0.133</w:t>
            </w:r>
          </w:p>
        </w:tc>
        <w:tc>
          <w:tcPr>
            <w:tcW w:w="991" w:type="dxa"/>
          </w:tcPr>
          <w:p>
            <w:pPr>
              <w:pStyle w:val="11"/>
              <w:ind w:left="202"/>
              <w:jc w:val="left"/>
              <w:rPr>
                <w:sz w:val="18"/>
              </w:rPr>
            </w:pPr>
            <w:r>
              <w:rPr>
                <w:spacing w:val="-2"/>
                <w:sz w:val="18"/>
              </w:rPr>
              <w:t>0.019</w:t>
            </w:r>
          </w:p>
        </w:tc>
        <w:tc>
          <w:tcPr>
            <w:tcW w:w="1141" w:type="dxa"/>
          </w:tcPr>
          <w:p>
            <w:pPr>
              <w:pStyle w:val="11"/>
              <w:ind w:left="3" w:right="62"/>
              <w:rPr>
                <w:sz w:val="18"/>
              </w:rPr>
            </w:pPr>
            <w:r>
              <w:rPr>
                <w:spacing w:val="-10"/>
                <w:sz w:val="18"/>
              </w:rPr>
              <w:t>0</w:t>
            </w:r>
          </w:p>
        </w:tc>
        <w:tc>
          <w:tcPr>
            <w:tcW w:w="874" w:type="dxa"/>
          </w:tcPr>
          <w:p>
            <w:pPr>
              <w:pStyle w:val="11"/>
              <w:ind w:left="451"/>
              <w:jc w:val="left"/>
              <w:rPr>
                <w:sz w:val="18"/>
              </w:rPr>
            </w:pPr>
            <w:r>
              <w:rPr>
                <w:spacing w:val="-5"/>
                <w:sz w:val="18"/>
              </w:rPr>
              <w:t>0.5</w:t>
            </w:r>
          </w:p>
        </w:tc>
      </w:tr>
      <w:tr>
        <w:tblPrEx>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0.068</w:t>
            </w:r>
          </w:p>
        </w:tc>
        <w:tc>
          <w:tcPr>
            <w:tcW w:w="902" w:type="dxa"/>
          </w:tcPr>
          <w:p>
            <w:pPr>
              <w:pStyle w:val="11"/>
              <w:ind w:left="7" w:right="1"/>
              <w:rPr>
                <w:sz w:val="18"/>
              </w:rPr>
            </w:pPr>
            <w:r>
              <w:rPr>
                <w:spacing w:val="-2"/>
                <w:sz w:val="18"/>
              </w:rPr>
              <w:t>0.091</w:t>
            </w:r>
          </w:p>
        </w:tc>
        <w:tc>
          <w:tcPr>
            <w:tcW w:w="991" w:type="dxa"/>
          </w:tcPr>
          <w:p>
            <w:pPr>
              <w:pStyle w:val="11"/>
              <w:ind w:left="202"/>
              <w:jc w:val="left"/>
              <w:rPr>
                <w:sz w:val="18"/>
              </w:rPr>
            </w:pPr>
            <w:r>
              <w:rPr>
                <w:spacing w:val="-2"/>
                <w:sz w:val="18"/>
              </w:rPr>
              <w:t>0.032</w:t>
            </w:r>
          </w:p>
        </w:tc>
        <w:tc>
          <w:tcPr>
            <w:tcW w:w="1141" w:type="dxa"/>
          </w:tcPr>
          <w:p>
            <w:pPr>
              <w:pStyle w:val="11"/>
              <w:ind w:left="2" w:right="62"/>
              <w:rPr>
                <w:sz w:val="18"/>
              </w:rPr>
            </w:pPr>
            <w:r>
              <w:rPr>
                <w:spacing w:val="-2"/>
                <w:sz w:val="18"/>
              </w:rPr>
              <w:t>0.001</w:t>
            </w:r>
          </w:p>
        </w:tc>
        <w:tc>
          <w:tcPr>
            <w:tcW w:w="874" w:type="dxa"/>
          </w:tcPr>
          <w:p>
            <w:pPr>
              <w:pStyle w:val="11"/>
              <w:ind w:left="348"/>
              <w:jc w:val="left"/>
              <w:rPr>
                <w:sz w:val="18"/>
              </w:rPr>
            </w:pPr>
            <w:r>
              <w:rPr>
                <w:spacing w:val="-2"/>
                <w:sz w:val="18"/>
              </w:rPr>
              <w:t>0.324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0.94</w:t>
            </w:r>
          </w:p>
        </w:tc>
        <w:tc>
          <w:tcPr>
            <w:tcW w:w="902" w:type="dxa"/>
          </w:tcPr>
          <w:p>
            <w:pPr>
              <w:pStyle w:val="11"/>
              <w:ind w:left="7" w:right="1"/>
              <w:rPr>
                <w:sz w:val="18"/>
              </w:rPr>
            </w:pPr>
            <w:r>
              <w:rPr>
                <w:spacing w:val="-2"/>
                <w:sz w:val="18"/>
              </w:rPr>
              <w:t>0.138</w:t>
            </w:r>
          </w:p>
        </w:tc>
        <w:tc>
          <w:tcPr>
            <w:tcW w:w="991" w:type="dxa"/>
          </w:tcPr>
          <w:p>
            <w:pPr>
              <w:pStyle w:val="11"/>
              <w:ind w:left="252"/>
              <w:jc w:val="left"/>
              <w:rPr>
                <w:sz w:val="18"/>
              </w:rPr>
            </w:pPr>
            <w:r>
              <w:rPr>
                <w:spacing w:val="-4"/>
                <w:sz w:val="18"/>
              </w:rPr>
              <w:t>0.98</w:t>
            </w:r>
          </w:p>
        </w:tc>
        <w:tc>
          <w:tcPr>
            <w:tcW w:w="1141" w:type="dxa"/>
          </w:tcPr>
          <w:p>
            <w:pPr>
              <w:pStyle w:val="11"/>
              <w:ind w:left="2" w:right="62"/>
              <w:rPr>
                <w:sz w:val="18"/>
              </w:rPr>
            </w:pPr>
            <w:r>
              <w:rPr>
                <w:spacing w:val="-2"/>
                <w:sz w:val="18"/>
              </w:rPr>
              <w:t>0.565</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0.039</w:t>
            </w:r>
          </w:p>
        </w:tc>
        <w:tc>
          <w:tcPr>
            <w:tcW w:w="902" w:type="dxa"/>
          </w:tcPr>
          <w:p>
            <w:pPr>
              <w:pStyle w:val="11"/>
              <w:ind w:left="7" w:right="1"/>
              <w:rPr>
                <w:sz w:val="18"/>
              </w:rPr>
            </w:pPr>
            <w:r>
              <w:rPr>
                <w:spacing w:val="-2"/>
                <w:sz w:val="18"/>
              </w:rPr>
              <w:t>0.131</w:t>
            </w:r>
          </w:p>
        </w:tc>
        <w:tc>
          <w:tcPr>
            <w:tcW w:w="991" w:type="dxa"/>
          </w:tcPr>
          <w:p>
            <w:pPr>
              <w:pStyle w:val="11"/>
              <w:ind w:left="202"/>
              <w:jc w:val="left"/>
              <w:rPr>
                <w:sz w:val="18"/>
              </w:rPr>
            </w:pPr>
            <w:r>
              <w:rPr>
                <w:spacing w:val="-2"/>
                <w:sz w:val="18"/>
              </w:rPr>
              <w:t>0.005</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0.394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0.022</w:t>
            </w:r>
          </w:p>
        </w:tc>
        <w:tc>
          <w:tcPr>
            <w:tcW w:w="902" w:type="dxa"/>
          </w:tcPr>
          <w:p>
            <w:pPr>
              <w:pStyle w:val="11"/>
              <w:ind w:left="7" w:right="1"/>
              <w:rPr>
                <w:sz w:val="18"/>
              </w:rPr>
            </w:pPr>
            <w:r>
              <w:rPr>
                <w:spacing w:val="-2"/>
                <w:sz w:val="18"/>
              </w:rPr>
              <w:t>0.039</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0.938</w:t>
            </w:r>
          </w:p>
        </w:tc>
        <w:tc>
          <w:tcPr>
            <w:tcW w:w="902" w:type="dxa"/>
          </w:tcPr>
          <w:p>
            <w:pPr>
              <w:pStyle w:val="11"/>
              <w:ind w:left="7" w:right="1"/>
              <w:rPr>
                <w:sz w:val="18"/>
              </w:rPr>
            </w:pPr>
            <w:r>
              <w:rPr>
                <w:spacing w:val="-2"/>
                <w:sz w:val="18"/>
              </w:rPr>
              <w:t>0.143</w:t>
            </w:r>
          </w:p>
        </w:tc>
        <w:tc>
          <w:tcPr>
            <w:tcW w:w="991" w:type="dxa"/>
          </w:tcPr>
          <w:p>
            <w:pPr>
              <w:pStyle w:val="11"/>
              <w:ind w:left="202"/>
              <w:jc w:val="left"/>
              <w:rPr>
                <w:sz w:val="18"/>
              </w:rPr>
            </w:pPr>
            <w:r>
              <w:rPr>
                <w:spacing w:val="-2"/>
                <w:sz w:val="18"/>
              </w:rPr>
              <w:t>0.981</w:t>
            </w:r>
          </w:p>
        </w:tc>
        <w:tc>
          <w:tcPr>
            <w:tcW w:w="1141" w:type="dxa"/>
          </w:tcPr>
          <w:p>
            <w:pPr>
              <w:pStyle w:val="11"/>
              <w:ind w:left="2" w:right="62"/>
              <w:rPr>
                <w:sz w:val="18"/>
              </w:rPr>
            </w:pPr>
            <w:r>
              <w:rPr>
                <w:spacing w:val="-2"/>
                <w:sz w:val="18"/>
              </w:rPr>
              <w:t>0.521</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2017</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SO1</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0.039</w:t>
            </w:r>
          </w:p>
        </w:tc>
        <w:tc>
          <w:tcPr>
            <w:tcW w:w="902" w:type="dxa"/>
          </w:tcPr>
          <w:p>
            <w:pPr>
              <w:pStyle w:val="11"/>
              <w:spacing w:before="54"/>
              <w:ind w:left="7" w:right="1"/>
              <w:rPr>
                <w:sz w:val="18"/>
              </w:rPr>
            </w:pPr>
            <w:r>
              <w:rPr>
                <w:spacing w:val="-2"/>
                <w:sz w:val="18"/>
              </w:rPr>
              <w:t>0.134</w:t>
            </w:r>
          </w:p>
        </w:tc>
        <w:tc>
          <w:tcPr>
            <w:tcW w:w="991" w:type="dxa"/>
          </w:tcPr>
          <w:p>
            <w:pPr>
              <w:pStyle w:val="11"/>
              <w:spacing w:before="54"/>
              <w:ind w:left="202"/>
              <w:jc w:val="left"/>
              <w:rPr>
                <w:sz w:val="18"/>
              </w:rPr>
            </w:pPr>
            <w:r>
              <w:rPr>
                <w:spacing w:val="-2"/>
                <w:sz w:val="18"/>
              </w:rPr>
              <w:t>0.005</w:t>
            </w:r>
          </w:p>
        </w:tc>
        <w:tc>
          <w:tcPr>
            <w:tcW w:w="1141" w:type="dxa"/>
          </w:tcPr>
          <w:p>
            <w:pPr>
              <w:pStyle w:val="11"/>
              <w:spacing w:before="54"/>
              <w:ind w:left="3" w:right="62"/>
              <w:rPr>
                <w:sz w:val="18"/>
              </w:rPr>
            </w:pPr>
            <w:r>
              <w:rPr>
                <w:spacing w:val="-10"/>
                <w:sz w:val="18"/>
              </w:rPr>
              <w:t>0</w:t>
            </w:r>
          </w:p>
        </w:tc>
        <w:tc>
          <w:tcPr>
            <w:tcW w:w="874" w:type="dxa"/>
          </w:tcPr>
          <w:p>
            <w:pPr>
              <w:pStyle w:val="11"/>
              <w:spacing w:before="54"/>
              <w:ind w:left="348"/>
              <w:jc w:val="left"/>
              <w:rPr>
                <w:sz w:val="18"/>
              </w:rPr>
            </w:pPr>
            <w:r>
              <w:rPr>
                <w:spacing w:val="-2"/>
                <w:sz w:val="18"/>
              </w:rPr>
              <w:t>0.477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2017</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0.023</w:t>
            </w:r>
          </w:p>
        </w:tc>
        <w:tc>
          <w:tcPr>
            <w:tcW w:w="902" w:type="dxa"/>
          </w:tcPr>
          <w:p>
            <w:pPr>
              <w:pStyle w:val="11"/>
              <w:ind w:left="7" w:right="1"/>
              <w:rPr>
                <w:sz w:val="18"/>
              </w:rPr>
            </w:pPr>
            <w:r>
              <w:rPr>
                <w:spacing w:val="-2"/>
                <w:sz w:val="18"/>
              </w:rPr>
              <w:t>0.044</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0.165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0.389</w:t>
            </w:r>
          </w:p>
        </w:tc>
        <w:tc>
          <w:tcPr>
            <w:tcW w:w="902" w:type="dxa"/>
          </w:tcPr>
          <w:p>
            <w:pPr>
              <w:pStyle w:val="11"/>
              <w:ind w:left="7" w:right="1"/>
              <w:rPr>
                <w:sz w:val="18"/>
              </w:rPr>
            </w:pPr>
            <w:r>
              <w:rPr>
                <w:spacing w:val="-2"/>
                <w:sz w:val="18"/>
              </w:rPr>
              <w:t>0.194</w:t>
            </w:r>
          </w:p>
        </w:tc>
        <w:tc>
          <w:tcPr>
            <w:tcW w:w="991" w:type="dxa"/>
          </w:tcPr>
          <w:p>
            <w:pPr>
              <w:pStyle w:val="11"/>
              <w:ind w:left="202"/>
              <w:jc w:val="left"/>
              <w:rPr>
                <w:sz w:val="18"/>
              </w:rPr>
            </w:pPr>
            <w:r>
              <w:rPr>
                <w:spacing w:val="-2"/>
                <w:sz w:val="18"/>
              </w:rPr>
              <w:t>0.383</w:t>
            </w:r>
          </w:p>
        </w:tc>
        <w:tc>
          <w:tcPr>
            <w:tcW w:w="1141" w:type="dxa"/>
          </w:tcPr>
          <w:p>
            <w:pPr>
              <w:pStyle w:val="11"/>
              <w:ind w:left="2" w:right="62"/>
              <w:rPr>
                <w:sz w:val="18"/>
              </w:rPr>
            </w:pPr>
            <w:r>
              <w:rPr>
                <w:spacing w:val="-2"/>
                <w:sz w:val="18"/>
              </w:rPr>
              <w:t>0.053</w:t>
            </w:r>
          </w:p>
        </w:tc>
        <w:tc>
          <w:tcPr>
            <w:tcW w:w="874" w:type="dxa"/>
          </w:tcPr>
          <w:p>
            <w:pPr>
              <w:pStyle w:val="11"/>
              <w:ind w:left="348"/>
              <w:jc w:val="left"/>
              <w:rPr>
                <w:sz w:val="18"/>
              </w:rPr>
            </w:pPr>
            <w:r>
              <w:rPr>
                <w:spacing w:val="-2"/>
                <w:sz w:val="18"/>
              </w:rPr>
              <w:t>0.773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0.178</w:t>
            </w:r>
          </w:p>
        </w:tc>
        <w:tc>
          <w:tcPr>
            <w:tcW w:w="902" w:type="dxa"/>
          </w:tcPr>
          <w:p>
            <w:pPr>
              <w:pStyle w:val="11"/>
              <w:ind w:left="7" w:right="1"/>
              <w:rPr>
                <w:sz w:val="18"/>
              </w:rPr>
            </w:pPr>
            <w:r>
              <w:rPr>
                <w:spacing w:val="-2"/>
                <w:sz w:val="18"/>
              </w:rPr>
              <w:t>0.168</w:t>
            </w:r>
          </w:p>
        </w:tc>
        <w:tc>
          <w:tcPr>
            <w:tcW w:w="991" w:type="dxa"/>
          </w:tcPr>
          <w:p>
            <w:pPr>
              <w:pStyle w:val="11"/>
              <w:ind w:left="202"/>
              <w:jc w:val="left"/>
              <w:rPr>
                <w:sz w:val="18"/>
              </w:rPr>
            </w:pPr>
            <w:r>
              <w:rPr>
                <w:spacing w:val="-2"/>
                <w:sz w:val="18"/>
              </w:rPr>
              <w:t>0.117</w:t>
            </w:r>
          </w:p>
        </w:tc>
        <w:tc>
          <w:tcPr>
            <w:tcW w:w="1141" w:type="dxa"/>
          </w:tcPr>
          <w:p>
            <w:pPr>
              <w:pStyle w:val="11"/>
              <w:ind w:left="2" w:right="62"/>
              <w:rPr>
                <w:sz w:val="18"/>
              </w:rPr>
            </w:pPr>
            <w:r>
              <w:rPr>
                <w:spacing w:val="-2"/>
                <w:sz w:val="18"/>
              </w:rPr>
              <w:t>0.008</w:t>
            </w:r>
          </w:p>
        </w:tc>
        <w:tc>
          <w:tcPr>
            <w:tcW w:w="874" w:type="dxa"/>
          </w:tcPr>
          <w:p>
            <w:pPr>
              <w:pStyle w:val="11"/>
              <w:ind w:left="348"/>
              <w:jc w:val="left"/>
              <w:rPr>
                <w:sz w:val="18"/>
              </w:rPr>
            </w:pPr>
            <w:r>
              <w:rPr>
                <w:spacing w:val="-2"/>
                <w:sz w:val="18"/>
              </w:rPr>
              <w:t>0.594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0.432</w:t>
            </w:r>
          </w:p>
        </w:tc>
        <w:tc>
          <w:tcPr>
            <w:tcW w:w="902" w:type="dxa"/>
          </w:tcPr>
          <w:p>
            <w:pPr>
              <w:pStyle w:val="11"/>
              <w:ind w:left="7" w:right="1"/>
              <w:rPr>
                <w:sz w:val="18"/>
              </w:rPr>
            </w:pPr>
            <w:r>
              <w:rPr>
                <w:spacing w:val="-2"/>
                <w:sz w:val="18"/>
              </w:rPr>
              <w:t>0.225</w:t>
            </w:r>
          </w:p>
        </w:tc>
        <w:tc>
          <w:tcPr>
            <w:tcW w:w="991" w:type="dxa"/>
          </w:tcPr>
          <w:p>
            <w:pPr>
              <w:pStyle w:val="11"/>
              <w:ind w:left="202"/>
              <w:jc w:val="left"/>
              <w:rPr>
                <w:sz w:val="18"/>
              </w:rPr>
            </w:pPr>
            <w:r>
              <w:rPr>
                <w:spacing w:val="-2"/>
                <w:sz w:val="18"/>
              </w:rPr>
              <w:t>0.398</w:t>
            </w:r>
          </w:p>
        </w:tc>
        <w:tc>
          <w:tcPr>
            <w:tcW w:w="1141" w:type="dxa"/>
          </w:tcPr>
          <w:p>
            <w:pPr>
              <w:pStyle w:val="11"/>
              <w:ind w:left="2" w:right="62"/>
              <w:rPr>
                <w:sz w:val="18"/>
              </w:rPr>
            </w:pPr>
            <w:r>
              <w:rPr>
                <w:spacing w:val="-2"/>
                <w:sz w:val="18"/>
              </w:rPr>
              <w:t>0.077</w:t>
            </w:r>
          </w:p>
        </w:tc>
        <w:tc>
          <w:tcPr>
            <w:tcW w:w="874" w:type="dxa"/>
          </w:tcPr>
          <w:p>
            <w:pPr>
              <w:pStyle w:val="11"/>
              <w:ind w:left="348"/>
              <w:jc w:val="left"/>
              <w:rPr>
                <w:sz w:val="18"/>
              </w:rPr>
            </w:pPr>
            <w:r>
              <w:rPr>
                <w:spacing w:val="-2"/>
                <w:sz w:val="18"/>
              </w:rPr>
              <w:t>0.911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0.883</w:t>
            </w:r>
          </w:p>
        </w:tc>
        <w:tc>
          <w:tcPr>
            <w:tcW w:w="902" w:type="dxa"/>
          </w:tcPr>
          <w:p>
            <w:pPr>
              <w:pStyle w:val="11"/>
              <w:ind w:left="7" w:right="1"/>
              <w:rPr>
                <w:sz w:val="18"/>
              </w:rPr>
            </w:pPr>
            <w:r>
              <w:rPr>
                <w:spacing w:val="-2"/>
                <w:sz w:val="18"/>
              </w:rPr>
              <w:t>0.114</w:t>
            </w:r>
          </w:p>
        </w:tc>
        <w:tc>
          <w:tcPr>
            <w:tcW w:w="991" w:type="dxa"/>
          </w:tcPr>
          <w:p>
            <w:pPr>
              <w:pStyle w:val="11"/>
              <w:ind w:left="202"/>
              <w:jc w:val="left"/>
              <w:rPr>
                <w:sz w:val="18"/>
              </w:rPr>
            </w:pPr>
            <w:r>
              <w:rPr>
                <w:spacing w:val="-2"/>
                <w:sz w:val="18"/>
              </w:rPr>
              <w:t>0.923</w:t>
            </w:r>
          </w:p>
        </w:tc>
        <w:tc>
          <w:tcPr>
            <w:tcW w:w="1141" w:type="dxa"/>
          </w:tcPr>
          <w:p>
            <w:pPr>
              <w:pStyle w:val="11"/>
              <w:ind w:left="2" w:right="62"/>
              <w:rPr>
                <w:sz w:val="18"/>
              </w:rPr>
            </w:pPr>
            <w:r>
              <w:rPr>
                <w:spacing w:val="-2"/>
                <w:sz w:val="18"/>
              </w:rPr>
              <w:t>0.559</w:t>
            </w:r>
          </w:p>
        </w:tc>
        <w:tc>
          <w:tcPr>
            <w:tcW w:w="874" w:type="dxa"/>
          </w:tcPr>
          <w:p>
            <w:pPr>
              <w:pStyle w:val="11"/>
              <w:ind w:left="348"/>
              <w:jc w:val="left"/>
              <w:rPr>
                <w:sz w:val="18"/>
              </w:rPr>
            </w:pPr>
            <w:r>
              <w:rPr>
                <w:spacing w:val="-2"/>
                <w:sz w:val="18"/>
              </w:rPr>
              <w:t>0.991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0.087</w:t>
            </w:r>
          </w:p>
        </w:tc>
        <w:tc>
          <w:tcPr>
            <w:tcW w:w="902" w:type="dxa"/>
          </w:tcPr>
          <w:p>
            <w:pPr>
              <w:pStyle w:val="11"/>
              <w:ind w:left="7"/>
              <w:rPr>
                <w:sz w:val="18"/>
              </w:rPr>
            </w:pPr>
            <w:r>
              <w:rPr>
                <w:spacing w:val="-5"/>
                <w:sz w:val="18"/>
              </w:rPr>
              <w:t>0.1</w:t>
            </w:r>
          </w:p>
        </w:tc>
        <w:tc>
          <w:tcPr>
            <w:tcW w:w="991" w:type="dxa"/>
          </w:tcPr>
          <w:p>
            <w:pPr>
              <w:pStyle w:val="11"/>
              <w:ind w:left="202"/>
              <w:jc w:val="left"/>
              <w:rPr>
                <w:sz w:val="18"/>
              </w:rPr>
            </w:pPr>
            <w:r>
              <w:rPr>
                <w:spacing w:val="-2"/>
                <w:sz w:val="18"/>
              </w:rPr>
              <w:t>0.049</w:t>
            </w:r>
          </w:p>
        </w:tc>
        <w:tc>
          <w:tcPr>
            <w:tcW w:w="1141" w:type="dxa"/>
          </w:tcPr>
          <w:p>
            <w:pPr>
              <w:pStyle w:val="11"/>
              <w:ind w:left="2" w:right="62"/>
              <w:rPr>
                <w:sz w:val="18"/>
              </w:rPr>
            </w:pPr>
            <w:r>
              <w:rPr>
                <w:spacing w:val="-2"/>
                <w:sz w:val="18"/>
              </w:rPr>
              <w:t>0.004</w:t>
            </w:r>
          </w:p>
        </w:tc>
        <w:tc>
          <w:tcPr>
            <w:tcW w:w="874" w:type="dxa"/>
          </w:tcPr>
          <w:p>
            <w:pPr>
              <w:pStyle w:val="11"/>
              <w:ind w:left="398"/>
              <w:jc w:val="left"/>
              <w:rPr>
                <w:sz w:val="18"/>
              </w:rPr>
            </w:pPr>
            <w:r>
              <w:rPr>
                <w:spacing w:val="-4"/>
                <w:sz w:val="18"/>
              </w:rPr>
              <w:t>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0.03</w:t>
            </w:r>
          </w:p>
        </w:tc>
        <w:tc>
          <w:tcPr>
            <w:tcW w:w="902" w:type="dxa"/>
          </w:tcPr>
          <w:p>
            <w:pPr>
              <w:pStyle w:val="11"/>
              <w:ind w:left="7" w:right="1"/>
              <w:rPr>
                <w:sz w:val="18"/>
              </w:rPr>
            </w:pPr>
            <w:r>
              <w:rPr>
                <w:spacing w:val="-2"/>
                <w:sz w:val="18"/>
              </w:rPr>
              <w:t>0.053</w:t>
            </w:r>
          </w:p>
        </w:tc>
        <w:tc>
          <w:tcPr>
            <w:tcW w:w="991" w:type="dxa"/>
          </w:tcPr>
          <w:p>
            <w:pPr>
              <w:pStyle w:val="11"/>
              <w:ind w:left="202"/>
              <w:jc w:val="left"/>
              <w:rPr>
                <w:sz w:val="18"/>
              </w:rPr>
            </w:pPr>
            <w:r>
              <w:rPr>
                <w:spacing w:val="-2"/>
                <w:sz w:val="18"/>
              </w:rPr>
              <w:t>0.013</w:t>
            </w:r>
          </w:p>
        </w:tc>
        <w:tc>
          <w:tcPr>
            <w:tcW w:w="1141" w:type="dxa"/>
          </w:tcPr>
          <w:p>
            <w:pPr>
              <w:pStyle w:val="11"/>
              <w:ind w:left="2" w:right="62"/>
              <w:rPr>
                <w:sz w:val="18"/>
              </w:rPr>
            </w:pPr>
            <w:r>
              <w:rPr>
                <w:spacing w:val="-2"/>
                <w:sz w:val="18"/>
              </w:rPr>
              <w:t>0.001</w:t>
            </w:r>
          </w:p>
        </w:tc>
        <w:tc>
          <w:tcPr>
            <w:tcW w:w="874" w:type="dxa"/>
          </w:tcPr>
          <w:p>
            <w:pPr>
              <w:pStyle w:val="11"/>
              <w:ind w:left="348"/>
              <w:jc w:val="left"/>
              <w:rPr>
                <w:sz w:val="18"/>
              </w:rPr>
            </w:pPr>
            <w:r>
              <w:rPr>
                <w:spacing w:val="-2"/>
                <w:sz w:val="18"/>
              </w:rPr>
              <w:t>0.183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0.952</w:t>
            </w:r>
          </w:p>
        </w:tc>
        <w:tc>
          <w:tcPr>
            <w:tcW w:w="902" w:type="dxa"/>
          </w:tcPr>
          <w:p>
            <w:pPr>
              <w:pStyle w:val="11"/>
              <w:ind w:left="7" w:right="1"/>
              <w:rPr>
                <w:sz w:val="18"/>
              </w:rPr>
            </w:pPr>
            <w:r>
              <w:rPr>
                <w:spacing w:val="-2"/>
                <w:sz w:val="18"/>
              </w:rPr>
              <w:t>0.049</w:t>
            </w:r>
          </w:p>
        </w:tc>
        <w:tc>
          <w:tcPr>
            <w:tcW w:w="991" w:type="dxa"/>
          </w:tcPr>
          <w:p>
            <w:pPr>
              <w:pStyle w:val="11"/>
              <w:ind w:left="202"/>
              <w:jc w:val="left"/>
              <w:rPr>
                <w:sz w:val="18"/>
              </w:rPr>
            </w:pPr>
            <w:r>
              <w:rPr>
                <w:spacing w:val="-2"/>
                <w:sz w:val="18"/>
              </w:rPr>
              <w:t>0.969</w:t>
            </w:r>
          </w:p>
        </w:tc>
        <w:tc>
          <w:tcPr>
            <w:tcW w:w="1141" w:type="dxa"/>
          </w:tcPr>
          <w:p>
            <w:pPr>
              <w:pStyle w:val="11"/>
              <w:ind w:left="2" w:right="62"/>
              <w:rPr>
                <w:sz w:val="18"/>
              </w:rPr>
            </w:pPr>
            <w:r>
              <w:rPr>
                <w:spacing w:val="-2"/>
                <w:sz w:val="18"/>
              </w:rPr>
              <w:t>0.826</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0.04</w:t>
            </w:r>
          </w:p>
        </w:tc>
        <w:tc>
          <w:tcPr>
            <w:tcW w:w="902" w:type="dxa"/>
          </w:tcPr>
          <w:p>
            <w:pPr>
              <w:pStyle w:val="11"/>
              <w:ind w:left="7" w:right="1"/>
              <w:rPr>
                <w:sz w:val="18"/>
              </w:rPr>
            </w:pPr>
            <w:r>
              <w:rPr>
                <w:spacing w:val="-2"/>
                <w:sz w:val="18"/>
              </w:rPr>
              <w:t>0.046</w:t>
            </w:r>
          </w:p>
        </w:tc>
        <w:tc>
          <w:tcPr>
            <w:tcW w:w="991" w:type="dxa"/>
          </w:tcPr>
          <w:p>
            <w:pPr>
              <w:pStyle w:val="11"/>
              <w:ind w:left="202"/>
              <w:jc w:val="left"/>
              <w:rPr>
                <w:sz w:val="18"/>
              </w:rPr>
            </w:pPr>
            <w:r>
              <w:rPr>
                <w:spacing w:val="-2"/>
                <w:sz w:val="18"/>
              </w:rPr>
              <w:t>0.024</w:t>
            </w:r>
          </w:p>
        </w:tc>
        <w:tc>
          <w:tcPr>
            <w:tcW w:w="1141" w:type="dxa"/>
          </w:tcPr>
          <w:p>
            <w:pPr>
              <w:pStyle w:val="11"/>
              <w:ind w:left="2" w:right="62"/>
              <w:rPr>
                <w:sz w:val="18"/>
              </w:rPr>
            </w:pPr>
            <w:r>
              <w:rPr>
                <w:spacing w:val="-2"/>
                <w:sz w:val="18"/>
              </w:rPr>
              <w:t>0.002</w:t>
            </w:r>
          </w:p>
        </w:tc>
        <w:tc>
          <w:tcPr>
            <w:tcW w:w="874" w:type="dxa"/>
          </w:tcPr>
          <w:p>
            <w:pPr>
              <w:pStyle w:val="11"/>
              <w:ind w:left="348"/>
              <w:jc w:val="left"/>
              <w:rPr>
                <w:sz w:val="18"/>
              </w:rPr>
            </w:pPr>
            <w:r>
              <w:rPr>
                <w:spacing w:val="-2"/>
                <w:sz w:val="18"/>
              </w:rPr>
              <w:t>0.161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0.008</w:t>
            </w:r>
          </w:p>
        </w:tc>
        <w:tc>
          <w:tcPr>
            <w:tcW w:w="902" w:type="dxa"/>
          </w:tcPr>
          <w:p>
            <w:pPr>
              <w:pStyle w:val="11"/>
              <w:ind w:left="7" w:right="1"/>
              <w:rPr>
                <w:sz w:val="18"/>
              </w:rPr>
            </w:pPr>
            <w:r>
              <w:rPr>
                <w:spacing w:val="-2"/>
                <w:sz w:val="18"/>
              </w:rPr>
              <w:t>0.013</w:t>
            </w:r>
          </w:p>
        </w:tc>
        <w:tc>
          <w:tcPr>
            <w:tcW w:w="991" w:type="dxa"/>
          </w:tcPr>
          <w:p>
            <w:pPr>
              <w:pStyle w:val="11"/>
              <w:ind w:left="202"/>
              <w:jc w:val="left"/>
              <w:rPr>
                <w:sz w:val="18"/>
              </w:rPr>
            </w:pPr>
            <w:r>
              <w:rPr>
                <w:spacing w:val="-2"/>
                <w:sz w:val="18"/>
              </w:rPr>
              <w:t>0.003</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0" w:type="dxa"/>
          </w:tcPr>
          <w:p>
            <w:pPr>
              <w:pStyle w:val="11"/>
              <w:spacing w:before="54"/>
              <w:ind w:left="38" w:right="29"/>
              <w:rPr>
                <w:sz w:val="18"/>
              </w:rPr>
            </w:pPr>
            <w:r>
              <w:rPr>
                <w:spacing w:val="-4"/>
                <w:sz w:val="18"/>
              </w:rPr>
              <w:t>Both</w:t>
            </w:r>
          </w:p>
        </w:tc>
        <w:tc>
          <w:tcPr>
            <w:tcW w:w="664" w:type="dxa"/>
          </w:tcPr>
          <w:p>
            <w:pPr>
              <w:pStyle w:val="11"/>
              <w:spacing w:before="54"/>
              <w:ind w:right="61"/>
              <w:rPr>
                <w:sz w:val="18"/>
              </w:rPr>
            </w:pPr>
            <w:r>
              <w:rPr>
                <w:spacing w:val="-5"/>
                <w:sz w:val="18"/>
              </w:rPr>
              <w:t>LC2</w:t>
            </w:r>
          </w:p>
        </w:tc>
        <w:tc>
          <w:tcPr>
            <w:tcW w:w="1105" w:type="dxa"/>
          </w:tcPr>
          <w:p>
            <w:pPr>
              <w:pStyle w:val="11"/>
              <w:spacing w:before="54"/>
              <w:ind w:left="20"/>
              <w:rPr>
                <w:sz w:val="18"/>
              </w:rPr>
            </w:pPr>
            <w:r>
              <w:rPr>
                <w:spacing w:val="-2"/>
                <w:sz w:val="18"/>
              </w:rPr>
              <w:t>Tillering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0.309</w:t>
            </w:r>
          </w:p>
        </w:tc>
        <w:tc>
          <w:tcPr>
            <w:tcW w:w="902" w:type="dxa"/>
          </w:tcPr>
          <w:p>
            <w:pPr>
              <w:pStyle w:val="11"/>
              <w:spacing w:before="54"/>
              <w:ind w:left="7" w:right="1"/>
              <w:rPr>
                <w:sz w:val="18"/>
              </w:rPr>
            </w:pPr>
            <w:r>
              <w:rPr>
                <w:spacing w:val="-2"/>
                <w:sz w:val="18"/>
              </w:rPr>
              <w:t>0.174</w:t>
            </w:r>
          </w:p>
        </w:tc>
        <w:tc>
          <w:tcPr>
            <w:tcW w:w="991" w:type="dxa"/>
          </w:tcPr>
          <w:p>
            <w:pPr>
              <w:pStyle w:val="11"/>
              <w:spacing w:before="54"/>
              <w:ind w:left="202"/>
              <w:jc w:val="left"/>
              <w:rPr>
                <w:sz w:val="18"/>
              </w:rPr>
            </w:pPr>
            <w:r>
              <w:rPr>
                <w:spacing w:val="-2"/>
                <w:sz w:val="18"/>
              </w:rPr>
              <w:t>0.288</w:t>
            </w:r>
          </w:p>
        </w:tc>
        <w:tc>
          <w:tcPr>
            <w:tcW w:w="1141" w:type="dxa"/>
          </w:tcPr>
          <w:p>
            <w:pPr>
              <w:pStyle w:val="11"/>
              <w:spacing w:before="54"/>
              <w:ind w:left="2" w:right="62"/>
              <w:rPr>
                <w:sz w:val="18"/>
              </w:rPr>
            </w:pPr>
            <w:r>
              <w:rPr>
                <w:spacing w:val="-2"/>
                <w:sz w:val="18"/>
              </w:rPr>
              <w:t>0.045</w:t>
            </w:r>
          </w:p>
        </w:tc>
        <w:tc>
          <w:tcPr>
            <w:tcW w:w="874" w:type="dxa"/>
          </w:tcPr>
          <w:p>
            <w:pPr>
              <w:pStyle w:val="11"/>
              <w:spacing w:before="54"/>
              <w:ind w:left="348"/>
              <w:jc w:val="left"/>
              <w:rPr>
                <w:sz w:val="18"/>
              </w:rPr>
            </w:pPr>
            <w:r>
              <w:rPr>
                <w:spacing w:val="-2"/>
                <w:sz w:val="18"/>
              </w:rPr>
              <w:t>0.694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0.174</w:t>
            </w:r>
          </w:p>
        </w:tc>
        <w:tc>
          <w:tcPr>
            <w:tcW w:w="902" w:type="dxa"/>
          </w:tcPr>
          <w:p>
            <w:pPr>
              <w:pStyle w:val="11"/>
              <w:ind w:left="7" w:right="1"/>
              <w:rPr>
                <w:sz w:val="18"/>
              </w:rPr>
            </w:pPr>
            <w:r>
              <w:rPr>
                <w:spacing w:val="-2"/>
                <w:sz w:val="18"/>
              </w:rPr>
              <w:t>0.144</w:t>
            </w:r>
          </w:p>
        </w:tc>
        <w:tc>
          <w:tcPr>
            <w:tcW w:w="991" w:type="dxa"/>
          </w:tcPr>
          <w:p>
            <w:pPr>
              <w:pStyle w:val="11"/>
              <w:ind w:left="202"/>
              <w:jc w:val="left"/>
              <w:rPr>
                <w:sz w:val="18"/>
              </w:rPr>
            </w:pPr>
            <w:r>
              <w:rPr>
                <w:spacing w:val="-2"/>
                <w:sz w:val="18"/>
              </w:rPr>
              <w:t>0.139</w:t>
            </w:r>
          </w:p>
        </w:tc>
        <w:tc>
          <w:tcPr>
            <w:tcW w:w="1141" w:type="dxa"/>
          </w:tcPr>
          <w:p>
            <w:pPr>
              <w:pStyle w:val="11"/>
              <w:ind w:left="2" w:right="62"/>
              <w:rPr>
                <w:sz w:val="18"/>
              </w:rPr>
            </w:pPr>
            <w:r>
              <w:rPr>
                <w:spacing w:val="-2"/>
                <w:sz w:val="18"/>
              </w:rPr>
              <w:t>0.009</w:t>
            </w:r>
          </w:p>
        </w:tc>
        <w:tc>
          <w:tcPr>
            <w:tcW w:w="874" w:type="dxa"/>
          </w:tcPr>
          <w:p>
            <w:pPr>
              <w:pStyle w:val="11"/>
              <w:ind w:left="348"/>
              <w:jc w:val="left"/>
              <w:rPr>
                <w:sz w:val="18"/>
              </w:rPr>
            </w:pPr>
            <w:r>
              <w:rPr>
                <w:spacing w:val="-2"/>
                <w:sz w:val="18"/>
              </w:rPr>
              <w:t>0.544</w:t>
            </w:r>
          </w:p>
        </w:tc>
      </w:tr>
      <w:tr>
        <w:tblPrEx>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0.517</w:t>
            </w:r>
          </w:p>
        </w:tc>
        <w:tc>
          <w:tcPr>
            <w:tcW w:w="902" w:type="dxa"/>
          </w:tcPr>
          <w:p>
            <w:pPr>
              <w:pStyle w:val="11"/>
              <w:ind w:left="7" w:right="1"/>
              <w:rPr>
                <w:sz w:val="18"/>
              </w:rPr>
            </w:pPr>
            <w:r>
              <w:rPr>
                <w:spacing w:val="-2"/>
                <w:sz w:val="18"/>
              </w:rPr>
              <w:t>0.213</w:t>
            </w:r>
          </w:p>
        </w:tc>
        <w:tc>
          <w:tcPr>
            <w:tcW w:w="991" w:type="dxa"/>
          </w:tcPr>
          <w:p>
            <w:pPr>
              <w:pStyle w:val="11"/>
              <w:ind w:left="202"/>
              <w:jc w:val="left"/>
              <w:rPr>
                <w:sz w:val="18"/>
              </w:rPr>
            </w:pPr>
            <w:r>
              <w:rPr>
                <w:spacing w:val="-2"/>
                <w:sz w:val="18"/>
              </w:rPr>
              <w:t>0.524</w:t>
            </w:r>
          </w:p>
        </w:tc>
        <w:tc>
          <w:tcPr>
            <w:tcW w:w="1141" w:type="dxa"/>
          </w:tcPr>
          <w:p>
            <w:pPr>
              <w:pStyle w:val="11"/>
              <w:ind w:left="2" w:right="62"/>
              <w:rPr>
                <w:sz w:val="18"/>
              </w:rPr>
            </w:pPr>
            <w:r>
              <w:rPr>
                <w:spacing w:val="-2"/>
                <w:sz w:val="18"/>
              </w:rPr>
              <w:t>0.107</w:t>
            </w:r>
          </w:p>
        </w:tc>
        <w:tc>
          <w:tcPr>
            <w:tcW w:w="874" w:type="dxa"/>
          </w:tcPr>
          <w:p>
            <w:pPr>
              <w:pStyle w:val="11"/>
              <w:ind w:left="348"/>
              <w:jc w:val="left"/>
              <w:rPr>
                <w:sz w:val="18"/>
              </w:rPr>
            </w:pPr>
            <w:r>
              <w:rPr>
                <w:spacing w:val="-2"/>
                <w:sz w:val="18"/>
              </w:rPr>
              <w:t>0.902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LC2</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0.932</w:t>
            </w:r>
          </w:p>
        </w:tc>
        <w:tc>
          <w:tcPr>
            <w:tcW w:w="902" w:type="dxa"/>
          </w:tcPr>
          <w:p>
            <w:pPr>
              <w:pStyle w:val="11"/>
              <w:ind w:left="7" w:right="1"/>
              <w:rPr>
                <w:sz w:val="18"/>
              </w:rPr>
            </w:pPr>
            <w:r>
              <w:rPr>
                <w:spacing w:val="-2"/>
                <w:sz w:val="18"/>
              </w:rPr>
              <w:t>0.073</w:t>
            </w:r>
          </w:p>
        </w:tc>
        <w:tc>
          <w:tcPr>
            <w:tcW w:w="991" w:type="dxa"/>
          </w:tcPr>
          <w:p>
            <w:pPr>
              <w:pStyle w:val="11"/>
              <w:ind w:left="202"/>
              <w:jc w:val="left"/>
              <w:rPr>
                <w:sz w:val="18"/>
              </w:rPr>
            </w:pPr>
            <w:r>
              <w:rPr>
                <w:spacing w:val="-2"/>
                <w:sz w:val="18"/>
              </w:rPr>
              <w:t>0.956</w:t>
            </w:r>
          </w:p>
        </w:tc>
        <w:tc>
          <w:tcPr>
            <w:tcW w:w="1141" w:type="dxa"/>
          </w:tcPr>
          <w:p>
            <w:pPr>
              <w:pStyle w:val="11"/>
              <w:ind w:left="2" w:right="62"/>
              <w:rPr>
                <w:sz w:val="18"/>
              </w:rPr>
            </w:pPr>
            <w:r>
              <w:rPr>
                <w:spacing w:val="-2"/>
                <w:sz w:val="18"/>
              </w:rPr>
              <w:t>0.732</w:t>
            </w:r>
          </w:p>
        </w:tc>
        <w:tc>
          <w:tcPr>
            <w:tcW w:w="874" w:type="dxa"/>
          </w:tcPr>
          <w:p>
            <w:pPr>
              <w:pStyle w:val="11"/>
              <w:ind w:left="348"/>
              <w:jc w:val="lef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LC2</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0.056</w:t>
            </w:r>
          </w:p>
        </w:tc>
        <w:tc>
          <w:tcPr>
            <w:tcW w:w="902" w:type="dxa"/>
          </w:tcPr>
          <w:p>
            <w:pPr>
              <w:pStyle w:val="11"/>
              <w:ind w:left="7" w:right="1"/>
              <w:rPr>
                <w:sz w:val="18"/>
              </w:rPr>
            </w:pPr>
            <w:r>
              <w:rPr>
                <w:spacing w:val="-2"/>
                <w:sz w:val="18"/>
              </w:rPr>
              <w:t>0.067</w:t>
            </w:r>
          </w:p>
        </w:tc>
        <w:tc>
          <w:tcPr>
            <w:tcW w:w="991" w:type="dxa"/>
          </w:tcPr>
          <w:p>
            <w:pPr>
              <w:pStyle w:val="11"/>
              <w:ind w:left="202"/>
              <w:jc w:val="left"/>
              <w:rPr>
                <w:sz w:val="18"/>
              </w:rPr>
            </w:pPr>
            <w:r>
              <w:rPr>
                <w:spacing w:val="-2"/>
                <w:sz w:val="18"/>
              </w:rPr>
              <w:t>0.033</w:t>
            </w:r>
          </w:p>
        </w:tc>
        <w:tc>
          <w:tcPr>
            <w:tcW w:w="1141" w:type="dxa"/>
          </w:tcPr>
          <w:p>
            <w:pPr>
              <w:pStyle w:val="11"/>
              <w:ind w:left="2" w:right="62"/>
              <w:rPr>
                <w:sz w:val="18"/>
              </w:rPr>
            </w:pPr>
            <w:r>
              <w:rPr>
                <w:spacing w:val="-2"/>
                <w:sz w:val="18"/>
              </w:rPr>
              <w:t>0.002</w:t>
            </w:r>
          </w:p>
        </w:tc>
        <w:tc>
          <w:tcPr>
            <w:tcW w:w="874" w:type="dxa"/>
          </w:tcPr>
          <w:p>
            <w:pPr>
              <w:pStyle w:val="11"/>
              <w:ind w:left="348"/>
              <w:jc w:val="left"/>
              <w:rPr>
                <w:sz w:val="18"/>
              </w:rPr>
            </w:pPr>
            <w:r>
              <w:rPr>
                <w:spacing w:val="-2"/>
                <w:sz w:val="18"/>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LC2</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0.012</w:t>
            </w:r>
          </w:p>
        </w:tc>
        <w:tc>
          <w:tcPr>
            <w:tcW w:w="902" w:type="dxa"/>
          </w:tcPr>
          <w:p>
            <w:pPr>
              <w:pStyle w:val="11"/>
              <w:ind w:left="7" w:right="1"/>
              <w:rPr>
                <w:sz w:val="18"/>
              </w:rPr>
            </w:pPr>
            <w:r>
              <w:rPr>
                <w:spacing w:val="-2"/>
                <w:sz w:val="18"/>
              </w:rPr>
              <w:t>0.021</w:t>
            </w:r>
          </w:p>
        </w:tc>
        <w:tc>
          <w:tcPr>
            <w:tcW w:w="991" w:type="dxa"/>
          </w:tcPr>
          <w:p>
            <w:pPr>
              <w:pStyle w:val="11"/>
              <w:ind w:left="202"/>
              <w:jc w:val="left"/>
              <w:rPr>
                <w:sz w:val="18"/>
              </w:rPr>
            </w:pPr>
            <w:r>
              <w:rPr>
                <w:spacing w:val="-2"/>
                <w:sz w:val="18"/>
              </w:rPr>
              <w:t>0.005</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0.071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0.669</w:t>
            </w:r>
          </w:p>
        </w:tc>
        <w:tc>
          <w:tcPr>
            <w:tcW w:w="902" w:type="dxa"/>
          </w:tcPr>
          <w:p>
            <w:pPr>
              <w:pStyle w:val="11"/>
              <w:ind w:left="7" w:right="1"/>
              <w:rPr>
                <w:sz w:val="18"/>
              </w:rPr>
            </w:pPr>
            <w:r>
              <w:rPr>
                <w:spacing w:val="-2"/>
                <w:sz w:val="18"/>
              </w:rPr>
              <w:t>0.108</w:t>
            </w:r>
          </w:p>
        </w:tc>
        <w:tc>
          <w:tcPr>
            <w:tcW w:w="991" w:type="dxa"/>
          </w:tcPr>
          <w:p>
            <w:pPr>
              <w:pStyle w:val="11"/>
              <w:ind w:left="202"/>
              <w:jc w:val="left"/>
              <w:rPr>
                <w:sz w:val="18"/>
              </w:rPr>
            </w:pPr>
            <w:r>
              <w:rPr>
                <w:spacing w:val="-2"/>
                <w:sz w:val="18"/>
              </w:rPr>
              <w:t>0.671</w:t>
            </w:r>
          </w:p>
        </w:tc>
        <w:tc>
          <w:tcPr>
            <w:tcW w:w="1141" w:type="dxa"/>
          </w:tcPr>
          <w:p>
            <w:pPr>
              <w:pStyle w:val="11"/>
              <w:ind w:left="2" w:right="62"/>
              <w:rPr>
                <w:sz w:val="18"/>
              </w:rPr>
            </w:pPr>
            <w:r>
              <w:rPr>
                <w:spacing w:val="-2"/>
                <w:sz w:val="18"/>
              </w:rPr>
              <w:t>0.445</w:t>
            </w:r>
          </w:p>
        </w:tc>
        <w:tc>
          <w:tcPr>
            <w:tcW w:w="874" w:type="dxa"/>
          </w:tcPr>
          <w:p>
            <w:pPr>
              <w:pStyle w:val="11"/>
              <w:ind w:left="348"/>
              <w:jc w:val="left"/>
              <w:rPr>
                <w:sz w:val="18"/>
              </w:rPr>
            </w:pPr>
            <w:r>
              <w:rPr>
                <w:spacing w:val="-2"/>
                <w:sz w:val="18"/>
              </w:rPr>
              <w:t>0.876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0.09</w:t>
            </w:r>
          </w:p>
        </w:tc>
        <w:tc>
          <w:tcPr>
            <w:tcW w:w="902" w:type="dxa"/>
          </w:tcPr>
          <w:p>
            <w:pPr>
              <w:pStyle w:val="11"/>
              <w:ind w:left="7" w:right="1"/>
              <w:rPr>
                <w:sz w:val="18"/>
              </w:rPr>
            </w:pPr>
            <w:r>
              <w:rPr>
                <w:spacing w:val="-2"/>
                <w:sz w:val="18"/>
              </w:rPr>
              <w:t>0.075</w:t>
            </w:r>
          </w:p>
        </w:tc>
        <w:tc>
          <w:tcPr>
            <w:tcW w:w="991" w:type="dxa"/>
          </w:tcPr>
          <w:p>
            <w:pPr>
              <w:pStyle w:val="11"/>
              <w:ind w:left="202"/>
              <w:jc w:val="left"/>
              <w:rPr>
                <w:sz w:val="18"/>
              </w:rPr>
            </w:pPr>
            <w:r>
              <w:rPr>
                <w:spacing w:val="-2"/>
                <w:sz w:val="18"/>
              </w:rPr>
              <w:t>0.069</w:t>
            </w:r>
          </w:p>
        </w:tc>
        <w:tc>
          <w:tcPr>
            <w:tcW w:w="1141" w:type="dxa"/>
          </w:tcPr>
          <w:p>
            <w:pPr>
              <w:pStyle w:val="11"/>
              <w:ind w:left="2" w:right="62"/>
              <w:rPr>
                <w:sz w:val="18"/>
              </w:rPr>
            </w:pPr>
            <w:r>
              <w:rPr>
                <w:spacing w:val="-2"/>
                <w:sz w:val="18"/>
              </w:rPr>
              <w:t>0.007</w:t>
            </w:r>
          </w:p>
        </w:tc>
        <w:tc>
          <w:tcPr>
            <w:tcW w:w="874" w:type="dxa"/>
          </w:tcPr>
          <w:p>
            <w:pPr>
              <w:pStyle w:val="11"/>
              <w:ind w:left="348"/>
              <w:jc w:val="left"/>
              <w:rPr>
                <w:sz w:val="18"/>
              </w:rPr>
            </w:pPr>
            <w:r>
              <w:rPr>
                <w:spacing w:val="-2"/>
                <w:sz w:val="18"/>
              </w:rPr>
              <w:t>0.281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0.241</w:t>
            </w:r>
          </w:p>
        </w:tc>
        <w:tc>
          <w:tcPr>
            <w:tcW w:w="902" w:type="dxa"/>
          </w:tcPr>
          <w:p>
            <w:pPr>
              <w:pStyle w:val="11"/>
              <w:ind w:left="7" w:right="3"/>
              <w:rPr>
                <w:sz w:val="18"/>
              </w:rPr>
            </w:pPr>
            <w:r>
              <w:rPr>
                <w:spacing w:val="-4"/>
                <w:sz w:val="18"/>
              </w:rPr>
              <w:t>0.11</w:t>
            </w:r>
          </w:p>
        </w:tc>
        <w:tc>
          <w:tcPr>
            <w:tcW w:w="991" w:type="dxa"/>
          </w:tcPr>
          <w:p>
            <w:pPr>
              <w:pStyle w:val="11"/>
              <w:ind w:left="202"/>
              <w:jc w:val="left"/>
              <w:rPr>
                <w:sz w:val="18"/>
              </w:rPr>
            </w:pPr>
            <w:r>
              <w:rPr>
                <w:spacing w:val="-2"/>
                <w:sz w:val="18"/>
              </w:rPr>
              <w:t>0.234</w:t>
            </w:r>
          </w:p>
        </w:tc>
        <w:tc>
          <w:tcPr>
            <w:tcW w:w="1141" w:type="dxa"/>
          </w:tcPr>
          <w:p>
            <w:pPr>
              <w:pStyle w:val="11"/>
              <w:ind w:left="2" w:right="62"/>
              <w:rPr>
                <w:sz w:val="18"/>
              </w:rPr>
            </w:pPr>
            <w:r>
              <w:rPr>
                <w:spacing w:val="-2"/>
                <w:sz w:val="18"/>
              </w:rPr>
              <w:t>0.057</w:t>
            </w:r>
          </w:p>
        </w:tc>
        <w:tc>
          <w:tcPr>
            <w:tcW w:w="874" w:type="dxa"/>
          </w:tcPr>
          <w:p>
            <w:pPr>
              <w:pStyle w:val="11"/>
              <w:ind w:left="348"/>
              <w:jc w:val="left"/>
              <w:rPr>
                <w:sz w:val="18"/>
              </w:rPr>
            </w:pPr>
            <w:r>
              <w:rPr>
                <w:spacing w:val="-2"/>
                <w:sz w:val="18"/>
              </w:rPr>
              <w:t>0.475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0.969</w:t>
            </w:r>
          </w:p>
        </w:tc>
        <w:tc>
          <w:tcPr>
            <w:tcW w:w="902" w:type="dxa"/>
          </w:tcPr>
          <w:p>
            <w:pPr>
              <w:pStyle w:val="11"/>
              <w:ind w:left="7" w:right="1"/>
              <w:rPr>
                <w:sz w:val="18"/>
              </w:rPr>
            </w:pPr>
            <w:r>
              <w:rPr>
                <w:spacing w:val="-2"/>
                <w:sz w:val="18"/>
              </w:rPr>
              <w:t>0.028</w:t>
            </w:r>
          </w:p>
        </w:tc>
        <w:tc>
          <w:tcPr>
            <w:tcW w:w="991" w:type="dxa"/>
          </w:tcPr>
          <w:p>
            <w:pPr>
              <w:pStyle w:val="11"/>
              <w:ind w:left="202"/>
              <w:jc w:val="left"/>
              <w:rPr>
                <w:sz w:val="18"/>
              </w:rPr>
            </w:pPr>
            <w:r>
              <w:rPr>
                <w:spacing w:val="-2"/>
                <w:sz w:val="18"/>
              </w:rPr>
              <w:t>0.977</w:t>
            </w:r>
          </w:p>
        </w:tc>
        <w:tc>
          <w:tcPr>
            <w:tcW w:w="1141" w:type="dxa"/>
          </w:tcPr>
          <w:p>
            <w:pPr>
              <w:pStyle w:val="11"/>
              <w:ind w:left="2" w:right="62"/>
              <w:rPr>
                <w:sz w:val="18"/>
              </w:rPr>
            </w:pPr>
            <w:r>
              <w:rPr>
                <w:spacing w:val="-2"/>
                <w:sz w:val="18"/>
              </w:rPr>
              <w:t>0.901</w:t>
            </w:r>
          </w:p>
        </w:tc>
        <w:tc>
          <w:tcPr>
            <w:tcW w:w="874" w:type="dxa"/>
          </w:tcPr>
          <w:p>
            <w:pPr>
              <w:pStyle w:val="11"/>
              <w:ind w:left="348"/>
              <w:jc w:val="lef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0.025</w:t>
            </w:r>
          </w:p>
        </w:tc>
        <w:tc>
          <w:tcPr>
            <w:tcW w:w="902" w:type="dxa"/>
          </w:tcPr>
          <w:p>
            <w:pPr>
              <w:pStyle w:val="11"/>
              <w:ind w:left="7" w:right="1"/>
              <w:rPr>
                <w:sz w:val="18"/>
              </w:rPr>
            </w:pPr>
            <w:r>
              <w:rPr>
                <w:spacing w:val="-2"/>
                <w:sz w:val="18"/>
              </w:rPr>
              <w:t>0.027</w:t>
            </w:r>
          </w:p>
        </w:tc>
        <w:tc>
          <w:tcPr>
            <w:tcW w:w="991" w:type="dxa"/>
          </w:tcPr>
          <w:p>
            <w:pPr>
              <w:pStyle w:val="11"/>
              <w:ind w:left="202"/>
              <w:jc w:val="left"/>
              <w:rPr>
                <w:sz w:val="18"/>
              </w:rPr>
            </w:pPr>
            <w:r>
              <w:rPr>
                <w:spacing w:val="-2"/>
                <w:sz w:val="18"/>
              </w:rPr>
              <w:t>0.016</w:t>
            </w:r>
          </w:p>
        </w:tc>
        <w:tc>
          <w:tcPr>
            <w:tcW w:w="1141" w:type="dxa"/>
          </w:tcPr>
          <w:p>
            <w:pPr>
              <w:pStyle w:val="11"/>
              <w:ind w:left="2" w:right="62"/>
              <w:rPr>
                <w:sz w:val="18"/>
              </w:rPr>
            </w:pPr>
            <w:r>
              <w:rPr>
                <w:spacing w:val="-2"/>
                <w:sz w:val="18"/>
              </w:rPr>
              <w:t>0.002</w:t>
            </w:r>
          </w:p>
        </w:tc>
        <w:tc>
          <w:tcPr>
            <w:tcW w:w="874" w:type="dxa"/>
          </w:tcPr>
          <w:p>
            <w:pPr>
              <w:pStyle w:val="11"/>
              <w:ind w:left="348"/>
              <w:jc w:val="left"/>
              <w:rPr>
                <w:sz w:val="18"/>
              </w:rPr>
            </w:pPr>
            <w:r>
              <w:rPr>
                <w:spacing w:val="-2"/>
                <w:sz w:val="18"/>
              </w:rPr>
              <w:t>0.092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0" w:type="dxa"/>
          </w:tcPr>
          <w:p>
            <w:pPr>
              <w:pStyle w:val="11"/>
              <w:spacing w:before="54"/>
              <w:ind w:left="38" w:right="29"/>
              <w:rPr>
                <w:sz w:val="18"/>
              </w:rPr>
            </w:pPr>
            <w:r>
              <w:rPr>
                <w:spacing w:val="-4"/>
                <w:sz w:val="18"/>
              </w:rPr>
              <w:t>Both</w:t>
            </w:r>
          </w:p>
        </w:tc>
        <w:tc>
          <w:tcPr>
            <w:tcW w:w="664" w:type="dxa"/>
          </w:tcPr>
          <w:p>
            <w:pPr>
              <w:pStyle w:val="11"/>
              <w:spacing w:before="54"/>
              <w:ind w:right="61"/>
              <w:rPr>
                <w:sz w:val="18"/>
              </w:rPr>
            </w:pPr>
            <w:r>
              <w:rPr>
                <w:spacing w:val="-5"/>
                <w:sz w:val="18"/>
              </w:rPr>
              <w:t>LC3</w:t>
            </w:r>
          </w:p>
        </w:tc>
        <w:tc>
          <w:tcPr>
            <w:tcW w:w="1105" w:type="dxa"/>
          </w:tcPr>
          <w:p>
            <w:pPr>
              <w:pStyle w:val="11"/>
              <w:spacing w:before="54"/>
              <w:ind w:left="20"/>
              <w:rPr>
                <w:sz w:val="18"/>
              </w:rPr>
            </w:pPr>
            <w:r>
              <w:rPr>
                <w:spacing w:val="-2"/>
                <w:sz w:val="18"/>
              </w:rPr>
              <w:t>Flowering</w:t>
            </w:r>
          </w:p>
        </w:tc>
        <w:tc>
          <w:tcPr>
            <w:tcW w:w="1728" w:type="dxa"/>
          </w:tcPr>
          <w:p>
            <w:pPr>
              <w:pStyle w:val="11"/>
              <w:spacing w:before="54"/>
              <w:ind w:left="1" w:right="61"/>
              <w:rPr>
                <w:sz w:val="18"/>
              </w:rPr>
            </w:pPr>
            <w:r>
              <w:rPr>
                <w:spacing w:val="-2"/>
                <w:sz w:val="18"/>
              </w:rPr>
              <w:t>Detritivore</w:t>
            </w:r>
          </w:p>
        </w:tc>
        <w:tc>
          <w:tcPr>
            <w:tcW w:w="889" w:type="dxa"/>
          </w:tcPr>
          <w:p>
            <w:pPr>
              <w:pStyle w:val="11"/>
              <w:spacing w:before="54"/>
              <w:ind w:left="2" w:right="40"/>
              <w:rPr>
                <w:sz w:val="18"/>
              </w:rPr>
            </w:pPr>
            <w:r>
              <w:rPr>
                <w:spacing w:val="-2"/>
                <w:sz w:val="18"/>
              </w:rPr>
              <w:t>0.006</w:t>
            </w:r>
          </w:p>
        </w:tc>
        <w:tc>
          <w:tcPr>
            <w:tcW w:w="902" w:type="dxa"/>
          </w:tcPr>
          <w:p>
            <w:pPr>
              <w:pStyle w:val="11"/>
              <w:spacing w:before="54"/>
              <w:ind w:left="7" w:right="1"/>
              <w:rPr>
                <w:sz w:val="18"/>
              </w:rPr>
            </w:pPr>
            <w:r>
              <w:rPr>
                <w:spacing w:val="-2"/>
                <w:sz w:val="18"/>
              </w:rPr>
              <w:t>0.006</w:t>
            </w:r>
          </w:p>
        </w:tc>
        <w:tc>
          <w:tcPr>
            <w:tcW w:w="991" w:type="dxa"/>
          </w:tcPr>
          <w:p>
            <w:pPr>
              <w:pStyle w:val="11"/>
              <w:spacing w:before="54"/>
              <w:ind w:left="202"/>
              <w:jc w:val="left"/>
              <w:rPr>
                <w:sz w:val="18"/>
              </w:rPr>
            </w:pPr>
            <w:r>
              <w:rPr>
                <w:spacing w:val="-2"/>
                <w:sz w:val="18"/>
              </w:rPr>
              <w:t>0.005</w:t>
            </w:r>
          </w:p>
        </w:tc>
        <w:tc>
          <w:tcPr>
            <w:tcW w:w="1141" w:type="dxa"/>
          </w:tcPr>
          <w:p>
            <w:pPr>
              <w:pStyle w:val="11"/>
              <w:spacing w:before="54"/>
              <w:ind w:left="2" w:right="62"/>
              <w:rPr>
                <w:sz w:val="18"/>
              </w:rPr>
            </w:pPr>
            <w:r>
              <w:rPr>
                <w:spacing w:val="-2"/>
                <w:sz w:val="18"/>
              </w:rPr>
              <w:t>0.001</w:t>
            </w:r>
          </w:p>
        </w:tc>
        <w:tc>
          <w:tcPr>
            <w:tcW w:w="874" w:type="dxa"/>
          </w:tcPr>
          <w:p>
            <w:pPr>
              <w:pStyle w:val="11"/>
              <w:spacing w:before="54"/>
              <w:ind w:left="348"/>
              <w:jc w:val="left"/>
              <w:rPr>
                <w:sz w:val="18"/>
              </w:rPr>
            </w:pPr>
            <w:r>
              <w:rPr>
                <w:spacing w:val="-2"/>
                <w:sz w:val="18"/>
              </w:rPr>
              <w:t>0.022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0.987</w:t>
            </w:r>
          </w:p>
        </w:tc>
        <w:tc>
          <w:tcPr>
            <w:tcW w:w="902" w:type="dxa"/>
          </w:tcPr>
          <w:p>
            <w:pPr>
              <w:pStyle w:val="11"/>
              <w:ind w:left="7" w:right="1"/>
              <w:rPr>
                <w:sz w:val="18"/>
              </w:rPr>
            </w:pPr>
            <w:r>
              <w:rPr>
                <w:spacing w:val="-2"/>
                <w:sz w:val="18"/>
              </w:rPr>
              <w:t>0.012</w:t>
            </w:r>
          </w:p>
        </w:tc>
        <w:tc>
          <w:tcPr>
            <w:tcW w:w="991" w:type="dxa"/>
          </w:tcPr>
          <w:p>
            <w:pPr>
              <w:pStyle w:val="11"/>
              <w:ind w:left="202"/>
              <w:jc w:val="left"/>
              <w:rPr>
                <w:sz w:val="18"/>
              </w:rPr>
            </w:pPr>
            <w:r>
              <w:rPr>
                <w:spacing w:val="-2"/>
                <w:sz w:val="18"/>
              </w:rPr>
              <w:t>0.991</w:t>
            </w:r>
          </w:p>
        </w:tc>
        <w:tc>
          <w:tcPr>
            <w:tcW w:w="1141" w:type="dxa"/>
          </w:tcPr>
          <w:p>
            <w:pPr>
              <w:pStyle w:val="11"/>
              <w:ind w:left="2" w:right="62"/>
              <w:rPr>
                <w:sz w:val="18"/>
              </w:rPr>
            </w:pPr>
            <w:r>
              <w:rPr>
                <w:spacing w:val="-2"/>
                <w:sz w:val="18"/>
              </w:rPr>
              <w:t>0.955</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0.011</w:t>
            </w:r>
          </w:p>
        </w:tc>
        <w:tc>
          <w:tcPr>
            <w:tcW w:w="902" w:type="dxa"/>
          </w:tcPr>
          <w:p>
            <w:pPr>
              <w:pStyle w:val="11"/>
              <w:ind w:left="7" w:right="1"/>
              <w:rPr>
                <w:sz w:val="18"/>
              </w:rPr>
            </w:pPr>
            <w:r>
              <w:rPr>
                <w:spacing w:val="-2"/>
                <w:sz w:val="18"/>
              </w:rPr>
              <w:t>0.012</w:t>
            </w:r>
          </w:p>
        </w:tc>
        <w:tc>
          <w:tcPr>
            <w:tcW w:w="991" w:type="dxa"/>
          </w:tcPr>
          <w:p>
            <w:pPr>
              <w:pStyle w:val="11"/>
              <w:ind w:left="202"/>
              <w:jc w:val="left"/>
              <w:rPr>
                <w:sz w:val="18"/>
              </w:rPr>
            </w:pPr>
            <w:r>
              <w:rPr>
                <w:spacing w:val="-2"/>
                <w:sz w:val="18"/>
              </w:rPr>
              <w:t>0.007</w:t>
            </w:r>
          </w:p>
        </w:tc>
        <w:tc>
          <w:tcPr>
            <w:tcW w:w="1141" w:type="dxa"/>
          </w:tcPr>
          <w:p>
            <w:pPr>
              <w:pStyle w:val="11"/>
              <w:ind w:left="2" w:right="62"/>
              <w:rPr>
                <w:sz w:val="18"/>
              </w:rPr>
            </w:pPr>
            <w:r>
              <w:rPr>
                <w:spacing w:val="-2"/>
                <w:sz w:val="18"/>
              </w:rPr>
              <w:t>0.001</w:t>
            </w:r>
          </w:p>
        </w:tc>
        <w:tc>
          <w:tcPr>
            <w:tcW w:w="874" w:type="dxa"/>
          </w:tcPr>
          <w:p>
            <w:pPr>
              <w:pStyle w:val="11"/>
              <w:ind w:left="348"/>
              <w:jc w:val="left"/>
              <w:rPr>
                <w:sz w:val="18"/>
              </w:rPr>
            </w:pPr>
            <w:r>
              <w:rPr>
                <w:spacing w:val="-2"/>
                <w:sz w:val="18"/>
              </w:rPr>
              <w:t>0.042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LC3</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0.002</w:t>
            </w:r>
          </w:p>
        </w:tc>
        <w:tc>
          <w:tcPr>
            <w:tcW w:w="902" w:type="dxa"/>
          </w:tcPr>
          <w:p>
            <w:pPr>
              <w:pStyle w:val="11"/>
              <w:ind w:left="7" w:right="1"/>
              <w:rPr>
                <w:sz w:val="18"/>
              </w:rPr>
            </w:pPr>
            <w:r>
              <w:rPr>
                <w:spacing w:val="-2"/>
                <w:sz w:val="18"/>
              </w:rPr>
              <w:t>0.002</w:t>
            </w:r>
          </w:p>
        </w:tc>
        <w:tc>
          <w:tcPr>
            <w:tcW w:w="991" w:type="dxa"/>
          </w:tcPr>
          <w:p>
            <w:pPr>
              <w:pStyle w:val="11"/>
              <w:ind w:left="202"/>
              <w:jc w:val="left"/>
              <w:rPr>
                <w:sz w:val="18"/>
              </w:rPr>
            </w:pPr>
            <w:r>
              <w:rPr>
                <w:spacing w:val="-2"/>
                <w:sz w:val="18"/>
              </w:rPr>
              <w:t>0.001</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LO1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0.315</w:t>
            </w:r>
          </w:p>
        </w:tc>
        <w:tc>
          <w:tcPr>
            <w:tcW w:w="902" w:type="dxa"/>
          </w:tcPr>
          <w:p>
            <w:pPr>
              <w:pStyle w:val="11"/>
              <w:ind w:left="7" w:right="1"/>
              <w:rPr>
                <w:sz w:val="18"/>
              </w:rPr>
            </w:pPr>
            <w:r>
              <w:rPr>
                <w:spacing w:val="-2"/>
                <w:sz w:val="18"/>
              </w:rPr>
              <w:t>0.136</w:t>
            </w:r>
          </w:p>
        </w:tc>
        <w:tc>
          <w:tcPr>
            <w:tcW w:w="991" w:type="dxa"/>
          </w:tcPr>
          <w:p>
            <w:pPr>
              <w:pStyle w:val="11"/>
              <w:ind w:left="252"/>
              <w:jc w:val="left"/>
              <w:rPr>
                <w:sz w:val="18"/>
              </w:rPr>
            </w:pPr>
            <w:r>
              <w:rPr>
                <w:spacing w:val="-4"/>
                <w:sz w:val="18"/>
              </w:rPr>
              <w:t>0.31</w:t>
            </w:r>
          </w:p>
        </w:tc>
        <w:tc>
          <w:tcPr>
            <w:tcW w:w="1141" w:type="dxa"/>
          </w:tcPr>
          <w:p>
            <w:pPr>
              <w:pStyle w:val="11"/>
              <w:ind w:left="2" w:right="62"/>
              <w:rPr>
                <w:sz w:val="18"/>
              </w:rPr>
            </w:pPr>
            <w:r>
              <w:rPr>
                <w:spacing w:val="-2"/>
                <w:sz w:val="18"/>
              </w:rPr>
              <w:t>0.058</w:t>
            </w:r>
          </w:p>
        </w:tc>
        <w:tc>
          <w:tcPr>
            <w:tcW w:w="874" w:type="dxa"/>
          </w:tcPr>
          <w:p>
            <w:pPr>
              <w:pStyle w:val="11"/>
              <w:ind w:left="398"/>
              <w:jc w:val="left"/>
              <w:rPr>
                <w:sz w:val="18"/>
              </w:rPr>
            </w:pPr>
            <w:r>
              <w:rPr>
                <w:spacing w:val="-4"/>
                <w:sz w:val="18"/>
              </w:rPr>
              <w:t>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LO1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0.283</w:t>
            </w:r>
          </w:p>
        </w:tc>
        <w:tc>
          <w:tcPr>
            <w:tcW w:w="902" w:type="dxa"/>
          </w:tcPr>
          <w:p>
            <w:pPr>
              <w:pStyle w:val="11"/>
              <w:ind w:left="7" w:right="1"/>
              <w:rPr>
                <w:sz w:val="18"/>
              </w:rPr>
            </w:pPr>
            <w:r>
              <w:rPr>
                <w:spacing w:val="-2"/>
                <w:sz w:val="18"/>
              </w:rPr>
              <w:t>0.152</w:t>
            </w:r>
          </w:p>
        </w:tc>
        <w:tc>
          <w:tcPr>
            <w:tcW w:w="991" w:type="dxa"/>
          </w:tcPr>
          <w:p>
            <w:pPr>
              <w:pStyle w:val="11"/>
              <w:ind w:left="202"/>
              <w:jc w:val="left"/>
              <w:rPr>
                <w:sz w:val="18"/>
              </w:rPr>
            </w:pPr>
            <w:r>
              <w:rPr>
                <w:spacing w:val="-2"/>
                <w:sz w:val="18"/>
              </w:rPr>
              <w:t>0.277</w:t>
            </w:r>
          </w:p>
        </w:tc>
        <w:tc>
          <w:tcPr>
            <w:tcW w:w="1141" w:type="dxa"/>
          </w:tcPr>
          <w:p>
            <w:pPr>
              <w:pStyle w:val="11"/>
              <w:ind w:left="2" w:right="62"/>
              <w:rPr>
                <w:sz w:val="18"/>
              </w:rPr>
            </w:pPr>
            <w:r>
              <w:rPr>
                <w:spacing w:val="-2"/>
                <w:sz w:val="18"/>
              </w:rPr>
              <w:t>0.023</w:t>
            </w:r>
          </w:p>
        </w:tc>
        <w:tc>
          <w:tcPr>
            <w:tcW w:w="874" w:type="dxa"/>
          </w:tcPr>
          <w:p>
            <w:pPr>
              <w:pStyle w:val="11"/>
              <w:ind w:left="348"/>
              <w:jc w:val="left"/>
              <w:rPr>
                <w:sz w:val="18"/>
              </w:rPr>
            </w:pPr>
            <w:r>
              <w:rPr>
                <w:spacing w:val="-2"/>
                <w:sz w:val="18"/>
              </w:rPr>
              <w:t>0.593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38" w:right="29"/>
              <w:rPr>
                <w:sz w:val="18"/>
              </w:rPr>
            </w:pPr>
            <w:r>
              <w:rPr>
                <w:spacing w:val="-4"/>
                <w:sz w:val="18"/>
              </w:rPr>
              <w:t>Both</w:t>
            </w:r>
          </w:p>
        </w:tc>
        <w:tc>
          <w:tcPr>
            <w:tcW w:w="664" w:type="dxa"/>
          </w:tcPr>
          <w:p>
            <w:pPr>
              <w:pStyle w:val="11"/>
              <w:ind w:right="61"/>
              <w:rPr>
                <w:sz w:val="18"/>
              </w:rPr>
            </w:pPr>
            <w:r>
              <w:rPr>
                <w:spacing w:val="-5"/>
                <w:sz w:val="18"/>
              </w:rPr>
              <w:t>LO1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0.402</w:t>
            </w:r>
          </w:p>
        </w:tc>
        <w:tc>
          <w:tcPr>
            <w:tcW w:w="902" w:type="dxa"/>
          </w:tcPr>
          <w:p>
            <w:pPr>
              <w:pStyle w:val="11"/>
              <w:ind w:left="7" w:right="1"/>
              <w:rPr>
                <w:sz w:val="18"/>
              </w:rPr>
            </w:pPr>
            <w:r>
              <w:rPr>
                <w:spacing w:val="-2"/>
                <w:sz w:val="18"/>
              </w:rPr>
              <w:t>0.172</w:t>
            </w:r>
          </w:p>
        </w:tc>
        <w:tc>
          <w:tcPr>
            <w:tcW w:w="991" w:type="dxa"/>
          </w:tcPr>
          <w:p>
            <w:pPr>
              <w:pStyle w:val="11"/>
              <w:ind w:left="202"/>
              <w:jc w:val="left"/>
              <w:rPr>
                <w:sz w:val="18"/>
              </w:rPr>
            </w:pPr>
            <w:r>
              <w:rPr>
                <w:spacing w:val="-2"/>
                <w:sz w:val="18"/>
              </w:rPr>
              <w:t>0.387</w:t>
            </w:r>
          </w:p>
        </w:tc>
        <w:tc>
          <w:tcPr>
            <w:tcW w:w="1141" w:type="dxa"/>
          </w:tcPr>
          <w:p>
            <w:pPr>
              <w:pStyle w:val="11"/>
              <w:ind w:left="2" w:right="62"/>
              <w:rPr>
                <w:sz w:val="18"/>
              </w:rPr>
            </w:pPr>
            <w:r>
              <w:rPr>
                <w:spacing w:val="-2"/>
                <w:sz w:val="18"/>
              </w:rPr>
              <w:t>0.106</w:t>
            </w:r>
          </w:p>
        </w:tc>
        <w:tc>
          <w:tcPr>
            <w:tcW w:w="874" w:type="dxa"/>
          </w:tcPr>
          <w:p>
            <w:pPr>
              <w:pStyle w:val="11"/>
              <w:ind w:left="398"/>
              <w:jc w:val="left"/>
              <w:rPr>
                <w:sz w:val="18"/>
              </w:rPr>
            </w:pPr>
            <w:r>
              <w:rPr>
                <w:spacing w:val="-4"/>
                <w:sz w:val="18"/>
              </w:rPr>
              <w:t>0.79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line="188" w:lineRule="exact"/>
              <w:ind w:right="20"/>
              <w:rPr>
                <w:sz w:val="18"/>
              </w:rPr>
            </w:pPr>
            <w:r>
              <w:rPr>
                <w:spacing w:val="-4"/>
                <w:sz w:val="18"/>
              </w:rPr>
              <w:t>2018</w:t>
            </w:r>
          </w:p>
        </w:tc>
        <w:tc>
          <w:tcPr>
            <w:tcW w:w="830" w:type="dxa"/>
          </w:tcPr>
          <w:p>
            <w:pPr>
              <w:pStyle w:val="11"/>
              <w:spacing w:line="188" w:lineRule="exact"/>
              <w:ind w:left="38" w:right="29"/>
              <w:rPr>
                <w:sz w:val="18"/>
              </w:rPr>
            </w:pPr>
            <w:r>
              <w:rPr>
                <w:spacing w:val="-4"/>
                <w:sz w:val="18"/>
              </w:rPr>
              <w:t>Both</w:t>
            </w:r>
          </w:p>
        </w:tc>
        <w:tc>
          <w:tcPr>
            <w:tcW w:w="664" w:type="dxa"/>
          </w:tcPr>
          <w:p>
            <w:pPr>
              <w:pStyle w:val="11"/>
              <w:spacing w:line="188" w:lineRule="exact"/>
              <w:ind w:right="61"/>
              <w:rPr>
                <w:sz w:val="18"/>
              </w:rPr>
            </w:pPr>
            <w:r>
              <w:rPr>
                <w:spacing w:val="-5"/>
                <w:sz w:val="18"/>
              </w:rPr>
              <w:t>LO1</w:t>
            </w:r>
          </w:p>
        </w:tc>
        <w:tc>
          <w:tcPr>
            <w:tcW w:w="1105" w:type="dxa"/>
          </w:tcPr>
          <w:p>
            <w:pPr>
              <w:pStyle w:val="11"/>
              <w:spacing w:line="188" w:lineRule="exact"/>
              <w:ind w:left="20"/>
              <w:rPr>
                <w:sz w:val="18"/>
              </w:rPr>
            </w:pPr>
            <w:r>
              <w:rPr>
                <w:spacing w:val="-2"/>
                <w:sz w:val="18"/>
              </w:rPr>
              <w:t>Flowering</w:t>
            </w:r>
          </w:p>
        </w:tc>
        <w:tc>
          <w:tcPr>
            <w:tcW w:w="1728" w:type="dxa"/>
          </w:tcPr>
          <w:p>
            <w:pPr>
              <w:pStyle w:val="11"/>
              <w:spacing w:line="188" w:lineRule="exact"/>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line="188" w:lineRule="exact"/>
              <w:ind w:left="2" w:right="40"/>
              <w:rPr>
                <w:sz w:val="18"/>
              </w:rPr>
            </w:pPr>
            <w:r>
              <w:rPr>
                <w:spacing w:val="-2"/>
                <w:sz w:val="18"/>
              </w:rPr>
              <w:t>0.817</w:t>
            </w:r>
          </w:p>
        </w:tc>
        <w:tc>
          <w:tcPr>
            <w:tcW w:w="902" w:type="dxa"/>
          </w:tcPr>
          <w:p>
            <w:pPr>
              <w:pStyle w:val="11"/>
              <w:spacing w:line="188" w:lineRule="exact"/>
              <w:ind w:left="7" w:right="1"/>
              <w:rPr>
                <w:sz w:val="18"/>
              </w:rPr>
            </w:pPr>
            <w:r>
              <w:rPr>
                <w:spacing w:val="-2"/>
                <w:sz w:val="18"/>
              </w:rPr>
              <w:t>0.139</w:t>
            </w:r>
          </w:p>
        </w:tc>
        <w:tc>
          <w:tcPr>
            <w:tcW w:w="991" w:type="dxa"/>
          </w:tcPr>
          <w:p>
            <w:pPr>
              <w:pStyle w:val="11"/>
              <w:spacing w:line="188" w:lineRule="exact"/>
              <w:ind w:left="202"/>
              <w:jc w:val="left"/>
              <w:rPr>
                <w:sz w:val="18"/>
              </w:rPr>
            </w:pPr>
            <w:r>
              <w:rPr>
                <w:spacing w:val="-2"/>
                <w:sz w:val="18"/>
              </w:rPr>
              <w:t>0.851</w:t>
            </w:r>
          </w:p>
        </w:tc>
        <w:tc>
          <w:tcPr>
            <w:tcW w:w="1141" w:type="dxa"/>
          </w:tcPr>
          <w:p>
            <w:pPr>
              <w:pStyle w:val="11"/>
              <w:spacing w:line="188" w:lineRule="exact"/>
              <w:ind w:left="2" w:right="62"/>
              <w:rPr>
                <w:sz w:val="18"/>
              </w:rPr>
            </w:pPr>
            <w:r>
              <w:rPr>
                <w:spacing w:val="-2"/>
                <w:sz w:val="18"/>
              </w:rPr>
              <w:t>0.431</w:t>
            </w:r>
          </w:p>
        </w:tc>
        <w:tc>
          <w:tcPr>
            <w:tcW w:w="874" w:type="dxa"/>
          </w:tcPr>
          <w:p>
            <w:pPr>
              <w:pStyle w:val="11"/>
              <w:spacing w:line="188" w:lineRule="exact"/>
              <w:ind w:left="348"/>
              <w:jc w:val="left"/>
              <w:rPr>
                <w:sz w:val="18"/>
              </w:rPr>
            </w:pPr>
            <w:r>
              <w:rPr>
                <w:spacing w:val="-2"/>
                <w:sz w:val="18"/>
              </w:rPr>
              <w:t>0.976</w:t>
            </w:r>
          </w:p>
        </w:tc>
      </w:tr>
    </w:tbl>
    <w:p>
      <w:pPr>
        <w:spacing w:after="0" w:line="188" w:lineRule="exact"/>
        <w:jc w:val="left"/>
        <w:rPr>
          <w:sz w:val="18"/>
        </w:rPr>
        <w:sectPr>
          <w:footerReference r:id="rId34"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4"/>
        <w:gridCol w:w="694"/>
        <w:gridCol w:w="718"/>
        <w:gridCol w:w="1107"/>
        <w:gridCol w:w="1727"/>
        <w:gridCol w:w="888"/>
        <w:gridCol w:w="901"/>
        <w:gridCol w:w="990"/>
        <w:gridCol w:w="1140"/>
        <w:gridCol w:w="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614" w:type="dxa"/>
          </w:tcPr>
          <w:p>
            <w:pPr>
              <w:pStyle w:val="11"/>
              <w:spacing w:before="0" w:line="205" w:lineRule="exact"/>
              <w:ind w:left="50"/>
              <w:jc w:val="left"/>
              <w:rPr>
                <w:sz w:val="18"/>
              </w:rPr>
            </w:pPr>
            <w:r>
              <w:rPr>
                <w:spacing w:val="-4"/>
                <w:sz w:val="18"/>
              </w:rPr>
              <w:t>2018</w:t>
            </w:r>
          </w:p>
        </w:tc>
        <w:tc>
          <w:tcPr>
            <w:tcW w:w="694" w:type="dxa"/>
          </w:tcPr>
          <w:p>
            <w:pPr>
              <w:pStyle w:val="11"/>
              <w:spacing w:before="0" w:line="205" w:lineRule="exact"/>
              <w:ind w:right="10"/>
              <w:rPr>
                <w:sz w:val="18"/>
              </w:rPr>
            </w:pPr>
            <w:r>
              <w:rPr>
                <w:spacing w:val="-4"/>
                <w:sz w:val="18"/>
              </w:rPr>
              <w:t>Both</w:t>
            </w:r>
          </w:p>
        </w:tc>
        <w:tc>
          <w:tcPr>
            <w:tcW w:w="718" w:type="dxa"/>
          </w:tcPr>
          <w:p>
            <w:pPr>
              <w:pStyle w:val="11"/>
              <w:spacing w:before="0" w:line="205" w:lineRule="exact"/>
              <w:ind w:right="1"/>
              <w:rPr>
                <w:sz w:val="18"/>
              </w:rPr>
            </w:pPr>
            <w:r>
              <w:rPr>
                <w:spacing w:val="-5"/>
                <w:sz w:val="18"/>
              </w:rPr>
              <w:t>LO1</w:t>
            </w:r>
          </w:p>
        </w:tc>
        <w:tc>
          <w:tcPr>
            <w:tcW w:w="1107" w:type="dxa"/>
          </w:tcPr>
          <w:p>
            <w:pPr>
              <w:pStyle w:val="11"/>
              <w:spacing w:before="0" w:line="205" w:lineRule="exact"/>
              <w:ind w:left="26" w:right="2"/>
              <w:rPr>
                <w:sz w:val="18"/>
              </w:rPr>
            </w:pPr>
            <w:r>
              <w:rPr>
                <w:spacing w:val="-2"/>
                <w:sz w:val="18"/>
              </w:rPr>
              <w:t>Flowering</w:t>
            </w:r>
          </w:p>
        </w:tc>
        <w:tc>
          <w:tcPr>
            <w:tcW w:w="1727" w:type="dxa"/>
          </w:tcPr>
          <w:p>
            <w:pPr>
              <w:pStyle w:val="11"/>
              <w:spacing w:before="0" w:line="205" w:lineRule="exact"/>
              <w:ind w:right="58"/>
              <w:rPr>
                <w:sz w:val="18"/>
              </w:rPr>
            </w:pPr>
            <w:r>
              <w:rPr>
                <w:sz w:val="18"/>
              </w:rPr>
              <w:t>Tourist</w:t>
            </w:r>
            <w:r>
              <w:rPr>
                <w:spacing w:val="8"/>
                <w:sz w:val="18"/>
              </w:rPr>
              <w:t xml:space="preserve"> </w:t>
            </w:r>
            <w:r>
              <w:rPr>
                <w:spacing w:val="-2"/>
                <w:sz w:val="18"/>
              </w:rPr>
              <w:t>herbivore</w:t>
            </w:r>
          </w:p>
        </w:tc>
        <w:tc>
          <w:tcPr>
            <w:tcW w:w="888" w:type="dxa"/>
          </w:tcPr>
          <w:p>
            <w:pPr>
              <w:pStyle w:val="11"/>
              <w:spacing w:before="0" w:line="205" w:lineRule="exact"/>
              <w:ind w:left="2" w:right="35"/>
              <w:rPr>
                <w:sz w:val="18"/>
              </w:rPr>
            </w:pPr>
            <w:r>
              <w:rPr>
                <w:spacing w:val="-2"/>
                <w:sz w:val="18"/>
              </w:rPr>
              <w:t>0.159</w:t>
            </w:r>
          </w:p>
        </w:tc>
        <w:tc>
          <w:tcPr>
            <w:tcW w:w="901" w:type="dxa"/>
          </w:tcPr>
          <w:p>
            <w:pPr>
              <w:pStyle w:val="11"/>
              <w:spacing w:before="0" w:line="205" w:lineRule="exact"/>
              <w:ind w:left="17" w:right="4"/>
              <w:rPr>
                <w:sz w:val="18"/>
              </w:rPr>
            </w:pPr>
            <w:r>
              <w:rPr>
                <w:spacing w:val="-2"/>
                <w:sz w:val="18"/>
              </w:rPr>
              <w:t>0.132</w:t>
            </w:r>
          </w:p>
        </w:tc>
        <w:tc>
          <w:tcPr>
            <w:tcW w:w="990" w:type="dxa"/>
          </w:tcPr>
          <w:p>
            <w:pPr>
              <w:pStyle w:val="11"/>
              <w:spacing w:before="0" w:line="205" w:lineRule="exact"/>
              <w:ind w:left="206"/>
              <w:jc w:val="left"/>
              <w:rPr>
                <w:sz w:val="18"/>
              </w:rPr>
            </w:pPr>
            <w:r>
              <w:rPr>
                <w:spacing w:val="-2"/>
                <w:sz w:val="18"/>
              </w:rPr>
              <w:t>0.126</w:t>
            </w:r>
          </w:p>
        </w:tc>
        <w:tc>
          <w:tcPr>
            <w:tcW w:w="1140" w:type="dxa"/>
          </w:tcPr>
          <w:p>
            <w:pPr>
              <w:pStyle w:val="11"/>
              <w:spacing w:before="0" w:line="205" w:lineRule="exact"/>
              <w:ind w:left="2" w:right="51"/>
              <w:rPr>
                <w:sz w:val="18"/>
              </w:rPr>
            </w:pPr>
            <w:r>
              <w:rPr>
                <w:spacing w:val="-2"/>
                <w:sz w:val="18"/>
              </w:rPr>
              <w:t>0.012</w:t>
            </w:r>
          </w:p>
        </w:tc>
        <w:tc>
          <w:tcPr>
            <w:tcW w:w="873" w:type="dxa"/>
          </w:tcPr>
          <w:p>
            <w:pPr>
              <w:pStyle w:val="11"/>
              <w:spacing w:before="0" w:line="205" w:lineRule="exact"/>
              <w:ind w:right="54"/>
              <w:jc w:val="right"/>
              <w:rPr>
                <w:sz w:val="18"/>
              </w:rPr>
            </w:pPr>
            <w:r>
              <w:rPr>
                <w:spacing w:val="-2"/>
                <w:sz w:val="18"/>
              </w:rPr>
              <w:t>0.527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LO1</w:t>
            </w:r>
          </w:p>
        </w:tc>
        <w:tc>
          <w:tcPr>
            <w:tcW w:w="1107" w:type="dxa"/>
          </w:tcPr>
          <w:p>
            <w:pPr>
              <w:pStyle w:val="11"/>
              <w:ind w:left="26" w:right="2"/>
              <w:rPr>
                <w:sz w:val="18"/>
              </w:rPr>
            </w:pPr>
            <w:r>
              <w:rPr>
                <w:spacing w:val="-2"/>
                <w:sz w:val="18"/>
              </w:rPr>
              <w:t>Flowering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0.024</w:t>
            </w:r>
          </w:p>
        </w:tc>
        <w:tc>
          <w:tcPr>
            <w:tcW w:w="901" w:type="dxa"/>
          </w:tcPr>
          <w:p>
            <w:pPr>
              <w:pStyle w:val="11"/>
              <w:ind w:left="17" w:right="4"/>
              <w:rPr>
                <w:sz w:val="18"/>
              </w:rPr>
            </w:pPr>
            <w:r>
              <w:rPr>
                <w:spacing w:val="-2"/>
                <w:sz w:val="18"/>
              </w:rPr>
              <w:t>0.029</w:t>
            </w:r>
          </w:p>
        </w:tc>
        <w:tc>
          <w:tcPr>
            <w:tcW w:w="990" w:type="dxa"/>
          </w:tcPr>
          <w:p>
            <w:pPr>
              <w:pStyle w:val="11"/>
              <w:ind w:left="206"/>
              <w:jc w:val="left"/>
              <w:rPr>
                <w:sz w:val="18"/>
              </w:rPr>
            </w:pPr>
            <w:r>
              <w:rPr>
                <w:spacing w:val="-2"/>
                <w:sz w:val="18"/>
              </w:rPr>
              <w:t>0.015</w:t>
            </w:r>
          </w:p>
        </w:tc>
        <w:tc>
          <w:tcPr>
            <w:tcW w:w="1140" w:type="dxa"/>
          </w:tcPr>
          <w:p>
            <w:pPr>
              <w:pStyle w:val="11"/>
              <w:ind w:left="2" w:right="51"/>
              <w:rPr>
                <w:sz w:val="18"/>
              </w:rPr>
            </w:pPr>
            <w:r>
              <w:rPr>
                <w:spacing w:val="-2"/>
                <w:sz w:val="18"/>
              </w:rPr>
              <w:t>0.002</w:t>
            </w:r>
          </w:p>
        </w:tc>
        <w:tc>
          <w:tcPr>
            <w:tcW w:w="873" w:type="dxa"/>
          </w:tcPr>
          <w:p>
            <w:pPr>
              <w:pStyle w:val="11"/>
              <w:ind w:right="54"/>
              <w:jc w:val="right"/>
              <w:rPr>
                <w:sz w:val="18"/>
              </w:rPr>
            </w:pPr>
            <w:r>
              <w:rPr>
                <w:spacing w:val="-2"/>
                <w:sz w:val="18"/>
              </w:rPr>
              <w:t>0.104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4" w:type="dxa"/>
          </w:tcPr>
          <w:p>
            <w:pPr>
              <w:pStyle w:val="11"/>
              <w:spacing w:before="54"/>
              <w:ind w:right="10"/>
              <w:rPr>
                <w:sz w:val="18"/>
              </w:rPr>
            </w:pPr>
            <w:r>
              <w:rPr>
                <w:spacing w:val="-4"/>
                <w:sz w:val="18"/>
              </w:rPr>
              <w:t>Both</w:t>
            </w:r>
          </w:p>
        </w:tc>
        <w:tc>
          <w:tcPr>
            <w:tcW w:w="718" w:type="dxa"/>
          </w:tcPr>
          <w:p>
            <w:pPr>
              <w:pStyle w:val="11"/>
              <w:spacing w:before="54"/>
              <w:ind w:right="1"/>
              <w:rPr>
                <w:sz w:val="18"/>
              </w:rPr>
            </w:pPr>
            <w:r>
              <w:rPr>
                <w:spacing w:val="-5"/>
                <w:sz w:val="18"/>
              </w:rPr>
              <w:t>LO1</w:t>
            </w:r>
          </w:p>
        </w:tc>
        <w:tc>
          <w:tcPr>
            <w:tcW w:w="1107" w:type="dxa"/>
          </w:tcPr>
          <w:p>
            <w:pPr>
              <w:pStyle w:val="11"/>
              <w:spacing w:before="54"/>
              <w:ind w:left="26" w:right="5"/>
              <w:rPr>
                <w:sz w:val="18"/>
              </w:rPr>
            </w:pPr>
            <w:r>
              <w:rPr>
                <w:spacing w:val="-2"/>
                <w:sz w:val="18"/>
              </w:rPr>
              <w:t>Ripening</w:t>
            </w:r>
          </w:p>
        </w:tc>
        <w:tc>
          <w:tcPr>
            <w:tcW w:w="1727" w:type="dxa"/>
          </w:tcPr>
          <w:p>
            <w:pPr>
              <w:pStyle w:val="11"/>
              <w:spacing w:before="54"/>
              <w:ind w:left="3"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2" w:right="35"/>
              <w:rPr>
                <w:sz w:val="18"/>
              </w:rPr>
            </w:pPr>
            <w:r>
              <w:rPr>
                <w:spacing w:val="-2"/>
                <w:sz w:val="18"/>
              </w:rPr>
              <w:t>0.905</w:t>
            </w:r>
          </w:p>
        </w:tc>
        <w:tc>
          <w:tcPr>
            <w:tcW w:w="901" w:type="dxa"/>
          </w:tcPr>
          <w:p>
            <w:pPr>
              <w:pStyle w:val="11"/>
              <w:spacing w:before="54"/>
              <w:ind w:left="17" w:right="4"/>
              <w:rPr>
                <w:sz w:val="18"/>
              </w:rPr>
            </w:pPr>
            <w:r>
              <w:rPr>
                <w:spacing w:val="-2"/>
                <w:sz w:val="18"/>
              </w:rPr>
              <w:t>0.103</w:t>
            </w:r>
          </w:p>
        </w:tc>
        <w:tc>
          <w:tcPr>
            <w:tcW w:w="990" w:type="dxa"/>
          </w:tcPr>
          <w:p>
            <w:pPr>
              <w:pStyle w:val="11"/>
              <w:spacing w:before="54"/>
              <w:ind w:left="206"/>
              <w:jc w:val="left"/>
              <w:rPr>
                <w:sz w:val="18"/>
              </w:rPr>
            </w:pPr>
            <w:r>
              <w:rPr>
                <w:spacing w:val="-2"/>
                <w:sz w:val="18"/>
              </w:rPr>
              <w:t>0.936</w:t>
            </w:r>
          </w:p>
        </w:tc>
        <w:tc>
          <w:tcPr>
            <w:tcW w:w="1140" w:type="dxa"/>
          </w:tcPr>
          <w:p>
            <w:pPr>
              <w:pStyle w:val="11"/>
              <w:spacing w:before="54"/>
              <w:ind w:left="2" w:right="51"/>
              <w:rPr>
                <w:sz w:val="18"/>
              </w:rPr>
            </w:pPr>
            <w:r>
              <w:rPr>
                <w:spacing w:val="-2"/>
                <w:sz w:val="18"/>
              </w:rPr>
              <w:t>0.584</w:t>
            </w:r>
          </w:p>
        </w:tc>
        <w:tc>
          <w:tcPr>
            <w:tcW w:w="873" w:type="dxa"/>
          </w:tcPr>
          <w:p>
            <w:pPr>
              <w:pStyle w:val="11"/>
              <w:spacing w:before="54"/>
              <w:ind w:right="54"/>
              <w:jc w:val="right"/>
              <w:rPr>
                <w:sz w:val="18"/>
              </w:rPr>
            </w:pPr>
            <w:r>
              <w:rPr>
                <w:spacing w:val="-2"/>
                <w:sz w:val="18"/>
              </w:rPr>
              <w:t>0.991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LO1</w:t>
            </w:r>
          </w:p>
        </w:tc>
        <w:tc>
          <w:tcPr>
            <w:tcW w:w="1107" w:type="dxa"/>
          </w:tcPr>
          <w:p>
            <w:pPr>
              <w:pStyle w:val="11"/>
              <w:ind w:left="26" w:right="5"/>
              <w:rPr>
                <w:sz w:val="18"/>
              </w:rPr>
            </w:pPr>
            <w:r>
              <w:rPr>
                <w:spacing w:val="-2"/>
                <w:sz w:val="18"/>
              </w:rPr>
              <w:t>Ripening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0.088</w:t>
            </w:r>
          </w:p>
        </w:tc>
        <w:tc>
          <w:tcPr>
            <w:tcW w:w="901" w:type="dxa"/>
          </w:tcPr>
          <w:p>
            <w:pPr>
              <w:pStyle w:val="11"/>
              <w:ind w:left="17" w:right="3"/>
              <w:rPr>
                <w:sz w:val="18"/>
              </w:rPr>
            </w:pPr>
            <w:r>
              <w:rPr>
                <w:spacing w:val="-5"/>
                <w:sz w:val="18"/>
              </w:rPr>
              <w:t>0.1</w:t>
            </w:r>
          </w:p>
        </w:tc>
        <w:tc>
          <w:tcPr>
            <w:tcW w:w="990" w:type="dxa"/>
          </w:tcPr>
          <w:p>
            <w:pPr>
              <w:pStyle w:val="11"/>
              <w:ind w:left="206"/>
              <w:jc w:val="left"/>
              <w:rPr>
                <w:sz w:val="18"/>
              </w:rPr>
            </w:pPr>
            <w:r>
              <w:rPr>
                <w:spacing w:val="-2"/>
                <w:sz w:val="18"/>
              </w:rPr>
              <w:t>0.057</w:t>
            </w:r>
          </w:p>
        </w:tc>
        <w:tc>
          <w:tcPr>
            <w:tcW w:w="1140" w:type="dxa"/>
          </w:tcPr>
          <w:p>
            <w:pPr>
              <w:pStyle w:val="11"/>
              <w:ind w:left="2" w:right="51"/>
              <w:rPr>
                <w:sz w:val="18"/>
              </w:rPr>
            </w:pPr>
            <w:r>
              <w:rPr>
                <w:spacing w:val="-2"/>
                <w:sz w:val="18"/>
              </w:rPr>
              <w:t>0.005</w:t>
            </w:r>
          </w:p>
        </w:tc>
        <w:tc>
          <w:tcPr>
            <w:tcW w:w="873" w:type="dxa"/>
          </w:tcPr>
          <w:p>
            <w:pPr>
              <w:pStyle w:val="11"/>
              <w:ind w:right="54"/>
              <w:jc w:val="right"/>
              <w:rPr>
                <w:sz w:val="18"/>
              </w:rPr>
            </w:pPr>
            <w:r>
              <w:rPr>
                <w:spacing w:val="-2"/>
                <w:sz w:val="18"/>
              </w:rPr>
              <w:t>0.399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LO1</w:t>
            </w:r>
          </w:p>
        </w:tc>
        <w:tc>
          <w:tcPr>
            <w:tcW w:w="1107" w:type="dxa"/>
          </w:tcPr>
          <w:p>
            <w:pPr>
              <w:pStyle w:val="11"/>
              <w:ind w:left="26" w:right="5"/>
              <w:rPr>
                <w:sz w:val="18"/>
              </w:rPr>
            </w:pPr>
            <w:r>
              <w:rPr>
                <w:spacing w:val="-2"/>
                <w:sz w:val="18"/>
              </w:rPr>
              <w:t>Ripening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0.007</w:t>
            </w:r>
          </w:p>
        </w:tc>
        <w:tc>
          <w:tcPr>
            <w:tcW w:w="901" w:type="dxa"/>
          </w:tcPr>
          <w:p>
            <w:pPr>
              <w:pStyle w:val="11"/>
              <w:ind w:left="17" w:right="4"/>
              <w:rPr>
                <w:sz w:val="18"/>
              </w:rPr>
            </w:pPr>
            <w:r>
              <w:rPr>
                <w:spacing w:val="-2"/>
                <w:sz w:val="18"/>
              </w:rPr>
              <w:t>0.011</w:t>
            </w:r>
          </w:p>
        </w:tc>
        <w:tc>
          <w:tcPr>
            <w:tcW w:w="990" w:type="dxa"/>
          </w:tcPr>
          <w:p>
            <w:pPr>
              <w:pStyle w:val="11"/>
              <w:ind w:left="206"/>
              <w:jc w:val="left"/>
              <w:rPr>
                <w:sz w:val="18"/>
              </w:rPr>
            </w:pPr>
            <w:r>
              <w:rPr>
                <w:spacing w:val="-2"/>
                <w:sz w:val="18"/>
              </w:rPr>
              <w:t>0.004</w:t>
            </w:r>
          </w:p>
        </w:tc>
        <w:tc>
          <w:tcPr>
            <w:tcW w:w="1140" w:type="dxa"/>
          </w:tcPr>
          <w:p>
            <w:pPr>
              <w:pStyle w:val="11"/>
              <w:ind w:left="3" w:right="51"/>
              <w:rPr>
                <w:sz w:val="18"/>
              </w:rPr>
            </w:pPr>
            <w:r>
              <w:rPr>
                <w:spacing w:val="-10"/>
                <w:sz w:val="18"/>
              </w:rPr>
              <w:t>0</w:t>
            </w:r>
          </w:p>
        </w:tc>
        <w:tc>
          <w:tcPr>
            <w:tcW w:w="873" w:type="dxa"/>
          </w:tcPr>
          <w:p>
            <w:pPr>
              <w:pStyle w:val="11"/>
              <w:ind w:right="54"/>
              <w:jc w:val="right"/>
              <w:rPr>
                <w:sz w:val="18"/>
              </w:rPr>
            </w:pPr>
            <w:r>
              <w:rPr>
                <w:spacing w:val="-2"/>
                <w:sz w:val="18"/>
              </w:rPr>
              <w:t>0.037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2"/>
              <w:rPr>
                <w:sz w:val="18"/>
              </w:rPr>
            </w:pPr>
            <w:r>
              <w:rPr>
                <w:spacing w:val="-2"/>
                <w:sz w:val="18"/>
              </w:rPr>
              <w:t>Tillering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0.295</w:t>
            </w:r>
          </w:p>
        </w:tc>
        <w:tc>
          <w:tcPr>
            <w:tcW w:w="901" w:type="dxa"/>
          </w:tcPr>
          <w:p>
            <w:pPr>
              <w:pStyle w:val="11"/>
              <w:ind w:left="17" w:right="4"/>
              <w:rPr>
                <w:sz w:val="18"/>
              </w:rPr>
            </w:pPr>
            <w:r>
              <w:rPr>
                <w:spacing w:val="-2"/>
                <w:sz w:val="18"/>
              </w:rPr>
              <w:t>0.143</w:t>
            </w:r>
          </w:p>
        </w:tc>
        <w:tc>
          <w:tcPr>
            <w:tcW w:w="990" w:type="dxa"/>
          </w:tcPr>
          <w:p>
            <w:pPr>
              <w:pStyle w:val="11"/>
              <w:ind w:left="206"/>
              <w:jc w:val="left"/>
              <w:rPr>
                <w:sz w:val="18"/>
              </w:rPr>
            </w:pPr>
            <w:r>
              <w:rPr>
                <w:spacing w:val="-2"/>
                <w:sz w:val="18"/>
              </w:rPr>
              <w:t>0.288</w:t>
            </w:r>
          </w:p>
        </w:tc>
        <w:tc>
          <w:tcPr>
            <w:tcW w:w="1140" w:type="dxa"/>
          </w:tcPr>
          <w:p>
            <w:pPr>
              <w:pStyle w:val="11"/>
              <w:ind w:left="2" w:right="51"/>
              <w:rPr>
                <w:sz w:val="18"/>
              </w:rPr>
            </w:pPr>
            <w:r>
              <w:rPr>
                <w:spacing w:val="-2"/>
                <w:sz w:val="18"/>
              </w:rPr>
              <w:t>0.058</w:t>
            </w:r>
          </w:p>
        </w:tc>
        <w:tc>
          <w:tcPr>
            <w:tcW w:w="873" w:type="dxa"/>
          </w:tcPr>
          <w:p>
            <w:pPr>
              <w:pStyle w:val="11"/>
              <w:ind w:right="54"/>
              <w:jc w:val="right"/>
              <w:rPr>
                <w:sz w:val="18"/>
              </w:rPr>
            </w:pPr>
            <w:r>
              <w:rPr>
                <w:spacing w:val="-2"/>
                <w:sz w:val="18"/>
              </w:rPr>
              <w:t>0.606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2"/>
              <w:rPr>
                <w:sz w:val="18"/>
              </w:rPr>
            </w:pPr>
            <w:r>
              <w:rPr>
                <w:spacing w:val="-2"/>
                <w:sz w:val="18"/>
              </w:rPr>
              <w:t>Tillering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0.139</w:t>
            </w:r>
          </w:p>
        </w:tc>
        <w:tc>
          <w:tcPr>
            <w:tcW w:w="901" w:type="dxa"/>
          </w:tcPr>
          <w:p>
            <w:pPr>
              <w:pStyle w:val="11"/>
              <w:ind w:left="17" w:right="6"/>
              <w:rPr>
                <w:sz w:val="18"/>
              </w:rPr>
            </w:pPr>
            <w:r>
              <w:rPr>
                <w:spacing w:val="-4"/>
                <w:sz w:val="18"/>
              </w:rPr>
              <w:t>0.13</w:t>
            </w:r>
          </w:p>
        </w:tc>
        <w:tc>
          <w:tcPr>
            <w:tcW w:w="990" w:type="dxa"/>
          </w:tcPr>
          <w:p>
            <w:pPr>
              <w:pStyle w:val="11"/>
              <w:ind w:left="206"/>
              <w:jc w:val="left"/>
              <w:rPr>
                <w:sz w:val="18"/>
              </w:rPr>
            </w:pPr>
            <w:r>
              <w:rPr>
                <w:spacing w:val="-2"/>
                <w:sz w:val="18"/>
              </w:rPr>
              <w:t>0.097</w:t>
            </w:r>
          </w:p>
        </w:tc>
        <w:tc>
          <w:tcPr>
            <w:tcW w:w="1140" w:type="dxa"/>
          </w:tcPr>
          <w:p>
            <w:pPr>
              <w:pStyle w:val="11"/>
              <w:ind w:left="2" w:right="51"/>
              <w:rPr>
                <w:sz w:val="18"/>
              </w:rPr>
            </w:pPr>
            <w:r>
              <w:rPr>
                <w:spacing w:val="-2"/>
                <w:sz w:val="18"/>
              </w:rPr>
              <w:t>0.007</w:t>
            </w:r>
          </w:p>
        </w:tc>
        <w:tc>
          <w:tcPr>
            <w:tcW w:w="873" w:type="dxa"/>
          </w:tcPr>
          <w:p>
            <w:pPr>
              <w:pStyle w:val="11"/>
              <w:ind w:right="54"/>
              <w:jc w:val="right"/>
              <w:rPr>
                <w:sz w:val="18"/>
              </w:rPr>
            </w:pPr>
            <w:r>
              <w:rPr>
                <w:spacing w:val="-2"/>
                <w:sz w:val="18"/>
              </w:rPr>
              <w:t>0.489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2"/>
              <w:rPr>
                <w:sz w:val="18"/>
              </w:rPr>
            </w:pPr>
            <w:r>
              <w:rPr>
                <w:spacing w:val="-2"/>
                <w:sz w:val="18"/>
              </w:rPr>
              <w:t>Tillering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0.565</w:t>
            </w:r>
          </w:p>
        </w:tc>
        <w:tc>
          <w:tcPr>
            <w:tcW w:w="901" w:type="dxa"/>
          </w:tcPr>
          <w:p>
            <w:pPr>
              <w:pStyle w:val="11"/>
              <w:ind w:left="17" w:right="4"/>
              <w:rPr>
                <w:sz w:val="18"/>
              </w:rPr>
            </w:pPr>
            <w:r>
              <w:rPr>
                <w:spacing w:val="-2"/>
                <w:sz w:val="18"/>
              </w:rPr>
              <w:t>0.187</w:t>
            </w:r>
          </w:p>
        </w:tc>
        <w:tc>
          <w:tcPr>
            <w:tcW w:w="990" w:type="dxa"/>
          </w:tcPr>
          <w:p>
            <w:pPr>
              <w:pStyle w:val="11"/>
              <w:ind w:left="206"/>
              <w:jc w:val="left"/>
              <w:rPr>
                <w:sz w:val="18"/>
              </w:rPr>
            </w:pPr>
            <w:r>
              <w:rPr>
                <w:spacing w:val="-2"/>
                <w:sz w:val="18"/>
              </w:rPr>
              <w:t>0.567</w:t>
            </w:r>
          </w:p>
        </w:tc>
        <w:tc>
          <w:tcPr>
            <w:tcW w:w="1140" w:type="dxa"/>
          </w:tcPr>
          <w:p>
            <w:pPr>
              <w:pStyle w:val="11"/>
              <w:ind w:left="2" w:right="51"/>
              <w:rPr>
                <w:sz w:val="18"/>
              </w:rPr>
            </w:pPr>
            <w:r>
              <w:rPr>
                <w:spacing w:val="-2"/>
                <w:sz w:val="18"/>
              </w:rPr>
              <w:t>0.184</w:t>
            </w:r>
          </w:p>
        </w:tc>
        <w:tc>
          <w:tcPr>
            <w:tcW w:w="873" w:type="dxa"/>
          </w:tcPr>
          <w:p>
            <w:pPr>
              <w:pStyle w:val="11"/>
              <w:ind w:right="54"/>
              <w:jc w:val="right"/>
              <w:rPr>
                <w:sz w:val="18"/>
              </w:rPr>
            </w:pPr>
            <w:r>
              <w:rPr>
                <w:spacing w:val="-2"/>
                <w:sz w:val="18"/>
              </w:rPr>
              <w:t>0.896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2"/>
              <w:rPr>
                <w:sz w:val="18"/>
              </w:rPr>
            </w:pPr>
            <w:r>
              <w:rPr>
                <w:spacing w:val="-2"/>
                <w:sz w:val="18"/>
              </w:rPr>
              <w:t>Flowering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0.877</w:t>
            </w:r>
          </w:p>
        </w:tc>
        <w:tc>
          <w:tcPr>
            <w:tcW w:w="901" w:type="dxa"/>
          </w:tcPr>
          <w:p>
            <w:pPr>
              <w:pStyle w:val="11"/>
              <w:ind w:left="17" w:right="4"/>
              <w:rPr>
                <w:sz w:val="18"/>
              </w:rPr>
            </w:pPr>
            <w:r>
              <w:rPr>
                <w:spacing w:val="-2"/>
                <w:sz w:val="18"/>
              </w:rPr>
              <w:t>0.096</w:t>
            </w:r>
          </w:p>
        </w:tc>
        <w:tc>
          <w:tcPr>
            <w:tcW w:w="990" w:type="dxa"/>
          </w:tcPr>
          <w:p>
            <w:pPr>
              <w:pStyle w:val="11"/>
              <w:ind w:left="206"/>
              <w:jc w:val="left"/>
              <w:rPr>
                <w:sz w:val="18"/>
              </w:rPr>
            </w:pPr>
            <w:r>
              <w:rPr>
                <w:spacing w:val="-2"/>
                <w:sz w:val="18"/>
              </w:rPr>
              <w:t>0.906</w:t>
            </w:r>
          </w:p>
        </w:tc>
        <w:tc>
          <w:tcPr>
            <w:tcW w:w="1140" w:type="dxa"/>
          </w:tcPr>
          <w:p>
            <w:pPr>
              <w:pStyle w:val="11"/>
              <w:ind w:left="2" w:right="51"/>
              <w:rPr>
                <w:sz w:val="18"/>
              </w:rPr>
            </w:pPr>
            <w:r>
              <w:rPr>
                <w:spacing w:val="-2"/>
                <w:sz w:val="18"/>
              </w:rPr>
              <w:t>0.611</w:t>
            </w:r>
          </w:p>
        </w:tc>
        <w:tc>
          <w:tcPr>
            <w:tcW w:w="873" w:type="dxa"/>
          </w:tcPr>
          <w:p>
            <w:pPr>
              <w:pStyle w:val="11"/>
              <w:ind w:right="54"/>
              <w:jc w:val="right"/>
              <w:rPr>
                <w:sz w:val="18"/>
              </w:rPr>
            </w:pPr>
            <w:r>
              <w:rPr>
                <w:spacing w:val="-2"/>
                <w:sz w:val="18"/>
              </w:rPr>
              <w:t>0.982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2"/>
              <w:rPr>
                <w:sz w:val="18"/>
              </w:rPr>
            </w:pPr>
            <w:r>
              <w:rPr>
                <w:spacing w:val="-2"/>
                <w:sz w:val="18"/>
              </w:rPr>
              <w:t>Flowering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0.082</w:t>
            </w:r>
          </w:p>
        </w:tc>
        <w:tc>
          <w:tcPr>
            <w:tcW w:w="901" w:type="dxa"/>
          </w:tcPr>
          <w:p>
            <w:pPr>
              <w:pStyle w:val="11"/>
              <w:ind w:left="17" w:right="4"/>
              <w:rPr>
                <w:sz w:val="18"/>
              </w:rPr>
            </w:pPr>
            <w:r>
              <w:rPr>
                <w:spacing w:val="-2"/>
                <w:sz w:val="18"/>
              </w:rPr>
              <w:t>0.083</w:t>
            </w:r>
          </w:p>
        </w:tc>
        <w:tc>
          <w:tcPr>
            <w:tcW w:w="990" w:type="dxa"/>
          </w:tcPr>
          <w:p>
            <w:pPr>
              <w:pStyle w:val="11"/>
              <w:ind w:left="206"/>
              <w:jc w:val="left"/>
              <w:rPr>
                <w:sz w:val="18"/>
              </w:rPr>
            </w:pPr>
            <w:r>
              <w:rPr>
                <w:spacing w:val="-2"/>
                <w:sz w:val="18"/>
              </w:rPr>
              <w:t>0.055</w:t>
            </w:r>
          </w:p>
        </w:tc>
        <w:tc>
          <w:tcPr>
            <w:tcW w:w="1140" w:type="dxa"/>
          </w:tcPr>
          <w:p>
            <w:pPr>
              <w:pStyle w:val="11"/>
              <w:ind w:left="2" w:right="51"/>
              <w:rPr>
                <w:sz w:val="18"/>
              </w:rPr>
            </w:pPr>
            <w:r>
              <w:rPr>
                <w:spacing w:val="-2"/>
                <w:sz w:val="18"/>
              </w:rPr>
              <w:t>0.005</w:t>
            </w:r>
          </w:p>
        </w:tc>
        <w:tc>
          <w:tcPr>
            <w:tcW w:w="873" w:type="dxa"/>
          </w:tcPr>
          <w:p>
            <w:pPr>
              <w:pStyle w:val="11"/>
              <w:ind w:right="106"/>
              <w:jc w:val="right"/>
              <w:rPr>
                <w:sz w:val="18"/>
              </w:rPr>
            </w:pPr>
            <w:r>
              <w:rPr>
                <w:spacing w:val="-4"/>
                <w:sz w:val="18"/>
              </w:rPr>
              <w:t>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2"/>
              <w:rPr>
                <w:sz w:val="18"/>
              </w:rPr>
            </w:pPr>
            <w:r>
              <w:rPr>
                <w:spacing w:val="-2"/>
                <w:sz w:val="18"/>
              </w:rPr>
              <w:t>Flowering</w:t>
            </w:r>
          </w:p>
        </w:tc>
        <w:tc>
          <w:tcPr>
            <w:tcW w:w="1727" w:type="dxa"/>
          </w:tcPr>
          <w:p>
            <w:pPr>
              <w:pStyle w:val="11"/>
              <w:ind w:left="1" w:right="58"/>
              <w:rPr>
                <w:sz w:val="18"/>
              </w:rPr>
            </w:pPr>
            <w:r>
              <w:rPr>
                <w:spacing w:val="-2"/>
                <w:sz w:val="18"/>
              </w:rPr>
              <w:t>Detritivore</w:t>
            </w:r>
          </w:p>
        </w:tc>
        <w:tc>
          <w:tcPr>
            <w:tcW w:w="888" w:type="dxa"/>
          </w:tcPr>
          <w:p>
            <w:pPr>
              <w:pStyle w:val="11"/>
              <w:ind w:right="35"/>
              <w:rPr>
                <w:sz w:val="18"/>
              </w:rPr>
            </w:pPr>
            <w:r>
              <w:rPr>
                <w:spacing w:val="-4"/>
                <w:sz w:val="18"/>
              </w:rPr>
              <w:t>0.04</w:t>
            </w:r>
          </w:p>
        </w:tc>
        <w:tc>
          <w:tcPr>
            <w:tcW w:w="901" w:type="dxa"/>
          </w:tcPr>
          <w:p>
            <w:pPr>
              <w:pStyle w:val="11"/>
              <w:ind w:left="17" w:right="4"/>
              <w:rPr>
                <w:sz w:val="18"/>
              </w:rPr>
            </w:pPr>
            <w:r>
              <w:rPr>
                <w:spacing w:val="-2"/>
                <w:sz w:val="18"/>
              </w:rPr>
              <w:t>0.045</w:t>
            </w:r>
          </w:p>
        </w:tc>
        <w:tc>
          <w:tcPr>
            <w:tcW w:w="990" w:type="dxa"/>
          </w:tcPr>
          <w:p>
            <w:pPr>
              <w:pStyle w:val="11"/>
              <w:ind w:left="206"/>
              <w:jc w:val="left"/>
              <w:rPr>
                <w:sz w:val="18"/>
              </w:rPr>
            </w:pPr>
            <w:r>
              <w:rPr>
                <w:spacing w:val="-2"/>
                <w:sz w:val="18"/>
              </w:rPr>
              <w:t>0.026</w:t>
            </w:r>
          </w:p>
        </w:tc>
        <w:tc>
          <w:tcPr>
            <w:tcW w:w="1140" w:type="dxa"/>
          </w:tcPr>
          <w:p>
            <w:pPr>
              <w:pStyle w:val="11"/>
              <w:ind w:left="2" w:right="51"/>
              <w:rPr>
                <w:sz w:val="18"/>
              </w:rPr>
            </w:pPr>
            <w:r>
              <w:rPr>
                <w:spacing w:val="-2"/>
                <w:sz w:val="18"/>
              </w:rPr>
              <w:t>0.004</w:t>
            </w:r>
          </w:p>
        </w:tc>
        <w:tc>
          <w:tcPr>
            <w:tcW w:w="873" w:type="dxa"/>
          </w:tcPr>
          <w:p>
            <w:pPr>
              <w:pStyle w:val="11"/>
              <w:ind w:right="54"/>
              <w:jc w:val="right"/>
              <w:rPr>
                <w:sz w:val="18"/>
              </w:rPr>
            </w:pPr>
            <w:r>
              <w:rPr>
                <w:spacing w:val="-2"/>
                <w:sz w:val="18"/>
              </w:rPr>
              <w:t>0.169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5"/>
              <w:rPr>
                <w:sz w:val="18"/>
              </w:rPr>
            </w:pPr>
            <w:r>
              <w:rPr>
                <w:spacing w:val="-2"/>
                <w:sz w:val="18"/>
              </w:rPr>
              <w:t>Ripening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0.949</w:t>
            </w:r>
          </w:p>
        </w:tc>
        <w:tc>
          <w:tcPr>
            <w:tcW w:w="901" w:type="dxa"/>
          </w:tcPr>
          <w:p>
            <w:pPr>
              <w:pStyle w:val="11"/>
              <w:ind w:left="17" w:right="4"/>
              <w:rPr>
                <w:sz w:val="18"/>
              </w:rPr>
            </w:pPr>
            <w:r>
              <w:rPr>
                <w:spacing w:val="-2"/>
                <w:sz w:val="18"/>
              </w:rPr>
              <w:t>0.047</w:t>
            </w:r>
          </w:p>
        </w:tc>
        <w:tc>
          <w:tcPr>
            <w:tcW w:w="990" w:type="dxa"/>
          </w:tcPr>
          <w:p>
            <w:pPr>
              <w:pStyle w:val="11"/>
              <w:ind w:left="206"/>
              <w:jc w:val="left"/>
              <w:rPr>
                <w:sz w:val="18"/>
              </w:rPr>
            </w:pPr>
            <w:r>
              <w:rPr>
                <w:spacing w:val="-2"/>
                <w:sz w:val="18"/>
              </w:rPr>
              <w:t>0.964</w:t>
            </w:r>
          </w:p>
        </w:tc>
        <w:tc>
          <w:tcPr>
            <w:tcW w:w="1140" w:type="dxa"/>
          </w:tcPr>
          <w:p>
            <w:pPr>
              <w:pStyle w:val="11"/>
              <w:ind w:left="2" w:right="51"/>
              <w:rPr>
                <w:sz w:val="18"/>
              </w:rPr>
            </w:pPr>
            <w:r>
              <w:rPr>
                <w:spacing w:val="-2"/>
                <w:sz w:val="18"/>
              </w:rPr>
              <w:t>0.817</w:t>
            </w:r>
          </w:p>
        </w:tc>
        <w:tc>
          <w:tcPr>
            <w:tcW w:w="873" w:type="dxa"/>
          </w:tcPr>
          <w:p>
            <w:pPr>
              <w:pStyle w:val="11"/>
              <w:ind w:right="54"/>
              <w:jc w:val="right"/>
              <w:rPr>
                <w:sz w:val="18"/>
              </w:rPr>
            </w:pPr>
            <w:r>
              <w:rPr>
                <w:spacing w:val="-2"/>
                <w:sz w:val="18"/>
              </w:rPr>
              <w:t>0.995</w:t>
            </w:r>
          </w:p>
        </w:tc>
      </w:tr>
      <w:tr>
        <w:tblPrEx>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4" w:type="dxa"/>
          </w:tcPr>
          <w:p>
            <w:pPr>
              <w:pStyle w:val="11"/>
              <w:spacing w:before="54"/>
              <w:ind w:right="10"/>
              <w:rPr>
                <w:sz w:val="18"/>
              </w:rPr>
            </w:pPr>
            <w:r>
              <w:rPr>
                <w:spacing w:val="-4"/>
                <w:sz w:val="18"/>
              </w:rPr>
              <w:t>Both</w:t>
            </w:r>
          </w:p>
        </w:tc>
        <w:tc>
          <w:tcPr>
            <w:tcW w:w="718" w:type="dxa"/>
          </w:tcPr>
          <w:p>
            <w:pPr>
              <w:pStyle w:val="11"/>
              <w:spacing w:before="54"/>
              <w:ind w:right="1"/>
              <w:rPr>
                <w:sz w:val="18"/>
              </w:rPr>
            </w:pPr>
            <w:r>
              <w:rPr>
                <w:spacing w:val="-5"/>
                <w:sz w:val="18"/>
              </w:rPr>
              <w:t>LO2</w:t>
            </w:r>
          </w:p>
        </w:tc>
        <w:tc>
          <w:tcPr>
            <w:tcW w:w="1107" w:type="dxa"/>
          </w:tcPr>
          <w:p>
            <w:pPr>
              <w:pStyle w:val="11"/>
              <w:spacing w:before="54"/>
              <w:ind w:left="26" w:right="5"/>
              <w:rPr>
                <w:sz w:val="18"/>
              </w:rPr>
            </w:pPr>
            <w:r>
              <w:rPr>
                <w:spacing w:val="-2"/>
                <w:sz w:val="18"/>
              </w:rPr>
              <w:t>Ripening</w:t>
            </w:r>
          </w:p>
        </w:tc>
        <w:tc>
          <w:tcPr>
            <w:tcW w:w="1727" w:type="dxa"/>
          </w:tcPr>
          <w:p>
            <w:pPr>
              <w:pStyle w:val="11"/>
              <w:spacing w:before="54"/>
              <w:ind w:right="58"/>
              <w:rPr>
                <w:sz w:val="18"/>
              </w:rPr>
            </w:pPr>
            <w:r>
              <w:rPr>
                <w:sz w:val="18"/>
              </w:rPr>
              <w:t>Tourist</w:t>
            </w:r>
            <w:r>
              <w:rPr>
                <w:spacing w:val="8"/>
                <w:sz w:val="18"/>
              </w:rPr>
              <w:t xml:space="preserve"> </w:t>
            </w:r>
            <w:r>
              <w:rPr>
                <w:spacing w:val="-2"/>
                <w:sz w:val="18"/>
              </w:rPr>
              <w:t>herbivore</w:t>
            </w:r>
          </w:p>
        </w:tc>
        <w:tc>
          <w:tcPr>
            <w:tcW w:w="888" w:type="dxa"/>
          </w:tcPr>
          <w:p>
            <w:pPr>
              <w:pStyle w:val="11"/>
              <w:spacing w:before="54"/>
              <w:ind w:left="2" w:right="35"/>
              <w:rPr>
                <w:sz w:val="18"/>
              </w:rPr>
            </w:pPr>
            <w:r>
              <w:rPr>
                <w:spacing w:val="-2"/>
                <w:sz w:val="18"/>
              </w:rPr>
              <w:t>0.039</w:t>
            </w:r>
          </w:p>
        </w:tc>
        <w:tc>
          <w:tcPr>
            <w:tcW w:w="901" w:type="dxa"/>
          </w:tcPr>
          <w:p>
            <w:pPr>
              <w:pStyle w:val="11"/>
              <w:spacing w:before="54"/>
              <w:ind w:left="17" w:right="4"/>
              <w:rPr>
                <w:sz w:val="18"/>
              </w:rPr>
            </w:pPr>
            <w:r>
              <w:rPr>
                <w:spacing w:val="-2"/>
                <w:sz w:val="18"/>
              </w:rPr>
              <w:t>0.042</w:t>
            </w:r>
          </w:p>
        </w:tc>
        <w:tc>
          <w:tcPr>
            <w:tcW w:w="990" w:type="dxa"/>
          </w:tcPr>
          <w:p>
            <w:pPr>
              <w:pStyle w:val="11"/>
              <w:spacing w:before="54"/>
              <w:ind w:left="206"/>
              <w:jc w:val="left"/>
              <w:rPr>
                <w:sz w:val="18"/>
              </w:rPr>
            </w:pPr>
            <w:r>
              <w:rPr>
                <w:spacing w:val="-2"/>
                <w:sz w:val="18"/>
              </w:rPr>
              <w:t>0.025</w:t>
            </w:r>
          </w:p>
        </w:tc>
        <w:tc>
          <w:tcPr>
            <w:tcW w:w="1140" w:type="dxa"/>
          </w:tcPr>
          <w:p>
            <w:pPr>
              <w:pStyle w:val="11"/>
              <w:spacing w:before="54"/>
              <w:ind w:left="2" w:right="51"/>
              <w:rPr>
                <w:sz w:val="18"/>
              </w:rPr>
            </w:pPr>
            <w:r>
              <w:rPr>
                <w:spacing w:val="-2"/>
                <w:sz w:val="18"/>
              </w:rPr>
              <w:t>0.002</w:t>
            </w:r>
          </w:p>
        </w:tc>
        <w:tc>
          <w:tcPr>
            <w:tcW w:w="873" w:type="dxa"/>
          </w:tcPr>
          <w:p>
            <w:pPr>
              <w:pStyle w:val="11"/>
              <w:spacing w:before="54"/>
              <w:ind w:right="54"/>
              <w:jc w:val="right"/>
              <w:rPr>
                <w:sz w:val="18"/>
              </w:rPr>
            </w:pPr>
            <w:r>
              <w:rPr>
                <w:spacing w:val="-2"/>
                <w:sz w:val="18"/>
              </w:rPr>
              <w:t>0.159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LO2</w:t>
            </w:r>
          </w:p>
        </w:tc>
        <w:tc>
          <w:tcPr>
            <w:tcW w:w="1107" w:type="dxa"/>
          </w:tcPr>
          <w:p>
            <w:pPr>
              <w:pStyle w:val="11"/>
              <w:ind w:left="26" w:right="5"/>
              <w:rPr>
                <w:sz w:val="18"/>
              </w:rPr>
            </w:pPr>
            <w:r>
              <w:rPr>
                <w:spacing w:val="-2"/>
                <w:sz w:val="18"/>
              </w:rPr>
              <w:t>Ripening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0.012</w:t>
            </w:r>
          </w:p>
        </w:tc>
        <w:tc>
          <w:tcPr>
            <w:tcW w:w="901" w:type="dxa"/>
          </w:tcPr>
          <w:p>
            <w:pPr>
              <w:pStyle w:val="11"/>
              <w:ind w:left="17" w:right="4"/>
              <w:rPr>
                <w:sz w:val="18"/>
              </w:rPr>
            </w:pPr>
            <w:r>
              <w:rPr>
                <w:spacing w:val="-2"/>
                <w:sz w:val="18"/>
              </w:rPr>
              <w:t>0.017</w:t>
            </w:r>
          </w:p>
        </w:tc>
        <w:tc>
          <w:tcPr>
            <w:tcW w:w="990" w:type="dxa"/>
          </w:tcPr>
          <w:p>
            <w:pPr>
              <w:pStyle w:val="11"/>
              <w:ind w:left="206"/>
              <w:jc w:val="left"/>
              <w:rPr>
                <w:sz w:val="18"/>
              </w:rPr>
            </w:pPr>
            <w:r>
              <w:rPr>
                <w:spacing w:val="-2"/>
                <w:sz w:val="18"/>
              </w:rPr>
              <w:t>0.006</w:t>
            </w:r>
          </w:p>
        </w:tc>
        <w:tc>
          <w:tcPr>
            <w:tcW w:w="1140" w:type="dxa"/>
          </w:tcPr>
          <w:p>
            <w:pPr>
              <w:pStyle w:val="11"/>
              <w:ind w:left="3" w:right="51"/>
              <w:rPr>
                <w:sz w:val="18"/>
              </w:rPr>
            </w:pPr>
            <w:r>
              <w:rPr>
                <w:spacing w:val="-10"/>
                <w:sz w:val="18"/>
              </w:rPr>
              <w:t>0</w:t>
            </w:r>
          </w:p>
        </w:tc>
        <w:tc>
          <w:tcPr>
            <w:tcW w:w="873" w:type="dxa"/>
          </w:tcPr>
          <w:p>
            <w:pPr>
              <w:pStyle w:val="11"/>
              <w:ind w:right="54"/>
              <w:jc w:val="right"/>
              <w:rPr>
                <w:sz w:val="18"/>
              </w:rPr>
            </w:pPr>
            <w:r>
              <w:rPr>
                <w:spacing w:val="-2"/>
                <w:sz w:val="18"/>
              </w:rPr>
              <w:t>0.058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LO3</w:t>
            </w:r>
          </w:p>
        </w:tc>
        <w:tc>
          <w:tcPr>
            <w:tcW w:w="1107" w:type="dxa"/>
          </w:tcPr>
          <w:p>
            <w:pPr>
              <w:pStyle w:val="11"/>
              <w:ind w:left="26" w:right="2"/>
              <w:rPr>
                <w:sz w:val="18"/>
              </w:rPr>
            </w:pPr>
            <w:r>
              <w:rPr>
                <w:spacing w:val="-2"/>
                <w:sz w:val="18"/>
              </w:rPr>
              <w:t>Tillering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0.364</w:t>
            </w:r>
          </w:p>
        </w:tc>
        <w:tc>
          <w:tcPr>
            <w:tcW w:w="901" w:type="dxa"/>
          </w:tcPr>
          <w:p>
            <w:pPr>
              <w:pStyle w:val="11"/>
              <w:ind w:left="17" w:right="4"/>
              <w:rPr>
                <w:sz w:val="18"/>
              </w:rPr>
            </w:pPr>
            <w:r>
              <w:rPr>
                <w:spacing w:val="-2"/>
                <w:sz w:val="18"/>
              </w:rPr>
              <w:t>0.174</w:t>
            </w:r>
          </w:p>
        </w:tc>
        <w:tc>
          <w:tcPr>
            <w:tcW w:w="990" w:type="dxa"/>
          </w:tcPr>
          <w:p>
            <w:pPr>
              <w:pStyle w:val="11"/>
              <w:ind w:left="206"/>
              <w:jc w:val="left"/>
              <w:rPr>
                <w:sz w:val="18"/>
              </w:rPr>
            </w:pPr>
            <w:r>
              <w:rPr>
                <w:spacing w:val="-2"/>
                <w:sz w:val="18"/>
              </w:rPr>
              <w:t>0.365</w:t>
            </w:r>
          </w:p>
        </w:tc>
        <w:tc>
          <w:tcPr>
            <w:tcW w:w="1140" w:type="dxa"/>
          </w:tcPr>
          <w:p>
            <w:pPr>
              <w:pStyle w:val="11"/>
              <w:ind w:right="51"/>
              <w:rPr>
                <w:sz w:val="18"/>
              </w:rPr>
            </w:pPr>
            <w:r>
              <w:rPr>
                <w:spacing w:val="-4"/>
                <w:sz w:val="18"/>
              </w:rPr>
              <w:t>0.06</w:t>
            </w:r>
          </w:p>
        </w:tc>
        <w:tc>
          <w:tcPr>
            <w:tcW w:w="873" w:type="dxa"/>
          </w:tcPr>
          <w:p>
            <w:pPr>
              <w:pStyle w:val="11"/>
              <w:ind w:right="54"/>
              <w:jc w:val="right"/>
              <w:rPr>
                <w:sz w:val="18"/>
              </w:rPr>
            </w:pPr>
            <w:r>
              <w:rPr>
                <w:spacing w:val="-2"/>
                <w:sz w:val="18"/>
              </w:rPr>
              <w:t>0.706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LO3</w:t>
            </w:r>
          </w:p>
        </w:tc>
        <w:tc>
          <w:tcPr>
            <w:tcW w:w="1107" w:type="dxa"/>
          </w:tcPr>
          <w:p>
            <w:pPr>
              <w:pStyle w:val="11"/>
              <w:ind w:left="26" w:right="2"/>
              <w:rPr>
                <w:sz w:val="18"/>
              </w:rPr>
            </w:pPr>
            <w:r>
              <w:rPr>
                <w:spacing w:val="-2"/>
                <w:sz w:val="18"/>
              </w:rPr>
              <w:t>Tillering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0.101</w:t>
            </w:r>
          </w:p>
        </w:tc>
        <w:tc>
          <w:tcPr>
            <w:tcW w:w="901" w:type="dxa"/>
          </w:tcPr>
          <w:p>
            <w:pPr>
              <w:pStyle w:val="11"/>
              <w:ind w:left="17" w:right="4"/>
              <w:rPr>
                <w:sz w:val="18"/>
              </w:rPr>
            </w:pPr>
            <w:r>
              <w:rPr>
                <w:spacing w:val="-2"/>
                <w:sz w:val="18"/>
              </w:rPr>
              <w:t>0.145</w:t>
            </w:r>
          </w:p>
        </w:tc>
        <w:tc>
          <w:tcPr>
            <w:tcW w:w="990" w:type="dxa"/>
          </w:tcPr>
          <w:p>
            <w:pPr>
              <w:pStyle w:val="11"/>
              <w:ind w:left="206"/>
              <w:jc w:val="left"/>
              <w:rPr>
                <w:sz w:val="18"/>
              </w:rPr>
            </w:pPr>
            <w:r>
              <w:rPr>
                <w:spacing w:val="-2"/>
                <w:sz w:val="18"/>
              </w:rPr>
              <w:t>0.046</w:t>
            </w:r>
          </w:p>
        </w:tc>
        <w:tc>
          <w:tcPr>
            <w:tcW w:w="1140" w:type="dxa"/>
          </w:tcPr>
          <w:p>
            <w:pPr>
              <w:pStyle w:val="11"/>
              <w:ind w:left="2" w:right="51"/>
              <w:rPr>
                <w:sz w:val="18"/>
              </w:rPr>
            </w:pPr>
            <w:r>
              <w:rPr>
                <w:spacing w:val="-2"/>
                <w:sz w:val="18"/>
              </w:rPr>
              <w:t>0.005</w:t>
            </w:r>
          </w:p>
        </w:tc>
        <w:tc>
          <w:tcPr>
            <w:tcW w:w="873" w:type="dxa"/>
          </w:tcPr>
          <w:p>
            <w:pPr>
              <w:pStyle w:val="11"/>
              <w:ind w:right="54"/>
              <w:jc w:val="right"/>
              <w:rPr>
                <w:sz w:val="18"/>
              </w:rPr>
            </w:pPr>
            <w:r>
              <w:rPr>
                <w:spacing w:val="-2"/>
                <w:sz w:val="18"/>
              </w:rPr>
              <w:t>0.568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LO3</w:t>
            </w:r>
          </w:p>
        </w:tc>
        <w:tc>
          <w:tcPr>
            <w:tcW w:w="1107" w:type="dxa"/>
          </w:tcPr>
          <w:p>
            <w:pPr>
              <w:pStyle w:val="11"/>
              <w:ind w:left="26" w:right="2"/>
              <w:rPr>
                <w:sz w:val="18"/>
              </w:rPr>
            </w:pPr>
            <w:r>
              <w:rPr>
                <w:spacing w:val="-2"/>
                <w:sz w:val="18"/>
              </w:rPr>
              <w:t>Tillering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0.536</w:t>
            </w:r>
          </w:p>
        </w:tc>
        <w:tc>
          <w:tcPr>
            <w:tcW w:w="901" w:type="dxa"/>
          </w:tcPr>
          <w:p>
            <w:pPr>
              <w:pStyle w:val="11"/>
              <w:ind w:left="17" w:right="4"/>
              <w:rPr>
                <w:sz w:val="18"/>
              </w:rPr>
            </w:pPr>
            <w:r>
              <w:rPr>
                <w:spacing w:val="-2"/>
                <w:sz w:val="18"/>
              </w:rPr>
              <w:t>0.198</w:t>
            </w:r>
          </w:p>
        </w:tc>
        <w:tc>
          <w:tcPr>
            <w:tcW w:w="990" w:type="dxa"/>
          </w:tcPr>
          <w:p>
            <w:pPr>
              <w:pStyle w:val="11"/>
              <w:ind w:left="206"/>
              <w:jc w:val="left"/>
              <w:rPr>
                <w:sz w:val="18"/>
              </w:rPr>
            </w:pPr>
            <w:r>
              <w:rPr>
                <w:spacing w:val="-2"/>
                <w:sz w:val="18"/>
              </w:rPr>
              <w:t>0.527</w:t>
            </w:r>
          </w:p>
        </w:tc>
        <w:tc>
          <w:tcPr>
            <w:tcW w:w="1140" w:type="dxa"/>
          </w:tcPr>
          <w:p>
            <w:pPr>
              <w:pStyle w:val="11"/>
              <w:ind w:left="2" w:right="51"/>
              <w:rPr>
                <w:sz w:val="18"/>
              </w:rPr>
            </w:pPr>
            <w:r>
              <w:rPr>
                <w:spacing w:val="-2"/>
                <w:sz w:val="18"/>
              </w:rPr>
              <w:t>0.143</w:t>
            </w:r>
          </w:p>
        </w:tc>
        <w:tc>
          <w:tcPr>
            <w:tcW w:w="873" w:type="dxa"/>
          </w:tcPr>
          <w:p>
            <w:pPr>
              <w:pStyle w:val="11"/>
              <w:ind w:right="54"/>
              <w:jc w:val="right"/>
              <w:rPr>
                <w:sz w:val="18"/>
              </w:rPr>
            </w:pPr>
            <w:r>
              <w:rPr>
                <w:spacing w:val="-2"/>
                <w:sz w:val="18"/>
              </w:rPr>
              <w:t>0.906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LO3</w:t>
            </w:r>
          </w:p>
        </w:tc>
        <w:tc>
          <w:tcPr>
            <w:tcW w:w="1107" w:type="dxa"/>
          </w:tcPr>
          <w:p>
            <w:pPr>
              <w:pStyle w:val="11"/>
              <w:ind w:left="26" w:right="5"/>
              <w:rPr>
                <w:sz w:val="18"/>
              </w:rPr>
            </w:pPr>
            <w:r>
              <w:rPr>
                <w:spacing w:val="-2"/>
                <w:sz w:val="18"/>
              </w:rPr>
              <w:t>Ripening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0.966</w:t>
            </w:r>
          </w:p>
        </w:tc>
        <w:tc>
          <w:tcPr>
            <w:tcW w:w="901" w:type="dxa"/>
          </w:tcPr>
          <w:p>
            <w:pPr>
              <w:pStyle w:val="11"/>
              <w:ind w:left="17" w:right="4"/>
              <w:rPr>
                <w:sz w:val="18"/>
              </w:rPr>
            </w:pPr>
            <w:r>
              <w:rPr>
                <w:spacing w:val="-2"/>
                <w:sz w:val="18"/>
              </w:rPr>
              <w:t>0.043</w:t>
            </w:r>
          </w:p>
        </w:tc>
        <w:tc>
          <w:tcPr>
            <w:tcW w:w="990" w:type="dxa"/>
          </w:tcPr>
          <w:p>
            <w:pPr>
              <w:pStyle w:val="11"/>
              <w:ind w:left="206"/>
              <w:jc w:val="left"/>
              <w:rPr>
                <w:sz w:val="18"/>
              </w:rPr>
            </w:pPr>
            <w:r>
              <w:rPr>
                <w:spacing w:val="-2"/>
                <w:sz w:val="18"/>
              </w:rPr>
              <w:t>0.981</w:t>
            </w:r>
          </w:p>
        </w:tc>
        <w:tc>
          <w:tcPr>
            <w:tcW w:w="1140" w:type="dxa"/>
          </w:tcPr>
          <w:p>
            <w:pPr>
              <w:pStyle w:val="11"/>
              <w:ind w:left="2" w:right="51"/>
              <w:rPr>
                <w:sz w:val="18"/>
              </w:rPr>
            </w:pPr>
            <w:r>
              <w:rPr>
                <w:spacing w:val="-2"/>
                <w:sz w:val="18"/>
              </w:rPr>
              <w:t>0.838</w:t>
            </w:r>
          </w:p>
        </w:tc>
        <w:tc>
          <w:tcPr>
            <w:tcW w:w="873" w:type="dxa"/>
          </w:tcPr>
          <w:p>
            <w:pPr>
              <w:pStyle w:val="11"/>
              <w:ind w:right="54"/>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LO3</w:t>
            </w:r>
          </w:p>
        </w:tc>
        <w:tc>
          <w:tcPr>
            <w:tcW w:w="1107" w:type="dxa"/>
          </w:tcPr>
          <w:p>
            <w:pPr>
              <w:pStyle w:val="11"/>
              <w:ind w:left="26" w:right="5"/>
              <w:rPr>
                <w:sz w:val="18"/>
              </w:rPr>
            </w:pPr>
            <w:r>
              <w:rPr>
                <w:spacing w:val="-2"/>
                <w:sz w:val="18"/>
              </w:rPr>
              <w:t>Ripening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0.025</w:t>
            </w:r>
          </w:p>
        </w:tc>
        <w:tc>
          <w:tcPr>
            <w:tcW w:w="901" w:type="dxa"/>
          </w:tcPr>
          <w:p>
            <w:pPr>
              <w:pStyle w:val="11"/>
              <w:ind w:left="17" w:right="6"/>
              <w:rPr>
                <w:sz w:val="18"/>
              </w:rPr>
            </w:pPr>
            <w:r>
              <w:rPr>
                <w:spacing w:val="-4"/>
                <w:sz w:val="18"/>
              </w:rPr>
              <w:t>0.04</w:t>
            </w:r>
          </w:p>
        </w:tc>
        <w:tc>
          <w:tcPr>
            <w:tcW w:w="990" w:type="dxa"/>
          </w:tcPr>
          <w:p>
            <w:pPr>
              <w:pStyle w:val="11"/>
              <w:ind w:left="206"/>
              <w:jc w:val="left"/>
              <w:rPr>
                <w:sz w:val="18"/>
              </w:rPr>
            </w:pPr>
            <w:r>
              <w:rPr>
                <w:spacing w:val="-2"/>
                <w:sz w:val="18"/>
              </w:rPr>
              <w:t>0.011</w:t>
            </w:r>
          </w:p>
        </w:tc>
        <w:tc>
          <w:tcPr>
            <w:tcW w:w="1140" w:type="dxa"/>
          </w:tcPr>
          <w:p>
            <w:pPr>
              <w:pStyle w:val="11"/>
              <w:ind w:left="2" w:right="51"/>
              <w:rPr>
                <w:sz w:val="18"/>
              </w:rPr>
            </w:pPr>
            <w:r>
              <w:rPr>
                <w:spacing w:val="-2"/>
                <w:sz w:val="18"/>
              </w:rPr>
              <w:t>0.001</w:t>
            </w:r>
          </w:p>
        </w:tc>
        <w:tc>
          <w:tcPr>
            <w:tcW w:w="873" w:type="dxa"/>
          </w:tcPr>
          <w:p>
            <w:pPr>
              <w:pStyle w:val="11"/>
              <w:ind w:right="54"/>
              <w:jc w:val="right"/>
              <w:rPr>
                <w:sz w:val="18"/>
              </w:rPr>
            </w:pPr>
            <w:r>
              <w:rPr>
                <w:spacing w:val="-2"/>
                <w:sz w:val="18"/>
              </w:rPr>
              <w:t>0.144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LO3</w:t>
            </w:r>
          </w:p>
        </w:tc>
        <w:tc>
          <w:tcPr>
            <w:tcW w:w="1107" w:type="dxa"/>
          </w:tcPr>
          <w:p>
            <w:pPr>
              <w:pStyle w:val="11"/>
              <w:ind w:left="26" w:right="5"/>
              <w:rPr>
                <w:sz w:val="18"/>
              </w:rPr>
            </w:pPr>
            <w:r>
              <w:rPr>
                <w:spacing w:val="-2"/>
                <w:sz w:val="18"/>
              </w:rPr>
              <w:t>Ripening</w:t>
            </w:r>
          </w:p>
        </w:tc>
        <w:tc>
          <w:tcPr>
            <w:tcW w:w="1727" w:type="dxa"/>
          </w:tcPr>
          <w:p>
            <w:pPr>
              <w:pStyle w:val="11"/>
              <w:ind w:left="1" w:right="58"/>
              <w:rPr>
                <w:sz w:val="18"/>
              </w:rPr>
            </w:pPr>
            <w:r>
              <w:rPr>
                <w:spacing w:val="-2"/>
                <w:sz w:val="18"/>
              </w:rPr>
              <w:t>Detritivore</w:t>
            </w:r>
          </w:p>
        </w:tc>
        <w:tc>
          <w:tcPr>
            <w:tcW w:w="888" w:type="dxa"/>
          </w:tcPr>
          <w:p>
            <w:pPr>
              <w:pStyle w:val="11"/>
              <w:ind w:right="35"/>
              <w:rPr>
                <w:sz w:val="18"/>
              </w:rPr>
            </w:pPr>
            <w:r>
              <w:rPr>
                <w:spacing w:val="-4"/>
                <w:sz w:val="18"/>
              </w:rPr>
              <w:t>0.01</w:t>
            </w:r>
          </w:p>
        </w:tc>
        <w:tc>
          <w:tcPr>
            <w:tcW w:w="901" w:type="dxa"/>
          </w:tcPr>
          <w:p>
            <w:pPr>
              <w:pStyle w:val="11"/>
              <w:ind w:left="17" w:right="4"/>
              <w:rPr>
                <w:sz w:val="18"/>
              </w:rPr>
            </w:pPr>
            <w:r>
              <w:rPr>
                <w:spacing w:val="-2"/>
                <w:sz w:val="18"/>
              </w:rPr>
              <w:t>0.015</w:t>
            </w:r>
          </w:p>
        </w:tc>
        <w:tc>
          <w:tcPr>
            <w:tcW w:w="990" w:type="dxa"/>
          </w:tcPr>
          <w:p>
            <w:pPr>
              <w:pStyle w:val="11"/>
              <w:ind w:left="206"/>
              <w:jc w:val="left"/>
              <w:rPr>
                <w:sz w:val="18"/>
              </w:rPr>
            </w:pPr>
            <w:r>
              <w:rPr>
                <w:spacing w:val="-2"/>
                <w:sz w:val="18"/>
              </w:rPr>
              <w:t>0.005</w:t>
            </w:r>
          </w:p>
        </w:tc>
        <w:tc>
          <w:tcPr>
            <w:tcW w:w="1140" w:type="dxa"/>
          </w:tcPr>
          <w:p>
            <w:pPr>
              <w:pStyle w:val="11"/>
              <w:ind w:left="3" w:right="51"/>
              <w:rPr>
                <w:sz w:val="18"/>
              </w:rPr>
            </w:pPr>
            <w:r>
              <w:rPr>
                <w:spacing w:val="-10"/>
                <w:sz w:val="18"/>
              </w:rPr>
              <w:t>0</w:t>
            </w:r>
          </w:p>
        </w:tc>
        <w:tc>
          <w:tcPr>
            <w:tcW w:w="873" w:type="dxa"/>
          </w:tcPr>
          <w:p>
            <w:pPr>
              <w:pStyle w:val="11"/>
              <w:ind w:right="54"/>
              <w:jc w:val="right"/>
              <w:rPr>
                <w:sz w:val="18"/>
              </w:rPr>
            </w:pPr>
            <w:r>
              <w:rPr>
                <w:spacing w:val="-2"/>
                <w:sz w:val="18"/>
              </w:rPr>
              <w:t>0.049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2"/>
              <w:rPr>
                <w:sz w:val="18"/>
              </w:rPr>
            </w:pPr>
            <w:r>
              <w:rPr>
                <w:spacing w:val="-2"/>
                <w:sz w:val="18"/>
              </w:rPr>
              <w:t>Tillering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0.691</w:t>
            </w:r>
          </w:p>
        </w:tc>
        <w:tc>
          <w:tcPr>
            <w:tcW w:w="901" w:type="dxa"/>
          </w:tcPr>
          <w:p>
            <w:pPr>
              <w:pStyle w:val="11"/>
              <w:ind w:left="17" w:right="4"/>
              <w:rPr>
                <w:sz w:val="18"/>
              </w:rPr>
            </w:pPr>
            <w:r>
              <w:rPr>
                <w:spacing w:val="-2"/>
                <w:sz w:val="18"/>
              </w:rPr>
              <w:t>0.168</w:t>
            </w:r>
          </w:p>
        </w:tc>
        <w:tc>
          <w:tcPr>
            <w:tcW w:w="990" w:type="dxa"/>
          </w:tcPr>
          <w:p>
            <w:pPr>
              <w:pStyle w:val="11"/>
              <w:ind w:left="206"/>
              <w:jc w:val="left"/>
              <w:rPr>
                <w:sz w:val="18"/>
              </w:rPr>
            </w:pPr>
            <w:r>
              <w:rPr>
                <w:spacing w:val="-2"/>
                <w:sz w:val="18"/>
              </w:rPr>
              <w:t>0.722</w:t>
            </w:r>
          </w:p>
        </w:tc>
        <w:tc>
          <w:tcPr>
            <w:tcW w:w="1140" w:type="dxa"/>
          </w:tcPr>
          <w:p>
            <w:pPr>
              <w:pStyle w:val="11"/>
              <w:ind w:left="2" w:right="51"/>
              <w:rPr>
                <w:sz w:val="18"/>
              </w:rPr>
            </w:pPr>
            <w:r>
              <w:rPr>
                <w:spacing w:val="-2"/>
                <w:sz w:val="18"/>
              </w:rPr>
              <w:t>0.276</w:t>
            </w:r>
          </w:p>
        </w:tc>
        <w:tc>
          <w:tcPr>
            <w:tcW w:w="873" w:type="dxa"/>
          </w:tcPr>
          <w:p>
            <w:pPr>
              <w:pStyle w:val="11"/>
              <w:ind w:right="54"/>
              <w:jc w:val="right"/>
              <w:rPr>
                <w:sz w:val="18"/>
              </w:rPr>
            </w:pPr>
            <w:r>
              <w:rPr>
                <w:spacing w:val="-2"/>
                <w:sz w:val="18"/>
              </w:rPr>
              <w:t>0.926</w:t>
            </w:r>
          </w:p>
        </w:tc>
      </w:tr>
      <w:tr>
        <w:tblPrEx>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2"/>
              <w:rPr>
                <w:sz w:val="18"/>
              </w:rPr>
            </w:pPr>
            <w:r>
              <w:rPr>
                <w:spacing w:val="-2"/>
                <w:sz w:val="18"/>
              </w:rPr>
              <w:t>Tillering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0.075</w:t>
            </w:r>
          </w:p>
        </w:tc>
        <w:tc>
          <w:tcPr>
            <w:tcW w:w="901" w:type="dxa"/>
          </w:tcPr>
          <w:p>
            <w:pPr>
              <w:pStyle w:val="11"/>
              <w:ind w:left="17" w:right="4"/>
              <w:rPr>
                <w:sz w:val="18"/>
              </w:rPr>
            </w:pPr>
            <w:r>
              <w:rPr>
                <w:spacing w:val="-2"/>
                <w:sz w:val="18"/>
              </w:rPr>
              <w:t>0.073</w:t>
            </w:r>
          </w:p>
        </w:tc>
        <w:tc>
          <w:tcPr>
            <w:tcW w:w="990" w:type="dxa"/>
          </w:tcPr>
          <w:p>
            <w:pPr>
              <w:pStyle w:val="11"/>
              <w:ind w:left="206"/>
              <w:jc w:val="left"/>
              <w:rPr>
                <w:sz w:val="18"/>
              </w:rPr>
            </w:pPr>
            <w:r>
              <w:rPr>
                <w:spacing w:val="-2"/>
                <w:sz w:val="18"/>
              </w:rPr>
              <w:t>0.056</w:t>
            </w:r>
          </w:p>
        </w:tc>
        <w:tc>
          <w:tcPr>
            <w:tcW w:w="1140" w:type="dxa"/>
          </w:tcPr>
          <w:p>
            <w:pPr>
              <w:pStyle w:val="11"/>
              <w:ind w:left="2" w:right="51"/>
              <w:rPr>
                <w:sz w:val="18"/>
              </w:rPr>
            </w:pPr>
            <w:r>
              <w:rPr>
                <w:spacing w:val="-2"/>
                <w:sz w:val="18"/>
              </w:rPr>
              <w:t>0.006</w:t>
            </w:r>
          </w:p>
        </w:tc>
        <w:tc>
          <w:tcPr>
            <w:tcW w:w="873" w:type="dxa"/>
          </w:tcPr>
          <w:p>
            <w:pPr>
              <w:pStyle w:val="11"/>
              <w:ind w:right="54"/>
              <w:jc w:val="right"/>
              <w:rPr>
                <w:sz w:val="18"/>
              </w:rPr>
            </w:pPr>
            <w:r>
              <w:rPr>
                <w:spacing w:val="-2"/>
                <w:sz w:val="18"/>
              </w:rPr>
              <w:t>0.255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2"/>
              <w:rPr>
                <w:sz w:val="18"/>
              </w:rPr>
            </w:pPr>
            <w:r>
              <w:rPr>
                <w:spacing w:val="-2"/>
                <w:sz w:val="18"/>
              </w:rPr>
              <w:t>Tillering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0.234</w:t>
            </w:r>
          </w:p>
        </w:tc>
        <w:tc>
          <w:tcPr>
            <w:tcW w:w="901" w:type="dxa"/>
          </w:tcPr>
          <w:p>
            <w:pPr>
              <w:pStyle w:val="11"/>
              <w:ind w:left="17" w:right="4"/>
              <w:rPr>
                <w:sz w:val="18"/>
              </w:rPr>
            </w:pPr>
            <w:r>
              <w:rPr>
                <w:spacing w:val="-2"/>
                <w:sz w:val="18"/>
              </w:rPr>
              <w:t>0.171</w:t>
            </w:r>
          </w:p>
        </w:tc>
        <w:tc>
          <w:tcPr>
            <w:tcW w:w="990" w:type="dxa"/>
          </w:tcPr>
          <w:p>
            <w:pPr>
              <w:pStyle w:val="11"/>
              <w:ind w:left="206"/>
              <w:jc w:val="left"/>
              <w:rPr>
                <w:sz w:val="18"/>
              </w:rPr>
            </w:pPr>
            <w:r>
              <w:rPr>
                <w:spacing w:val="-2"/>
                <w:sz w:val="18"/>
              </w:rPr>
              <w:t>0.188</w:t>
            </w:r>
          </w:p>
        </w:tc>
        <w:tc>
          <w:tcPr>
            <w:tcW w:w="1140" w:type="dxa"/>
          </w:tcPr>
          <w:p>
            <w:pPr>
              <w:pStyle w:val="11"/>
              <w:ind w:left="2" w:right="51"/>
              <w:rPr>
                <w:sz w:val="18"/>
              </w:rPr>
            </w:pPr>
            <w:r>
              <w:rPr>
                <w:spacing w:val="-2"/>
                <w:sz w:val="18"/>
              </w:rPr>
              <w:t>0.027</w:t>
            </w:r>
          </w:p>
        </w:tc>
        <w:tc>
          <w:tcPr>
            <w:tcW w:w="873" w:type="dxa"/>
          </w:tcPr>
          <w:p>
            <w:pPr>
              <w:pStyle w:val="11"/>
              <w:ind w:right="54"/>
              <w:jc w:val="right"/>
              <w:rPr>
                <w:sz w:val="18"/>
              </w:rPr>
            </w:pPr>
            <w:r>
              <w:rPr>
                <w:spacing w:val="-2"/>
                <w:sz w:val="18"/>
              </w:rPr>
              <w:t>0.659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4" w:type="dxa"/>
          </w:tcPr>
          <w:p>
            <w:pPr>
              <w:pStyle w:val="11"/>
              <w:spacing w:before="54"/>
              <w:ind w:right="10"/>
              <w:rPr>
                <w:sz w:val="18"/>
              </w:rPr>
            </w:pPr>
            <w:r>
              <w:rPr>
                <w:spacing w:val="-4"/>
                <w:sz w:val="18"/>
              </w:rPr>
              <w:t>Both</w:t>
            </w:r>
          </w:p>
        </w:tc>
        <w:tc>
          <w:tcPr>
            <w:tcW w:w="718" w:type="dxa"/>
          </w:tcPr>
          <w:p>
            <w:pPr>
              <w:pStyle w:val="11"/>
              <w:spacing w:before="54"/>
              <w:ind w:right="1"/>
              <w:rPr>
                <w:sz w:val="18"/>
              </w:rPr>
            </w:pPr>
            <w:r>
              <w:rPr>
                <w:spacing w:val="-5"/>
                <w:sz w:val="18"/>
              </w:rPr>
              <w:t>MC1</w:t>
            </w:r>
          </w:p>
        </w:tc>
        <w:tc>
          <w:tcPr>
            <w:tcW w:w="1107" w:type="dxa"/>
          </w:tcPr>
          <w:p>
            <w:pPr>
              <w:pStyle w:val="11"/>
              <w:spacing w:before="54"/>
              <w:ind w:left="26" w:right="2"/>
              <w:rPr>
                <w:sz w:val="18"/>
              </w:rPr>
            </w:pPr>
            <w:r>
              <w:rPr>
                <w:spacing w:val="-2"/>
                <w:sz w:val="18"/>
              </w:rPr>
              <w:t>Flowering</w:t>
            </w:r>
          </w:p>
        </w:tc>
        <w:tc>
          <w:tcPr>
            <w:tcW w:w="1727" w:type="dxa"/>
          </w:tcPr>
          <w:p>
            <w:pPr>
              <w:pStyle w:val="11"/>
              <w:spacing w:before="54"/>
              <w:ind w:left="3"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2" w:right="35"/>
              <w:rPr>
                <w:sz w:val="18"/>
              </w:rPr>
            </w:pPr>
            <w:r>
              <w:rPr>
                <w:spacing w:val="-2"/>
                <w:sz w:val="18"/>
              </w:rPr>
              <w:t>0.971</w:t>
            </w:r>
          </w:p>
        </w:tc>
        <w:tc>
          <w:tcPr>
            <w:tcW w:w="901" w:type="dxa"/>
          </w:tcPr>
          <w:p>
            <w:pPr>
              <w:pStyle w:val="11"/>
              <w:spacing w:before="54"/>
              <w:ind w:left="17" w:right="4"/>
              <w:rPr>
                <w:sz w:val="18"/>
              </w:rPr>
            </w:pPr>
            <w:r>
              <w:rPr>
                <w:spacing w:val="-2"/>
                <w:sz w:val="18"/>
              </w:rPr>
              <w:t>0.034</w:t>
            </w:r>
          </w:p>
        </w:tc>
        <w:tc>
          <w:tcPr>
            <w:tcW w:w="990" w:type="dxa"/>
          </w:tcPr>
          <w:p>
            <w:pPr>
              <w:pStyle w:val="11"/>
              <w:spacing w:before="54"/>
              <w:ind w:left="256"/>
              <w:jc w:val="left"/>
              <w:rPr>
                <w:sz w:val="18"/>
              </w:rPr>
            </w:pPr>
            <w:r>
              <w:rPr>
                <w:spacing w:val="-4"/>
                <w:sz w:val="18"/>
              </w:rPr>
              <w:t>0.98</w:t>
            </w:r>
          </w:p>
        </w:tc>
        <w:tc>
          <w:tcPr>
            <w:tcW w:w="1140" w:type="dxa"/>
          </w:tcPr>
          <w:p>
            <w:pPr>
              <w:pStyle w:val="11"/>
              <w:spacing w:before="54"/>
              <w:ind w:left="2" w:right="51"/>
              <w:rPr>
                <w:sz w:val="18"/>
              </w:rPr>
            </w:pPr>
            <w:r>
              <w:rPr>
                <w:spacing w:val="-2"/>
                <w:sz w:val="18"/>
              </w:rPr>
              <w:t>0.897</w:t>
            </w:r>
          </w:p>
        </w:tc>
        <w:tc>
          <w:tcPr>
            <w:tcW w:w="873" w:type="dxa"/>
          </w:tcPr>
          <w:p>
            <w:pPr>
              <w:pStyle w:val="11"/>
              <w:spacing w:before="54"/>
              <w:ind w:right="54"/>
              <w:jc w:val="righ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2"/>
              <w:rPr>
                <w:sz w:val="18"/>
              </w:rPr>
            </w:pPr>
            <w:r>
              <w:rPr>
                <w:spacing w:val="-2"/>
                <w:sz w:val="18"/>
              </w:rPr>
              <w:t>Flowering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0.022</w:t>
            </w:r>
          </w:p>
        </w:tc>
        <w:tc>
          <w:tcPr>
            <w:tcW w:w="901" w:type="dxa"/>
          </w:tcPr>
          <w:p>
            <w:pPr>
              <w:pStyle w:val="11"/>
              <w:ind w:left="17" w:right="4"/>
              <w:rPr>
                <w:sz w:val="18"/>
              </w:rPr>
            </w:pPr>
            <w:r>
              <w:rPr>
                <w:spacing w:val="-2"/>
                <w:sz w:val="18"/>
              </w:rPr>
              <w:t>0.031</w:t>
            </w:r>
          </w:p>
        </w:tc>
        <w:tc>
          <w:tcPr>
            <w:tcW w:w="990" w:type="dxa"/>
          </w:tcPr>
          <w:p>
            <w:pPr>
              <w:pStyle w:val="11"/>
              <w:ind w:left="206"/>
              <w:jc w:val="left"/>
              <w:rPr>
                <w:sz w:val="18"/>
              </w:rPr>
            </w:pPr>
            <w:r>
              <w:rPr>
                <w:spacing w:val="-2"/>
                <w:sz w:val="18"/>
              </w:rPr>
              <w:t>0.013</w:t>
            </w:r>
          </w:p>
        </w:tc>
        <w:tc>
          <w:tcPr>
            <w:tcW w:w="1140" w:type="dxa"/>
          </w:tcPr>
          <w:p>
            <w:pPr>
              <w:pStyle w:val="11"/>
              <w:ind w:left="2" w:right="51"/>
              <w:rPr>
                <w:sz w:val="18"/>
              </w:rPr>
            </w:pPr>
            <w:r>
              <w:rPr>
                <w:spacing w:val="-2"/>
                <w:sz w:val="18"/>
              </w:rPr>
              <w:t>0.001</w:t>
            </w:r>
          </w:p>
        </w:tc>
        <w:tc>
          <w:tcPr>
            <w:tcW w:w="873" w:type="dxa"/>
          </w:tcPr>
          <w:p>
            <w:pPr>
              <w:pStyle w:val="11"/>
              <w:ind w:right="54"/>
              <w:jc w:val="right"/>
              <w:rPr>
                <w:sz w:val="18"/>
              </w:rPr>
            </w:pPr>
            <w:r>
              <w:rPr>
                <w:spacing w:val="-2"/>
                <w:sz w:val="18"/>
              </w:rPr>
              <w:t>0.087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2"/>
              <w:rPr>
                <w:sz w:val="18"/>
              </w:rPr>
            </w:pPr>
            <w:r>
              <w:rPr>
                <w:spacing w:val="-2"/>
                <w:sz w:val="18"/>
              </w:rPr>
              <w:t>Flowering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0.007</w:t>
            </w:r>
          </w:p>
        </w:tc>
        <w:tc>
          <w:tcPr>
            <w:tcW w:w="901" w:type="dxa"/>
          </w:tcPr>
          <w:p>
            <w:pPr>
              <w:pStyle w:val="11"/>
              <w:ind w:left="17" w:right="4"/>
              <w:rPr>
                <w:sz w:val="18"/>
              </w:rPr>
            </w:pPr>
            <w:r>
              <w:rPr>
                <w:spacing w:val="-2"/>
                <w:sz w:val="18"/>
              </w:rPr>
              <w:t>0.011</w:t>
            </w:r>
          </w:p>
        </w:tc>
        <w:tc>
          <w:tcPr>
            <w:tcW w:w="990" w:type="dxa"/>
          </w:tcPr>
          <w:p>
            <w:pPr>
              <w:pStyle w:val="11"/>
              <w:ind w:left="206"/>
              <w:jc w:val="left"/>
              <w:rPr>
                <w:sz w:val="18"/>
              </w:rPr>
            </w:pPr>
            <w:r>
              <w:rPr>
                <w:spacing w:val="-2"/>
                <w:sz w:val="18"/>
              </w:rPr>
              <w:t>0.004</w:t>
            </w:r>
          </w:p>
        </w:tc>
        <w:tc>
          <w:tcPr>
            <w:tcW w:w="1140" w:type="dxa"/>
          </w:tcPr>
          <w:p>
            <w:pPr>
              <w:pStyle w:val="11"/>
              <w:ind w:left="3" w:right="51"/>
              <w:rPr>
                <w:sz w:val="18"/>
              </w:rPr>
            </w:pPr>
            <w:r>
              <w:rPr>
                <w:spacing w:val="-10"/>
                <w:sz w:val="18"/>
              </w:rPr>
              <w:t>0</w:t>
            </w:r>
          </w:p>
        </w:tc>
        <w:tc>
          <w:tcPr>
            <w:tcW w:w="873" w:type="dxa"/>
          </w:tcPr>
          <w:p>
            <w:pPr>
              <w:pStyle w:val="11"/>
              <w:ind w:right="54"/>
              <w:jc w:val="right"/>
              <w:rPr>
                <w:sz w:val="18"/>
              </w:rPr>
            </w:pPr>
            <w:r>
              <w:rPr>
                <w:spacing w:val="-2"/>
                <w:sz w:val="18"/>
              </w:rPr>
              <w:t>0.033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5"/>
              <w:rPr>
                <w:sz w:val="18"/>
              </w:rPr>
            </w:pPr>
            <w:r>
              <w:rPr>
                <w:spacing w:val="-2"/>
                <w:sz w:val="18"/>
              </w:rPr>
              <w:t>Ripening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0.988</w:t>
            </w:r>
          </w:p>
        </w:tc>
        <w:tc>
          <w:tcPr>
            <w:tcW w:w="901" w:type="dxa"/>
          </w:tcPr>
          <w:p>
            <w:pPr>
              <w:pStyle w:val="11"/>
              <w:ind w:left="17" w:right="6"/>
              <w:rPr>
                <w:sz w:val="18"/>
              </w:rPr>
            </w:pPr>
            <w:r>
              <w:rPr>
                <w:spacing w:val="-4"/>
                <w:sz w:val="18"/>
              </w:rPr>
              <w:t>0.02</w:t>
            </w:r>
          </w:p>
        </w:tc>
        <w:tc>
          <w:tcPr>
            <w:tcW w:w="990" w:type="dxa"/>
          </w:tcPr>
          <w:p>
            <w:pPr>
              <w:pStyle w:val="11"/>
              <w:ind w:left="206"/>
              <w:jc w:val="left"/>
              <w:rPr>
                <w:sz w:val="18"/>
              </w:rPr>
            </w:pPr>
            <w:r>
              <w:rPr>
                <w:spacing w:val="-2"/>
                <w:sz w:val="18"/>
              </w:rPr>
              <w:t>0.992</w:t>
            </w:r>
          </w:p>
        </w:tc>
        <w:tc>
          <w:tcPr>
            <w:tcW w:w="1140" w:type="dxa"/>
          </w:tcPr>
          <w:p>
            <w:pPr>
              <w:pStyle w:val="11"/>
              <w:ind w:left="2" w:right="51"/>
              <w:rPr>
                <w:sz w:val="18"/>
              </w:rPr>
            </w:pPr>
            <w:r>
              <w:rPr>
                <w:spacing w:val="-2"/>
                <w:sz w:val="18"/>
              </w:rPr>
              <w:t>0.956</w:t>
            </w:r>
          </w:p>
        </w:tc>
        <w:tc>
          <w:tcPr>
            <w:tcW w:w="873" w:type="dxa"/>
          </w:tcPr>
          <w:p>
            <w:pPr>
              <w:pStyle w:val="11"/>
              <w:ind w:right="54"/>
              <w:jc w:val="righ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5"/>
              <w:rPr>
                <w:sz w:val="18"/>
              </w:rPr>
            </w:pPr>
            <w:r>
              <w:rPr>
                <w:spacing w:val="-2"/>
                <w:sz w:val="18"/>
              </w:rPr>
              <w:t>Ripening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right="35"/>
              <w:rPr>
                <w:sz w:val="18"/>
              </w:rPr>
            </w:pPr>
            <w:r>
              <w:rPr>
                <w:spacing w:val="-4"/>
                <w:sz w:val="18"/>
              </w:rPr>
              <w:t>0.01</w:t>
            </w:r>
          </w:p>
        </w:tc>
        <w:tc>
          <w:tcPr>
            <w:tcW w:w="901" w:type="dxa"/>
          </w:tcPr>
          <w:p>
            <w:pPr>
              <w:pStyle w:val="11"/>
              <w:ind w:left="17" w:right="4"/>
              <w:rPr>
                <w:sz w:val="18"/>
              </w:rPr>
            </w:pPr>
            <w:r>
              <w:rPr>
                <w:spacing w:val="-2"/>
                <w:sz w:val="18"/>
              </w:rPr>
              <w:t>0.018</w:t>
            </w:r>
          </w:p>
        </w:tc>
        <w:tc>
          <w:tcPr>
            <w:tcW w:w="990" w:type="dxa"/>
          </w:tcPr>
          <w:p>
            <w:pPr>
              <w:pStyle w:val="11"/>
              <w:ind w:left="206"/>
              <w:jc w:val="left"/>
              <w:rPr>
                <w:sz w:val="18"/>
              </w:rPr>
            </w:pPr>
            <w:r>
              <w:rPr>
                <w:spacing w:val="-2"/>
                <w:sz w:val="18"/>
              </w:rPr>
              <w:t>0.006</w:t>
            </w:r>
          </w:p>
        </w:tc>
        <w:tc>
          <w:tcPr>
            <w:tcW w:w="1140" w:type="dxa"/>
          </w:tcPr>
          <w:p>
            <w:pPr>
              <w:pStyle w:val="11"/>
              <w:ind w:left="2" w:right="51"/>
              <w:rPr>
                <w:sz w:val="18"/>
              </w:rPr>
            </w:pPr>
            <w:r>
              <w:rPr>
                <w:spacing w:val="-2"/>
                <w:sz w:val="18"/>
              </w:rPr>
              <w:t>0.001</w:t>
            </w:r>
          </w:p>
        </w:tc>
        <w:tc>
          <w:tcPr>
            <w:tcW w:w="873" w:type="dxa"/>
          </w:tcPr>
          <w:p>
            <w:pPr>
              <w:pStyle w:val="11"/>
              <w:ind w:right="106"/>
              <w:jc w:val="right"/>
              <w:rPr>
                <w:sz w:val="18"/>
              </w:rPr>
            </w:pPr>
            <w:r>
              <w:rPr>
                <w:spacing w:val="-4"/>
                <w:sz w:val="18"/>
              </w:rPr>
              <w:t>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MC1</w:t>
            </w:r>
          </w:p>
        </w:tc>
        <w:tc>
          <w:tcPr>
            <w:tcW w:w="1107" w:type="dxa"/>
          </w:tcPr>
          <w:p>
            <w:pPr>
              <w:pStyle w:val="11"/>
              <w:ind w:left="26" w:right="5"/>
              <w:rPr>
                <w:sz w:val="18"/>
              </w:rPr>
            </w:pPr>
            <w:r>
              <w:rPr>
                <w:spacing w:val="-2"/>
                <w:sz w:val="18"/>
              </w:rPr>
              <w:t>Ripening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0.002</w:t>
            </w:r>
          </w:p>
        </w:tc>
        <w:tc>
          <w:tcPr>
            <w:tcW w:w="901" w:type="dxa"/>
          </w:tcPr>
          <w:p>
            <w:pPr>
              <w:pStyle w:val="11"/>
              <w:ind w:left="17" w:right="4"/>
              <w:rPr>
                <w:sz w:val="18"/>
              </w:rPr>
            </w:pPr>
            <w:r>
              <w:rPr>
                <w:spacing w:val="-2"/>
                <w:sz w:val="18"/>
              </w:rPr>
              <w:t>0.005</w:t>
            </w:r>
          </w:p>
        </w:tc>
        <w:tc>
          <w:tcPr>
            <w:tcW w:w="990" w:type="dxa"/>
          </w:tcPr>
          <w:p>
            <w:pPr>
              <w:pStyle w:val="11"/>
              <w:ind w:left="206"/>
              <w:jc w:val="left"/>
              <w:rPr>
                <w:sz w:val="18"/>
              </w:rPr>
            </w:pPr>
            <w:r>
              <w:rPr>
                <w:spacing w:val="-2"/>
                <w:sz w:val="18"/>
              </w:rPr>
              <w:t>0.001</w:t>
            </w:r>
          </w:p>
        </w:tc>
        <w:tc>
          <w:tcPr>
            <w:tcW w:w="1140" w:type="dxa"/>
          </w:tcPr>
          <w:p>
            <w:pPr>
              <w:pStyle w:val="11"/>
              <w:ind w:left="3" w:right="51"/>
              <w:rPr>
                <w:sz w:val="18"/>
              </w:rPr>
            </w:pPr>
            <w:r>
              <w:rPr>
                <w:spacing w:val="-10"/>
                <w:sz w:val="18"/>
              </w:rPr>
              <w:t>0</w:t>
            </w:r>
          </w:p>
        </w:tc>
        <w:tc>
          <w:tcPr>
            <w:tcW w:w="873" w:type="dxa"/>
          </w:tcPr>
          <w:p>
            <w:pPr>
              <w:pStyle w:val="11"/>
              <w:ind w:right="54"/>
              <w:jc w:val="right"/>
              <w:rPr>
                <w:sz w:val="18"/>
              </w:rPr>
            </w:pPr>
            <w:r>
              <w:rPr>
                <w:spacing w:val="-2"/>
                <w:sz w:val="18"/>
              </w:rPr>
              <w:t>0.011</w:t>
            </w:r>
          </w:p>
        </w:tc>
      </w:tr>
      <w:tr>
        <w:tblPrEx>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2"/>
              <w:rPr>
                <w:sz w:val="18"/>
              </w:rPr>
            </w:pPr>
            <w:r>
              <w:rPr>
                <w:spacing w:val="-2"/>
                <w:sz w:val="18"/>
              </w:rPr>
              <w:t>Tillering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0.599</w:t>
            </w:r>
          </w:p>
        </w:tc>
        <w:tc>
          <w:tcPr>
            <w:tcW w:w="901" w:type="dxa"/>
          </w:tcPr>
          <w:p>
            <w:pPr>
              <w:pStyle w:val="11"/>
              <w:ind w:left="17" w:right="4"/>
              <w:rPr>
                <w:sz w:val="18"/>
              </w:rPr>
            </w:pPr>
            <w:r>
              <w:rPr>
                <w:spacing w:val="-2"/>
                <w:sz w:val="18"/>
              </w:rPr>
              <w:t>0.217</w:t>
            </w:r>
          </w:p>
        </w:tc>
        <w:tc>
          <w:tcPr>
            <w:tcW w:w="990" w:type="dxa"/>
          </w:tcPr>
          <w:p>
            <w:pPr>
              <w:pStyle w:val="11"/>
              <w:ind w:left="206"/>
              <w:jc w:val="left"/>
              <w:rPr>
                <w:sz w:val="18"/>
              </w:rPr>
            </w:pPr>
            <w:r>
              <w:rPr>
                <w:spacing w:val="-2"/>
                <w:sz w:val="18"/>
              </w:rPr>
              <w:t>0.646</w:t>
            </w:r>
          </w:p>
        </w:tc>
        <w:tc>
          <w:tcPr>
            <w:tcW w:w="1140" w:type="dxa"/>
          </w:tcPr>
          <w:p>
            <w:pPr>
              <w:pStyle w:val="11"/>
              <w:ind w:left="2" w:right="51"/>
              <w:rPr>
                <w:sz w:val="18"/>
              </w:rPr>
            </w:pPr>
            <w:r>
              <w:rPr>
                <w:spacing w:val="-2"/>
                <w:sz w:val="18"/>
              </w:rPr>
              <w:t>0.108</w:t>
            </w:r>
          </w:p>
        </w:tc>
        <w:tc>
          <w:tcPr>
            <w:tcW w:w="873" w:type="dxa"/>
          </w:tcPr>
          <w:p>
            <w:pPr>
              <w:pStyle w:val="11"/>
              <w:ind w:right="54"/>
              <w:jc w:val="right"/>
              <w:rPr>
                <w:sz w:val="18"/>
              </w:rPr>
            </w:pPr>
            <w:r>
              <w:rPr>
                <w:spacing w:val="-2"/>
                <w:sz w:val="18"/>
              </w:rPr>
              <w:t>0.908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2"/>
              <w:rPr>
                <w:sz w:val="18"/>
              </w:rPr>
            </w:pPr>
            <w:r>
              <w:rPr>
                <w:spacing w:val="-2"/>
                <w:sz w:val="18"/>
              </w:rPr>
              <w:t>Tillering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0.114</w:t>
            </w:r>
          </w:p>
        </w:tc>
        <w:tc>
          <w:tcPr>
            <w:tcW w:w="901" w:type="dxa"/>
          </w:tcPr>
          <w:p>
            <w:pPr>
              <w:pStyle w:val="11"/>
              <w:ind w:left="17" w:right="4"/>
              <w:rPr>
                <w:sz w:val="18"/>
              </w:rPr>
            </w:pPr>
            <w:r>
              <w:rPr>
                <w:spacing w:val="-2"/>
                <w:sz w:val="18"/>
              </w:rPr>
              <w:t>0.107</w:t>
            </w:r>
          </w:p>
        </w:tc>
        <w:tc>
          <w:tcPr>
            <w:tcW w:w="990" w:type="dxa"/>
          </w:tcPr>
          <w:p>
            <w:pPr>
              <w:pStyle w:val="11"/>
              <w:ind w:left="206"/>
              <w:jc w:val="left"/>
              <w:rPr>
                <w:sz w:val="18"/>
              </w:rPr>
            </w:pPr>
            <w:r>
              <w:rPr>
                <w:spacing w:val="-2"/>
                <w:sz w:val="18"/>
              </w:rPr>
              <w:t>0.083</w:t>
            </w:r>
          </w:p>
        </w:tc>
        <w:tc>
          <w:tcPr>
            <w:tcW w:w="1140" w:type="dxa"/>
          </w:tcPr>
          <w:p>
            <w:pPr>
              <w:pStyle w:val="11"/>
              <w:ind w:left="2" w:right="51"/>
              <w:rPr>
                <w:sz w:val="18"/>
              </w:rPr>
            </w:pPr>
            <w:r>
              <w:rPr>
                <w:spacing w:val="-2"/>
                <w:sz w:val="18"/>
              </w:rPr>
              <w:t>0.007</w:t>
            </w:r>
          </w:p>
        </w:tc>
        <w:tc>
          <w:tcPr>
            <w:tcW w:w="873" w:type="dxa"/>
          </w:tcPr>
          <w:p>
            <w:pPr>
              <w:pStyle w:val="11"/>
              <w:ind w:right="54"/>
              <w:jc w:val="right"/>
              <w:rPr>
                <w:sz w:val="18"/>
              </w:rPr>
            </w:pPr>
            <w:r>
              <w:rPr>
                <w:spacing w:val="-2"/>
                <w:sz w:val="18"/>
              </w:rPr>
              <w:t>0.408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2"/>
              <w:rPr>
                <w:sz w:val="18"/>
              </w:rPr>
            </w:pPr>
            <w:r>
              <w:rPr>
                <w:spacing w:val="-2"/>
                <w:sz w:val="18"/>
              </w:rPr>
              <w:t>Tillering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0.287</w:t>
            </w:r>
          </w:p>
        </w:tc>
        <w:tc>
          <w:tcPr>
            <w:tcW w:w="901" w:type="dxa"/>
          </w:tcPr>
          <w:p>
            <w:pPr>
              <w:pStyle w:val="11"/>
              <w:ind w:left="17" w:right="4"/>
              <w:rPr>
                <w:sz w:val="18"/>
              </w:rPr>
            </w:pPr>
            <w:r>
              <w:rPr>
                <w:spacing w:val="-2"/>
                <w:sz w:val="18"/>
              </w:rPr>
              <w:t>0.219</w:t>
            </w:r>
          </w:p>
        </w:tc>
        <w:tc>
          <w:tcPr>
            <w:tcW w:w="990" w:type="dxa"/>
          </w:tcPr>
          <w:p>
            <w:pPr>
              <w:pStyle w:val="11"/>
              <w:ind w:left="206"/>
              <w:jc w:val="left"/>
              <w:rPr>
                <w:sz w:val="18"/>
              </w:rPr>
            </w:pPr>
            <w:r>
              <w:rPr>
                <w:spacing w:val="-2"/>
                <w:sz w:val="18"/>
              </w:rPr>
              <w:t>0.221</w:t>
            </w:r>
          </w:p>
        </w:tc>
        <w:tc>
          <w:tcPr>
            <w:tcW w:w="1140" w:type="dxa"/>
          </w:tcPr>
          <w:p>
            <w:pPr>
              <w:pStyle w:val="11"/>
              <w:ind w:left="2" w:right="51"/>
              <w:rPr>
                <w:sz w:val="18"/>
              </w:rPr>
            </w:pPr>
            <w:r>
              <w:rPr>
                <w:spacing w:val="-2"/>
                <w:sz w:val="18"/>
              </w:rPr>
              <w:t>0.033</w:t>
            </w:r>
          </w:p>
        </w:tc>
        <w:tc>
          <w:tcPr>
            <w:tcW w:w="873" w:type="dxa"/>
          </w:tcPr>
          <w:p>
            <w:pPr>
              <w:pStyle w:val="11"/>
              <w:ind w:right="54"/>
              <w:jc w:val="right"/>
              <w:rPr>
                <w:sz w:val="18"/>
              </w:rPr>
            </w:pPr>
            <w:r>
              <w:rPr>
                <w:spacing w:val="-2"/>
                <w:sz w:val="18"/>
              </w:rPr>
              <w:t>0.829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2"/>
              <w:rPr>
                <w:sz w:val="18"/>
              </w:rPr>
            </w:pPr>
            <w:r>
              <w:rPr>
                <w:spacing w:val="-2"/>
                <w:sz w:val="18"/>
              </w:rPr>
              <w:t>Flowering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0.944</w:t>
            </w:r>
          </w:p>
        </w:tc>
        <w:tc>
          <w:tcPr>
            <w:tcW w:w="901" w:type="dxa"/>
          </w:tcPr>
          <w:p>
            <w:pPr>
              <w:pStyle w:val="11"/>
              <w:ind w:left="17" w:right="4"/>
              <w:rPr>
                <w:sz w:val="18"/>
              </w:rPr>
            </w:pPr>
            <w:r>
              <w:rPr>
                <w:spacing w:val="-2"/>
                <w:sz w:val="18"/>
              </w:rPr>
              <w:t>0.072</w:t>
            </w:r>
          </w:p>
        </w:tc>
        <w:tc>
          <w:tcPr>
            <w:tcW w:w="990" w:type="dxa"/>
          </w:tcPr>
          <w:p>
            <w:pPr>
              <w:pStyle w:val="11"/>
              <w:ind w:left="206"/>
              <w:jc w:val="left"/>
              <w:rPr>
                <w:sz w:val="18"/>
              </w:rPr>
            </w:pPr>
            <w:r>
              <w:rPr>
                <w:spacing w:val="-2"/>
                <w:sz w:val="18"/>
              </w:rPr>
              <w:t>0.966</w:t>
            </w:r>
          </w:p>
        </w:tc>
        <w:tc>
          <w:tcPr>
            <w:tcW w:w="1140" w:type="dxa"/>
          </w:tcPr>
          <w:p>
            <w:pPr>
              <w:pStyle w:val="11"/>
              <w:ind w:left="2" w:right="51"/>
              <w:rPr>
                <w:sz w:val="18"/>
              </w:rPr>
            </w:pPr>
            <w:r>
              <w:rPr>
                <w:spacing w:val="-2"/>
                <w:sz w:val="18"/>
              </w:rPr>
              <w:t>0.752</w:t>
            </w:r>
          </w:p>
        </w:tc>
        <w:tc>
          <w:tcPr>
            <w:tcW w:w="873" w:type="dxa"/>
          </w:tcPr>
          <w:p>
            <w:pPr>
              <w:pStyle w:val="11"/>
              <w:ind w:right="54"/>
              <w:jc w:val="right"/>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2"/>
              <w:rPr>
                <w:sz w:val="18"/>
              </w:rPr>
            </w:pPr>
            <w:r>
              <w:rPr>
                <w:spacing w:val="-2"/>
                <w:sz w:val="18"/>
              </w:rPr>
              <w:t>Flowering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0.042</w:t>
            </w:r>
          </w:p>
        </w:tc>
        <w:tc>
          <w:tcPr>
            <w:tcW w:w="901" w:type="dxa"/>
          </w:tcPr>
          <w:p>
            <w:pPr>
              <w:pStyle w:val="11"/>
              <w:ind w:left="17" w:right="4"/>
              <w:rPr>
                <w:sz w:val="18"/>
              </w:rPr>
            </w:pPr>
            <w:r>
              <w:rPr>
                <w:spacing w:val="-2"/>
                <w:sz w:val="18"/>
              </w:rPr>
              <w:t>0.062</w:t>
            </w:r>
          </w:p>
        </w:tc>
        <w:tc>
          <w:tcPr>
            <w:tcW w:w="990" w:type="dxa"/>
          </w:tcPr>
          <w:p>
            <w:pPr>
              <w:pStyle w:val="11"/>
              <w:ind w:left="206"/>
              <w:jc w:val="left"/>
              <w:rPr>
                <w:sz w:val="18"/>
              </w:rPr>
            </w:pPr>
            <w:r>
              <w:rPr>
                <w:spacing w:val="-2"/>
                <w:sz w:val="18"/>
              </w:rPr>
              <w:t>0.024</w:t>
            </w:r>
          </w:p>
        </w:tc>
        <w:tc>
          <w:tcPr>
            <w:tcW w:w="1140" w:type="dxa"/>
          </w:tcPr>
          <w:p>
            <w:pPr>
              <w:pStyle w:val="11"/>
              <w:ind w:left="2" w:right="51"/>
              <w:rPr>
                <w:sz w:val="18"/>
              </w:rPr>
            </w:pPr>
            <w:r>
              <w:rPr>
                <w:spacing w:val="-2"/>
                <w:sz w:val="18"/>
              </w:rPr>
              <w:t>0.002</w:t>
            </w:r>
          </w:p>
        </w:tc>
        <w:tc>
          <w:tcPr>
            <w:tcW w:w="873" w:type="dxa"/>
          </w:tcPr>
          <w:p>
            <w:pPr>
              <w:pStyle w:val="11"/>
              <w:ind w:right="54"/>
              <w:jc w:val="right"/>
              <w:rPr>
                <w:sz w:val="18"/>
              </w:rPr>
            </w:pPr>
            <w:r>
              <w:rPr>
                <w:spacing w:val="-2"/>
                <w:sz w:val="18"/>
              </w:rPr>
              <w:t>0.199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4" w:type="dxa"/>
          </w:tcPr>
          <w:p>
            <w:pPr>
              <w:pStyle w:val="11"/>
              <w:spacing w:before="54"/>
              <w:ind w:right="10"/>
              <w:rPr>
                <w:sz w:val="18"/>
              </w:rPr>
            </w:pPr>
            <w:r>
              <w:rPr>
                <w:spacing w:val="-4"/>
                <w:sz w:val="18"/>
              </w:rPr>
              <w:t>Both</w:t>
            </w:r>
          </w:p>
        </w:tc>
        <w:tc>
          <w:tcPr>
            <w:tcW w:w="718" w:type="dxa"/>
          </w:tcPr>
          <w:p>
            <w:pPr>
              <w:pStyle w:val="11"/>
              <w:spacing w:before="54"/>
              <w:ind w:right="1"/>
              <w:rPr>
                <w:sz w:val="18"/>
              </w:rPr>
            </w:pPr>
            <w:r>
              <w:rPr>
                <w:spacing w:val="-5"/>
                <w:sz w:val="18"/>
              </w:rPr>
              <w:t>MC2</w:t>
            </w:r>
          </w:p>
        </w:tc>
        <w:tc>
          <w:tcPr>
            <w:tcW w:w="1107" w:type="dxa"/>
          </w:tcPr>
          <w:p>
            <w:pPr>
              <w:pStyle w:val="11"/>
              <w:spacing w:before="54"/>
              <w:ind w:left="26" w:right="2"/>
              <w:rPr>
                <w:sz w:val="18"/>
              </w:rPr>
            </w:pPr>
            <w:r>
              <w:rPr>
                <w:spacing w:val="-2"/>
                <w:sz w:val="18"/>
              </w:rPr>
              <w:t>Flowering</w:t>
            </w:r>
          </w:p>
        </w:tc>
        <w:tc>
          <w:tcPr>
            <w:tcW w:w="1727" w:type="dxa"/>
          </w:tcPr>
          <w:p>
            <w:pPr>
              <w:pStyle w:val="11"/>
              <w:spacing w:before="54"/>
              <w:ind w:left="1" w:right="58"/>
              <w:rPr>
                <w:sz w:val="18"/>
              </w:rPr>
            </w:pPr>
            <w:r>
              <w:rPr>
                <w:spacing w:val="-2"/>
                <w:sz w:val="18"/>
              </w:rPr>
              <w:t>Detritivore</w:t>
            </w:r>
          </w:p>
        </w:tc>
        <w:tc>
          <w:tcPr>
            <w:tcW w:w="888" w:type="dxa"/>
          </w:tcPr>
          <w:p>
            <w:pPr>
              <w:pStyle w:val="11"/>
              <w:spacing w:before="54"/>
              <w:ind w:left="2" w:right="35"/>
              <w:rPr>
                <w:sz w:val="18"/>
              </w:rPr>
            </w:pPr>
            <w:r>
              <w:rPr>
                <w:spacing w:val="-2"/>
                <w:sz w:val="18"/>
              </w:rPr>
              <w:t>0.014</w:t>
            </w:r>
          </w:p>
        </w:tc>
        <w:tc>
          <w:tcPr>
            <w:tcW w:w="901" w:type="dxa"/>
          </w:tcPr>
          <w:p>
            <w:pPr>
              <w:pStyle w:val="11"/>
              <w:spacing w:before="54"/>
              <w:ind w:left="17" w:right="4"/>
              <w:rPr>
                <w:sz w:val="18"/>
              </w:rPr>
            </w:pPr>
            <w:r>
              <w:rPr>
                <w:spacing w:val="-2"/>
                <w:sz w:val="18"/>
              </w:rPr>
              <w:t>0.029</w:t>
            </w:r>
          </w:p>
        </w:tc>
        <w:tc>
          <w:tcPr>
            <w:tcW w:w="990" w:type="dxa"/>
          </w:tcPr>
          <w:p>
            <w:pPr>
              <w:pStyle w:val="11"/>
              <w:spacing w:before="54"/>
              <w:ind w:left="206"/>
              <w:jc w:val="left"/>
              <w:rPr>
                <w:sz w:val="18"/>
              </w:rPr>
            </w:pPr>
            <w:r>
              <w:rPr>
                <w:spacing w:val="-2"/>
                <w:sz w:val="18"/>
              </w:rPr>
              <w:t>0.005</w:t>
            </w:r>
          </w:p>
        </w:tc>
        <w:tc>
          <w:tcPr>
            <w:tcW w:w="1140" w:type="dxa"/>
          </w:tcPr>
          <w:p>
            <w:pPr>
              <w:pStyle w:val="11"/>
              <w:spacing w:before="54"/>
              <w:ind w:left="3" w:right="51"/>
              <w:rPr>
                <w:sz w:val="18"/>
              </w:rPr>
            </w:pPr>
            <w:r>
              <w:rPr>
                <w:spacing w:val="-10"/>
                <w:sz w:val="18"/>
              </w:rPr>
              <w:t>0</w:t>
            </w:r>
          </w:p>
        </w:tc>
        <w:tc>
          <w:tcPr>
            <w:tcW w:w="873" w:type="dxa"/>
          </w:tcPr>
          <w:p>
            <w:pPr>
              <w:pStyle w:val="11"/>
              <w:spacing w:before="54"/>
              <w:ind w:right="54"/>
              <w:jc w:val="right"/>
              <w:rPr>
                <w:sz w:val="18"/>
              </w:rPr>
            </w:pPr>
            <w:r>
              <w:rPr>
                <w:spacing w:val="-2"/>
                <w:sz w:val="18"/>
              </w:rPr>
              <w:t>0.087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5"/>
              <w:rPr>
                <w:sz w:val="18"/>
              </w:rPr>
            </w:pPr>
            <w:r>
              <w:rPr>
                <w:spacing w:val="-2"/>
                <w:sz w:val="18"/>
              </w:rPr>
              <w:t>Ripening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0.976</w:t>
            </w:r>
          </w:p>
        </w:tc>
        <w:tc>
          <w:tcPr>
            <w:tcW w:w="901" w:type="dxa"/>
          </w:tcPr>
          <w:p>
            <w:pPr>
              <w:pStyle w:val="11"/>
              <w:ind w:left="17" w:right="4"/>
              <w:rPr>
                <w:sz w:val="18"/>
              </w:rPr>
            </w:pPr>
            <w:r>
              <w:rPr>
                <w:spacing w:val="-2"/>
                <w:sz w:val="18"/>
              </w:rPr>
              <w:t>0.039</w:t>
            </w:r>
          </w:p>
        </w:tc>
        <w:tc>
          <w:tcPr>
            <w:tcW w:w="990" w:type="dxa"/>
          </w:tcPr>
          <w:p>
            <w:pPr>
              <w:pStyle w:val="11"/>
              <w:ind w:left="206"/>
              <w:jc w:val="left"/>
              <w:rPr>
                <w:sz w:val="18"/>
              </w:rPr>
            </w:pPr>
            <w:r>
              <w:rPr>
                <w:spacing w:val="-2"/>
                <w:sz w:val="18"/>
              </w:rPr>
              <w:t>0.987</w:t>
            </w:r>
          </w:p>
        </w:tc>
        <w:tc>
          <w:tcPr>
            <w:tcW w:w="1140" w:type="dxa"/>
          </w:tcPr>
          <w:p>
            <w:pPr>
              <w:pStyle w:val="11"/>
              <w:ind w:left="2" w:right="51"/>
              <w:rPr>
                <w:sz w:val="18"/>
              </w:rPr>
            </w:pPr>
            <w:r>
              <w:rPr>
                <w:spacing w:val="-2"/>
                <w:sz w:val="18"/>
              </w:rPr>
              <w:t>0.874</w:t>
            </w:r>
          </w:p>
        </w:tc>
        <w:tc>
          <w:tcPr>
            <w:tcW w:w="873" w:type="dxa"/>
          </w:tcPr>
          <w:p>
            <w:pPr>
              <w:pStyle w:val="11"/>
              <w:ind w:right="54"/>
              <w:jc w:val="righ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5"/>
              <w:rPr>
                <w:sz w:val="18"/>
              </w:rPr>
            </w:pPr>
            <w:r>
              <w:rPr>
                <w:spacing w:val="-2"/>
                <w:sz w:val="18"/>
              </w:rPr>
              <w:t>Ripening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right="35"/>
              <w:rPr>
                <w:sz w:val="18"/>
              </w:rPr>
            </w:pPr>
            <w:r>
              <w:rPr>
                <w:spacing w:val="-4"/>
                <w:sz w:val="18"/>
              </w:rPr>
              <w:t>0.02</w:t>
            </w:r>
          </w:p>
        </w:tc>
        <w:tc>
          <w:tcPr>
            <w:tcW w:w="901" w:type="dxa"/>
          </w:tcPr>
          <w:p>
            <w:pPr>
              <w:pStyle w:val="11"/>
              <w:ind w:left="17" w:right="4"/>
              <w:rPr>
                <w:sz w:val="18"/>
              </w:rPr>
            </w:pPr>
            <w:r>
              <w:rPr>
                <w:spacing w:val="-2"/>
                <w:sz w:val="18"/>
              </w:rPr>
              <w:t>0.033</w:t>
            </w:r>
          </w:p>
        </w:tc>
        <w:tc>
          <w:tcPr>
            <w:tcW w:w="990" w:type="dxa"/>
          </w:tcPr>
          <w:p>
            <w:pPr>
              <w:pStyle w:val="11"/>
              <w:ind w:left="256"/>
              <w:jc w:val="left"/>
              <w:rPr>
                <w:sz w:val="18"/>
              </w:rPr>
            </w:pPr>
            <w:r>
              <w:rPr>
                <w:spacing w:val="-4"/>
                <w:sz w:val="18"/>
              </w:rPr>
              <w:t>0.01</w:t>
            </w:r>
          </w:p>
        </w:tc>
        <w:tc>
          <w:tcPr>
            <w:tcW w:w="1140" w:type="dxa"/>
          </w:tcPr>
          <w:p>
            <w:pPr>
              <w:pStyle w:val="11"/>
              <w:ind w:left="2" w:right="51"/>
              <w:rPr>
                <w:sz w:val="18"/>
              </w:rPr>
            </w:pPr>
            <w:r>
              <w:rPr>
                <w:spacing w:val="-2"/>
                <w:sz w:val="18"/>
              </w:rPr>
              <w:t>0.001</w:t>
            </w:r>
          </w:p>
        </w:tc>
        <w:tc>
          <w:tcPr>
            <w:tcW w:w="873" w:type="dxa"/>
          </w:tcPr>
          <w:p>
            <w:pPr>
              <w:pStyle w:val="11"/>
              <w:ind w:right="54"/>
              <w:jc w:val="right"/>
              <w:rPr>
                <w:sz w:val="18"/>
              </w:rPr>
            </w:pPr>
            <w:r>
              <w:rPr>
                <w:spacing w:val="-2"/>
                <w:sz w:val="18"/>
              </w:rPr>
              <w:t>0.108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MC2</w:t>
            </w:r>
          </w:p>
        </w:tc>
        <w:tc>
          <w:tcPr>
            <w:tcW w:w="1107" w:type="dxa"/>
          </w:tcPr>
          <w:p>
            <w:pPr>
              <w:pStyle w:val="11"/>
              <w:ind w:left="26" w:right="5"/>
              <w:rPr>
                <w:sz w:val="18"/>
              </w:rPr>
            </w:pPr>
            <w:r>
              <w:rPr>
                <w:spacing w:val="-2"/>
                <w:sz w:val="18"/>
              </w:rPr>
              <w:t>Ripening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0.004</w:t>
            </w:r>
          </w:p>
        </w:tc>
        <w:tc>
          <w:tcPr>
            <w:tcW w:w="901" w:type="dxa"/>
          </w:tcPr>
          <w:p>
            <w:pPr>
              <w:pStyle w:val="11"/>
              <w:ind w:left="17" w:right="4"/>
              <w:rPr>
                <w:sz w:val="18"/>
              </w:rPr>
            </w:pPr>
            <w:r>
              <w:rPr>
                <w:spacing w:val="-2"/>
                <w:sz w:val="18"/>
              </w:rPr>
              <w:t>0.014</w:t>
            </w:r>
          </w:p>
        </w:tc>
        <w:tc>
          <w:tcPr>
            <w:tcW w:w="990" w:type="dxa"/>
          </w:tcPr>
          <w:p>
            <w:pPr>
              <w:pStyle w:val="11"/>
              <w:ind w:left="206"/>
              <w:jc w:val="left"/>
              <w:rPr>
                <w:sz w:val="18"/>
              </w:rPr>
            </w:pPr>
            <w:r>
              <w:rPr>
                <w:spacing w:val="-2"/>
                <w:sz w:val="18"/>
              </w:rPr>
              <w:t>0.001</w:t>
            </w:r>
          </w:p>
        </w:tc>
        <w:tc>
          <w:tcPr>
            <w:tcW w:w="1140" w:type="dxa"/>
          </w:tcPr>
          <w:p>
            <w:pPr>
              <w:pStyle w:val="11"/>
              <w:ind w:left="3" w:right="51"/>
              <w:rPr>
                <w:sz w:val="18"/>
              </w:rPr>
            </w:pPr>
            <w:r>
              <w:rPr>
                <w:spacing w:val="-10"/>
                <w:sz w:val="18"/>
              </w:rPr>
              <w:t>0</w:t>
            </w:r>
          </w:p>
        </w:tc>
        <w:tc>
          <w:tcPr>
            <w:tcW w:w="873" w:type="dxa"/>
          </w:tcPr>
          <w:p>
            <w:pPr>
              <w:pStyle w:val="11"/>
              <w:ind w:right="54"/>
              <w:jc w:val="right"/>
              <w:rPr>
                <w:sz w:val="18"/>
              </w:rPr>
            </w:pPr>
            <w:r>
              <w:rPr>
                <w:spacing w:val="-2"/>
                <w:sz w:val="18"/>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MC3</w:t>
            </w:r>
          </w:p>
        </w:tc>
        <w:tc>
          <w:tcPr>
            <w:tcW w:w="1107" w:type="dxa"/>
          </w:tcPr>
          <w:p>
            <w:pPr>
              <w:pStyle w:val="11"/>
              <w:ind w:left="26" w:right="2"/>
              <w:rPr>
                <w:sz w:val="18"/>
              </w:rPr>
            </w:pPr>
            <w:r>
              <w:rPr>
                <w:spacing w:val="-2"/>
                <w:sz w:val="18"/>
              </w:rPr>
              <w:t>Tillering</w:t>
            </w:r>
          </w:p>
        </w:tc>
        <w:tc>
          <w:tcPr>
            <w:tcW w:w="1727" w:type="dxa"/>
          </w:tcPr>
          <w:p>
            <w:pPr>
              <w:pStyle w:val="11"/>
              <w:ind w:left="3"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0.233</w:t>
            </w:r>
          </w:p>
        </w:tc>
        <w:tc>
          <w:tcPr>
            <w:tcW w:w="901" w:type="dxa"/>
          </w:tcPr>
          <w:p>
            <w:pPr>
              <w:pStyle w:val="11"/>
              <w:ind w:left="17" w:right="4"/>
              <w:rPr>
                <w:sz w:val="18"/>
              </w:rPr>
            </w:pPr>
            <w:r>
              <w:rPr>
                <w:spacing w:val="-2"/>
                <w:sz w:val="18"/>
              </w:rPr>
              <w:t>0.139</w:t>
            </w:r>
          </w:p>
        </w:tc>
        <w:tc>
          <w:tcPr>
            <w:tcW w:w="990" w:type="dxa"/>
          </w:tcPr>
          <w:p>
            <w:pPr>
              <w:pStyle w:val="11"/>
              <w:ind w:left="206"/>
              <w:jc w:val="left"/>
              <w:rPr>
                <w:sz w:val="18"/>
              </w:rPr>
            </w:pPr>
            <w:r>
              <w:rPr>
                <w:spacing w:val="-2"/>
                <w:sz w:val="18"/>
              </w:rPr>
              <w:t>0.214</w:t>
            </w:r>
          </w:p>
        </w:tc>
        <w:tc>
          <w:tcPr>
            <w:tcW w:w="1140" w:type="dxa"/>
          </w:tcPr>
          <w:p>
            <w:pPr>
              <w:pStyle w:val="11"/>
              <w:ind w:left="2" w:right="51"/>
              <w:rPr>
                <w:sz w:val="18"/>
              </w:rPr>
            </w:pPr>
            <w:r>
              <w:rPr>
                <w:spacing w:val="-2"/>
                <w:sz w:val="18"/>
              </w:rPr>
              <w:t>0.031</w:t>
            </w:r>
          </w:p>
        </w:tc>
        <w:tc>
          <w:tcPr>
            <w:tcW w:w="873" w:type="dxa"/>
          </w:tcPr>
          <w:p>
            <w:pPr>
              <w:pStyle w:val="11"/>
              <w:ind w:right="54"/>
              <w:jc w:val="right"/>
              <w:rPr>
                <w:sz w:val="18"/>
              </w:rPr>
            </w:pPr>
            <w:r>
              <w:rPr>
                <w:spacing w:val="-2"/>
                <w:sz w:val="18"/>
              </w:rPr>
              <w:t>0.547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MC3</w:t>
            </w:r>
          </w:p>
        </w:tc>
        <w:tc>
          <w:tcPr>
            <w:tcW w:w="1107" w:type="dxa"/>
          </w:tcPr>
          <w:p>
            <w:pPr>
              <w:pStyle w:val="11"/>
              <w:ind w:left="26" w:right="2"/>
              <w:rPr>
                <w:sz w:val="18"/>
              </w:rPr>
            </w:pPr>
            <w:r>
              <w:rPr>
                <w:spacing w:val="-2"/>
                <w:sz w:val="18"/>
              </w:rPr>
              <w:t>Tillering</w:t>
            </w:r>
          </w:p>
        </w:tc>
        <w:tc>
          <w:tcPr>
            <w:tcW w:w="1727" w:type="dxa"/>
          </w:tcPr>
          <w:p>
            <w:pPr>
              <w:pStyle w:val="11"/>
              <w:ind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2"/>
                <w:sz w:val="18"/>
              </w:rPr>
              <w:t>0.248</w:t>
            </w:r>
          </w:p>
        </w:tc>
        <w:tc>
          <w:tcPr>
            <w:tcW w:w="901" w:type="dxa"/>
          </w:tcPr>
          <w:p>
            <w:pPr>
              <w:pStyle w:val="11"/>
              <w:ind w:left="17" w:right="4"/>
              <w:rPr>
                <w:sz w:val="18"/>
              </w:rPr>
            </w:pPr>
            <w:r>
              <w:rPr>
                <w:spacing w:val="-2"/>
                <w:sz w:val="18"/>
              </w:rPr>
              <w:t>0.159</w:t>
            </w:r>
          </w:p>
        </w:tc>
        <w:tc>
          <w:tcPr>
            <w:tcW w:w="990" w:type="dxa"/>
          </w:tcPr>
          <w:p>
            <w:pPr>
              <w:pStyle w:val="11"/>
              <w:ind w:left="206"/>
              <w:jc w:val="left"/>
              <w:rPr>
                <w:sz w:val="18"/>
              </w:rPr>
            </w:pPr>
            <w:r>
              <w:rPr>
                <w:spacing w:val="-2"/>
                <w:sz w:val="18"/>
              </w:rPr>
              <w:t>0.235</w:t>
            </w:r>
          </w:p>
        </w:tc>
        <w:tc>
          <w:tcPr>
            <w:tcW w:w="1140" w:type="dxa"/>
          </w:tcPr>
          <w:p>
            <w:pPr>
              <w:pStyle w:val="11"/>
              <w:ind w:left="2" w:right="51"/>
              <w:rPr>
                <w:sz w:val="18"/>
              </w:rPr>
            </w:pPr>
            <w:r>
              <w:rPr>
                <w:spacing w:val="-2"/>
                <w:sz w:val="18"/>
              </w:rPr>
              <w:t>0.014</w:t>
            </w:r>
          </w:p>
        </w:tc>
        <w:tc>
          <w:tcPr>
            <w:tcW w:w="873" w:type="dxa"/>
          </w:tcPr>
          <w:p>
            <w:pPr>
              <w:pStyle w:val="11"/>
              <w:ind w:right="54"/>
              <w:jc w:val="right"/>
              <w:rPr>
                <w:sz w:val="18"/>
              </w:rPr>
            </w:pPr>
            <w:r>
              <w:rPr>
                <w:spacing w:val="-2"/>
                <w:sz w:val="18"/>
              </w:rPr>
              <w:t>0.591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4" w:type="dxa"/>
          </w:tcPr>
          <w:p>
            <w:pPr>
              <w:pStyle w:val="11"/>
              <w:ind w:right="10"/>
              <w:rPr>
                <w:sz w:val="18"/>
              </w:rPr>
            </w:pPr>
            <w:r>
              <w:rPr>
                <w:spacing w:val="-4"/>
                <w:sz w:val="18"/>
              </w:rPr>
              <w:t>Both</w:t>
            </w:r>
          </w:p>
        </w:tc>
        <w:tc>
          <w:tcPr>
            <w:tcW w:w="718" w:type="dxa"/>
          </w:tcPr>
          <w:p>
            <w:pPr>
              <w:pStyle w:val="11"/>
              <w:ind w:right="1"/>
              <w:rPr>
                <w:sz w:val="18"/>
              </w:rPr>
            </w:pPr>
            <w:r>
              <w:rPr>
                <w:spacing w:val="-5"/>
                <w:sz w:val="18"/>
              </w:rPr>
              <w:t>MC3</w:t>
            </w:r>
          </w:p>
        </w:tc>
        <w:tc>
          <w:tcPr>
            <w:tcW w:w="1107" w:type="dxa"/>
          </w:tcPr>
          <w:p>
            <w:pPr>
              <w:pStyle w:val="11"/>
              <w:ind w:left="26" w:right="2"/>
              <w:rPr>
                <w:sz w:val="18"/>
              </w:rPr>
            </w:pPr>
            <w:r>
              <w:rPr>
                <w:spacing w:val="-2"/>
                <w:sz w:val="18"/>
              </w:rPr>
              <w:t>Tillering</w:t>
            </w:r>
          </w:p>
        </w:tc>
        <w:tc>
          <w:tcPr>
            <w:tcW w:w="1727" w:type="dxa"/>
          </w:tcPr>
          <w:p>
            <w:pPr>
              <w:pStyle w:val="11"/>
              <w:ind w:left="1" w:right="58"/>
              <w:rPr>
                <w:sz w:val="18"/>
              </w:rPr>
            </w:pPr>
            <w:r>
              <w:rPr>
                <w:spacing w:val="-2"/>
                <w:sz w:val="18"/>
              </w:rPr>
              <w:t>Detritivore</w:t>
            </w:r>
          </w:p>
        </w:tc>
        <w:tc>
          <w:tcPr>
            <w:tcW w:w="888" w:type="dxa"/>
          </w:tcPr>
          <w:p>
            <w:pPr>
              <w:pStyle w:val="11"/>
              <w:ind w:left="2" w:right="35"/>
              <w:rPr>
                <w:sz w:val="18"/>
              </w:rPr>
            </w:pPr>
            <w:r>
              <w:rPr>
                <w:spacing w:val="-2"/>
                <w:sz w:val="18"/>
              </w:rPr>
              <w:t>0.518</w:t>
            </w:r>
          </w:p>
        </w:tc>
        <w:tc>
          <w:tcPr>
            <w:tcW w:w="901" w:type="dxa"/>
          </w:tcPr>
          <w:p>
            <w:pPr>
              <w:pStyle w:val="11"/>
              <w:ind w:left="17" w:right="4"/>
              <w:rPr>
                <w:sz w:val="18"/>
              </w:rPr>
            </w:pPr>
            <w:r>
              <w:rPr>
                <w:spacing w:val="-2"/>
                <w:sz w:val="18"/>
              </w:rPr>
              <w:t>0.206</w:t>
            </w:r>
          </w:p>
        </w:tc>
        <w:tc>
          <w:tcPr>
            <w:tcW w:w="990" w:type="dxa"/>
          </w:tcPr>
          <w:p>
            <w:pPr>
              <w:pStyle w:val="11"/>
              <w:ind w:left="206"/>
              <w:jc w:val="left"/>
              <w:rPr>
                <w:sz w:val="18"/>
              </w:rPr>
            </w:pPr>
            <w:r>
              <w:rPr>
                <w:spacing w:val="-2"/>
                <w:sz w:val="18"/>
              </w:rPr>
              <w:t>0.509</w:t>
            </w:r>
          </w:p>
        </w:tc>
        <w:tc>
          <w:tcPr>
            <w:tcW w:w="1140" w:type="dxa"/>
          </w:tcPr>
          <w:p>
            <w:pPr>
              <w:pStyle w:val="11"/>
              <w:ind w:left="2" w:right="51"/>
              <w:rPr>
                <w:sz w:val="18"/>
              </w:rPr>
            </w:pPr>
            <w:r>
              <w:rPr>
                <w:spacing w:val="-2"/>
                <w:sz w:val="18"/>
              </w:rPr>
              <w:t>0.138</w:t>
            </w:r>
          </w:p>
        </w:tc>
        <w:tc>
          <w:tcPr>
            <w:tcW w:w="873" w:type="dxa"/>
          </w:tcPr>
          <w:p>
            <w:pPr>
              <w:pStyle w:val="11"/>
              <w:ind w:right="54"/>
              <w:jc w:val="right"/>
              <w:rPr>
                <w:sz w:val="18"/>
              </w:rPr>
            </w:pPr>
            <w:r>
              <w:rPr>
                <w:spacing w:val="-2"/>
                <w:sz w:val="18"/>
              </w:rPr>
              <w:t>0.915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614" w:type="dxa"/>
          </w:tcPr>
          <w:p>
            <w:pPr>
              <w:pStyle w:val="11"/>
              <w:spacing w:line="188" w:lineRule="exact"/>
              <w:ind w:left="50"/>
              <w:jc w:val="left"/>
              <w:rPr>
                <w:sz w:val="18"/>
              </w:rPr>
            </w:pPr>
            <w:r>
              <w:rPr>
                <w:spacing w:val="-4"/>
                <w:sz w:val="18"/>
              </w:rPr>
              <w:t>2018</w:t>
            </w:r>
          </w:p>
        </w:tc>
        <w:tc>
          <w:tcPr>
            <w:tcW w:w="694" w:type="dxa"/>
          </w:tcPr>
          <w:p>
            <w:pPr>
              <w:pStyle w:val="11"/>
              <w:spacing w:line="188" w:lineRule="exact"/>
              <w:ind w:right="10"/>
              <w:rPr>
                <w:sz w:val="18"/>
              </w:rPr>
            </w:pPr>
            <w:r>
              <w:rPr>
                <w:spacing w:val="-4"/>
                <w:sz w:val="18"/>
              </w:rPr>
              <w:t>Both</w:t>
            </w:r>
          </w:p>
        </w:tc>
        <w:tc>
          <w:tcPr>
            <w:tcW w:w="718" w:type="dxa"/>
          </w:tcPr>
          <w:p>
            <w:pPr>
              <w:pStyle w:val="11"/>
              <w:spacing w:line="188" w:lineRule="exact"/>
              <w:ind w:right="1"/>
              <w:rPr>
                <w:sz w:val="18"/>
              </w:rPr>
            </w:pPr>
            <w:r>
              <w:rPr>
                <w:spacing w:val="-5"/>
                <w:sz w:val="18"/>
              </w:rPr>
              <w:t>MC3</w:t>
            </w:r>
          </w:p>
        </w:tc>
        <w:tc>
          <w:tcPr>
            <w:tcW w:w="1107" w:type="dxa"/>
          </w:tcPr>
          <w:p>
            <w:pPr>
              <w:pStyle w:val="11"/>
              <w:spacing w:line="188" w:lineRule="exact"/>
              <w:ind w:left="26" w:right="2"/>
              <w:rPr>
                <w:sz w:val="18"/>
              </w:rPr>
            </w:pPr>
            <w:r>
              <w:rPr>
                <w:spacing w:val="-2"/>
                <w:sz w:val="18"/>
              </w:rPr>
              <w:t>Flowering</w:t>
            </w:r>
          </w:p>
        </w:tc>
        <w:tc>
          <w:tcPr>
            <w:tcW w:w="1727" w:type="dxa"/>
          </w:tcPr>
          <w:p>
            <w:pPr>
              <w:pStyle w:val="11"/>
              <w:spacing w:line="188" w:lineRule="exact"/>
              <w:ind w:left="3" w:right="58"/>
              <w:rPr>
                <w:sz w:val="18"/>
              </w:rPr>
            </w:pPr>
            <w:r>
              <w:rPr>
                <w:sz w:val="18"/>
              </w:rPr>
              <w:t>Rice</w:t>
            </w:r>
            <w:r>
              <w:rPr>
                <w:spacing w:val="8"/>
                <w:sz w:val="18"/>
              </w:rPr>
              <w:t xml:space="preserve"> </w:t>
            </w:r>
            <w:r>
              <w:rPr>
                <w:spacing w:val="-2"/>
                <w:sz w:val="18"/>
              </w:rPr>
              <w:t>herbivore</w:t>
            </w:r>
          </w:p>
        </w:tc>
        <w:tc>
          <w:tcPr>
            <w:tcW w:w="888" w:type="dxa"/>
          </w:tcPr>
          <w:p>
            <w:pPr>
              <w:pStyle w:val="11"/>
              <w:spacing w:line="188" w:lineRule="exact"/>
              <w:ind w:left="2" w:right="35"/>
              <w:rPr>
                <w:sz w:val="18"/>
              </w:rPr>
            </w:pPr>
            <w:r>
              <w:rPr>
                <w:spacing w:val="-2"/>
                <w:sz w:val="18"/>
              </w:rPr>
              <w:t>0.773</w:t>
            </w:r>
          </w:p>
        </w:tc>
        <w:tc>
          <w:tcPr>
            <w:tcW w:w="901" w:type="dxa"/>
          </w:tcPr>
          <w:p>
            <w:pPr>
              <w:pStyle w:val="11"/>
              <w:spacing w:line="188" w:lineRule="exact"/>
              <w:ind w:left="17" w:right="6"/>
              <w:rPr>
                <w:sz w:val="18"/>
              </w:rPr>
            </w:pPr>
            <w:r>
              <w:rPr>
                <w:spacing w:val="-4"/>
                <w:sz w:val="18"/>
              </w:rPr>
              <w:t>0.15</w:t>
            </w:r>
          </w:p>
        </w:tc>
        <w:tc>
          <w:tcPr>
            <w:tcW w:w="990" w:type="dxa"/>
          </w:tcPr>
          <w:p>
            <w:pPr>
              <w:pStyle w:val="11"/>
              <w:spacing w:line="188" w:lineRule="exact"/>
              <w:ind w:left="206"/>
              <w:jc w:val="left"/>
              <w:rPr>
                <w:sz w:val="18"/>
              </w:rPr>
            </w:pPr>
            <w:r>
              <w:rPr>
                <w:spacing w:val="-2"/>
                <w:sz w:val="18"/>
              </w:rPr>
              <w:t>0.807</w:t>
            </w:r>
          </w:p>
        </w:tc>
        <w:tc>
          <w:tcPr>
            <w:tcW w:w="1140" w:type="dxa"/>
          </w:tcPr>
          <w:p>
            <w:pPr>
              <w:pStyle w:val="11"/>
              <w:spacing w:line="188" w:lineRule="exact"/>
              <w:ind w:left="2" w:right="51"/>
              <w:rPr>
                <w:sz w:val="18"/>
              </w:rPr>
            </w:pPr>
            <w:r>
              <w:rPr>
                <w:spacing w:val="-2"/>
                <w:sz w:val="18"/>
              </w:rPr>
              <w:t>0.417</w:t>
            </w:r>
          </w:p>
        </w:tc>
        <w:tc>
          <w:tcPr>
            <w:tcW w:w="873" w:type="dxa"/>
          </w:tcPr>
          <w:p>
            <w:pPr>
              <w:pStyle w:val="11"/>
              <w:spacing w:line="188" w:lineRule="exact"/>
              <w:ind w:right="54"/>
              <w:jc w:val="right"/>
              <w:rPr>
                <w:sz w:val="18"/>
              </w:rPr>
            </w:pPr>
            <w:r>
              <w:rPr>
                <w:spacing w:val="-2"/>
                <w:sz w:val="18"/>
              </w:rPr>
              <w:t>0.971</w:t>
            </w:r>
          </w:p>
        </w:tc>
      </w:tr>
    </w:tbl>
    <w:p>
      <w:pPr>
        <w:spacing w:after="0" w:line="188" w:lineRule="exact"/>
        <w:jc w:val="right"/>
        <w:rPr>
          <w:sz w:val="18"/>
        </w:rPr>
        <w:sectPr>
          <w:footerReference r:id="rId35"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4"/>
        <w:gridCol w:w="691"/>
        <w:gridCol w:w="722"/>
        <w:gridCol w:w="1104"/>
        <w:gridCol w:w="1727"/>
        <w:gridCol w:w="888"/>
        <w:gridCol w:w="901"/>
        <w:gridCol w:w="990"/>
        <w:gridCol w:w="1140"/>
        <w:gridCol w:w="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614" w:type="dxa"/>
          </w:tcPr>
          <w:p>
            <w:pPr>
              <w:pStyle w:val="11"/>
              <w:spacing w:before="0" w:line="205" w:lineRule="exact"/>
              <w:ind w:left="50"/>
              <w:jc w:val="left"/>
              <w:rPr>
                <w:sz w:val="18"/>
              </w:rPr>
            </w:pPr>
            <w:r>
              <w:rPr>
                <w:spacing w:val="-4"/>
                <w:sz w:val="18"/>
              </w:rPr>
              <w:t>2018</w:t>
            </w:r>
          </w:p>
        </w:tc>
        <w:tc>
          <w:tcPr>
            <w:tcW w:w="691" w:type="dxa"/>
          </w:tcPr>
          <w:p>
            <w:pPr>
              <w:pStyle w:val="11"/>
              <w:spacing w:before="0" w:line="205" w:lineRule="exact"/>
              <w:ind w:right="7"/>
              <w:rPr>
                <w:sz w:val="18"/>
              </w:rPr>
            </w:pPr>
            <w:r>
              <w:rPr>
                <w:spacing w:val="-4"/>
                <w:sz w:val="18"/>
              </w:rPr>
              <w:t>Both</w:t>
            </w:r>
          </w:p>
        </w:tc>
        <w:tc>
          <w:tcPr>
            <w:tcW w:w="722" w:type="dxa"/>
          </w:tcPr>
          <w:p>
            <w:pPr>
              <w:pStyle w:val="11"/>
              <w:spacing w:before="0" w:line="205" w:lineRule="exact"/>
              <w:ind w:right="1"/>
              <w:rPr>
                <w:sz w:val="18"/>
              </w:rPr>
            </w:pPr>
            <w:r>
              <w:rPr>
                <w:spacing w:val="-5"/>
                <w:sz w:val="18"/>
              </w:rPr>
              <w:t>MC3</w:t>
            </w:r>
          </w:p>
        </w:tc>
        <w:tc>
          <w:tcPr>
            <w:tcW w:w="1104" w:type="dxa"/>
          </w:tcPr>
          <w:p>
            <w:pPr>
              <w:pStyle w:val="11"/>
              <w:spacing w:before="0" w:line="205" w:lineRule="exact"/>
              <w:ind w:left="25"/>
              <w:rPr>
                <w:sz w:val="18"/>
              </w:rPr>
            </w:pPr>
            <w:r>
              <w:rPr>
                <w:spacing w:val="-2"/>
                <w:sz w:val="18"/>
              </w:rPr>
              <w:t>Flowering</w:t>
            </w:r>
          </w:p>
        </w:tc>
        <w:tc>
          <w:tcPr>
            <w:tcW w:w="1727" w:type="dxa"/>
          </w:tcPr>
          <w:p>
            <w:pPr>
              <w:pStyle w:val="11"/>
              <w:spacing w:before="0" w:line="205" w:lineRule="exact"/>
              <w:ind w:left="4" w:right="58"/>
              <w:rPr>
                <w:sz w:val="18"/>
              </w:rPr>
            </w:pPr>
            <w:r>
              <w:rPr>
                <w:sz w:val="18"/>
              </w:rPr>
              <w:t>Tourist</w:t>
            </w:r>
            <w:r>
              <w:rPr>
                <w:spacing w:val="8"/>
                <w:sz w:val="18"/>
              </w:rPr>
              <w:t xml:space="preserve"> </w:t>
            </w:r>
            <w:r>
              <w:rPr>
                <w:spacing w:val="-2"/>
                <w:sz w:val="18"/>
              </w:rPr>
              <w:t>herbivore</w:t>
            </w:r>
          </w:p>
        </w:tc>
        <w:tc>
          <w:tcPr>
            <w:tcW w:w="888" w:type="dxa"/>
          </w:tcPr>
          <w:p>
            <w:pPr>
              <w:pStyle w:val="11"/>
              <w:spacing w:before="0" w:line="205" w:lineRule="exact"/>
              <w:ind w:left="6" w:right="35"/>
              <w:rPr>
                <w:sz w:val="18"/>
              </w:rPr>
            </w:pPr>
            <w:r>
              <w:rPr>
                <w:spacing w:val="-2"/>
                <w:sz w:val="18"/>
              </w:rPr>
              <w:t>0.178</w:t>
            </w:r>
          </w:p>
        </w:tc>
        <w:tc>
          <w:tcPr>
            <w:tcW w:w="901" w:type="dxa"/>
          </w:tcPr>
          <w:p>
            <w:pPr>
              <w:pStyle w:val="11"/>
              <w:spacing w:before="0" w:line="205" w:lineRule="exact"/>
              <w:ind w:left="17"/>
              <w:rPr>
                <w:sz w:val="18"/>
              </w:rPr>
            </w:pPr>
            <w:r>
              <w:rPr>
                <w:spacing w:val="-2"/>
                <w:sz w:val="18"/>
              </w:rPr>
              <w:t>0.134</w:t>
            </w:r>
          </w:p>
        </w:tc>
        <w:tc>
          <w:tcPr>
            <w:tcW w:w="990" w:type="dxa"/>
          </w:tcPr>
          <w:p>
            <w:pPr>
              <w:pStyle w:val="11"/>
              <w:spacing w:before="0" w:line="205" w:lineRule="exact"/>
              <w:ind w:left="208"/>
              <w:jc w:val="left"/>
              <w:rPr>
                <w:sz w:val="18"/>
              </w:rPr>
            </w:pPr>
            <w:r>
              <w:rPr>
                <w:spacing w:val="-2"/>
                <w:sz w:val="18"/>
              </w:rPr>
              <w:t>0.148</w:t>
            </w:r>
          </w:p>
        </w:tc>
        <w:tc>
          <w:tcPr>
            <w:tcW w:w="1140" w:type="dxa"/>
          </w:tcPr>
          <w:p>
            <w:pPr>
              <w:pStyle w:val="11"/>
              <w:spacing w:before="0" w:line="205" w:lineRule="exact"/>
              <w:ind w:left="6" w:right="51"/>
              <w:rPr>
                <w:sz w:val="18"/>
              </w:rPr>
            </w:pPr>
            <w:r>
              <w:rPr>
                <w:spacing w:val="-2"/>
                <w:sz w:val="18"/>
              </w:rPr>
              <w:t>0.011</w:t>
            </w:r>
          </w:p>
        </w:tc>
        <w:tc>
          <w:tcPr>
            <w:tcW w:w="873" w:type="dxa"/>
          </w:tcPr>
          <w:p>
            <w:pPr>
              <w:pStyle w:val="11"/>
              <w:spacing w:before="0" w:line="205" w:lineRule="exact"/>
              <w:ind w:right="52"/>
              <w:jc w:val="right"/>
              <w:rPr>
                <w:sz w:val="18"/>
              </w:rPr>
            </w:pPr>
            <w:r>
              <w:rPr>
                <w:spacing w:val="-2"/>
                <w:sz w:val="18"/>
              </w:rPr>
              <w:t>0.506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0.049</w:t>
            </w:r>
          </w:p>
        </w:tc>
        <w:tc>
          <w:tcPr>
            <w:tcW w:w="901" w:type="dxa"/>
          </w:tcPr>
          <w:p>
            <w:pPr>
              <w:pStyle w:val="11"/>
              <w:ind w:left="17"/>
              <w:rPr>
                <w:sz w:val="18"/>
              </w:rPr>
            </w:pPr>
            <w:r>
              <w:rPr>
                <w:spacing w:val="-2"/>
                <w:sz w:val="18"/>
              </w:rPr>
              <w:t>0.066</w:t>
            </w:r>
          </w:p>
        </w:tc>
        <w:tc>
          <w:tcPr>
            <w:tcW w:w="990" w:type="dxa"/>
          </w:tcPr>
          <w:p>
            <w:pPr>
              <w:pStyle w:val="11"/>
              <w:ind w:left="208"/>
              <w:jc w:val="left"/>
              <w:rPr>
                <w:sz w:val="18"/>
              </w:rPr>
            </w:pPr>
            <w:r>
              <w:rPr>
                <w:spacing w:val="-2"/>
                <w:sz w:val="18"/>
              </w:rPr>
              <w:t>0.027</w:t>
            </w:r>
          </w:p>
        </w:tc>
        <w:tc>
          <w:tcPr>
            <w:tcW w:w="1140" w:type="dxa"/>
          </w:tcPr>
          <w:p>
            <w:pPr>
              <w:pStyle w:val="11"/>
              <w:ind w:left="6" w:right="51"/>
              <w:rPr>
                <w:sz w:val="18"/>
              </w:rPr>
            </w:pPr>
            <w:r>
              <w:rPr>
                <w:spacing w:val="-2"/>
                <w:sz w:val="18"/>
              </w:rPr>
              <w:t>0.003</w:t>
            </w:r>
          </w:p>
        </w:tc>
        <w:tc>
          <w:tcPr>
            <w:tcW w:w="873" w:type="dxa"/>
          </w:tcPr>
          <w:p>
            <w:pPr>
              <w:pStyle w:val="11"/>
              <w:ind w:right="52"/>
              <w:jc w:val="right"/>
              <w:rPr>
                <w:sz w:val="18"/>
              </w:rPr>
            </w:pPr>
            <w:r>
              <w:rPr>
                <w:spacing w:val="-2"/>
                <w:sz w:val="18"/>
              </w:rPr>
              <w:t>0.239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MC3</w:t>
            </w:r>
          </w:p>
        </w:tc>
        <w:tc>
          <w:tcPr>
            <w:tcW w:w="1104" w:type="dxa"/>
          </w:tcPr>
          <w:p>
            <w:pPr>
              <w:pStyle w:val="11"/>
              <w:spacing w:before="54"/>
              <w:ind w:left="25" w:right="3"/>
              <w:rPr>
                <w:sz w:val="18"/>
              </w:rPr>
            </w:pPr>
            <w:r>
              <w:rPr>
                <w:spacing w:val="-2"/>
                <w:sz w:val="18"/>
              </w:rPr>
              <w:t>Ripening</w:t>
            </w:r>
          </w:p>
        </w:tc>
        <w:tc>
          <w:tcPr>
            <w:tcW w:w="1727" w:type="dxa"/>
          </w:tcPr>
          <w:p>
            <w:pPr>
              <w:pStyle w:val="11"/>
              <w:spacing w:before="54"/>
              <w:ind w:left="7"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6" w:right="35"/>
              <w:rPr>
                <w:sz w:val="18"/>
              </w:rPr>
            </w:pPr>
            <w:r>
              <w:rPr>
                <w:spacing w:val="-2"/>
                <w:sz w:val="18"/>
              </w:rPr>
              <w:t>0.886</w:t>
            </w:r>
          </w:p>
        </w:tc>
        <w:tc>
          <w:tcPr>
            <w:tcW w:w="901" w:type="dxa"/>
          </w:tcPr>
          <w:p>
            <w:pPr>
              <w:pStyle w:val="11"/>
              <w:spacing w:before="54"/>
              <w:ind w:left="17"/>
              <w:rPr>
                <w:sz w:val="18"/>
              </w:rPr>
            </w:pPr>
            <w:r>
              <w:rPr>
                <w:spacing w:val="-2"/>
                <w:sz w:val="18"/>
              </w:rPr>
              <w:t>0.099</w:t>
            </w:r>
          </w:p>
        </w:tc>
        <w:tc>
          <w:tcPr>
            <w:tcW w:w="990" w:type="dxa"/>
          </w:tcPr>
          <w:p>
            <w:pPr>
              <w:pStyle w:val="11"/>
              <w:spacing w:before="54"/>
              <w:ind w:left="208"/>
              <w:jc w:val="left"/>
              <w:rPr>
                <w:sz w:val="18"/>
              </w:rPr>
            </w:pPr>
            <w:r>
              <w:rPr>
                <w:spacing w:val="-2"/>
                <w:sz w:val="18"/>
              </w:rPr>
              <w:t>0.915</w:t>
            </w:r>
          </w:p>
        </w:tc>
        <w:tc>
          <w:tcPr>
            <w:tcW w:w="1140" w:type="dxa"/>
          </w:tcPr>
          <w:p>
            <w:pPr>
              <w:pStyle w:val="11"/>
              <w:spacing w:before="54"/>
              <w:ind w:left="6" w:right="51"/>
              <w:rPr>
                <w:sz w:val="18"/>
              </w:rPr>
            </w:pPr>
            <w:r>
              <w:rPr>
                <w:spacing w:val="-2"/>
                <w:sz w:val="18"/>
              </w:rPr>
              <w:t>0.625</w:t>
            </w:r>
          </w:p>
        </w:tc>
        <w:tc>
          <w:tcPr>
            <w:tcW w:w="873" w:type="dxa"/>
          </w:tcPr>
          <w:p>
            <w:pPr>
              <w:pStyle w:val="11"/>
              <w:spacing w:before="54"/>
              <w:ind w:right="104"/>
              <w:jc w:val="right"/>
              <w:rPr>
                <w:sz w:val="18"/>
              </w:rPr>
            </w:pPr>
            <w:r>
              <w:rPr>
                <w:spacing w:val="-4"/>
                <w:sz w:val="18"/>
              </w:rPr>
              <w:t>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ight="3"/>
              <w:rPr>
                <w:sz w:val="18"/>
              </w:rPr>
            </w:pPr>
            <w:r>
              <w:rPr>
                <w:spacing w:val="-2"/>
                <w:sz w:val="18"/>
              </w:rPr>
              <w:t>Ripening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0.098</w:t>
            </w:r>
          </w:p>
        </w:tc>
        <w:tc>
          <w:tcPr>
            <w:tcW w:w="901" w:type="dxa"/>
          </w:tcPr>
          <w:p>
            <w:pPr>
              <w:pStyle w:val="11"/>
              <w:ind w:left="17" w:right="2"/>
              <w:rPr>
                <w:sz w:val="18"/>
              </w:rPr>
            </w:pPr>
            <w:r>
              <w:rPr>
                <w:spacing w:val="-4"/>
                <w:sz w:val="18"/>
              </w:rPr>
              <w:t>0.09</w:t>
            </w:r>
          </w:p>
        </w:tc>
        <w:tc>
          <w:tcPr>
            <w:tcW w:w="990" w:type="dxa"/>
          </w:tcPr>
          <w:p>
            <w:pPr>
              <w:pStyle w:val="11"/>
              <w:ind w:left="258"/>
              <w:jc w:val="left"/>
              <w:rPr>
                <w:sz w:val="18"/>
              </w:rPr>
            </w:pPr>
            <w:r>
              <w:rPr>
                <w:spacing w:val="-4"/>
                <w:sz w:val="18"/>
              </w:rPr>
              <w:t>0.07</w:t>
            </w:r>
          </w:p>
        </w:tc>
        <w:tc>
          <w:tcPr>
            <w:tcW w:w="1140" w:type="dxa"/>
          </w:tcPr>
          <w:p>
            <w:pPr>
              <w:pStyle w:val="11"/>
              <w:ind w:left="6" w:right="51"/>
              <w:rPr>
                <w:sz w:val="18"/>
              </w:rPr>
            </w:pPr>
            <w:r>
              <w:rPr>
                <w:spacing w:val="-2"/>
                <w:sz w:val="18"/>
              </w:rPr>
              <w:t>0.006</w:t>
            </w:r>
          </w:p>
        </w:tc>
        <w:tc>
          <w:tcPr>
            <w:tcW w:w="873" w:type="dxa"/>
          </w:tcPr>
          <w:p>
            <w:pPr>
              <w:pStyle w:val="11"/>
              <w:ind w:right="52"/>
              <w:jc w:val="right"/>
              <w:rPr>
                <w:sz w:val="18"/>
              </w:rPr>
            </w:pPr>
            <w:r>
              <w:rPr>
                <w:spacing w:val="-2"/>
                <w:sz w:val="18"/>
              </w:rPr>
              <w:t>0.334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ight="3"/>
              <w:rPr>
                <w:sz w:val="18"/>
              </w:rPr>
            </w:pPr>
            <w:r>
              <w:rPr>
                <w:spacing w:val="-2"/>
                <w:sz w:val="18"/>
              </w:rPr>
              <w:t>Ripening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0.016</w:t>
            </w:r>
          </w:p>
        </w:tc>
        <w:tc>
          <w:tcPr>
            <w:tcW w:w="901" w:type="dxa"/>
          </w:tcPr>
          <w:p>
            <w:pPr>
              <w:pStyle w:val="11"/>
              <w:ind w:left="17" w:right="2"/>
              <w:rPr>
                <w:sz w:val="18"/>
              </w:rPr>
            </w:pPr>
            <w:r>
              <w:rPr>
                <w:spacing w:val="-4"/>
                <w:sz w:val="18"/>
              </w:rPr>
              <w:t>0.03</w:t>
            </w:r>
          </w:p>
        </w:tc>
        <w:tc>
          <w:tcPr>
            <w:tcW w:w="990" w:type="dxa"/>
          </w:tcPr>
          <w:p>
            <w:pPr>
              <w:pStyle w:val="11"/>
              <w:ind w:left="208"/>
              <w:jc w:val="left"/>
              <w:rPr>
                <w:sz w:val="18"/>
              </w:rPr>
            </w:pPr>
            <w:r>
              <w:rPr>
                <w:spacing w:val="-2"/>
                <w:sz w:val="18"/>
              </w:rPr>
              <w:t>0.007</w:t>
            </w:r>
          </w:p>
        </w:tc>
        <w:tc>
          <w:tcPr>
            <w:tcW w:w="1140" w:type="dxa"/>
          </w:tcPr>
          <w:p>
            <w:pPr>
              <w:pStyle w:val="11"/>
              <w:ind w:left="7" w:right="51"/>
              <w:rPr>
                <w:sz w:val="18"/>
              </w:rPr>
            </w:pPr>
            <w:r>
              <w:rPr>
                <w:spacing w:val="-10"/>
                <w:sz w:val="18"/>
              </w:rPr>
              <w:t>0</w:t>
            </w:r>
          </w:p>
        </w:tc>
        <w:tc>
          <w:tcPr>
            <w:tcW w:w="873" w:type="dxa"/>
          </w:tcPr>
          <w:p>
            <w:pPr>
              <w:pStyle w:val="11"/>
              <w:ind w:right="52"/>
              <w:jc w:val="right"/>
              <w:rPr>
                <w:sz w:val="18"/>
              </w:rPr>
            </w:pPr>
            <w:r>
              <w:rPr>
                <w:spacing w:val="-2"/>
                <w:sz w:val="18"/>
              </w:rPr>
              <w:t>0.097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0.225</w:t>
            </w:r>
          </w:p>
        </w:tc>
        <w:tc>
          <w:tcPr>
            <w:tcW w:w="901" w:type="dxa"/>
          </w:tcPr>
          <w:p>
            <w:pPr>
              <w:pStyle w:val="11"/>
              <w:ind w:left="17"/>
              <w:rPr>
                <w:sz w:val="18"/>
              </w:rPr>
            </w:pPr>
            <w:r>
              <w:rPr>
                <w:spacing w:val="-2"/>
                <w:sz w:val="18"/>
              </w:rPr>
              <w:t>0.207</w:t>
            </w:r>
          </w:p>
        </w:tc>
        <w:tc>
          <w:tcPr>
            <w:tcW w:w="990" w:type="dxa"/>
          </w:tcPr>
          <w:p>
            <w:pPr>
              <w:pStyle w:val="11"/>
              <w:ind w:left="208"/>
              <w:jc w:val="left"/>
              <w:rPr>
                <w:sz w:val="18"/>
              </w:rPr>
            </w:pPr>
            <w:r>
              <w:rPr>
                <w:spacing w:val="-2"/>
                <w:sz w:val="18"/>
              </w:rPr>
              <w:t>0.165</w:t>
            </w:r>
          </w:p>
        </w:tc>
        <w:tc>
          <w:tcPr>
            <w:tcW w:w="1140" w:type="dxa"/>
          </w:tcPr>
          <w:p>
            <w:pPr>
              <w:pStyle w:val="11"/>
              <w:ind w:left="6" w:right="51"/>
              <w:rPr>
                <w:sz w:val="18"/>
              </w:rPr>
            </w:pPr>
            <w:r>
              <w:rPr>
                <w:spacing w:val="-2"/>
                <w:sz w:val="18"/>
              </w:rPr>
              <w:t>0.007</w:t>
            </w:r>
          </w:p>
        </w:tc>
        <w:tc>
          <w:tcPr>
            <w:tcW w:w="873" w:type="dxa"/>
          </w:tcPr>
          <w:p>
            <w:pPr>
              <w:pStyle w:val="11"/>
              <w:ind w:right="104"/>
              <w:jc w:val="right"/>
              <w:rPr>
                <w:sz w:val="18"/>
              </w:rPr>
            </w:pPr>
            <w:r>
              <w:rPr>
                <w:spacing w:val="-4"/>
                <w:sz w:val="18"/>
              </w:rPr>
              <w:t>0.72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0.172</w:t>
            </w:r>
          </w:p>
        </w:tc>
        <w:tc>
          <w:tcPr>
            <w:tcW w:w="901" w:type="dxa"/>
          </w:tcPr>
          <w:p>
            <w:pPr>
              <w:pStyle w:val="11"/>
              <w:ind w:left="17"/>
              <w:rPr>
                <w:sz w:val="18"/>
              </w:rPr>
            </w:pPr>
            <w:r>
              <w:rPr>
                <w:spacing w:val="-2"/>
                <w:sz w:val="18"/>
              </w:rPr>
              <w:t>0.177</w:t>
            </w:r>
          </w:p>
        </w:tc>
        <w:tc>
          <w:tcPr>
            <w:tcW w:w="990" w:type="dxa"/>
          </w:tcPr>
          <w:p>
            <w:pPr>
              <w:pStyle w:val="11"/>
              <w:ind w:left="208"/>
              <w:jc w:val="left"/>
              <w:rPr>
                <w:sz w:val="18"/>
              </w:rPr>
            </w:pPr>
            <w:r>
              <w:rPr>
                <w:spacing w:val="-2"/>
                <w:sz w:val="18"/>
              </w:rPr>
              <w:t>0.109</w:t>
            </w:r>
          </w:p>
        </w:tc>
        <w:tc>
          <w:tcPr>
            <w:tcW w:w="1140" w:type="dxa"/>
          </w:tcPr>
          <w:p>
            <w:pPr>
              <w:pStyle w:val="11"/>
              <w:ind w:left="6" w:right="51"/>
              <w:rPr>
                <w:sz w:val="18"/>
              </w:rPr>
            </w:pPr>
            <w:r>
              <w:rPr>
                <w:spacing w:val="-2"/>
                <w:sz w:val="18"/>
              </w:rPr>
              <w:t>0.005</w:t>
            </w:r>
          </w:p>
        </w:tc>
        <w:tc>
          <w:tcPr>
            <w:tcW w:w="873" w:type="dxa"/>
          </w:tcPr>
          <w:p>
            <w:pPr>
              <w:pStyle w:val="11"/>
              <w:ind w:right="52"/>
              <w:jc w:val="right"/>
              <w:rPr>
                <w:sz w:val="18"/>
              </w:rPr>
            </w:pPr>
            <w:r>
              <w:rPr>
                <w:spacing w:val="-2"/>
                <w:sz w:val="18"/>
              </w:rPr>
              <w:t>0.659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0.602</w:t>
            </w:r>
          </w:p>
        </w:tc>
        <w:tc>
          <w:tcPr>
            <w:tcW w:w="901" w:type="dxa"/>
          </w:tcPr>
          <w:p>
            <w:pPr>
              <w:pStyle w:val="11"/>
              <w:ind w:left="17"/>
              <w:rPr>
                <w:sz w:val="18"/>
              </w:rPr>
            </w:pPr>
            <w:r>
              <w:rPr>
                <w:spacing w:val="-2"/>
                <w:sz w:val="18"/>
              </w:rPr>
              <w:t>0.278</w:t>
            </w:r>
          </w:p>
        </w:tc>
        <w:tc>
          <w:tcPr>
            <w:tcW w:w="990" w:type="dxa"/>
          </w:tcPr>
          <w:p>
            <w:pPr>
              <w:pStyle w:val="11"/>
              <w:ind w:left="208"/>
              <w:jc w:val="left"/>
              <w:rPr>
                <w:sz w:val="18"/>
              </w:rPr>
            </w:pPr>
            <w:r>
              <w:rPr>
                <w:spacing w:val="-2"/>
                <w:sz w:val="18"/>
              </w:rPr>
              <w:t>0.618</w:t>
            </w:r>
          </w:p>
        </w:tc>
        <w:tc>
          <w:tcPr>
            <w:tcW w:w="1140" w:type="dxa"/>
          </w:tcPr>
          <w:p>
            <w:pPr>
              <w:pStyle w:val="11"/>
              <w:ind w:left="6" w:right="51"/>
              <w:rPr>
                <w:sz w:val="18"/>
              </w:rPr>
            </w:pPr>
            <w:r>
              <w:rPr>
                <w:spacing w:val="-2"/>
                <w:sz w:val="18"/>
              </w:rPr>
              <w:t>0.097</w:t>
            </w:r>
          </w:p>
        </w:tc>
        <w:tc>
          <w:tcPr>
            <w:tcW w:w="873" w:type="dxa"/>
          </w:tcPr>
          <w:p>
            <w:pPr>
              <w:pStyle w:val="11"/>
              <w:ind w:right="52"/>
              <w:jc w:val="right"/>
              <w:rPr>
                <w:sz w:val="18"/>
              </w:rPr>
            </w:pPr>
            <w:r>
              <w:rPr>
                <w:spacing w:val="-2"/>
                <w:sz w:val="18"/>
              </w:rPr>
              <w:t>0.984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0.719</w:t>
            </w:r>
          </w:p>
        </w:tc>
        <w:tc>
          <w:tcPr>
            <w:tcW w:w="901" w:type="dxa"/>
          </w:tcPr>
          <w:p>
            <w:pPr>
              <w:pStyle w:val="11"/>
              <w:ind w:left="17"/>
              <w:rPr>
                <w:sz w:val="18"/>
              </w:rPr>
            </w:pPr>
            <w:r>
              <w:rPr>
                <w:spacing w:val="-2"/>
                <w:sz w:val="18"/>
              </w:rPr>
              <w:t>0.226</w:t>
            </w:r>
          </w:p>
        </w:tc>
        <w:tc>
          <w:tcPr>
            <w:tcW w:w="990" w:type="dxa"/>
          </w:tcPr>
          <w:p>
            <w:pPr>
              <w:pStyle w:val="11"/>
              <w:ind w:left="208"/>
              <w:jc w:val="left"/>
              <w:rPr>
                <w:sz w:val="18"/>
              </w:rPr>
            </w:pPr>
            <w:r>
              <w:rPr>
                <w:spacing w:val="-2"/>
                <w:sz w:val="18"/>
              </w:rPr>
              <w:t>0.788</w:t>
            </w:r>
          </w:p>
        </w:tc>
        <w:tc>
          <w:tcPr>
            <w:tcW w:w="1140" w:type="dxa"/>
          </w:tcPr>
          <w:p>
            <w:pPr>
              <w:pStyle w:val="11"/>
              <w:ind w:left="6" w:right="51"/>
              <w:rPr>
                <w:sz w:val="18"/>
              </w:rPr>
            </w:pPr>
            <w:r>
              <w:rPr>
                <w:spacing w:val="-2"/>
                <w:sz w:val="18"/>
              </w:rPr>
              <w:t>0.246</w:t>
            </w:r>
          </w:p>
        </w:tc>
        <w:tc>
          <w:tcPr>
            <w:tcW w:w="873" w:type="dxa"/>
          </w:tcPr>
          <w:p>
            <w:pPr>
              <w:pStyle w:val="11"/>
              <w:ind w:right="52"/>
              <w:jc w:val="right"/>
              <w:rPr>
                <w:sz w:val="18"/>
              </w:rPr>
            </w:pPr>
            <w:r>
              <w:rPr>
                <w:spacing w:val="-2"/>
                <w:sz w:val="18"/>
              </w:rPr>
              <w:t>0.985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0.148</w:t>
            </w:r>
          </w:p>
        </w:tc>
        <w:tc>
          <w:tcPr>
            <w:tcW w:w="901" w:type="dxa"/>
          </w:tcPr>
          <w:p>
            <w:pPr>
              <w:pStyle w:val="11"/>
              <w:ind w:left="17"/>
              <w:rPr>
                <w:sz w:val="18"/>
              </w:rPr>
            </w:pPr>
            <w:r>
              <w:rPr>
                <w:spacing w:val="-2"/>
                <w:sz w:val="18"/>
              </w:rPr>
              <w:t>0.145</w:t>
            </w:r>
          </w:p>
        </w:tc>
        <w:tc>
          <w:tcPr>
            <w:tcW w:w="990" w:type="dxa"/>
          </w:tcPr>
          <w:p>
            <w:pPr>
              <w:pStyle w:val="11"/>
              <w:ind w:left="208"/>
              <w:jc w:val="left"/>
              <w:rPr>
                <w:sz w:val="18"/>
              </w:rPr>
            </w:pPr>
            <w:r>
              <w:rPr>
                <w:spacing w:val="-2"/>
                <w:sz w:val="18"/>
              </w:rPr>
              <w:t>0.101</w:t>
            </w:r>
          </w:p>
        </w:tc>
        <w:tc>
          <w:tcPr>
            <w:tcW w:w="1140" w:type="dxa"/>
          </w:tcPr>
          <w:p>
            <w:pPr>
              <w:pStyle w:val="11"/>
              <w:ind w:left="6" w:right="51"/>
              <w:rPr>
                <w:sz w:val="18"/>
              </w:rPr>
            </w:pPr>
            <w:r>
              <w:rPr>
                <w:spacing w:val="-2"/>
                <w:sz w:val="18"/>
              </w:rPr>
              <w:t>0.006</w:t>
            </w:r>
          </w:p>
        </w:tc>
        <w:tc>
          <w:tcPr>
            <w:tcW w:w="873" w:type="dxa"/>
          </w:tcPr>
          <w:p>
            <w:pPr>
              <w:pStyle w:val="11"/>
              <w:ind w:right="52"/>
              <w:jc w:val="right"/>
              <w:rPr>
                <w:sz w:val="18"/>
              </w:rPr>
            </w:pPr>
            <w:r>
              <w:rPr>
                <w:spacing w:val="-2"/>
                <w:sz w:val="18"/>
              </w:rPr>
              <w:t>0.554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0.133</w:t>
            </w:r>
          </w:p>
        </w:tc>
        <w:tc>
          <w:tcPr>
            <w:tcW w:w="901" w:type="dxa"/>
          </w:tcPr>
          <w:p>
            <w:pPr>
              <w:pStyle w:val="11"/>
              <w:ind w:left="17"/>
              <w:rPr>
                <w:sz w:val="18"/>
              </w:rPr>
            </w:pPr>
            <w:r>
              <w:rPr>
                <w:spacing w:val="-2"/>
                <w:sz w:val="18"/>
              </w:rPr>
              <w:t>0.183</w:t>
            </w:r>
          </w:p>
        </w:tc>
        <w:tc>
          <w:tcPr>
            <w:tcW w:w="990" w:type="dxa"/>
          </w:tcPr>
          <w:p>
            <w:pPr>
              <w:pStyle w:val="11"/>
              <w:ind w:left="208"/>
              <w:jc w:val="left"/>
              <w:rPr>
                <w:sz w:val="18"/>
              </w:rPr>
            </w:pPr>
            <w:r>
              <w:rPr>
                <w:spacing w:val="-2"/>
                <w:sz w:val="18"/>
              </w:rPr>
              <w:t>0.036</w:t>
            </w:r>
          </w:p>
        </w:tc>
        <w:tc>
          <w:tcPr>
            <w:tcW w:w="1140" w:type="dxa"/>
          </w:tcPr>
          <w:p>
            <w:pPr>
              <w:pStyle w:val="11"/>
              <w:ind w:left="6" w:right="51"/>
              <w:rPr>
                <w:sz w:val="18"/>
              </w:rPr>
            </w:pPr>
            <w:r>
              <w:rPr>
                <w:spacing w:val="-2"/>
                <w:sz w:val="18"/>
              </w:rPr>
              <w:t>0.002</w:t>
            </w:r>
          </w:p>
        </w:tc>
        <w:tc>
          <w:tcPr>
            <w:tcW w:w="873" w:type="dxa"/>
          </w:tcPr>
          <w:p>
            <w:pPr>
              <w:pStyle w:val="11"/>
              <w:ind w:right="52"/>
              <w:jc w:val="right"/>
              <w:rPr>
                <w:sz w:val="18"/>
              </w:rPr>
            </w:pPr>
            <w:r>
              <w:rPr>
                <w:spacing w:val="-2"/>
                <w:sz w:val="18"/>
              </w:rPr>
              <w:t>0.619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ight="3"/>
              <w:rPr>
                <w:sz w:val="18"/>
              </w:rPr>
            </w:pPr>
            <w:r>
              <w:rPr>
                <w:spacing w:val="-2"/>
                <w:sz w:val="18"/>
              </w:rPr>
              <w:t>Ripening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0.872</w:t>
            </w:r>
          </w:p>
        </w:tc>
        <w:tc>
          <w:tcPr>
            <w:tcW w:w="901" w:type="dxa"/>
          </w:tcPr>
          <w:p>
            <w:pPr>
              <w:pStyle w:val="11"/>
              <w:ind w:left="17"/>
              <w:rPr>
                <w:sz w:val="18"/>
              </w:rPr>
            </w:pPr>
            <w:r>
              <w:rPr>
                <w:spacing w:val="-2"/>
                <w:sz w:val="18"/>
              </w:rPr>
              <w:t>0.119</w:t>
            </w:r>
          </w:p>
        </w:tc>
        <w:tc>
          <w:tcPr>
            <w:tcW w:w="990" w:type="dxa"/>
          </w:tcPr>
          <w:p>
            <w:pPr>
              <w:pStyle w:val="11"/>
              <w:ind w:left="208"/>
              <w:jc w:val="left"/>
              <w:rPr>
                <w:sz w:val="18"/>
              </w:rPr>
            </w:pPr>
            <w:r>
              <w:rPr>
                <w:spacing w:val="-2"/>
                <w:sz w:val="18"/>
              </w:rPr>
              <w:t>0.913</w:t>
            </w:r>
          </w:p>
        </w:tc>
        <w:tc>
          <w:tcPr>
            <w:tcW w:w="1140" w:type="dxa"/>
          </w:tcPr>
          <w:p>
            <w:pPr>
              <w:pStyle w:val="11"/>
              <w:ind w:left="6" w:right="51"/>
              <w:rPr>
                <w:sz w:val="18"/>
              </w:rPr>
            </w:pPr>
            <w:r>
              <w:rPr>
                <w:spacing w:val="-2"/>
                <w:sz w:val="18"/>
              </w:rPr>
              <w:t>0.573</w:t>
            </w:r>
          </w:p>
        </w:tc>
        <w:tc>
          <w:tcPr>
            <w:tcW w:w="873" w:type="dxa"/>
          </w:tcPr>
          <w:p>
            <w:pPr>
              <w:pStyle w:val="11"/>
              <w:ind w:right="52"/>
              <w:jc w:val="right"/>
              <w:rPr>
                <w:sz w:val="18"/>
              </w:rPr>
            </w:pPr>
            <w:r>
              <w:rPr>
                <w:spacing w:val="-2"/>
                <w:sz w:val="18"/>
              </w:rPr>
              <w:t>0.994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MO1</w:t>
            </w:r>
          </w:p>
        </w:tc>
        <w:tc>
          <w:tcPr>
            <w:tcW w:w="1104" w:type="dxa"/>
          </w:tcPr>
          <w:p>
            <w:pPr>
              <w:pStyle w:val="11"/>
              <w:spacing w:before="54"/>
              <w:ind w:left="25" w:right="3"/>
              <w:rPr>
                <w:sz w:val="18"/>
              </w:rPr>
            </w:pPr>
            <w:r>
              <w:rPr>
                <w:spacing w:val="-2"/>
                <w:sz w:val="18"/>
              </w:rPr>
              <w:t>Ripening</w:t>
            </w:r>
          </w:p>
        </w:tc>
        <w:tc>
          <w:tcPr>
            <w:tcW w:w="1727" w:type="dxa"/>
          </w:tcPr>
          <w:p>
            <w:pPr>
              <w:pStyle w:val="11"/>
              <w:spacing w:before="54"/>
              <w:ind w:left="4" w:right="58"/>
              <w:rPr>
                <w:sz w:val="18"/>
              </w:rPr>
            </w:pPr>
            <w:r>
              <w:rPr>
                <w:sz w:val="18"/>
              </w:rPr>
              <w:t>Tourist</w:t>
            </w:r>
            <w:r>
              <w:rPr>
                <w:spacing w:val="8"/>
                <w:sz w:val="18"/>
              </w:rPr>
              <w:t xml:space="preserve"> </w:t>
            </w:r>
            <w:r>
              <w:rPr>
                <w:spacing w:val="-2"/>
                <w:sz w:val="18"/>
              </w:rPr>
              <w:t>herbivore</w:t>
            </w:r>
          </w:p>
        </w:tc>
        <w:tc>
          <w:tcPr>
            <w:tcW w:w="888" w:type="dxa"/>
          </w:tcPr>
          <w:p>
            <w:pPr>
              <w:pStyle w:val="11"/>
              <w:spacing w:before="54"/>
              <w:ind w:left="6" w:right="35"/>
              <w:rPr>
                <w:sz w:val="18"/>
              </w:rPr>
            </w:pPr>
            <w:r>
              <w:rPr>
                <w:spacing w:val="-2"/>
                <w:sz w:val="18"/>
              </w:rPr>
              <w:t>0.087</w:t>
            </w:r>
          </w:p>
        </w:tc>
        <w:tc>
          <w:tcPr>
            <w:tcW w:w="901" w:type="dxa"/>
          </w:tcPr>
          <w:p>
            <w:pPr>
              <w:pStyle w:val="11"/>
              <w:spacing w:before="54"/>
              <w:ind w:left="17"/>
              <w:rPr>
                <w:sz w:val="18"/>
              </w:rPr>
            </w:pPr>
            <w:r>
              <w:rPr>
                <w:spacing w:val="-2"/>
                <w:sz w:val="18"/>
              </w:rPr>
              <w:t>0.094</w:t>
            </w:r>
          </w:p>
        </w:tc>
        <w:tc>
          <w:tcPr>
            <w:tcW w:w="990" w:type="dxa"/>
          </w:tcPr>
          <w:p>
            <w:pPr>
              <w:pStyle w:val="11"/>
              <w:spacing w:before="54"/>
              <w:ind w:left="208"/>
              <w:jc w:val="left"/>
              <w:rPr>
                <w:sz w:val="18"/>
              </w:rPr>
            </w:pPr>
            <w:r>
              <w:rPr>
                <w:spacing w:val="-2"/>
                <w:sz w:val="18"/>
              </w:rPr>
              <w:t>0.055</w:t>
            </w:r>
          </w:p>
        </w:tc>
        <w:tc>
          <w:tcPr>
            <w:tcW w:w="1140" w:type="dxa"/>
          </w:tcPr>
          <w:p>
            <w:pPr>
              <w:pStyle w:val="11"/>
              <w:spacing w:before="54"/>
              <w:ind w:left="6" w:right="51"/>
              <w:rPr>
                <w:sz w:val="18"/>
              </w:rPr>
            </w:pPr>
            <w:r>
              <w:rPr>
                <w:spacing w:val="-2"/>
                <w:sz w:val="18"/>
              </w:rPr>
              <w:t>0.003</w:t>
            </w:r>
          </w:p>
        </w:tc>
        <w:tc>
          <w:tcPr>
            <w:tcW w:w="873" w:type="dxa"/>
          </w:tcPr>
          <w:p>
            <w:pPr>
              <w:pStyle w:val="11"/>
              <w:spacing w:before="54"/>
              <w:ind w:right="52"/>
              <w:jc w:val="right"/>
              <w:rPr>
                <w:sz w:val="18"/>
              </w:rPr>
            </w:pPr>
            <w:r>
              <w:rPr>
                <w:spacing w:val="-2"/>
                <w:sz w:val="18"/>
              </w:rPr>
              <w:t>0.352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ight="3"/>
              <w:rPr>
                <w:sz w:val="18"/>
              </w:rPr>
            </w:pPr>
            <w:r>
              <w:rPr>
                <w:spacing w:val="-2"/>
                <w:sz w:val="18"/>
              </w:rPr>
              <w:t>Ripening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0.041</w:t>
            </w:r>
          </w:p>
        </w:tc>
        <w:tc>
          <w:tcPr>
            <w:tcW w:w="901" w:type="dxa"/>
          </w:tcPr>
          <w:p>
            <w:pPr>
              <w:pStyle w:val="11"/>
              <w:ind w:left="17"/>
              <w:rPr>
                <w:sz w:val="18"/>
              </w:rPr>
            </w:pPr>
            <w:r>
              <w:rPr>
                <w:spacing w:val="-2"/>
                <w:sz w:val="18"/>
              </w:rPr>
              <w:t>0.066</w:t>
            </w:r>
          </w:p>
        </w:tc>
        <w:tc>
          <w:tcPr>
            <w:tcW w:w="990" w:type="dxa"/>
          </w:tcPr>
          <w:p>
            <w:pPr>
              <w:pStyle w:val="11"/>
              <w:ind w:left="208"/>
              <w:jc w:val="left"/>
              <w:rPr>
                <w:sz w:val="18"/>
              </w:rPr>
            </w:pPr>
            <w:r>
              <w:rPr>
                <w:spacing w:val="-2"/>
                <w:sz w:val="18"/>
              </w:rPr>
              <w:t>0.011</w:t>
            </w:r>
          </w:p>
        </w:tc>
        <w:tc>
          <w:tcPr>
            <w:tcW w:w="1140" w:type="dxa"/>
          </w:tcPr>
          <w:p>
            <w:pPr>
              <w:pStyle w:val="11"/>
              <w:ind w:left="7" w:right="51"/>
              <w:rPr>
                <w:sz w:val="18"/>
              </w:rPr>
            </w:pPr>
            <w:r>
              <w:rPr>
                <w:spacing w:val="-10"/>
                <w:sz w:val="18"/>
              </w:rPr>
              <w:t>0</w:t>
            </w:r>
          </w:p>
        </w:tc>
        <w:tc>
          <w:tcPr>
            <w:tcW w:w="873" w:type="dxa"/>
          </w:tcPr>
          <w:p>
            <w:pPr>
              <w:pStyle w:val="11"/>
              <w:ind w:right="52"/>
              <w:jc w:val="right"/>
              <w:rPr>
                <w:sz w:val="18"/>
              </w:rPr>
            </w:pPr>
            <w:r>
              <w:rPr>
                <w:spacing w:val="-2"/>
                <w:sz w:val="18"/>
              </w:rPr>
              <w:t>0.237</w:t>
            </w:r>
          </w:p>
        </w:tc>
      </w:tr>
      <w:tr>
        <w:tblPrEx>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MO2</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0.161</w:t>
            </w:r>
          </w:p>
        </w:tc>
        <w:tc>
          <w:tcPr>
            <w:tcW w:w="901" w:type="dxa"/>
          </w:tcPr>
          <w:p>
            <w:pPr>
              <w:pStyle w:val="11"/>
              <w:ind w:left="17"/>
              <w:rPr>
                <w:sz w:val="18"/>
              </w:rPr>
            </w:pPr>
            <w:r>
              <w:rPr>
                <w:spacing w:val="-2"/>
                <w:sz w:val="18"/>
              </w:rPr>
              <w:t>0.115</w:t>
            </w:r>
          </w:p>
        </w:tc>
        <w:tc>
          <w:tcPr>
            <w:tcW w:w="990" w:type="dxa"/>
          </w:tcPr>
          <w:p>
            <w:pPr>
              <w:pStyle w:val="11"/>
              <w:ind w:left="208"/>
              <w:jc w:val="left"/>
              <w:rPr>
                <w:sz w:val="18"/>
              </w:rPr>
            </w:pPr>
            <w:r>
              <w:rPr>
                <w:spacing w:val="-2"/>
                <w:sz w:val="18"/>
              </w:rPr>
              <w:t>0.135</w:t>
            </w:r>
          </w:p>
        </w:tc>
        <w:tc>
          <w:tcPr>
            <w:tcW w:w="1140" w:type="dxa"/>
          </w:tcPr>
          <w:p>
            <w:pPr>
              <w:pStyle w:val="11"/>
              <w:ind w:left="6" w:right="51"/>
              <w:rPr>
                <w:sz w:val="18"/>
              </w:rPr>
            </w:pPr>
            <w:r>
              <w:rPr>
                <w:spacing w:val="-2"/>
                <w:sz w:val="18"/>
              </w:rPr>
              <w:t>0.023</w:t>
            </w:r>
          </w:p>
        </w:tc>
        <w:tc>
          <w:tcPr>
            <w:tcW w:w="873" w:type="dxa"/>
          </w:tcPr>
          <w:p>
            <w:pPr>
              <w:pStyle w:val="11"/>
              <w:ind w:right="52"/>
              <w:jc w:val="right"/>
              <w:rPr>
                <w:sz w:val="18"/>
              </w:rPr>
            </w:pPr>
            <w:r>
              <w:rPr>
                <w:spacing w:val="-2"/>
                <w:sz w:val="18"/>
              </w:rPr>
              <w:t>0.431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MO2</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0.452</w:t>
            </w:r>
          </w:p>
        </w:tc>
        <w:tc>
          <w:tcPr>
            <w:tcW w:w="901" w:type="dxa"/>
          </w:tcPr>
          <w:p>
            <w:pPr>
              <w:pStyle w:val="11"/>
              <w:ind w:left="17"/>
              <w:rPr>
                <w:sz w:val="18"/>
              </w:rPr>
            </w:pPr>
            <w:r>
              <w:rPr>
                <w:spacing w:val="-2"/>
                <w:sz w:val="18"/>
              </w:rPr>
              <w:t>0.241</w:t>
            </w:r>
          </w:p>
        </w:tc>
        <w:tc>
          <w:tcPr>
            <w:tcW w:w="990" w:type="dxa"/>
          </w:tcPr>
          <w:p>
            <w:pPr>
              <w:pStyle w:val="11"/>
              <w:ind w:left="208"/>
              <w:jc w:val="left"/>
              <w:rPr>
                <w:sz w:val="18"/>
              </w:rPr>
            </w:pPr>
            <w:r>
              <w:rPr>
                <w:spacing w:val="-2"/>
                <w:sz w:val="18"/>
              </w:rPr>
              <w:t>0.507</w:t>
            </w:r>
          </w:p>
        </w:tc>
        <w:tc>
          <w:tcPr>
            <w:tcW w:w="1140" w:type="dxa"/>
          </w:tcPr>
          <w:p>
            <w:pPr>
              <w:pStyle w:val="11"/>
              <w:ind w:left="6" w:right="51"/>
              <w:rPr>
                <w:sz w:val="18"/>
              </w:rPr>
            </w:pPr>
            <w:r>
              <w:rPr>
                <w:spacing w:val="-2"/>
                <w:sz w:val="18"/>
              </w:rPr>
              <w:t>0.007</w:t>
            </w:r>
          </w:p>
        </w:tc>
        <w:tc>
          <w:tcPr>
            <w:tcW w:w="873" w:type="dxa"/>
          </w:tcPr>
          <w:p>
            <w:pPr>
              <w:pStyle w:val="11"/>
              <w:ind w:right="52"/>
              <w:jc w:val="right"/>
              <w:rPr>
                <w:sz w:val="18"/>
              </w:rPr>
            </w:pPr>
            <w:r>
              <w:rPr>
                <w:spacing w:val="-2"/>
                <w:sz w:val="18"/>
              </w:rPr>
              <w:t>0.831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MO2</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0.387</w:t>
            </w:r>
          </w:p>
        </w:tc>
        <w:tc>
          <w:tcPr>
            <w:tcW w:w="901" w:type="dxa"/>
          </w:tcPr>
          <w:p>
            <w:pPr>
              <w:pStyle w:val="11"/>
              <w:ind w:left="17"/>
              <w:rPr>
                <w:sz w:val="18"/>
              </w:rPr>
            </w:pPr>
            <w:r>
              <w:rPr>
                <w:spacing w:val="-2"/>
                <w:sz w:val="18"/>
              </w:rPr>
              <w:t>0.271</w:t>
            </w:r>
          </w:p>
        </w:tc>
        <w:tc>
          <w:tcPr>
            <w:tcW w:w="990" w:type="dxa"/>
          </w:tcPr>
          <w:p>
            <w:pPr>
              <w:pStyle w:val="11"/>
              <w:ind w:left="208"/>
              <w:jc w:val="left"/>
              <w:rPr>
                <w:sz w:val="18"/>
              </w:rPr>
            </w:pPr>
            <w:r>
              <w:rPr>
                <w:spacing w:val="-2"/>
                <w:sz w:val="18"/>
              </w:rPr>
              <w:t>0.306</w:t>
            </w:r>
          </w:p>
        </w:tc>
        <w:tc>
          <w:tcPr>
            <w:tcW w:w="1140" w:type="dxa"/>
          </w:tcPr>
          <w:p>
            <w:pPr>
              <w:pStyle w:val="11"/>
              <w:ind w:left="6" w:right="51"/>
              <w:rPr>
                <w:sz w:val="18"/>
              </w:rPr>
            </w:pPr>
            <w:r>
              <w:rPr>
                <w:spacing w:val="-2"/>
                <w:sz w:val="18"/>
              </w:rPr>
              <w:t>0.051</w:t>
            </w:r>
          </w:p>
        </w:tc>
        <w:tc>
          <w:tcPr>
            <w:tcW w:w="873" w:type="dxa"/>
          </w:tcPr>
          <w:p>
            <w:pPr>
              <w:pStyle w:val="11"/>
              <w:ind w:right="52"/>
              <w:jc w:val="right"/>
              <w:rPr>
                <w:sz w:val="18"/>
              </w:rPr>
            </w:pPr>
            <w:r>
              <w:rPr>
                <w:spacing w:val="-2"/>
                <w:sz w:val="18"/>
              </w:rPr>
              <w:t>0.955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MO2</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0.629</w:t>
            </w:r>
          </w:p>
        </w:tc>
        <w:tc>
          <w:tcPr>
            <w:tcW w:w="901" w:type="dxa"/>
          </w:tcPr>
          <w:p>
            <w:pPr>
              <w:pStyle w:val="11"/>
              <w:ind w:left="17"/>
              <w:rPr>
                <w:sz w:val="18"/>
              </w:rPr>
            </w:pPr>
            <w:r>
              <w:rPr>
                <w:spacing w:val="-2"/>
                <w:sz w:val="18"/>
              </w:rPr>
              <w:t>0.188</w:t>
            </w:r>
          </w:p>
        </w:tc>
        <w:tc>
          <w:tcPr>
            <w:tcW w:w="990" w:type="dxa"/>
          </w:tcPr>
          <w:p>
            <w:pPr>
              <w:pStyle w:val="11"/>
              <w:ind w:left="208"/>
              <w:jc w:val="left"/>
              <w:rPr>
                <w:sz w:val="18"/>
              </w:rPr>
            </w:pPr>
            <w:r>
              <w:rPr>
                <w:spacing w:val="-2"/>
                <w:sz w:val="18"/>
              </w:rPr>
              <w:t>0.656</w:t>
            </w:r>
          </w:p>
        </w:tc>
        <w:tc>
          <w:tcPr>
            <w:tcW w:w="1140" w:type="dxa"/>
          </w:tcPr>
          <w:p>
            <w:pPr>
              <w:pStyle w:val="11"/>
              <w:ind w:left="6" w:right="51"/>
              <w:rPr>
                <w:sz w:val="18"/>
              </w:rPr>
            </w:pPr>
            <w:r>
              <w:rPr>
                <w:spacing w:val="-2"/>
                <w:sz w:val="18"/>
              </w:rPr>
              <w:t>0.215</w:t>
            </w:r>
          </w:p>
        </w:tc>
        <w:tc>
          <w:tcPr>
            <w:tcW w:w="873" w:type="dxa"/>
          </w:tcPr>
          <w:p>
            <w:pPr>
              <w:pStyle w:val="11"/>
              <w:ind w:right="52"/>
              <w:jc w:val="right"/>
              <w:rPr>
                <w:sz w:val="18"/>
              </w:rPr>
            </w:pPr>
            <w:r>
              <w:rPr>
                <w:spacing w:val="-2"/>
                <w:sz w:val="18"/>
              </w:rPr>
              <w:t>0.921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MO2</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0.322</w:t>
            </w:r>
          </w:p>
        </w:tc>
        <w:tc>
          <w:tcPr>
            <w:tcW w:w="901" w:type="dxa"/>
          </w:tcPr>
          <w:p>
            <w:pPr>
              <w:pStyle w:val="11"/>
              <w:ind w:left="17"/>
              <w:rPr>
                <w:sz w:val="18"/>
              </w:rPr>
            </w:pPr>
            <w:r>
              <w:rPr>
                <w:spacing w:val="-2"/>
                <w:sz w:val="18"/>
              </w:rPr>
              <w:t>0.201</w:t>
            </w:r>
          </w:p>
        </w:tc>
        <w:tc>
          <w:tcPr>
            <w:tcW w:w="990" w:type="dxa"/>
          </w:tcPr>
          <w:p>
            <w:pPr>
              <w:pStyle w:val="11"/>
              <w:ind w:left="208"/>
              <w:jc w:val="left"/>
              <w:rPr>
                <w:sz w:val="18"/>
              </w:rPr>
            </w:pPr>
            <w:r>
              <w:rPr>
                <w:spacing w:val="-2"/>
                <w:sz w:val="18"/>
              </w:rPr>
              <w:t>0.296</w:t>
            </w:r>
          </w:p>
        </w:tc>
        <w:tc>
          <w:tcPr>
            <w:tcW w:w="1140" w:type="dxa"/>
          </w:tcPr>
          <w:p>
            <w:pPr>
              <w:pStyle w:val="11"/>
              <w:ind w:left="6" w:right="51"/>
              <w:rPr>
                <w:sz w:val="18"/>
              </w:rPr>
            </w:pPr>
            <w:r>
              <w:rPr>
                <w:spacing w:val="-2"/>
                <w:sz w:val="18"/>
              </w:rPr>
              <w:t>0.019</w:t>
            </w:r>
          </w:p>
        </w:tc>
        <w:tc>
          <w:tcPr>
            <w:tcW w:w="873" w:type="dxa"/>
          </w:tcPr>
          <w:p>
            <w:pPr>
              <w:pStyle w:val="11"/>
              <w:ind w:right="52"/>
              <w:jc w:val="right"/>
              <w:rPr>
                <w:sz w:val="18"/>
              </w:rPr>
            </w:pPr>
            <w:r>
              <w:rPr>
                <w:spacing w:val="-2"/>
                <w:sz w:val="18"/>
              </w:rPr>
              <w:t>0.754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MO2</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0.049</w:t>
            </w:r>
          </w:p>
        </w:tc>
        <w:tc>
          <w:tcPr>
            <w:tcW w:w="901" w:type="dxa"/>
          </w:tcPr>
          <w:p>
            <w:pPr>
              <w:pStyle w:val="11"/>
              <w:ind w:left="17" w:right="2"/>
              <w:rPr>
                <w:sz w:val="18"/>
              </w:rPr>
            </w:pPr>
            <w:r>
              <w:rPr>
                <w:spacing w:val="-4"/>
                <w:sz w:val="18"/>
              </w:rPr>
              <w:t>0.08</w:t>
            </w:r>
          </w:p>
        </w:tc>
        <w:tc>
          <w:tcPr>
            <w:tcW w:w="990" w:type="dxa"/>
          </w:tcPr>
          <w:p>
            <w:pPr>
              <w:pStyle w:val="11"/>
              <w:ind w:left="208"/>
              <w:jc w:val="left"/>
              <w:rPr>
                <w:sz w:val="18"/>
              </w:rPr>
            </w:pPr>
            <w:r>
              <w:rPr>
                <w:spacing w:val="-2"/>
                <w:sz w:val="18"/>
              </w:rPr>
              <w:t>0.019</w:t>
            </w:r>
          </w:p>
        </w:tc>
        <w:tc>
          <w:tcPr>
            <w:tcW w:w="1140" w:type="dxa"/>
          </w:tcPr>
          <w:p>
            <w:pPr>
              <w:pStyle w:val="11"/>
              <w:ind w:left="6" w:right="51"/>
              <w:rPr>
                <w:sz w:val="18"/>
              </w:rPr>
            </w:pPr>
            <w:r>
              <w:rPr>
                <w:spacing w:val="-2"/>
                <w:sz w:val="18"/>
              </w:rPr>
              <w:t>0.002</w:t>
            </w:r>
          </w:p>
        </w:tc>
        <w:tc>
          <w:tcPr>
            <w:tcW w:w="873" w:type="dxa"/>
          </w:tcPr>
          <w:p>
            <w:pPr>
              <w:pStyle w:val="11"/>
              <w:ind w:right="52"/>
              <w:jc w:val="right"/>
              <w:rPr>
                <w:sz w:val="18"/>
              </w:rPr>
            </w:pPr>
            <w:r>
              <w:rPr>
                <w:spacing w:val="-2"/>
                <w:sz w:val="18"/>
              </w:rPr>
              <w:t>0.303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MO3</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0.157</w:t>
            </w:r>
          </w:p>
        </w:tc>
        <w:tc>
          <w:tcPr>
            <w:tcW w:w="901" w:type="dxa"/>
          </w:tcPr>
          <w:p>
            <w:pPr>
              <w:pStyle w:val="11"/>
              <w:ind w:left="17"/>
              <w:rPr>
                <w:sz w:val="18"/>
              </w:rPr>
            </w:pPr>
            <w:r>
              <w:rPr>
                <w:spacing w:val="-2"/>
                <w:sz w:val="18"/>
              </w:rPr>
              <w:t>0.112</w:t>
            </w:r>
          </w:p>
        </w:tc>
        <w:tc>
          <w:tcPr>
            <w:tcW w:w="990" w:type="dxa"/>
          </w:tcPr>
          <w:p>
            <w:pPr>
              <w:pStyle w:val="11"/>
              <w:ind w:left="208"/>
              <w:jc w:val="left"/>
              <w:rPr>
                <w:sz w:val="18"/>
              </w:rPr>
            </w:pPr>
            <w:r>
              <w:rPr>
                <w:spacing w:val="-2"/>
                <w:sz w:val="18"/>
              </w:rPr>
              <w:t>0.132</w:t>
            </w:r>
          </w:p>
        </w:tc>
        <w:tc>
          <w:tcPr>
            <w:tcW w:w="1140" w:type="dxa"/>
          </w:tcPr>
          <w:p>
            <w:pPr>
              <w:pStyle w:val="11"/>
              <w:ind w:left="4" w:right="51"/>
              <w:rPr>
                <w:sz w:val="18"/>
              </w:rPr>
            </w:pPr>
            <w:r>
              <w:rPr>
                <w:spacing w:val="-4"/>
                <w:sz w:val="18"/>
              </w:rPr>
              <w:t>0.02</w:t>
            </w:r>
          </w:p>
        </w:tc>
        <w:tc>
          <w:tcPr>
            <w:tcW w:w="873" w:type="dxa"/>
          </w:tcPr>
          <w:p>
            <w:pPr>
              <w:pStyle w:val="11"/>
              <w:ind w:right="52"/>
              <w:jc w:val="right"/>
              <w:rPr>
                <w:sz w:val="18"/>
              </w:rPr>
            </w:pPr>
            <w:r>
              <w:rPr>
                <w:spacing w:val="-2"/>
                <w:sz w:val="18"/>
              </w:rPr>
              <w:t>0.429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MO3</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0.324</w:t>
            </w:r>
          </w:p>
        </w:tc>
        <w:tc>
          <w:tcPr>
            <w:tcW w:w="901" w:type="dxa"/>
          </w:tcPr>
          <w:p>
            <w:pPr>
              <w:pStyle w:val="11"/>
              <w:ind w:left="17"/>
              <w:rPr>
                <w:sz w:val="18"/>
              </w:rPr>
            </w:pPr>
            <w:r>
              <w:rPr>
                <w:spacing w:val="-2"/>
                <w:sz w:val="18"/>
              </w:rPr>
              <w:t>0.199</w:t>
            </w:r>
          </w:p>
        </w:tc>
        <w:tc>
          <w:tcPr>
            <w:tcW w:w="990" w:type="dxa"/>
          </w:tcPr>
          <w:p>
            <w:pPr>
              <w:pStyle w:val="11"/>
              <w:ind w:left="208"/>
              <w:jc w:val="left"/>
              <w:rPr>
                <w:sz w:val="18"/>
              </w:rPr>
            </w:pPr>
            <w:r>
              <w:rPr>
                <w:spacing w:val="-2"/>
                <w:sz w:val="18"/>
              </w:rPr>
              <w:t>0.324</w:t>
            </w:r>
          </w:p>
        </w:tc>
        <w:tc>
          <w:tcPr>
            <w:tcW w:w="1140" w:type="dxa"/>
          </w:tcPr>
          <w:p>
            <w:pPr>
              <w:pStyle w:val="11"/>
              <w:ind w:left="6" w:right="51"/>
              <w:rPr>
                <w:sz w:val="18"/>
              </w:rPr>
            </w:pPr>
            <w:r>
              <w:rPr>
                <w:spacing w:val="-2"/>
                <w:sz w:val="18"/>
              </w:rPr>
              <w:t>0.012</w:t>
            </w:r>
          </w:p>
        </w:tc>
        <w:tc>
          <w:tcPr>
            <w:tcW w:w="873" w:type="dxa"/>
          </w:tcPr>
          <w:p>
            <w:pPr>
              <w:pStyle w:val="11"/>
              <w:ind w:right="52"/>
              <w:jc w:val="right"/>
              <w:rPr>
                <w:sz w:val="18"/>
              </w:rPr>
            </w:pPr>
            <w:r>
              <w:rPr>
                <w:spacing w:val="-2"/>
                <w:sz w:val="18"/>
              </w:rPr>
              <w:t>0.726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MO3</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0.519</w:t>
            </w:r>
          </w:p>
        </w:tc>
        <w:tc>
          <w:tcPr>
            <w:tcW w:w="901" w:type="dxa"/>
          </w:tcPr>
          <w:p>
            <w:pPr>
              <w:pStyle w:val="11"/>
              <w:ind w:left="17"/>
              <w:rPr>
                <w:sz w:val="18"/>
              </w:rPr>
            </w:pPr>
            <w:r>
              <w:rPr>
                <w:spacing w:val="-2"/>
                <w:sz w:val="18"/>
              </w:rPr>
              <w:t>0.236</w:t>
            </w:r>
          </w:p>
        </w:tc>
        <w:tc>
          <w:tcPr>
            <w:tcW w:w="990" w:type="dxa"/>
          </w:tcPr>
          <w:p>
            <w:pPr>
              <w:pStyle w:val="11"/>
              <w:ind w:left="311"/>
              <w:jc w:val="left"/>
              <w:rPr>
                <w:sz w:val="18"/>
              </w:rPr>
            </w:pPr>
            <w:r>
              <w:rPr>
                <w:spacing w:val="-5"/>
                <w:sz w:val="18"/>
              </w:rPr>
              <w:t>0.5</w:t>
            </w:r>
          </w:p>
        </w:tc>
        <w:tc>
          <w:tcPr>
            <w:tcW w:w="1140" w:type="dxa"/>
          </w:tcPr>
          <w:p>
            <w:pPr>
              <w:pStyle w:val="11"/>
              <w:ind w:left="6" w:right="51"/>
              <w:rPr>
                <w:sz w:val="18"/>
              </w:rPr>
            </w:pPr>
            <w:r>
              <w:rPr>
                <w:spacing w:val="-2"/>
                <w:sz w:val="18"/>
              </w:rPr>
              <w:t>0.102</w:t>
            </w:r>
          </w:p>
        </w:tc>
        <w:tc>
          <w:tcPr>
            <w:tcW w:w="873" w:type="dxa"/>
          </w:tcPr>
          <w:p>
            <w:pPr>
              <w:pStyle w:val="11"/>
              <w:ind w:right="52"/>
              <w:jc w:val="right"/>
              <w:rPr>
                <w:sz w:val="18"/>
              </w:rPr>
            </w:pPr>
            <w:r>
              <w:rPr>
                <w:spacing w:val="-2"/>
                <w:sz w:val="18"/>
              </w:rPr>
              <w:t>0.946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MO3</w:t>
            </w:r>
          </w:p>
        </w:tc>
        <w:tc>
          <w:tcPr>
            <w:tcW w:w="1104" w:type="dxa"/>
          </w:tcPr>
          <w:p>
            <w:pPr>
              <w:pStyle w:val="11"/>
              <w:spacing w:before="54"/>
              <w:ind w:left="25"/>
              <w:rPr>
                <w:sz w:val="18"/>
              </w:rPr>
            </w:pPr>
            <w:r>
              <w:rPr>
                <w:spacing w:val="-2"/>
                <w:sz w:val="18"/>
              </w:rPr>
              <w:t>Flowering</w:t>
            </w:r>
          </w:p>
        </w:tc>
        <w:tc>
          <w:tcPr>
            <w:tcW w:w="1727" w:type="dxa"/>
          </w:tcPr>
          <w:p>
            <w:pPr>
              <w:pStyle w:val="11"/>
              <w:spacing w:before="54"/>
              <w:ind w:left="7"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6" w:right="35"/>
              <w:rPr>
                <w:sz w:val="18"/>
              </w:rPr>
            </w:pPr>
            <w:r>
              <w:rPr>
                <w:spacing w:val="-2"/>
                <w:sz w:val="18"/>
              </w:rPr>
              <w:t>0.661</w:t>
            </w:r>
          </w:p>
        </w:tc>
        <w:tc>
          <w:tcPr>
            <w:tcW w:w="901" w:type="dxa"/>
          </w:tcPr>
          <w:p>
            <w:pPr>
              <w:pStyle w:val="11"/>
              <w:spacing w:before="54"/>
              <w:ind w:left="17"/>
              <w:rPr>
                <w:sz w:val="18"/>
              </w:rPr>
            </w:pPr>
            <w:r>
              <w:rPr>
                <w:spacing w:val="-2"/>
                <w:sz w:val="18"/>
              </w:rPr>
              <w:t>0.181</w:t>
            </w:r>
          </w:p>
        </w:tc>
        <w:tc>
          <w:tcPr>
            <w:tcW w:w="990" w:type="dxa"/>
          </w:tcPr>
          <w:p>
            <w:pPr>
              <w:pStyle w:val="11"/>
              <w:spacing w:before="54"/>
              <w:ind w:left="258"/>
              <w:jc w:val="left"/>
              <w:rPr>
                <w:sz w:val="18"/>
              </w:rPr>
            </w:pPr>
            <w:r>
              <w:rPr>
                <w:spacing w:val="-4"/>
                <w:sz w:val="18"/>
              </w:rPr>
              <w:t>0.68</w:t>
            </w:r>
          </w:p>
        </w:tc>
        <w:tc>
          <w:tcPr>
            <w:tcW w:w="1140" w:type="dxa"/>
          </w:tcPr>
          <w:p>
            <w:pPr>
              <w:pStyle w:val="11"/>
              <w:spacing w:before="54"/>
              <w:ind w:left="6" w:right="51"/>
              <w:rPr>
                <w:sz w:val="18"/>
              </w:rPr>
            </w:pPr>
            <w:r>
              <w:rPr>
                <w:spacing w:val="-2"/>
                <w:sz w:val="18"/>
              </w:rPr>
              <w:t>0.247</w:t>
            </w:r>
          </w:p>
        </w:tc>
        <w:tc>
          <w:tcPr>
            <w:tcW w:w="873" w:type="dxa"/>
          </w:tcPr>
          <w:p>
            <w:pPr>
              <w:pStyle w:val="11"/>
              <w:spacing w:before="54"/>
              <w:ind w:right="52"/>
              <w:jc w:val="right"/>
              <w:rPr>
                <w:sz w:val="18"/>
              </w:rPr>
            </w:pPr>
            <w:r>
              <w:rPr>
                <w:spacing w:val="-2"/>
                <w:sz w:val="18"/>
              </w:rPr>
              <w:t>0.939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MO3</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0.272</w:t>
            </w:r>
          </w:p>
        </w:tc>
        <w:tc>
          <w:tcPr>
            <w:tcW w:w="901" w:type="dxa"/>
          </w:tcPr>
          <w:p>
            <w:pPr>
              <w:pStyle w:val="11"/>
              <w:ind w:left="17"/>
              <w:rPr>
                <w:sz w:val="18"/>
              </w:rPr>
            </w:pPr>
            <w:r>
              <w:rPr>
                <w:spacing w:val="-2"/>
                <w:sz w:val="18"/>
              </w:rPr>
              <w:t>0.175</w:t>
            </w:r>
          </w:p>
        </w:tc>
        <w:tc>
          <w:tcPr>
            <w:tcW w:w="990" w:type="dxa"/>
          </w:tcPr>
          <w:p>
            <w:pPr>
              <w:pStyle w:val="11"/>
              <w:ind w:left="208"/>
              <w:jc w:val="left"/>
              <w:rPr>
                <w:sz w:val="18"/>
              </w:rPr>
            </w:pPr>
            <w:r>
              <w:rPr>
                <w:spacing w:val="-2"/>
                <w:sz w:val="18"/>
              </w:rPr>
              <w:t>0.247</w:t>
            </w:r>
          </w:p>
        </w:tc>
        <w:tc>
          <w:tcPr>
            <w:tcW w:w="1140" w:type="dxa"/>
          </w:tcPr>
          <w:p>
            <w:pPr>
              <w:pStyle w:val="11"/>
              <w:ind w:left="6" w:right="51"/>
              <w:rPr>
                <w:sz w:val="18"/>
              </w:rPr>
            </w:pPr>
            <w:r>
              <w:rPr>
                <w:spacing w:val="-2"/>
                <w:sz w:val="18"/>
              </w:rPr>
              <w:t>0.022</w:t>
            </w:r>
          </w:p>
        </w:tc>
        <w:tc>
          <w:tcPr>
            <w:tcW w:w="873" w:type="dxa"/>
          </w:tcPr>
          <w:p>
            <w:pPr>
              <w:pStyle w:val="11"/>
              <w:ind w:right="52"/>
              <w:jc w:val="right"/>
              <w:rPr>
                <w:sz w:val="18"/>
              </w:rPr>
            </w:pPr>
            <w:r>
              <w:rPr>
                <w:spacing w:val="-2"/>
                <w:sz w:val="18"/>
              </w:rPr>
              <w:t>0.691</w:t>
            </w:r>
          </w:p>
        </w:tc>
      </w:tr>
      <w:tr>
        <w:tblPrEx>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MO3</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0.066</w:t>
            </w:r>
          </w:p>
        </w:tc>
        <w:tc>
          <w:tcPr>
            <w:tcW w:w="901" w:type="dxa"/>
          </w:tcPr>
          <w:p>
            <w:pPr>
              <w:pStyle w:val="11"/>
              <w:ind w:left="17"/>
              <w:rPr>
                <w:sz w:val="18"/>
              </w:rPr>
            </w:pPr>
            <w:r>
              <w:rPr>
                <w:spacing w:val="-2"/>
                <w:sz w:val="18"/>
              </w:rPr>
              <w:t>0.085</w:t>
            </w:r>
          </w:p>
        </w:tc>
        <w:tc>
          <w:tcPr>
            <w:tcW w:w="990" w:type="dxa"/>
          </w:tcPr>
          <w:p>
            <w:pPr>
              <w:pStyle w:val="11"/>
              <w:ind w:left="208"/>
              <w:jc w:val="left"/>
              <w:rPr>
                <w:sz w:val="18"/>
              </w:rPr>
            </w:pPr>
            <w:r>
              <w:rPr>
                <w:spacing w:val="-2"/>
                <w:sz w:val="18"/>
              </w:rPr>
              <w:t>0.033</w:t>
            </w:r>
          </w:p>
        </w:tc>
        <w:tc>
          <w:tcPr>
            <w:tcW w:w="1140" w:type="dxa"/>
          </w:tcPr>
          <w:p>
            <w:pPr>
              <w:pStyle w:val="11"/>
              <w:ind w:left="6" w:right="51"/>
              <w:rPr>
                <w:sz w:val="18"/>
              </w:rPr>
            </w:pPr>
            <w:r>
              <w:rPr>
                <w:spacing w:val="-2"/>
                <w:sz w:val="18"/>
              </w:rPr>
              <w:t>0.003</w:t>
            </w:r>
          </w:p>
        </w:tc>
        <w:tc>
          <w:tcPr>
            <w:tcW w:w="873" w:type="dxa"/>
          </w:tcPr>
          <w:p>
            <w:pPr>
              <w:pStyle w:val="11"/>
              <w:ind w:right="52"/>
              <w:jc w:val="right"/>
              <w:rPr>
                <w:sz w:val="18"/>
              </w:rPr>
            </w:pPr>
            <w:r>
              <w:rPr>
                <w:spacing w:val="-2"/>
                <w:sz w:val="18"/>
              </w:rPr>
              <w:t>0.336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0.385</w:t>
            </w:r>
          </w:p>
        </w:tc>
        <w:tc>
          <w:tcPr>
            <w:tcW w:w="901" w:type="dxa"/>
          </w:tcPr>
          <w:p>
            <w:pPr>
              <w:pStyle w:val="11"/>
              <w:ind w:left="17"/>
              <w:rPr>
                <w:sz w:val="18"/>
              </w:rPr>
            </w:pPr>
            <w:r>
              <w:rPr>
                <w:spacing w:val="-2"/>
                <w:sz w:val="18"/>
              </w:rPr>
              <w:t>0.162</w:t>
            </w:r>
          </w:p>
        </w:tc>
        <w:tc>
          <w:tcPr>
            <w:tcW w:w="990" w:type="dxa"/>
          </w:tcPr>
          <w:p>
            <w:pPr>
              <w:pStyle w:val="11"/>
              <w:ind w:left="208"/>
              <w:jc w:val="left"/>
              <w:rPr>
                <w:sz w:val="18"/>
              </w:rPr>
            </w:pPr>
            <w:r>
              <w:rPr>
                <w:spacing w:val="-2"/>
                <w:sz w:val="18"/>
              </w:rPr>
              <w:t>0.384</w:t>
            </w:r>
          </w:p>
        </w:tc>
        <w:tc>
          <w:tcPr>
            <w:tcW w:w="1140" w:type="dxa"/>
          </w:tcPr>
          <w:p>
            <w:pPr>
              <w:pStyle w:val="11"/>
              <w:ind w:left="6" w:right="51"/>
              <w:rPr>
                <w:sz w:val="18"/>
              </w:rPr>
            </w:pPr>
            <w:r>
              <w:rPr>
                <w:spacing w:val="-2"/>
                <w:sz w:val="18"/>
              </w:rPr>
              <w:t>0.091</w:t>
            </w:r>
          </w:p>
        </w:tc>
        <w:tc>
          <w:tcPr>
            <w:tcW w:w="873" w:type="dxa"/>
          </w:tcPr>
          <w:p>
            <w:pPr>
              <w:pStyle w:val="11"/>
              <w:ind w:right="52"/>
              <w:jc w:val="right"/>
              <w:rPr>
                <w:sz w:val="18"/>
              </w:rPr>
            </w:pPr>
            <w:r>
              <w:rPr>
                <w:spacing w:val="-2"/>
                <w:sz w:val="18"/>
              </w:rPr>
              <w:t>0.709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0.191</w:t>
            </w:r>
          </w:p>
        </w:tc>
        <w:tc>
          <w:tcPr>
            <w:tcW w:w="901" w:type="dxa"/>
          </w:tcPr>
          <w:p>
            <w:pPr>
              <w:pStyle w:val="11"/>
              <w:ind w:left="17"/>
              <w:rPr>
                <w:sz w:val="18"/>
              </w:rPr>
            </w:pPr>
            <w:r>
              <w:rPr>
                <w:spacing w:val="-2"/>
                <w:sz w:val="18"/>
              </w:rPr>
              <w:t>0.129</w:t>
            </w:r>
          </w:p>
        </w:tc>
        <w:tc>
          <w:tcPr>
            <w:tcW w:w="990" w:type="dxa"/>
          </w:tcPr>
          <w:p>
            <w:pPr>
              <w:pStyle w:val="11"/>
              <w:ind w:left="258"/>
              <w:jc w:val="left"/>
              <w:rPr>
                <w:sz w:val="18"/>
              </w:rPr>
            </w:pPr>
            <w:r>
              <w:rPr>
                <w:spacing w:val="-4"/>
                <w:sz w:val="18"/>
              </w:rPr>
              <w:t>0.17</w:t>
            </w:r>
          </w:p>
        </w:tc>
        <w:tc>
          <w:tcPr>
            <w:tcW w:w="1140" w:type="dxa"/>
          </w:tcPr>
          <w:p>
            <w:pPr>
              <w:pStyle w:val="11"/>
              <w:ind w:left="6" w:right="51"/>
              <w:rPr>
                <w:sz w:val="18"/>
              </w:rPr>
            </w:pPr>
            <w:r>
              <w:rPr>
                <w:spacing w:val="-2"/>
                <w:sz w:val="18"/>
              </w:rPr>
              <w:t>0.013</w:t>
            </w:r>
          </w:p>
        </w:tc>
        <w:tc>
          <w:tcPr>
            <w:tcW w:w="873" w:type="dxa"/>
          </w:tcPr>
          <w:p>
            <w:pPr>
              <w:pStyle w:val="11"/>
              <w:ind w:right="52"/>
              <w:jc w:val="right"/>
              <w:rPr>
                <w:sz w:val="18"/>
              </w:rPr>
            </w:pPr>
            <w:r>
              <w:rPr>
                <w:spacing w:val="-2"/>
                <w:sz w:val="18"/>
              </w:rPr>
              <w:t>0.486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0.424</w:t>
            </w:r>
          </w:p>
        </w:tc>
        <w:tc>
          <w:tcPr>
            <w:tcW w:w="901" w:type="dxa"/>
          </w:tcPr>
          <w:p>
            <w:pPr>
              <w:pStyle w:val="11"/>
              <w:ind w:left="17"/>
              <w:rPr>
                <w:sz w:val="18"/>
              </w:rPr>
            </w:pPr>
            <w:r>
              <w:rPr>
                <w:spacing w:val="-2"/>
                <w:sz w:val="18"/>
              </w:rPr>
              <w:t>0.198</w:t>
            </w:r>
          </w:p>
        </w:tc>
        <w:tc>
          <w:tcPr>
            <w:tcW w:w="990" w:type="dxa"/>
          </w:tcPr>
          <w:p>
            <w:pPr>
              <w:pStyle w:val="11"/>
              <w:ind w:left="208"/>
              <w:jc w:val="left"/>
              <w:rPr>
                <w:sz w:val="18"/>
              </w:rPr>
            </w:pPr>
            <w:r>
              <w:rPr>
                <w:spacing w:val="-2"/>
                <w:sz w:val="18"/>
              </w:rPr>
              <w:t>0.404</w:t>
            </w:r>
          </w:p>
        </w:tc>
        <w:tc>
          <w:tcPr>
            <w:tcW w:w="1140" w:type="dxa"/>
          </w:tcPr>
          <w:p>
            <w:pPr>
              <w:pStyle w:val="11"/>
              <w:ind w:left="6" w:right="51"/>
              <w:rPr>
                <w:sz w:val="18"/>
              </w:rPr>
            </w:pPr>
            <w:r>
              <w:rPr>
                <w:spacing w:val="-2"/>
                <w:sz w:val="18"/>
              </w:rPr>
              <w:t>0.094</w:t>
            </w:r>
          </w:p>
        </w:tc>
        <w:tc>
          <w:tcPr>
            <w:tcW w:w="873" w:type="dxa"/>
          </w:tcPr>
          <w:p>
            <w:pPr>
              <w:pStyle w:val="11"/>
              <w:ind w:right="52"/>
              <w:jc w:val="right"/>
              <w:rPr>
                <w:sz w:val="18"/>
              </w:rPr>
            </w:pPr>
            <w:r>
              <w:rPr>
                <w:spacing w:val="-2"/>
                <w:sz w:val="18"/>
              </w:rPr>
              <w:t>0.831</w:t>
            </w:r>
          </w:p>
        </w:tc>
      </w:tr>
      <w:tr>
        <w:tblPrEx>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0.884</w:t>
            </w:r>
          </w:p>
        </w:tc>
        <w:tc>
          <w:tcPr>
            <w:tcW w:w="901" w:type="dxa"/>
          </w:tcPr>
          <w:p>
            <w:pPr>
              <w:pStyle w:val="11"/>
              <w:ind w:left="17"/>
              <w:rPr>
                <w:sz w:val="18"/>
              </w:rPr>
            </w:pPr>
            <w:r>
              <w:rPr>
                <w:spacing w:val="-2"/>
                <w:sz w:val="18"/>
              </w:rPr>
              <w:t>0.088</w:t>
            </w:r>
          </w:p>
        </w:tc>
        <w:tc>
          <w:tcPr>
            <w:tcW w:w="990" w:type="dxa"/>
          </w:tcPr>
          <w:p>
            <w:pPr>
              <w:pStyle w:val="11"/>
              <w:ind w:left="208"/>
              <w:jc w:val="left"/>
              <w:rPr>
                <w:sz w:val="18"/>
              </w:rPr>
            </w:pPr>
            <w:r>
              <w:rPr>
                <w:spacing w:val="-2"/>
                <w:sz w:val="18"/>
              </w:rPr>
              <w:t>0.907</w:t>
            </w:r>
          </w:p>
        </w:tc>
        <w:tc>
          <w:tcPr>
            <w:tcW w:w="1140" w:type="dxa"/>
          </w:tcPr>
          <w:p>
            <w:pPr>
              <w:pStyle w:val="11"/>
              <w:ind w:left="6" w:right="51"/>
              <w:rPr>
                <w:sz w:val="18"/>
              </w:rPr>
            </w:pPr>
            <w:r>
              <w:rPr>
                <w:spacing w:val="-2"/>
                <w:sz w:val="18"/>
              </w:rPr>
              <w:t>0.651</w:t>
            </w:r>
          </w:p>
        </w:tc>
        <w:tc>
          <w:tcPr>
            <w:tcW w:w="873" w:type="dxa"/>
          </w:tcPr>
          <w:p>
            <w:pPr>
              <w:pStyle w:val="11"/>
              <w:ind w:right="52"/>
              <w:jc w:val="right"/>
              <w:rPr>
                <w:sz w:val="18"/>
              </w:rPr>
            </w:pPr>
            <w:r>
              <w:rPr>
                <w:spacing w:val="-2"/>
                <w:sz w:val="18"/>
              </w:rPr>
              <w:t>0.986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0.091</w:t>
            </w:r>
          </w:p>
        </w:tc>
        <w:tc>
          <w:tcPr>
            <w:tcW w:w="901" w:type="dxa"/>
          </w:tcPr>
          <w:p>
            <w:pPr>
              <w:pStyle w:val="11"/>
              <w:ind w:left="17"/>
              <w:rPr>
                <w:sz w:val="18"/>
              </w:rPr>
            </w:pPr>
            <w:r>
              <w:rPr>
                <w:spacing w:val="-2"/>
                <w:sz w:val="18"/>
              </w:rPr>
              <w:t>0.078</w:t>
            </w:r>
          </w:p>
        </w:tc>
        <w:tc>
          <w:tcPr>
            <w:tcW w:w="990" w:type="dxa"/>
          </w:tcPr>
          <w:p>
            <w:pPr>
              <w:pStyle w:val="11"/>
              <w:ind w:left="258"/>
              <w:jc w:val="left"/>
              <w:rPr>
                <w:sz w:val="18"/>
              </w:rPr>
            </w:pPr>
            <w:r>
              <w:rPr>
                <w:spacing w:val="-4"/>
                <w:sz w:val="18"/>
              </w:rPr>
              <w:t>0.07</w:t>
            </w:r>
          </w:p>
        </w:tc>
        <w:tc>
          <w:tcPr>
            <w:tcW w:w="1140" w:type="dxa"/>
          </w:tcPr>
          <w:p>
            <w:pPr>
              <w:pStyle w:val="11"/>
              <w:ind w:left="6" w:right="51"/>
              <w:rPr>
                <w:sz w:val="18"/>
              </w:rPr>
            </w:pPr>
            <w:r>
              <w:rPr>
                <w:spacing w:val="-2"/>
                <w:sz w:val="18"/>
              </w:rPr>
              <w:t>0.006</w:t>
            </w:r>
          </w:p>
        </w:tc>
        <w:tc>
          <w:tcPr>
            <w:tcW w:w="873" w:type="dxa"/>
          </w:tcPr>
          <w:p>
            <w:pPr>
              <w:pStyle w:val="11"/>
              <w:ind w:right="52"/>
              <w:jc w:val="right"/>
              <w:rPr>
                <w:sz w:val="18"/>
              </w:rPr>
            </w:pPr>
            <w:r>
              <w:rPr>
                <w:spacing w:val="-2"/>
                <w:sz w:val="18"/>
              </w:rPr>
              <w:t>0.298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0.025</w:t>
            </w:r>
          </w:p>
        </w:tc>
        <w:tc>
          <w:tcPr>
            <w:tcW w:w="901" w:type="dxa"/>
          </w:tcPr>
          <w:p>
            <w:pPr>
              <w:pStyle w:val="11"/>
              <w:ind w:left="17"/>
              <w:rPr>
                <w:sz w:val="18"/>
              </w:rPr>
            </w:pPr>
            <w:r>
              <w:rPr>
                <w:spacing w:val="-2"/>
                <w:sz w:val="18"/>
              </w:rPr>
              <w:t>0.037</w:t>
            </w:r>
          </w:p>
        </w:tc>
        <w:tc>
          <w:tcPr>
            <w:tcW w:w="990" w:type="dxa"/>
          </w:tcPr>
          <w:p>
            <w:pPr>
              <w:pStyle w:val="11"/>
              <w:ind w:left="208"/>
              <w:jc w:val="left"/>
              <w:rPr>
                <w:sz w:val="18"/>
              </w:rPr>
            </w:pPr>
            <w:r>
              <w:rPr>
                <w:spacing w:val="-2"/>
                <w:sz w:val="18"/>
              </w:rPr>
              <w:t>0.014</w:t>
            </w:r>
          </w:p>
        </w:tc>
        <w:tc>
          <w:tcPr>
            <w:tcW w:w="1140" w:type="dxa"/>
          </w:tcPr>
          <w:p>
            <w:pPr>
              <w:pStyle w:val="11"/>
              <w:ind w:left="6" w:right="51"/>
              <w:rPr>
                <w:sz w:val="18"/>
              </w:rPr>
            </w:pPr>
            <w:r>
              <w:rPr>
                <w:spacing w:val="-2"/>
                <w:sz w:val="18"/>
              </w:rPr>
              <w:t>0.002</w:t>
            </w:r>
          </w:p>
        </w:tc>
        <w:tc>
          <w:tcPr>
            <w:tcW w:w="873" w:type="dxa"/>
          </w:tcPr>
          <w:p>
            <w:pPr>
              <w:pStyle w:val="11"/>
              <w:ind w:right="52"/>
              <w:jc w:val="right"/>
              <w:rPr>
                <w:sz w:val="18"/>
              </w:rPr>
            </w:pPr>
            <w:r>
              <w:rPr>
                <w:spacing w:val="-2"/>
                <w:sz w:val="18"/>
              </w:rPr>
              <w:t>0.116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ight="3"/>
              <w:rPr>
                <w:sz w:val="18"/>
              </w:rPr>
            </w:pPr>
            <w:r>
              <w:rPr>
                <w:spacing w:val="-2"/>
                <w:sz w:val="18"/>
              </w:rPr>
              <w:t>Ripening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0.948</w:t>
            </w:r>
          </w:p>
        </w:tc>
        <w:tc>
          <w:tcPr>
            <w:tcW w:w="901" w:type="dxa"/>
          </w:tcPr>
          <w:p>
            <w:pPr>
              <w:pStyle w:val="11"/>
              <w:ind w:left="17"/>
              <w:rPr>
                <w:sz w:val="18"/>
              </w:rPr>
            </w:pPr>
            <w:r>
              <w:rPr>
                <w:spacing w:val="-2"/>
                <w:sz w:val="18"/>
              </w:rPr>
              <w:t>0.046</w:t>
            </w:r>
          </w:p>
        </w:tc>
        <w:tc>
          <w:tcPr>
            <w:tcW w:w="990" w:type="dxa"/>
          </w:tcPr>
          <w:p>
            <w:pPr>
              <w:pStyle w:val="11"/>
              <w:ind w:left="208"/>
              <w:jc w:val="left"/>
              <w:rPr>
                <w:sz w:val="18"/>
              </w:rPr>
            </w:pPr>
            <w:r>
              <w:rPr>
                <w:spacing w:val="-2"/>
                <w:sz w:val="18"/>
              </w:rPr>
              <w:t>0.963</w:t>
            </w:r>
          </w:p>
        </w:tc>
        <w:tc>
          <w:tcPr>
            <w:tcW w:w="1140" w:type="dxa"/>
          </w:tcPr>
          <w:p>
            <w:pPr>
              <w:pStyle w:val="11"/>
              <w:ind w:left="6" w:right="51"/>
              <w:rPr>
                <w:sz w:val="18"/>
              </w:rPr>
            </w:pPr>
            <w:r>
              <w:rPr>
                <w:spacing w:val="-2"/>
                <w:sz w:val="18"/>
              </w:rPr>
              <w:t>0.819</w:t>
            </w:r>
          </w:p>
        </w:tc>
        <w:tc>
          <w:tcPr>
            <w:tcW w:w="873" w:type="dxa"/>
          </w:tcPr>
          <w:p>
            <w:pPr>
              <w:pStyle w:val="11"/>
              <w:ind w:right="52"/>
              <w:jc w:val="right"/>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SC1</w:t>
            </w:r>
          </w:p>
        </w:tc>
        <w:tc>
          <w:tcPr>
            <w:tcW w:w="1104" w:type="dxa"/>
          </w:tcPr>
          <w:p>
            <w:pPr>
              <w:pStyle w:val="11"/>
              <w:ind w:left="25" w:right="3"/>
              <w:rPr>
                <w:sz w:val="18"/>
              </w:rPr>
            </w:pPr>
            <w:r>
              <w:rPr>
                <w:spacing w:val="-2"/>
                <w:sz w:val="18"/>
              </w:rPr>
              <w:t>Ripening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0.045</w:t>
            </w:r>
          </w:p>
        </w:tc>
        <w:tc>
          <w:tcPr>
            <w:tcW w:w="901" w:type="dxa"/>
          </w:tcPr>
          <w:p>
            <w:pPr>
              <w:pStyle w:val="11"/>
              <w:ind w:left="17"/>
              <w:rPr>
                <w:sz w:val="18"/>
              </w:rPr>
            </w:pPr>
            <w:r>
              <w:rPr>
                <w:spacing w:val="-2"/>
                <w:sz w:val="18"/>
              </w:rPr>
              <w:t>0.043</w:t>
            </w:r>
          </w:p>
        </w:tc>
        <w:tc>
          <w:tcPr>
            <w:tcW w:w="990" w:type="dxa"/>
          </w:tcPr>
          <w:p>
            <w:pPr>
              <w:pStyle w:val="11"/>
              <w:ind w:left="208"/>
              <w:jc w:val="left"/>
              <w:rPr>
                <w:sz w:val="18"/>
              </w:rPr>
            </w:pPr>
            <w:r>
              <w:rPr>
                <w:spacing w:val="-2"/>
                <w:sz w:val="18"/>
              </w:rPr>
              <w:t>0.031</w:t>
            </w:r>
          </w:p>
        </w:tc>
        <w:tc>
          <w:tcPr>
            <w:tcW w:w="1140" w:type="dxa"/>
          </w:tcPr>
          <w:p>
            <w:pPr>
              <w:pStyle w:val="11"/>
              <w:ind w:left="6" w:right="51"/>
              <w:rPr>
                <w:sz w:val="18"/>
              </w:rPr>
            </w:pPr>
            <w:r>
              <w:rPr>
                <w:spacing w:val="-2"/>
                <w:sz w:val="18"/>
              </w:rPr>
              <w:t>0.003</w:t>
            </w:r>
          </w:p>
        </w:tc>
        <w:tc>
          <w:tcPr>
            <w:tcW w:w="873" w:type="dxa"/>
          </w:tcPr>
          <w:p>
            <w:pPr>
              <w:pStyle w:val="11"/>
              <w:ind w:right="52"/>
              <w:jc w:val="right"/>
              <w:rPr>
                <w:sz w:val="18"/>
              </w:rPr>
            </w:pPr>
            <w:r>
              <w:rPr>
                <w:spacing w:val="-2"/>
                <w:sz w:val="18"/>
              </w:rPr>
              <w:t>0.168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2018</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SC1</w:t>
            </w:r>
          </w:p>
        </w:tc>
        <w:tc>
          <w:tcPr>
            <w:tcW w:w="1104" w:type="dxa"/>
          </w:tcPr>
          <w:p>
            <w:pPr>
              <w:pStyle w:val="11"/>
              <w:spacing w:before="54"/>
              <w:ind w:left="25" w:right="3"/>
              <w:rPr>
                <w:sz w:val="18"/>
              </w:rPr>
            </w:pPr>
            <w:r>
              <w:rPr>
                <w:spacing w:val="-2"/>
                <w:sz w:val="18"/>
              </w:rPr>
              <w:t>Ripening</w:t>
            </w:r>
          </w:p>
        </w:tc>
        <w:tc>
          <w:tcPr>
            <w:tcW w:w="1727" w:type="dxa"/>
          </w:tcPr>
          <w:p>
            <w:pPr>
              <w:pStyle w:val="11"/>
              <w:spacing w:before="54"/>
              <w:ind w:left="5" w:right="58"/>
              <w:rPr>
                <w:sz w:val="18"/>
              </w:rPr>
            </w:pPr>
            <w:r>
              <w:rPr>
                <w:spacing w:val="-2"/>
                <w:sz w:val="18"/>
              </w:rPr>
              <w:t>Detritivore</w:t>
            </w:r>
          </w:p>
        </w:tc>
        <w:tc>
          <w:tcPr>
            <w:tcW w:w="888" w:type="dxa"/>
          </w:tcPr>
          <w:p>
            <w:pPr>
              <w:pStyle w:val="11"/>
              <w:spacing w:before="54"/>
              <w:ind w:left="6" w:right="35"/>
              <w:rPr>
                <w:sz w:val="18"/>
              </w:rPr>
            </w:pPr>
            <w:r>
              <w:rPr>
                <w:spacing w:val="-2"/>
                <w:sz w:val="18"/>
              </w:rPr>
              <w:t>0.007</w:t>
            </w:r>
          </w:p>
        </w:tc>
        <w:tc>
          <w:tcPr>
            <w:tcW w:w="901" w:type="dxa"/>
          </w:tcPr>
          <w:p>
            <w:pPr>
              <w:pStyle w:val="11"/>
              <w:spacing w:before="54"/>
              <w:ind w:left="17"/>
              <w:rPr>
                <w:sz w:val="18"/>
              </w:rPr>
            </w:pPr>
            <w:r>
              <w:rPr>
                <w:spacing w:val="-2"/>
                <w:sz w:val="18"/>
              </w:rPr>
              <w:t>0.014</w:t>
            </w:r>
          </w:p>
        </w:tc>
        <w:tc>
          <w:tcPr>
            <w:tcW w:w="990" w:type="dxa"/>
          </w:tcPr>
          <w:p>
            <w:pPr>
              <w:pStyle w:val="11"/>
              <w:spacing w:before="54"/>
              <w:ind w:left="208"/>
              <w:jc w:val="left"/>
              <w:rPr>
                <w:sz w:val="18"/>
              </w:rPr>
            </w:pPr>
            <w:r>
              <w:rPr>
                <w:spacing w:val="-2"/>
                <w:sz w:val="18"/>
              </w:rPr>
              <w:t>0.003</w:t>
            </w:r>
          </w:p>
        </w:tc>
        <w:tc>
          <w:tcPr>
            <w:tcW w:w="1140" w:type="dxa"/>
          </w:tcPr>
          <w:p>
            <w:pPr>
              <w:pStyle w:val="11"/>
              <w:spacing w:before="54"/>
              <w:ind w:left="7" w:right="51"/>
              <w:rPr>
                <w:sz w:val="18"/>
              </w:rPr>
            </w:pPr>
            <w:r>
              <w:rPr>
                <w:spacing w:val="-10"/>
                <w:sz w:val="18"/>
              </w:rPr>
              <w:t>0</w:t>
            </w:r>
          </w:p>
        </w:tc>
        <w:tc>
          <w:tcPr>
            <w:tcW w:w="873" w:type="dxa"/>
          </w:tcPr>
          <w:p>
            <w:pPr>
              <w:pStyle w:val="11"/>
              <w:spacing w:before="54"/>
              <w:ind w:right="52"/>
              <w:jc w:val="right"/>
              <w:rPr>
                <w:sz w:val="18"/>
              </w:rPr>
            </w:pPr>
            <w:r>
              <w:rPr>
                <w:spacing w:val="-2"/>
                <w:sz w:val="18"/>
              </w:rPr>
              <w:t>0.039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SO1</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0.121</w:t>
            </w:r>
          </w:p>
        </w:tc>
        <w:tc>
          <w:tcPr>
            <w:tcW w:w="901" w:type="dxa"/>
          </w:tcPr>
          <w:p>
            <w:pPr>
              <w:pStyle w:val="11"/>
              <w:ind w:left="17"/>
              <w:rPr>
                <w:sz w:val="18"/>
              </w:rPr>
            </w:pPr>
            <w:r>
              <w:rPr>
                <w:spacing w:val="-2"/>
                <w:sz w:val="18"/>
              </w:rPr>
              <w:t>0.069</w:t>
            </w:r>
          </w:p>
        </w:tc>
        <w:tc>
          <w:tcPr>
            <w:tcW w:w="990" w:type="dxa"/>
          </w:tcPr>
          <w:p>
            <w:pPr>
              <w:pStyle w:val="11"/>
              <w:ind w:left="208"/>
              <w:jc w:val="left"/>
              <w:rPr>
                <w:sz w:val="18"/>
              </w:rPr>
            </w:pPr>
            <w:r>
              <w:rPr>
                <w:spacing w:val="-2"/>
                <w:sz w:val="18"/>
              </w:rPr>
              <w:t>0.108</w:t>
            </w:r>
          </w:p>
        </w:tc>
        <w:tc>
          <w:tcPr>
            <w:tcW w:w="1140" w:type="dxa"/>
          </w:tcPr>
          <w:p>
            <w:pPr>
              <w:pStyle w:val="11"/>
              <w:ind w:left="6" w:right="51"/>
              <w:rPr>
                <w:sz w:val="18"/>
              </w:rPr>
            </w:pPr>
            <w:r>
              <w:rPr>
                <w:spacing w:val="-2"/>
                <w:sz w:val="18"/>
              </w:rPr>
              <w:t>0.027</w:t>
            </w:r>
          </w:p>
        </w:tc>
        <w:tc>
          <w:tcPr>
            <w:tcW w:w="873" w:type="dxa"/>
          </w:tcPr>
          <w:p>
            <w:pPr>
              <w:pStyle w:val="11"/>
              <w:ind w:right="52"/>
              <w:jc w:val="right"/>
              <w:rPr>
                <w:sz w:val="18"/>
              </w:rPr>
            </w:pPr>
            <w:r>
              <w:rPr>
                <w:spacing w:val="-2"/>
                <w:sz w:val="18"/>
              </w:rPr>
              <w:t>0.287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SO1</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0.041</w:t>
            </w:r>
          </w:p>
        </w:tc>
        <w:tc>
          <w:tcPr>
            <w:tcW w:w="901" w:type="dxa"/>
          </w:tcPr>
          <w:p>
            <w:pPr>
              <w:pStyle w:val="11"/>
              <w:ind w:left="17"/>
              <w:rPr>
                <w:sz w:val="18"/>
              </w:rPr>
            </w:pPr>
            <w:r>
              <w:rPr>
                <w:spacing w:val="-2"/>
                <w:sz w:val="18"/>
              </w:rPr>
              <w:t>0.035</w:t>
            </w:r>
          </w:p>
        </w:tc>
        <w:tc>
          <w:tcPr>
            <w:tcW w:w="990" w:type="dxa"/>
          </w:tcPr>
          <w:p>
            <w:pPr>
              <w:pStyle w:val="11"/>
              <w:ind w:left="208"/>
              <w:jc w:val="left"/>
              <w:rPr>
                <w:sz w:val="18"/>
              </w:rPr>
            </w:pPr>
            <w:r>
              <w:rPr>
                <w:spacing w:val="-2"/>
                <w:sz w:val="18"/>
              </w:rPr>
              <w:t>0.032</w:t>
            </w:r>
          </w:p>
        </w:tc>
        <w:tc>
          <w:tcPr>
            <w:tcW w:w="1140" w:type="dxa"/>
          </w:tcPr>
          <w:p>
            <w:pPr>
              <w:pStyle w:val="11"/>
              <w:ind w:left="6" w:right="51"/>
              <w:rPr>
                <w:sz w:val="18"/>
              </w:rPr>
            </w:pPr>
            <w:r>
              <w:rPr>
                <w:spacing w:val="-2"/>
                <w:sz w:val="18"/>
              </w:rPr>
              <w:t>0.004</w:t>
            </w:r>
          </w:p>
        </w:tc>
        <w:tc>
          <w:tcPr>
            <w:tcW w:w="873" w:type="dxa"/>
          </w:tcPr>
          <w:p>
            <w:pPr>
              <w:pStyle w:val="11"/>
              <w:ind w:right="52"/>
              <w:jc w:val="right"/>
              <w:rPr>
                <w:sz w:val="18"/>
              </w:rPr>
            </w:pPr>
            <w:r>
              <w:rPr>
                <w:spacing w:val="-2"/>
                <w:sz w:val="18"/>
              </w:rPr>
              <w:t>0.132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SO1</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0.838</w:t>
            </w:r>
          </w:p>
        </w:tc>
        <w:tc>
          <w:tcPr>
            <w:tcW w:w="901" w:type="dxa"/>
          </w:tcPr>
          <w:p>
            <w:pPr>
              <w:pStyle w:val="11"/>
              <w:ind w:left="17"/>
              <w:rPr>
                <w:sz w:val="18"/>
              </w:rPr>
            </w:pPr>
            <w:r>
              <w:rPr>
                <w:spacing w:val="-2"/>
                <w:sz w:val="18"/>
              </w:rPr>
              <w:t>0.082</w:t>
            </w:r>
          </w:p>
        </w:tc>
        <w:tc>
          <w:tcPr>
            <w:tcW w:w="990" w:type="dxa"/>
          </w:tcPr>
          <w:p>
            <w:pPr>
              <w:pStyle w:val="11"/>
              <w:ind w:left="258"/>
              <w:jc w:val="left"/>
              <w:rPr>
                <w:sz w:val="18"/>
              </w:rPr>
            </w:pPr>
            <w:r>
              <w:rPr>
                <w:spacing w:val="-4"/>
                <w:sz w:val="18"/>
              </w:rPr>
              <w:t>0.85</w:t>
            </w:r>
          </w:p>
        </w:tc>
        <w:tc>
          <w:tcPr>
            <w:tcW w:w="1140" w:type="dxa"/>
          </w:tcPr>
          <w:p>
            <w:pPr>
              <w:pStyle w:val="11"/>
              <w:ind w:left="6" w:right="51"/>
              <w:rPr>
                <w:sz w:val="18"/>
              </w:rPr>
            </w:pPr>
            <w:r>
              <w:rPr>
                <w:spacing w:val="-2"/>
                <w:sz w:val="18"/>
              </w:rPr>
              <w:t>0.651</w:t>
            </w:r>
          </w:p>
        </w:tc>
        <w:tc>
          <w:tcPr>
            <w:tcW w:w="873" w:type="dxa"/>
          </w:tcPr>
          <w:p>
            <w:pPr>
              <w:pStyle w:val="11"/>
              <w:ind w:right="104"/>
              <w:jc w:val="right"/>
              <w:rPr>
                <w:sz w:val="18"/>
              </w:rPr>
            </w:pPr>
            <w:r>
              <w:rPr>
                <w:spacing w:val="-4"/>
                <w:sz w:val="18"/>
              </w:rPr>
              <w:t>0.96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SO1</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0.822</w:t>
            </w:r>
          </w:p>
        </w:tc>
        <w:tc>
          <w:tcPr>
            <w:tcW w:w="901" w:type="dxa"/>
          </w:tcPr>
          <w:p>
            <w:pPr>
              <w:pStyle w:val="11"/>
              <w:ind w:left="17"/>
              <w:rPr>
                <w:sz w:val="18"/>
              </w:rPr>
            </w:pPr>
            <w:r>
              <w:rPr>
                <w:spacing w:val="-2"/>
                <w:sz w:val="18"/>
              </w:rPr>
              <w:t>0.097</w:t>
            </w:r>
          </w:p>
        </w:tc>
        <w:tc>
          <w:tcPr>
            <w:tcW w:w="990" w:type="dxa"/>
          </w:tcPr>
          <w:p>
            <w:pPr>
              <w:pStyle w:val="11"/>
              <w:ind w:left="258"/>
              <w:jc w:val="left"/>
              <w:rPr>
                <w:sz w:val="18"/>
              </w:rPr>
            </w:pPr>
            <w:r>
              <w:rPr>
                <w:spacing w:val="-4"/>
                <w:sz w:val="18"/>
              </w:rPr>
              <w:t>0.84</w:t>
            </w:r>
          </w:p>
        </w:tc>
        <w:tc>
          <w:tcPr>
            <w:tcW w:w="1140" w:type="dxa"/>
          </w:tcPr>
          <w:p>
            <w:pPr>
              <w:pStyle w:val="11"/>
              <w:ind w:left="6" w:right="51"/>
              <w:rPr>
                <w:sz w:val="18"/>
              </w:rPr>
            </w:pPr>
            <w:r>
              <w:rPr>
                <w:spacing w:val="-2"/>
                <w:sz w:val="18"/>
              </w:rPr>
              <w:t>0.586</w:t>
            </w:r>
          </w:p>
        </w:tc>
        <w:tc>
          <w:tcPr>
            <w:tcW w:w="873" w:type="dxa"/>
          </w:tcPr>
          <w:p>
            <w:pPr>
              <w:pStyle w:val="11"/>
              <w:ind w:right="52"/>
              <w:jc w:val="right"/>
              <w:rPr>
                <w:sz w:val="18"/>
              </w:rPr>
            </w:pPr>
            <w:r>
              <w:rPr>
                <w:spacing w:val="-2"/>
                <w:sz w:val="18"/>
              </w:rPr>
              <w:t>0.957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SO1</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0.058</w:t>
            </w:r>
          </w:p>
        </w:tc>
        <w:tc>
          <w:tcPr>
            <w:tcW w:w="901" w:type="dxa"/>
          </w:tcPr>
          <w:p>
            <w:pPr>
              <w:pStyle w:val="11"/>
              <w:ind w:left="17"/>
              <w:rPr>
                <w:sz w:val="18"/>
              </w:rPr>
            </w:pPr>
            <w:r>
              <w:rPr>
                <w:spacing w:val="-2"/>
                <w:sz w:val="18"/>
              </w:rPr>
              <w:t>0.052</w:t>
            </w:r>
          </w:p>
        </w:tc>
        <w:tc>
          <w:tcPr>
            <w:tcW w:w="990" w:type="dxa"/>
          </w:tcPr>
          <w:p>
            <w:pPr>
              <w:pStyle w:val="11"/>
              <w:ind w:left="208"/>
              <w:jc w:val="left"/>
              <w:rPr>
                <w:sz w:val="18"/>
              </w:rPr>
            </w:pPr>
            <w:r>
              <w:rPr>
                <w:spacing w:val="-2"/>
                <w:sz w:val="18"/>
              </w:rPr>
              <w:t>0.042</w:t>
            </w:r>
          </w:p>
        </w:tc>
        <w:tc>
          <w:tcPr>
            <w:tcW w:w="1140" w:type="dxa"/>
          </w:tcPr>
          <w:p>
            <w:pPr>
              <w:pStyle w:val="11"/>
              <w:ind w:left="6" w:right="51"/>
              <w:rPr>
                <w:sz w:val="18"/>
              </w:rPr>
            </w:pPr>
            <w:r>
              <w:rPr>
                <w:spacing w:val="-2"/>
                <w:sz w:val="18"/>
              </w:rPr>
              <w:t>0.005</w:t>
            </w:r>
          </w:p>
        </w:tc>
        <w:tc>
          <w:tcPr>
            <w:tcW w:w="873" w:type="dxa"/>
          </w:tcPr>
          <w:p>
            <w:pPr>
              <w:pStyle w:val="11"/>
              <w:ind w:right="52"/>
              <w:jc w:val="right"/>
              <w:rPr>
                <w:sz w:val="18"/>
              </w:rPr>
            </w:pPr>
            <w:r>
              <w:rPr>
                <w:spacing w:val="-2"/>
                <w:sz w:val="18"/>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2018</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SO1</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4" w:right="35"/>
              <w:rPr>
                <w:sz w:val="18"/>
              </w:rPr>
            </w:pPr>
            <w:r>
              <w:rPr>
                <w:spacing w:val="-4"/>
                <w:sz w:val="18"/>
              </w:rPr>
              <w:t>0.12</w:t>
            </w:r>
          </w:p>
        </w:tc>
        <w:tc>
          <w:tcPr>
            <w:tcW w:w="901" w:type="dxa"/>
          </w:tcPr>
          <w:p>
            <w:pPr>
              <w:pStyle w:val="11"/>
              <w:ind w:left="17" w:right="2"/>
              <w:rPr>
                <w:sz w:val="18"/>
              </w:rPr>
            </w:pPr>
            <w:r>
              <w:rPr>
                <w:spacing w:val="-4"/>
                <w:sz w:val="18"/>
              </w:rPr>
              <w:t>0.08</w:t>
            </w:r>
          </w:p>
        </w:tc>
        <w:tc>
          <w:tcPr>
            <w:tcW w:w="990" w:type="dxa"/>
          </w:tcPr>
          <w:p>
            <w:pPr>
              <w:pStyle w:val="11"/>
              <w:ind w:left="208"/>
              <w:jc w:val="left"/>
              <w:rPr>
                <w:sz w:val="18"/>
              </w:rPr>
            </w:pPr>
            <w:r>
              <w:rPr>
                <w:spacing w:val="-2"/>
                <w:sz w:val="18"/>
              </w:rPr>
              <w:t>0.101</w:t>
            </w:r>
          </w:p>
        </w:tc>
        <w:tc>
          <w:tcPr>
            <w:tcW w:w="1140" w:type="dxa"/>
          </w:tcPr>
          <w:p>
            <w:pPr>
              <w:pStyle w:val="11"/>
              <w:ind w:left="6" w:right="51"/>
              <w:rPr>
                <w:sz w:val="18"/>
              </w:rPr>
            </w:pPr>
            <w:r>
              <w:rPr>
                <w:spacing w:val="-2"/>
                <w:sz w:val="18"/>
              </w:rPr>
              <w:t>0.021</w:t>
            </w:r>
          </w:p>
        </w:tc>
        <w:tc>
          <w:tcPr>
            <w:tcW w:w="873" w:type="dxa"/>
          </w:tcPr>
          <w:p>
            <w:pPr>
              <w:pStyle w:val="11"/>
              <w:ind w:right="52"/>
              <w:jc w:val="right"/>
              <w:rPr>
                <w:sz w:val="18"/>
              </w:rPr>
            </w:pPr>
            <w:r>
              <w:rPr>
                <w:spacing w:val="-2"/>
                <w:sz w:val="18"/>
              </w:rPr>
              <w:t>0.325</w:t>
            </w:r>
          </w:p>
        </w:tc>
      </w:tr>
      <w:tr>
        <w:tblPrEx>
          <w:tblCellMar>
            <w:top w:w="0" w:type="dxa"/>
            <w:left w:w="0" w:type="dxa"/>
            <w:bottom w:w="0" w:type="dxa"/>
            <w:right w:w="0" w:type="dxa"/>
          </w:tblCellMar>
        </w:tblPrEx>
        <w:trPr>
          <w:trHeight w:val="261" w:hRule="atLeast"/>
        </w:trPr>
        <w:tc>
          <w:tcPr>
            <w:tcW w:w="614" w:type="dxa"/>
          </w:tcPr>
          <w:p>
            <w:pPr>
              <w:pStyle w:val="11"/>
              <w:spacing w:line="188" w:lineRule="exact"/>
              <w:ind w:left="50"/>
              <w:jc w:val="left"/>
              <w:rPr>
                <w:sz w:val="18"/>
              </w:rPr>
            </w:pPr>
            <w:r>
              <w:rPr>
                <w:spacing w:val="-4"/>
                <w:sz w:val="18"/>
              </w:rPr>
              <w:t>2018</w:t>
            </w:r>
          </w:p>
        </w:tc>
        <w:tc>
          <w:tcPr>
            <w:tcW w:w="691" w:type="dxa"/>
          </w:tcPr>
          <w:p>
            <w:pPr>
              <w:pStyle w:val="11"/>
              <w:spacing w:line="188" w:lineRule="exact"/>
              <w:ind w:right="7"/>
              <w:rPr>
                <w:sz w:val="18"/>
              </w:rPr>
            </w:pPr>
            <w:r>
              <w:rPr>
                <w:spacing w:val="-4"/>
                <w:sz w:val="18"/>
              </w:rPr>
              <w:t>Both</w:t>
            </w:r>
          </w:p>
        </w:tc>
        <w:tc>
          <w:tcPr>
            <w:tcW w:w="722" w:type="dxa"/>
          </w:tcPr>
          <w:p>
            <w:pPr>
              <w:pStyle w:val="11"/>
              <w:spacing w:line="188" w:lineRule="exact"/>
              <w:ind w:right="1"/>
              <w:rPr>
                <w:sz w:val="18"/>
              </w:rPr>
            </w:pPr>
            <w:r>
              <w:rPr>
                <w:spacing w:val="-5"/>
                <w:sz w:val="18"/>
              </w:rPr>
              <w:t>SO1</w:t>
            </w:r>
          </w:p>
        </w:tc>
        <w:tc>
          <w:tcPr>
            <w:tcW w:w="1104" w:type="dxa"/>
          </w:tcPr>
          <w:p>
            <w:pPr>
              <w:pStyle w:val="11"/>
              <w:spacing w:line="188" w:lineRule="exact"/>
              <w:ind w:left="25" w:right="3"/>
              <w:rPr>
                <w:sz w:val="18"/>
              </w:rPr>
            </w:pPr>
            <w:r>
              <w:rPr>
                <w:spacing w:val="-2"/>
                <w:sz w:val="18"/>
              </w:rPr>
              <w:t>Ripening</w:t>
            </w:r>
          </w:p>
        </w:tc>
        <w:tc>
          <w:tcPr>
            <w:tcW w:w="1727" w:type="dxa"/>
          </w:tcPr>
          <w:p>
            <w:pPr>
              <w:pStyle w:val="11"/>
              <w:spacing w:line="188" w:lineRule="exact"/>
              <w:ind w:left="7" w:right="58"/>
              <w:rPr>
                <w:sz w:val="18"/>
              </w:rPr>
            </w:pPr>
            <w:r>
              <w:rPr>
                <w:sz w:val="18"/>
              </w:rPr>
              <w:t>Rice</w:t>
            </w:r>
            <w:r>
              <w:rPr>
                <w:spacing w:val="8"/>
                <w:sz w:val="18"/>
              </w:rPr>
              <w:t xml:space="preserve"> </w:t>
            </w:r>
            <w:r>
              <w:rPr>
                <w:spacing w:val="-2"/>
                <w:sz w:val="18"/>
              </w:rPr>
              <w:t>herbivore</w:t>
            </w:r>
          </w:p>
        </w:tc>
        <w:tc>
          <w:tcPr>
            <w:tcW w:w="888" w:type="dxa"/>
          </w:tcPr>
          <w:p>
            <w:pPr>
              <w:pStyle w:val="11"/>
              <w:spacing w:line="188" w:lineRule="exact"/>
              <w:ind w:left="6" w:right="35"/>
              <w:rPr>
                <w:sz w:val="18"/>
              </w:rPr>
            </w:pPr>
            <w:r>
              <w:rPr>
                <w:spacing w:val="-2"/>
                <w:sz w:val="18"/>
              </w:rPr>
              <w:t>0.932</w:t>
            </w:r>
          </w:p>
        </w:tc>
        <w:tc>
          <w:tcPr>
            <w:tcW w:w="901" w:type="dxa"/>
          </w:tcPr>
          <w:p>
            <w:pPr>
              <w:pStyle w:val="11"/>
              <w:spacing w:line="188" w:lineRule="exact"/>
              <w:ind w:left="17"/>
              <w:rPr>
                <w:sz w:val="18"/>
              </w:rPr>
            </w:pPr>
            <w:r>
              <w:rPr>
                <w:spacing w:val="-2"/>
                <w:sz w:val="18"/>
              </w:rPr>
              <w:t>0.054</w:t>
            </w:r>
          </w:p>
        </w:tc>
        <w:tc>
          <w:tcPr>
            <w:tcW w:w="990" w:type="dxa"/>
          </w:tcPr>
          <w:p>
            <w:pPr>
              <w:pStyle w:val="11"/>
              <w:spacing w:line="188" w:lineRule="exact"/>
              <w:ind w:left="208"/>
              <w:jc w:val="left"/>
              <w:rPr>
                <w:sz w:val="18"/>
              </w:rPr>
            </w:pPr>
            <w:r>
              <w:rPr>
                <w:spacing w:val="-2"/>
                <w:sz w:val="18"/>
              </w:rPr>
              <w:t>0.947</w:t>
            </w:r>
          </w:p>
        </w:tc>
        <w:tc>
          <w:tcPr>
            <w:tcW w:w="1140" w:type="dxa"/>
          </w:tcPr>
          <w:p>
            <w:pPr>
              <w:pStyle w:val="11"/>
              <w:spacing w:line="188" w:lineRule="exact"/>
              <w:ind w:left="6" w:right="51"/>
              <w:rPr>
                <w:sz w:val="18"/>
              </w:rPr>
            </w:pPr>
            <w:r>
              <w:rPr>
                <w:spacing w:val="-2"/>
                <w:sz w:val="18"/>
              </w:rPr>
              <w:t>0.793</w:t>
            </w:r>
          </w:p>
        </w:tc>
        <w:tc>
          <w:tcPr>
            <w:tcW w:w="873" w:type="dxa"/>
          </w:tcPr>
          <w:p>
            <w:pPr>
              <w:pStyle w:val="11"/>
              <w:spacing w:line="188" w:lineRule="exact"/>
              <w:ind w:right="52"/>
              <w:jc w:val="right"/>
              <w:rPr>
                <w:sz w:val="18"/>
              </w:rPr>
            </w:pPr>
            <w:r>
              <w:rPr>
                <w:spacing w:val="-2"/>
                <w:sz w:val="18"/>
              </w:rPr>
              <w:t>0.991</w:t>
            </w:r>
          </w:p>
        </w:tc>
      </w:tr>
    </w:tbl>
    <w:p>
      <w:pPr>
        <w:spacing w:after="0" w:line="188" w:lineRule="exact"/>
        <w:jc w:val="right"/>
        <w:rPr>
          <w:sz w:val="18"/>
        </w:rPr>
        <w:sectPr>
          <w:footerReference r:id="rId36"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4"/>
        <w:gridCol w:w="771"/>
        <w:gridCol w:w="680"/>
        <w:gridCol w:w="1107"/>
        <w:gridCol w:w="1727"/>
        <w:gridCol w:w="888"/>
        <w:gridCol w:w="901"/>
        <w:gridCol w:w="990"/>
        <w:gridCol w:w="1140"/>
        <w:gridCol w:w="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before="0" w:line="205" w:lineRule="exact"/>
              <w:ind w:left="50"/>
              <w:jc w:val="left"/>
              <w:rPr>
                <w:sz w:val="18"/>
              </w:rPr>
            </w:pPr>
            <w:r>
              <w:rPr>
                <w:spacing w:val="-4"/>
                <w:sz w:val="18"/>
              </w:rPr>
              <w:t>2018</w:t>
            </w:r>
          </w:p>
        </w:tc>
        <w:tc>
          <w:tcPr>
            <w:tcW w:w="771" w:type="dxa"/>
          </w:tcPr>
          <w:p>
            <w:pPr>
              <w:pStyle w:val="11"/>
              <w:spacing w:before="0" w:line="205" w:lineRule="exact"/>
              <w:ind w:left="4" w:right="11"/>
              <w:rPr>
                <w:sz w:val="18"/>
              </w:rPr>
            </w:pPr>
            <w:r>
              <w:rPr>
                <w:spacing w:val="-4"/>
                <w:sz w:val="18"/>
              </w:rPr>
              <w:t>Both</w:t>
            </w:r>
          </w:p>
        </w:tc>
        <w:tc>
          <w:tcPr>
            <w:tcW w:w="680" w:type="dxa"/>
          </w:tcPr>
          <w:p>
            <w:pPr>
              <w:pStyle w:val="11"/>
              <w:spacing w:before="0" w:line="205" w:lineRule="exact"/>
              <w:ind w:right="37"/>
              <w:rPr>
                <w:sz w:val="18"/>
              </w:rPr>
            </w:pPr>
            <w:r>
              <w:rPr>
                <w:spacing w:val="-5"/>
                <w:sz w:val="18"/>
              </w:rPr>
              <w:t>SO1</w:t>
            </w:r>
          </w:p>
        </w:tc>
        <w:tc>
          <w:tcPr>
            <w:tcW w:w="1107" w:type="dxa"/>
          </w:tcPr>
          <w:p>
            <w:pPr>
              <w:pStyle w:val="11"/>
              <w:spacing w:before="0" w:line="205" w:lineRule="exact"/>
              <w:ind w:left="26" w:right="3"/>
              <w:rPr>
                <w:sz w:val="18"/>
              </w:rPr>
            </w:pPr>
            <w:r>
              <w:rPr>
                <w:spacing w:val="-2"/>
                <w:sz w:val="18"/>
              </w:rPr>
              <w:t>Ripening</w:t>
            </w:r>
          </w:p>
        </w:tc>
        <w:tc>
          <w:tcPr>
            <w:tcW w:w="1727" w:type="dxa"/>
          </w:tcPr>
          <w:p>
            <w:pPr>
              <w:pStyle w:val="11"/>
              <w:spacing w:before="0" w:line="205" w:lineRule="exact"/>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0" w:line="205" w:lineRule="exact"/>
              <w:ind w:left="2" w:right="35"/>
              <w:rPr>
                <w:sz w:val="18"/>
              </w:rPr>
            </w:pPr>
            <w:r>
              <w:rPr>
                <w:spacing w:val="-4"/>
                <w:sz w:val="18"/>
              </w:rPr>
              <w:t>0.03</w:t>
            </w:r>
          </w:p>
        </w:tc>
        <w:tc>
          <w:tcPr>
            <w:tcW w:w="901" w:type="dxa"/>
          </w:tcPr>
          <w:p>
            <w:pPr>
              <w:pStyle w:val="11"/>
              <w:spacing w:before="0" w:line="205" w:lineRule="exact"/>
              <w:ind w:left="17" w:right="4"/>
              <w:rPr>
                <w:sz w:val="18"/>
              </w:rPr>
            </w:pPr>
            <w:r>
              <w:rPr>
                <w:spacing w:val="-4"/>
                <w:sz w:val="18"/>
              </w:rPr>
              <w:t>0.03</w:t>
            </w:r>
          </w:p>
        </w:tc>
        <w:tc>
          <w:tcPr>
            <w:tcW w:w="990" w:type="dxa"/>
          </w:tcPr>
          <w:p>
            <w:pPr>
              <w:pStyle w:val="11"/>
              <w:spacing w:before="0" w:line="205" w:lineRule="exact"/>
              <w:ind w:left="257"/>
              <w:jc w:val="left"/>
              <w:rPr>
                <w:sz w:val="18"/>
              </w:rPr>
            </w:pPr>
            <w:r>
              <w:rPr>
                <w:spacing w:val="-4"/>
                <w:sz w:val="18"/>
              </w:rPr>
              <w:t>0.02</w:t>
            </w:r>
          </w:p>
        </w:tc>
        <w:tc>
          <w:tcPr>
            <w:tcW w:w="1140" w:type="dxa"/>
          </w:tcPr>
          <w:p>
            <w:pPr>
              <w:pStyle w:val="11"/>
              <w:spacing w:before="0" w:line="205" w:lineRule="exact"/>
              <w:ind w:left="4" w:right="51"/>
              <w:rPr>
                <w:sz w:val="18"/>
              </w:rPr>
            </w:pPr>
            <w:r>
              <w:rPr>
                <w:spacing w:val="-2"/>
                <w:sz w:val="18"/>
              </w:rPr>
              <w:t>0.002</w:t>
            </w:r>
          </w:p>
        </w:tc>
        <w:tc>
          <w:tcPr>
            <w:tcW w:w="873" w:type="dxa"/>
          </w:tcPr>
          <w:p>
            <w:pPr>
              <w:pStyle w:val="11"/>
              <w:spacing w:before="0" w:line="205" w:lineRule="exact"/>
              <w:ind w:left="355"/>
              <w:jc w:val="left"/>
              <w:rPr>
                <w:sz w:val="18"/>
              </w:rPr>
            </w:pPr>
            <w:r>
              <w:rPr>
                <w:spacing w:val="-2"/>
                <w:sz w:val="18"/>
              </w:rPr>
              <w:t>0.111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71" w:type="dxa"/>
          </w:tcPr>
          <w:p>
            <w:pPr>
              <w:pStyle w:val="11"/>
              <w:ind w:left="4" w:right="11"/>
              <w:rPr>
                <w:sz w:val="18"/>
              </w:rPr>
            </w:pPr>
            <w:r>
              <w:rPr>
                <w:spacing w:val="-4"/>
                <w:sz w:val="18"/>
              </w:rPr>
              <w:t>Both</w:t>
            </w:r>
          </w:p>
        </w:tc>
        <w:tc>
          <w:tcPr>
            <w:tcW w:w="680" w:type="dxa"/>
          </w:tcPr>
          <w:p>
            <w:pPr>
              <w:pStyle w:val="11"/>
              <w:ind w:right="37"/>
              <w:rPr>
                <w:sz w:val="18"/>
              </w:rPr>
            </w:pPr>
            <w:r>
              <w:rPr>
                <w:spacing w:val="-5"/>
                <w:sz w:val="18"/>
              </w:rPr>
              <w:t>SO1</w:t>
            </w:r>
          </w:p>
        </w:tc>
        <w:tc>
          <w:tcPr>
            <w:tcW w:w="1107" w:type="dxa"/>
          </w:tcPr>
          <w:p>
            <w:pPr>
              <w:pStyle w:val="11"/>
              <w:ind w:left="26"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0.038</w:t>
            </w:r>
          </w:p>
        </w:tc>
        <w:tc>
          <w:tcPr>
            <w:tcW w:w="901" w:type="dxa"/>
          </w:tcPr>
          <w:p>
            <w:pPr>
              <w:pStyle w:val="11"/>
              <w:ind w:left="17" w:right="2"/>
              <w:rPr>
                <w:sz w:val="18"/>
              </w:rPr>
            </w:pPr>
            <w:r>
              <w:rPr>
                <w:spacing w:val="-2"/>
                <w:sz w:val="18"/>
              </w:rPr>
              <w:t>0.042</w:t>
            </w:r>
          </w:p>
        </w:tc>
        <w:tc>
          <w:tcPr>
            <w:tcW w:w="990" w:type="dxa"/>
          </w:tcPr>
          <w:p>
            <w:pPr>
              <w:pStyle w:val="11"/>
              <w:ind w:left="207"/>
              <w:jc w:val="left"/>
              <w:rPr>
                <w:sz w:val="18"/>
              </w:rPr>
            </w:pPr>
            <w:r>
              <w:rPr>
                <w:spacing w:val="-2"/>
                <w:sz w:val="18"/>
              </w:rPr>
              <w:t>0.024</w:t>
            </w:r>
          </w:p>
        </w:tc>
        <w:tc>
          <w:tcPr>
            <w:tcW w:w="1140" w:type="dxa"/>
          </w:tcPr>
          <w:p>
            <w:pPr>
              <w:pStyle w:val="11"/>
              <w:ind w:left="4" w:right="51"/>
              <w:rPr>
                <w:sz w:val="18"/>
              </w:rPr>
            </w:pPr>
            <w:r>
              <w:rPr>
                <w:spacing w:val="-2"/>
                <w:sz w:val="18"/>
              </w:rPr>
              <w:t>0.002</w:t>
            </w:r>
          </w:p>
        </w:tc>
        <w:tc>
          <w:tcPr>
            <w:tcW w:w="873" w:type="dxa"/>
          </w:tcPr>
          <w:p>
            <w:pPr>
              <w:pStyle w:val="11"/>
              <w:ind w:left="355"/>
              <w:jc w:val="left"/>
              <w:rPr>
                <w:sz w:val="18"/>
              </w:rPr>
            </w:pPr>
            <w:r>
              <w:rPr>
                <w:spacing w:val="-2"/>
                <w:sz w:val="18"/>
              </w:rPr>
              <w:t>0.157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LC1</w:t>
            </w:r>
          </w:p>
        </w:tc>
        <w:tc>
          <w:tcPr>
            <w:tcW w:w="1107" w:type="dxa"/>
          </w:tcPr>
          <w:p>
            <w:pPr>
              <w:pStyle w:val="11"/>
              <w:spacing w:before="54"/>
              <w:ind w:left="26"/>
              <w:rPr>
                <w:sz w:val="18"/>
              </w:rPr>
            </w:pPr>
            <w:r>
              <w:rPr>
                <w:spacing w:val="-2"/>
                <w:sz w:val="18"/>
              </w:rPr>
              <w:t>Tillering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2" w:right="35"/>
              <w:rPr>
                <w:sz w:val="18"/>
              </w:rPr>
            </w:pPr>
            <w:r>
              <w:rPr>
                <w:spacing w:val="-4"/>
                <w:sz w:val="18"/>
              </w:rPr>
              <w:t>0.12</w:t>
            </w:r>
          </w:p>
        </w:tc>
        <w:tc>
          <w:tcPr>
            <w:tcW w:w="901" w:type="dxa"/>
          </w:tcPr>
          <w:p>
            <w:pPr>
              <w:pStyle w:val="11"/>
              <w:spacing w:before="54"/>
              <w:ind w:left="17" w:right="2"/>
              <w:rPr>
                <w:sz w:val="18"/>
              </w:rPr>
            </w:pPr>
            <w:r>
              <w:rPr>
                <w:spacing w:val="-2"/>
                <w:sz w:val="18"/>
              </w:rPr>
              <w:t>0.104</w:t>
            </w:r>
          </w:p>
        </w:tc>
        <w:tc>
          <w:tcPr>
            <w:tcW w:w="990" w:type="dxa"/>
          </w:tcPr>
          <w:p>
            <w:pPr>
              <w:pStyle w:val="11"/>
              <w:spacing w:before="54"/>
              <w:ind w:left="207"/>
              <w:jc w:val="left"/>
              <w:rPr>
                <w:sz w:val="18"/>
              </w:rPr>
            </w:pPr>
            <w:r>
              <w:rPr>
                <w:spacing w:val="-2"/>
                <w:sz w:val="18"/>
              </w:rPr>
              <w:t>0.088</w:t>
            </w:r>
          </w:p>
        </w:tc>
        <w:tc>
          <w:tcPr>
            <w:tcW w:w="1140" w:type="dxa"/>
          </w:tcPr>
          <w:p>
            <w:pPr>
              <w:pStyle w:val="11"/>
              <w:spacing w:before="54"/>
              <w:ind w:left="4" w:right="51"/>
              <w:rPr>
                <w:sz w:val="18"/>
              </w:rPr>
            </w:pPr>
            <w:r>
              <w:rPr>
                <w:spacing w:val="-2"/>
                <w:sz w:val="18"/>
              </w:rPr>
              <w:t>0.007</w:t>
            </w:r>
          </w:p>
        </w:tc>
        <w:tc>
          <w:tcPr>
            <w:tcW w:w="873" w:type="dxa"/>
          </w:tcPr>
          <w:p>
            <w:pPr>
              <w:pStyle w:val="11"/>
              <w:spacing w:before="54"/>
              <w:ind w:left="355"/>
              <w:jc w:val="left"/>
              <w:rPr>
                <w:sz w:val="18"/>
              </w:rPr>
            </w:pPr>
            <w:r>
              <w:rPr>
                <w:spacing w:val="-2"/>
                <w:sz w:val="18"/>
              </w:rPr>
              <w:t>0.373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LC1</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0.262</w:t>
            </w:r>
          </w:p>
        </w:tc>
        <w:tc>
          <w:tcPr>
            <w:tcW w:w="901" w:type="dxa"/>
          </w:tcPr>
          <w:p>
            <w:pPr>
              <w:pStyle w:val="11"/>
              <w:ind w:left="17" w:right="2"/>
              <w:rPr>
                <w:sz w:val="18"/>
              </w:rPr>
            </w:pPr>
            <w:r>
              <w:rPr>
                <w:spacing w:val="-2"/>
                <w:sz w:val="18"/>
              </w:rPr>
              <w:t>0.152</w:t>
            </w:r>
          </w:p>
        </w:tc>
        <w:tc>
          <w:tcPr>
            <w:tcW w:w="990" w:type="dxa"/>
          </w:tcPr>
          <w:p>
            <w:pPr>
              <w:pStyle w:val="11"/>
              <w:ind w:left="207"/>
              <w:jc w:val="left"/>
              <w:rPr>
                <w:sz w:val="18"/>
              </w:rPr>
            </w:pPr>
            <w:r>
              <w:rPr>
                <w:spacing w:val="-2"/>
                <w:sz w:val="18"/>
              </w:rPr>
              <w:t>0.247</w:t>
            </w:r>
          </w:p>
        </w:tc>
        <w:tc>
          <w:tcPr>
            <w:tcW w:w="1140" w:type="dxa"/>
          </w:tcPr>
          <w:p>
            <w:pPr>
              <w:pStyle w:val="11"/>
              <w:ind w:left="4" w:right="51"/>
              <w:rPr>
                <w:sz w:val="18"/>
              </w:rPr>
            </w:pPr>
            <w:r>
              <w:rPr>
                <w:spacing w:val="-2"/>
                <w:sz w:val="18"/>
              </w:rPr>
              <w:t>0.027</w:t>
            </w:r>
          </w:p>
        </w:tc>
        <w:tc>
          <w:tcPr>
            <w:tcW w:w="873" w:type="dxa"/>
          </w:tcPr>
          <w:p>
            <w:pPr>
              <w:pStyle w:val="11"/>
              <w:ind w:left="355"/>
              <w:jc w:val="left"/>
              <w:rPr>
                <w:sz w:val="18"/>
              </w:rPr>
            </w:pPr>
            <w:r>
              <w:rPr>
                <w:spacing w:val="-2"/>
                <w:sz w:val="18"/>
              </w:rPr>
              <w:t>0.607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LC1</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0.618</w:t>
            </w:r>
          </w:p>
        </w:tc>
        <w:tc>
          <w:tcPr>
            <w:tcW w:w="901" w:type="dxa"/>
          </w:tcPr>
          <w:p>
            <w:pPr>
              <w:pStyle w:val="11"/>
              <w:ind w:left="17" w:right="2"/>
              <w:rPr>
                <w:sz w:val="18"/>
              </w:rPr>
            </w:pPr>
            <w:r>
              <w:rPr>
                <w:spacing w:val="-2"/>
                <w:sz w:val="18"/>
              </w:rPr>
              <w:t>0.194</w:t>
            </w:r>
          </w:p>
        </w:tc>
        <w:tc>
          <w:tcPr>
            <w:tcW w:w="990" w:type="dxa"/>
          </w:tcPr>
          <w:p>
            <w:pPr>
              <w:pStyle w:val="11"/>
              <w:ind w:left="207"/>
              <w:jc w:val="left"/>
              <w:rPr>
                <w:sz w:val="18"/>
              </w:rPr>
            </w:pPr>
            <w:r>
              <w:rPr>
                <w:spacing w:val="-2"/>
                <w:sz w:val="18"/>
              </w:rPr>
              <w:t>0.617</w:t>
            </w:r>
          </w:p>
        </w:tc>
        <w:tc>
          <w:tcPr>
            <w:tcW w:w="1140" w:type="dxa"/>
          </w:tcPr>
          <w:p>
            <w:pPr>
              <w:pStyle w:val="11"/>
              <w:ind w:left="4" w:right="51"/>
              <w:rPr>
                <w:sz w:val="18"/>
              </w:rPr>
            </w:pPr>
            <w:r>
              <w:rPr>
                <w:spacing w:val="-2"/>
                <w:sz w:val="18"/>
              </w:rPr>
              <w:t>0.227</w:t>
            </w:r>
          </w:p>
        </w:tc>
        <w:tc>
          <w:tcPr>
            <w:tcW w:w="873" w:type="dxa"/>
          </w:tcPr>
          <w:p>
            <w:pPr>
              <w:pStyle w:val="11"/>
              <w:ind w:left="355"/>
              <w:jc w:val="left"/>
              <w:rPr>
                <w:sz w:val="18"/>
              </w:rPr>
            </w:pPr>
            <w:r>
              <w:rPr>
                <w:spacing w:val="-2"/>
                <w:sz w:val="18"/>
              </w:rPr>
              <w:t>0.953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LC1</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0.606</w:t>
            </w:r>
          </w:p>
        </w:tc>
        <w:tc>
          <w:tcPr>
            <w:tcW w:w="901" w:type="dxa"/>
          </w:tcPr>
          <w:p>
            <w:pPr>
              <w:pStyle w:val="11"/>
              <w:ind w:left="17" w:right="2"/>
              <w:rPr>
                <w:sz w:val="18"/>
              </w:rPr>
            </w:pPr>
            <w:r>
              <w:rPr>
                <w:spacing w:val="-2"/>
                <w:sz w:val="18"/>
              </w:rPr>
              <w:t>0.222</w:t>
            </w:r>
          </w:p>
        </w:tc>
        <w:tc>
          <w:tcPr>
            <w:tcW w:w="990" w:type="dxa"/>
          </w:tcPr>
          <w:p>
            <w:pPr>
              <w:pStyle w:val="11"/>
              <w:ind w:left="207"/>
              <w:jc w:val="left"/>
              <w:rPr>
                <w:sz w:val="18"/>
              </w:rPr>
            </w:pPr>
            <w:r>
              <w:rPr>
                <w:spacing w:val="-2"/>
                <w:sz w:val="18"/>
              </w:rPr>
              <w:t>0.642</w:t>
            </w:r>
          </w:p>
        </w:tc>
        <w:tc>
          <w:tcPr>
            <w:tcW w:w="1140" w:type="dxa"/>
          </w:tcPr>
          <w:p>
            <w:pPr>
              <w:pStyle w:val="11"/>
              <w:ind w:left="4" w:right="51"/>
              <w:rPr>
                <w:sz w:val="18"/>
              </w:rPr>
            </w:pPr>
            <w:r>
              <w:rPr>
                <w:spacing w:val="-2"/>
                <w:sz w:val="18"/>
              </w:rPr>
              <w:t>0.163</w:t>
            </w:r>
          </w:p>
        </w:tc>
        <w:tc>
          <w:tcPr>
            <w:tcW w:w="873" w:type="dxa"/>
          </w:tcPr>
          <w:p>
            <w:pPr>
              <w:pStyle w:val="11"/>
              <w:ind w:left="355"/>
              <w:jc w:val="left"/>
              <w:rPr>
                <w:sz w:val="18"/>
              </w:rPr>
            </w:pPr>
            <w:r>
              <w:rPr>
                <w:spacing w:val="-2"/>
                <w:sz w:val="18"/>
              </w:rPr>
              <w:t>0.927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LC1</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0.282</w:t>
            </w:r>
          </w:p>
        </w:tc>
        <w:tc>
          <w:tcPr>
            <w:tcW w:w="901" w:type="dxa"/>
          </w:tcPr>
          <w:p>
            <w:pPr>
              <w:pStyle w:val="11"/>
              <w:ind w:left="17" w:right="2"/>
              <w:rPr>
                <w:sz w:val="18"/>
              </w:rPr>
            </w:pPr>
            <w:r>
              <w:rPr>
                <w:spacing w:val="-2"/>
                <w:sz w:val="18"/>
              </w:rPr>
              <w:t>0.173</w:t>
            </w:r>
          </w:p>
        </w:tc>
        <w:tc>
          <w:tcPr>
            <w:tcW w:w="990" w:type="dxa"/>
          </w:tcPr>
          <w:p>
            <w:pPr>
              <w:pStyle w:val="11"/>
              <w:ind w:left="207"/>
              <w:jc w:val="left"/>
              <w:rPr>
                <w:sz w:val="18"/>
              </w:rPr>
            </w:pPr>
            <w:r>
              <w:rPr>
                <w:spacing w:val="-2"/>
                <w:sz w:val="18"/>
              </w:rPr>
              <w:t>0.249</w:t>
            </w:r>
          </w:p>
        </w:tc>
        <w:tc>
          <w:tcPr>
            <w:tcW w:w="1140" w:type="dxa"/>
          </w:tcPr>
          <w:p>
            <w:pPr>
              <w:pStyle w:val="11"/>
              <w:ind w:left="2" w:right="51"/>
              <w:rPr>
                <w:sz w:val="18"/>
              </w:rPr>
            </w:pPr>
            <w:r>
              <w:rPr>
                <w:spacing w:val="-4"/>
                <w:sz w:val="18"/>
              </w:rPr>
              <w:t>0.04</w:t>
            </w:r>
          </w:p>
        </w:tc>
        <w:tc>
          <w:tcPr>
            <w:tcW w:w="873" w:type="dxa"/>
          </w:tcPr>
          <w:p>
            <w:pPr>
              <w:pStyle w:val="11"/>
              <w:ind w:left="355"/>
              <w:jc w:val="left"/>
              <w:rPr>
                <w:sz w:val="18"/>
              </w:rPr>
            </w:pPr>
            <w:r>
              <w:rPr>
                <w:spacing w:val="-2"/>
                <w:sz w:val="18"/>
              </w:rPr>
              <w:t>0.684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LC1</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0.112</w:t>
            </w:r>
          </w:p>
        </w:tc>
        <w:tc>
          <w:tcPr>
            <w:tcW w:w="901" w:type="dxa"/>
          </w:tcPr>
          <w:p>
            <w:pPr>
              <w:pStyle w:val="11"/>
              <w:ind w:left="17" w:right="2"/>
              <w:rPr>
                <w:sz w:val="18"/>
              </w:rPr>
            </w:pPr>
            <w:r>
              <w:rPr>
                <w:spacing w:val="-2"/>
                <w:sz w:val="18"/>
              </w:rPr>
              <w:t>0.139</w:t>
            </w:r>
          </w:p>
        </w:tc>
        <w:tc>
          <w:tcPr>
            <w:tcW w:w="990" w:type="dxa"/>
          </w:tcPr>
          <w:p>
            <w:pPr>
              <w:pStyle w:val="11"/>
              <w:ind w:left="207"/>
              <w:jc w:val="left"/>
              <w:rPr>
                <w:sz w:val="18"/>
              </w:rPr>
            </w:pPr>
            <w:r>
              <w:rPr>
                <w:spacing w:val="-2"/>
                <w:sz w:val="18"/>
              </w:rPr>
              <w:t>0.053</w:t>
            </w:r>
          </w:p>
        </w:tc>
        <w:tc>
          <w:tcPr>
            <w:tcW w:w="1140" w:type="dxa"/>
          </w:tcPr>
          <w:p>
            <w:pPr>
              <w:pStyle w:val="11"/>
              <w:ind w:left="4" w:right="51"/>
              <w:rPr>
                <w:sz w:val="18"/>
              </w:rPr>
            </w:pPr>
            <w:r>
              <w:rPr>
                <w:spacing w:val="-2"/>
                <w:sz w:val="18"/>
              </w:rPr>
              <w:t>0.006</w:t>
            </w:r>
          </w:p>
        </w:tc>
        <w:tc>
          <w:tcPr>
            <w:tcW w:w="873" w:type="dxa"/>
          </w:tcPr>
          <w:p>
            <w:pPr>
              <w:pStyle w:val="11"/>
              <w:ind w:left="355"/>
              <w:jc w:val="left"/>
              <w:rPr>
                <w:sz w:val="18"/>
              </w:rPr>
            </w:pPr>
            <w:r>
              <w:rPr>
                <w:spacing w:val="-2"/>
                <w:sz w:val="18"/>
              </w:rPr>
              <w:t>0.521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LC2</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0.297</w:t>
            </w:r>
          </w:p>
        </w:tc>
        <w:tc>
          <w:tcPr>
            <w:tcW w:w="901" w:type="dxa"/>
          </w:tcPr>
          <w:p>
            <w:pPr>
              <w:pStyle w:val="11"/>
              <w:ind w:left="17" w:right="2"/>
              <w:rPr>
                <w:sz w:val="18"/>
              </w:rPr>
            </w:pPr>
            <w:r>
              <w:rPr>
                <w:spacing w:val="-2"/>
                <w:sz w:val="18"/>
              </w:rPr>
              <w:t>0.162</w:t>
            </w:r>
          </w:p>
        </w:tc>
        <w:tc>
          <w:tcPr>
            <w:tcW w:w="990" w:type="dxa"/>
          </w:tcPr>
          <w:p>
            <w:pPr>
              <w:pStyle w:val="11"/>
              <w:ind w:left="207"/>
              <w:jc w:val="left"/>
              <w:rPr>
                <w:sz w:val="18"/>
              </w:rPr>
            </w:pPr>
            <w:r>
              <w:rPr>
                <w:spacing w:val="-2"/>
                <w:sz w:val="18"/>
              </w:rPr>
              <w:t>0.285</w:t>
            </w:r>
          </w:p>
        </w:tc>
        <w:tc>
          <w:tcPr>
            <w:tcW w:w="1140" w:type="dxa"/>
          </w:tcPr>
          <w:p>
            <w:pPr>
              <w:pStyle w:val="11"/>
              <w:ind w:left="4" w:right="51"/>
              <w:rPr>
                <w:sz w:val="18"/>
              </w:rPr>
            </w:pPr>
            <w:r>
              <w:rPr>
                <w:spacing w:val="-2"/>
                <w:sz w:val="18"/>
              </w:rPr>
              <w:t>0.034</w:t>
            </w:r>
          </w:p>
        </w:tc>
        <w:tc>
          <w:tcPr>
            <w:tcW w:w="873" w:type="dxa"/>
          </w:tcPr>
          <w:p>
            <w:pPr>
              <w:pStyle w:val="11"/>
              <w:ind w:left="406"/>
              <w:jc w:val="left"/>
              <w:rPr>
                <w:sz w:val="18"/>
              </w:rPr>
            </w:pPr>
            <w:r>
              <w:rPr>
                <w:spacing w:val="-4"/>
                <w:sz w:val="18"/>
              </w:rPr>
              <w:t>0.65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LC2</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0.205</w:t>
            </w:r>
          </w:p>
        </w:tc>
        <w:tc>
          <w:tcPr>
            <w:tcW w:w="901" w:type="dxa"/>
          </w:tcPr>
          <w:p>
            <w:pPr>
              <w:pStyle w:val="11"/>
              <w:ind w:left="17" w:right="2"/>
              <w:rPr>
                <w:sz w:val="18"/>
              </w:rPr>
            </w:pPr>
            <w:r>
              <w:rPr>
                <w:spacing w:val="-2"/>
                <w:sz w:val="18"/>
              </w:rPr>
              <w:t>0.134</w:t>
            </w:r>
          </w:p>
        </w:tc>
        <w:tc>
          <w:tcPr>
            <w:tcW w:w="990" w:type="dxa"/>
          </w:tcPr>
          <w:p>
            <w:pPr>
              <w:pStyle w:val="11"/>
              <w:ind w:left="207"/>
              <w:jc w:val="left"/>
              <w:rPr>
                <w:sz w:val="18"/>
              </w:rPr>
            </w:pPr>
            <w:r>
              <w:rPr>
                <w:spacing w:val="-2"/>
                <w:sz w:val="18"/>
              </w:rPr>
              <w:t>0.182</w:t>
            </w:r>
          </w:p>
        </w:tc>
        <w:tc>
          <w:tcPr>
            <w:tcW w:w="1140" w:type="dxa"/>
          </w:tcPr>
          <w:p>
            <w:pPr>
              <w:pStyle w:val="11"/>
              <w:ind w:left="4" w:right="51"/>
              <w:rPr>
                <w:sz w:val="18"/>
              </w:rPr>
            </w:pPr>
            <w:r>
              <w:rPr>
                <w:spacing w:val="-2"/>
                <w:sz w:val="18"/>
              </w:rPr>
              <w:t>0.025</w:t>
            </w:r>
          </w:p>
        </w:tc>
        <w:tc>
          <w:tcPr>
            <w:tcW w:w="873" w:type="dxa"/>
          </w:tcPr>
          <w:p>
            <w:pPr>
              <w:pStyle w:val="11"/>
              <w:ind w:left="355"/>
              <w:jc w:val="left"/>
              <w:rPr>
                <w:sz w:val="18"/>
              </w:rPr>
            </w:pPr>
            <w:r>
              <w:rPr>
                <w:spacing w:val="-2"/>
                <w:sz w:val="18"/>
              </w:rPr>
              <w:t>0.541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LC2</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0.498</w:t>
            </w:r>
          </w:p>
        </w:tc>
        <w:tc>
          <w:tcPr>
            <w:tcW w:w="901" w:type="dxa"/>
          </w:tcPr>
          <w:p>
            <w:pPr>
              <w:pStyle w:val="11"/>
              <w:ind w:left="17" w:right="2"/>
              <w:rPr>
                <w:sz w:val="18"/>
              </w:rPr>
            </w:pPr>
            <w:r>
              <w:rPr>
                <w:spacing w:val="-2"/>
                <w:sz w:val="18"/>
              </w:rPr>
              <w:t>0.207</w:t>
            </w:r>
          </w:p>
        </w:tc>
        <w:tc>
          <w:tcPr>
            <w:tcW w:w="990" w:type="dxa"/>
          </w:tcPr>
          <w:p>
            <w:pPr>
              <w:pStyle w:val="11"/>
              <w:ind w:left="207"/>
              <w:jc w:val="left"/>
              <w:rPr>
                <w:sz w:val="18"/>
              </w:rPr>
            </w:pPr>
            <w:r>
              <w:rPr>
                <w:spacing w:val="-2"/>
                <w:sz w:val="18"/>
              </w:rPr>
              <w:t>0.499</w:t>
            </w:r>
          </w:p>
        </w:tc>
        <w:tc>
          <w:tcPr>
            <w:tcW w:w="1140" w:type="dxa"/>
          </w:tcPr>
          <w:p>
            <w:pPr>
              <w:pStyle w:val="11"/>
              <w:ind w:left="4" w:right="51"/>
              <w:rPr>
                <w:sz w:val="18"/>
              </w:rPr>
            </w:pPr>
            <w:r>
              <w:rPr>
                <w:spacing w:val="-2"/>
                <w:sz w:val="18"/>
              </w:rPr>
              <w:t>0.111</w:t>
            </w:r>
          </w:p>
        </w:tc>
        <w:tc>
          <w:tcPr>
            <w:tcW w:w="873" w:type="dxa"/>
          </w:tcPr>
          <w:p>
            <w:pPr>
              <w:pStyle w:val="11"/>
              <w:ind w:left="355"/>
              <w:jc w:val="left"/>
              <w:rPr>
                <w:sz w:val="18"/>
              </w:rPr>
            </w:pPr>
            <w:r>
              <w:rPr>
                <w:spacing w:val="-2"/>
                <w:sz w:val="18"/>
              </w:rPr>
              <w:t>0.884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0.717</w:t>
            </w:r>
          </w:p>
        </w:tc>
        <w:tc>
          <w:tcPr>
            <w:tcW w:w="901" w:type="dxa"/>
          </w:tcPr>
          <w:p>
            <w:pPr>
              <w:pStyle w:val="11"/>
              <w:ind w:left="17" w:right="2"/>
              <w:rPr>
                <w:sz w:val="18"/>
              </w:rPr>
            </w:pPr>
            <w:r>
              <w:rPr>
                <w:spacing w:val="-2"/>
                <w:sz w:val="18"/>
              </w:rPr>
              <w:t>0.101</w:t>
            </w:r>
          </w:p>
        </w:tc>
        <w:tc>
          <w:tcPr>
            <w:tcW w:w="990" w:type="dxa"/>
          </w:tcPr>
          <w:p>
            <w:pPr>
              <w:pStyle w:val="11"/>
              <w:ind w:left="257"/>
              <w:jc w:val="left"/>
              <w:rPr>
                <w:sz w:val="18"/>
              </w:rPr>
            </w:pPr>
            <w:r>
              <w:rPr>
                <w:spacing w:val="-4"/>
                <w:sz w:val="18"/>
              </w:rPr>
              <w:t>0.72</w:t>
            </w:r>
          </w:p>
        </w:tc>
        <w:tc>
          <w:tcPr>
            <w:tcW w:w="1140" w:type="dxa"/>
          </w:tcPr>
          <w:p>
            <w:pPr>
              <w:pStyle w:val="11"/>
              <w:ind w:left="4" w:right="51"/>
              <w:rPr>
                <w:sz w:val="18"/>
              </w:rPr>
            </w:pPr>
            <w:r>
              <w:rPr>
                <w:spacing w:val="-2"/>
                <w:sz w:val="18"/>
              </w:rPr>
              <w:t>0.516</w:t>
            </w:r>
          </w:p>
        </w:tc>
        <w:tc>
          <w:tcPr>
            <w:tcW w:w="873" w:type="dxa"/>
          </w:tcPr>
          <w:p>
            <w:pPr>
              <w:pStyle w:val="11"/>
              <w:ind w:left="355"/>
              <w:jc w:val="left"/>
              <w:rPr>
                <w:sz w:val="18"/>
              </w:rPr>
            </w:pPr>
            <w:r>
              <w:rPr>
                <w:spacing w:val="-2"/>
                <w:sz w:val="18"/>
              </w:rPr>
              <w:t>0.907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LC3</w:t>
            </w:r>
          </w:p>
        </w:tc>
        <w:tc>
          <w:tcPr>
            <w:tcW w:w="1107" w:type="dxa"/>
          </w:tcPr>
          <w:p>
            <w:pPr>
              <w:pStyle w:val="11"/>
              <w:spacing w:before="54"/>
              <w:ind w:left="26"/>
              <w:rPr>
                <w:sz w:val="18"/>
              </w:rPr>
            </w:pPr>
            <w:r>
              <w:rPr>
                <w:spacing w:val="-2"/>
                <w:sz w:val="18"/>
              </w:rPr>
              <w:t>Tillering</w:t>
            </w:r>
          </w:p>
        </w:tc>
        <w:tc>
          <w:tcPr>
            <w:tcW w:w="1727" w:type="dxa"/>
          </w:tcPr>
          <w:p>
            <w:pPr>
              <w:pStyle w:val="11"/>
              <w:spacing w:before="54"/>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0.094</w:t>
            </w:r>
          </w:p>
        </w:tc>
        <w:tc>
          <w:tcPr>
            <w:tcW w:w="901" w:type="dxa"/>
          </w:tcPr>
          <w:p>
            <w:pPr>
              <w:pStyle w:val="11"/>
              <w:spacing w:before="54"/>
              <w:ind w:left="17" w:right="2"/>
              <w:rPr>
                <w:sz w:val="18"/>
              </w:rPr>
            </w:pPr>
            <w:r>
              <w:rPr>
                <w:spacing w:val="-2"/>
                <w:sz w:val="18"/>
              </w:rPr>
              <w:t>0.062</w:t>
            </w:r>
          </w:p>
        </w:tc>
        <w:tc>
          <w:tcPr>
            <w:tcW w:w="990" w:type="dxa"/>
          </w:tcPr>
          <w:p>
            <w:pPr>
              <w:pStyle w:val="11"/>
              <w:spacing w:before="54"/>
              <w:ind w:left="207"/>
              <w:jc w:val="left"/>
              <w:rPr>
                <w:sz w:val="18"/>
              </w:rPr>
            </w:pPr>
            <w:r>
              <w:rPr>
                <w:spacing w:val="-2"/>
                <w:sz w:val="18"/>
              </w:rPr>
              <w:t>0.081</w:t>
            </w:r>
          </w:p>
        </w:tc>
        <w:tc>
          <w:tcPr>
            <w:tcW w:w="1140" w:type="dxa"/>
          </w:tcPr>
          <w:p>
            <w:pPr>
              <w:pStyle w:val="11"/>
              <w:spacing w:before="54"/>
              <w:ind w:left="4" w:right="51"/>
              <w:rPr>
                <w:sz w:val="18"/>
              </w:rPr>
            </w:pPr>
            <w:r>
              <w:rPr>
                <w:spacing w:val="-2"/>
                <w:sz w:val="18"/>
              </w:rPr>
              <w:t>0.014</w:t>
            </w:r>
          </w:p>
        </w:tc>
        <w:tc>
          <w:tcPr>
            <w:tcW w:w="873" w:type="dxa"/>
          </w:tcPr>
          <w:p>
            <w:pPr>
              <w:pStyle w:val="11"/>
              <w:spacing w:before="54"/>
              <w:ind w:left="355"/>
              <w:jc w:val="left"/>
              <w:rPr>
                <w:sz w:val="18"/>
              </w:rPr>
            </w:pPr>
            <w:r>
              <w:rPr>
                <w:spacing w:val="-2"/>
                <w:sz w:val="18"/>
              </w:rPr>
              <w:t>0.243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0.189</w:t>
            </w:r>
          </w:p>
        </w:tc>
        <w:tc>
          <w:tcPr>
            <w:tcW w:w="901" w:type="dxa"/>
          </w:tcPr>
          <w:p>
            <w:pPr>
              <w:pStyle w:val="11"/>
              <w:ind w:left="17" w:right="2"/>
              <w:rPr>
                <w:sz w:val="18"/>
              </w:rPr>
            </w:pPr>
            <w:r>
              <w:rPr>
                <w:spacing w:val="-2"/>
                <w:sz w:val="18"/>
              </w:rPr>
              <w:t>0.101</w:t>
            </w:r>
          </w:p>
        </w:tc>
        <w:tc>
          <w:tcPr>
            <w:tcW w:w="990" w:type="dxa"/>
          </w:tcPr>
          <w:p>
            <w:pPr>
              <w:pStyle w:val="11"/>
              <w:ind w:left="207"/>
              <w:jc w:val="left"/>
              <w:rPr>
                <w:sz w:val="18"/>
              </w:rPr>
            </w:pPr>
            <w:r>
              <w:rPr>
                <w:spacing w:val="-2"/>
                <w:sz w:val="18"/>
              </w:rPr>
              <w:t>0.178</w:t>
            </w:r>
          </w:p>
        </w:tc>
        <w:tc>
          <w:tcPr>
            <w:tcW w:w="1140" w:type="dxa"/>
          </w:tcPr>
          <w:p>
            <w:pPr>
              <w:pStyle w:val="11"/>
              <w:ind w:left="4" w:right="51"/>
              <w:rPr>
                <w:sz w:val="18"/>
              </w:rPr>
            </w:pPr>
            <w:r>
              <w:rPr>
                <w:spacing w:val="-2"/>
                <w:sz w:val="18"/>
              </w:rPr>
              <w:t>0.031</w:t>
            </w:r>
          </w:p>
        </w:tc>
        <w:tc>
          <w:tcPr>
            <w:tcW w:w="873" w:type="dxa"/>
          </w:tcPr>
          <w:p>
            <w:pPr>
              <w:pStyle w:val="11"/>
              <w:ind w:left="355"/>
              <w:jc w:val="left"/>
              <w:rPr>
                <w:sz w:val="18"/>
              </w:rPr>
            </w:pPr>
            <w:r>
              <w:rPr>
                <w:spacing w:val="-2"/>
                <w:sz w:val="18"/>
              </w:rPr>
              <w:t>0.413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0.975</w:t>
            </w:r>
          </w:p>
        </w:tc>
        <w:tc>
          <w:tcPr>
            <w:tcW w:w="901" w:type="dxa"/>
          </w:tcPr>
          <w:p>
            <w:pPr>
              <w:pStyle w:val="11"/>
              <w:ind w:left="17" w:right="2"/>
              <w:rPr>
                <w:sz w:val="18"/>
              </w:rPr>
            </w:pPr>
            <w:r>
              <w:rPr>
                <w:spacing w:val="-2"/>
                <w:sz w:val="18"/>
              </w:rPr>
              <w:t>0.017</w:t>
            </w:r>
          </w:p>
        </w:tc>
        <w:tc>
          <w:tcPr>
            <w:tcW w:w="990" w:type="dxa"/>
          </w:tcPr>
          <w:p>
            <w:pPr>
              <w:pStyle w:val="11"/>
              <w:ind w:left="207"/>
              <w:jc w:val="left"/>
              <w:rPr>
                <w:sz w:val="18"/>
              </w:rPr>
            </w:pPr>
            <w:r>
              <w:rPr>
                <w:spacing w:val="-2"/>
                <w:sz w:val="18"/>
              </w:rPr>
              <w:t>0.978</w:t>
            </w:r>
          </w:p>
        </w:tc>
        <w:tc>
          <w:tcPr>
            <w:tcW w:w="1140" w:type="dxa"/>
          </w:tcPr>
          <w:p>
            <w:pPr>
              <w:pStyle w:val="11"/>
              <w:ind w:left="4" w:right="51"/>
              <w:rPr>
                <w:sz w:val="18"/>
              </w:rPr>
            </w:pPr>
            <w:r>
              <w:rPr>
                <w:spacing w:val="-2"/>
                <w:sz w:val="18"/>
              </w:rPr>
              <w:t>0.935</w:t>
            </w:r>
          </w:p>
        </w:tc>
        <w:tc>
          <w:tcPr>
            <w:tcW w:w="873" w:type="dxa"/>
          </w:tcPr>
          <w:p>
            <w:pPr>
              <w:pStyle w:val="11"/>
              <w:ind w:left="355"/>
              <w:jc w:val="left"/>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0.02</w:t>
            </w:r>
          </w:p>
        </w:tc>
        <w:tc>
          <w:tcPr>
            <w:tcW w:w="901" w:type="dxa"/>
          </w:tcPr>
          <w:p>
            <w:pPr>
              <w:pStyle w:val="11"/>
              <w:ind w:left="17" w:right="2"/>
              <w:rPr>
                <w:sz w:val="18"/>
              </w:rPr>
            </w:pPr>
            <w:r>
              <w:rPr>
                <w:spacing w:val="-2"/>
                <w:sz w:val="18"/>
              </w:rPr>
              <w:t>0.016</w:t>
            </w:r>
          </w:p>
        </w:tc>
        <w:tc>
          <w:tcPr>
            <w:tcW w:w="990" w:type="dxa"/>
          </w:tcPr>
          <w:p>
            <w:pPr>
              <w:pStyle w:val="11"/>
              <w:ind w:left="207"/>
              <w:jc w:val="left"/>
              <w:rPr>
                <w:sz w:val="18"/>
              </w:rPr>
            </w:pPr>
            <w:r>
              <w:rPr>
                <w:spacing w:val="-2"/>
                <w:sz w:val="18"/>
              </w:rPr>
              <w:t>0.016</w:t>
            </w:r>
          </w:p>
        </w:tc>
        <w:tc>
          <w:tcPr>
            <w:tcW w:w="1140" w:type="dxa"/>
          </w:tcPr>
          <w:p>
            <w:pPr>
              <w:pStyle w:val="11"/>
              <w:ind w:left="4" w:right="51"/>
              <w:rPr>
                <w:sz w:val="18"/>
              </w:rPr>
            </w:pPr>
            <w:r>
              <w:rPr>
                <w:spacing w:val="-2"/>
                <w:sz w:val="18"/>
              </w:rPr>
              <w:t>0.002</w:t>
            </w:r>
          </w:p>
        </w:tc>
        <w:tc>
          <w:tcPr>
            <w:tcW w:w="873" w:type="dxa"/>
          </w:tcPr>
          <w:p>
            <w:pPr>
              <w:pStyle w:val="11"/>
              <w:ind w:left="406"/>
              <w:jc w:val="left"/>
              <w:rPr>
                <w:sz w:val="18"/>
              </w:rPr>
            </w:pPr>
            <w:r>
              <w:rPr>
                <w:spacing w:val="-4"/>
                <w:sz w:val="18"/>
              </w:rPr>
              <w:t>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0.004</w:t>
            </w:r>
          </w:p>
        </w:tc>
        <w:tc>
          <w:tcPr>
            <w:tcW w:w="901" w:type="dxa"/>
          </w:tcPr>
          <w:p>
            <w:pPr>
              <w:pStyle w:val="11"/>
              <w:ind w:left="17" w:right="2"/>
              <w:rPr>
                <w:sz w:val="18"/>
              </w:rPr>
            </w:pPr>
            <w:r>
              <w:rPr>
                <w:spacing w:val="-2"/>
                <w:sz w:val="18"/>
              </w:rPr>
              <w:t>0.005</w:t>
            </w:r>
          </w:p>
        </w:tc>
        <w:tc>
          <w:tcPr>
            <w:tcW w:w="990" w:type="dxa"/>
          </w:tcPr>
          <w:p>
            <w:pPr>
              <w:pStyle w:val="11"/>
              <w:ind w:left="207"/>
              <w:jc w:val="left"/>
              <w:rPr>
                <w:sz w:val="18"/>
              </w:rPr>
            </w:pPr>
            <w:r>
              <w:rPr>
                <w:spacing w:val="-2"/>
                <w:sz w:val="18"/>
              </w:rPr>
              <w:t>0.003</w:t>
            </w:r>
          </w:p>
        </w:tc>
        <w:tc>
          <w:tcPr>
            <w:tcW w:w="1140" w:type="dxa"/>
          </w:tcPr>
          <w:p>
            <w:pPr>
              <w:pStyle w:val="11"/>
              <w:ind w:left="5" w:right="51"/>
              <w:rPr>
                <w:sz w:val="18"/>
              </w:rPr>
            </w:pPr>
            <w:r>
              <w:rPr>
                <w:spacing w:val="-10"/>
                <w:sz w:val="18"/>
              </w:rPr>
              <w:t>0</w:t>
            </w:r>
          </w:p>
        </w:tc>
        <w:tc>
          <w:tcPr>
            <w:tcW w:w="873" w:type="dxa"/>
          </w:tcPr>
          <w:p>
            <w:pPr>
              <w:pStyle w:val="11"/>
              <w:ind w:left="355"/>
              <w:jc w:val="left"/>
              <w:rPr>
                <w:sz w:val="18"/>
              </w:rPr>
            </w:pPr>
            <w:r>
              <w:rPr>
                <w:spacing w:val="-2"/>
                <w:sz w:val="18"/>
              </w:rPr>
              <w:t>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0.191</w:t>
            </w:r>
          </w:p>
        </w:tc>
        <w:tc>
          <w:tcPr>
            <w:tcW w:w="901" w:type="dxa"/>
          </w:tcPr>
          <w:p>
            <w:pPr>
              <w:pStyle w:val="11"/>
              <w:ind w:left="17" w:right="2"/>
              <w:rPr>
                <w:sz w:val="18"/>
              </w:rPr>
            </w:pPr>
            <w:r>
              <w:rPr>
                <w:spacing w:val="-2"/>
                <w:sz w:val="18"/>
              </w:rPr>
              <w:t>0.107</w:t>
            </w:r>
          </w:p>
        </w:tc>
        <w:tc>
          <w:tcPr>
            <w:tcW w:w="990" w:type="dxa"/>
          </w:tcPr>
          <w:p>
            <w:pPr>
              <w:pStyle w:val="11"/>
              <w:ind w:left="207"/>
              <w:jc w:val="left"/>
              <w:rPr>
                <w:sz w:val="18"/>
              </w:rPr>
            </w:pPr>
            <w:r>
              <w:rPr>
                <w:spacing w:val="-2"/>
                <w:sz w:val="18"/>
              </w:rPr>
              <w:t>0.173</w:t>
            </w:r>
          </w:p>
        </w:tc>
        <w:tc>
          <w:tcPr>
            <w:tcW w:w="1140" w:type="dxa"/>
          </w:tcPr>
          <w:p>
            <w:pPr>
              <w:pStyle w:val="11"/>
              <w:ind w:left="4" w:right="51"/>
              <w:rPr>
                <w:sz w:val="18"/>
              </w:rPr>
            </w:pPr>
            <w:r>
              <w:rPr>
                <w:spacing w:val="-2"/>
                <w:sz w:val="18"/>
              </w:rPr>
              <w:t>0.039</w:t>
            </w:r>
          </w:p>
        </w:tc>
        <w:tc>
          <w:tcPr>
            <w:tcW w:w="873" w:type="dxa"/>
          </w:tcPr>
          <w:p>
            <w:pPr>
              <w:pStyle w:val="11"/>
              <w:ind w:left="355"/>
              <w:jc w:val="left"/>
              <w:rPr>
                <w:sz w:val="18"/>
              </w:rPr>
            </w:pPr>
            <w:r>
              <w:rPr>
                <w:spacing w:val="-2"/>
                <w:sz w:val="18"/>
              </w:rPr>
              <w:t>0.443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0.38</w:t>
            </w:r>
          </w:p>
        </w:tc>
        <w:tc>
          <w:tcPr>
            <w:tcW w:w="901" w:type="dxa"/>
          </w:tcPr>
          <w:p>
            <w:pPr>
              <w:pStyle w:val="11"/>
              <w:ind w:left="17" w:right="4"/>
              <w:rPr>
                <w:sz w:val="18"/>
              </w:rPr>
            </w:pPr>
            <w:r>
              <w:rPr>
                <w:spacing w:val="-4"/>
                <w:sz w:val="18"/>
              </w:rPr>
              <w:t>0.14</w:t>
            </w:r>
          </w:p>
        </w:tc>
        <w:tc>
          <w:tcPr>
            <w:tcW w:w="990" w:type="dxa"/>
          </w:tcPr>
          <w:p>
            <w:pPr>
              <w:pStyle w:val="11"/>
              <w:ind w:left="207"/>
              <w:jc w:val="left"/>
              <w:rPr>
                <w:sz w:val="18"/>
              </w:rPr>
            </w:pPr>
            <w:r>
              <w:rPr>
                <w:spacing w:val="-2"/>
                <w:sz w:val="18"/>
              </w:rPr>
              <w:t>0.372</w:t>
            </w:r>
          </w:p>
        </w:tc>
        <w:tc>
          <w:tcPr>
            <w:tcW w:w="1140" w:type="dxa"/>
          </w:tcPr>
          <w:p>
            <w:pPr>
              <w:pStyle w:val="11"/>
              <w:ind w:left="4" w:right="51"/>
              <w:rPr>
                <w:sz w:val="18"/>
              </w:rPr>
            </w:pPr>
            <w:r>
              <w:rPr>
                <w:spacing w:val="-2"/>
                <w:sz w:val="18"/>
              </w:rPr>
              <w:t>0.119</w:t>
            </w:r>
          </w:p>
        </w:tc>
        <w:tc>
          <w:tcPr>
            <w:tcW w:w="873" w:type="dxa"/>
          </w:tcPr>
          <w:p>
            <w:pPr>
              <w:pStyle w:val="11"/>
              <w:ind w:left="355"/>
              <w:jc w:val="left"/>
              <w:rPr>
                <w:sz w:val="18"/>
              </w:rPr>
            </w:pPr>
            <w:r>
              <w:rPr>
                <w:spacing w:val="-2"/>
                <w:sz w:val="18"/>
              </w:rPr>
              <w:t>0.677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0.429</w:t>
            </w:r>
          </w:p>
        </w:tc>
        <w:tc>
          <w:tcPr>
            <w:tcW w:w="901" w:type="dxa"/>
          </w:tcPr>
          <w:p>
            <w:pPr>
              <w:pStyle w:val="11"/>
              <w:ind w:left="17" w:right="2"/>
              <w:rPr>
                <w:sz w:val="18"/>
              </w:rPr>
            </w:pPr>
            <w:r>
              <w:rPr>
                <w:spacing w:val="-2"/>
                <w:sz w:val="18"/>
              </w:rPr>
              <w:t>0.177</w:t>
            </w:r>
          </w:p>
        </w:tc>
        <w:tc>
          <w:tcPr>
            <w:tcW w:w="990" w:type="dxa"/>
          </w:tcPr>
          <w:p>
            <w:pPr>
              <w:pStyle w:val="11"/>
              <w:ind w:left="207"/>
              <w:jc w:val="left"/>
              <w:rPr>
                <w:sz w:val="18"/>
              </w:rPr>
            </w:pPr>
            <w:r>
              <w:rPr>
                <w:spacing w:val="-2"/>
                <w:sz w:val="18"/>
              </w:rPr>
              <w:t>0.424</w:t>
            </w:r>
          </w:p>
        </w:tc>
        <w:tc>
          <w:tcPr>
            <w:tcW w:w="1140" w:type="dxa"/>
          </w:tcPr>
          <w:p>
            <w:pPr>
              <w:pStyle w:val="11"/>
              <w:ind w:left="4" w:right="51"/>
              <w:rPr>
                <w:sz w:val="18"/>
              </w:rPr>
            </w:pPr>
            <w:r>
              <w:rPr>
                <w:spacing w:val="-2"/>
                <w:sz w:val="18"/>
              </w:rPr>
              <w:t>0.103</w:t>
            </w:r>
          </w:p>
        </w:tc>
        <w:tc>
          <w:tcPr>
            <w:tcW w:w="873" w:type="dxa"/>
          </w:tcPr>
          <w:p>
            <w:pPr>
              <w:pStyle w:val="11"/>
              <w:ind w:left="355"/>
              <w:jc w:val="left"/>
              <w:rPr>
                <w:sz w:val="18"/>
              </w:rPr>
            </w:pPr>
            <w:r>
              <w:rPr>
                <w:spacing w:val="-2"/>
                <w:sz w:val="18"/>
              </w:rPr>
              <w:t>0.787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0.708</w:t>
            </w:r>
          </w:p>
        </w:tc>
        <w:tc>
          <w:tcPr>
            <w:tcW w:w="901" w:type="dxa"/>
          </w:tcPr>
          <w:p>
            <w:pPr>
              <w:pStyle w:val="11"/>
              <w:ind w:left="17" w:right="4"/>
              <w:rPr>
                <w:sz w:val="18"/>
              </w:rPr>
            </w:pPr>
            <w:r>
              <w:rPr>
                <w:spacing w:val="-4"/>
                <w:sz w:val="18"/>
              </w:rPr>
              <w:t>0.14</w:t>
            </w:r>
          </w:p>
        </w:tc>
        <w:tc>
          <w:tcPr>
            <w:tcW w:w="990" w:type="dxa"/>
          </w:tcPr>
          <w:p>
            <w:pPr>
              <w:pStyle w:val="11"/>
              <w:ind w:left="207"/>
              <w:jc w:val="left"/>
              <w:rPr>
                <w:sz w:val="18"/>
              </w:rPr>
            </w:pPr>
            <w:r>
              <w:rPr>
                <w:spacing w:val="-2"/>
                <w:sz w:val="18"/>
              </w:rPr>
              <w:t>0.729</w:t>
            </w:r>
          </w:p>
        </w:tc>
        <w:tc>
          <w:tcPr>
            <w:tcW w:w="1140" w:type="dxa"/>
          </w:tcPr>
          <w:p>
            <w:pPr>
              <w:pStyle w:val="11"/>
              <w:ind w:left="2" w:right="51"/>
              <w:rPr>
                <w:sz w:val="18"/>
              </w:rPr>
            </w:pPr>
            <w:r>
              <w:rPr>
                <w:spacing w:val="-4"/>
                <w:sz w:val="18"/>
              </w:rPr>
              <w:t>0.38</w:t>
            </w:r>
          </w:p>
        </w:tc>
        <w:tc>
          <w:tcPr>
            <w:tcW w:w="873" w:type="dxa"/>
          </w:tcPr>
          <w:p>
            <w:pPr>
              <w:pStyle w:val="11"/>
              <w:ind w:left="355"/>
              <w:jc w:val="left"/>
              <w:rPr>
                <w:sz w:val="18"/>
              </w:rPr>
            </w:pPr>
            <w:r>
              <w:rPr>
                <w:spacing w:val="-2"/>
                <w:sz w:val="18"/>
              </w:rPr>
              <w:t>0.915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0.256</w:t>
            </w:r>
          </w:p>
        </w:tc>
        <w:tc>
          <w:tcPr>
            <w:tcW w:w="901" w:type="dxa"/>
          </w:tcPr>
          <w:p>
            <w:pPr>
              <w:pStyle w:val="11"/>
              <w:ind w:left="17" w:right="2"/>
              <w:rPr>
                <w:sz w:val="18"/>
              </w:rPr>
            </w:pPr>
            <w:r>
              <w:rPr>
                <w:spacing w:val="-2"/>
                <w:sz w:val="18"/>
              </w:rPr>
              <w:t>0.127</w:t>
            </w:r>
          </w:p>
        </w:tc>
        <w:tc>
          <w:tcPr>
            <w:tcW w:w="990" w:type="dxa"/>
          </w:tcPr>
          <w:p>
            <w:pPr>
              <w:pStyle w:val="11"/>
              <w:ind w:left="207"/>
              <w:jc w:val="left"/>
              <w:rPr>
                <w:sz w:val="18"/>
              </w:rPr>
            </w:pPr>
            <w:r>
              <w:rPr>
                <w:spacing w:val="-2"/>
                <w:sz w:val="18"/>
              </w:rPr>
              <w:t>0.236</w:t>
            </w:r>
          </w:p>
        </w:tc>
        <w:tc>
          <w:tcPr>
            <w:tcW w:w="1140" w:type="dxa"/>
          </w:tcPr>
          <w:p>
            <w:pPr>
              <w:pStyle w:val="11"/>
              <w:ind w:left="2" w:right="51"/>
              <w:rPr>
                <w:sz w:val="18"/>
              </w:rPr>
            </w:pPr>
            <w:r>
              <w:rPr>
                <w:spacing w:val="-4"/>
                <w:sz w:val="18"/>
              </w:rPr>
              <w:t>0.07</w:t>
            </w:r>
          </w:p>
        </w:tc>
        <w:tc>
          <w:tcPr>
            <w:tcW w:w="873" w:type="dxa"/>
          </w:tcPr>
          <w:p>
            <w:pPr>
              <w:pStyle w:val="11"/>
              <w:ind w:left="355"/>
              <w:jc w:val="left"/>
              <w:rPr>
                <w:sz w:val="18"/>
              </w:rPr>
            </w:pPr>
            <w:r>
              <w:rPr>
                <w:spacing w:val="-2"/>
                <w:sz w:val="18"/>
              </w:rPr>
              <w:t>0.551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0.036</w:t>
            </w:r>
          </w:p>
        </w:tc>
        <w:tc>
          <w:tcPr>
            <w:tcW w:w="901" w:type="dxa"/>
          </w:tcPr>
          <w:p>
            <w:pPr>
              <w:pStyle w:val="11"/>
              <w:ind w:left="17" w:right="2"/>
              <w:rPr>
                <w:sz w:val="18"/>
              </w:rPr>
            </w:pPr>
            <w:r>
              <w:rPr>
                <w:spacing w:val="-2"/>
                <w:sz w:val="18"/>
              </w:rPr>
              <w:t>0.043</w:t>
            </w:r>
          </w:p>
        </w:tc>
        <w:tc>
          <w:tcPr>
            <w:tcW w:w="990" w:type="dxa"/>
          </w:tcPr>
          <w:p>
            <w:pPr>
              <w:pStyle w:val="11"/>
              <w:ind w:left="207"/>
              <w:jc w:val="left"/>
              <w:rPr>
                <w:sz w:val="18"/>
              </w:rPr>
            </w:pPr>
            <w:r>
              <w:rPr>
                <w:spacing w:val="-2"/>
                <w:sz w:val="18"/>
              </w:rPr>
              <w:t>0.024</w:t>
            </w:r>
          </w:p>
        </w:tc>
        <w:tc>
          <w:tcPr>
            <w:tcW w:w="1140" w:type="dxa"/>
          </w:tcPr>
          <w:p>
            <w:pPr>
              <w:pStyle w:val="11"/>
              <w:ind w:left="4" w:right="51"/>
              <w:rPr>
                <w:sz w:val="18"/>
              </w:rPr>
            </w:pPr>
            <w:r>
              <w:rPr>
                <w:spacing w:val="-2"/>
                <w:sz w:val="18"/>
              </w:rPr>
              <w:t>0.002</w:t>
            </w:r>
          </w:p>
        </w:tc>
        <w:tc>
          <w:tcPr>
            <w:tcW w:w="873" w:type="dxa"/>
          </w:tcPr>
          <w:p>
            <w:pPr>
              <w:pStyle w:val="11"/>
              <w:ind w:left="355"/>
              <w:jc w:val="left"/>
              <w:rPr>
                <w:sz w:val="18"/>
              </w:rPr>
            </w:pPr>
            <w:r>
              <w:rPr>
                <w:spacing w:val="-2"/>
                <w:sz w:val="18"/>
              </w:rPr>
              <w:t>0.144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LO1</w:t>
            </w:r>
          </w:p>
        </w:tc>
        <w:tc>
          <w:tcPr>
            <w:tcW w:w="1107" w:type="dxa"/>
          </w:tcPr>
          <w:p>
            <w:pPr>
              <w:pStyle w:val="11"/>
              <w:spacing w:before="54"/>
              <w:ind w:left="26" w:right="3"/>
              <w:rPr>
                <w:sz w:val="18"/>
              </w:rPr>
            </w:pPr>
            <w:r>
              <w:rPr>
                <w:spacing w:val="-2"/>
                <w:sz w:val="18"/>
              </w:rPr>
              <w:t>Ripening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0.806</w:t>
            </w:r>
          </w:p>
        </w:tc>
        <w:tc>
          <w:tcPr>
            <w:tcW w:w="901" w:type="dxa"/>
          </w:tcPr>
          <w:p>
            <w:pPr>
              <w:pStyle w:val="11"/>
              <w:spacing w:before="54"/>
              <w:ind w:left="17" w:right="2"/>
              <w:rPr>
                <w:sz w:val="18"/>
              </w:rPr>
            </w:pPr>
            <w:r>
              <w:rPr>
                <w:spacing w:val="-2"/>
                <w:sz w:val="18"/>
              </w:rPr>
              <w:t>0.116</w:t>
            </w:r>
          </w:p>
        </w:tc>
        <w:tc>
          <w:tcPr>
            <w:tcW w:w="990" w:type="dxa"/>
          </w:tcPr>
          <w:p>
            <w:pPr>
              <w:pStyle w:val="11"/>
              <w:spacing w:before="54"/>
              <w:ind w:left="257"/>
              <w:jc w:val="left"/>
              <w:rPr>
                <w:sz w:val="18"/>
              </w:rPr>
            </w:pPr>
            <w:r>
              <w:rPr>
                <w:spacing w:val="-4"/>
                <w:sz w:val="18"/>
              </w:rPr>
              <w:t>0.83</w:t>
            </w:r>
          </w:p>
        </w:tc>
        <w:tc>
          <w:tcPr>
            <w:tcW w:w="1140" w:type="dxa"/>
          </w:tcPr>
          <w:p>
            <w:pPr>
              <w:pStyle w:val="11"/>
              <w:spacing w:before="54"/>
              <w:ind w:left="4" w:right="51"/>
              <w:rPr>
                <w:sz w:val="18"/>
              </w:rPr>
            </w:pPr>
            <w:r>
              <w:rPr>
                <w:spacing w:val="-2"/>
                <w:sz w:val="18"/>
              </w:rPr>
              <w:t>0.522</w:t>
            </w:r>
          </w:p>
        </w:tc>
        <w:tc>
          <w:tcPr>
            <w:tcW w:w="873" w:type="dxa"/>
          </w:tcPr>
          <w:p>
            <w:pPr>
              <w:pStyle w:val="11"/>
              <w:spacing w:before="54"/>
              <w:ind w:left="355"/>
              <w:jc w:val="left"/>
              <w:rPr>
                <w:sz w:val="18"/>
              </w:rPr>
            </w:pPr>
            <w:r>
              <w:rPr>
                <w:spacing w:val="-2"/>
                <w:sz w:val="18"/>
              </w:rPr>
              <w:t>0.956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0.175</w:t>
            </w:r>
          </w:p>
        </w:tc>
        <w:tc>
          <w:tcPr>
            <w:tcW w:w="901" w:type="dxa"/>
          </w:tcPr>
          <w:p>
            <w:pPr>
              <w:pStyle w:val="11"/>
              <w:ind w:left="17" w:right="2"/>
              <w:rPr>
                <w:sz w:val="18"/>
              </w:rPr>
            </w:pPr>
            <w:r>
              <w:rPr>
                <w:spacing w:val="-2"/>
                <w:sz w:val="18"/>
              </w:rPr>
              <w:t>0.106</w:t>
            </w:r>
          </w:p>
        </w:tc>
        <w:tc>
          <w:tcPr>
            <w:tcW w:w="990" w:type="dxa"/>
          </w:tcPr>
          <w:p>
            <w:pPr>
              <w:pStyle w:val="11"/>
              <w:ind w:left="207"/>
              <w:jc w:val="left"/>
              <w:rPr>
                <w:sz w:val="18"/>
              </w:rPr>
            </w:pPr>
            <w:r>
              <w:rPr>
                <w:spacing w:val="-2"/>
                <w:sz w:val="18"/>
              </w:rPr>
              <w:t>0.153</w:t>
            </w:r>
          </w:p>
        </w:tc>
        <w:tc>
          <w:tcPr>
            <w:tcW w:w="1140" w:type="dxa"/>
          </w:tcPr>
          <w:p>
            <w:pPr>
              <w:pStyle w:val="11"/>
              <w:ind w:left="4" w:right="51"/>
              <w:rPr>
                <w:sz w:val="18"/>
              </w:rPr>
            </w:pPr>
            <w:r>
              <w:rPr>
                <w:spacing w:val="-2"/>
                <w:sz w:val="18"/>
              </w:rPr>
              <w:t>0.037</w:t>
            </w:r>
          </w:p>
        </w:tc>
        <w:tc>
          <w:tcPr>
            <w:tcW w:w="873" w:type="dxa"/>
          </w:tcPr>
          <w:p>
            <w:pPr>
              <w:pStyle w:val="11"/>
              <w:ind w:left="355"/>
              <w:jc w:val="left"/>
              <w:rPr>
                <w:sz w:val="18"/>
              </w:rPr>
            </w:pPr>
            <w:r>
              <w:rPr>
                <w:spacing w:val="-2"/>
                <w:sz w:val="18"/>
              </w:rPr>
              <w:t>0.432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0.019</w:t>
            </w:r>
          </w:p>
        </w:tc>
        <w:tc>
          <w:tcPr>
            <w:tcW w:w="901" w:type="dxa"/>
          </w:tcPr>
          <w:p>
            <w:pPr>
              <w:pStyle w:val="11"/>
              <w:ind w:left="17" w:right="2"/>
              <w:rPr>
                <w:sz w:val="18"/>
              </w:rPr>
            </w:pPr>
            <w:r>
              <w:rPr>
                <w:spacing w:val="-2"/>
                <w:sz w:val="18"/>
              </w:rPr>
              <w:t>0.033</w:t>
            </w:r>
          </w:p>
        </w:tc>
        <w:tc>
          <w:tcPr>
            <w:tcW w:w="990" w:type="dxa"/>
          </w:tcPr>
          <w:p>
            <w:pPr>
              <w:pStyle w:val="11"/>
              <w:ind w:left="207"/>
              <w:jc w:val="left"/>
              <w:rPr>
                <w:sz w:val="18"/>
              </w:rPr>
            </w:pPr>
            <w:r>
              <w:rPr>
                <w:spacing w:val="-2"/>
                <w:sz w:val="18"/>
              </w:rPr>
              <w:t>0.009</w:t>
            </w:r>
          </w:p>
        </w:tc>
        <w:tc>
          <w:tcPr>
            <w:tcW w:w="1140" w:type="dxa"/>
          </w:tcPr>
          <w:p>
            <w:pPr>
              <w:pStyle w:val="11"/>
              <w:ind w:left="5" w:right="51"/>
              <w:rPr>
                <w:sz w:val="18"/>
              </w:rPr>
            </w:pPr>
            <w:r>
              <w:rPr>
                <w:spacing w:val="-10"/>
                <w:sz w:val="18"/>
              </w:rPr>
              <w:t>0</w:t>
            </w:r>
          </w:p>
        </w:tc>
        <w:tc>
          <w:tcPr>
            <w:tcW w:w="873" w:type="dxa"/>
          </w:tcPr>
          <w:p>
            <w:pPr>
              <w:pStyle w:val="11"/>
              <w:ind w:left="355"/>
              <w:jc w:val="left"/>
              <w:rPr>
                <w:sz w:val="18"/>
              </w:rPr>
            </w:pPr>
            <w:r>
              <w:rPr>
                <w:spacing w:val="-2"/>
                <w:sz w:val="18"/>
              </w:rPr>
              <w:t>0.088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0.332</w:t>
            </w:r>
          </w:p>
        </w:tc>
        <w:tc>
          <w:tcPr>
            <w:tcW w:w="901" w:type="dxa"/>
          </w:tcPr>
          <w:p>
            <w:pPr>
              <w:pStyle w:val="11"/>
              <w:ind w:left="17" w:right="2"/>
              <w:rPr>
                <w:sz w:val="18"/>
              </w:rPr>
            </w:pPr>
            <w:r>
              <w:rPr>
                <w:spacing w:val="-2"/>
                <w:sz w:val="18"/>
              </w:rPr>
              <w:t>0.115</w:t>
            </w:r>
          </w:p>
        </w:tc>
        <w:tc>
          <w:tcPr>
            <w:tcW w:w="990" w:type="dxa"/>
          </w:tcPr>
          <w:p>
            <w:pPr>
              <w:pStyle w:val="11"/>
              <w:ind w:left="207"/>
              <w:jc w:val="left"/>
              <w:rPr>
                <w:sz w:val="18"/>
              </w:rPr>
            </w:pPr>
            <w:r>
              <w:rPr>
                <w:spacing w:val="-2"/>
                <w:sz w:val="18"/>
              </w:rPr>
              <w:t>0.328</w:t>
            </w:r>
          </w:p>
        </w:tc>
        <w:tc>
          <w:tcPr>
            <w:tcW w:w="1140" w:type="dxa"/>
          </w:tcPr>
          <w:p>
            <w:pPr>
              <w:pStyle w:val="11"/>
              <w:ind w:left="4" w:right="51"/>
              <w:rPr>
                <w:sz w:val="18"/>
              </w:rPr>
            </w:pPr>
            <w:r>
              <w:rPr>
                <w:spacing w:val="-2"/>
                <w:sz w:val="18"/>
              </w:rPr>
              <w:t>0.115</w:t>
            </w:r>
          </w:p>
        </w:tc>
        <w:tc>
          <w:tcPr>
            <w:tcW w:w="873" w:type="dxa"/>
          </w:tcPr>
          <w:p>
            <w:pPr>
              <w:pStyle w:val="11"/>
              <w:ind w:left="355"/>
              <w:jc w:val="left"/>
              <w:rPr>
                <w:sz w:val="18"/>
              </w:rPr>
            </w:pPr>
            <w:r>
              <w:rPr>
                <w:spacing w:val="-2"/>
                <w:sz w:val="18"/>
              </w:rPr>
              <w:t>0.568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0.204</w:t>
            </w:r>
          </w:p>
        </w:tc>
        <w:tc>
          <w:tcPr>
            <w:tcW w:w="901" w:type="dxa"/>
          </w:tcPr>
          <w:p>
            <w:pPr>
              <w:pStyle w:val="11"/>
              <w:ind w:left="17" w:right="2"/>
              <w:rPr>
                <w:sz w:val="18"/>
              </w:rPr>
            </w:pPr>
            <w:r>
              <w:rPr>
                <w:spacing w:val="-2"/>
                <w:sz w:val="18"/>
              </w:rPr>
              <w:t>0.096</w:t>
            </w:r>
          </w:p>
        </w:tc>
        <w:tc>
          <w:tcPr>
            <w:tcW w:w="990" w:type="dxa"/>
          </w:tcPr>
          <w:p>
            <w:pPr>
              <w:pStyle w:val="11"/>
              <w:ind w:left="207"/>
              <w:jc w:val="left"/>
              <w:rPr>
                <w:sz w:val="18"/>
              </w:rPr>
            </w:pPr>
            <w:r>
              <w:rPr>
                <w:spacing w:val="-2"/>
                <w:sz w:val="18"/>
              </w:rPr>
              <w:t>0.199</w:t>
            </w:r>
          </w:p>
        </w:tc>
        <w:tc>
          <w:tcPr>
            <w:tcW w:w="1140" w:type="dxa"/>
          </w:tcPr>
          <w:p>
            <w:pPr>
              <w:pStyle w:val="11"/>
              <w:ind w:left="4" w:right="51"/>
              <w:rPr>
                <w:sz w:val="18"/>
              </w:rPr>
            </w:pPr>
            <w:r>
              <w:rPr>
                <w:spacing w:val="-2"/>
                <w:sz w:val="18"/>
              </w:rPr>
              <w:t>0.034</w:t>
            </w:r>
          </w:p>
        </w:tc>
        <w:tc>
          <w:tcPr>
            <w:tcW w:w="873" w:type="dxa"/>
          </w:tcPr>
          <w:p>
            <w:pPr>
              <w:pStyle w:val="11"/>
              <w:ind w:left="355"/>
              <w:jc w:val="left"/>
              <w:rPr>
                <w:sz w:val="18"/>
              </w:rPr>
            </w:pPr>
            <w:r>
              <w:rPr>
                <w:spacing w:val="-2"/>
                <w:sz w:val="18"/>
              </w:rPr>
              <w:t>0.411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0.464</w:t>
            </w:r>
          </w:p>
        </w:tc>
        <w:tc>
          <w:tcPr>
            <w:tcW w:w="901" w:type="dxa"/>
          </w:tcPr>
          <w:p>
            <w:pPr>
              <w:pStyle w:val="11"/>
              <w:ind w:left="17" w:right="4"/>
              <w:rPr>
                <w:sz w:val="18"/>
              </w:rPr>
            </w:pPr>
            <w:r>
              <w:rPr>
                <w:spacing w:val="-4"/>
                <w:sz w:val="18"/>
              </w:rPr>
              <w:t>0.16</w:t>
            </w:r>
          </w:p>
        </w:tc>
        <w:tc>
          <w:tcPr>
            <w:tcW w:w="990" w:type="dxa"/>
          </w:tcPr>
          <w:p>
            <w:pPr>
              <w:pStyle w:val="11"/>
              <w:ind w:left="207"/>
              <w:jc w:val="left"/>
              <w:rPr>
                <w:sz w:val="18"/>
              </w:rPr>
            </w:pPr>
            <w:r>
              <w:rPr>
                <w:spacing w:val="-2"/>
                <w:sz w:val="18"/>
              </w:rPr>
              <w:t>0.455</w:t>
            </w:r>
          </w:p>
        </w:tc>
        <w:tc>
          <w:tcPr>
            <w:tcW w:w="1140" w:type="dxa"/>
          </w:tcPr>
          <w:p>
            <w:pPr>
              <w:pStyle w:val="11"/>
              <w:ind w:left="4" w:right="51"/>
              <w:rPr>
                <w:sz w:val="18"/>
              </w:rPr>
            </w:pPr>
            <w:r>
              <w:rPr>
                <w:spacing w:val="-2"/>
                <w:sz w:val="18"/>
              </w:rPr>
              <w:t>0.174</w:t>
            </w:r>
          </w:p>
        </w:tc>
        <w:tc>
          <w:tcPr>
            <w:tcW w:w="873" w:type="dxa"/>
          </w:tcPr>
          <w:p>
            <w:pPr>
              <w:pStyle w:val="11"/>
              <w:ind w:left="458"/>
              <w:jc w:val="left"/>
              <w:rPr>
                <w:sz w:val="18"/>
              </w:rPr>
            </w:pPr>
            <w:r>
              <w:rPr>
                <w:spacing w:val="-5"/>
                <w:sz w:val="18"/>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0.887</w:t>
            </w:r>
          </w:p>
        </w:tc>
        <w:tc>
          <w:tcPr>
            <w:tcW w:w="901" w:type="dxa"/>
          </w:tcPr>
          <w:p>
            <w:pPr>
              <w:pStyle w:val="11"/>
              <w:ind w:left="17" w:right="2"/>
              <w:rPr>
                <w:sz w:val="18"/>
              </w:rPr>
            </w:pPr>
            <w:r>
              <w:rPr>
                <w:spacing w:val="-2"/>
                <w:sz w:val="18"/>
              </w:rPr>
              <w:t>0.055</w:t>
            </w:r>
          </w:p>
        </w:tc>
        <w:tc>
          <w:tcPr>
            <w:tcW w:w="990" w:type="dxa"/>
          </w:tcPr>
          <w:p>
            <w:pPr>
              <w:pStyle w:val="11"/>
              <w:ind w:left="207"/>
              <w:jc w:val="left"/>
              <w:rPr>
                <w:sz w:val="18"/>
              </w:rPr>
            </w:pPr>
            <w:r>
              <w:rPr>
                <w:spacing w:val="-2"/>
                <w:sz w:val="18"/>
              </w:rPr>
              <w:t>0.896</w:t>
            </w:r>
          </w:p>
        </w:tc>
        <w:tc>
          <w:tcPr>
            <w:tcW w:w="1140" w:type="dxa"/>
          </w:tcPr>
          <w:p>
            <w:pPr>
              <w:pStyle w:val="11"/>
              <w:ind w:left="4" w:right="51"/>
              <w:rPr>
                <w:sz w:val="18"/>
              </w:rPr>
            </w:pPr>
            <w:r>
              <w:rPr>
                <w:spacing w:val="-2"/>
                <w:sz w:val="18"/>
              </w:rPr>
              <w:t>0.755</w:t>
            </w:r>
          </w:p>
        </w:tc>
        <w:tc>
          <w:tcPr>
            <w:tcW w:w="873" w:type="dxa"/>
          </w:tcPr>
          <w:p>
            <w:pPr>
              <w:pStyle w:val="11"/>
              <w:ind w:left="355"/>
              <w:jc w:val="left"/>
              <w:rPr>
                <w:sz w:val="18"/>
              </w:rPr>
            </w:pPr>
            <w:r>
              <w:rPr>
                <w:spacing w:val="-2"/>
                <w:sz w:val="18"/>
              </w:rPr>
              <w:t>0.968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0.088</w:t>
            </w:r>
          </w:p>
        </w:tc>
        <w:tc>
          <w:tcPr>
            <w:tcW w:w="901" w:type="dxa"/>
          </w:tcPr>
          <w:p>
            <w:pPr>
              <w:pStyle w:val="11"/>
              <w:ind w:left="17" w:right="2"/>
              <w:rPr>
                <w:sz w:val="18"/>
              </w:rPr>
            </w:pPr>
            <w:r>
              <w:rPr>
                <w:spacing w:val="-2"/>
                <w:sz w:val="18"/>
              </w:rPr>
              <w:t>0.047</w:t>
            </w:r>
          </w:p>
        </w:tc>
        <w:tc>
          <w:tcPr>
            <w:tcW w:w="990" w:type="dxa"/>
          </w:tcPr>
          <w:p>
            <w:pPr>
              <w:pStyle w:val="11"/>
              <w:ind w:left="257"/>
              <w:jc w:val="left"/>
              <w:rPr>
                <w:sz w:val="18"/>
              </w:rPr>
            </w:pPr>
            <w:r>
              <w:rPr>
                <w:spacing w:val="-4"/>
                <w:sz w:val="18"/>
              </w:rPr>
              <w:t>0.08</w:t>
            </w:r>
          </w:p>
        </w:tc>
        <w:tc>
          <w:tcPr>
            <w:tcW w:w="1140" w:type="dxa"/>
          </w:tcPr>
          <w:p>
            <w:pPr>
              <w:pStyle w:val="11"/>
              <w:ind w:left="4" w:right="51"/>
              <w:rPr>
                <w:sz w:val="18"/>
              </w:rPr>
            </w:pPr>
            <w:r>
              <w:rPr>
                <w:spacing w:val="-2"/>
                <w:sz w:val="18"/>
              </w:rPr>
              <w:t>0.018</w:t>
            </w:r>
          </w:p>
        </w:tc>
        <w:tc>
          <w:tcPr>
            <w:tcW w:w="873" w:type="dxa"/>
          </w:tcPr>
          <w:p>
            <w:pPr>
              <w:pStyle w:val="11"/>
              <w:ind w:left="355"/>
              <w:jc w:val="left"/>
              <w:rPr>
                <w:sz w:val="18"/>
              </w:rPr>
            </w:pPr>
            <w:r>
              <w:rPr>
                <w:spacing w:val="-2"/>
                <w:sz w:val="18"/>
              </w:rPr>
              <w:t>0.195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0.025</w:t>
            </w:r>
          </w:p>
        </w:tc>
        <w:tc>
          <w:tcPr>
            <w:tcW w:w="901" w:type="dxa"/>
          </w:tcPr>
          <w:p>
            <w:pPr>
              <w:pStyle w:val="11"/>
              <w:ind w:left="17" w:right="2"/>
              <w:rPr>
                <w:sz w:val="18"/>
              </w:rPr>
            </w:pPr>
            <w:r>
              <w:rPr>
                <w:spacing w:val="-2"/>
                <w:sz w:val="18"/>
              </w:rPr>
              <w:t>0.026</w:t>
            </w:r>
          </w:p>
        </w:tc>
        <w:tc>
          <w:tcPr>
            <w:tcW w:w="990" w:type="dxa"/>
          </w:tcPr>
          <w:p>
            <w:pPr>
              <w:pStyle w:val="11"/>
              <w:ind w:left="207"/>
              <w:jc w:val="left"/>
              <w:rPr>
                <w:sz w:val="18"/>
              </w:rPr>
            </w:pPr>
            <w:r>
              <w:rPr>
                <w:spacing w:val="-2"/>
                <w:sz w:val="18"/>
              </w:rPr>
              <w:t>0.017</w:t>
            </w:r>
          </w:p>
        </w:tc>
        <w:tc>
          <w:tcPr>
            <w:tcW w:w="1140" w:type="dxa"/>
          </w:tcPr>
          <w:p>
            <w:pPr>
              <w:pStyle w:val="11"/>
              <w:ind w:left="4" w:right="51"/>
              <w:rPr>
                <w:sz w:val="18"/>
              </w:rPr>
            </w:pPr>
            <w:r>
              <w:rPr>
                <w:spacing w:val="-2"/>
                <w:sz w:val="18"/>
              </w:rPr>
              <w:t>0.002</w:t>
            </w:r>
          </w:p>
        </w:tc>
        <w:tc>
          <w:tcPr>
            <w:tcW w:w="873" w:type="dxa"/>
          </w:tcPr>
          <w:p>
            <w:pPr>
              <w:pStyle w:val="11"/>
              <w:ind w:left="355"/>
              <w:jc w:val="left"/>
              <w:rPr>
                <w:sz w:val="18"/>
              </w:rPr>
            </w:pPr>
            <w:r>
              <w:rPr>
                <w:spacing w:val="-2"/>
                <w:sz w:val="18"/>
              </w:rPr>
              <w:t>0.097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0.934</w:t>
            </w:r>
          </w:p>
        </w:tc>
        <w:tc>
          <w:tcPr>
            <w:tcW w:w="901" w:type="dxa"/>
          </w:tcPr>
          <w:p>
            <w:pPr>
              <w:pStyle w:val="11"/>
              <w:ind w:left="17" w:right="2"/>
              <w:rPr>
                <w:sz w:val="18"/>
              </w:rPr>
            </w:pPr>
            <w:r>
              <w:rPr>
                <w:spacing w:val="-2"/>
                <w:sz w:val="18"/>
              </w:rPr>
              <w:t>0.038</w:t>
            </w:r>
          </w:p>
        </w:tc>
        <w:tc>
          <w:tcPr>
            <w:tcW w:w="990" w:type="dxa"/>
          </w:tcPr>
          <w:p>
            <w:pPr>
              <w:pStyle w:val="11"/>
              <w:ind w:left="207"/>
              <w:jc w:val="left"/>
              <w:rPr>
                <w:sz w:val="18"/>
              </w:rPr>
            </w:pPr>
            <w:r>
              <w:rPr>
                <w:spacing w:val="-2"/>
                <w:sz w:val="18"/>
              </w:rPr>
              <w:t>0.941</w:t>
            </w:r>
          </w:p>
        </w:tc>
        <w:tc>
          <w:tcPr>
            <w:tcW w:w="1140" w:type="dxa"/>
          </w:tcPr>
          <w:p>
            <w:pPr>
              <w:pStyle w:val="11"/>
              <w:ind w:left="4" w:right="51"/>
              <w:rPr>
                <w:sz w:val="18"/>
              </w:rPr>
            </w:pPr>
            <w:r>
              <w:rPr>
                <w:spacing w:val="-2"/>
                <w:sz w:val="18"/>
              </w:rPr>
              <w:t>0.842</w:t>
            </w:r>
          </w:p>
        </w:tc>
        <w:tc>
          <w:tcPr>
            <w:tcW w:w="873" w:type="dxa"/>
          </w:tcPr>
          <w:p>
            <w:pPr>
              <w:pStyle w:val="11"/>
              <w:ind w:left="355"/>
              <w:jc w:val="left"/>
              <w:rPr>
                <w:sz w:val="18"/>
              </w:rPr>
            </w:pPr>
            <w:r>
              <w:rPr>
                <w:spacing w:val="-2"/>
                <w:sz w:val="18"/>
              </w:rPr>
              <w:t>0.985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0.054</w:t>
            </w:r>
          </w:p>
        </w:tc>
        <w:tc>
          <w:tcPr>
            <w:tcW w:w="901" w:type="dxa"/>
          </w:tcPr>
          <w:p>
            <w:pPr>
              <w:pStyle w:val="11"/>
              <w:ind w:left="17" w:right="2"/>
              <w:rPr>
                <w:sz w:val="18"/>
              </w:rPr>
            </w:pPr>
            <w:r>
              <w:rPr>
                <w:spacing w:val="-2"/>
                <w:sz w:val="18"/>
              </w:rPr>
              <w:t>0.033</w:t>
            </w:r>
          </w:p>
        </w:tc>
        <w:tc>
          <w:tcPr>
            <w:tcW w:w="990" w:type="dxa"/>
          </w:tcPr>
          <w:p>
            <w:pPr>
              <w:pStyle w:val="11"/>
              <w:ind w:left="207"/>
              <w:jc w:val="left"/>
              <w:rPr>
                <w:sz w:val="18"/>
              </w:rPr>
            </w:pPr>
            <w:r>
              <w:rPr>
                <w:spacing w:val="-2"/>
                <w:sz w:val="18"/>
              </w:rPr>
              <w:t>0.048</w:t>
            </w:r>
          </w:p>
        </w:tc>
        <w:tc>
          <w:tcPr>
            <w:tcW w:w="1140" w:type="dxa"/>
          </w:tcPr>
          <w:p>
            <w:pPr>
              <w:pStyle w:val="11"/>
              <w:ind w:left="4" w:right="51"/>
              <w:rPr>
                <w:sz w:val="18"/>
              </w:rPr>
            </w:pPr>
            <w:r>
              <w:rPr>
                <w:spacing w:val="-2"/>
                <w:sz w:val="18"/>
              </w:rPr>
              <w:t>0.009</w:t>
            </w:r>
          </w:p>
        </w:tc>
        <w:tc>
          <w:tcPr>
            <w:tcW w:w="873" w:type="dxa"/>
          </w:tcPr>
          <w:p>
            <w:pPr>
              <w:pStyle w:val="11"/>
              <w:ind w:left="355"/>
              <w:jc w:val="left"/>
              <w:rPr>
                <w:sz w:val="18"/>
              </w:rPr>
            </w:pPr>
            <w:r>
              <w:rPr>
                <w:spacing w:val="-2"/>
                <w:sz w:val="18"/>
              </w:rPr>
              <w:t>0.137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LO2</w:t>
            </w:r>
          </w:p>
        </w:tc>
        <w:tc>
          <w:tcPr>
            <w:tcW w:w="1107" w:type="dxa"/>
          </w:tcPr>
          <w:p>
            <w:pPr>
              <w:pStyle w:val="11"/>
              <w:spacing w:before="54"/>
              <w:ind w:left="26" w:right="3"/>
              <w:rPr>
                <w:sz w:val="18"/>
              </w:rPr>
            </w:pPr>
            <w:r>
              <w:rPr>
                <w:spacing w:val="-2"/>
                <w:sz w:val="18"/>
              </w:rPr>
              <w:t>Ripening</w:t>
            </w:r>
          </w:p>
        </w:tc>
        <w:tc>
          <w:tcPr>
            <w:tcW w:w="1727" w:type="dxa"/>
          </w:tcPr>
          <w:p>
            <w:pPr>
              <w:pStyle w:val="11"/>
              <w:spacing w:before="54"/>
              <w:ind w:left="3" w:right="58"/>
              <w:rPr>
                <w:sz w:val="18"/>
              </w:rPr>
            </w:pPr>
            <w:r>
              <w:rPr>
                <w:spacing w:val="-2"/>
                <w:sz w:val="18"/>
              </w:rPr>
              <w:t>Detritivore</w:t>
            </w:r>
          </w:p>
        </w:tc>
        <w:tc>
          <w:tcPr>
            <w:tcW w:w="888" w:type="dxa"/>
          </w:tcPr>
          <w:p>
            <w:pPr>
              <w:pStyle w:val="11"/>
              <w:spacing w:before="54"/>
              <w:ind w:left="4" w:right="35"/>
              <w:rPr>
                <w:sz w:val="18"/>
              </w:rPr>
            </w:pPr>
            <w:r>
              <w:rPr>
                <w:spacing w:val="-2"/>
                <w:sz w:val="18"/>
              </w:rPr>
              <w:t>0.012</w:t>
            </w:r>
          </w:p>
        </w:tc>
        <w:tc>
          <w:tcPr>
            <w:tcW w:w="901" w:type="dxa"/>
          </w:tcPr>
          <w:p>
            <w:pPr>
              <w:pStyle w:val="11"/>
              <w:spacing w:before="54"/>
              <w:ind w:left="17" w:right="2"/>
              <w:rPr>
                <w:sz w:val="18"/>
              </w:rPr>
            </w:pPr>
            <w:r>
              <w:rPr>
                <w:spacing w:val="-2"/>
                <w:sz w:val="18"/>
              </w:rPr>
              <w:t>0.016</w:t>
            </w:r>
          </w:p>
        </w:tc>
        <w:tc>
          <w:tcPr>
            <w:tcW w:w="990" w:type="dxa"/>
          </w:tcPr>
          <w:p>
            <w:pPr>
              <w:pStyle w:val="11"/>
              <w:spacing w:before="54"/>
              <w:ind w:left="207"/>
              <w:jc w:val="left"/>
              <w:rPr>
                <w:sz w:val="18"/>
              </w:rPr>
            </w:pPr>
            <w:r>
              <w:rPr>
                <w:spacing w:val="-2"/>
                <w:sz w:val="18"/>
              </w:rPr>
              <w:t>0.006</w:t>
            </w:r>
          </w:p>
        </w:tc>
        <w:tc>
          <w:tcPr>
            <w:tcW w:w="1140" w:type="dxa"/>
          </w:tcPr>
          <w:p>
            <w:pPr>
              <w:pStyle w:val="11"/>
              <w:spacing w:before="54"/>
              <w:ind w:left="5" w:right="51"/>
              <w:rPr>
                <w:sz w:val="18"/>
              </w:rPr>
            </w:pPr>
            <w:r>
              <w:rPr>
                <w:spacing w:val="-10"/>
                <w:sz w:val="18"/>
              </w:rPr>
              <w:t>0</w:t>
            </w:r>
          </w:p>
        </w:tc>
        <w:tc>
          <w:tcPr>
            <w:tcW w:w="873" w:type="dxa"/>
          </w:tcPr>
          <w:p>
            <w:pPr>
              <w:pStyle w:val="11"/>
              <w:spacing w:before="54"/>
              <w:ind w:left="355"/>
              <w:jc w:val="left"/>
              <w:rPr>
                <w:sz w:val="18"/>
              </w:rPr>
            </w:pPr>
            <w:r>
              <w:rPr>
                <w:spacing w:val="-2"/>
                <w:sz w:val="18"/>
              </w:rPr>
              <w:t>0.055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0.215</w:t>
            </w:r>
          </w:p>
        </w:tc>
        <w:tc>
          <w:tcPr>
            <w:tcW w:w="901" w:type="dxa"/>
          </w:tcPr>
          <w:p>
            <w:pPr>
              <w:pStyle w:val="11"/>
              <w:ind w:left="17" w:right="2"/>
              <w:rPr>
                <w:sz w:val="18"/>
              </w:rPr>
            </w:pPr>
            <w:r>
              <w:rPr>
                <w:spacing w:val="-2"/>
                <w:sz w:val="18"/>
              </w:rPr>
              <w:t>0.112</w:t>
            </w:r>
          </w:p>
        </w:tc>
        <w:tc>
          <w:tcPr>
            <w:tcW w:w="990" w:type="dxa"/>
          </w:tcPr>
          <w:p>
            <w:pPr>
              <w:pStyle w:val="11"/>
              <w:ind w:left="207"/>
              <w:jc w:val="left"/>
              <w:rPr>
                <w:sz w:val="18"/>
              </w:rPr>
            </w:pPr>
            <w:r>
              <w:rPr>
                <w:spacing w:val="-2"/>
                <w:sz w:val="18"/>
              </w:rPr>
              <w:t>0.201</w:t>
            </w:r>
          </w:p>
        </w:tc>
        <w:tc>
          <w:tcPr>
            <w:tcW w:w="1140" w:type="dxa"/>
          </w:tcPr>
          <w:p>
            <w:pPr>
              <w:pStyle w:val="11"/>
              <w:ind w:left="2" w:right="51"/>
              <w:rPr>
                <w:sz w:val="18"/>
              </w:rPr>
            </w:pPr>
            <w:r>
              <w:rPr>
                <w:spacing w:val="-4"/>
                <w:sz w:val="18"/>
              </w:rPr>
              <w:t>0.04</w:t>
            </w:r>
          </w:p>
        </w:tc>
        <w:tc>
          <w:tcPr>
            <w:tcW w:w="873" w:type="dxa"/>
          </w:tcPr>
          <w:p>
            <w:pPr>
              <w:pStyle w:val="11"/>
              <w:ind w:left="355"/>
              <w:jc w:val="left"/>
              <w:rPr>
                <w:sz w:val="18"/>
              </w:rPr>
            </w:pPr>
            <w:r>
              <w:rPr>
                <w:spacing w:val="-2"/>
                <w:sz w:val="18"/>
              </w:rPr>
              <w:t>0.458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0.171</w:t>
            </w:r>
          </w:p>
        </w:tc>
        <w:tc>
          <w:tcPr>
            <w:tcW w:w="901" w:type="dxa"/>
          </w:tcPr>
          <w:p>
            <w:pPr>
              <w:pStyle w:val="11"/>
              <w:ind w:left="17" w:right="2"/>
              <w:rPr>
                <w:sz w:val="18"/>
              </w:rPr>
            </w:pPr>
            <w:r>
              <w:rPr>
                <w:spacing w:val="-2"/>
                <w:sz w:val="18"/>
              </w:rPr>
              <w:t>0.105</w:t>
            </w:r>
          </w:p>
        </w:tc>
        <w:tc>
          <w:tcPr>
            <w:tcW w:w="990" w:type="dxa"/>
          </w:tcPr>
          <w:p>
            <w:pPr>
              <w:pStyle w:val="11"/>
              <w:ind w:left="207"/>
              <w:jc w:val="left"/>
              <w:rPr>
                <w:sz w:val="18"/>
              </w:rPr>
            </w:pPr>
            <w:r>
              <w:rPr>
                <w:spacing w:val="-2"/>
                <w:sz w:val="18"/>
              </w:rPr>
              <w:t>0.156</w:t>
            </w:r>
          </w:p>
        </w:tc>
        <w:tc>
          <w:tcPr>
            <w:tcW w:w="1140" w:type="dxa"/>
          </w:tcPr>
          <w:p>
            <w:pPr>
              <w:pStyle w:val="11"/>
              <w:ind w:left="4" w:right="51"/>
              <w:rPr>
                <w:sz w:val="18"/>
              </w:rPr>
            </w:pPr>
            <w:r>
              <w:rPr>
                <w:spacing w:val="-2"/>
                <w:sz w:val="18"/>
              </w:rPr>
              <w:t>0.018</w:t>
            </w:r>
          </w:p>
        </w:tc>
        <w:tc>
          <w:tcPr>
            <w:tcW w:w="873" w:type="dxa"/>
          </w:tcPr>
          <w:p>
            <w:pPr>
              <w:pStyle w:val="11"/>
              <w:ind w:left="355"/>
              <w:jc w:val="left"/>
              <w:rPr>
                <w:sz w:val="18"/>
              </w:rPr>
            </w:pPr>
            <w:r>
              <w:rPr>
                <w:spacing w:val="-2"/>
                <w:sz w:val="18"/>
              </w:rPr>
              <w:t>0.416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0.614</w:t>
            </w:r>
          </w:p>
        </w:tc>
        <w:tc>
          <w:tcPr>
            <w:tcW w:w="901" w:type="dxa"/>
          </w:tcPr>
          <w:p>
            <w:pPr>
              <w:pStyle w:val="11"/>
              <w:ind w:left="17" w:right="2"/>
              <w:rPr>
                <w:sz w:val="18"/>
              </w:rPr>
            </w:pPr>
            <w:r>
              <w:rPr>
                <w:spacing w:val="-2"/>
                <w:sz w:val="18"/>
              </w:rPr>
              <w:t>0.169</w:t>
            </w:r>
          </w:p>
        </w:tc>
        <w:tc>
          <w:tcPr>
            <w:tcW w:w="990" w:type="dxa"/>
          </w:tcPr>
          <w:p>
            <w:pPr>
              <w:pStyle w:val="11"/>
              <w:ind w:left="207"/>
              <w:jc w:val="left"/>
              <w:rPr>
                <w:sz w:val="18"/>
              </w:rPr>
            </w:pPr>
            <w:r>
              <w:rPr>
                <w:spacing w:val="-2"/>
                <w:sz w:val="18"/>
              </w:rPr>
              <w:t>0.624</w:t>
            </w:r>
          </w:p>
        </w:tc>
        <w:tc>
          <w:tcPr>
            <w:tcW w:w="1140" w:type="dxa"/>
          </w:tcPr>
          <w:p>
            <w:pPr>
              <w:pStyle w:val="11"/>
              <w:ind w:left="4" w:right="51"/>
              <w:rPr>
                <w:sz w:val="18"/>
              </w:rPr>
            </w:pPr>
            <w:r>
              <w:rPr>
                <w:spacing w:val="-2"/>
                <w:sz w:val="18"/>
              </w:rPr>
              <w:t>0.273</w:t>
            </w:r>
          </w:p>
        </w:tc>
        <w:tc>
          <w:tcPr>
            <w:tcW w:w="873" w:type="dxa"/>
          </w:tcPr>
          <w:p>
            <w:pPr>
              <w:pStyle w:val="11"/>
              <w:ind w:left="355"/>
              <w:jc w:val="left"/>
              <w:rPr>
                <w:sz w:val="18"/>
              </w:rPr>
            </w:pPr>
            <w:r>
              <w:rPr>
                <w:spacing w:val="-2"/>
                <w:sz w:val="18"/>
              </w:rPr>
              <w:t>0.914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5" w:right="35"/>
              <w:rPr>
                <w:sz w:val="18"/>
              </w:rPr>
            </w:pPr>
            <w:r>
              <w:rPr>
                <w:spacing w:val="-5"/>
                <w:sz w:val="18"/>
              </w:rPr>
              <w:t>0.9</w:t>
            </w:r>
          </w:p>
        </w:tc>
        <w:tc>
          <w:tcPr>
            <w:tcW w:w="901" w:type="dxa"/>
          </w:tcPr>
          <w:p>
            <w:pPr>
              <w:pStyle w:val="11"/>
              <w:ind w:left="17" w:right="4"/>
              <w:rPr>
                <w:sz w:val="18"/>
              </w:rPr>
            </w:pPr>
            <w:r>
              <w:rPr>
                <w:spacing w:val="-4"/>
                <w:sz w:val="18"/>
              </w:rPr>
              <w:t>0.07</w:t>
            </w:r>
          </w:p>
        </w:tc>
        <w:tc>
          <w:tcPr>
            <w:tcW w:w="990" w:type="dxa"/>
          </w:tcPr>
          <w:p>
            <w:pPr>
              <w:pStyle w:val="11"/>
              <w:ind w:left="207"/>
              <w:jc w:val="left"/>
              <w:rPr>
                <w:sz w:val="18"/>
              </w:rPr>
            </w:pPr>
            <w:r>
              <w:rPr>
                <w:spacing w:val="-2"/>
                <w:sz w:val="18"/>
              </w:rPr>
              <w:t>0.917</w:t>
            </w:r>
          </w:p>
        </w:tc>
        <w:tc>
          <w:tcPr>
            <w:tcW w:w="1140" w:type="dxa"/>
          </w:tcPr>
          <w:p>
            <w:pPr>
              <w:pStyle w:val="11"/>
              <w:ind w:left="2" w:right="51"/>
              <w:rPr>
                <w:sz w:val="18"/>
              </w:rPr>
            </w:pPr>
            <w:r>
              <w:rPr>
                <w:spacing w:val="-4"/>
                <w:sz w:val="18"/>
              </w:rPr>
              <w:t>0.71</w:t>
            </w:r>
          </w:p>
        </w:tc>
        <w:tc>
          <w:tcPr>
            <w:tcW w:w="873" w:type="dxa"/>
          </w:tcPr>
          <w:p>
            <w:pPr>
              <w:pStyle w:val="11"/>
              <w:ind w:left="355"/>
              <w:jc w:val="left"/>
              <w:rPr>
                <w:sz w:val="18"/>
              </w:rPr>
            </w:pPr>
            <w:r>
              <w:rPr>
                <w:spacing w:val="-2"/>
                <w:sz w:val="18"/>
              </w:rPr>
              <w:t>0.982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0.072</w:t>
            </w:r>
          </w:p>
        </w:tc>
        <w:tc>
          <w:tcPr>
            <w:tcW w:w="901" w:type="dxa"/>
          </w:tcPr>
          <w:p>
            <w:pPr>
              <w:pStyle w:val="11"/>
              <w:ind w:left="17" w:right="2"/>
              <w:rPr>
                <w:sz w:val="18"/>
              </w:rPr>
            </w:pPr>
            <w:r>
              <w:rPr>
                <w:spacing w:val="-2"/>
                <w:sz w:val="18"/>
              </w:rPr>
              <w:t>0.051</w:t>
            </w:r>
          </w:p>
        </w:tc>
        <w:tc>
          <w:tcPr>
            <w:tcW w:w="990" w:type="dxa"/>
          </w:tcPr>
          <w:p>
            <w:pPr>
              <w:pStyle w:val="11"/>
              <w:ind w:left="257"/>
              <w:jc w:val="left"/>
              <w:rPr>
                <w:sz w:val="18"/>
              </w:rPr>
            </w:pPr>
            <w:r>
              <w:rPr>
                <w:spacing w:val="-4"/>
                <w:sz w:val="18"/>
              </w:rPr>
              <w:t>0.06</w:t>
            </w:r>
          </w:p>
        </w:tc>
        <w:tc>
          <w:tcPr>
            <w:tcW w:w="1140" w:type="dxa"/>
          </w:tcPr>
          <w:p>
            <w:pPr>
              <w:pStyle w:val="11"/>
              <w:ind w:left="2" w:right="51"/>
              <w:rPr>
                <w:sz w:val="18"/>
              </w:rPr>
            </w:pPr>
            <w:r>
              <w:rPr>
                <w:spacing w:val="-4"/>
                <w:sz w:val="18"/>
              </w:rPr>
              <w:t>0.01</w:t>
            </w:r>
          </w:p>
        </w:tc>
        <w:tc>
          <w:tcPr>
            <w:tcW w:w="873" w:type="dxa"/>
          </w:tcPr>
          <w:p>
            <w:pPr>
              <w:pStyle w:val="11"/>
              <w:ind w:left="458"/>
              <w:jc w:val="left"/>
              <w:rPr>
                <w:sz w:val="18"/>
              </w:rPr>
            </w:pPr>
            <w:r>
              <w:rPr>
                <w:spacing w:val="-5"/>
                <w:sz w:val="18"/>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0.029</w:t>
            </w:r>
          </w:p>
        </w:tc>
        <w:tc>
          <w:tcPr>
            <w:tcW w:w="901" w:type="dxa"/>
          </w:tcPr>
          <w:p>
            <w:pPr>
              <w:pStyle w:val="11"/>
              <w:ind w:left="17" w:right="2"/>
              <w:rPr>
                <w:sz w:val="18"/>
              </w:rPr>
            </w:pPr>
            <w:r>
              <w:rPr>
                <w:spacing w:val="-2"/>
                <w:sz w:val="18"/>
              </w:rPr>
              <w:t>0.043</w:t>
            </w:r>
          </w:p>
        </w:tc>
        <w:tc>
          <w:tcPr>
            <w:tcW w:w="990" w:type="dxa"/>
          </w:tcPr>
          <w:p>
            <w:pPr>
              <w:pStyle w:val="11"/>
              <w:ind w:left="207"/>
              <w:jc w:val="left"/>
              <w:rPr>
                <w:sz w:val="18"/>
              </w:rPr>
            </w:pPr>
            <w:r>
              <w:rPr>
                <w:spacing w:val="-2"/>
                <w:sz w:val="18"/>
              </w:rPr>
              <w:t>0.013</w:t>
            </w:r>
          </w:p>
        </w:tc>
        <w:tc>
          <w:tcPr>
            <w:tcW w:w="1140" w:type="dxa"/>
          </w:tcPr>
          <w:p>
            <w:pPr>
              <w:pStyle w:val="11"/>
              <w:ind w:left="4" w:right="51"/>
              <w:rPr>
                <w:sz w:val="18"/>
              </w:rPr>
            </w:pPr>
            <w:r>
              <w:rPr>
                <w:spacing w:val="-2"/>
                <w:sz w:val="18"/>
              </w:rPr>
              <w:t>0.001</w:t>
            </w:r>
          </w:p>
        </w:tc>
        <w:tc>
          <w:tcPr>
            <w:tcW w:w="873" w:type="dxa"/>
          </w:tcPr>
          <w:p>
            <w:pPr>
              <w:pStyle w:val="11"/>
              <w:ind w:left="355"/>
              <w:jc w:val="left"/>
              <w:rPr>
                <w:sz w:val="18"/>
              </w:rPr>
            </w:pPr>
            <w:r>
              <w:rPr>
                <w:spacing w:val="-2"/>
                <w:sz w:val="18"/>
              </w:rPr>
              <w:t>0.159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line="188" w:lineRule="exact"/>
              <w:ind w:left="50"/>
              <w:jc w:val="left"/>
              <w:rPr>
                <w:sz w:val="18"/>
              </w:rPr>
            </w:pPr>
            <w:r>
              <w:rPr>
                <w:spacing w:val="-4"/>
                <w:sz w:val="18"/>
              </w:rPr>
              <w:t>2018</w:t>
            </w:r>
          </w:p>
        </w:tc>
        <w:tc>
          <w:tcPr>
            <w:tcW w:w="771" w:type="dxa"/>
          </w:tcPr>
          <w:p>
            <w:pPr>
              <w:pStyle w:val="11"/>
              <w:spacing w:line="188" w:lineRule="exact"/>
              <w:ind w:right="11"/>
              <w:rPr>
                <w:sz w:val="18"/>
              </w:rPr>
            </w:pPr>
            <w:r>
              <w:rPr>
                <w:spacing w:val="-2"/>
                <w:sz w:val="18"/>
              </w:rPr>
              <w:t>Spider</w:t>
            </w:r>
          </w:p>
        </w:tc>
        <w:tc>
          <w:tcPr>
            <w:tcW w:w="680" w:type="dxa"/>
          </w:tcPr>
          <w:p>
            <w:pPr>
              <w:pStyle w:val="11"/>
              <w:spacing w:line="188" w:lineRule="exact"/>
              <w:ind w:right="37"/>
              <w:rPr>
                <w:sz w:val="18"/>
              </w:rPr>
            </w:pPr>
            <w:r>
              <w:rPr>
                <w:spacing w:val="-5"/>
                <w:sz w:val="18"/>
              </w:rPr>
              <w:t>MC1</w:t>
            </w:r>
          </w:p>
        </w:tc>
        <w:tc>
          <w:tcPr>
            <w:tcW w:w="1107" w:type="dxa"/>
          </w:tcPr>
          <w:p>
            <w:pPr>
              <w:pStyle w:val="11"/>
              <w:spacing w:line="188" w:lineRule="exact"/>
              <w:ind w:left="26"/>
              <w:rPr>
                <w:sz w:val="18"/>
              </w:rPr>
            </w:pPr>
            <w:r>
              <w:rPr>
                <w:spacing w:val="-2"/>
                <w:sz w:val="18"/>
              </w:rPr>
              <w:t>Tillering</w:t>
            </w:r>
          </w:p>
        </w:tc>
        <w:tc>
          <w:tcPr>
            <w:tcW w:w="1727" w:type="dxa"/>
          </w:tcPr>
          <w:p>
            <w:pPr>
              <w:pStyle w:val="11"/>
              <w:spacing w:line="188" w:lineRule="exact"/>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line="188" w:lineRule="exact"/>
              <w:ind w:left="4" w:right="35"/>
              <w:rPr>
                <w:sz w:val="18"/>
              </w:rPr>
            </w:pPr>
            <w:r>
              <w:rPr>
                <w:spacing w:val="-2"/>
                <w:sz w:val="18"/>
              </w:rPr>
              <w:t>0.757</w:t>
            </w:r>
          </w:p>
        </w:tc>
        <w:tc>
          <w:tcPr>
            <w:tcW w:w="901" w:type="dxa"/>
          </w:tcPr>
          <w:p>
            <w:pPr>
              <w:pStyle w:val="11"/>
              <w:spacing w:line="188" w:lineRule="exact"/>
              <w:ind w:left="17" w:right="2"/>
              <w:rPr>
                <w:sz w:val="18"/>
              </w:rPr>
            </w:pPr>
            <w:r>
              <w:rPr>
                <w:spacing w:val="-2"/>
                <w:sz w:val="18"/>
              </w:rPr>
              <w:t>0.099</w:t>
            </w:r>
          </w:p>
        </w:tc>
        <w:tc>
          <w:tcPr>
            <w:tcW w:w="990" w:type="dxa"/>
          </w:tcPr>
          <w:p>
            <w:pPr>
              <w:pStyle w:val="11"/>
              <w:spacing w:line="188" w:lineRule="exact"/>
              <w:ind w:left="207"/>
              <w:jc w:val="left"/>
              <w:rPr>
                <w:sz w:val="18"/>
              </w:rPr>
            </w:pPr>
            <w:r>
              <w:rPr>
                <w:spacing w:val="-2"/>
                <w:sz w:val="18"/>
              </w:rPr>
              <w:t>0.764</w:t>
            </w:r>
          </w:p>
        </w:tc>
        <w:tc>
          <w:tcPr>
            <w:tcW w:w="1140" w:type="dxa"/>
          </w:tcPr>
          <w:p>
            <w:pPr>
              <w:pStyle w:val="11"/>
              <w:spacing w:line="188" w:lineRule="exact"/>
              <w:ind w:left="4" w:right="51"/>
              <w:rPr>
                <w:sz w:val="18"/>
              </w:rPr>
            </w:pPr>
            <w:r>
              <w:rPr>
                <w:spacing w:val="-2"/>
                <w:sz w:val="18"/>
              </w:rPr>
              <w:t>0.549</w:t>
            </w:r>
          </w:p>
        </w:tc>
        <w:tc>
          <w:tcPr>
            <w:tcW w:w="873" w:type="dxa"/>
          </w:tcPr>
          <w:p>
            <w:pPr>
              <w:pStyle w:val="11"/>
              <w:spacing w:line="188" w:lineRule="exact"/>
              <w:ind w:left="355"/>
              <w:jc w:val="left"/>
              <w:rPr>
                <w:sz w:val="18"/>
              </w:rPr>
            </w:pPr>
            <w:r>
              <w:rPr>
                <w:spacing w:val="-2"/>
                <w:sz w:val="18"/>
              </w:rPr>
              <w:t>0.929</w:t>
            </w:r>
          </w:p>
        </w:tc>
      </w:tr>
    </w:tbl>
    <w:p>
      <w:pPr>
        <w:spacing w:after="0" w:line="188" w:lineRule="exact"/>
        <w:jc w:val="left"/>
        <w:rPr>
          <w:sz w:val="18"/>
        </w:rPr>
        <w:sectPr>
          <w:footerReference r:id="rId37"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4"/>
        <w:gridCol w:w="768"/>
        <w:gridCol w:w="684"/>
        <w:gridCol w:w="1103"/>
        <w:gridCol w:w="1726"/>
        <w:gridCol w:w="887"/>
        <w:gridCol w:w="900"/>
        <w:gridCol w:w="989"/>
        <w:gridCol w:w="1139"/>
        <w:gridCol w:w="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before="0" w:line="205" w:lineRule="exact"/>
              <w:ind w:left="50"/>
              <w:jc w:val="left"/>
              <w:rPr>
                <w:sz w:val="18"/>
              </w:rPr>
            </w:pPr>
            <w:r>
              <w:rPr>
                <w:spacing w:val="-4"/>
                <w:sz w:val="18"/>
              </w:rPr>
              <w:t>2018</w:t>
            </w:r>
          </w:p>
        </w:tc>
        <w:tc>
          <w:tcPr>
            <w:tcW w:w="768" w:type="dxa"/>
          </w:tcPr>
          <w:p>
            <w:pPr>
              <w:pStyle w:val="11"/>
              <w:spacing w:before="0" w:line="205" w:lineRule="exact"/>
              <w:ind w:right="8"/>
              <w:rPr>
                <w:sz w:val="18"/>
              </w:rPr>
            </w:pPr>
            <w:r>
              <w:rPr>
                <w:spacing w:val="-2"/>
                <w:sz w:val="18"/>
              </w:rPr>
              <w:t>Spider</w:t>
            </w:r>
          </w:p>
        </w:tc>
        <w:tc>
          <w:tcPr>
            <w:tcW w:w="684" w:type="dxa"/>
          </w:tcPr>
          <w:p>
            <w:pPr>
              <w:pStyle w:val="11"/>
              <w:spacing w:before="0" w:line="205" w:lineRule="exact"/>
              <w:ind w:right="35"/>
              <w:rPr>
                <w:sz w:val="18"/>
              </w:rPr>
            </w:pPr>
            <w:r>
              <w:rPr>
                <w:spacing w:val="-5"/>
                <w:sz w:val="18"/>
              </w:rPr>
              <w:t>MC1</w:t>
            </w:r>
          </w:p>
        </w:tc>
        <w:tc>
          <w:tcPr>
            <w:tcW w:w="1103" w:type="dxa"/>
          </w:tcPr>
          <w:p>
            <w:pPr>
              <w:pStyle w:val="11"/>
              <w:spacing w:before="0" w:line="205" w:lineRule="exact"/>
              <w:ind w:left="28"/>
              <w:rPr>
                <w:sz w:val="18"/>
              </w:rPr>
            </w:pPr>
            <w:r>
              <w:rPr>
                <w:spacing w:val="-2"/>
                <w:sz w:val="18"/>
              </w:rPr>
              <w:t>Tillering</w:t>
            </w:r>
          </w:p>
        </w:tc>
        <w:tc>
          <w:tcPr>
            <w:tcW w:w="1726" w:type="dxa"/>
          </w:tcPr>
          <w:p>
            <w:pPr>
              <w:pStyle w:val="11"/>
              <w:spacing w:before="0" w:line="205" w:lineRule="exact"/>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0" w:line="205" w:lineRule="exact"/>
              <w:ind w:left="20" w:right="44"/>
              <w:rPr>
                <w:sz w:val="18"/>
              </w:rPr>
            </w:pPr>
            <w:r>
              <w:rPr>
                <w:spacing w:val="-4"/>
                <w:sz w:val="18"/>
              </w:rPr>
              <w:t>0.12</w:t>
            </w:r>
          </w:p>
        </w:tc>
        <w:tc>
          <w:tcPr>
            <w:tcW w:w="900" w:type="dxa"/>
          </w:tcPr>
          <w:p>
            <w:pPr>
              <w:pStyle w:val="11"/>
              <w:spacing w:before="0" w:line="205" w:lineRule="exact"/>
              <w:ind w:left="27" w:right="3"/>
              <w:rPr>
                <w:sz w:val="18"/>
              </w:rPr>
            </w:pPr>
            <w:r>
              <w:rPr>
                <w:spacing w:val="-4"/>
                <w:sz w:val="18"/>
              </w:rPr>
              <w:t>0.08</w:t>
            </w:r>
          </w:p>
        </w:tc>
        <w:tc>
          <w:tcPr>
            <w:tcW w:w="989" w:type="dxa"/>
          </w:tcPr>
          <w:p>
            <w:pPr>
              <w:pStyle w:val="11"/>
              <w:spacing w:before="0" w:line="205" w:lineRule="exact"/>
              <w:ind w:left="213"/>
              <w:jc w:val="left"/>
              <w:rPr>
                <w:sz w:val="18"/>
              </w:rPr>
            </w:pPr>
            <w:r>
              <w:rPr>
                <w:spacing w:val="-2"/>
                <w:sz w:val="18"/>
              </w:rPr>
              <w:t>0.104</w:t>
            </w:r>
          </w:p>
        </w:tc>
        <w:tc>
          <w:tcPr>
            <w:tcW w:w="1139" w:type="dxa"/>
          </w:tcPr>
          <w:p>
            <w:pPr>
              <w:pStyle w:val="11"/>
              <w:spacing w:before="0" w:line="205" w:lineRule="exact"/>
              <w:ind w:left="2" w:right="34"/>
              <w:rPr>
                <w:sz w:val="18"/>
              </w:rPr>
            </w:pPr>
            <w:r>
              <w:rPr>
                <w:spacing w:val="-2"/>
                <w:sz w:val="18"/>
              </w:rPr>
              <w:t>0.015</w:t>
            </w:r>
          </w:p>
        </w:tc>
        <w:tc>
          <w:tcPr>
            <w:tcW w:w="872" w:type="dxa"/>
          </w:tcPr>
          <w:p>
            <w:pPr>
              <w:pStyle w:val="11"/>
              <w:spacing w:before="0" w:line="205" w:lineRule="exact"/>
              <w:ind w:right="44"/>
              <w:jc w:val="right"/>
              <w:rPr>
                <w:sz w:val="18"/>
              </w:rPr>
            </w:pPr>
            <w:r>
              <w:rPr>
                <w:spacing w:val="-2"/>
                <w:sz w:val="18"/>
              </w:rPr>
              <w:t>0.307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0.123</w:t>
            </w:r>
          </w:p>
        </w:tc>
        <w:tc>
          <w:tcPr>
            <w:tcW w:w="900" w:type="dxa"/>
          </w:tcPr>
          <w:p>
            <w:pPr>
              <w:pStyle w:val="11"/>
              <w:ind w:left="27" w:right="1"/>
              <w:rPr>
                <w:sz w:val="18"/>
              </w:rPr>
            </w:pPr>
            <w:r>
              <w:rPr>
                <w:spacing w:val="-2"/>
                <w:sz w:val="18"/>
              </w:rPr>
              <w:t>0.077</w:t>
            </w:r>
          </w:p>
        </w:tc>
        <w:tc>
          <w:tcPr>
            <w:tcW w:w="989" w:type="dxa"/>
          </w:tcPr>
          <w:p>
            <w:pPr>
              <w:pStyle w:val="11"/>
              <w:ind w:left="213"/>
              <w:jc w:val="left"/>
              <w:rPr>
                <w:sz w:val="18"/>
              </w:rPr>
            </w:pPr>
            <w:r>
              <w:rPr>
                <w:spacing w:val="-2"/>
                <w:sz w:val="18"/>
              </w:rPr>
              <w:t>0.107</w:t>
            </w:r>
          </w:p>
        </w:tc>
        <w:tc>
          <w:tcPr>
            <w:tcW w:w="1139" w:type="dxa"/>
          </w:tcPr>
          <w:p>
            <w:pPr>
              <w:pStyle w:val="11"/>
              <w:ind w:left="2" w:right="34"/>
              <w:rPr>
                <w:sz w:val="18"/>
              </w:rPr>
            </w:pPr>
            <w:r>
              <w:rPr>
                <w:spacing w:val="-2"/>
                <w:sz w:val="18"/>
              </w:rPr>
              <w:t>0.021</w:t>
            </w:r>
          </w:p>
        </w:tc>
        <w:tc>
          <w:tcPr>
            <w:tcW w:w="872" w:type="dxa"/>
          </w:tcPr>
          <w:p>
            <w:pPr>
              <w:pStyle w:val="11"/>
              <w:ind w:right="44"/>
              <w:jc w:val="right"/>
              <w:rPr>
                <w:sz w:val="18"/>
              </w:rPr>
            </w:pPr>
            <w:r>
              <w:rPr>
                <w:spacing w:val="-2"/>
                <w:sz w:val="18"/>
              </w:rPr>
              <w:t>0.316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MC1</w:t>
            </w:r>
          </w:p>
        </w:tc>
        <w:tc>
          <w:tcPr>
            <w:tcW w:w="1103" w:type="dxa"/>
          </w:tcPr>
          <w:p>
            <w:pPr>
              <w:pStyle w:val="11"/>
              <w:spacing w:before="54"/>
              <w:ind w:left="28"/>
              <w:rPr>
                <w:sz w:val="18"/>
              </w:rPr>
            </w:pPr>
            <w:r>
              <w:rPr>
                <w:spacing w:val="-2"/>
                <w:sz w:val="18"/>
              </w:rPr>
              <w:t>Flowering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0.972</w:t>
            </w:r>
          </w:p>
        </w:tc>
        <w:tc>
          <w:tcPr>
            <w:tcW w:w="900" w:type="dxa"/>
          </w:tcPr>
          <w:p>
            <w:pPr>
              <w:pStyle w:val="11"/>
              <w:spacing w:before="54"/>
              <w:ind w:left="27" w:right="1"/>
              <w:rPr>
                <w:sz w:val="18"/>
              </w:rPr>
            </w:pPr>
            <w:r>
              <w:rPr>
                <w:spacing w:val="-2"/>
                <w:sz w:val="18"/>
              </w:rPr>
              <w:t>0.022</w:t>
            </w:r>
          </w:p>
        </w:tc>
        <w:tc>
          <w:tcPr>
            <w:tcW w:w="989" w:type="dxa"/>
          </w:tcPr>
          <w:p>
            <w:pPr>
              <w:pStyle w:val="11"/>
              <w:spacing w:before="54"/>
              <w:ind w:left="213"/>
              <w:jc w:val="left"/>
              <w:rPr>
                <w:sz w:val="18"/>
              </w:rPr>
            </w:pPr>
            <w:r>
              <w:rPr>
                <w:spacing w:val="-2"/>
                <w:sz w:val="18"/>
              </w:rPr>
              <w:t>0.977</w:t>
            </w:r>
          </w:p>
        </w:tc>
        <w:tc>
          <w:tcPr>
            <w:tcW w:w="1139" w:type="dxa"/>
          </w:tcPr>
          <w:p>
            <w:pPr>
              <w:pStyle w:val="11"/>
              <w:spacing w:before="54"/>
              <w:ind w:left="2" w:right="34"/>
              <w:rPr>
                <w:sz w:val="18"/>
              </w:rPr>
            </w:pPr>
            <w:r>
              <w:rPr>
                <w:spacing w:val="-2"/>
                <w:sz w:val="18"/>
              </w:rPr>
              <w:t>0.915</w:t>
            </w:r>
          </w:p>
        </w:tc>
        <w:tc>
          <w:tcPr>
            <w:tcW w:w="872" w:type="dxa"/>
          </w:tcPr>
          <w:p>
            <w:pPr>
              <w:pStyle w:val="11"/>
              <w:spacing w:before="54"/>
              <w:ind w:right="44"/>
              <w:jc w:val="right"/>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0.025</w:t>
            </w:r>
          </w:p>
        </w:tc>
        <w:tc>
          <w:tcPr>
            <w:tcW w:w="900" w:type="dxa"/>
          </w:tcPr>
          <w:p>
            <w:pPr>
              <w:pStyle w:val="11"/>
              <w:ind w:left="27" w:right="1"/>
              <w:rPr>
                <w:sz w:val="18"/>
              </w:rPr>
            </w:pPr>
            <w:r>
              <w:rPr>
                <w:spacing w:val="-2"/>
                <w:sz w:val="18"/>
              </w:rPr>
              <w:t>0.022</w:t>
            </w:r>
          </w:p>
        </w:tc>
        <w:tc>
          <w:tcPr>
            <w:tcW w:w="989" w:type="dxa"/>
          </w:tcPr>
          <w:p>
            <w:pPr>
              <w:pStyle w:val="11"/>
              <w:ind w:left="263"/>
              <w:jc w:val="left"/>
              <w:rPr>
                <w:sz w:val="18"/>
              </w:rPr>
            </w:pPr>
            <w:r>
              <w:rPr>
                <w:spacing w:val="-4"/>
                <w:sz w:val="18"/>
              </w:rPr>
              <w:t>0.02</w:t>
            </w:r>
          </w:p>
        </w:tc>
        <w:tc>
          <w:tcPr>
            <w:tcW w:w="1139" w:type="dxa"/>
          </w:tcPr>
          <w:p>
            <w:pPr>
              <w:pStyle w:val="11"/>
              <w:ind w:left="2" w:right="34"/>
              <w:rPr>
                <w:sz w:val="18"/>
              </w:rPr>
            </w:pPr>
            <w:r>
              <w:rPr>
                <w:spacing w:val="-2"/>
                <w:sz w:val="18"/>
              </w:rPr>
              <w:t>0.003</w:t>
            </w:r>
          </w:p>
        </w:tc>
        <w:tc>
          <w:tcPr>
            <w:tcW w:w="872" w:type="dxa"/>
          </w:tcPr>
          <w:p>
            <w:pPr>
              <w:pStyle w:val="11"/>
              <w:ind w:right="44"/>
              <w:jc w:val="right"/>
              <w:rPr>
                <w:sz w:val="18"/>
              </w:rPr>
            </w:pPr>
            <w:r>
              <w:rPr>
                <w:spacing w:val="-2"/>
                <w:sz w:val="18"/>
              </w:rPr>
              <w:t>0.081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0.003</w:t>
            </w:r>
          </w:p>
        </w:tc>
        <w:tc>
          <w:tcPr>
            <w:tcW w:w="900" w:type="dxa"/>
          </w:tcPr>
          <w:p>
            <w:pPr>
              <w:pStyle w:val="11"/>
              <w:ind w:left="27" w:right="1"/>
              <w:rPr>
                <w:sz w:val="18"/>
              </w:rPr>
            </w:pPr>
            <w:r>
              <w:rPr>
                <w:spacing w:val="-2"/>
                <w:sz w:val="18"/>
              </w:rPr>
              <w:t>0.003</w:t>
            </w:r>
          </w:p>
        </w:tc>
        <w:tc>
          <w:tcPr>
            <w:tcW w:w="989" w:type="dxa"/>
          </w:tcPr>
          <w:p>
            <w:pPr>
              <w:pStyle w:val="11"/>
              <w:ind w:left="213"/>
              <w:jc w:val="left"/>
              <w:rPr>
                <w:sz w:val="18"/>
              </w:rPr>
            </w:pPr>
            <w:r>
              <w:rPr>
                <w:spacing w:val="-2"/>
                <w:sz w:val="18"/>
              </w:rPr>
              <w:t>0.002</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0.984</w:t>
            </w:r>
          </w:p>
        </w:tc>
        <w:tc>
          <w:tcPr>
            <w:tcW w:w="900" w:type="dxa"/>
          </w:tcPr>
          <w:p>
            <w:pPr>
              <w:pStyle w:val="11"/>
              <w:ind w:left="27" w:right="1"/>
              <w:rPr>
                <w:sz w:val="18"/>
              </w:rPr>
            </w:pPr>
            <w:r>
              <w:rPr>
                <w:spacing w:val="-2"/>
                <w:sz w:val="18"/>
              </w:rPr>
              <w:t>0.015</w:t>
            </w:r>
          </w:p>
        </w:tc>
        <w:tc>
          <w:tcPr>
            <w:tcW w:w="989" w:type="dxa"/>
          </w:tcPr>
          <w:p>
            <w:pPr>
              <w:pStyle w:val="11"/>
              <w:ind w:left="213"/>
              <w:jc w:val="left"/>
              <w:rPr>
                <w:sz w:val="18"/>
              </w:rPr>
            </w:pPr>
            <w:r>
              <w:rPr>
                <w:spacing w:val="-2"/>
                <w:sz w:val="18"/>
              </w:rPr>
              <w:t>0.988</w:t>
            </w:r>
          </w:p>
        </w:tc>
        <w:tc>
          <w:tcPr>
            <w:tcW w:w="1139" w:type="dxa"/>
          </w:tcPr>
          <w:p>
            <w:pPr>
              <w:pStyle w:val="11"/>
              <w:ind w:left="2" w:right="34"/>
              <w:rPr>
                <w:sz w:val="18"/>
              </w:rPr>
            </w:pPr>
            <w:r>
              <w:rPr>
                <w:spacing w:val="-2"/>
                <w:sz w:val="18"/>
              </w:rPr>
              <w:t>0.946</w:t>
            </w:r>
          </w:p>
        </w:tc>
        <w:tc>
          <w:tcPr>
            <w:tcW w:w="872" w:type="dxa"/>
          </w:tcPr>
          <w:p>
            <w:pPr>
              <w:pStyle w:val="11"/>
              <w:ind w:right="44"/>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0.015</w:t>
            </w:r>
          </w:p>
        </w:tc>
        <w:tc>
          <w:tcPr>
            <w:tcW w:w="900" w:type="dxa"/>
          </w:tcPr>
          <w:p>
            <w:pPr>
              <w:pStyle w:val="11"/>
              <w:ind w:left="27" w:right="1"/>
              <w:rPr>
                <w:sz w:val="18"/>
              </w:rPr>
            </w:pPr>
            <w:r>
              <w:rPr>
                <w:spacing w:val="-2"/>
                <w:sz w:val="18"/>
              </w:rPr>
              <w:t>0.015</w:t>
            </w:r>
          </w:p>
        </w:tc>
        <w:tc>
          <w:tcPr>
            <w:tcW w:w="989" w:type="dxa"/>
          </w:tcPr>
          <w:p>
            <w:pPr>
              <w:pStyle w:val="11"/>
              <w:ind w:left="213"/>
              <w:jc w:val="left"/>
              <w:rPr>
                <w:sz w:val="18"/>
              </w:rPr>
            </w:pPr>
            <w:r>
              <w:rPr>
                <w:spacing w:val="-2"/>
                <w:sz w:val="18"/>
              </w:rPr>
              <w:t>0.011</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0.001</w:t>
            </w:r>
          </w:p>
        </w:tc>
        <w:tc>
          <w:tcPr>
            <w:tcW w:w="900" w:type="dxa"/>
          </w:tcPr>
          <w:p>
            <w:pPr>
              <w:pStyle w:val="11"/>
              <w:ind w:left="27" w:right="1"/>
              <w:rPr>
                <w:sz w:val="18"/>
              </w:rPr>
            </w:pPr>
            <w:r>
              <w:rPr>
                <w:spacing w:val="-2"/>
                <w:sz w:val="18"/>
              </w:rPr>
              <w:t>0.002</w:t>
            </w:r>
          </w:p>
        </w:tc>
        <w:tc>
          <w:tcPr>
            <w:tcW w:w="989" w:type="dxa"/>
          </w:tcPr>
          <w:p>
            <w:pPr>
              <w:pStyle w:val="11"/>
              <w:ind w:left="213"/>
              <w:jc w:val="left"/>
              <w:rPr>
                <w:sz w:val="18"/>
              </w:rPr>
            </w:pPr>
            <w:r>
              <w:rPr>
                <w:spacing w:val="-2"/>
                <w:sz w:val="18"/>
              </w:rPr>
              <w:t>0.001</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0.773</w:t>
            </w:r>
          </w:p>
        </w:tc>
        <w:tc>
          <w:tcPr>
            <w:tcW w:w="900" w:type="dxa"/>
          </w:tcPr>
          <w:p>
            <w:pPr>
              <w:pStyle w:val="11"/>
              <w:ind w:left="27" w:right="1"/>
              <w:rPr>
                <w:sz w:val="18"/>
              </w:rPr>
            </w:pPr>
            <w:r>
              <w:rPr>
                <w:spacing w:val="-2"/>
                <w:sz w:val="18"/>
              </w:rPr>
              <w:t>0.104</w:t>
            </w:r>
          </w:p>
        </w:tc>
        <w:tc>
          <w:tcPr>
            <w:tcW w:w="989" w:type="dxa"/>
          </w:tcPr>
          <w:p>
            <w:pPr>
              <w:pStyle w:val="11"/>
              <w:ind w:left="213"/>
              <w:jc w:val="left"/>
              <w:rPr>
                <w:sz w:val="18"/>
              </w:rPr>
            </w:pPr>
            <w:r>
              <w:rPr>
                <w:spacing w:val="-2"/>
                <w:sz w:val="18"/>
              </w:rPr>
              <w:t>0.787</w:t>
            </w:r>
          </w:p>
        </w:tc>
        <w:tc>
          <w:tcPr>
            <w:tcW w:w="1139" w:type="dxa"/>
          </w:tcPr>
          <w:p>
            <w:pPr>
              <w:pStyle w:val="11"/>
              <w:ind w:right="34"/>
              <w:rPr>
                <w:sz w:val="18"/>
              </w:rPr>
            </w:pPr>
            <w:r>
              <w:rPr>
                <w:spacing w:val="-4"/>
                <w:sz w:val="18"/>
              </w:rPr>
              <w:t>0.54</w:t>
            </w:r>
          </w:p>
        </w:tc>
        <w:tc>
          <w:tcPr>
            <w:tcW w:w="872" w:type="dxa"/>
          </w:tcPr>
          <w:p>
            <w:pPr>
              <w:pStyle w:val="11"/>
              <w:ind w:right="44"/>
              <w:jc w:val="right"/>
              <w:rPr>
                <w:sz w:val="18"/>
              </w:rPr>
            </w:pPr>
            <w:r>
              <w:rPr>
                <w:spacing w:val="-2"/>
                <w:sz w:val="18"/>
              </w:rPr>
              <w:t>0.936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0.111</w:t>
            </w:r>
          </w:p>
        </w:tc>
        <w:tc>
          <w:tcPr>
            <w:tcW w:w="900" w:type="dxa"/>
          </w:tcPr>
          <w:p>
            <w:pPr>
              <w:pStyle w:val="11"/>
              <w:ind w:left="27" w:right="1"/>
              <w:rPr>
                <w:sz w:val="18"/>
              </w:rPr>
            </w:pPr>
            <w:r>
              <w:rPr>
                <w:spacing w:val="-2"/>
                <w:sz w:val="18"/>
              </w:rPr>
              <w:t>0.075</w:t>
            </w:r>
          </w:p>
        </w:tc>
        <w:tc>
          <w:tcPr>
            <w:tcW w:w="989" w:type="dxa"/>
          </w:tcPr>
          <w:p>
            <w:pPr>
              <w:pStyle w:val="11"/>
              <w:ind w:left="213"/>
              <w:jc w:val="left"/>
              <w:rPr>
                <w:sz w:val="18"/>
              </w:rPr>
            </w:pPr>
            <w:r>
              <w:rPr>
                <w:spacing w:val="-2"/>
                <w:sz w:val="18"/>
              </w:rPr>
              <w:t>0.096</w:t>
            </w:r>
          </w:p>
        </w:tc>
        <w:tc>
          <w:tcPr>
            <w:tcW w:w="1139" w:type="dxa"/>
          </w:tcPr>
          <w:p>
            <w:pPr>
              <w:pStyle w:val="11"/>
              <w:ind w:left="2" w:right="34"/>
              <w:rPr>
                <w:sz w:val="18"/>
              </w:rPr>
            </w:pPr>
            <w:r>
              <w:rPr>
                <w:spacing w:val="-2"/>
                <w:sz w:val="18"/>
              </w:rPr>
              <w:t>0.014</w:t>
            </w:r>
          </w:p>
        </w:tc>
        <w:tc>
          <w:tcPr>
            <w:tcW w:w="872" w:type="dxa"/>
          </w:tcPr>
          <w:p>
            <w:pPr>
              <w:pStyle w:val="11"/>
              <w:ind w:right="44"/>
              <w:jc w:val="right"/>
              <w:rPr>
                <w:sz w:val="18"/>
              </w:rPr>
            </w:pPr>
            <w:r>
              <w:rPr>
                <w:spacing w:val="-2"/>
                <w:sz w:val="18"/>
              </w:rPr>
              <w:t>0.288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0.116</w:t>
            </w:r>
          </w:p>
        </w:tc>
        <w:tc>
          <w:tcPr>
            <w:tcW w:w="900" w:type="dxa"/>
          </w:tcPr>
          <w:p>
            <w:pPr>
              <w:pStyle w:val="11"/>
              <w:ind w:left="27" w:right="1"/>
              <w:rPr>
                <w:sz w:val="18"/>
              </w:rPr>
            </w:pPr>
            <w:r>
              <w:rPr>
                <w:spacing w:val="-2"/>
                <w:sz w:val="18"/>
              </w:rPr>
              <w:t>0.088</w:t>
            </w:r>
          </w:p>
        </w:tc>
        <w:tc>
          <w:tcPr>
            <w:tcW w:w="989" w:type="dxa"/>
          </w:tcPr>
          <w:p>
            <w:pPr>
              <w:pStyle w:val="11"/>
              <w:ind w:left="213"/>
              <w:jc w:val="left"/>
              <w:rPr>
                <w:sz w:val="18"/>
              </w:rPr>
            </w:pPr>
            <w:r>
              <w:rPr>
                <w:spacing w:val="-2"/>
                <w:sz w:val="18"/>
              </w:rPr>
              <w:t>0.095</w:t>
            </w:r>
          </w:p>
        </w:tc>
        <w:tc>
          <w:tcPr>
            <w:tcW w:w="1139" w:type="dxa"/>
          </w:tcPr>
          <w:p>
            <w:pPr>
              <w:pStyle w:val="11"/>
              <w:ind w:left="2" w:right="34"/>
              <w:rPr>
                <w:sz w:val="18"/>
              </w:rPr>
            </w:pPr>
            <w:r>
              <w:rPr>
                <w:spacing w:val="-2"/>
                <w:sz w:val="18"/>
              </w:rPr>
              <w:t>0.018</w:t>
            </w:r>
          </w:p>
        </w:tc>
        <w:tc>
          <w:tcPr>
            <w:tcW w:w="872" w:type="dxa"/>
          </w:tcPr>
          <w:p>
            <w:pPr>
              <w:pStyle w:val="11"/>
              <w:ind w:right="44"/>
              <w:jc w:val="right"/>
              <w:rPr>
                <w:sz w:val="18"/>
              </w:rPr>
            </w:pPr>
            <w:r>
              <w:rPr>
                <w:spacing w:val="-2"/>
                <w:sz w:val="18"/>
              </w:rPr>
              <w:t>0.347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0.974</w:t>
            </w:r>
          </w:p>
        </w:tc>
        <w:tc>
          <w:tcPr>
            <w:tcW w:w="900" w:type="dxa"/>
          </w:tcPr>
          <w:p>
            <w:pPr>
              <w:pStyle w:val="11"/>
              <w:ind w:left="27" w:right="1"/>
              <w:rPr>
                <w:sz w:val="18"/>
              </w:rPr>
            </w:pPr>
            <w:r>
              <w:rPr>
                <w:spacing w:val="-2"/>
                <w:sz w:val="18"/>
              </w:rPr>
              <w:t>0.021</w:t>
            </w:r>
          </w:p>
        </w:tc>
        <w:tc>
          <w:tcPr>
            <w:tcW w:w="989" w:type="dxa"/>
          </w:tcPr>
          <w:p>
            <w:pPr>
              <w:pStyle w:val="11"/>
              <w:ind w:left="263"/>
              <w:jc w:val="left"/>
              <w:rPr>
                <w:sz w:val="18"/>
              </w:rPr>
            </w:pPr>
            <w:r>
              <w:rPr>
                <w:spacing w:val="-4"/>
                <w:sz w:val="18"/>
              </w:rPr>
              <w:t>0.98</w:t>
            </w:r>
          </w:p>
        </w:tc>
        <w:tc>
          <w:tcPr>
            <w:tcW w:w="1139" w:type="dxa"/>
          </w:tcPr>
          <w:p>
            <w:pPr>
              <w:pStyle w:val="11"/>
              <w:ind w:right="34"/>
              <w:rPr>
                <w:sz w:val="18"/>
              </w:rPr>
            </w:pPr>
            <w:r>
              <w:rPr>
                <w:spacing w:val="-4"/>
                <w:sz w:val="18"/>
              </w:rPr>
              <w:t>0.92</w:t>
            </w:r>
          </w:p>
        </w:tc>
        <w:tc>
          <w:tcPr>
            <w:tcW w:w="872" w:type="dxa"/>
          </w:tcPr>
          <w:p>
            <w:pPr>
              <w:pStyle w:val="11"/>
              <w:ind w:right="44"/>
              <w:jc w:val="right"/>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MC2</w:t>
            </w:r>
          </w:p>
        </w:tc>
        <w:tc>
          <w:tcPr>
            <w:tcW w:w="1103" w:type="dxa"/>
          </w:tcPr>
          <w:p>
            <w:pPr>
              <w:pStyle w:val="11"/>
              <w:spacing w:before="54"/>
              <w:ind w:left="28"/>
              <w:rPr>
                <w:sz w:val="18"/>
              </w:rPr>
            </w:pPr>
            <w:r>
              <w:rPr>
                <w:spacing w:val="-2"/>
                <w:sz w:val="18"/>
              </w:rPr>
              <w:t>Flowering</w:t>
            </w:r>
          </w:p>
        </w:tc>
        <w:tc>
          <w:tcPr>
            <w:tcW w:w="1726" w:type="dxa"/>
          </w:tcPr>
          <w:p>
            <w:pPr>
              <w:pStyle w:val="11"/>
              <w:spacing w:before="54"/>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0.023</w:t>
            </w:r>
          </w:p>
        </w:tc>
        <w:tc>
          <w:tcPr>
            <w:tcW w:w="900" w:type="dxa"/>
          </w:tcPr>
          <w:p>
            <w:pPr>
              <w:pStyle w:val="11"/>
              <w:spacing w:before="54"/>
              <w:ind w:left="27" w:right="1"/>
              <w:rPr>
                <w:sz w:val="18"/>
              </w:rPr>
            </w:pPr>
            <w:r>
              <w:rPr>
                <w:spacing w:val="-2"/>
                <w:sz w:val="18"/>
              </w:rPr>
              <w:t>0.021</w:t>
            </w:r>
          </w:p>
        </w:tc>
        <w:tc>
          <w:tcPr>
            <w:tcW w:w="989" w:type="dxa"/>
          </w:tcPr>
          <w:p>
            <w:pPr>
              <w:pStyle w:val="11"/>
              <w:spacing w:before="54"/>
              <w:ind w:left="213"/>
              <w:jc w:val="left"/>
              <w:rPr>
                <w:sz w:val="18"/>
              </w:rPr>
            </w:pPr>
            <w:r>
              <w:rPr>
                <w:spacing w:val="-2"/>
                <w:sz w:val="18"/>
              </w:rPr>
              <w:t>0.018</w:t>
            </w:r>
          </w:p>
        </w:tc>
        <w:tc>
          <w:tcPr>
            <w:tcW w:w="1139" w:type="dxa"/>
          </w:tcPr>
          <w:p>
            <w:pPr>
              <w:pStyle w:val="11"/>
              <w:spacing w:before="54"/>
              <w:ind w:left="2" w:right="34"/>
              <w:rPr>
                <w:sz w:val="18"/>
              </w:rPr>
            </w:pPr>
            <w:r>
              <w:rPr>
                <w:spacing w:val="-2"/>
                <w:sz w:val="18"/>
              </w:rPr>
              <w:t>0.002</w:t>
            </w:r>
          </w:p>
        </w:tc>
        <w:tc>
          <w:tcPr>
            <w:tcW w:w="872" w:type="dxa"/>
          </w:tcPr>
          <w:p>
            <w:pPr>
              <w:pStyle w:val="11"/>
              <w:spacing w:before="54"/>
              <w:ind w:right="44"/>
              <w:jc w:val="right"/>
              <w:rPr>
                <w:sz w:val="18"/>
              </w:rPr>
            </w:pPr>
            <w:r>
              <w:rPr>
                <w:spacing w:val="-2"/>
                <w:sz w:val="18"/>
              </w:rPr>
              <w:t>0.075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0.003</w:t>
            </w:r>
          </w:p>
        </w:tc>
        <w:tc>
          <w:tcPr>
            <w:tcW w:w="900" w:type="dxa"/>
          </w:tcPr>
          <w:p>
            <w:pPr>
              <w:pStyle w:val="11"/>
              <w:ind w:left="27" w:right="1"/>
              <w:rPr>
                <w:sz w:val="18"/>
              </w:rPr>
            </w:pPr>
            <w:r>
              <w:rPr>
                <w:spacing w:val="-2"/>
                <w:sz w:val="18"/>
              </w:rPr>
              <w:t>0.004</w:t>
            </w:r>
          </w:p>
        </w:tc>
        <w:tc>
          <w:tcPr>
            <w:tcW w:w="989" w:type="dxa"/>
          </w:tcPr>
          <w:p>
            <w:pPr>
              <w:pStyle w:val="11"/>
              <w:ind w:left="213"/>
              <w:jc w:val="left"/>
              <w:rPr>
                <w:sz w:val="18"/>
              </w:rPr>
            </w:pPr>
            <w:r>
              <w:rPr>
                <w:spacing w:val="-2"/>
                <w:sz w:val="18"/>
              </w:rPr>
              <w:t>0.002</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0.251</w:t>
            </w:r>
          </w:p>
        </w:tc>
        <w:tc>
          <w:tcPr>
            <w:tcW w:w="900" w:type="dxa"/>
          </w:tcPr>
          <w:p>
            <w:pPr>
              <w:pStyle w:val="11"/>
              <w:ind w:left="27" w:right="1"/>
              <w:rPr>
                <w:sz w:val="18"/>
              </w:rPr>
            </w:pPr>
            <w:r>
              <w:rPr>
                <w:spacing w:val="-2"/>
                <w:sz w:val="18"/>
              </w:rPr>
              <w:t>0.119</w:t>
            </w:r>
          </w:p>
        </w:tc>
        <w:tc>
          <w:tcPr>
            <w:tcW w:w="989" w:type="dxa"/>
          </w:tcPr>
          <w:p>
            <w:pPr>
              <w:pStyle w:val="11"/>
              <w:ind w:left="213"/>
              <w:jc w:val="left"/>
              <w:rPr>
                <w:sz w:val="18"/>
              </w:rPr>
            </w:pPr>
            <w:r>
              <w:rPr>
                <w:spacing w:val="-2"/>
                <w:sz w:val="18"/>
              </w:rPr>
              <w:t>0.241</w:t>
            </w:r>
          </w:p>
        </w:tc>
        <w:tc>
          <w:tcPr>
            <w:tcW w:w="1139" w:type="dxa"/>
          </w:tcPr>
          <w:p>
            <w:pPr>
              <w:pStyle w:val="11"/>
              <w:ind w:left="2" w:right="34"/>
              <w:rPr>
                <w:sz w:val="18"/>
              </w:rPr>
            </w:pPr>
            <w:r>
              <w:rPr>
                <w:spacing w:val="-2"/>
                <w:sz w:val="18"/>
              </w:rPr>
              <w:t>0.056</w:t>
            </w:r>
          </w:p>
        </w:tc>
        <w:tc>
          <w:tcPr>
            <w:tcW w:w="872" w:type="dxa"/>
          </w:tcPr>
          <w:p>
            <w:pPr>
              <w:pStyle w:val="11"/>
              <w:ind w:right="44"/>
              <w:jc w:val="right"/>
              <w:rPr>
                <w:sz w:val="18"/>
              </w:rPr>
            </w:pPr>
            <w:r>
              <w:rPr>
                <w:spacing w:val="-2"/>
                <w:sz w:val="18"/>
              </w:rPr>
              <w:t>0.515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0.283</w:t>
            </w:r>
          </w:p>
        </w:tc>
        <w:tc>
          <w:tcPr>
            <w:tcW w:w="900" w:type="dxa"/>
          </w:tcPr>
          <w:p>
            <w:pPr>
              <w:pStyle w:val="11"/>
              <w:ind w:left="27" w:right="1"/>
              <w:rPr>
                <w:sz w:val="18"/>
              </w:rPr>
            </w:pPr>
            <w:r>
              <w:rPr>
                <w:spacing w:val="-2"/>
                <w:sz w:val="18"/>
              </w:rPr>
              <w:t>0.123</w:t>
            </w:r>
          </w:p>
        </w:tc>
        <w:tc>
          <w:tcPr>
            <w:tcW w:w="989" w:type="dxa"/>
          </w:tcPr>
          <w:p>
            <w:pPr>
              <w:pStyle w:val="11"/>
              <w:ind w:left="213"/>
              <w:jc w:val="left"/>
              <w:rPr>
                <w:sz w:val="18"/>
              </w:rPr>
            </w:pPr>
            <w:r>
              <w:rPr>
                <w:spacing w:val="-2"/>
                <w:sz w:val="18"/>
              </w:rPr>
              <w:t>0.279</w:t>
            </w:r>
          </w:p>
        </w:tc>
        <w:tc>
          <w:tcPr>
            <w:tcW w:w="1139" w:type="dxa"/>
          </w:tcPr>
          <w:p>
            <w:pPr>
              <w:pStyle w:val="11"/>
              <w:ind w:left="2" w:right="34"/>
              <w:rPr>
                <w:sz w:val="18"/>
              </w:rPr>
            </w:pPr>
            <w:r>
              <w:rPr>
                <w:spacing w:val="-2"/>
                <w:sz w:val="18"/>
              </w:rPr>
              <w:t>0.057</w:t>
            </w:r>
          </w:p>
        </w:tc>
        <w:tc>
          <w:tcPr>
            <w:tcW w:w="872" w:type="dxa"/>
          </w:tcPr>
          <w:p>
            <w:pPr>
              <w:pStyle w:val="11"/>
              <w:ind w:right="44"/>
              <w:jc w:val="right"/>
              <w:rPr>
                <w:sz w:val="18"/>
              </w:rPr>
            </w:pPr>
            <w:r>
              <w:rPr>
                <w:spacing w:val="-2"/>
                <w:sz w:val="18"/>
              </w:rPr>
              <w:t>0.541</w:t>
            </w:r>
          </w:p>
        </w:tc>
      </w:tr>
      <w:tr>
        <w:tblPrEx>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0.465</w:t>
            </w:r>
          </w:p>
        </w:tc>
        <w:tc>
          <w:tcPr>
            <w:tcW w:w="900" w:type="dxa"/>
          </w:tcPr>
          <w:p>
            <w:pPr>
              <w:pStyle w:val="11"/>
              <w:ind w:left="27" w:right="1"/>
              <w:rPr>
                <w:sz w:val="18"/>
              </w:rPr>
            </w:pPr>
            <w:r>
              <w:rPr>
                <w:spacing w:val="-2"/>
                <w:sz w:val="18"/>
              </w:rPr>
              <w:t>0.181</w:t>
            </w:r>
          </w:p>
        </w:tc>
        <w:tc>
          <w:tcPr>
            <w:tcW w:w="989" w:type="dxa"/>
          </w:tcPr>
          <w:p>
            <w:pPr>
              <w:pStyle w:val="11"/>
              <w:ind w:left="213"/>
              <w:jc w:val="left"/>
              <w:rPr>
                <w:sz w:val="18"/>
              </w:rPr>
            </w:pPr>
            <w:r>
              <w:rPr>
                <w:spacing w:val="-2"/>
                <w:sz w:val="18"/>
              </w:rPr>
              <w:t>0.457</w:t>
            </w:r>
          </w:p>
        </w:tc>
        <w:tc>
          <w:tcPr>
            <w:tcW w:w="1139" w:type="dxa"/>
          </w:tcPr>
          <w:p>
            <w:pPr>
              <w:pStyle w:val="11"/>
              <w:ind w:left="2" w:right="34"/>
              <w:rPr>
                <w:sz w:val="18"/>
              </w:rPr>
            </w:pPr>
            <w:r>
              <w:rPr>
                <w:spacing w:val="-2"/>
                <w:sz w:val="18"/>
              </w:rPr>
              <w:t>0.137</w:t>
            </w:r>
          </w:p>
        </w:tc>
        <w:tc>
          <w:tcPr>
            <w:tcW w:w="872" w:type="dxa"/>
          </w:tcPr>
          <w:p>
            <w:pPr>
              <w:pStyle w:val="11"/>
              <w:ind w:right="44"/>
              <w:jc w:val="right"/>
              <w:rPr>
                <w:sz w:val="18"/>
              </w:rPr>
            </w:pPr>
            <w:r>
              <w:rPr>
                <w:spacing w:val="-2"/>
                <w:sz w:val="18"/>
              </w:rPr>
              <w:t>0.839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0.808</w:t>
            </w:r>
          </w:p>
        </w:tc>
        <w:tc>
          <w:tcPr>
            <w:tcW w:w="900" w:type="dxa"/>
          </w:tcPr>
          <w:p>
            <w:pPr>
              <w:pStyle w:val="11"/>
              <w:ind w:left="27" w:right="1"/>
              <w:rPr>
                <w:sz w:val="18"/>
              </w:rPr>
            </w:pPr>
            <w:r>
              <w:rPr>
                <w:spacing w:val="-2"/>
                <w:sz w:val="18"/>
              </w:rPr>
              <w:t>0.098</w:t>
            </w:r>
          </w:p>
        </w:tc>
        <w:tc>
          <w:tcPr>
            <w:tcW w:w="989" w:type="dxa"/>
          </w:tcPr>
          <w:p>
            <w:pPr>
              <w:pStyle w:val="11"/>
              <w:ind w:left="213"/>
              <w:jc w:val="left"/>
              <w:rPr>
                <w:sz w:val="18"/>
              </w:rPr>
            </w:pPr>
            <w:r>
              <w:rPr>
                <w:spacing w:val="-2"/>
                <w:sz w:val="18"/>
              </w:rPr>
              <w:t>0.824</w:t>
            </w:r>
          </w:p>
        </w:tc>
        <w:tc>
          <w:tcPr>
            <w:tcW w:w="1139" w:type="dxa"/>
          </w:tcPr>
          <w:p>
            <w:pPr>
              <w:pStyle w:val="11"/>
              <w:ind w:left="2" w:right="34"/>
              <w:rPr>
                <w:sz w:val="18"/>
              </w:rPr>
            </w:pPr>
            <w:r>
              <w:rPr>
                <w:spacing w:val="-2"/>
                <w:sz w:val="18"/>
              </w:rPr>
              <w:t>0.564</w:t>
            </w:r>
          </w:p>
        </w:tc>
        <w:tc>
          <w:tcPr>
            <w:tcW w:w="872" w:type="dxa"/>
          </w:tcPr>
          <w:p>
            <w:pPr>
              <w:pStyle w:val="11"/>
              <w:ind w:right="44"/>
              <w:jc w:val="right"/>
              <w:rPr>
                <w:sz w:val="18"/>
              </w:rPr>
            </w:pPr>
            <w:r>
              <w:rPr>
                <w:spacing w:val="-2"/>
                <w:sz w:val="18"/>
              </w:rPr>
              <w:t>0.947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0.158</w:t>
            </w:r>
          </w:p>
        </w:tc>
        <w:tc>
          <w:tcPr>
            <w:tcW w:w="900" w:type="dxa"/>
          </w:tcPr>
          <w:p>
            <w:pPr>
              <w:pStyle w:val="11"/>
              <w:ind w:left="27" w:right="1"/>
              <w:rPr>
                <w:sz w:val="18"/>
              </w:rPr>
            </w:pPr>
            <w:r>
              <w:rPr>
                <w:spacing w:val="-2"/>
                <w:sz w:val="18"/>
              </w:rPr>
              <w:t>0.084</w:t>
            </w:r>
          </w:p>
        </w:tc>
        <w:tc>
          <w:tcPr>
            <w:tcW w:w="989" w:type="dxa"/>
          </w:tcPr>
          <w:p>
            <w:pPr>
              <w:pStyle w:val="11"/>
              <w:ind w:left="213"/>
              <w:jc w:val="left"/>
              <w:rPr>
                <w:sz w:val="18"/>
              </w:rPr>
            </w:pPr>
            <w:r>
              <w:rPr>
                <w:spacing w:val="-2"/>
                <w:sz w:val="18"/>
              </w:rPr>
              <w:t>0.144</w:t>
            </w:r>
          </w:p>
        </w:tc>
        <w:tc>
          <w:tcPr>
            <w:tcW w:w="1139" w:type="dxa"/>
          </w:tcPr>
          <w:p>
            <w:pPr>
              <w:pStyle w:val="11"/>
              <w:ind w:left="2" w:right="34"/>
              <w:rPr>
                <w:sz w:val="18"/>
              </w:rPr>
            </w:pPr>
            <w:r>
              <w:rPr>
                <w:spacing w:val="-2"/>
                <w:sz w:val="18"/>
              </w:rPr>
              <w:t>0.035</w:t>
            </w:r>
          </w:p>
        </w:tc>
        <w:tc>
          <w:tcPr>
            <w:tcW w:w="872" w:type="dxa"/>
          </w:tcPr>
          <w:p>
            <w:pPr>
              <w:pStyle w:val="11"/>
              <w:ind w:right="44"/>
              <w:jc w:val="right"/>
              <w:rPr>
                <w:sz w:val="18"/>
              </w:rPr>
            </w:pPr>
            <w:r>
              <w:rPr>
                <w:spacing w:val="-2"/>
                <w:sz w:val="18"/>
              </w:rPr>
              <w:t>0.358</w:t>
            </w:r>
          </w:p>
        </w:tc>
      </w:tr>
      <w:tr>
        <w:tblPrEx>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0.035</w:t>
            </w:r>
          </w:p>
        </w:tc>
        <w:tc>
          <w:tcPr>
            <w:tcW w:w="900" w:type="dxa"/>
          </w:tcPr>
          <w:p>
            <w:pPr>
              <w:pStyle w:val="11"/>
              <w:ind w:left="27" w:right="1"/>
              <w:rPr>
                <w:sz w:val="18"/>
              </w:rPr>
            </w:pPr>
            <w:r>
              <w:rPr>
                <w:spacing w:val="-2"/>
                <w:sz w:val="18"/>
              </w:rPr>
              <w:t>0.042</w:t>
            </w:r>
          </w:p>
        </w:tc>
        <w:tc>
          <w:tcPr>
            <w:tcW w:w="989" w:type="dxa"/>
          </w:tcPr>
          <w:p>
            <w:pPr>
              <w:pStyle w:val="11"/>
              <w:ind w:left="213"/>
              <w:jc w:val="left"/>
              <w:rPr>
                <w:sz w:val="18"/>
              </w:rPr>
            </w:pPr>
            <w:r>
              <w:rPr>
                <w:spacing w:val="-2"/>
                <w:sz w:val="18"/>
              </w:rPr>
              <w:t>0.022</w:t>
            </w:r>
          </w:p>
        </w:tc>
        <w:tc>
          <w:tcPr>
            <w:tcW w:w="1139" w:type="dxa"/>
          </w:tcPr>
          <w:p>
            <w:pPr>
              <w:pStyle w:val="11"/>
              <w:ind w:left="2" w:right="34"/>
              <w:rPr>
                <w:sz w:val="18"/>
              </w:rPr>
            </w:pPr>
            <w:r>
              <w:rPr>
                <w:spacing w:val="-2"/>
                <w:sz w:val="18"/>
              </w:rPr>
              <w:t>0.002</w:t>
            </w:r>
          </w:p>
        </w:tc>
        <w:tc>
          <w:tcPr>
            <w:tcW w:w="872" w:type="dxa"/>
          </w:tcPr>
          <w:p>
            <w:pPr>
              <w:pStyle w:val="11"/>
              <w:ind w:right="44"/>
              <w:jc w:val="right"/>
              <w:rPr>
                <w:sz w:val="18"/>
              </w:rPr>
            </w:pPr>
            <w:r>
              <w:rPr>
                <w:spacing w:val="-2"/>
                <w:sz w:val="18"/>
              </w:rPr>
              <w:t>0.153</w:t>
            </w:r>
          </w:p>
        </w:tc>
      </w:tr>
      <w:tr>
        <w:tblPrEx>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0.881</w:t>
            </w:r>
          </w:p>
        </w:tc>
        <w:tc>
          <w:tcPr>
            <w:tcW w:w="900" w:type="dxa"/>
          </w:tcPr>
          <w:p>
            <w:pPr>
              <w:pStyle w:val="11"/>
              <w:ind w:left="27" w:right="1"/>
              <w:rPr>
                <w:sz w:val="18"/>
              </w:rPr>
            </w:pPr>
            <w:r>
              <w:rPr>
                <w:spacing w:val="-2"/>
                <w:sz w:val="18"/>
              </w:rPr>
              <w:t>0.073</w:t>
            </w:r>
          </w:p>
        </w:tc>
        <w:tc>
          <w:tcPr>
            <w:tcW w:w="989" w:type="dxa"/>
          </w:tcPr>
          <w:p>
            <w:pPr>
              <w:pStyle w:val="11"/>
              <w:ind w:left="213"/>
              <w:jc w:val="left"/>
              <w:rPr>
                <w:sz w:val="18"/>
              </w:rPr>
            </w:pPr>
            <w:r>
              <w:rPr>
                <w:spacing w:val="-2"/>
                <w:sz w:val="18"/>
              </w:rPr>
              <w:t>0.899</w:t>
            </w:r>
          </w:p>
        </w:tc>
        <w:tc>
          <w:tcPr>
            <w:tcW w:w="1139" w:type="dxa"/>
          </w:tcPr>
          <w:p>
            <w:pPr>
              <w:pStyle w:val="11"/>
              <w:ind w:left="2" w:right="34"/>
              <w:rPr>
                <w:sz w:val="18"/>
              </w:rPr>
            </w:pPr>
            <w:r>
              <w:rPr>
                <w:spacing w:val="-2"/>
                <w:sz w:val="18"/>
              </w:rPr>
              <w:t>0.695</w:t>
            </w:r>
          </w:p>
        </w:tc>
        <w:tc>
          <w:tcPr>
            <w:tcW w:w="872" w:type="dxa"/>
          </w:tcPr>
          <w:p>
            <w:pPr>
              <w:pStyle w:val="11"/>
              <w:ind w:right="44"/>
              <w:jc w:val="right"/>
              <w:rPr>
                <w:sz w:val="18"/>
              </w:rPr>
            </w:pPr>
            <w:r>
              <w:rPr>
                <w:spacing w:val="-2"/>
                <w:sz w:val="18"/>
              </w:rPr>
              <w:t>0.975</w:t>
            </w:r>
          </w:p>
        </w:tc>
      </w:tr>
      <w:tr>
        <w:tblPrEx>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0.102</w:t>
            </w:r>
          </w:p>
        </w:tc>
        <w:tc>
          <w:tcPr>
            <w:tcW w:w="900" w:type="dxa"/>
          </w:tcPr>
          <w:p>
            <w:pPr>
              <w:pStyle w:val="11"/>
              <w:ind w:left="27" w:right="1"/>
              <w:rPr>
                <w:sz w:val="18"/>
              </w:rPr>
            </w:pPr>
            <w:r>
              <w:rPr>
                <w:spacing w:val="-2"/>
                <w:sz w:val="18"/>
              </w:rPr>
              <w:t>0.065</w:t>
            </w:r>
          </w:p>
        </w:tc>
        <w:tc>
          <w:tcPr>
            <w:tcW w:w="989" w:type="dxa"/>
          </w:tcPr>
          <w:p>
            <w:pPr>
              <w:pStyle w:val="11"/>
              <w:ind w:left="213"/>
              <w:jc w:val="left"/>
              <w:rPr>
                <w:sz w:val="18"/>
              </w:rPr>
            </w:pPr>
            <w:r>
              <w:rPr>
                <w:spacing w:val="-2"/>
                <w:sz w:val="18"/>
              </w:rPr>
              <w:t>0.088</w:t>
            </w:r>
          </w:p>
        </w:tc>
        <w:tc>
          <w:tcPr>
            <w:tcW w:w="1139" w:type="dxa"/>
          </w:tcPr>
          <w:p>
            <w:pPr>
              <w:pStyle w:val="11"/>
              <w:ind w:left="2" w:right="34"/>
              <w:rPr>
                <w:sz w:val="18"/>
              </w:rPr>
            </w:pPr>
            <w:r>
              <w:rPr>
                <w:spacing w:val="-2"/>
                <w:sz w:val="18"/>
              </w:rPr>
              <w:t>0.018</w:t>
            </w:r>
          </w:p>
        </w:tc>
        <w:tc>
          <w:tcPr>
            <w:tcW w:w="872" w:type="dxa"/>
          </w:tcPr>
          <w:p>
            <w:pPr>
              <w:pStyle w:val="11"/>
              <w:ind w:right="44"/>
              <w:jc w:val="right"/>
              <w:rPr>
                <w:sz w:val="18"/>
              </w:rPr>
            </w:pPr>
            <w:r>
              <w:rPr>
                <w:spacing w:val="-2"/>
                <w:sz w:val="18"/>
              </w:rPr>
              <w:t>0.257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0.017</w:t>
            </w:r>
          </w:p>
        </w:tc>
        <w:tc>
          <w:tcPr>
            <w:tcW w:w="900" w:type="dxa"/>
          </w:tcPr>
          <w:p>
            <w:pPr>
              <w:pStyle w:val="11"/>
              <w:ind w:left="27" w:right="1"/>
              <w:rPr>
                <w:sz w:val="18"/>
              </w:rPr>
            </w:pPr>
            <w:r>
              <w:rPr>
                <w:spacing w:val="-2"/>
                <w:sz w:val="18"/>
              </w:rPr>
              <w:t>0.028</w:t>
            </w:r>
          </w:p>
        </w:tc>
        <w:tc>
          <w:tcPr>
            <w:tcW w:w="989" w:type="dxa"/>
          </w:tcPr>
          <w:p>
            <w:pPr>
              <w:pStyle w:val="11"/>
              <w:ind w:left="213"/>
              <w:jc w:val="left"/>
              <w:rPr>
                <w:sz w:val="18"/>
              </w:rPr>
            </w:pPr>
            <w:r>
              <w:rPr>
                <w:spacing w:val="-2"/>
                <w:sz w:val="18"/>
              </w:rPr>
              <w:t>0.008</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MO1</w:t>
            </w:r>
          </w:p>
        </w:tc>
        <w:tc>
          <w:tcPr>
            <w:tcW w:w="1103" w:type="dxa"/>
          </w:tcPr>
          <w:p>
            <w:pPr>
              <w:pStyle w:val="11"/>
              <w:spacing w:before="54"/>
              <w:ind w:left="28"/>
              <w:rPr>
                <w:sz w:val="18"/>
              </w:rPr>
            </w:pPr>
            <w:r>
              <w:rPr>
                <w:spacing w:val="-2"/>
                <w:sz w:val="18"/>
              </w:rPr>
              <w:t>Tillering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0.167</w:t>
            </w:r>
          </w:p>
        </w:tc>
        <w:tc>
          <w:tcPr>
            <w:tcW w:w="900" w:type="dxa"/>
          </w:tcPr>
          <w:p>
            <w:pPr>
              <w:pStyle w:val="11"/>
              <w:spacing w:before="54"/>
              <w:ind w:left="27" w:right="1"/>
              <w:rPr>
                <w:sz w:val="18"/>
              </w:rPr>
            </w:pPr>
            <w:r>
              <w:rPr>
                <w:spacing w:val="-2"/>
                <w:sz w:val="18"/>
              </w:rPr>
              <w:t>0.194</w:t>
            </w:r>
          </w:p>
        </w:tc>
        <w:tc>
          <w:tcPr>
            <w:tcW w:w="989" w:type="dxa"/>
          </w:tcPr>
          <w:p>
            <w:pPr>
              <w:pStyle w:val="11"/>
              <w:spacing w:before="54"/>
              <w:ind w:left="213"/>
              <w:jc w:val="left"/>
              <w:rPr>
                <w:sz w:val="18"/>
              </w:rPr>
            </w:pPr>
            <w:r>
              <w:rPr>
                <w:spacing w:val="-2"/>
                <w:sz w:val="18"/>
              </w:rPr>
              <w:t>0.072</w:t>
            </w:r>
          </w:p>
        </w:tc>
        <w:tc>
          <w:tcPr>
            <w:tcW w:w="1139" w:type="dxa"/>
          </w:tcPr>
          <w:p>
            <w:pPr>
              <w:pStyle w:val="11"/>
              <w:spacing w:before="54"/>
              <w:ind w:left="2" w:right="34"/>
              <w:rPr>
                <w:sz w:val="18"/>
              </w:rPr>
            </w:pPr>
            <w:r>
              <w:rPr>
                <w:spacing w:val="-2"/>
                <w:sz w:val="18"/>
              </w:rPr>
              <w:t>0.004</w:t>
            </w:r>
          </w:p>
        </w:tc>
        <w:tc>
          <w:tcPr>
            <w:tcW w:w="872" w:type="dxa"/>
          </w:tcPr>
          <w:p>
            <w:pPr>
              <w:pStyle w:val="11"/>
              <w:spacing w:before="54"/>
              <w:ind w:right="44"/>
              <w:jc w:val="right"/>
              <w:rPr>
                <w:sz w:val="18"/>
              </w:rPr>
            </w:pPr>
            <w:r>
              <w:rPr>
                <w:spacing w:val="-2"/>
                <w:sz w:val="18"/>
              </w:rPr>
              <w:t>0.655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0.181</w:t>
            </w:r>
          </w:p>
        </w:tc>
        <w:tc>
          <w:tcPr>
            <w:tcW w:w="900" w:type="dxa"/>
          </w:tcPr>
          <w:p>
            <w:pPr>
              <w:pStyle w:val="11"/>
              <w:ind w:left="27" w:right="1"/>
              <w:rPr>
                <w:sz w:val="18"/>
              </w:rPr>
            </w:pPr>
            <w:r>
              <w:rPr>
                <w:spacing w:val="-2"/>
                <w:sz w:val="18"/>
              </w:rPr>
              <w:t>0.185</w:t>
            </w:r>
          </w:p>
        </w:tc>
        <w:tc>
          <w:tcPr>
            <w:tcW w:w="989" w:type="dxa"/>
          </w:tcPr>
          <w:p>
            <w:pPr>
              <w:pStyle w:val="11"/>
              <w:ind w:left="213"/>
              <w:jc w:val="left"/>
              <w:rPr>
                <w:sz w:val="18"/>
              </w:rPr>
            </w:pPr>
            <w:r>
              <w:rPr>
                <w:spacing w:val="-2"/>
                <w:sz w:val="18"/>
              </w:rPr>
              <w:t>0.109</w:t>
            </w:r>
          </w:p>
        </w:tc>
        <w:tc>
          <w:tcPr>
            <w:tcW w:w="1139" w:type="dxa"/>
          </w:tcPr>
          <w:p>
            <w:pPr>
              <w:pStyle w:val="11"/>
              <w:ind w:left="2" w:right="34"/>
              <w:rPr>
                <w:sz w:val="18"/>
              </w:rPr>
            </w:pPr>
            <w:r>
              <w:rPr>
                <w:spacing w:val="-2"/>
                <w:sz w:val="18"/>
              </w:rPr>
              <w:t>0.006</w:t>
            </w:r>
          </w:p>
        </w:tc>
        <w:tc>
          <w:tcPr>
            <w:tcW w:w="872" w:type="dxa"/>
          </w:tcPr>
          <w:p>
            <w:pPr>
              <w:pStyle w:val="11"/>
              <w:ind w:right="44"/>
              <w:jc w:val="right"/>
              <w:rPr>
                <w:sz w:val="18"/>
              </w:rPr>
            </w:pPr>
            <w:r>
              <w:rPr>
                <w:spacing w:val="-2"/>
                <w:sz w:val="18"/>
              </w:rPr>
              <w:t>0.658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0.652</w:t>
            </w:r>
          </w:p>
        </w:tc>
        <w:tc>
          <w:tcPr>
            <w:tcW w:w="900" w:type="dxa"/>
          </w:tcPr>
          <w:p>
            <w:pPr>
              <w:pStyle w:val="11"/>
              <w:ind w:left="27" w:right="1"/>
              <w:rPr>
                <w:sz w:val="18"/>
              </w:rPr>
            </w:pPr>
            <w:r>
              <w:rPr>
                <w:spacing w:val="-2"/>
                <w:sz w:val="18"/>
              </w:rPr>
              <w:t>0.306</w:t>
            </w:r>
          </w:p>
        </w:tc>
        <w:tc>
          <w:tcPr>
            <w:tcW w:w="989" w:type="dxa"/>
          </w:tcPr>
          <w:p>
            <w:pPr>
              <w:pStyle w:val="11"/>
              <w:ind w:left="213"/>
              <w:jc w:val="left"/>
              <w:rPr>
                <w:sz w:val="18"/>
              </w:rPr>
            </w:pPr>
            <w:r>
              <w:rPr>
                <w:spacing w:val="-2"/>
                <w:sz w:val="18"/>
              </w:rPr>
              <w:t>0.754</w:t>
            </w:r>
          </w:p>
        </w:tc>
        <w:tc>
          <w:tcPr>
            <w:tcW w:w="1139" w:type="dxa"/>
          </w:tcPr>
          <w:p>
            <w:pPr>
              <w:pStyle w:val="11"/>
              <w:ind w:left="2" w:right="34"/>
              <w:rPr>
                <w:sz w:val="18"/>
              </w:rPr>
            </w:pPr>
            <w:r>
              <w:rPr>
                <w:spacing w:val="-2"/>
                <w:sz w:val="18"/>
              </w:rPr>
              <w:t>0.086</w:t>
            </w:r>
          </w:p>
        </w:tc>
        <w:tc>
          <w:tcPr>
            <w:tcW w:w="872" w:type="dxa"/>
          </w:tcPr>
          <w:p>
            <w:pPr>
              <w:pStyle w:val="11"/>
              <w:ind w:right="44"/>
              <w:jc w:val="right"/>
              <w:rPr>
                <w:sz w:val="18"/>
              </w:rPr>
            </w:pPr>
            <w:r>
              <w:rPr>
                <w:spacing w:val="-2"/>
                <w:sz w:val="18"/>
              </w:rPr>
              <w:t>0.987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0.607</w:t>
            </w:r>
          </w:p>
        </w:tc>
        <w:tc>
          <w:tcPr>
            <w:tcW w:w="900" w:type="dxa"/>
          </w:tcPr>
          <w:p>
            <w:pPr>
              <w:pStyle w:val="11"/>
              <w:ind w:left="27" w:right="3"/>
              <w:rPr>
                <w:sz w:val="18"/>
              </w:rPr>
            </w:pPr>
            <w:r>
              <w:rPr>
                <w:spacing w:val="-4"/>
                <w:sz w:val="18"/>
              </w:rPr>
              <w:t>0.26</w:t>
            </w:r>
          </w:p>
        </w:tc>
        <w:tc>
          <w:tcPr>
            <w:tcW w:w="989" w:type="dxa"/>
          </w:tcPr>
          <w:p>
            <w:pPr>
              <w:pStyle w:val="11"/>
              <w:ind w:left="263"/>
              <w:jc w:val="left"/>
              <w:rPr>
                <w:sz w:val="18"/>
              </w:rPr>
            </w:pPr>
            <w:r>
              <w:rPr>
                <w:spacing w:val="-4"/>
                <w:sz w:val="18"/>
              </w:rPr>
              <w:t>0.61</w:t>
            </w:r>
          </w:p>
        </w:tc>
        <w:tc>
          <w:tcPr>
            <w:tcW w:w="1139" w:type="dxa"/>
          </w:tcPr>
          <w:p>
            <w:pPr>
              <w:pStyle w:val="11"/>
              <w:ind w:left="2" w:right="34"/>
              <w:rPr>
                <w:sz w:val="18"/>
              </w:rPr>
            </w:pPr>
            <w:r>
              <w:rPr>
                <w:spacing w:val="-2"/>
                <w:sz w:val="18"/>
              </w:rPr>
              <w:t>0.188</w:t>
            </w:r>
          </w:p>
        </w:tc>
        <w:tc>
          <w:tcPr>
            <w:tcW w:w="872" w:type="dxa"/>
          </w:tcPr>
          <w:p>
            <w:pPr>
              <w:pStyle w:val="11"/>
              <w:ind w:right="44"/>
              <w:jc w:val="right"/>
              <w:rPr>
                <w:sz w:val="18"/>
              </w:rPr>
            </w:pPr>
            <w:r>
              <w:rPr>
                <w:spacing w:val="-2"/>
                <w:sz w:val="18"/>
              </w:rPr>
              <w:t>0.974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0.166</w:t>
            </w:r>
          </w:p>
        </w:tc>
        <w:tc>
          <w:tcPr>
            <w:tcW w:w="900" w:type="dxa"/>
          </w:tcPr>
          <w:p>
            <w:pPr>
              <w:pStyle w:val="11"/>
              <w:ind w:left="27" w:right="1"/>
              <w:rPr>
                <w:sz w:val="18"/>
              </w:rPr>
            </w:pPr>
            <w:r>
              <w:rPr>
                <w:spacing w:val="-2"/>
                <w:sz w:val="18"/>
              </w:rPr>
              <w:t>0.126</w:t>
            </w:r>
          </w:p>
        </w:tc>
        <w:tc>
          <w:tcPr>
            <w:tcW w:w="989" w:type="dxa"/>
          </w:tcPr>
          <w:p>
            <w:pPr>
              <w:pStyle w:val="11"/>
              <w:ind w:left="213"/>
              <w:jc w:val="left"/>
              <w:rPr>
                <w:sz w:val="18"/>
              </w:rPr>
            </w:pPr>
            <w:r>
              <w:rPr>
                <w:spacing w:val="-2"/>
                <w:sz w:val="18"/>
              </w:rPr>
              <w:t>0.138</w:t>
            </w:r>
          </w:p>
        </w:tc>
        <w:tc>
          <w:tcPr>
            <w:tcW w:w="1139" w:type="dxa"/>
          </w:tcPr>
          <w:p>
            <w:pPr>
              <w:pStyle w:val="11"/>
              <w:ind w:left="2" w:right="34"/>
              <w:rPr>
                <w:sz w:val="18"/>
              </w:rPr>
            </w:pPr>
            <w:r>
              <w:rPr>
                <w:spacing w:val="-2"/>
                <w:sz w:val="18"/>
              </w:rPr>
              <w:t>0.016</w:t>
            </w:r>
          </w:p>
        </w:tc>
        <w:tc>
          <w:tcPr>
            <w:tcW w:w="872" w:type="dxa"/>
          </w:tcPr>
          <w:p>
            <w:pPr>
              <w:pStyle w:val="11"/>
              <w:ind w:right="44"/>
              <w:jc w:val="right"/>
              <w:rPr>
                <w:sz w:val="18"/>
              </w:rPr>
            </w:pPr>
            <w:r>
              <w:rPr>
                <w:spacing w:val="-2"/>
                <w:sz w:val="18"/>
              </w:rPr>
              <w:t>0.501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0.227</w:t>
            </w:r>
          </w:p>
        </w:tc>
        <w:tc>
          <w:tcPr>
            <w:tcW w:w="900" w:type="dxa"/>
          </w:tcPr>
          <w:p>
            <w:pPr>
              <w:pStyle w:val="11"/>
              <w:ind w:left="27" w:right="1"/>
              <w:rPr>
                <w:sz w:val="18"/>
              </w:rPr>
            </w:pPr>
            <w:r>
              <w:rPr>
                <w:spacing w:val="-2"/>
                <w:sz w:val="18"/>
              </w:rPr>
              <w:t>0.246</w:t>
            </w:r>
          </w:p>
        </w:tc>
        <w:tc>
          <w:tcPr>
            <w:tcW w:w="989" w:type="dxa"/>
          </w:tcPr>
          <w:p>
            <w:pPr>
              <w:pStyle w:val="11"/>
              <w:ind w:left="213"/>
              <w:jc w:val="left"/>
              <w:rPr>
                <w:sz w:val="18"/>
              </w:rPr>
            </w:pPr>
            <w:r>
              <w:rPr>
                <w:spacing w:val="-2"/>
                <w:sz w:val="18"/>
              </w:rPr>
              <w:t>0.074</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0.709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0.746</w:t>
            </w:r>
          </w:p>
        </w:tc>
        <w:tc>
          <w:tcPr>
            <w:tcW w:w="900" w:type="dxa"/>
          </w:tcPr>
          <w:p>
            <w:pPr>
              <w:pStyle w:val="11"/>
              <w:ind w:left="27"/>
              <w:rPr>
                <w:sz w:val="18"/>
              </w:rPr>
            </w:pPr>
            <w:r>
              <w:rPr>
                <w:spacing w:val="-5"/>
                <w:sz w:val="18"/>
              </w:rPr>
              <w:t>0.2</w:t>
            </w:r>
          </w:p>
        </w:tc>
        <w:tc>
          <w:tcPr>
            <w:tcW w:w="989" w:type="dxa"/>
          </w:tcPr>
          <w:p>
            <w:pPr>
              <w:pStyle w:val="11"/>
              <w:ind w:left="213"/>
              <w:jc w:val="left"/>
              <w:rPr>
                <w:sz w:val="18"/>
              </w:rPr>
            </w:pPr>
            <w:r>
              <w:rPr>
                <w:spacing w:val="-2"/>
                <w:sz w:val="18"/>
              </w:rPr>
              <w:t>0.787</w:t>
            </w:r>
          </w:p>
        </w:tc>
        <w:tc>
          <w:tcPr>
            <w:tcW w:w="1139" w:type="dxa"/>
          </w:tcPr>
          <w:p>
            <w:pPr>
              <w:pStyle w:val="11"/>
              <w:ind w:left="2" w:right="34"/>
              <w:rPr>
                <w:sz w:val="18"/>
              </w:rPr>
            </w:pPr>
            <w:r>
              <w:rPr>
                <w:spacing w:val="-2"/>
                <w:sz w:val="18"/>
              </w:rPr>
              <w:t>0.272</w:t>
            </w:r>
          </w:p>
        </w:tc>
        <w:tc>
          <w:tcPr>
            <w:tcW w:w="872" w:type="dxa"/>
          </w:tcPr>
          <w:p>
            <w:pPr>
              <w:pStyle w:val="11"/>
              <w:ind w:right="44"/>
              <w:jc w:val="right"/>
              <w:rPr>
                <w:sz w:val="18"/>
              </w:rPr>
            </w:pPr>
            <w:r>
              <w:rPr>
                <w:spacing w:val="-2"/>
                <w:sz w:val="18"/>
              </w:rPr>
              <w:t>0.985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0.129</w:t>
            </w:r>
          </w:p>
        </w:tc>
        <w:tc>
          <w:tcPr>
            <w:tcW w:w="900" w:type="dxa"/>
          </w:tcPr>
          <w:p>
            <w:pPr>
              <w:pStyle w:val="11"/>
              <w:ind w:left="27" w:right="1"/>
              <w:rPr>
                <w:sz w:val="18"/>
              </w:rPr>
            </w:pPr>
            <w:r>
              <w:rPr>
                <w:spacing w:val="-2"/>
                <w:sz w:val="18"/>
              </w:rPr>
              <w:t>0.106</w:t>
            </w:r>
          </w:p>
        </w:tc>
        <w:tc>
          <w:tcPr>
            <w:tcW w:w="989" w:type="dxa"/>
          </w:tcPr>
          <w:p>
            <w:pPr>
              <w:pStyle w:val="11"/>
              <w:ind w:left="213"/>
              <w:jc w:val="left"/>
              <w:rPr>
                <w:sz w:val="18"/>
              </w:rPr>
            </w:pPr>
            <w:r>
              <w:rPr>
                <w:spacing w:val="-2"/>
                <w:sz w:val="18"/>
              </w:rPr>
              <w:t>0.103</w:t>
            </w:r>
          </w:p>
        </w:tc>
        <w:tc>
          <w:tcPr>
            <w:tcW w:w="1139" w:type="dxa"/>
          </w:tcPr>
          <w:p>
            <w:pPr>
              <w:pStyle w:val="11"/>
              <w:ind w:left="2" w:right="34"/>
              <w:rPr>
                <w:sz w:val="18"/>
              </w:rPr>
            </w:pPr>
            <w:r>
              <w:rPr>
                <w:spacing w:val="-2"/>
                <w:sz w:val="18"/>
              </w:rPr>
              <w:t>0.009</w:t>
            </w:r>
          </w:p>
        </w:tc>
        <w:tc>
          <w:tcPr>
            <w:tcW w:w="872" w:type="dxa"/>
          </w:tcPr>
          <w:p>
            <w:pPr>
              <w:pStyle w:val="11"/>
              <w:ind w:right="44"/>
              <w:jc w:val="right"/>
              <w:rPr>
                <w:sz w:val="18"/>
              </w:rPr>
            </w:pPr>
            <w:r>
              <w:rPr>
                <w:spacing w:val="-2"/>
                <w:sz w:val="18"/>
              </w:rPr>
              <w:t>0.388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0.125</w:t>
            </w:r>
          </w:p>
        </w:tc>
        <w:tc>
          <w:tcPr>
            <w:tcW w:w="900" w:type="dxa"/>
          </w:tcPr>
          <w:p>
            <w:pPr>
              <w:pStyle w:val="11"/>
              <w:ind w:left="27" w:right="1"/>
              <w:rPr>
                <w:sz w:val="18"/>
              </w:rPr>
            </w:pPr>
            <w:r>
              <w:rPr>
                <w:spacing w:val="-2"/>
                <w:sz w:val="18"/>
              </w:rPr>
              <w:t>0.175</w:t>
            </w:r>
          </w:p>
        </w:tc>
        <w:tc>
          <w:tcPr>
            <w:tcW w:w="989" w:type="dxa"/>
          </w:tcPr>
          <w:p>
            <w:pPr>
              <w:pStyle w:val="11"/>
              <w:ind w:left="213"/>
              <w:jc w:val="left"/>
              <w:rPr>
                <w:sz w:val="18"/>
              </w:rPr>
            </w:pPr>
            <w:r>
              <w:rPr>
                <w:spacing w:val="-2"/>
                <w:sz w:val="18"/>
              </w:rPr>
              <w:t>0.033</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0.612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0.147</w:t>
            </w:r>
          </w:p>
        </w:tc>
        <w:tc>
          <w:tcPr>
            <w:tcW w:w="900" w:type="dxa"/>
          </w:tcPr>
          <w:p>
            <w:pPr>
              <w:pStyle w:val="11"/>
              <w:ind w:left="27" w:right="1"/>
              <w:rPr>
                <w:sz w:val="18"/>
              </w:rPr>
            </w:pPr>
            <w:r>
              <w:rPr>
                <w:spacing w:val="-2"/>
                <w:sz w:val="18"/>
              </w:rPr>
              <w:t>0.078</w:t>
            </w:r>
          </w:p>
        </w:tc>
        <w:tc>
          <w:tcPr>
            <w:tcW w:w="989" w:type="dxa"/>
          </w:tcPr>
          <w:p>
            <w:pPr>
              <w:pStyle w:val="11"/>
              <w:ind w:left="213"/>
              <w:jc w:val="left"/>
              <w:rPr>
                <w:sz w:val="18"/>
              </w:rPr>
            </w:pPr>
            <w:r>
              <w:rPr>
                <w:spacing w:val="-2"/>
                <w:sz w:val="18"/>
              </w:rPr>
              <w:t>0.135</w:t>
            </w:r>
          </w:p>
        </w:tc>
        <w:tc>
          <w:tcPr>
            <w:tcW w:w="1139" w:type="dxa"/>
          </w:tcPr>
          <w:p>
            <w:pPr>
              <w:pStyle w:val="11"/>
              <w:ind w:right="34"/>
              <w:rPr>
                <w:sz w:val="18"/>
              </w:rPr>
            </w:pPr>
            <w:r>
              <w:rPr>
                <w:spacing w:val="-4"/>
                <w:sz w:val="18"/>
              </w:rPr>
              <w:t>0.03</w:t>
            </w:r>
          </w:p>
        </w:tc>
        <w:tc>
          <w:tcPr>
            <w:tcW w:w="872" w:type="dxa"/>
          </w:tcPr>
          <w:p>
            <w:pPr>
              <w:pStyle w:val="11"/>
              <w:ind w:right="96"/>
              <w:jc w:val="right"/>
              <w:rPr>
                <w:sz w:val="18"/>
              </w:rPr>
            </w:pPr>
            <w:r>
              <w:rPr>
                <w:spacing w:val="-4"/>
                <w:sz w:val="18"/>
              </w:rPr>
              <w:t>0.33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0.649</w:t>
            </w:r>
          </w:p>
        </w:tc>
        <w:tc>
          <w:tcPr>
            <w:tcW w:w="900" w:type="dxa"/>
          </w:tcPr>
          <w:p>
            <w:pPr>
              <w:pStyle w:val="11"/>
              <w:ind w:left="27" w:right="1"/>
              <w:rPr>
                <w:sz w:val="18"/>
              </w:rPr>
            </w:pPr>
            <w:r>
              <w:rPr>
                <w:spacing w:val="-2"/>
                <w:sz w:val="18"/>
              </w:rPr>
              <w:t>0.119</w:t>
            </w:r>
          </w:p>
        </w:tc>
        <w:tc>
          <w:tcPr>
            <w:tcW w:w="989" w:type="dxa"/>
          </w:tcPr>
          <w:p>
            <w:pPr>
              <w:pStyle w:val="11"/>
              <w:ind w:left="213"/>
              <w:jc w:val="left"/>
              <w:rPr>
                <w:sz w:val="18"/>
              </w:rPr>
            </w:pPr>
            <w:r>
              <w:rPr>
                <w:spacing w:val="-2"/>
                <w:sz w:val="18"/>
              </w:rPr>
              <w:t>0.649</w:t>
            </w:r>
          </w:p>
        </w:tc>
        <w:tc>
          <w:tcPr>
            <w:tcW w:w="1139" w:type="dxa"/>
          </w:tcPr>
          <w:p>
            <w:pPr>
              <w:pStyle w:val="11"/>
              <w:ind w:left="2" w:right="34"/>
              <w:rPr>
                <w:sz w:val="18"/>
              </w:rPr>
            </w:pPr>
            <w:r>
              <w:rPr>
                <w:spacing w:val="-2"/>
                <w:sz w:val="18"/>
              </w:rPr>
              <w:t>0.424</w:t>
            </w:r>
          </w:p>
        </w:tc>
        <w:tc>
          <w:tcPr>
            <w:tcW w:w="872" w:type="dxa"/>
          </w:tcPr>
          <w:p>
            <w:pPr>
              <w:pStyle w:val="11"/>
              <w:ind w:right="44"/>
              <w:jc w:val="right"/>
              <w:rPr>
                <w:sz w:val="18"/>
              </w:rPr>
            </w:pPr>
            <w:r>
              <w:rPr>
                <w:spacing w:val="-2"/>
                <w:sz w:val="18"/>
              </w:rPr>
              <w:t>0.877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2018</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MO2</w:t>
            </w:r>
          </w:p>
        </w:tc>
        <w:tc>
          <w:tcPr>
            <w:tcW w:w="1103" w:type="dxa"/>
          </w:tcPr>
          <w:p>
            <w:pPr>
              <w:pStyle w:val="11"/>
              <w:spacing w:before="54"/>
              <w:ind w:left="28"/>
              <w:rPr>
                <w:sz w:val="18"/>
              </w:rPr>
            </w:pPr>
            <w:r>
              <w:rPr>
                <w:spacing w:val="-2"/>
                <w:sz w:val="18"/>
              </w:rPr>
              <w:t>Tillering</w:t>
            </w:r>
          </w:p>
        </w:tc>
        <w:tc>
          <w:tcPr>
            <w:tcW w:w="1726" w:type="dxa"/>
          </w:tcPr>
          <w:p>
            <w:pPr>
              <w:pStyle w:val="11"/>
              <w:spacing w:before="54"/>
              <w:ind w:left="17" w:right="65"/>
              <w:rPr>
                <w:sz w:val="18"/>
              </w:rPr>
            </w:pPr>
            <w:r>
              <w:rPr>
                <w:spacing w:val="-2"/>
                <w:sz w:val="18"/>
              </w:rPr>
              <w:t>Detritivore</w:t>
            </w:r>
          </w:p>
        </w:tc>
        <w:tc>
          <w:tcPr>
            <w:tcW w:w="887" w:type="dxa"/>
          </w:tcPr>
          <w:p>
            <w:pPr>
              <w:pStyle w:val="11"/>
              <w:spacing w:before="54"/>
              <w:ind w:left="22" w:right="44"/>
              <w:rPr>
                <w:sz w:val="18"/>
              </w:rPr>
            </w:pPr>
            <w:r>
              <w:rPr>
                <w:spacing w:val="-2"/>
                <w:sz w:val="18"/>
              </w:rPr>
              <w:t>0.204</w:t>
            </w:r>
          </w:p>
        </w:tc>
        <w:tc>
          <w:tcPr>
            <w:tcW w:w="900" w:type="dxa"/>
          </w:tcPr>
          <w:p>
            <w:pPr>
              <w:pStyle w:val="11"/>
              <w:spacing w:before="54"/>
              <w:ind w:left="27" w:right="1"/>
              <w:rPr>
                <w:sz w:val="18"/>
              </w:rPr>
            </w:pPr>
            <w:r>
              <w:rPr>
                <w:spacing w:val="-2"/>
                <w:sz w:val="18"/>
              </w:rPr>
              <w:t>0.115</w:t>
            </w:r>
          </w:p>
        </w:tc>
        <w:tc>
          <w:tcPr>
            <w:tcW w:w="989" w:type="dxa"/>
          </w:tcPr>
          <w:p>
            <w:pPr>
              <w:pStyle w:val="11"/>
              <w:spacing w:before="54"/>
              <w:ind w:left="263"/>
              <w:jc w:val="left"/>
              <w:rPr>
                <w:sz w:val="18"/>
              </w:rPr>
            </w:pPr>
            <w:r>
              <w:rPr>
                <w:spacing w:val="-4"/>
                <w:sz w:val="18"/>
              </w:rPr>
              <w:t>0.19</w:t>
            </w:r>
          </w:p>
        </w:tc>
        <w:tc>
          <w:tcPr>
            <w:tcW w:w="1139" w:type="dxa"/>
          </w:tcPr>
          <w:p>
            <w:pPr>
              <w:pStyle w:val="11"/>
              <w:spacing w:before="54"/>
              <w:ind w:left="2" w:right="34"/>
              <w:rPr>
                <w:sz w:val="18"/>
              </w:rPr>
            </w:pPr>
            <w:r>
              <w:rPr>
                <w:spacing w:val="-2"/>
                <w:sz w:val="18"/>
              </w:rPr>
              <w:t>0.032</w:t>
            </w:r>
          </w:p>
        </w:tc>
        <w:tc>
          <w:tcPr>
            <w:tcW w:w="872" w:type="dxa"/>
          </w:tcPr>
          <w:p>
            <w:pPr>
              <w:pStyle w:val="11"/>
              <w:spacing w:before="54"/>
              <w:ind w:right="44"/>
              <w:jc w:val="right"/>
              <w:rPr>
                <w:sz w:val="18"/>
              </w:rPr>
            </w:pPr>
            <w:r>
              <w:rPr>
                <w:spacing w:val="-2"/>
                <w:sz w:val="18"/>
              </w:rPr>
              <w:t>0.455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0.558</w:t>
            </w:r>
          </w:p>
        </w:tc>
        <w:tc>
          <w:tcPr>
            <w:tcW w:w="900" w:type="dxa"/>
          </w:tcPr>
          <w:p>
            <w:pPr>
              <w:pStyle w:val="11"/>
              <w:ind w:left="27" w:right="1"/>
              <w:rPr>
                <w:sz w:val="18"/>
              </w:rPr>
            </w:pPr>
            <w:r>
              <w:rPr>
                <w:spacing w:val="-2"/>
                <w:sz w:val="18"/>
              </w:rPr>
              <w:t>0.156</w:t>
            </w:r>
          </w:p>
        </w:tc>
        <w:tc>
          <w:tcPr>
            <w:tcW w:w="989" w:type="dxa"/>
          </w:tcPr>
          <w:p>
            <w:pPr>
              <w:pStyle w:val="11"/>
              <w:ind w:left="213"/>
              <w:jc w:val="left"/>
              <w:rPr>
                <w:sz w:val="18"/>
              </w:rPr>
            </w:pPr>
            <w:r>
              <w:rPr>
                <w:spacing w:val="-2"/>
                <w:sz w:val="18"/>
              </w:rPr>
              <w:t>0.576</w:t>
            </w:r>
          </w:p>
        </w:tc>
        <w:tc>
          <w:tcPr>
            <w:tcW w:w="1139" w:type="dxa"/>
          </w:tcPr>
          <w:p>
            <w:pPr>
              <w:pStyle w:val="11"/>
              <w:ind w:left="2" w:right="34"/>
              <w:rPr>
                <w:sz w:val="18"/>
              </w:rPr>
            </w:pPr>
            <w:r>
              <w:rPr>
                <w:spacing w:val="-2"/>
                <w:sz w:val="18"/>
              </w:rPr>
              <w:t>0.203</w:t>
            </w:r>
          </w:p>
        </w:tc>
        <w:tc>
          <w:tcPr>
            <w:tcW w:w="872" w:type="dxa"/>
          </w:tcPr>
          <w:p>
            <w:pPr>
              <w:pStyle w:val="11"/>
              <w:ind w:right="96"/>
              <w:jc w:val="right"/>
              <w:rPr>
                <w:sz w:val="18"/>
              </w:rPr>
            </w:pPr>
            <w:r>
              <w:rPr>
                <w:spacing w:val="-4"/>
                <w:sz w:val="18"/>
              </w:rPr>
              <w:t>0.81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0.427</w:t>
            </w:r>
          </w:p>
        </w:tc>
        <w:tc>
          <w:tcPr>
            <w:tcW w:w="900" w:type="dxa"/>
          </w:tcPr>
          <w:p>
            <w:pPr>
              <w:pStyle w:val="11"/>
              <w:ind w:left="27" w:right="1"/>
              <w:rPr>
                <w:sz w:val="18"/>
              </w:rPr>
            </w:pPr>
            <w:r>
              <w:rPr>
                <w:spacing w:val="-2"/>
                <w:sz w:val="18"/>
              </w:rPr>
              <w:t>0.153</w:t>
            </w:r>
          </w:p>
        </w:tc>
        <w:tc>
          <w:tcPr>
            <w:tcW w:w="989" w:type="dxa"/>
          </w:tcPr>
          <w:p>
            <w:pPr>
              <w:pStyle w:val="11"/>
              <w:ind w:left="213"/>
              <w:jc w:val="left"/>
              <w:rPr>
                <w:sz w:val="18"/>
              </w:rPr>
            </w:pPr>
            <w:r>
              <w:rPr>
                <w:spacing w:val="-2"/>
                <w:sz w:val="18"/>
              </w:rPr>
              <w:t>0.409</w:t>
            </w:r>
          </w:p>
        </w:tc>
        <w:tc>
          <w:tcPr>
            <w:tcW w:w="1139" w:type="dxa"/>
          </w:tcPr>
          <w:p>
            <w:pPr>
              <w:pStyle w:val="11"/>
              <w:ind w:left="2" w:right="34"/>
              <w:rPr>
                <w:sz w:val="18"/>
              </w:rPr>
            </w:pPr>
            <w:r>
              <w:rPr>
                <w:spacing w:val="-2"/>
                <w:sz w:val="18"/>
              </w:rPr>
              <w:t>0.182</w:t>
            </w:r>
          </w:p>
        </w:tc>
        <w:tc>
          <w:tcPr>
            <w:tcW w:w="872" w:type="dxa"/>
          </w:tcPr>
          <w:p>
            <w:pPr>
              <w:pStyle w:val="11"/>
              <w:ind w:right="44"/>
              <w:jc w:val="right"/>
              <w:rPr>
                <w:sz w:val="18"/>
              </w:rPr>
            </w:pPr>
            <w:r>
              <w:rPr>
                <w:spacing w:val="-2"/>
                <w:sz w:val="18"/>
              </w:rPr>
              <w:t>0.767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0.016</w:t>
            </w:r>
          </w:p>
        </w:tc>
        <w:tc>
          <w:tcPr>
            <w:tcW w:w="900" w:type="dxa"/>
          </w:tcPr>
          <w:p>
            <w:pPr>
              <w:pStyle w:val="11"/>
              <w:ind w:left="27" w:right="1"/>
              <w:rPr>
                <w:sz w:val="18"/>
              </w:rPr>
            </w:pPr>
            <w:r>
              <w:rPr>
                <w:spacing w:val="-2"/>
                <w:sz w:val="18"/>
              </w:rPr>
              <w:t>0.018</w:t>
            </w:r>
          </w:p>
        </w:tc>
        <w:tc>
          <w:tcPr>
            <w:tcW w:w="989" w:type="dxa"/>
          </w:tcPr>
          <w:p>
            <w:pPr>
              <w:pStyle w:val="11"/>
              <w:ind w:left="263"/>
              <w:jc w:val="left"/>
              <w:rPr>
                <w:sz w:val="18"/>
              </w:rPr>
            </w:pPr>
            <w:r>
              <w:rPr>
                <w:spacing w:val="-4"/>
                <w:sz w:val="18"/>
              </w:rPr>
              <w:t>0.01</w:t>
            </w:r>
          </w:p>
        </w:tc>
        <w:tc>
          <w:tcPr>
            <w:tcW w:w="1139" w:type="dxa"/>
          </w:tcPr>
          <w:p>
            <w:pPr>
              <w:pStyle w:val="11"/>
              <w:ind w:left="2" w:right="34"/>
              <w:rPr>
                <w:sz w:val="18"/>
              </w:rPr>
            </w:pPr>
            <w:r>
              <w:rPr>
                <w:spacing w:val="-2"/>
                <w:sz w:val="18"/>
              </w:rPr>
              <w:t>0.001</w:t>
            </w:r>
          </w:p>
        </w:tc>
        <w:tc>
          <w:tcPr>
            <w:tcW w:w="872" w:type="dxa"/>
          </w:tcPr>
          <w:p>
            <w:pPr>
              <w:pStyle w:val="11"/>
              <w:ind w:right="96"/>
              <w:jc w:val="right"/>
              <w:rPr>
                <w:sz w:val="18"/>
              </w:rPr>
            </w:pPr>
            <w:r>
              <w:rPr>
                <w:spacing w:val="-4"/>
                <w:sz w:val="18"/>
              </w:rPr>
              <w:t>0.06</w:t>
            </w:r>
          </w:p>
        </w:tc>
      </w:tr>
      <w:tr>
        <w:tblPrEx>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0.165</w:t>
            </w:r>
          </w:p>
        </w:tc>
        <w:tc>
          <w:tcPr>
            <w:tcW w:w="900" w:type="dxa"/>
          </w:tcPr>
          <w:p>
            <w:pPr>
              <w:pStyle w:val="11"/>
              <w:ind w:left="27" w:right="1"/>
              <w:rPr>
                <w:sz w:val="18"/>
              </w:rPr>
            </w:pPr>
            <w:r>
              <w:rPr>
                <w:spacing w:val="-2"/>
                <w:sz w:val="18"/>
              </w:rPr>
              <w:t>0.107</w:t>
            </w:r>
          </w:p>
        </w:tc>
        <w:tc>
          <w:tcPr>
            <w:tcW w:w="989" w:type="dxa"/>
          </w:tcPr>
          <w:p>
            <w:pPr>
              <w:pStyle w:val="11"/>
              <w:ind w:left="213"/>
              <w:jc w:val="left"/>
              <w:rPr>
                <w:sz w:val="18"/>
              </w:rPr>
            </w:pPr>
            <w:r>
              <w:rPr>
                <w:spacing w:val="-2"/>
                <w:sz w:val="18"/>
              </w:rPr>
              <w:t>0.147</w:t>
            </w:r>
          </w:p>
        </w:tc>
        <w:tc>
          <w:tcPr>
            <w:tcW w:w="1139" w:type="dxa"/>
          </w:tcPr>
          <w:p>
            <w:pPr>
              <w:pStyle w:val="11"/>
              <w:ind w:left="2" w:right="34"/>
              <w:rPr>
                <w:sz w:val="18"/>
              </w:rPr>
            </w:pPr>
            <w:r>
              <w:rPr>
                <w:spacing w:val="-2"/>
                <w:sz w:val="18"/>
              </w:rPr>
              <w:t>0.019</w:t>
            </w:r>
          </w:p>
        </w:tc>
        <w:tc>
          <w:tcPr>
            <w:tcW w:w="872" w:type="dxa"/>
          </w:tcPr>
          <w:p>
            <w:pPr>
              <w:pStyle w:val="11"/>
              <w:ind w:right="44"/>
              <w:jc w:val="right"/>
              <w:rPr>
                <w:sz w:val="18"/>
              </w:rPr>
            </w:pPr>
            <w:r>
              <w:rPr>
                <w:spacing w:val="-2"/>
                <w:sz w:val="18"/>
              </w:rPr>
              <w:t>0.419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0.327</w:t>
            </w:r>
          </w:p>
        </w:tc>
        <w:tc>
          <w:tcPr>
            <w:tcW w:w="900" w:type="dxa"/>
          </w:tcPr>
          <w:p>
            <w:pPr>
              <w:pStyle w:val="11"/>
              <w:ind w:left="27" w:right="1"/>
              <w:rPr>
                <w:sz w:val="18"/>
              </w:rPr>
            </w:pPr>
            <w:r>
              <w:rPr>
                <w:spacing w:val="-2"/>
                <w:sz w:val="18"/>
              </w:rPr>
              <w:t>0.153</w:t>
            </w:r>
          </w:p>
        </w:tc>
        <w:tc>
          <w:tcPr>
            <w:tcW w:w="989" w:type="dxa"/>
          </w:tcPr>
          <w:p>
            <w:pPr>
              <w:pStyle w:val="11"/>
              <w:ind w:left="213"/>
              <w:jc w:val="left"/>
              <w:rPr>
                <w:sz w:val="18"/>
              </w:rPr>
            </w:pPr>
            <w:r>
              <w:rPr>
                <w:spacing w:val="-2"/>
                <w:sz w:val="18"/>
              </w:rPr>
              <w:t>0.316</w:t>
            </w:r>
          </w:p>
        </w:tc>
        <w:tc>
          <w:tcPr>
            <w:tcW w:w="1139" w:type="dxa"/>
          </w:tcPr>
          <w:p>
            <w:pPr>
              <w:pStyle w:val="11"/>
              <w:ind w:left="2" w:right="34"/>
              <w:rPr>
                <w:sz w:val="18"/>
              </w:rPr>
            </w:pPr>
            <w:r>
              <w:rPr>
                <w:spacing w:val="-2"/>
                <w:sz w:val="18"/>
              </w:rPr>
              <w:t>0.052</w:t>
            </w:r>
          </w:p>
        </w:tc>
        <w:tc>
          <w:tcPr>
            <w:tcW w:w="872" w:type="dxa"/>
          </w:tcPr>
          <w:p>
            <w:pPr>
              <w:pStyle w:val="11"/>
              <w:ind w:right="44"/>
              <w:jc w:val="right"/>
              <w:rPr>
                <w:sz w:val="18"/>
              </w:rPr>
            </w:pPr>
            <w:r>
              <w:rPr>
                <w:spacing w:val="-2"/>
                <w:sz w:val="18"/>
              </w:rPr>
              <w:t>0.663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2018</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0.509</w:t>
            </w:r>
          </w:p>
        </w:tc>
        <w:tc>
          <w:tcPr>
            <w:tcW w:w="900" w:type="dxa"/>
          </w:tcPr>
          <w:p>
            <w:pPr>
              <w:pStyle w:val="11"/>
              <w:ind w:left="27" w:right="1"/>
              <w:rPr>
                <w:sz w:val="18"/>
              </w:rPr>
            </w:pPr>
            <w:r>
              <w:rPr>
                <w:spacing w:val="-2"/>
                <w:sz w:val="18"/>
              </w:rPr>
              <w:t>0.189</w:t>
            </w:r>
          </w:p>
        </w:tc>
        <w:tc>
          <w:tcPr>
            <w:tcW w:w="989" w:type="dxa"/>
          </w:tcPr>
          <w:p>
            <w:pPr>
              <w:pStyle w:val="11"/>
              <w:ind w:left="213"/>
              <w:jc w:val="left"/>
              <w:rPr>
                <w:sz w:val="18"/>
              </w:rPr>
            </w:pPr>
            <w:r>
              <w:rPr>
                <w:spacing w:val="-2"/>
                <w:sz w:val="18"/>
              </w:rPr>
              <w:t>0.506</w:t>
            </w:r>
          </w:p>
        </w:tc>
        <w:tc>
          <w:tcPr>
            <w:tcW w:w="1139" w:type="dxa"/>
          </w:tcPr>
          <w:p>
            <w:pPr>
              <w:pStyle w:val="11"/>
              <w:ind w:left="2" w:right="34"/>
              <w:rPr>
                <w:sz w:val="18"/>
              </w:rPr>
            </w:pPr>
            <w:r>
              <w:rPr>
                <w:spacing w:val="-2"/>
                <w:sz w:val="18"/>
              </w:rPr>
              <w:t>0.152</w:t>
            </w:r>
          </w:p>
        </w:tc>
        <w:tc>
          <w:tcPr>
            <w:tcW w:w="872" w:type="dxa"/>
          </w:tcPr>
          <w:p>
            <w:pPr>
              <w:pStyle w:val="11"/>
              <w:ind w:right="44"/>
              <w:jc w:val="right"/>
              <w:rPr>
                <w:sz w:val="18"/>
              </w:rPr>
            </w:pPr>
            <w:r>
              <w:rPr>
                <w:spacing w:val="-2"/>
                <w:sz w:val="18"/>
              </w:rPr>
              <w:t>0.877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line="188" w:lineRule="exact"/>
              <w:ind w:left="50"/>
              <w:jc w:val="left"/>
              <w:rPr>
                <w:sz w:val="18"/>
              </w:rPr>
            </w:pPr>
            <w:r>
              <w:rPr>
                <w:spacing w:val="-4"/>
                <w:sz w:val="18"/>
              </w:rPr>
              <w:t>2018</w:t>
            </w:r>
          </w:p>
        </w:tc>
        <w:tc>
          <w:tcPr>
            <w:tcW w:w="768" w:type="dxa"/>
          </w:tcPr>
          <w:p>
            <w:pPr>
              <w:pStyle w:val="11"/>
              <w:spacing w:line="188" w:lineRule="exact"/>
              <w:ind w:right="8"/>
              <w:rPr>
                <w:sz w:val="18"/>
              </w:rPr>
            </w:pPr>
            <w:r>
              <w:rPr>
                <w:spacing w:val="-2"/>
                <w:sz w:val="18"/>
              </w:rPr>
              <w:t>Spider</w:t>
            </w:r>
          </w:p>
        </w:tc>
        <w:tc>
          <w:tcPr>
            <w:tcW w:w="684" w:type="dxa"/>
          </w:tcPr>
          <w:p>
            <w:pPr>
              <w:pStyle w:val="11"/>
              <w:spacing w:line="188" w:lineRule="exact"/>
              <w:ind w:right="35"/>
              <w:rPr>
                <w:sz w:val="18"/>
              </w:rPr>
            </w:pPr>
            <w:r>
              <w:rPr>
                <w:spacing w:val="-5"/>
                <w:sz w:val="18"/>
              </w:rPr>
              <w:t>SC1</w:t>
            </w:r>
          </w:p>
        </w:tc>
        <w:tc>
          <w:tcPr>
            <w:tcW w:w="1103" w:type="dxa"/>
          </w:tcPr>
          <w:p>
            <w:pPr>
              <w:pStyle w:val="11"/>
              <w:spacing w:line="188" w:lineRule="exact"/>
              <w:ind w:left="28"/>
              <w:rPr>
                <w:sz w:val="18"/>
              </w:rPr>
            </w:pPr>
            <w:r>
              <w:rPr>
                <w:spacing w:val="-2"/>
                <w:sz w:val="18"/>
              </w:rPr>
              <w:t>Tillering</w:t>
            </w:r>
          </w:p>
        </w:tc>
        <w:tc>
          <w:tcPr>
            <w:tcW w:w="1726" w:type="dxa"/>
          </w:tcPr>
          <w:p>
            <w:pPr>
              <w:pStyle w:val="11"/>
              <w:spacing w:line="188" w:lineRule="exact"/>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line="188" w:lineRule="exact"/>
              <w:ind w:left="22" w:right="44"/>
              <w:rPr>
                <w:sz w:val="18"/>
              </w:rPr>
            </w:pPr>
            <w:r>
              <w:rPr>
                <w:spacing w:val="-2"/>
                <w:sz w:val="18"/>
              </w:rPr>
              <w:t>0.439</w:t>
            </w:r>
          </w:p>
        </w:tc>
        <w:tc>
          <w:tcPr>
            <w:tcW w:w="900" w:type="dxa"/>
          </w:tcPr>
          <w:p>
            <w:pPr>
              <w:pStyle w:val="11"/>
              <w:spacing w:line="188" w:lineRule="exact"/>
              <w:ind w:left="27" w:right="1"/>
              <w:rPr>
                <w:sz w:val="18"/>
              </w:rPr>
            </w:pPr>
            <w:r>
              <w:rPr>
                <w:spacing w:val="-2"/>
                <w:sz w:val="18"/>
              </w:rPr>
              <w:t>0.155</w:t>
            </w:r>
          </w:p>
        </w:tc>
        <w:tc>
          <w:tcPr>
            <w:tcW w:w="989" w:type="dxa"/>
          </w:tcPr>
          <w:p>
            <w:pPr>
              <w:pStyle w:val="11"/>
              <w:spacing w:line="188" w:lineRule="exact"/>
              <w:ind w:left="213"/>
              <w:jc w:val="left"/>
              <w:rPr>
                <w:sz w:val="18"/>
              </w:rPr>
            </w:pPr>
            <w:r>
              <w:rPr>
                <w:spacing w:val="-2"/>
                <w:sz w:val="18"/>
              </w:rPr>
              <w:t>0.453</w:t>
            </w:r>
          </w:p>
        </w:tc>
        <w:tc>
          <w:tcPr>
            <w:tcW w:w="1139" w:type="dxa"/>
          </w:tcPr>
          <w:p>
            <w:pPr>
              <w:pStyle w:val="11"/>
              <w:spacing w:line="188" w:lineRule="exact"/>
              <w:ind w:left="2" w:right="34"/>
              <w:rPr>
                <w:sz w:val="18"/>
              </w:rPr>
            </w:pPr>
            <w:r>
              <w:rPr>
                <w:spacing w:val="-2"/>
                <w:sz w:val="18"/>
              </w:rPr>
              <w:t>0.102</w:t>
            </w:r>
          </w:p>
        </w:tc>
        <w:tc>
          <w:tcPr>
            <w:tcW w:w="872" w:type="dxa"/>
          </w:tcPr>
          <w:p>
            <w:pPr>
              <w:pStyle w:val="11"/>
              <w:spacing w:line="188" w:lineRule="exact"/>
              <w:ind w:right="44"/>
              <w:jc w:val="right"/>
              <w:rPr>
                <w:sz w:val="18"/>
              </w:rPr>
            </w:pPr>
            <w:r>
              <w:rPr>
                <w:spacing w:val="-2"/>
                <w:sz w:val="18"/>
              </w:rPr>
              <w:t>0.715</w:t>
            </w:r>
          </w:p>
        </w:tc>
      </w:tr>
    </w:tbl>
    <w:p>
      <w:pPr>
        <w:spacing w:after="0" w:line="188" w:lineRule="exact"/>
        <w:jc w:val="right"/>
        <w:rPr>
          <w:sz w:val="18"/>
        </w:rPr>
        <w:sectPr>
          <w:footerReference r:id="rId38"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
        <w:gridCol w:w="837"/>
        <w:gridCol w:w="649"/>
        <w:gridCol w:w="1111"/>
        <w:gridCol w:w="1727"/>
        <w:gridCol w:w="888"/>
        <w:gridCol w:w="901"/>
        <w:gridCol w:w="990"/>
        <w:gridCol w:w="1140"/>
        <w:gridCol w:w="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before="0" w:line="205" w:lineRule="exact"/>
              <w:ind w:right="20"/>
              <w:rPr>
                <w:sz w:val="18"/>
              </w:rPr>
            </w:pPr>
            <w:r>
              <w:rPr>
                <w:spacing w:val="-4"/>
                <w:sz w:val="18"/>
              </w:rPr>
              <w:t>2018</w:t>
            </w:r>
          </w:p>
        </w:tc>
        <w:tc>
          <w:tcPr>
            <w:tcW w:w="837" w:type="dxa"/>
          </w:tcPr>
          <w:p>
            <w:pPr>
              <w:pStyle w:val="11"/>
              <w:spacing w:before="0" w:line="205" w:lineRule="exact"/>
              <w:ind w:left="35" w:right="36"/>
              <w:rPr>
                <w:sz w:val="18"/>
              </w:rPr>
            </w:pPr>
            <w:r>
              <w:rPr>
                <w:spacing w:val="-2"/>
                <w:sz w:val="18"/>
              </w:rPr>
              <w:t>Spider</w:t>
            </w:r>
          </w:p>
        </w:tc>
        <w:tc>
          <w:tcPr>
            <w:tcW w:w="649" w:type="dxa"/>
          </w:tcPr>
          <w:p>
            <w:pPr>
              <w:pStyle w:val="11"/>
              <w:spacing w:before="0" w:line="205" w:lineRule="exact"/>
              <w:ind w:right="60"/>
              <w:rPr>
                <w:sz w:val="18"/>
              </w:rPr>
            </w:pPr>
            <w:r>
              <w:rPr>
                <w:spacing w:val="-5"/>
                <w:sz w:val="18"/>
              </w:rPr>
              <w:t>SC1</w:t>
            </w:r>
          </w:p>
        </w:tc>
        <w:tc>
          <w:tcPr>
            <w:tcW w:w="1111" w:type="dxa"/>
          </w:tcPr>
          <w:p>
            <w:pPr>
              <w:pStyle w:val="11"/>
              <w:spacing w:before="0" w:line="205" w:lineRule="exact"/>
              <w:ind w:left="30"/>
              <w:rPr>
                <w:sz w:val="18"/>
              </w:rPr>
            </w:pPr>
            <w:r>
              <w:rPr>
                <w:spacing w:val="-2"/>
                <w:sz w:val="18"/>
              </w:rPr>
              <w:t>Tillering</w:t>
            </w:r>
          </w:p>
        </w:tc>
        <w:tc>
          <w:tcPr>
            <w:tcW w:w="1727" w:type="dxa"/>
          </w:tcPr>
          <w:p>
            <w:pPr>
              <w:pStyle w:val="11"/>
              <w:spacing w:before="0" w:line="205" w:lineRule="exact"/>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0" w:line="205" w:lineRule="exact"/>
              <w:ind w:left="4" w:right="35"/>
              <w:rPr>
                <w:sz w:val="18"/>
              </w:rPr>
            </w:pPr>
            <w:r>
              <w:rPr>
                <w:spacing w:val="-2"/>
                <w:sz w:val="18"/>
              </w:rPr>
              <w:t>0.287</w:t>
            </w:r>
          </w:p>
        </w:tc>
        <w:tc>
          <w:tcPr>
            <w:tcW w:w="901" w:type="dxa"/>
          </w:tcPr>
          <w:p>
            <w:pPr>
              <w:pStyle w:val="11"/>
              <w:spacing w:before="0" w:line="205" w:lineRule="exact"/>
              <w:ind w:left="17" w:right="2"/>
              <w:rPr>
                <w:sz w:val="18"/>
              </w:rPr>
            </w:pPr>
            <w:r>
              <w:rPr>
                <w:spacing w:val="-2"/>
                <w:sz w:val="18"/>
              </w:rPr>
              <w:t>0.125</w:t>
            </w:r>
          </w:p>
        </w:tc>
        <w:tc>
          <w:tcPr>
            <w:tcW w:w="990" w:type="dxa"/>
          </w:tcPr>
          <w:p>
            <w:pPr>
              <w:pStyle w:val="11"/>
              <w:spacing w:before="0" w:line="205" w:lineRule="exact"/>
              <w:ind w:left="207"/>
              <w:jc w:val="left"/>
              <w:rPr>
                <w:sz w:val="18"/>
              </w:rPr>
            </w:pPr>
            <w:r>
              <w:rPr>
                <w:spacing w:val="-2"/>
                <w:sz w:val="18"/>
              </w:rPr>
              <w:t>0.281</w:t>
            </w:r>
          </w:p>
        </w:tc>
        <w:tc>
          <w:tcPr>
            <w:tcW w:w="1140" w:type="dxa"/>
          </w:tcPr>
          <w:p>
            <w:pPr>
              <w:pStyle w:val="11"/>
              <w:spacing w:before="0" w:line="205" w:lineRule="exact"/>
              <w:ind w:left="4" w:right="51"/>
              <w:rPr>
                <w:sz w:val="18"/>
              </w:rPr>
            </w:pPr>
            <w:r>
              <w:rPr>
                <w:spacing w:val="-2"/>
                <w:sz w:val="18"/>
              </w:rPr>
              <w:t>0.066</w:t>
            </w:r>
          </w:p>
        </w:tc>
        <w:tc>
          <w:tcPr>
            <w:tcW w:w="873" w:type="dxa"/>
          </w:tcPr>
          <w:p>
            <w:pPr>
              <w:pStyle w:val="11"/>
              <w:spacing w:before="0" w:line="205" w:lineRule="exact"/>
              <w:ind w:right="53"/>
              <w:jc w:val="right"/>
              <w:rPr>
                <w:sz w:val="18"/>
              </w:rPr>
            </w:pPr>
            <w:r>
              <w:rPr>
                <w:spacing w:val="-2"/>
                <w:sz w:val="18"/>
              </w:rPr>
              <w:t>0.554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SC1</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0.274</w:t>
            </w:r>
          </w:p>
        </w:tc>
        <w:tc>
          <w:tcPr>
            <w:tcW w:w="901" w:type="dxa"/>
          </w:tcPr>
          <w:p>
            <w:pPr>
              <w:pStyle w:val="11"/>
              <w:ind w:left="17" w:right="4"/>
              <w:rPr>
                <w:sz w:val="18"/>
              </w:rPr>
            </w:pPr>
            <w:r>
              <w:rPr>
                <w:spacing w:val="-4"/>
                <w:sz w:val="18"/>
              </w:rPr>
              <w:t>0.19</w:t>
            </w:r>
          </w:p>
        </w:tc>
        <w:tc>
          <w:tcPr>
            <w:tcW w:w="990" w:type="dxa"/>
          </w:tcPr>
          <w:p>
            <w:pPr>
              <w:pStyle w:val="11"/>
              <w:ind w:left="207"/>
              <w:jc w:val="left"/>
              <w:rPr>
                <w:sz w:val="18"/>
              </w:rPr>
            </w:pPr>
            <w:r>
              <w:rPr>
                <w:spacing w:val="-2"/>
                <w:sz w:val="18"/>
              </w:rPr>
              <w:t>0.222</w:t>
            </w:r>
          </w:p>
        </w:tc>
        <w:tc>
          <w:tcPr>
            <w:tcW w:w="1140" w:type="dxa"/>
          </w:tcPr>
          <w:p>
            <w:pPr>
              <w:pStyle w:val="11"/>
              <w:ind w:left="4" w:right="51"/>
              <w:rPr>
                <w:sz w:val="18"/>
              </w:rPr>
            </w:pPr>
            <w:r>
              <w:rPr>
                <w:spacing w:val="-2"/>
                <w:sz w:val="18"/>
              </w:rPr>
              <w:t>0.041</w:t>
            </w:r>
          </w:p>
        </w:tc>
        <w:tc>
          <w:tcPr>
            <w:tcW w:w="873" w:type="dxa"/>
          </w:tcPr>
          <w:p>
            <w:pPr>
              <w:pStyle w:val="11"/>
              <w:ind w:right="53"/>
              <w:jc w:val="right"/>
              <w:rPr>
                <w:sz w:val="18"/>
              </w:rPr>
            </w:pPr>
            <w:r>
              <w:rPr>
                <w:spacing w:val="-2"/>
                <w:sz w:val="18"/>
              </w:rPr>
              <w:t>0.773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7" w:type="dxa"/>
          </w:tcPr>
          <w:p>
            <w:pPr>
              <w:pStyle w:val="11"/>
              <w:spacing w:before="54"/>
              <w:ind w:left="35" w:right="36"/>
              <w:rPr>
                <w:sz w:val="18"/>
              </w:rPr>
            </w:pPr>
            <w:r>
              <w:rPr>
                <w:spacing w:val="-2"/>
                <w:sz w:val="18"/>
              </w:rPr>
              <w:t>Spider</w:t>
            </w:r>
          </w:p>
        </w:tc>
        <w:tc>
          <w:tcPr>
            <w:tcW w:w="649" w:type="dxa"/>
          </w:tcPr>
          <w:p>
            <w:pPr>
              <w:pStyle w:val="11"/>
              <w:spacing w:before="54"/>
              <w:ind w:right="60"/>
              <w:rPr>
                <w:sz w:val="18"/>
              </w:rPr>
            </w:pPr>
            <w:r>
              <w:rPr>
                <w:spacing w:val="-5"/>
                <w:sz w:val="18"/>
              </w:rPr>
              <w:t>SC1</w:t>
            </w:r>
          </w:p>
        </w:tc>
        <w:tc>
          <w:tcPr>
            <w:tcW w:w="1111" w:type="dxa"/>
          </w:tcPr>
          <w:p>
            <w:pPr>
              <w:pStyle w:val="11"/>
              <w:spacing w:before="54"/>
              <w:ind w:left="30"/>
              <w:rPr>
                <w:sz w:val="18"/>
              </w:rPr>
            </w:pPr>
            <w:r>
              <w:rPr>
                <w:spacing w:val="-2"/>
                <w:sz w:val="18"/>
              </w:rPr>
              <w:t>Flowering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0.883</w:t>
            </w:r>
          </w:p>
        </w:tc>
        <w:tc>
          <w:tcPr>
            <w:tcW w:w="901" w:type="dxa"/>
          </w:tcPr>
          <w:p>
            <w:pPr>
              <w:pStyle w:val="11"/>
              <w:spacing w:before="54"/>
              <w:ind w:left="17" w:right="4"/>
              <w:rPr>
                <w:sz w:val="18"/>
              </w:rPr>
            </w:pPr>
            <w:r>
              <w:rPr>
                <w:spacing w:val="-4"/>
                <w:sz w:val="18"/>
              </w:rPr>
              <w:t>0.08</w:t>
            </w:r>
          </w:p>
        </w:tc>
        <w:tc>
          <w:tcPr>
            <w:tcW w:w="990" w:type="dxa"/>
          </w:tcPr>
          <w:p>
            <w:pPr>
              <w:pStyle w:val="11"/>
              <w:spacing w:before="54"/>
              <w:ind w:left="207"/>
              <w:jc w:val="left"/>
              <w:rPr>
                <w:sz w:val="18"/>
              </w:rPr>
            </w:pPr>
            <w:r>
              <w:rPr>
                <w:spacing w:val="-2"/>
                <w:sz w:val="18"/>
              </w:rPr>
              <w:t>0.905</w:t>
            </w:r>
          </w:p>
        </w:tc>
        <w:tc>
          <w:tcPr>
            <w:tcW w:w="1140" w:type="dxa"/>
          </w:tcPr>
          <w:p>
            <w:pPr>
              <w:pStyle w:val="11"/>
              <w:spacing w:before="54"/>
              <w:ind w:left="2" w:right="51"/>
              <w:rPr>
                <w:sz w:val="18"/>
              </w:rPr>
            </w:pPr>
            <w:r>
              <w:rPr>
                <w:spacing w:val="-4"/>
                <w:sz w:val="18"/>
              </w:rPr>
              <w:t>0.67</w:t>
            </w:r>
          </w:p>
        </w:tc>
        <w:tc>
          <w:tcPr>
            <w:tcW w:w="873" w:type="dxa"/>
          </w:tcPr>
          <w:p>
            <w:pPr>
              <w:pStyle w:val="11"/>
              <w:spacing w:before="54"/>
              <w:ind w:right="53"/>
              <w:jc w:val="right"/>
              <w:rPr>
                <w:sz w:val="18"/>
              </w:rPr>
            </w:pPr>
            <w:r>
              <w:rPr>
                <w:spacing w:val="-2"/>
                <w:sz w:val="18"/>
              </w:rPr>
              <w:t>0.973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SC1</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0.103</w:t>
            </w:r>
          </w:p>
        </w:tc>
        <w:tc>
          <w:tcPr>
            <w:tcW w:w="901" w:type="dxa"/>
          </w:tcPr>
          <w:p>
            <w:pPr>
              <w:pStyle w:val="11"/>
              <w:ind w:left="17" w:right="2"/>
              <w:rPr>
                <w:sz w:val="18"/>
              </w:rPr>
            </w:pPr>
            <w:r>
              <w:rPr>
                <w:spacing w:val="-2"/>
                <w:sz w:val="18"/>
              </w:rPr>
              <w:t>0.071</w:t>
            </w:r>
          </w:p>
        </w:tc>
        <w:tc>
          <w:tcPr>
            <w:tcW w:w="990" w:type="dxa"/>
          </w:tcPr>
          <w:p>
            <w:pPr>
              <w:pStyle w:val="11"/>
              <w:ind w:left="207"/>
              <w:jc w:val="left"/>
              <w:rPr>
                <w:sz w:val="18"/>
              </w:rPr>
            </w:pPr>
            <w:r>
              <w:rPr>
                <w:spacing w:val="-2"/>
                <w:sz w:val="18"/>
              </w:rPr>
              <w:t>0.085</w:t>
            </w:r>
          </w:p>
        </w:tc>
        <w:tc>
          <w:tcPr>
            <w:tcW w:w="1140" w:type="dxa"/>
          </w:tcPr>
          <w:p>
            <w:pPr>
              <w:pStyle w:val="11"/>
              <w:ind w:left="2" w:right="51"/>
              <w:rPr>
                <w:sz w:val="18"/>
              </w:rPr>
            </w:pPr>
            <w:r>
              <w:rPr>
                <w:spacing w:val="-4"/>
                <w:sz w:val="18"/>
              </w:rPr>
              <w:t>0.02</w:t>
            </w:r>
          </w:p>
        </w:tc>
        <w:tc>
          <w:tcPr>
            <w:tcW w:w="873" w:type="dxa"/>
          </w:tcPr>
          <w:p>
            <w:pPr>
              <w:pStyle w:val="11"/>
              <w:ind w:right="53"/>
              <w:jc w:val="right"/>
              <w:rPr>
                <w:sz w:val="18"/>
              </w:rPr>
            </w:pPr>
            <w:r>
              <w:rPr>
                <w:spacing w:val="-2"/>
                <w:sz w:val="18"/>
              </w:rPr>
              <w:t>0.281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SC1</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0.014</w:t>
            </w:r>
          </w:p>
        </w:tc>
        <w:tc>
          <w:tcPr>
            <w:tcW w:w="901" w:type="dxa"/>
          </w:tcPr>
          <w:p>
            <w:pPr>
              <w:pStyle w:val="11"/>
              <w:ind w:left="17" w:right="4"/>
              <w:rPr>
                <w:sz w:val="18"/>
              </w:rPr>
            </w:pPr>
            <w:r>
              <w:rPr>
                <w:spacing w:val="-4"/>
                <w:sz w:val="18"/>
              </w:rPr>
              <w:t>0.03</w:t>
            </w:r>
          </w:p>
        </w:tc>
        <w:tc>
          <w:tcPr>
            <w:tcW w:w="990" w:type="dxa"/>
          </w:tcPr>
          <w:p>
            <w:pPr>
              <w:pStyle w:val="11"/>
              <w:ind w:left="207"/>
              <w:jc w:val="left"/>
              <w:rPr>
                <w:sz w:val="18"/>
              </w:rPr>
            </w:pPr>
            <w:r>
              <w:rPr>
                <w:spacing w:val="-2"/>
                <w:sz w:val="18"/>
              </w:rPr>
              <w:t>0.006</w:t>
            </w:r>
          </w:p>
        </w:tc>
        <w:tc>
          <w:tcPr>
            <w:tcW w:w="1140" w:type="dxa"/>
          </w:tcPr>
          <w:p>
            <w:pPr>
              <w:pStyle w:val="11"/>
              <w:ind w:left="4" w:right="51"/>
              <w:rPr>
                <w:sz w:val="18"/>
              </w:rPr>
            </w:pPr>
            <w:r>
              <w:rPr>
                <w:spacing w:val="-2"/>
                <w:sz w:val="18"/>
              </w:rPr>
              <w:t>0.001</w:t>
            </w:r>
          </w:p>
        </w:tc>
        <w:tc>
          <w:tcPr>
            <w:tcW w:w="873" w:type="dxa"/>
          </w:tcPr>
          <w:p>
            <w:pPr>
              <w:pStyle w:val="11"/>
              <w:ind w:right="53"/>
              <w:jc w:val="right"/>
              <w:rPr>
                <w:sz w:val="18"/>
              </w:rPr>
            </w:pPr>
            <w:r>
              <w:rPr>
                <w:spacing w:val="-2"/>
                <w:sz w:val="18"/>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SO1</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0.162</w:t>
            </w:r>
          </w:p>
        </w:tc>
        <w:tc>
          <w:tcPr>
            <w:tcW w:w="901" w:type="dxa"/>
          </w:tcPr>
          <w:p>
            <w:pPr>
              <w:pStyle w:val="11"/>
              <w:ind w:left="17" w:right="2"/>
              <w:rPr>
                <w:sz w:val="18"/>
              </w:rPr>
            </w:pPr>
            <w:r>
              <w:rPr>
                <w:spacing w:val="-2"/>
                <w:sz w:val="18"/>
              </w:rPr>
              <w:t>0.077</w:t>
            </w:r>
          </w:p>
        </w:tc>
        <w:tc>
          <w:tcPr>
            <w:tcW w:w="990" w:type="dxa"/>
          </w:tcPr>
          <w:p>
            <w:pPr>
              <w:pStyle w:val="11"/>
              <w:ind w:left="257"/>
              <w:jc w:val="left"/>
              <w:rPr>
                <w:sz w:val="18"/>
              </w:rPr>
            </w:pPr>
            <w:r>
              <w:rPr>
                <w:spacing w:val="-4"/>
                <w:sz w:val="18"/>
              </w:rPr>
              <w:t>0.15</w:t>
            </w:r>
          </w:p>
        </w:tc>
        <w:tc>
          <w:tcPr>
            <w:tcW w:w="1140" w:type="dxa"/>
          </w:tcPr>
          <w:p>
            <w:pPr>
              <w:pStyle w:val="11"/>
              <w:ind w:left="4" w:right="51"/>
              <w:rPr>
                <w:sz w:val="18"/>
              </w:rPr>
            </w:pPr>
            <w:r>
              <w:rPr>
                <w:spacing w:val="-2"/>
                <w:sz w:val="18"/>
              </w:rPr>
              <w:t>0.046</w:t>
            </w:r>
          </w:p>
        </w:tc>
        <w:tc>
          <w:tcPr>
            <w:tcW w:w="873" w:type="dxa"/>
          </w:tcPr>
          <w:p>
            <w:pPr>
              <w:pStyle w:val="11"/>
              <w:ind w:right="53"/>
              <w:jc w:val="right"/>
              <w:rPr>
                <w:sz w:val="18"/>
              </w:rPr>
            </w:pPr>
            <w:r>
              <w:rPr>
                <w:spacing w:val="-2"/>
                <w:sz w:val="18"/>
              </w:rPr>
              <w:t>0.337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SO1</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0.056</w:t>
            </w:r>
          </w:p>
        </w:tc>
        <w:tc>
          <w:tcPr>
            <w:tcW w:w="901" w:type="dxa"/>
          </w:tcPr>
          <w:p>
            <w:pPr>
              <w:pStyle w:val="11"/>
              <w:ind w:left="17" w:right="2"/>
              <w:rPr>
                <w:sz w:val="18"/>
              </w:rPr>
            </w:pPr>
            <w:r>
              <w:rPr>
                <w:spacing w:val="-2"/>
                <w:sz w:val="18"/>
              </w:rPr>
              <w:t>0.039</w:t>
            </w:r>
          </w:p>
        </w:tc>
        <w:tc>
          <w:tcPr>
            <w:tcW w:w="990" w:type="dxa"/>
          </w:tcPr>
          <w:p>
            <w:pPr>
              <w:pStyle w:val="11"/>
              <w:ind w:left="207"/>
              <w:jc w:val="left"/>
              <w:rPr>
                <w:sz w:val="18"/>
              </w:rPr>
            </w:pPr>
            <w:r>
              <w:rPr>
                <w:spacing w:val="-2"/>
                <w:sz w:val="18"/>
              </w:rPr>
              <w:t>0.047</w:t>
            </w:r>
          </w:p>
        </w:tc>
        <w:tc>
          <w:tcPr>
            <w:tcW w:w="1140" w:type="dxa"/>
          </w:tcPr>
          <w:p>
            <w:pPr>
              <w:pStyle w:val="11"/>
              <w:ind w:left="4" w:right="51"/>
              <w:rPr>
                <w:sz w:val="18"/>
              </w:rPr>
            </w:pPr>
            <w:r>
              <w:rPr>
                <w:spacing w:val="-2"/>
                <w:sz w:val="18"/>
              </w:rPr>
              <w:t>0.007</w:t>
            </w:r>
          </w:p>
        </w:tc>
        <w:tc>
          <w:tcPr>
            <w:tcW w:w="873" w:type="dxa"/>
          </w:tcPr>
          <w:p>
            <w:pPr>
              <w:pStyle w:val="11"/>
              <w:ind w:right="53"/>
              <w:jc w:val="right"/>
              <w:rPr>
                <w:sz w:val="18"/>
              </w:rPr>
            </w:pPr>
            <w:r>
              <w:rPr>
                <w:spacing w:val="-2"/>
                <w:sz w:val="18"/>
              </w:rPr>
              <w:t>0.152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SO1</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0.782</w:t>
            </w:r>
          </w:p>
        </w:tc>
        <w:tc>
          <w:tcPr>
            <w:tcW w:w="901" w:type="dxa"/>
          </w:tcPr>
          <w:p>
            <w:pPr>
              <w:pStyle w:val="11"/>
              <w:ind w:left="17" w:right="2"/>
              <w:rPr>
                <w:sz w:val="18"/>
              </w:rPr>
            </w:pPr>
            <w:r>
              <w:rPr>
                <w:spacing w:val="-2"/>
                <w:sz w:val="18"/>
              </w:rPr>
              <w:t>0.091</w:t>
            </w:r>
          </w:p>
        </w:tc>
        <w:tc>
          <w:tcPr>
            <w:tcW w:w="990" w:type="dxa"/>
          </w:tcPr>
          <w:p>
            <w:pPr>
              <w:pStyle w:val="11"/>
              <w:ind w:left="207"/>
              <w:jc w:val="left"/>
              <w:rPr>
                <w:sz w:val="18"/>
              </w:rPr>
            </w:pPr>
            <w:r>
              <w:rPr>
                <w:spacing w:val="-2"/>
                <w:sz w:val="18"/>
              </w:rPr>
              <w:t>0.793</w:t>
            </w:r>
          </w:p>
        </w:tc>
        <w:tc>
          <w:tcPr>
            <w:tcW w:w="1140" w:type="dxa"/>
          </w:tcPr>
          <w:p>
            <w:pPr>
              <w:pStyle w:val="11"/>
              <w:ind w:left="4" w:right="51"/>
              <w:rPr>
                <w:sz w:val="18"/>
              </w:rPr>
            </w:pPr>
            <w:r>
              <w:rPr>
                <w:spacing w:val="-2"/>
                <w:sz w:val="18"/>
              </w:rPr>
              <w:t>0.581</w:t>
            </w:r>
          </w:p>
        </w:tc>
        <w:tc>
          <w:tcPr>
            <w:tcW w:w="873" w:type="dxa"/>
          </w:tcPr>
          <w:p>
            <w:pPr>
              <w:pStyle w:val="11"/>
              <w:ind w:right="53"/>
              <w:jc w:val="right"/>
              <w:rPr>
                <w:sz w:val="18"/>
              </w:rPr>
            </w:pPr>
            <w:r>
              <w:rPr>
                <w:spacing w:val="-2"/>
                <w:sz w:val="18"/>
              </w:rPr>
              <w:t>0.931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SO1</w:t>
            </w:r>
          </w:p>
        </w:tc>
        <w:tc>
          <w:tcPr>
            <w:tcW w:w="1111" w:type="dxa"/>
          </w:tcPr>
          <w:p>
            <w:pPr>
              <w:pStyle w:val="11"/>
              <w:ind w:left="30"/>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0.869</w:t>
            </w:r>
          </w:p>
        </w:tc>
        <w:tc>
          <w:tcPr>
            <w:tcW w:w="901" w:type="dxa"/>
          </w:tcPr>
          <w:p>
            <w:pPr>
              <w:pStyle w:val="11"/>
              <w:ind w:left="17" w:right="2"/>
              <w:rPr>
                <w:sz w:val="18"/>
              </w:rPr>
            </w:pPr>
            <w:r>
              <w:rPr>
                <w:spacing w:val="-2"/>
                <w:sz w:val="18"/>
              </w:rPr>
              <w:t>0.069</w:t>
            </w:r>
          </w:p>
        </w:tc>
        <w:tc>
          <w:tcPr>
            <w:tcW w:w="990" w:type="dxa"/>
          </w:tcPr>
          <w:p>
            <w:pPr>
              <w:pStyle w:val="11"/>
              <w:ind w:left="207"/>
              <w:jc w:val="left"/>
              <w:rPr>
                <w:sz w:val="18"/>
              </w:rPr>
            </w:pPr>
            <w:r>
              <w:rPr>
                <w:spacing w:val="-2"/>
                <w:sz w:val="18"/>
              </w:rPr>
              <w:t>0.882</w:t>
            </w:r>
          </w:p>
        </w:tc>
        <w:tc>
          <w:tcPr>
            <w:tcW w:w="1140" w:type="dxa"/>
          </w:tcPr>
          <w:p>
            <w:pPr>
              <w:pStyle w:val="11"/>
              <w:ind w:left="4" w:right="51"/>
              <w:rPr>
                <w:sz w:val="18"/>
              </w:rPr>
            </w:pPr>
            <w:r>
              <w:rPr>
                <w:spacing w:val="-2"/>
                <w:sz w:val="18"/>
              </w:rPr>
              <w:t>0.707</w:t>
            </w:r>
          </w:p>
        </w:tc>
        <w:tc>
          <w:tcPr>
            <w:tcW w:w="873" w:type="dxa"/>
          </w:tcPr>
          <w:p>
            <w:pPr>
              <w:pStyle w:val="11"/>
              <w:ind w:right="53"/>
              <w:jc w:val="right"/>
              <w:rPr>
                <w:sz w:val="18"/>
              </w:rPr>
            </w:pPr>
            <w:r>
              <w:rPr>
                <w:spacing w:val="-2"/>
                <w:sz w:val="18"/>
              </w:rPr>
              <w:t>0.966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SO1</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0.051</w:t>
            </w:r>
          </w:p>
        </w:tc>
        <w:tc>
          <w:tcPr>
            <w:tcW w:w="901" w:type="dxa"/>
          </w:tcPr>
          <w:p>
            <w:pPr>
              <w:pStyle w:val="11"/>
              <w:ind w:left="17" w:right="2"/>
              <w:rPr>
                <w:sz w:val="18"/>
              </w:rPr>
            </w:pPr>
            <w:r>
              <w:rPr>
                <w:spacing w:val="-2"/>
                <w:sz w:val="18"/>
              </w:rPr>
              <w:t>0.037</w:t>
            </w:r>
          </w:p>
        </w:tc>
        <w:tc>
          <w:tcPr>
            <w:tcW w:w="990" w:type="dxa"/>
          </w:tcPr>
          <w:p>
            <w:pPr>
              <w:pStyle w:val="11"/>
              <w:ind w:left="207"/>
              <w:jc w:val="left"/>
              <w:rPr>
                <w:sz w:val="18"/>
              </w:rPr>
            </w:pPr>
            <w:r>
              <w:rPr>
                <w:spacing w:val="-2"/>
                <w:sz w:val="18"/>
              </w:rPr>
              <w:t>0.042</w:t>
            </w:r>
          </w:p>
        </w:tc>
        <w:tc>
          <w:tcPr>
            <w:tcW w:w="1140" w:type="dxa"/>
          </w:tcPr>
          <w:p>
            <w:pPr>
              <w:pStyle w:val="11"/>
              <w:ind w:left="4" w:right="51"/>
              <w:rPr>
                <w:sz w:val="18"/>
              </w:rPr>
            </w:pPr>
            <w:r>
              <w:rPr>
                <w:spacing w:val="-2"/>
                <w:sz w:val="18"/>
              </w:rPr>
              <w:t>0.007</w:t>
            </w:r>
          </w:p>
        </w:tc>
        <w:tc>
          <w:tcPr>
            <w:tcW w:w="873" w:type="dxa"/>
          </w:tcPr>
          <w:p>
            <w:pPr>
              <w:pStyle w:val="11"/>
              <w:ind w:right="53"/>
              <w:jc w:val="right"/>
              <w:rPr>
                <w:sz w:val="18"/>
              </w:rPr>
            </w:pPr>
            <w:r>
              <w:rPr>
                <w:spacing w:val="-2"/>
                <w:sz w:val="18"/>
              </w:rPr>
              <w:t>0.144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35" w:right="36"/>
              <w:rPr>
                <w:sz w:val="18"/>
              </w:rPr>
            </w:pPr>
            <w:r>
              <w:rPr>
                <w:spacing w:val="-2"/>
                <w:sz w:val="18"/>
              </w:rPr>
              <w:t>Spider</w:t>
            </w:r>
          </w:p>
        </w:tc>
        <w:tc>
          <w:tcPr>
            <w:tcW w:w="649" w:type="dxa"/>
          </w:tcPr>
          <w:p>
            <w:pPr>
              <w:pStyle w:val="11"/>
              <w:ind w:right="60"/>
              <w:rPr>
                <w:sz w:val="18"/>
              </w:rPr>
            </w:pPr>
            <w:r>
              <w:rPr>
                <w:spacing w:val="-5"/>
                <w:sz w:val="18"/>
              </w:rPr>
              <w:t>SO1</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0.079</w:t>
            </w:r>
          </w:p>
        </w:tc>
        <w:tc>
          <w:tcPr>
            <w:tcW w:w="901" w:type="dxa"/>
          </w:tcPr>
          <w:p>
            <w:pPr>
              <w:pStyle w:val="11"/>
              <w:ind w:left="17" w:right="2"/>
              <w:rPr>
                <w:sz w:val="18"/>
              </w:rPr>
            </w:pPr>
            <w:r>
              <w:rPr>
                <w:spacing w:val="-2"/>
                <w:sz w:val="18"/>
              </w:rPr>
              <w:t>0.055</w:t>
            </w:r>
          </w:p>
        </w:tc>
        <w:tc>
          <w:tcPr>
            <w:tcW w:w="990" w:type="dxa"/>
          </w:tcPr>
          <w:p>
            <w:pPr>
              <w:pStyle w:val="11"/>
              <w:ind w:left="207"/>
              <w:jc w:val="left"/>
              <w:rPr>
                <w:sz w:val="18"/>
              </w:rPr>
            </w:pPr>
            <w:r>
              <w:rPr>
                <w:spacing w:val="-2"/>
                <w:sz w:val="18"/>
              </w:rPr>
              <w:t>0.065</w:t>
            </w:r>
          </w:p>
        </w:tc>
        <w:tc>
          <w:tcPr>
            <w:tcW w:w="1140" w:type="dxa"/>
          </w:tcPr>
          <w:p>
            <w:pPr>
              <w:pStyle w:val="11"/>
              <w:ind w:left="4" w:right="51"/>
              <w:rPr>
                <w:sz w:val="18"/>
              </w:rPr>
            </w:pPr>
            <w:r>
              <w:rPr>
                <w:spacing w:val="-2"/>
                <w:sz w:val="18"/>
              </w:rPr>
              <w:t>0.013</w:t>
            </w:r>
          </w:p>
        </w:tc>
        <w:tc>
          <w:tcPr>
            <w:tcW w:w="873" w:type="dxa"/>
          </w:tcPr>
          <w:p>
            <w:pPr>
              <w:pStyle w:val="11"/>
              <w:ind w:right="53"/>
              <w:jc w:val="right"/>
              <w:rPr>
                <w:sz w:val="18"/>
              </w:rPr>
            </w:pPr>
            <w:r>
              <w:rPr>
                <w:spacing w:val="-2"/>
                <w:sz w:val="18"/>
              </w:rPr>
              <w:t>0.215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LC1</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0.859</w:t>
            </w:r>
          </w:p>
        </w:tc>
        <w:tc>
          <w:tcPr>
            <w:tcW w:w="901" w:type="dxa"/>
          </w:tcPr>
          <w:p>
            <w:pPr>
              <w:pStyle w:val="11"/>
              <w:ind w:left="17" w:right="2"/>
              <w:rPr>
                <w:sz w:val="18"/>
              </w:rPr>
            </w:pPr>
            <w:r>
              <w:rPr>
                <w:spacing w:val="-2"/>
                <w:sz w:val="18"/>
              </w:rPr>
              <w:t>0.191</w:t>
            </w:r>
          </w:p>
        </w:tc>
        <w:tc>
          <w:tcPr>
            <w:tcW w:w="990" w:type="dxa"/>
          </w:tcPr>
          <w:p>
            <w:pPr>
              <w:pStyle w:val="11"/>
              <w:ind w:left="207"/>
              <w:jc w:val="left"/>
              <w:rPr>
                <w:sz w:val="18"/>
              </w:rPr>
            </w:pPr>
            <w:r>
              <w:rPr>
                <w:spacing w:val="-2"/>
                <w:sz w:val="18"/>
              </w:rPr>
              <w:t>0.931</w:t>
            </w:r>
          </w:p>
        </w:tc>
        <w:tc>
          <w:tcPr>
            <w:tcW w:w="1140" w:type="dxa"/>
          </w:tcPr>
          <w:p>
            <w:pPr>
              <w:pStyle w:val="11"/>
              <w:ind w:left="4" w:right="51"/>
              <w:rPr>
                <w:sz w:val="18"/>
              </w:rPr>
            </w:pPr>
            <w:r>
              <w:rPr>
                <w:spacing w:val="-2"/>
                <w:sz w:val="18"/>
              </w:rPr>
              <w:t>0.189</w:t>
            </w:r>
          </w:p>
        </w:tc>
        <w:tc>
          <w:tcPr>
            <w:tcW w:w="873" w:type="dxa"/>
          </w:tcPr>
          <w:p>
            <w:pPr>
              <w:pStyle w:val="11"/>
              <w:ind w:right="53"/>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7" w:type="dxa"/>
          </w:tcPr>
          <w:p>
            <w:pPr>
              <w:pStyle w:val="11"/>
              <w:spacing w:before="54"/>
              <w:ind w:left="2" w:right="38"/>
              <w:rPr>
                <w:sz w:val="18"/>
              </w:rPr>
            </w:pPr>
            <w:r>
              <w:rPr>
                <w:spacing w:val="-2"/>
                <w:sz w:val="18"/>
              </w:rPr>
              <w:t>adybeet</w:t>
            </w:r>
          </w:p>
        </w:tc>
        <w:tc>
          <w:tcPr>
            <w:tcW w:w="649" w:type="dxa"/>
          </w:tcPr>
          <w:p>
            <w:pPr>
              <w:pStyle w:val="11"/>
              <w:spacing w:before="54"/>
              <w:ind w:right="60"/>
              <w:rPr>
                <w:sz w:val="18"/>
              </w:rPr>
            </w:pPr>
            <w:r>
              <w:rPr>
                <w:spacing w:val="-5"/>
                <w:sz w:val="18"/>
              </w:rPr>
              <w:t>LC1</w:t>
            </w:r>
          </w:p>
        </w:tc>
        <w:tc>
          <w:tcPr>
            <w:tcW w:w="1111" w:type="dxa"/>
          </w:tcPr>
          <w:p>
            <w:pPr>
              <w:pStyle w:val="11"/>
              <w:spacing w:before="54"/>
              <w:ind w:left="30"/>
              <w:rPr>
                <w:sz w:val="18"/>
              </w:rPr>
            </w:pPr>
            <w:r>
              <w:rPr>
                <w:spacing w:val="-2"/>
                <w:sz w:val="18"/>
              </w:rPr>
              <w:t>Tillering</w:t>
            </w:r>
          </w:p>
        </w:tc>
        <w:tc>
          <w:tcPr>
            <w:tcW w:w="1727" w:type="dxa"/>
          </w:tcPr>
          <w:p>
            <w:pPr>
              <w:pStyle w:val="11"/>
              <w:spacing w:before="54"/>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0.067</w:t>
            </w:r>
          </w:p>
        </w:tc>
        <w:tc>
          <w:tcPr>
            <w:tcW w:w="901" w:type="dxa"/>
          </w:tcPr>
          <w:p>
            <w:pPr>
              <w:pStyle w:val="11"/>
              <w:spacing w:before="54"/>
              <w:ind w:left="17" w:right="2"/>
              <w:rPr>
                <w:sz w:val="18"/>
              </w:rPr>
            </w:pPr>
            <w:r>
              <w:rPr>
                <w:spacing w:val="-2"/>
                <w:sz w:val="18"/>
              </w:rPr>
              <w:t>0.159</w:t>
            </w:r>
          </w:p>
        </w:tc>
        <w:tc>
          <w:tcPr>
            <w:tcW w:w="990" w:type="dxa"/>
          </w:tcPr>
          <w:p>
            <w:pPr>
              <w:pStyle w:val="11"/>
              <w:spacing w:before="54"/>
              <w:ind w:left="207"/>
              <w:jc w:val="left"/>
              <w:rPr>
                <w:sz w:val="18"/>
              </w:rPr>
            </w:pPr>
            <w:r>
              <w:rPr>
                <w:spacing w:val="-2"/>
                <w:sz w:val="18"/>
              </w:rPr>
              <w:t>0.012</w:t>
            </w:r>
          </w:p>
        </w:tc>
        <w:tc>
          <w:tcPr>
            <w:tcW w:w="1140" w:type="dxa"/>
          </w:tcPr>
          <w:p>
            <w:pPr>
              <w:pStyle w:val="11"/>
              <w:spacing w:before="54"/>
              <w:ind w:left="5" w:right="51"/>
              <w:rPr>
                <w:sz w:val="18"/>
              </w:rPr>
            </w:pPr>
            <w:r>
              <w:rPr>
                <w:spacing w:val="-10"/>
                <w:sz w:val="18"/>
              </w:rPr>
              <w:t>0</w:t>
            </w:r>
          </w:p>
        </w:tc>
        <w:tc>
          <w:tcPr>
            <w:tcW w:w="873" w:type="dxa"/>
          </w:tcPr>
          <w:p>
            <w:pPr>
              <w:pStyle w:val="11"/>
              <w:spacing w:before="54"/>
              <w:ind w:right="53"/>
              <w:jc w:val="right"/>
              <w:rPr>
                <w:sz w:val="18"/>
              </w:rPr>
            </w:pPr>
            <w:r>
              <w:rPr>
                <w:spacing w:val="-2"/>
                <w:sz w:val="18"/>
              </w:rPr>
              <w:t>0.671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LC1</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0.074</w:t>
            </w:r>
          </w:p>
        </w:tc>
        <w:tc>
          <w:tcPr>
            <w:tcW w:w="901" w:type="dxa"/>
          </w:tcPr>
          <w:p>
            <w:pPr>
              <w:pStyle w:val="11"/>
              <w:ind w:left="17" w:right="2"/>
              <w:rPr>
                <w:sz w:val="18"/>
              </w:rPr>
            </w:pPr>
            <w:r>
              <w:rPr>
                <w:spacing w:val="-2"/>
                <w:sz w:val="18"/>
              </w:rPr>
              <w:t>0.109</w:t>
            </w:r>
          </w:p>
        </w:tc>
        <w:tc>
          <w:tcPr>
            <w:tcW w:w="990" w:type="dxa"/>
          </w:tcPr>
          <w:p>
            <w:pPr>
              <w:pStyle w:val="11"/>
              <w:ind w:left="257"/>
              <w:jc w:val="left"/>
              <w:rPr>
                <w:sz w:val="18"/>
              </w:rPr>
            </w:pPr>
            <w:r>
              <w:rPr>
                <w:spacing w:val="-4"/>
                <w:sz w:val="18"/>
              </w:rPr>
              <w:t>0.03</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0.389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LC1</w:t>
            </w:r>
          </w:p>
        </w:tc>
        <w:tc>
          <w:tcPr>
            <w:tcW w:w="1111" w:type="dxa"/>
          </w:tcPr>
          <w:p>
            <w:pPr>
              <w:pStyle w:val="11"/>
              <w:ind w:left="30"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0.95</w:t>
            </w:r>
          </w:p>
        </w:tc>
        <w:tc>
          <w:tcPr>
            <w:tcW w:w="901" w:type="dxa"/>
          </w:tcPr>
          <w:p>
            <w:pPr>
              <w:pStyle w:val="11"/>
              <w:ind w:left="17" w:right="2"/>
              <w:rPr>
                <w:sz w:val="18"/>
              </w:rPr>
            </w:pPr>
            <w:r>
              <w:rPr>
                <w:spacing w:val="-2"/>
                <w:sz w:val="18"/>
              </w:rPr>
              <w:t>0.138</w:t>
            </w:r>
          </w:p>
        </w:tc>
        <w:tc>
          <w:tcPr>
            <w:tcW w:w="990" w:type="dxa"/>
          </w:tcPr>
          <w:p>
            <w:pPr>
              <w:pStyle w:val="11"/>
              <w:ind w:left="207"/>
              <w:jc w:val="left"/>
              <w:rPr>
                <w:sz w:val="18"/>
              </w:rPr>
            </w:pPr>
            <w:r>
              <w:rPr>
                <w:spacing w:val="-2"/>
                <w:sz w:val="18"/>
              </w:rPr>
              <w:t>0.986</w:t>
            </w:r>
          </w:p>
        </w:tc>
        <w:tc>
          <w:tcPr>
            <w:tcW w:w="1140" w:type="dxa"/>
          </w:tcPr>
          <w:p>
            <w:pPr>
              <w:pStyle w:val="11"/>
              <w:ind w:left="2" w:right="51"/>
              <w:rPr>
                <w:sz w:val="18"/>
              </w:rPr>
            </w:pPr>
            <w:r>
              <w:rPr>
                <w:spacing w:val="-4"/>
                <w:sz w:val="18"/>
              </w:rPr>
              <w:t>0.51</w:t>
            </w:r>
          </w:p>
        </w:tc>
        <w:tc>
          <w:tcPr>
            <w:tcW w:w="873" w:type="dxa"/>
          </w:tcPr>
          <w:p>
            <w:pPr>
              <w:pStyle w:val="11"/>
              <w:ind w:right="53"/>
              <w:jc w:val="righ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LC1</w:t>
            </w:r>
          </w:p>
        </w:tc>
        <w:tc>
          <w:tcPr>
            <w:tcW w:w="1111" w:type="dxa"/>
          </w:tcPr>
          <w:p>
            <w:pPr>
              <w:pStyle w:val="11"/>
              <w:ind w:left="30"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0.036</w:t>
            </w:r>
          </w:p>
        </w:tc>
        <w:tc>
          <w:tcPr>
            <w:tcW w:w="901" w:type="dxa"/>
          </w:tcPr>
          <w:p>
            <w:pPr>
              <w:pStyle w:val="11"/>
              <w:ind w:left="17" w:right="2"/>
              <w:rPr>
                <w:sz w:val="18"/>
              </w:rPr>
            </w:pPr>
            <w:r>
              <w:rPr>
                <w:spacing w:val="-2"/>
                <w:sz w:val="18"/>
              </w:rPr>
              <w:t>0.135</w:t>
            </w:r>
          </w:p>
        </w:tc>
        <w:tc>
          <w:tcPr>
            <w:tcW w:w="990" w:type="dxa"/>
          </w:tcPr>
          <w:p>
            <w:pPr>
              <w:pStyle w:val="11"/>
              <w:ind w:left="207"/>
              <w:jc w:val="left"/>
              <w:rPr>
                <w:sz w:val="18"/>
              </w:rPr>
            </w:pPr>
            <w:r>
              <w:rPr>
                <w:spacing w:val="-2"/>
                <w:sz w:val="18"/>
              </w:rPr>
              <w:t>0.004</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0.476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LC1</w:t>
            </w:r>
          </w:p>
        </w:tc>
        <w:tc>
          <w:tcPr>
            <w:tcW w:w="1111" w:type="dxa"/>
          </w:tcPr>
          <w:p>
            <w:pPr>
              <w:pStyle w:val="11"/>
              <w:ind w:left="30"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0.014</w:t>
            </w:r>
          </w:p>
        </w:tc>
        <w:tc>
          <w:tcPr>
            <w:tcW w:w="901" w:type="dxa"/>
          </w:tcPr>
          <w:p>
            <w:pPr>
              <w:pStyle w:val="11"/>
              <w:ind w:left="17" w:right="2"/>
              <w:rPr>
                <w:sz w:val="18"/>
              </w:rPr>
            </w:pPr>
            <w:r>
              <w:rPr>
                <w:spacing w:val="-2"/>
                <w:sz w:val="18"/>
              </w:rPr>
              <w:t>0.024</w:t>
            </w:r>
          </w:p>
        </w:tc>
        <w:tc>
          <w:tcPr>
            <w:tcW w:w="990" w:type="dxa"/>
          </w:tcPr>
          <w:p>
            <w:pPr>
              <w:pStyle w:val="11"/>
              <w:ind w:left="207"/>
              <w:jc w:val="left"/>
              <w:rPr>
                <w:sz w:val="18"/>
              </w:rPr>
            </w:pPr>
            <w:r>
              <w:rPr>
                <w:spacing w:val="-2"/>
                <w:sz w:val="18"/>
              </w:rPr>
              <w:t>0.005</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0.083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LC2</w:t>
            </w:r>
          </w:p>
        </w:tc>
        <w:tc>
          <w:tcPr>
            <w:tcW w:w="1111" w:type="dxa"/>
          </w:tcPr>
          <w:p>
            <w:pPr>
              <w:pStyle w:val="11"/>
              <w:ind w:left="30"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0.936</w:t>
            </w:r>
          </w:p>
        </w:tc>
        <w:tc>
          <w:tcPr>
            <w:tcW w:w="901" w:type="dxa"/>
          </w:tcPr>
          <w:p>
            <w:pPr>
              <w:pStyle w:val="11"/>
              <w:ind w:left="17" w:right="2"/>
              <w:rPr>
                <w:sz w:val="18"/>
              </w:rPr>
            </w:pPr>
            <w:r>
              <w:rPr>
                <w:spacing w:val="-2"/>
                <w:sz w:val="18"/>
              </w:rPr>
              <w:t>0.147</w:t>
            </w:r>
          </w:p>
        </w:tc>
        <w:tc>
          <w:tcPr>
            <w:tcW w:w="990" w:type="dxa"/>
          </w:tcPr>
          <w:p>
            <w:pPr>
              <w:pStyle w:val="11"/>
              <w:ind w:left="207"/>
              <w:jc w:val="left"/>
              <w:rPr>
                <w:sz w:val="18"/>
              </w:rPr>
            </w:pPr>
            <w:r>
              <w:rPr>
                <w:spacing w:val="-2"/>
                <w:sz w:val="18"/>
              </w:rPr>
              <w:t>0.982</w:t>
            </w:r>
          </w:p>
        </w:tc>
        <w:tc>
          <w:tcPr>
            <w:tcW w:w="1140" w:type="dxa"/>
          </w:tcPr>
          <w:p>
            <w:pPr>
              <w:pStyle w:val="11"/>
              <w:ind w:left="4" w:right="51"/>
              <w:rPr>
                <w:sz w:val="18"/>
              </w:rPr>
            </w:pPr>
            <w:r>
              <w:rPr>
                <w:spacing w:val="-2"/>
                <w:sz w:val="18"/>
              </w:rPr>
              <w:t>0.457</w:t>
            </w:r>
          </w:p>
        </w:tc>
        <w:tc>
          <w:tcPr>
            <w:tcW w:w="873" w:type="dxa"/>
          </w:tcPr>
          <w:p>
            <w:pPr>
              <w:pStyle w:val="11"/>
              <w:ind w:right="53"/>
              <w:jc w:val="righ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LC2</w:t>
            </w:r>
          </w:p>
        </w:tc>
        <w:tc>
          <w:tcPr>
            <w:tcW w:w="1111" w:type="dxa"/>
          </w:tcPr>
          <w:p>
            <w:pPr>
              <w:pStyle w:val="11"/>
              <w:ind w:left="30"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0.042</w:t>
            </w:r>
          </w:p>
        </w:tc>
        <w:tc>
          <w:tcPr>
            <w:tcW w:w="901" w:type="dxa"/>
          </w:tcPr>
          <w:p>
            <w:pPr>
              <w:pStyle w:val="11"/>
              <w:ind w:left="17" w:right="2"/>
              <w:rPr>
                <w:sz w:val="18"/>
              </w:rPr>
            </w:pPr>
            <w:r>
              <w:rPr>
                <w:spacing w:val="-2"/>
                <w:sz w:val="18"/>
              </w:rPr>
              <w:t>0.139</w:t>
            </w:r>
          </w:p>
        </w:tc>
        <w:tc>
          <w:tcPr>
            <w:tcW w:w="990" w:type="dxa"/>
          </w:tcPr>
          <w:p>
            <w:pPr>
              <w:pStyle w:val="11"/>
              <w:ind w:left="207"/>
              <w:jc w:val="left"/>
              <w:rPr>
                <w:sz w:val="18"/>
              </w:rPr>
            </w:pPr>
            <w:r>
              <w:rPr>
                <w:spacing w:val="-2"/>
                <w:sz w:val="18"/>
              </w:rPr>
              <w:t>0.005</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LC2</w:t>
            </w:r>
          </w:p>
        </w:tc>
        <w:tc>
          <w:tcPr>
            <w:tcW w:w="1111" w:type="dxa"/>
          </w:tcPr>
          <w:p>
            <w:pPr>
              <w:pStyle w:val="11"/>
              <w:ind w:left="30"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0.023</w:t>
            </w:r>
          </w:p>
        </w:tc>
        <w:tc>
          <w:tcPr>
            <w:tcW w:w="901" w:type="dxa"/>
          </w:tcPr>
          <w:p>
            <w:pPr>
              <w:pStyle w:val="11"/>
              <w:ind w:left="17" w:right="2"/>
              <w:rPr>
                <w:sz w:val="18"/>
              </w:rPr>
            </w:pPr>
            <w:r>
              <w:rPr>
                <w:spacing w:val="-2"/>
                <w:sz w:val="18"/>
              </w:rPr>
              <w:t>0.045</w:t>
            </w:r>
          </w:p>
        </w:tc>
        <w:tc>
          <w:tcPr>
            <w:tcW w:w="990" w:type="dxa"/>
          </w:tcPr>
          <w:p>
            <w:pPr>
              <w:pStyle w:val="11"/>
              <w:ind w:left="207"/>
              <w:jc w:val="left"/>
              <w:rPr>
                <w:sz w:val="18"/>
              </w:rPr>
            </w:pPr>
            <w:r>
              <w:rPr>
                <w:spacing w:val="-2"/>
                <w:sz w:val="18"/>
              </w:rPr>
              <w:t>0.006</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0.152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0.854</w:t>
            </w:r>
          </w:p>
        </w:tc>
        <w:tc>
          <w:tcPr>
            <w:tcW w:w="901" w:type="dxa"/>
          </w:tcPr>
          <w:p>
            <w:pPr>
              <w:pStyle w:val="11"/>
              <w:ind w:left="17" w:right="2"/>
              <w:rPr>
                <w:sz w:val="18"/>
              </w:rPr>
            </w:pPr>
            <w:r>
              <w:rPr>
                <w:spacing w:val="-2"/>
                <w:sz w:val="18"/>
              </w:rPr>
              <w:t>0.187</w:t>
            </w:r>
          </w:p>
        </w:tc>
        <w:tc>
          <w:tcPr>
            <w:tcW w:w="990" w:type="dxa"/>
          </w:tcPr>
          <w:p>
            <w:pPr>
              <w:pStyle w:val="11"/>
              <w:ind w:left="207"/>
              <w:jc w:val="left"/>
              <w:rPr>
                <w:sz w:val="18"/>
              </w:rPr>
            </w:pPr>
            <w:r>
              <w:rPr>
                <w:spacing w:val="-2"/>
                <w:sz w:val="18"/>
              </w:rPr>
              <w:t>0.924</w:t>
            </w:r>
          </w:p>
        </w:tc>
        <w:tc>
          <w:tcPr>
            <w:tcW w:w="1140" w:type="dxa"/>
          </w:tcPr>
          <w:p>
            <w:pPr>
              <w:pStyle w:val="11"/>
              <w:ind w:left="4" w:right="51"/>
              <w:rPr>
                <w:sz w:val="18"/>
              </w:rPr>
            </w:pPr>
            <w:r>
              <w:rPr>
                <w:spacing w:val="-2"/>
                <w:sz w:val="18"/>
              </w:rPr>
              <w:t>0.197</w:t>
            </w:r>
          </w:p>
        </w:tc>
        <w:tc>
          <w:tcPr>
            <w:tcW w:w="873" w:type="dxa"/>
          </w:tcPr>
          <w:p>
            <w:pPr>
              <w:pStyle w:val="11"/>
              <w:ind w:right="53"/>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0.066</w:t>
            </w:r>
          </w:p>
        </w:tc>
        <w:tc>
          <w:tcPr>
            <w:tcW w:w="901" w:type="dxa"/>
          </w:tcPr>
          <w:p>
            <w:pPr>
              <w:pStyle w:val="11"/>
              <w:ind w:left="17" w:right="2"/>
              <w:rPr>
                <w:sz w:val="18"/>
              </w:rPr>
            </w:pPr>
            <w:r>
              <w:rPr>
                <w:spacing w:val="-2"/>
                <w:sz w:val="18"/>
              </w:rPr>
              <w:t>0.152</w:t>
            </w:r>
          </w:p>
        </w:tc>
        <w:tc>
          <w:tcPr>
            <w:tcW w:w="990" w:type="dxa"/>
          </w:tcPr>
          <w:p>
            <w:pPr>
              <w:pStyle w:val="11"/>
              <w:ind w:left="207"/>
              <w:jc w:val="left"/>
              <w:rPr>
                <w:sz w:val="18"/>
              </w:rPr>
            </w:pPr>
            <w:r>
              <w:rPr>
                <w:spacing w:val="-2"/>
                <w:sz w:val="18"/>
              </w:rPr>
              <w:t>0.013</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0.604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0.081</w:t>
            </w:r>
          </w:p>
        </w:tc>
        <w:tc>
          <w:tcPr>
            <w:tcW w:w="901" w:type="dxa"/>
          </w:tcPr>
          <w:p>
            <w:pPr>
              <w:pStyle w:val="11"/>
              <w:ind w:left="17" w:right="2"/>
              <w:rPr>
                <w:sz w:val="18"/>
              </w:rPr>
            </w:pPr>
            <w:r>
              <w:rPr>
                <w:spacing w:val="-2"/>
                <w:sz w:val="18"/>
              </w:rPr>
              <w:t>0.112</w:t>
            </w:r>
          </w:p>
        </w:tc>
        <w:tc>
          <w:tcPr>
            <w:tcW w:w="990" w:type="dxa"/>
          </w:tcPr>
          <w:p>
            <w:pPr>
              <w:pStyle w:val="11"/>
              <w:ind w:left="207"/>
              <w:jc w:val="left"/>
              <w:rPr>
                <w:sz w:val="18"/>
              </w:rPr>
            </w:pPr>
            <w:r>
              <w:rPr>
                <w:spacing w:val="-2"/>
                <w:sz w:val="18"/>
              </w:rPr>
              <w:t>0.032</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0.405</w:t>
            </w:r>
          </w:p>
        </w:tc>
      </w:tr>
      <w:tr>
        <w:tblPrEx>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7" w:type="dxa"/>
          </w:tcPr>
          <w:p>
            <w:pPr>
              <w:pStyle w:val="11"/>
              <w:spacing w:before="54"/>
              <w:ind w:left="2" w:right="38"/>
              <w:rPr>
                <w:sz w:val="18"/>
              </w:rPr>
            </w:pPr>
            <w:r>
              <w:rPr>
                <w:spacing w:val="-2"/>
                <w:sz w:val="18"/>
              </w:rPr>
              <w:t>adybeet</w:t>
            </w:r>
          </w:p>
        </w:tc>
        <w:tc>
          <w:tcPr>
            <w:tcW w:w="649" w:type="dxa"/>
          </w:tcPr>
          <w:p>
            <w:pPr>
              <w:pStyle w:val="11"/>
              <w:spacing w:before="54"/>
              <w:ind w:right="60"/>
              <w:rPr>
                <w:sz w:val="18"/>
              </w:rPr>
            </w:pPr>
            <w:r>
              <w:rPr>
                <w:spacing w:val="-5"/>
                <w:sz w:val="18"/>
              </w:rPr>
              <w:t>LC3</w:t>
            </w:r>
          </w:p>
        </w:tc>
        <w:tc>
          <w:tcPr>
            <w:tcW w:w="1111" w:type="dxa"/>
          </w:tcPr>
          <w:p>
            <w:pPr>
              <w:pStyle w:val="11"/>
              <w:spacing w:before="54"/>
              <w:ind w:left="30"/>
              <w:rPr>
                <w:sz w:val="18"/>
              </w:rPr>
            </w:pPr>
            <w:r>
              <w:rPr>
                <w:spacing w:val="-2"/>
                <w:sz w:val="18"/>
              </w:rPr>
              <w:t>Flowering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0.888</w:t>
            </w:r>
          </w:p>
        </w:tc>
        <w:tc>
          <w:tcPr>
            <w:tcW w:w="901" w:type="dxa"/>
          </w:tcPr>
          <w:p>
            <w:pPr>
              <w:pStyle w:val="11"/>
              <w:spacing w:before="54"/>
              <w:ind w:left="17" w:right="2"/>
              <w:rPr>
                <w:sz w:val="18"/>
              </w:rPr>
            </w:pPr>
            <w:r>
              <w:rPr>
                <w:spacing w:val="-2"/>
                <w:sz w:val="18"/>
              </w:rPr>
              <w:t>0.148</w:t>
            </w:r>
          </w:p>
        </w:tc>
        <w:tc>
          <w:tcPr>
            <w:tcW w:w="990" w:type="dxa"/>
          </w:tcPr>
          <w:p>
            <w:pPr>
              <w:pStyle w:val="11"/>
              <w:spacing w:before="54"/>
              <w:ind w:left="207"/>
              <w:jc w:val="left"/>
              <w:rPr>
                <w:sz w:val="18"/>
              </w:rPr>
            </w:pPr>
            <w:r>
              <w:rPr>
                <w:spacing w:val="-2"/>
                <w:sz w:val="18"/>
              </w:rPr>
              <w:t>0.935</w:t>
            </w:r>
          </w:p>
        </w:tc>
        <w:tc>
          <w:tcPr>
            <w:tcW w:w="1140" w:type="dxa"/>
          </w:tcPr>
          <w:p>
            <w:pPr>
              <w:pStyle w:val="11"/>
              <w:spacing w:before="54"/>
              <w:ind w:left="4" w:right="51"/>
              <w:rPr>
                <w:sz w:val="18"/>
              </w:rPr>
            </w:pPr>
            <w:r>
              <w:rPr>
                <w:spacing w:val="-2"/>
                <w:sz w:val="18"/>
              </w:rPr>
              <w:t>0.421</w:t>
            </w:r>
          </w:p>
        </w:tc>
        <w:tc>
          <w:tcPr>
            <w:tcW w:w="873" w:type="dxa"/>
          </w:tcPr>
          <w:p>
            <w:pPr>
              <w:pStyle w:val="11"/>
              <w:spacing w:before="54"/>
              <w:ind w:right="53"/>
              <w:jc w:val="righ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0.06</w:t>
            </w:r>
          </w:p>
        </w:tc>
        <w:tc>
          <w:tcPr>
            <w:tcW w:w="901" w:type="dxa"/>
          </w:tcPr>
          <w:p>
            <w:pPr>
              <w:pStyle w:val="11"/>
              <w:ind w:left="17" w:right="2"/>
              <w:rPr>
                <w:sz w:val="18"/>
              </w:rPr>
            </w:pPr>
            <w:r>
              <w:rPr>
                <w:spacing w:val="-2"/>
                <w:sz w:val="18"/>
              </w:rPr>
              <w:t>0.129</w:t>
            </w:r>
          </w:p>
        </w:tc>
        <w:tc>
          <w:tcPr>
            <w:tcW w:w="990" w:type="dxa"/>
          </w:tcPr>
          <w:p>
            <w:pPr>
              <w:pStyle w:val="11"/>
              <w:ind w:left="207"/>
              <w:jc w:val="left"/>
              <w:rPr>
                <w:sz w:val="18"/>
              </w:rPr>
            </w:pPr>
            <w:r>
              <w:rPr>
                <w:spacing w:val="-2"/>
                <w:sz w:val="18"/>
              </w:rPr>
              <w:t>0.016</w:t>
            </w:r>
          </w:p>
        </w:tc>
        <w:tc>
          <w:tcPr>
            <w:tcW w:w="1140" w:type="dxa"/>
          </w:tcPr>
          <w:p>
            <w:pPr>
              <w:pStyle w:val="11"/>
              <w:ind w:left="5" w:right="51"/>
              <w:rPr>
                <w:sz w:val="18"/>
              </w:rPr>
            </w:pPr>
            <w:r>
              <w:rPr>
                <w:spacing w:val="-10"/>
                <w:sz w:val="18"/>
              </w:rPr>
              <w:t>0</w:t>
            </w:r>
          </w:p>
        </w:tc>
        <w:tc>
          <w:tcPr>
            <w:tcW w:w="873" w:type="dxa"/>
          </w:tcPr>
          <w:p>
            <w:pPr>
              <w:pStyle w:val="11"/>
              <w:ind w:right="105"/>
              <w:jc w:val="right"/>
              <w:rPr>
                <w:sz w:val="18"/>
              </w:rPr>
            </w:pPr>
            <w:r>
              <w:rPr>
                <w:spacing w:val="-4"/>
                <w:sz w:val="18"/>
              </w:rPr>
              <w:t>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0.052</w:t>
            </w:r>
          </w:p>
        </w:tc>
        <w:tc>
          <w:tcPr>
            <w:tcW w:w="901" w:type="dxa"/>
          </w:tcPr>
          <w:p>
            <w:pPr>
              <w:pStyle w:val="11"/>
              <w:ind w:left="17" w:right="2"/>
              <w:rPr>
                <w:sz w:val="18"/>
              </w:rPr>
            </w:pPr>
            <w:r>
              <w:rPr>
                <w:spacing w:val="-2"/>
                <w:sz w:val="18"/>
              </w:rPr>
              <w:t>0.069</w:t>
            </w:r>
          </w:p>
        </w:tc>
        <w:tc>
          <w:tcPr>
            <w:tcW w:w="990" w:type="dxa"/>
          </w:tcPr>
          <w:p>
            <w:pPr>
              <w:pStyle w:val="11"/>
              <w:ind w:left="207"/>
              <w:jc w:val="left"/>
              <w:rPr>
                <w:sz w:val="18"/>
              </w:rPr>
            </w:pPr>
            <w:r>
              <w:rPr>
                <w:spacing w:val="-2"/>
                <w:sz w:val="18"/>
              </w:rPr>
              <w:t>0.026</w:t>
            </w:r>
          </w:p>
        </w:tc>
        <w:tc>
          <w:tcPr>
            <w:tcW w:w="1140" w:type="dxa"/>
          </w:tcPr>
          <w:p>
            <w:pPr>
              <w:pStyle w:val="11"/>
              <w:ind w:left="4" w:right="51"/>
              <w:rPr>
                <w:sz w:val="18"/>
              </w:rPr>
            </w:pPr>
            <w:r>
              <w:rPr>
                <w:spacing w:val="-2"/>
                <w:sz w:val="18"/>
              </w:rPr>
              <w:t>0.001</w:t>
            </w:r>
          </w:p>
        </w:tc>
        <w:tc>
          <w:tcPr>
            <w:tcW w:w="873" w:type="dxa"/>
          </w:tcPr>
          <w:p>
            <w:pPr>
              <w:pStyle w:val="11"/>
              <w:ind w:right="53"/>
              <w:jc w:val="right"/>
              <w:rPr>
                <w:sz w:val="18"/>
              </w:rPr>
            </w:pPr>
            <w:r>
              <w:rPr>
                <w:spacing w:val="-2"/>
                <w:sz w:val="18"/>
              </w:rPr>
              <w:t>0.253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0.948</w:t>
            </w:r>
          </w:p>
        </w:tc>
        <w:tc>
          <w:tcPr>
            <w:tcW w:w="901" w:type="dxa"/>
          </w:tcPr>
          <w:p>
            <w:pPr>
              <w:pStyle w:val="11"/>
              <w:ind w:left="17" w:right="4"/>
              <w:rPr>
                <w:sz w:val="18"/>
              </w:rPr>
            </w:pPr>
            <w:r>
              <w:rPr>
                <w:spacing w:val="-4"/>
                <w:sz w:val="18"/>
              </w:rPr>
              <w:t>0.14</w:t>
            </w:r>
          </w:p>
        </w:tc>
        <w:tc>
          <w:tcPr>
            <w:tcW w:w="990" w:type="dxa"/>
          </w:tcPr>
          <w:p>
            <w:pPr>
              <w:pStyle w:val="11"/>
              <w:ind w:left="207"/>
              <w:jc w:val="left"/>
              <w:rPr>
                <w:sz w:val="18"/>
              </w:rPr>
            </w:pPr>
            <w:r>
              <w:rPr>
                <w:spacing w:val="-2"/>
                <w:sz w:val="18"/>
              </w:rPr>
              <w:t>0.985</w:t>
            </w:r>
          </w:p>
        </w:tc>
        <w:tc>
          <w:tcPr>
            <w:tcW w:w="1140" w:type="dxa"/>
          </w:tcPr>
          <w:p>
            <w:pPr>
              <w:pStyle w:val="11"/>
              <w:ind w:left="4" w:right="51"/>
              <w:rPr>
                <w:sz w:val="18"/>
              </w:rPr>
            </w:pPr>
            <w:r>
              <w:rPr>
                <w:spacing w:val="-2"/>
                <w:sz w:val="18"/>
              </w:rPr>
              <w:t>0.388</w:t>
            </w:r>
          </w:p>
        </w:tc>
        <w:tc>
          <w:tcPr>
            <w:tcW w:w="873" w:type="dxa"/>
          </w:tcPr>
          <w:p>
            <w:pPr>
              <w:pStyle w:val="11"/>
              <w:ind w:right="53"/>
              <w:jc w:val="right"/>
              <w:rPr>
                <w:sz w:val="18"/>
              </w:rPr>
            </w:pPr>
            <w:r>
              <w:rPr>
                <w:spacing w:val="-2"/>
                <w:sz w:val="18"/>
              </w:rPr>
              <w:t>0.999</w:t>
            </w:r>
          </w:p>
        </w:tc>
      </w:tr>
      <w:tr>
        <w:tblPrEx>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0.037</w:t>
            </w:r>
          </w:p>
        </w:tc>
        <w:tc>
          <w:tcPr>
            <w:tcW w:w="901" w:type="dxa"/>
          </w:tcPr>
          <w:p>
            <w:pPr>
              <w:pStyle w:val="11"/>
              <w:ind w:left="17" w:right="2"/>
              <w:rPr>
                <w:sz w:val="18"/>
              </w:rPr>
            </w:pPr>
            <w:r>
              <w:rPr>
                <w:spacing w:val="-2"/>
                <w:sz w:val="18"/>
              </w:rPr>
              <w:t>0.136</w:t>
            </w:r>
          </w:p>
        </w:tc>
        <w:tc>
          <w:tcPr>
            <w:tcW w:w="990" w:type="dxa"/>
          </w:tcPr>
          <w:p>
            <w:pPr>
              <w:pStyle w:val="11"/>
              <w:ind w:left="207"/>
              <w:jc w:val="left"/>
              <w:rPr>
                <w:sz w:val="18"/>
              </w:rPr>
            </w:pPr>
            <w:r>
              <w:rPr>
                <w:spacing w:val="-2"/>
                <w:sz w:val="18"/>
              </w:rPr>
              <w:t>0.004</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0.588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LC3</w:t>
            </w:r>
          </w:p>
        </w:tc>
        <w:tc>
          <w:tcPr>
            <w:tcW w:w="1111" w:type="dxa"/>
          </w:tcPr>
          <w:p>
            <w:pPr>
              <w:pStyle w:val="11"/>
              <w:ind w:left="30"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0.015</w:t>
            </w:r>
          </w:p>
        </w:tc>
        <w:tc>
          <w:tcPr>
            <w:tcW w:w="901" w:type="dxa"/>
          </w:tcPr>
          <w:p>
            <w:pPr>
              <w:pStyle w:val="11"/>
              <w:ind w:left="17" w:right="2"/>
              <w:rPr>
                <w:sz w:val="18"/>
              </w:rPr>
            </w:pPr>
            <w:r>
              <w:rPr>
                <w:spacing w:val="-2"/>
                <w:sz w:val="18"/>
              </w:rPr>
              <w:t>0.026</w:t>
            </w:r>
          </w:p>
        </w:tc>
        <w:tc>
          <w:tcPr>
            <w:tcW w:w="990" w:type="dxa"/>
          </w:tcPr>
          <w:p>
            <w:pPr>
              <w:pStyle w:val="11"/>
              <w:ind w:left="207"/>
              <w:jc w:val="left"/>
              <w:rPr>
                <w:sz w:val="18"/>
              </w:rPr>
            </w:pPr>
            <w:r>
              <w:rPr>
                <w:spacing w:val="-2"/>
                <w:sz w:val="18"/>
              </w:rPr>
              <w:t>0.006</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0.087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0.77</w:t>
            </w:r>
          </w:p>
        </w:tc>
        <w:tc>
          <w:tcPr>
            <w:tcW w:w="901" w:type="dxa"/>
          </w:tcPr>
          <w:p>
            <w:pPr>
              <w:pStyle w:val="11"/>
              <w:ind w:left="17" w:right="2"/>
              <w:rPr>
                <w:sz w:val="18"/>
              </w:rPr>
            </w:pPr>
            <w:r>
              <w:rPr>
                <w:spacing w:val="-2"/>
                <w:sz w:val="18"/>
              </w:rPr>
              <w:t>0.216</w:t>
            </w:r>
          </w:p>
        </w:tc>
        <w:tc>
          <w:tcPr>
            <w:tcW w:w="990" w:type="dxa"/>
          </w:tcPr>
          <w:p>
            <w:pPr>
              <w:pStyle w:val="11"/>
              <w:ind w:left="207"/>
              <w:jc w:val="left"/>
              <w:rPr>
                <w:sz w:val="18"/>
              </w:rPr>
            </w:pPr>
            <w:r>
              <w:rPr>
                <w:spacing w:val="-2"/>
                <w:sz w:val="18"/>
              </w:rPr>
              <w:t>0.825</w:t>
            </w:r>
          </w:p>
        </w:tc>
        <w:tc>
          <w:tcPr>
            <w:tcW w:w="1140" w:type="dxa"/>
          </w:tcPr>
          <w:p>
            <w:pPr>
              <w:pStyle w:val="11"/>
              <w:ind w:left="2" w:right="51"/>
              <w:rPr>
                <w:sz w:val="18"/>
              </w:rPr>
            </w:pPr>
            <w:r>
              <w:rPr>
                <w:spacing w:val="-4"/>
                <w:sz w:val="18"/>
              </w:rPr>
              <w:t>0.21</w:t>
            </w:r>
          </w:p>
        </w:tc>
        <w:tc>
          <w:tcPr>
            <w:tcW w:w="873" w:type="dxa"/>
          </w:tcPr>
          <w:p>
            <w:pPr>
              <w:pStyle w:val="11"/>
              <w:ind w:right="53"/>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0.094</w:t>
            </w:r>
          </w:p>
        </w:tc>
        <w:tc>
          <w:tcPr>
            <w:tcW w:w="901" w:type="dxa"/>
          </w:tcPr>
          <w:p>
            <w:pPr>
              <w:pStyle w:val="11"/>
              <w:ind w:left="17" w:right="2"/>
              <w:rPr>
                <w:sz w:val="18"/>
              </w:rPr>
            </w:pPr>
            <w:r>
              <w:rPr>
                <w:spacing w:val="-2"/>
                <w:sz w:val="18"/>
              </w:rPr>
              <w:t>0.162</w:t>
            </w:r>
          </w:p>
        </w:tc>
        <w:tc>
          <w:tcPr>
            <w:tcW w:w="990" w:type="dxa"/>
          </w:tcPr>
          <w:p>
            <w:pPr>
              <w:pStyle w:val="11"/>
              <w:ind w:left="207"/>
              <w:jc w:val="left"/>
              <w:rPr>
                <w:sz w:val="18"/>
              </w:rPr>
            </w:pPr>
            <w:r>
              <w:rPr>
                <w:spacing w:val="-2"/>
                <w:sz w:val="18"/>
              </w:rPr>
              <w:t>0.021</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0.589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0.135</w:t>
            </w:r>
          </w:p>
        </w:tc>
        <w:tc>
          <w:tcPr>
            <w:tcW w:w="901" w:type="dxa"/>
          </w:tcPr>
          <w:p>
            <w:pPr>
              <w:pStyle w:val="11"/>
              <w:ind w:left="17" w:right="2"/>
              <w:rPr>
                <w:sz w:val="18"/>
              </w:rPr>
            </w:pPr>
            <w:r>
              <w:rPr>
                <w:spacing w:val="-2"/>
                <w:sz w:val="18"/>
              </w:rPr>
              <w:t>0.159</w:t>
            </w:r>
          </w:p>
        </w:tc>
        <w:tc>
          <w:tcPr>
            <w:tcW w:w="990" w:type="dxa"/>
          </w:tcPr>
          <w:p>
            <w:pPr>
              <w:pStyle w:val="11"/>
              <w:ind w:left="257"/>
              <w:jc w:val="left"/>
              <w:rPr>
                <w:sz w:val="18"/>
              </w:rPr>
            </w:pPr>
            <w:r>
              <w:rPr>
                <w:spacing w:val="-4"/>
                <w:sz w:val="18"/>
              </w:rPr>
              <w:t>0.07</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0.543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0.816</w:t>
            </w:r>
          </w:p>
        </w:tc>
        <w:tc>
          <w:tcPr>
            <w:tcW w:w="901" w:type="dxa"/>
          </w:tcPr>
          <w:p>
            <w:pPr>
              <w:pStyle w:val="11"/>
              <w:ind w:left="17" w:right="4"/>
              <w:rPr>
                <w:sz w:val="18"/>
              </w:rPr>
            </w:pPr>
            <w:r>
              <w:rPr>
                <w:spacing w:val="-4"/>
                <w:sz w:val="18"/>
              </w:rPr>
              <w:t>0.18</w:t>
            </w:r>
          </w:p>
        </w:tc>
        <w:tc>
          <w:tcPr>
            <w:tcW w:w="990" w:type="dxa"/>
          </w:tcPr>
          <w:p>
            <w:pPr>
              <w:pStyle w:val="11"/>
              <w:ind w:left="207"/>
              <w:jc w:val="left"/>
              <w:rPr>
                <w:sz w:val="18"/>
              </w:rPr>
            </w:pPr>
            <w:r>
              <w:rPr>
                <w:spacing w:val="-2"/>
                <w:sz w:val="18"/>
              </w:rPr>
              <w:t>0.869</w:t>
            </w:r>
          </w:p>
        </w:tc>
        <w:tc>
          <w:tcPr>
            <w:tcW w:w="1140" w:type="dxa"/>
          </w:tcPr>
          <w:p>
            <w:pPr>
              <w:pStyle w:val="11"/>
              <w:ind w:left="4" w:right="51"/>
              <w:rPr>
                <w:sz w:val="18"/>
              </w:rPr>
            </w:pPr>
            <w:r>
              <w:rPr>
                <w:spacing w:val="-2"/>
                <w:sz w:val="18"/>
              </w:rPr>
              <w:t>0.322</w:t>
            </w:r>
          </w:p>
        </w:tc>
        <w:tc>
          <w:tcPr>
            <w:tcW w:w="873" w:type="dxa"/>
          </w:tcPr>
          <w:p>
            <w:pPr>
              <w:pStyle w:val="11"/>
              <w:ind w:right="53"/>
              <w:jc w:val="righ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0.091</w:t>
            </w:r>
          </w:p>
        </w:tc>
        <w:tc>
          <w:tcPr>
            <w:tcW w:w="901" w:type="dxa"/>
          </w:tcPr>
          <w:p>
            <w:pPr>
              <w:pStyle w:val="11"/>
              <w:ind w:left="17" w:right="2"/>
              <w:rPr>
                <w:sz w:val="18"/>
              </w:rPr>
            </w:pPr>
            <w:r>
              <w:rPr>
                <w:spacing w:val="-2"/>
                <w:sz w:val="18"/>
              </w:rPr>
              <w:t>0.149</w:t>
            </w:r>
          </w:p>
        </w:tc>
        <w:tc>
          <w:tcPr>
            <w:tcW w:w="990" w:type="dxa"/>
          </w:tcPr>
          <w:p>
            <w:pPr>
              <w:pStyle w:val="11"/>
              <w:ind w:left="207"/>
              <w:jc w:val="left"/>
              <w:rPr>
                <w:sz w:val="18"/>
              </w:rPr>
            </w:pPr>
            <w:r>
              <w:rPr>
                <w:spacing w:val="-2"/>
                <w:sz w:val="18"/>
              </w:rPr>
              <w:t>0.029</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0.578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7" w:type="dxa"/>
          </w:tcPr>
          <w:p>
            <w:pPr>
              <w:pStyle w:val="11"/>
              <w:spacing w:before="54"/>
              <w:ind w:left="2" w:right="38"/>
              <w:rPr>
                <w:sz w:val="18"/>
              </w:rPr>
            </w:pPr>
            <w:r>
              <w:rPr>
                <w:spacing w:val="-2"/>
                <w:sz w:val="18"/>
              </w:rPr>
              <w:t>adybeet</w:t>
            </w:r>
          </w:p>
        </w:tc>
        <w:tc>
          <w:tcPr>
            <w:tcW w:w="649" w:type="dxa"/>
          </w:tcPr>
          <w:p>
            <w:pPr>
              <w:pStyle w:val="11"/>
              <w:spacing w:before="54"/>
              <w:ind w:right="60"/>
              <w:rPr>
                <w:sz w:val="18"/>
              </w:rPr>
            </w:pPr>
            <w:r>
              <w:rPr>
                <w:spacing w:val="-5"/>
                <w:sz w:val="18"/>
              </w:rPr>
              <w:t>LO1</w:t>
            </w:r>
          </w:p>
        </w:tc>
        <w:tc>
          <w:tcPr>
            <w:tcW w:w="1111" w:type="dxa"/>
          </w:tcPr>
          <w:p>
            <w:pPr>
              <w:pStyle w:val="11"/>
              <w:spacing w:before="54"/>
              <w:ind w:left="30"/>
              <w:rPr>
                <w:sz w:val="18"/>
              </w:rPr>
            </w:pPr>
            <w:r>
              <w:rPr>
                <w:spacing w:val="-2"/>
                <w:sz w:val="18"/>
              </w:rPr>
              <w:t>Flowering</w:t>
            </w:r>
          </w:p>
        </w:tc>
        <w:tc>
          <w:tcPr>
            <w:tcW w:w="1727" w:type="dxa"/>
          </w:tcPr>
          <w:p>
            <w:pPr>
              <w:pStyle w:val="11"/>
              <w:spacing w:before="54"/>
              <w:ind w:left="3" w:right="58"/>
              <w:rPr>
                <w:sz w:val="18"/>
              </w:rPr>
            </w:pPr>
            <w:r>
              <w:rPr>
                <w:spacing w:val="-2"/>
                <w:sz w:val="18"/>
              </w:rPr>
              <w:t>Detritivore</w:t>
            </w:r>
          </w:p>
        </w:tc>
        <w:tc>
          <w:tcPr>
            <w:tcW w:w="888" w:type="dxa"/>
          </w:tcPr>
          <w:p>
            <w:pPr>
              <w:pStyle w:val="11"/>
              <w:spacing w:before="54"/>
              <w:ind w:left="4" w:right="35"/>
              <w:rPr>
                <w:sz w:val="18"/>
              </w:rPr>
            </w:pPr>
            <w:r>
              <w:rPr>
                <w:spacing w:val="-2"/>
                <w:sz w:val="18"/>
              </w:rPr>
              <w:t>0.093</w:t>
            </w:r>
          </w:p>
        </w:tc>
        <w:tc>
          <w:tcPr>
            <w:tcW w:w="901" w:type="dxa"/>
          </w:tcPr>
          <w:p>
            <w:pPr>
              <w:pStyle w:val="11"/>
              <w:spacing w:before="54"/>
              <w:ind w:left="17" w:right="2"/>
              <w:rPr>
                <w:sz w:val="18"/>
              </w:rPr>
            </w:pPr>
            <w:r>
              <w:rPr>
                <w:spacing w:val="-2"/>
                <w:sz w:val="18"/>
              </w:rPr>
              <w:t>0.111</w:t>
            </w:r>
          </w:p>
        </w:tc>
        <w:tc>
          <w:tcPr>
            <w:tcW w:w="990" w:type="dxa"/>
          </w:tcPr>
          <w:p>
            <w:pPr>
              <w:pStyle w:val="11"/>
              <w:spacing w:before="54"/>
              <w:ind w:left="207"/>
              <w:jc w:val="left"/>
              <w:rPr>
                <w:sz w:val="18"/>
              </w:rPr>
            </w:pPr>
            <w:r>
              <w:rPr>
                <w:spacing w:val="-2"/>
                <w:sz w:val="18"/>
              </w:rPr>
              <w:t>0.053</w:t>
            </w:r>
          </w:p>
        </w:tc>
        <w:tc>
          <w:tcPr>
            <w:tcW w:w="1140" w:type="dxa"/>
          </w:tcPr>
          <w:p>
            <w:pPr>
              <w:pStyle w:val="11"/>
              <w:spacing w:before="54"/>
              <w:ind w:left="4" w:right="51"/>
              <w:rPr>
                <w:sz w:val="18"/>
              </w:rPr>
            </w:pPr>
            <w:r>
              <w:rPr>
                <w:spacing w:val="-2"/>
                <w:sz w:val="18"/>
              </w:rPr>
              <w:t>0.001</w:t>
            </w:r>
          </w:p>
        </w:tc>
        <w:tc>
          <w:tcPr>
            <w:tcW w:w="873" w:type="dxa"/>
          </w:tcPr>
          <w:p>
            <w:pPr>
              <w:pStyle w:val="11"/>
              <w:spacing w:before="54"/>
              <w:ind w:right="53"/>
              <w:jc w:val="right"/>
              <w:rPr>
                <w:sz w:val="18"/>
              </w:rPr>
            </w:pPr>
            <w:r>
              <w:rPr>
                <w:spacing w:val="-2"/>
                <w:sz w:val="18"/>
              </w:rPr>
              <w:t>0.411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0.92</w:t>
            </w:r>
          </w:p>
        </w:tc>
        <w:tc>
          <w:tcPr>
            <w:tcW w:w="901" w:type="dxa"/>
          </w:tcPr>
          <w:p>
            <w:pPr>
              <w:pStyle w:val="11"/>
              <w:ind w:left="17" w:right="2"/>
              <w:rPr>
                <w:sz w:val="18"/>
              </w:rPr>
            </w:pPr>
            <w:r>
              <w:rPr>
                <w:spacing w:val="-2"/>
                <w:sz w:val="18"/>
              </w:rPr>
              <w:t>0.153</w:t>
            </w:r>
          </w:p>
        </w:tc>
        <w:tc>
          <w:tcPr>
            <w:tcW w:w="990" w:type="dxa"/>
          </w:tcPr>
          <w:p>
            <w:pPr>
              <w:pStyle w:val="11"/>
              <w:ind w:left="207"/>
              <w:jc w:val="left"/>
              <w:rPr>
                <w:sz w:val="18"/>
              </w:rPr>
            </w:pPr>
            <w:r>
              <w:rPr>
                <w:spacing w:val="-2"/>
                <w:sz w:val="18"/>
              </w:rPr>
              <w:t>0.968</w:t>
            </w:r>
          </w:p>
        </w:tc>
        <w:tc>
          <w:tcPr>
            <w:tcW w:w="1140" w:type="dxa"/>
          </w:tcPr>
          <w:p>
            <w:pPr>
              <w:pStyle w:val="11"/>
              <w:ind w:left="4" w:right="51"/>
              <w:rPr>
                <w:sz w:val="18"/>
              </w:rPr>
            </w:pPr>
            <w:r>
              <w:rPr>
                <w:spacing w:val="-2"/>
                <w:sz w:val="18"/>
              </w:rPr>
              <w:t>0.347</w:t>
            </w:r>
          </w:p>
        </w:tc>
        <w:tc>
          <w:tcPr>
            <w:tcW w:w="873" w:type="dxa"/>
          </w:tcPr>
          <w:p>
            <w:pPr>
              <w:pStyle w:val="11"/>
              <w:ind w:right="53"/>
              <w:jc w:val="righ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0.052</w:t>
            </w:r>
          </w:p>
        </w:tc>
        <w:tc>
          <w:tcPr>
            <w:tcW w:w="901" w:type="dxa"/>
          </w:tcPr>
          <w:p>
            <w:pPr>
              <w:pStyle w:val="11"/>
              <w:ind w:left="17" w:right="2"/>
              <w:rPr>
                <w:sz w:val="18"/>
              </w:rPr>
            </w:pPr>
            <w:r>
              <w:rPr>
                <w:spacing w:val="-2"/>
                <w:sz w:val="18"/>
              </w:rPr>
              <w:t>0.145</w:t>
            </w:r>
          </w:p>
        </w:tc>
        <w:tc>
          <w:tcPr>
            <w:tcW w:w="990" w:type="dxa"/>
          </w:tcPr>
          <w:p>
            <w:pPr>
              <w:pStyle w:val="11"/>
              <w:ind w:left="207"/>
              <w:jc w:val="left"/>
              <w:rPr>
                <w:sz w:val="18"/>
              </w:rPr>
            </w:pPr>
            <w:r>
              <w:rPr>
                <w:spacing w:val="-2"/>
                <w:sz w:val="18"/>
              </w:rPr>
              <w:t>0.008</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0.611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LO1</w:t>
            </w:r>
          </w:p>
        </w:tc>
        <w:tc>
          <w:tcPr>
            <w:tcW w:w="1111" w:type="dxa"/>
          </w:tcPr>
          <w:p>
            <w:pPr>
              <w:pStyle w:val="11"/>
              <w:ind w:left="30"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0.028</w:t>
            </w:r>
          </w:p>
        </w:tc>
        <w:tc>
          <w:tcPr>
            <w:tcW w:w="901" w:type="dxa"/>
          </w:tcPr>
          <w:p>
            <w:pPr>
              <w:pStyle w:val="11"/>
              <w:ind w:left="17" w:right="2"/>
              <w:rPr>
                <w:sz w:val="18"/>
              </w:rPr>
            </w:pPr>
            <w:r>
              <w:rPr>
                <w:spacing w:val="-2"/>
                <w:sz w:val="18"/>
              </w:rPr>
              <w:t>0.046</w:t>
            </w:r>
          </w:p>
        </w:tc>
        <w:tc>
          <w:tcPr>
            <w:tcW w:w="990" w:type="dxa"/>
          </w:tcPr>
          <w:p>
            <w:pPr>
              <w:pStyle w:val="11"/>
              <w:ind w:left="207"/>
              <w:jc w:val="left"/>
              <w:rPr>
                <w:sz w:val="18"/>
              </w:rPr>
            </w:pPr>
            <w:r>
              <w:rPr>
                <w:spacing w:val="-2"/>
                <w:sz w:val="18"/>
              </w:rPr>
              <w:t>0.012</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0.154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0.827</w:t>
            </w:r>
          </w:p>
        </w:tc>
        <w:tc>
          <w:tcPr>
            <w:tcW w:w="901" w:type="dxa"/>
          </w:tcPr>
          <w:p>
            <w:pPr>
              <w:pStyle w:val="11"/>
              <w:ind w:left="17" w:right="2"/>
              <w:rPr>
                <w:sz w:val="18"/>
              </w:rPr>
            </w:pPr>
            <w:r>
              <w:rPr>
                <w:spacing w:val="-2"/>
                <w:sz w:val="18"/>
              </w:rPr>
              <w:t>0.228</w:t>
            </w:r>
          </w:p>
        </w:tc>
        <w:tc>
          <w:tcPr>
            <w:tcW w:w="990" w:type="dxa"/>
          </w:tcPr>
          <w:p>
            <w:pPr>
              <w:pStyle w:val="11"/>
              <w:ind w:left="207"/>
              <w:jc w:val="left"/>
              <w:rPr>
                <w:sz w:val="18"/>
              </w:rPr>
            </w:pPr>
            <w:r>
              <w:rPr>
                <w:spacing w:val="-2"/>
                <w:sz w:val="18"/>
              </w:rPr>
              <w:t>0.925</w:t>
            </w:r>
          </w:p>
        </w:tc>
        <w:tc>
          <w:tcPr>
            <w:tcW w:w="1140" w:type="dxa"/>
          </w:tcPr>
          <w:p>
            <w:pPr>
              <w:pStyle w:val="11"/>
              <w:ind w:left="2" w:right="51"/>
              <w:rPr>
                <w:sz w:val="18"/>
              </w:rPr>
            </w:pPr>
            <w:r>
              <w:rPr>
                <w:spacing w:val="-4"/>
                <w:sz w:val="18"/>
              </w:rPr>
              <w:t>0.11</w:t>
            </w:r>
          </w:p>
        </w:tc>
        <w:tc>
          <w:tcPr>
            <w:tcW w:w="873" w:type="dxa"/>
          </w:tcPr>
          <w:p>
            <w:pPr>
              <w:pStyle w:val="11"/>
              <w:ind w:right="53"/>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0.07</w:t>
            </w:r>
          </w:p>
        </w:tc>
        <w:tc>
          <w:tcPr>
            <w:tcW w:w="901" w:type="dxa"/>
          </w:tcPr>
          <w:p>
            <w:pPr>
              <w:pStyle w:val="11"/>
              <w:ind w:left="17" w:right="4"/>
              <w:rPr>
                <w:sz w:val="18"/>
              </w:rPr>
            </w:pPr>
            <w:r>
              <w:rPr>
                <w:spacing w:val="-4"/>
                <w:sz w:val="18"/>
              </w:rPr>
              <w:t>0.17</w:t>
            </w:r>
          </w:p>
        </w:tc>
        <w:tc>
          <w:tcPr>
            <w:tcW w:w="990" w:type="dxa"/>
          </w:tcPr>
          <w:p>
            <w:pPr>
              <w:pStyle w:val="11"/>
              <w:ind w:left="207"/>
              <w:jc w:val="left"/>
              <w:rPr>
                <w:sz w:val="18"/>
              </w:rPr>
            </w:pPr>
            <w:r>
              <w:rPr>
                <w:spacing w:val="-2"/>
                <w:sz w:val="18"/>
              </w:rPr>
              <w:t>0.013</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0.782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0.103</w:t>
            </w:r>
          </w:p>
        </w:tc>
        <w:tc>
          <w:tcPr>
            <w:tcW w:w="901" w:type="dxa"/>
          </w:tcPr>
          <w:p>
            <w:pPr>
              <w:pStyle w:val="11"/>
              <w:ind w:left="17" w:right="2"/>
              <w:rPr>
                <w:sz w:val="18"/>
              </w:rPr>
            </w:pPr>
            <w:r>
              <w:rPr>
                <w:spacing w:val="-2"/>
                <w:sz w:val="18"/>
              </w:rPr>
              <w:t>0.163</w:t>
            </w:r>
          </w:p>
        </w:tc>
        <w:tc>
          <w:tcPr>
            <w:tcW w:w="990" w:type="dxa"/>
          </w:tcPr>
          <w:p>
            <w:pPr>
              <w:pStyle w:val="11"/>
              <w:ind w:left="207"/>
              <w:jc w:val="left"/>
              <w:rPr>
                <w:sz w:val="18"/>
              </w:rPr>
            </w:pPr>
            <w:r>
              <w:rPr>
                <w:spacing w:val="-2"/>
                <w:sz w:val="18"/>
              </w:rPr>
              <w:t>0.031</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0.591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line="188" w:lineRule="exact"/>
              <w:ind w:right="20"/>
              <w:rPr>
                <w:sz w:val="18"/>
              </w:rPr>
            </w:pPr>
            <w:r>
              <w:rPr>
                <w:spacing w:val="-4"/>
                <w:sz w:val="18"/>
              </w:rPr>
              <w:t>2018</w:t>
            </w:r>
          </w:p>
        </w:tc>
        <w:tc>
          <w:tcPr>
            <w:tcW w:w="837" w:type="dxa"/>
          </w:tcPr>
          <w:p>
            <w:pPr>
              <w:pStyle w:val="11"/>
              <w:spacing w:line="188" w:lineRule="exact"/>
              <w:ind w:left="2" w:right="38"/>
              <w:rPr>
                <w:sz w:val="18"/>
              </w:rPr>
            </w:pPr>
            <w:r>
              <w:rPr>
                <w:spacing w:val="-2"/>
                <w:sz w:val="18"/>
              </w:rPr>
              <w:t>adybeet</w:t>
            </w:r>
          </w:p>
        </w:tc>
        <w:tc>
          <w:tcPr>
            <w:tcW w:w="649" w:type="dxa"/>
          </w:tcPr>
          <w:p>
            <w:pPr>
              <w:pStyle w:val="11"/>
              <w:spacing w:line="188" w:lineRule="exact"/>
              <w:ind w:right="60"/>
              <w:rPr>
                <w:sz w:val="18"/>
              </w:rPr>
            </w:pPr>
            <w:r>
              <w:rPr>
                <w:spacing w:val="-5"/>
                <w:sz w:val="18"/>
              </w:rPr>
              <w:t>LO2</w:t>
            </w:r>
          </w:p>
        </w:tc>
        <w:tc>
          <w:tcPr>
            <w:tcW w:w="1111" w:type="dxa"/>
          </w:tcPr>
          <w:p>
            <w:pPr>
              <w:pStyle w:val="11"/>
              <w:spacing w:line="188" w:lineRule="exact"/>
              <w:ind w:left="30" w:right="3"/>
              <w:rPr>
                <w:sz w:val="18"/>
              </w:rPr>
            </w:pPr>
            <w:r>
              <w:rPr>
                <w:spacing w:val="-2"/>
                <w:sz w:val="18"/>
              </w:rPr>
              <w:t>Ripening</w:t>
            </w:r>
          </w:p>
        </w:tc>
        <w:tc>
          <w:tcPr>
            <w:tcW w:w="1727" w:type="dxa"/>
          </w:tcPr>
          <w:p>
            <w:pPr>
              <w:pStyle w:val="11"/>
              <w:spacing w:line="188" w:lineRule="exact"/>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line="188" w:lineRule="exact"/>
              <w:ind w:left="2" w:right="35"/>
              <w:rPr>
                <w:sz w:val="18"/>
              </w:rPr>
            </w:pPr>
            <w:r>
              <w:rPr>
                <w:spacing w:val="-4"/>
                <w:sz w:val="18"/>
              </w:rPr>
              <w:t>0.94</w:t>
            </w:r>
          </w:p>
        </w:tc>
        <w:tc>
          <w:tcPr>
            <w:tcW w:w="901" w:type="dxa"/>
          </w:tcPr>
          <w:p>
            <w:pPr>
              <w:pStyle w:val="11"/>
              <w:spacing w:line="188" w:lineRule="exact"/>
              <w:ind w:left="17" w:right="2"/>
              <w:rPr>
                <w:sz w:val="18"/>
              </w:rPr>
            </w:pPr>
            <w:r>
              <w:rPr>
                <w:spacing w:val="-2"/>
                <w:sz w:val="18"/>
              </w:rPr>
              <w:t>0.144</w:t>
            </w:r>
          </w:p>
        </w:tc>
        <w:tc>
          <w:tcPr>
            <w:tcW w:w="990" w:type="dxa"/>
          </w:tcPr>
          <w:p>
            <w:pPr>
              <w:pStyle w:val="11"/>
              <w:spacing w:line="188" w:lineRule="exact"/>
              <w:ind w:left="207"/>
              <w:jc w:val="left"/>
              <w:rPr>
                <w:sz w:val="18"/>
              </w:rPr>
            </w:pPr>
            <w:r>
              <w:rPr>
                <w:spacing w:val="-2"/>
                <w:sz w:val="18"/>
              </w:rPr>
              <w:t>0.983</w:t>
            </w:r>
          </w:p>
        </w:tc>
        <w:tc>
          <w:tcPr>
            <w:tcW w:w="1140" w:type="dxa"/>
          </w:tcPr>
          <w:p>
            <w:pPr>
              <w:pStyle w:val="11"/>
              <w:spacing w:line="188" w:lineRule="exact"/>
              <w:ind w:left="4" w:right="51"/>
              <w:rPr>
                <w:sz w:val="18"/>
              </w:rPr>
            </w:pPr>
            <w:r>
              <w:rPr>
                <w:spacing w:val="-2"/>
                <w:sz w:val="18"/>
              </w:rPr>
              <w:t>0.497</w:t>
            </w:r>
          </w:p>
        </w:tc>
        <w:tc>
          <w:tcPr>
            <w:tcW w:w="873" w:type="dxa"/>
          </w:tcPr>
          <w:p>
            <w:pPr>
              <w:pStyle w:val="11"/>
              <w:spacing w:line="188" w:lineRule="exact"/>
              <w:ind w:right="53"/>
              <w:jc w:val="right"/>
              <w:rPr>
                <w:sz w:val="18"/>
              </w:rPr>
            </w:pPr>
            <w:r>
              <w:rPr>
                <w:spacing w:val="-2"/>
                <w:sz w:val="18"/>
              </w:rPr>
              <w:t>0.999</w:t>
            </w:r>
          </w:p>
        </w:tc>
      </w:tr>
    </w:tbl>
    <w:p>
      <w:pPr>
        <w:spacing w:after="0" w:line="188" w:lineRule="exact"/>
        <w:jc w:val="right"/>
        <w:rPr>
          <w:sz w:val="18"/>
        </w:rPr>
        <w:sectPr>
          <w:footerReference r:id="rId39"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
        <w:gridCol w:w="830"/>
        <w:gridCol w:w="664"/>
        <w:gridCol w:w="1105"/>
        <w:gridCol w:w="1728"/>
        <w:gridCol w:w="889"/>
        <w:gridCol w:w="902"/>
        <w:gridCol w:w="991"/>
        <w:gridCol w:w="1141"/>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before="0" w:line="205" w:lineRule="exact"/>
              <w:ind w:right="20"/>
              <w:rPr>
                <w:sz w:val="18"/>
              </w:rPr>
            </w:pPr>
            <w:r>
              <w:rPr>
                <w:spacing w:val="-4"/>
                <w:sz w:val="18"/>
              </w:rPr>
              <w:t>2018</w:t>
            </w:r>
          </w:p>
        </w:tc>
        <w:tc>
          <w:tcPr>
            <w:tcW w:w="830" w:type="dxa"/>
          </w:tcPr>
          <w:p>
            <w:pPr>
              <w:pStyle w:val="11"/>
              <w:spacing w:before="0" w:line="205" w:lineRule="exact"/>
              <w:ind w:left="9" w:right="38"/>
              <w:rPr>
                <w:sz w:val="18"/>
              </w:rPr>
            </w:pPr>
            <w:r>
              <w:rPr>
                <w:spacing w:val="-2"/>
                <w:sz w:val="18"/>
              </w:rPr>
              <w:t>adybeet</w:t>
            </w:r>
          </w:p>
        </w:tc>
        <w:tc>
          <w:tcPr>
            <w:tcW w:w="664" w:type="dxa"/>
          </w:tcPr>
          <w:p>
            <w:pPr>
              <w:pStyle w:val="11"/>
              <w:spacing w:before="0" w:line="205" w:lineRule="exact"/>
              <w:ind w:right="61"/>
              <w:rPr>
                <w:sz w:val="18"/>
              </w:rPr>
            </w:pPr>
            <w:r>
              <w:rPr>
                <w:spacing w:val="-5"/>
                <w:sz w:val="18"/>
              </w:rPr>
              <w:t>LO2</w:t>
            </w:r>
          </w:p>
        </w:tc>
        <w:tc>
          <w:tcPr>
            <w:tcW w:w="1105" w:type="dxa"/>
          </w:tcPr>
          <w:p>
            <w:pPr>
              <w:pStyle w:val="11"/>
              <w:spacing w:before="0" w:line="205" w:lineRule="exact"/>
              <w:ind w:left="20" w:right="3"/>
              <w:rPr>
                <w:sz w:val="18"/>
              </w:rPr>
            </w:pPr>
            <w:r>
              <w:rPr>
                <w:spacing w:val="-2"/>
                <w:sz w:val="18"/>
              </w:rPr>
              <w:t>Ripening</w:t>
            </w:r>
          </w:p>
        </w:tc>
        <w:tc>
          <w:tcPr>
            <w:tcW w:w="1728" w:type="dxa"/>
          </w:tcPr>
          <w:p>
            <w:pPr>
              <w:pStyle w:val="11"/>
              <w:spacing w:before="0" w:line="205" w:lineRule="exact"/>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0" w:line="205" w:lineRule="exact"/>
              <w:ind w:left="2" w:right="40"/>
              <w:rPr>
                <w:sz w:val="18"/>
              </w:rPr>
            </w:pPr>
            <w:r>
              <w:rPr>
                <w:spacing w:val="-2"/>
                <w:sz w:val="18"/>
              </w:rPr>
              <w:t>0.039</w:t>
            </w:r>
          </w:p>
        </w:tc>
        <w:tc>
          <w:tcPr>
            <w:tcW w:w="902" w:type="dxa"/>
          </w:tcPr>
          <w:p>
            <w:pPr>
              <w:pStyle w:val="11"/>
              <w:spacing w:before="0" w:line="205" w:lineRule="exact"/>
              <w:ind w:left="7" w:right="1"/>
              <w:rPr>
                <w:sz w:val="18"/>
              </w:rPr>
            </w:pPr>
            <w:r>
              <w:rPr>
                <w:spacing w:val="-2"/>
                <w:sz w:val="18"/>
              </w:rPr>
              <w:t>0.137</w:t>
            </w:r>
          </w:p>
        </w:tc>
        <w:tc>
          <w:tcPr>
            <w:tcW w:w="991" w:type="dxa"/>
          </w:tcPr>
          <w:p>
            <w:pPr>
              <w:pStyle w:val="11"/>
              <w:spacing w:before="0" w:line="205" w:lineRule="exact"/>
              <w:ind w:left="202"/>
              <w:jc w:val="left"/>
              <w:rPr>
                <w:sz w:val="18"/>
              </w:rPr>
            </w:pPr>
            <w:r>
              <w:rPr>
                <w:spacing w:val="-2"/>
                <w:sz w:val="18"/>
              </w:rPr>
              <w:t>0.004</w:t>
            </w:r>
          </w:p>
        </w:tc>
        <w:tc>
          <w:tcPr>
            <w:tcW w:w="1141" w:type="dxa"/>
          </w:tcPr>
          <w:p>
            <w:pPr>
              <w:pStyle w:val="11"/>
              <w:spacing w:before="0" w:line="205" w:lineRule="exact"/>
              <w:ind w:left="3" w:right="62"/>
              <w:rPr>
                <w:sz w:val="18"/>
              </w:rPr>
            </w:pPr>
            <w:r>
              <w:rPr>
                <w:spacing w:val="-10"/>
                <w:sz w:val="18"/>
              </w:rPr>
              <w:t>0</w:t>
            </w:r>
          </w:p>
        </w:tc>
        <w:tc>
          <w:tcPr>
            <w:tcW w:w="874" w:type="dxa"/>
          </w:tcPr>
          <w:p>
            <w:pPr>
              <w:pStyle w:val="11"/>
              <w:spacing w:before="0" w:line="205" w:lineRule="exact"/>
              <w:ind w:left="285"/>
              <w:rPr>
                <w:sz w:val="18"/>
              </w:rPr>
            </w:pPr>
            <w:r>
              <w:rPr>
                <w:spacing w:val="-2"/>
                <w:sz w:val="18"/>
              </w:rPr>
              <w:t>0.461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LO2</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0.021</w:t>
            </w:r>
          </w:p>
        </w:tc>
        <w:tc>
          <w:tcPr>
            <w:tcW w:w="902" w:type="dxa"/>
          </w:tcPr>
          <w:p>
            <w:pPr>
              <w:pStyle w:val="11"/>
              <w:ind w:left="7" w:right="1"/>
              <w:rPr>
                <w:sz w:val="18"/>
              </w:rPr>
            </w:pPr>
            <w:r>
              <w:rPr>
                <w:spacing w:val="-2"/>
                <w:sz w:val="18"/>
              </w:rPr>
              <w:t>0.041</w:t>
            </w:r>
          </w:p>
        </w:tc>
        <w:tc>
          <w:tcPr>
            <w:tcW w:w="991" w:type="dxa"/>
          </w:tcPr>
          <w:p>
            <w:pPr>
              <w:pStyle w:val="11"/>
              <w:ind w:left="202"/>
              <w:jc w:val="left"/>
              <w:rPr>
                <w:sz w:val="18"/>
              </w:rPr>
            </w:pPr>
            <w:r>
              <w:rPr>
                <w:spacing w:val="-2"/>
                <w:sz w:val="18"/>
              </w:rPr>
              <w:t>0.006</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LO3</w:t>
            </w:r>
          </w:p>
        </w:tc>
        <w:tc>
          <w:tcPr>
            <w:tcW w:w="1105" w:type="dxa"/>
          </w:tcPr>
          <w:p>
            <w:pPr>
              <w:pStyle w:val="11"/>
              <w:spacing w:before="54"/>
              <w:ind w:left="20"/>
              <w:rPr>
                <w:sz w:val="18"/>
              </w:rPr>
            </w:pPr>
            <w:r>
              <w:rPr>
                <w:spacing w:val="-2"/>
                <w:sz w:val="18"/>
              </w:rPr>
              <w:t>Tillering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0.831</w:t>
            </w:r>
          </w:p>
        </w:tc>
        <w:tc>
          <w:tcPr>
            <w:tcW w:w="902" w:type="dxa"/>
          </w:tcPr>
          <w:p>
            <w:pPr>
              <w:pStyle w:val="11"/>
              <w:spacing w:before="54"/>
              <w:ind w:left="7" w:right="1"/>
              <w:rPr>
                <w:sz w:val="18"/>
              </w:rPr>
            </w:pPr>
            <w:r>
              <w:rPr>
                <w:spacing w:val="-2"/>
                <w:sz w:val="18"/>
              </w:rPr>
              <w:t>0.212</w:t>
            </w:r>
          </w:p>
        </w:tc>
        <w:tc>
          <w:tcPr>
            <w:tcW w:w="991" w:type="dxa"/>
          </w:tcPr>
          <w:p>
            <w:pPr>
              <w:pStyle w:val="11"/>
              <w:spacing w:before="54"/>
              <w:ind w:left="202"/>
              <w:jc w:val="left"/>
              <w:rPr>
                <w:sz w:val="18"/>
              </w:rPr>
            </w:pPr>
            <w:r>
              <w:rPr>
                <w:spacing w:val="-2"/>
                <w:sz w:val="18"/>
              </w:rPr>
              <w:t>0.915</w:t>
            </w:r>
          </w:p>
        </w:tc>
        <w:tc>
          <w:tcPr>
            <w:tcW w:w="1141" w:type="dxa"/>
          </w:tcPr>
          <w:p>
            <w:pPr>
              <w:pStyle w:val="11"/>
              <w:spacing w:before="54"/>
              <w:ind w:left="2" w:right="62"/>
              <w:rPr>
                <w:sz w:val="18"/>
              </w:rPr>
            </w:pPr>
            <w:r>
              <w:rPr>
                <w:spacing w:val="-2"/>
                <w:sz w:val="18"/>
              </w:rPr>
              <w:t>0.115</w:t>
            </w:r>
          </w:p>
        </w:tc>
        <w:tc>
          <w:tcPr>
            <w:tcW w:w="874" w:type="dxa"/>
          </w:tcPr>
          <w:p>
            <w:pPr>
              <w:pStyle w:val="11"/>
              <w:spacing w:before="54"/>
              <w:ind w:left="285"/>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0.063</w:t>
            </w:r>
          </w:p>
        </w:tc>
        <w:tc>
          <w:tcPr>
            <w:tcW w:w="902" w:type="dxa"/>
          </w:tcPr>
          <w:p>
            <w:pPr>
              <w:pStyle w:val="11"/>
              <w:ind w:left="7" w:right="1"/>
              <w:rPr>
                <w:sz w:val="18"/>
              </w:rPr>
            </w:pPr>
            <w:r>
              <w:rPr>
                <w:spacing w:val="-2"/>
                <w:sz w:val="18"/>
              </w:rPr>
              <w:t>0.159</w:t>
            </w:r>
          </w:p>
        </w:tc>
        <w:tc>
          <w:tcPr>
            <w:tcW w:w="991" w:type="dxa"/>
          </w:tcPr>
          <w:p>
            <w:pPr>
              <w:pStyle w:val="11"/>
              <w:ind w:left="202"/>
              <w:jc w:val="left"/>
              <w:rPr>
                <w:sz w:val="18"/>
              </w:rPr>
            </w:pPr>
            <w:r>
              <w:rPr>
                <w:spacing w:val="-2"/>
                <w:sz w:val="18"/>
              </w:rPr>
              <w:t>0.012</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0.681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0.106</w:t>
            </w:r>
          </w:p>
        </w:tc>
        <w:tc>
          <w:tcPr>
            <w:tcW w:w="902" w:type="dxa"/>
          </w:tcPr>
          <w:p>
            <w:pPr>
              <w:pStyle w:val="11"/>
              <w:ind w:left="7" w:right="1"/>
              <w:rPr>
                <w:sz w:val="18"/>
              </w:rPr>
            </w:pPr>
            <w:r>
              <w:rPr>
                <w:spacing w:val="-2"/>
                <w:sz w:val="18"/>
              </w:rPr>
              <w:t>0.148</w:t>
            </w:r>
          </w:p>
        </w:tc>
        <w:tc>
          <w:tcPr>
            <w:tcW w:w="991" w:type="dxa"/>
          </w:tcPr>
          <w:p>
            <w:pPr>
              <w:pStyle w:val="11"/>
              <w:ind w:left="202"/>
              <w:jc w:val="left"/>
              <w:rPr>
                <w:sz w:val="18"/>
              </w:rPr>
            </w:pPr>
            <w:r>
              <w:rPr>
                <w:spacing w:val="-2"/>
                <w:sz w:val="18"/>
              </w:rPr>
              <w:t>0.038</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0.524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0.944</w:t>
            </w:r>
          </w:p>
        </w:tc>
        <w:tc>
          <w:tcPr>
            <w:tcW w:w="902" w:type="dxa"/>
          </w:tcPr>
          <w:p>
            <w:pPr>
              <w:pStyle w:val="11"/>
              <w:ind w:left="7" w:right="1"/>
              <w:rPr>
                <w:sz w:val="18"/>
              </w:rPr>
            </w:pPr>
            <w:r>
              <w:rPr>
                <w:spacing w:val="-2"/>
                <w:sz w:val="18"/>
              </w:rPr>
              <w:t>0.144</w:t>
            </w:r>
          </w:p>
        </w:tc>
        <w:tc>
          <w:tcPr>
            <w:tcW w:w="991" w:type="dxa"/>
          </w:tcPr>
          <w:p>
            <w:pPr>
              <w:pStyle w:val="11"/>
              <w:ind w:left="202"/>
              <w:jc w:val="left"/>
              <w:rPr>
                <w:sz w:val="18"/>
              </w:rPr>
            </w:pPr>
            <w:r>
              <w:rPr>
                <w:spacing w:val="-2"/>
                <w:sz w:val="18"/>
              </w:rPr>
              <w:t>0.983</w:t>
            </w:r>
          </w:p>
        </w:tc>
        <w:tc>
          <w:tcPr>
            <w:tcW w:w="1141" w:type="dxa"/>
          </w:tcPr>
          <w:p>
            <w:pPr>
              <w:pStyle w:val="11"/>
              <w:ind w:left="2" w:right="62"/>
              <w:rPr>
                <w:sz w:val="18"/>
              </w:rPr>
            </w:pPr>
            <w:r>
              <w:rPr>
                <w:spacing w:val="-2"/>
                <w:sz w:val="18"/>
              </w:rPr>
              <w:t>0.437</w:t>
            </w:r>
          </w:p>
        </w:tc>
        <w:tc>
          <w:tcPr>
            <w:tcW w:w="874" w:type="dxa"/>
          </w:tcPr>
          <w:p>
            <w:pPr>
              <w:pStyle w:val="11"/>
              <w:ind w:left="285"/>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0.036</w:t>
            </w:r>
          </w:p>
        </w:tc>
        <w:tc>
          <w:tcPr>
            <w:tcW w:w="902" w:type="dxa"/>
          </w:tcPr>
          <w:p>
            <w:pPr>
              <w:pStyle w:val="11"/>
              <w:ind w:left="7" w:right="1"/>
              <w:rPr>
                <w:sz w:val="18"/>
              </w:rPr>
            </w:pPr>
            <w:r>
              <w:rPr>
                <w:spacing w:val="-2"/>
                <w:sz w:val="18"/>
              </w:rPr>
              <w:t>0.138</w:t>
            </w:r>
          </w:p>
        </w:tc>
        <w:tc>
          <w:tcPr>
            <w:tcW w:w="991" w:type="dxa"/>
          </w:tcPr>
          <w:p>
            <w:pPr>
              <w:pStyle w:val="11"/>
              <w:ind w:left="202"/>
              <w:jc w:val="left"/>
              <w:rPr>
                <w:sz w:val="18"/>
              </w:rPr>
            </w:pPr>
            <w:r>
              <w:rPr>
                <w:spacing w:val="-2"/>
                <w:sz w:val="18"/>
              </w:rPr>
              <w:t>0.004</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0.533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0.02</w:t>
            </w:r>
          </w:p>
        </w:tc>
        <w:tc>
          <w:tcPr>
            <w:tcW w:w="902" w:type="dxa"/>
          </w:tcPr>
          <w:p>
            <w:pPr>
              <w:pStyle w:val="11"/>
              <w:ind w:left="7" w:right="1"/>
              <w:rPr>
                <w:sz w:val="18"/>
              </w:rPr>
            </w:pPr>
            <w:r>
              <w:rPr>
                <w:spacing w:val="-2"/>
                <w:sz w:val="18"/>
              </w:rPr>
              <w:t>0.034</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0.829</w:t>
            </w:r>
          </w:p>
        </w:tc>
        <w:tc>
          <w:tcPr>
            <w:tcW w:w="902" w:type="dxa"/>
          </w:tcPr>
          <w:p>
            <w:pPr>
              <w:pStyle w:val="11"/>
              <w:ind w:left="7" w:right="1"/>
              <w:rPr>
                <w:sz w:val="18"/>
              </w:rPr>
            </w:pPr>
            <w:r>
              <w:rPr>
                <w:spacing w:val="-2"/>
                <w:sz w:val="18"/>
              </w:rPr>
              <w:t>0.223</w:t>
            </w:r>
          </w:p>
        </w:tc>
        <w:tc>
          <w:tcPr>
            <w:tcW w:w="991" w:type="dxa"/>
          </w:tcPr>
          <w:p>
            <w:pPr>
              <w:pStyle w:val="11"/>
              <w:ind w:left="202"/>
              <w:jc w:val="left"/>
              <w:rPr>
                <w:sz w:val="18"/>
              </w:rPr>
            </w:pPr>
            <w:r>
              <w:rPr>
                <w:spacing w:val="-2"/>
                <w:sz w:val="18"/>
              </w:rPr>
              <w:t>0.921</w:t>
            </w:r>
          </w:p>
        </w:tc>
        <w:tc>
          <w:tcPr>
            <w:tcW w:w="1141" w:type="dxa"/>
          </w:tcPr>
          <w:p>
            <w:pPr>
              <w:pStyle w:val="11"/>
              <w:ind w:left="2" w:right="62"/>
              <w:rPr>
                <w:sz w:val="18"/>
              </w:rPr>
            </w:pPr>
            <w:r>
              <w:rPr>
                <w:spacing w:val="-2"/>
                <w:sz w:val="18"/>
              </w:rPr>
              <w:t>0.127</w:t>
            </w:r>
          </w:p>
        </w:tc>
        <w:tc>
          <w:tcPr>
            <w:tcW w:w="874" w:type="dxa"/>
          </w:tcPr>
          <w:p>
            <w:pPr>
              <w:pStyle w:val="11"/>
              <w:ind w:left="285"/>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0.068</w:t>
            </w:r>
          </w:p>
        </w:tc>
        <w:tc>
          <w:tcPr>
            <w:tcW w:w="902" w:type="dxa"/>
          </w:tcPr>
          <w:p>
            <w:pPr>
              <w:pStyle w:val="11"/>
              <w:ind w:left="7" w:right="1"/>
              <w:rPr>
                <w:sz w:val="18"/>
              </w:rPr>
            </w:pPr>
            <w:r>
              <w:rPr>
                <w:spacing w:val="-2"/>
                <w:sz w:val="18"/>
              </w:rPr>
              <w:t>0.166</w:t>
            </w:r>
          </w:p>
        </w:tc>
        <w:tc>
          <w:tcPr>
            <w:tcW w:w="991" w:type="dxa"/>
          </w:tcPr>
          <w:p>
            <w:pPr>
              <w:pStyle w:val="11"/>
              <w:ind w:left="202"/>
              <w:jc w:val="left"/>
              <w:rPr>
                <w:sz w:val="18"/>
              </w:rPr>
            </w:pPr>
            <w:r>
              <w:rPr>
                <w:spacing w:val="-2"/>
                <w:sz w:val="18"/>
              </w:rPr>
              <w:t>0.012</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0.767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0.102</w:t>
            </w:r>
          </w:p>
        </w:tc>
        <w:tc>
          <w:tcPr>
            <w:tcW w:w="902" w:type="dxa"/>
          </w:tcPr>
          <w:p>
            <w:pPr>
              <w:pStyle w:val="11"/>
              <w:ind w:left="7" w:right="1"/>
              <w:rPr>
                <w:sz w:val="18"/>
              </w:rPr>
            </w:pPr>
            <w:r>
              <w:rPr>
                <w:spacing w:val="-2"/>
                <w:sz w:val="18"/>
              </w:rPr>
              <w:t>0.157</w:t>
            </w:r>
          </w:p>
        </w:tc>
        <w:tc>
          <w:tcPr>
            <w:tcW w:w="991" w:type="dxa"/>
          </w:tcPr>
          <w:p>
            <w:pPr>
              <w:pStyle w:val="11"/>
              <w:ind w:left="202"/>
              <w:jc w:val="left"/>
              <w:rPr>
                <w:sz w:val="18"/>
              </w:rPr>
            </w:pPr>
            <w:r>
              <w:rPr>
                <w:spacing w:val="-2"/>
                <w:sz w:val="18"/>
              </w:rPr>
              <w:t>0.034</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0.596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MC2</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0.932</w:t>
            </w:r>
          </w:p>
        </w:tc>
        <w:tc>
          <w:tcPr>
            <w:tcW w:w="902" w:type="dxa"/>
          </w:tcPr>
          <w:p>
            <w:pPr>
              <w:pStyle w:val="11"/>
              <w:ind w:left="7" w:right="1"/>
              <w:rPr>
                <w:sz w:val="18"/>
              </w:rPr>
            </w:pPr>
            <w:r>
              <w:rPr>
                <w:spacing w:val="-2"/>
                <w:sz w:val="18"/>
              </w:rPr>
              <w:t>0.147</w:t>
            </w:r>
          </w:p>
        </w:tc>
        <w:tc>
          <w:tcPr>
            <w:tcW w:w="991" w:type="dxa"/>
          </w:tcPr>
          <w:p>
            <w:pPr>
              <w:pStyle w:val="11"/>
              <w:ind w:left="202"/>
              <w:jc w:val="left"/>
              <w:rPr>
                <w:sz w:val="18"/>
              </w:rPr>
            </w:pPr>
            <w:r>
              <w:rPr>
                <w:spacing w:val="-2"/>
                <w:sz w:val="18"/>
              </w:rPr>
              <w:t>0.981</w:t>
            </w:r>
          </w:p>
        </w:tc>
        <w:tc>
          <w:tcPr>
            <w:tcW w:w="1141" w:type="dxa"/>
          </w:tcPr>
          <w:p>
            <w:pPr>
              <w:pStyle w:val="11"/>
              <w:ind w:left="2" w:right="62"/>
              <w:rPr>
                <w:sz w:val="18"/>
              </w:rPr>
            </w:pPr>
            <w:r>
              <w:rPr>
                <w:spacing w:val="-2"/>
                <w:sz w:val="18"/>
              </w:rPr>
              <w:t>0.474</w:t>
            </w:r>
          </w:p>
        </w:tc>
        <w:tc>
          <w:tcPr>
            <w:tcW w:w="874" w:type="dxa"/>
          </w:tcPr>
          <w:p>
            <w:pPr>
              <w:pStyle w:val="11"/>
              <w:ind w:left="285"/>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MC2</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0.043</w:t>
            </w:r>
          </w:p>
        </w:tc>
        <w:tc>
          <w:tcPr>
            <w:tcW w:w="902" w:type="dxa"/>
          </w:tcPr>
          <w:p>
            <w:pPr>
              <w:pStyle w:val="11"/>
              <w:spacing w:before="54"/>
              <w:ind w:left="7" w:right="1"/>
              <w:rPr>
                <w:sz w:val="18"/>
              </w:rPr>
            </w:pPr>
            <w:r>
              <w:rPr>
                <w:spacing w:val="-2"/>
                <w:sz w:val="18"/>
              </w:rPr>
              <w:t>0.134</w:t>
            </w:r>
          </w:p>
        </w:tc>
        <w:tc>
          <w:tcPr>
            <w:tcW w:w="991" w:type="dxa"/>
          </w:tcPr>
          <w:p>
            <w:pPr>
              <w:pStyle w:val="11"/>
              <w:spacing w:before="54"/>
              <w:ind w:left="202"/>
              <w:jc w:val="left"/>
              <w:rPr>
                <w:sz w:val="18"/>
              </w:rPr>
            </w:pPr>
            <w:r>
              <w:rPr>
                <w:spacing w:val="-2"/>
                <w:sz w:val="18"/>
              </w:rPr>
              <w:t>0.005</w:t>
            </w:r>
          </w:p>
        </w:tc>
        <w:tc>
          <w:tcPr>
            <w:tcW w:w="1141" w:type="dxa"/>
          </w:tcPr>
          <w:p>
            <w:pPr>
              <w:pStyle w:val="11"/>
              <w:spacing w:before="54"/>
              <w:ind w:left="3" w:right="62"/>
              <w:rPr>
                <w:sz w:val="18"/>
              </w:rPr>
            </w:pPr>
            <w:r>
              <w:rPr>
                <w:spacing w:val="-10"/>
                <w:sz w:val="18"/>
              </w:rPr>
              <w:t>0</w:t>
            </w:r>
          </w:p>
        </w:tc>
        <w:tc>
          <w:tcPr>
            <w:tcW w:w="874" w:type="dxa"/>
          </w:tcPr>
          <w:p>
            <w:pPr>
              <w:pStyle w:val="11"/>
              <w:spacing w:before="54"/>
              <w:ind w:left="285"/>
              <w:rPr>
                <w:sz w:val="18"/>
              </w:rPr>
            </w:pPr>
            <w:r>
              <w:rPr>
                <w:spacing w:val="-2"/>
                <w:sz w:val="18"/>
              </w:rPr>
              <w:t>0.465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MC2</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0.025</w:t>
            </w:r>
          </w:p>
        </w:tc>
        <w:tc>
          <w:tcPr>
            <w:tcW w:w="902" w:type="dxa"/>
          </w:tcPr>
          <w:p>
            <w:pPr>
              <w:pStyle w:val="11"/>
              <w:ind w:left="7" w:right="1"/>
              <w:rPr>
                <w:sz w:val="18"/>
              </w:rPr>
            </w:pPr>
            <w:r>
              <w:rPr>
                <w:spacing w:val="-2"/>
                <w:sz w:val="18"/>
              </w:rPr>
              <w:t>0.054</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0.169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0.935</w:t>
            </w:r>
          </w:p>
        </w:tc>
        <w:tc>
          <w:tcPr>
            <w:tcW w:w="902" w:type="dxa"/>
          </w:tcPr>
          <w:p>
            <w:pPr>
              <w:pStyle w:val="11"/>
              <w:ind w:left="7" w:right="1"/>
              <w:rPr>
                <w:sz w:val="18"/>
              </w:rPr>
            </w:pPr>
            <w:r>
              <w:rPr>
                <w:spacing w:val="-2"/>
                <w:sz w:val="18"/>
              </w:rPr>
              <w:t>0.145</w:t>
            </w:r>
          </w:p>
        </w:tc>
        <w:tc>
          <w:tcPr>
            <w:tcW w:w="991" w:type="dxa"/>
          </w:tcPr>
          <w:p>
            <w:pPr>
              <w:pStyle w:val="11"/>
              <w:ind w:left="202"/>
              <w:jc w:val="left"/>
              <w:rPr>
                <w:sz w:val="18"/>
              </w:rPr>
            </w:pPr>
            <w:r>
              <w:rPr>
                <w:spacing w:val="-2"/>
                <w:sz w:val="18"/>
              </w:rPr>
              <w:t>0.981</w:t>
            </w:r>
          </w:p>
        </w:tc>
        <w:tc>
          <w:tcPr>
            <w:tcW w:w="1141" w:type="dxa"/>
          </w:tcPr>
          <w:p>
            <w:pPr>
              <w:pStyle w:val="11"/>
              <w:ind w:left="2" w:right="62"/>
              <w:rPr>
                <w:sz w:val="18"/>
              </w:rPr>
            </w:pPr>
            <w:r>
              <w:rPr>
                <w:spacing w:val="-2"/>
                <w:sz w:val="18"/>
              </w:rPr>
              <w:t>0.465</w:t>
            </w:r>
          </w:p>
        </w:tc>
        <w:tc>
          <w:tcPr>
            <w:tcW w:w="874" w:type="dxa"/>
          </w:tcPr>
          <w:p>
            <w:pPr>
              <w:pStyle w:val="11"/>
              <w:ind w:left="285"/>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0.042</w:t>
            </w:r>
          </w:p>
        </w:tc>
        <w:tc>
          <w:tcPr>
            <w:tcW w:w="902" w:type="dxa"/>
          </w:tcPr>
          <w:p>
            <w:pPr>
              <w:pStyle w:val="11"/>
              <w:ind w:left="7" w:right="1"/>
              <w:rPr>
                <w:sz w:val="18"/>
              </w:rPr>
            </w:pPr>
            <w:r>
              <w:rPr>
                <w:spacing w:val="-2"/>
                <w:sz w:val="18"/>
              </w:rPr>
              <w:t>0.136</w:t>
            </w:r>
          </w:p>
        </w:tc>
        <w:tc>
          <w:tcPr>
            <w:tcW w:w="991" w:type="dxa"/>
          </w:tcPr>
          <w:p>
            <w:pPr>
              <w:pStyle w:val="11"/>
              <w:ind w:left="202"/>
              <w:jc w:val="left"/>
              <w:rPr>
                <w:sz w:val="18"/>
              </w:rPr>
            </w:pPr>
            <w:r>
              <w:rPr>
                <w:spacing w:val="-2"/>
                <w:sz w:val="18"/>
              </w:rPr>
              <w:t>0.005</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0.023</w:t>
            </w:r>
          </w:p>
        </w:tc>
        <w:tc>
          <w:tcPr>
            <w:tcW w:w="902" w:type="dxa"/>
          </w:tcPr>
          <w:p>
            <w:pPr>
              <w:pStyle w:val="11"/>
              <w:ind w:left="7" w:right="1"/>
              <w:rPr>
                <w:sz w:val="18"/>
              </w:rPr>
            </w:pPr>
            <w:r>
              <w:rPr>
                <w:spacing w:val="-2"/>
                <w:sz w:val="18"/>
              </w:rPr>
              <w:t>0.046</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0.163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0.806</w:t>
            </w:r>
          </w:p>
        </w:tc>
        <w:tc>
          <w:tcPr>
            <w:tcW w:w="902" w:type="dxa"/>
          </w:tcPr>
          <w:p>
            <w:pPr>
              <w:pStyle w:val="11"/>
              <w:ind w:left="7" w:right="1"/>
              <w:rPr>
                <w:sz w:val="18"/>
              </w:rPr>
            </w:pPr>
            <w:r>
              <w:rPr>
                <w:spacing w:val="-2"/>
                <w:sz w:val="18"/>
              </w:rPr>
              <w:t>0.231</w:t>
            </w:r>
          </w:p>
        </w:tc>
        <w:tc>
          <w:tcPr>
            <w:tcW w:w="991" w:type="dxa"/>
          </w:tcPr>
          <w:p>
            <w:pPr>
              <w:pStyle w:val="11"/>
              <w:ind w:left="202"/>
              <w:jc w:val="left"/>
              <w:rPr>
                <w:sz w:val="18"/>
              </w:rPr>
            </w:pPr>
            <w:r>
              <w:rPr>
                <w:spacing w:val="-2"/>
                <w:sz w:val="18"/>
              </w:rPr>
              <w:t>0.903</w:t>
            </w:r>
          </w:p>
        </w:tc>
        <w:tc>
          <w:tcPr>
            <w:tcW w:w="1141" w:type="dxa"/>
          </w:tcPr>
          <w:p>
            <w:pPr>
              <w:pStyle w:val="11"/>
              <w:ind w:left="3" w:right="62"/>
              <w:rPr>
                <w:sz w:val="18"/>
              </w:rPr>
            </w:pPr>
            <w:r>
              <w:rPr>
                <w:spacing w:val="-5"/>
                <w:sz w:val="18"/>
              </w:rPr>
              <w:t>0.1</w:t>
            </w:r>
          </w:p>
        </w:tc>
        <w:tc>
          <w:tcPr>
            <w:tcW w:w="874" w:type="dxa"/>
          </w:tcPr>
          <w:p>
            <w:pPr>
              <w:pStyle w:val="11"/>
              <w:ind w:left="285"/>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0.084</w:t>
            </w:r>
          </w:p>
        </w:tc>
        <w:tc>
          <w:tcPr>
            <w:tcW w:w="902" w:type="dxa"/>
          </w:tcPr>
          <w:p>
            <w:pPr>
              <w:pStyle w:val="11"/>
              <w:ind w:left="7" w:right="1"/>
              <w:rPr>
                <w:sz w:val="18"/>
              </w:rPr>
            </w:pPr>
            <w:r>
              <w:rPr>
                <w:spacing w:val="-2"/>
                <w:sz w:val="18"/>
              </w:rPr>
              <w:t>0.176</w:t>
            </w:r>
          </w:p>
        </w:tc>
        <w:tc>
          <w:tcPr>
            <w:tcW w:w="991" w:type="dxa"/>
          </w:tcPr>
          <w:p>
            <w:pPr>
              <w:pStyle w:val="11"/>
              <w:ind w:left="202"/>
              <w:jc w:val="left"/>
              <w:rPr>
                <w:sz w:val="18"/>
              </w:rPr>
            </w:pPr>
            <w:r>
              <w:rPr>
                <w:spacing w:val="-2"/>
                <w:sz w:val="18"/>
              </w:rPr>
              <w:t>0.015</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0.719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0.11</w:t>
            </w:r>
          </w:p>
        </w:tc>
        <w:tc>
          <w:tcPr>
            <w:tcW w:w="902" w:type="dxa"/>
          </w:tcPr>
          <w:p>
            <w:pPr>
              <w:pStyle w:val="11"/>
              <w:ind w:left="7" w:right="1"/>
              <w:rPr>
                <w:sz w:val="18"/>
              </w:rPr>
            </w:pPr>
            <w:r>
              <w:rPr>
                <w:spacing w:val="-2"/>
                <w:sz w:val="18"/>
              </w:rPr>
              <w:t>0.161</w:t>
            </w:r>
          </w:p>
        </w:tc>
        <w:tc>
          <w:tcPr>
            <w:tcW w:w="991" w:type="dxa"/>
          </w:tcPr>
          <w:p>
            <w:pPr>
              <w:pStyle w:val="11"/>
              <w:ind w:left="202"/>
              <w:jc w:val="left"/>
              <w:rPr>
                <w:sz w:val="18"/>
              </w:rPr>
            </w:pPr>
            <w:r>
              <w:rPr>
                <w:spacing w:val="-2"/>
                <w:sz w:val="18"/>
              </w:rPr>
              <w:t>0.041</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0.609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0.847</w:t>
            </w:r>
          </w:p>
        </w:tc>
        <w:tc>
          <w:tcPr>
            <w:tcW w:w="902" w:type="dxa"/>
          </w:tcPr>
          <w:p>
            <w:pPr>
              <w:pStyle w:val="11"/>
              <w:ind w:left="7" w:right="1"/>
              <w:rPr>
                <w:sz w:val="18"/>
              </w:rPr>
            </w:pPr>
            <w:r>
              <w:rPr>
                <w:spacing w:val="-2"/>
                <w:sz w:val="18"/>
              </w:rPr>
              <w:t>0.185</w:t>
            </w:r>
          </w:p>
        </w:tc>
        <w:tc>
          <w:tcPr>
            <w:tcW w:w="991" w:type="dxa"/>
          </w:tcPr>
          <w:p>
            <w:pPr>
              <w:pStyle w:val="11"/>
              <w:ind w:left="202"/>
              <w:jc w:val="left"/>
              <w:rPr>
                <w:sz w:val="18"/>
              </w:rPr>
            </w:pPr>
            <w:r>
              <w:rPr>
                <w:spacing w:val="-2"/>
                <w:sz w:val="18"/>
              </w:rPr>
              <w:t>0.914</w:t>
            </w:r>
          </w:p>
        </w:tc>
        <w:tc>
          <w:tcPr>
            <w:tcW w:w="1141" w:type="dxa"/>
          </w:tcPr>
          <w:p>
            <w:pPr>
              <w:pStyle w:val="11"/>
              <w:ind w:left="2" w:right="62"/>
              <w:rPr>
                <w:sz w:val="18"/>
              </w:rPr>
            </w:pPr>
            <w:r>
              <w:rPr>
                <w:spacing w:val="-2"/>
                <w:sz w:val="18"/>
              </w:rPr>
              <w:t>0.262</w:t>
            </w:r>
          </w:p>
        </w:tc>
        <w:tc>
          <w:tcPr>
            <w:tcW w:w="874" w:type="dxa"/>
          </w:tcPr>
          <w:p>
            <w:pPr>
              <w:pStyle w:val="11"/>
              <w:ind w:left="285"/>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0.077</w:t>
            </w:r>
          </w:p>
        </w:tc>
        <w:tc>
          <w:tcPr>
            <w:tcW w:w="902" w:type="dxa"/>
          </w:tcPr>
          <w:p>
            <w:pPr>
              <w:pStyle w:val="11"/>
              <w:ind w:left="7" w:right="1"/>
              <w:rPr>
                <w:sz w:val="18"/>
              </w:rPr>
            </w:pPr>
            <w:r>
              <w:rPr>
                <w:spacing w:val="-2"/>
                <w:sz w:val="18"/>
              </w:rPr>
              <w:t>0.155</w:t>
            </w:r>
          </w:p>
        </w:tc>
        <w:tc>
          <w:tcPr>
            <w:tcW w:w="991" w:type="dxa"/>
          </w:tcPr>
          <w:p>
            <w:pPr>
              <w:pStyle w:val="11"/>
              <w:ind w:left="252"/>
              <w:jc w:val="left"/>
              <w:rPr>
                <w:sz w:val="18"/>
              </w:rPr>
            </w:pPr>
            <w:r>
              <w:rPr>
                <w:spacing w:val="-4"/>
                <w:sz w:val="18"/>
              </w:rPr>
              <w:t>0.02</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0.598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0.076</w:t>
            </w:r>
          </w:p>
        </w:tc>
        <w:tc>
          <w:tcPr>
            <w:tcW w:w="902" w:type="dxa"/>
          </w:tcPr>
          <w:p>
            <w:pPr>
              <w:pStyle w:val="11"/>
              <w:ind w:left="7" w:right="1"/>
              <w:rPr>
                <w:sz w:val="18"/>
              </w:rPr>
            </w:pPr>
            <w:r>
              <w:rPr>
                <w:spacing w:val="-2"/>
                <w:sz w:val="18"/>
              </w:rPr>
              <w:t>0.105</w:t>
            </w:r>
          </w:p>
        </w:tc>
        <w:tc>
          <w:tcPr>
            <w:tcW w:w="991" w:type="dxa"/>
          </w:tcPr>
          <w:p>
            <w:pPr>
              <w:pStyle w:val="11"/>
              <w:ind w:left="202"/>
              <w:jc w:val="left"/>
              <w:rPr>
                <w:sz w:val="18"/>
              </w:rPr>
            </w:pPr>
            <w:r>
              <w:rPr>
                <w:spacing w:val="-2"/>
                <w:sz w:val="18"/>
              </w:rPr>
              <w:t>0.033</w:t>
            </w:r>
          </w:p>
        </w:tc>
        <w:tc>
          <w:tcPr>
            <w:tcW w:w="1141" w:type="dxa"/>
          </w:tcPr>
          <w:p>
            <w:pPr>
              <w:pStyle w:val="11"/>
              <w:ind w:left="2" w:right="62"/>
              <w:rPr>
                <w:sz w:val="18"/>
              </w:rPr>
            </w:pPr>
            <w:r>
              <w:rPr>
                <w:spacing w:val="-2"/>
                <w:sz w:val="18"/>
              </w:rPr>
              <w:t>0.001</w:t>
            </w:r>
          </w:p>
        </w:tc>
        <w:tc>
          <w:tcPr>
            <w:tcW w:w="874" w:type="dxa"/>
          </w:tcPr>
          <w:p>
            <w:pPr>
              <w:pStyle w:val="11"/>
              <w:ind w:left="285"/>
              <w:rPr>
                <w:sz w:val="18"/>
              </w:rPr>
            </w:pPr>
            <w:r>
              <w:rPr>
                <w:spacing w:val="-2"/>
                <w:sz w:val="18"/>
              </w:rPr>
              <w:t>0.389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MO3</w:t>
            </w:r>
          </w:p>
        </w:tc>
        <w:tc>
          <w:tcPr>
            <w:tcW w:w="1105" w:type="dxa"/>
          </w:tcPr>
          <w:p>
            <w:pPr>
              <w:pStyle w:val="11"/>
              <w:spacing w:before="54"/>
              <w:ind w:left="20"/>
              <w:rPr>
                <w:sz w:val="18"/>
              </w:rPr>
            </w:pPr>
            <w:r>
              <w:rPr>
                <w:spacing w:val="-2"/>
                <w:sz w:val="18"/>
              </w:rPr>
              <w:t>Tillering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0.767</w:t>
            </w:r>
          </w:p>
        </w:tc>
        <w:tc>
          <w:tcPr>
            <w:tcW w:w="902" w:type="dxa"/>
          </w:tcPr>
          <w:p>
            <w:pPr>
              <w:pStyle w:val="11"/>
              <w:spacing w:before="54"/>
              <w:ind w:left="7" w:right="1"/>
              <w:rPr>
                <w:sz w:val="18"/>
              </w:rPr>
            </w:pPr>
            <w:r>
              <w:rPr>
                <w:spacing w:val="-2"/>
                <w:sz w:val="18"/>
              </w:rPr>
              <w:t>0.255</w:t>
            </w:r>
          </w:p>
        </w:tc>
        <w:tc>
          <w:tcPr>
            <w:tcW w:w="991" w:type="dxa"/>
          </w:tcPr>
          <w:p>
            <w:pPr>
              <w:pStyle w:val="11"/>
              <w:spacing w:before="54"/>
              <w:ind w:left="202"/>
              <w:jc w:val="left"/>
              <w:rPr>
                <w:sz w:val="18"/>
              </w:rPr>
            </w:pPr>
            <w:r>
              <w:rPr>
                <w:spacing w:val="-2"/>
                <w:sz w:val="18"/>
              </w:rPr>
              <w:t>0.871</w:t>
            </w:r>
          </w:p>
        </w:tc>
        <w:tc>
          <w:tcPr>
            <w:tcW w:w="1141" w:type="dxa"/>
          </w:tcPr>
          <w:p>
            <w:pPr>
              <w:pStyle w:val="11"/>
              <w:spacing w:before="54"/>
              <w:ind w:left="2" w:right="62"/>
              <w:rPr>
                <w:sz w:val="18"/>
              </w:rPr>
            </w:pPr>
            <w:r>
              <w:rPr>
                <w:spacing w:val="-2"/>
                <w:sz w:val="18"/>
              </w:rPr>
              <w:t>0.083</w:t>
            </w:r>
          </w:p>
        </w:tc>
        <w:tc>
          <w:tcPr>
            <w:tcW w:w="874" w:type="dxa"/>
          </w:tcPr>
          <w:p>
            <w:pPr>
              <w:pStyle w:val="11"/>
              <w:spacing w:before="54"/>
              <w:ind w:left="285"/>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3" w:right="40"/>
              <w:rPr>
                <w:sz w:val="18"/>
              </w:rPr>
            </w:pPr>
            <w:r>
              <w:rPr>
                <w:spacing w:val="-5"/>
                <w:sz w:val="18"/>
              </w:rPr>
              <w:t>0.1</w:t>
            </w:r>
          </w:p>
        </w:tc>
        <w:tc>
          <w:tcPr>
            <w:tcW w:w="902" w:type="dxa"/>
          </w:tcPr>
          <w:p>
            <w:pPr>
              <w:pStyle w:val="11"/>
              <w:ind w:left="7" w:right="1"/>
              <w:rPr>
                <w:sz w:val="18"/>
              </w:rPr>
            </w:pPr>
            <w:r>
              <w:rPr>
                <w:spacing w:val="-2"/>
                <w:sz w:val="18"/>
              </w:rPr>
              <w:t>0.188</w:t>
            </w:r>
          </w:p>
        </w:tc>
        <w:tc>
          <w:tcPr>
            <w:tcW w:w="991" w:type="dxa"/>
          </w:tcPr>
          <w:p>
            <w:pPr>
              <w:pStyle w:val="11"/>
              <w:ind w:left="202"/>
              <w:jc w:val="left"/>
              <w:rPr>
                <w:sz w:val="18"/>
              </w:rPr>
            </w:pPr>
            <w:r>
              <w:rPr>
                <w:spacing w:val="-2"/>
                <w:sz w:val="18"/>
              </w:rPr>
              <w:t>0.017</w:t>
            </w:r>
          </w:p>
        </w:tc>
        <w:tc>
          <w:tcPr>
            <w:tcW w:w="1141" w:type="dxa"/>
          </w:tcPr>
          <w:p>
            <w:pPr>
              <w:pStyle w:val="11"/>
              <w:ind w:left="3" w:right="62"/>
              <w:rPr>
                <w:sz w:val="18"/>
              </w:rPr>
            </w:pPr>
            <w:r>
              <w:rPr>
                <w:spacing w:val="-10"/>
                <w:sz w:val="18"/>
              </w:rPr>
              <w:t>0</w:t>
            </w:r>
          </w:p>
        </w:tc>
        <w:tc>
          <w:tcPr>
            <w:tcW w:w="874" w:type="dxa"/>
          </w:tcPr>
          <w:p>
            <w:pPr>
              <w:pStyle w:val="11"/>
              <w:ind w:left="285" w:right="2"/>
              <w:rPr>
                <w:sz w:val="18"/>
              </w:rPr>
            </w:pPr>
            <w:r>
              <w:rPr>
                <w:spacing w:val="-4"/>
                <w:sz w:val="18"/>
              </w:rPr>
              <w:t>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0.133</w:t>
            </w:r>
          </w:p>
        </w:tc>
        <w:tc>
          <w:tcPr>
            <w:tcW w:w="902" w:type="dxa"/>
          </w:tcPr>
          <w:p>
            <w:pPr>
              <w:pStyle w:val="11"/>
              <w:ind w:left="7" w:right="1"/>
              <w:rPr>
                <w:sz w:val="18"/>
              </w:rPr>
            </w:pPr>
            <w:r>
              <w:rPr>
                <w:spacing w:val="-2"/>
                <w:sz w:val="18"/>
              </w:rPr>
              <w:t>0.188</w:t>
            </w:r>
          </w:p>
        </w:tc>
        <w:tc>
          <w:tcPr>
            <w:tcW w:w="991" w:type="dxa"/>
          </w:tcPr>
          <w:p>
            <w:pPr>
              <w:pStyle w:val="11"/>
              <w:ind w:left="202"/>
              <w:jc w:val="left"/>
              <w:rPr>
                <w:sz w:val="18"/>
              </w:rPr>
            </w:pPr>
            <w:r>
              <w:rPr>
                <w:spacing w:val="-2"/>
                <w:sz w:val="18"/>
              </w:rPr>
              <w:t>0.051</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0.697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0.806</w:t>
            </w:r>
          </w:p>
        </w:tc>
        <w:tc>
          <w:tcPr>
            <w:tcW w:w="902" w:type="dxa"/>
          </w:tcPr>
          <w:p>
            <w:pPr>
              <w:pStyle w:val="11"/>
              <w:ind w:left="7" w:right="1"/>
              <w:rPr>
                <w:sz w:val="18"/>
              </w:rPr>
            </w:pPr>
            <w:r>
              <w:rPr>
                <w:spacing w:val="-2"/>
                <w:sz w:val="18"/>
              </w:rPr>
              <w:t>0.209</w:t>
            </w:r>
          </w:p>
        </w:tc>
        <w:tc>
          <w:tcPr>
            <w:tcW w:w="991" w:type="dxa"/>
          </w:tcPr>
          <w:p>
            <w:pPr>
              <w:pStyle w:val="11"/>
              <w:ind w:left="202"/>
              <w:jc w:val="left"/>
              <w:rPr>
                <w:sz w:val="18"/>
              </w:rPr>
            </w:pPr>
            <w:r>
              <w:rPr>
                <w:spacing w:val="-2"/>
                <w:sz w:val="18"/>
              </w:rPr>
              <w:t>0.885</w:t>
            </w:r>
          </w:p>
        </w:tc>
        <w:tc>
          <w:tcPr>
            <w:tcW w:w="1141" w:type="dxa"/>
          </w:tcPr>
          <w:p>
            <w:pPr>
              <w:pStyle w:val="11"/>
              <w:ind w:left="2" w:right="62"/>
              <w:rPr>
                <w:sz w:val="18"/>
              </w:rPr>
            </w:pPr>
            <w:r>
              <w:rPr>
                <w:spacing w:val="-2"/>
                <w:sz w:val="18"/>
              </w:rPr>
              <w:t>0.209</w:t>
            </w:r>
          </w:p>
        </w:tc>
        <w:tc>
          <w:tcPr>
            <w:tcW w:w="874" w:type="dxa"/>
          </w:tcPr>
          <w:p>
            <w:pPr>
              <w:pStyle w:val="11"/>
              <w:ind w:left="285"/>
              <w:rPr>
                <w:sz w:val="18"/>
              </w:rPr>
            </w:pPr>
            <w:r>
              <w:rPr>
                <w:spacing w:val="-2"/>
                <w:sz w:val="18"/>
              </w:rPr>
              <w:t>0.996</w:t>
            </w:r>
          </w:p>
        </w:tc>
      </w:tr>
      <w:tr>
        <w:tblPrEx>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0.096</w:t>
            </w:r>
          </w:p>
        </w:tc>
        <w:tc>
          <w:tcPr>
            <w:tcW w:w="902" w:type="dxa"/>
          </w:tcPr>
          <w:p>
            <w:pPr>
              <w:pStyle w:val="11"/>
              <w:ind w:left="7" w:right="1"/>
              <w:rPr>
                <w:sz w:val="18"/>
              </w:rPr>
            </w:pPr>
            <w:r>
              <w:rPr>
                <w:spacing w:val="-2"/>
                <w:sz w:val="18"/>
              </w:rPr>
              <w:t>0.164</w:t>
            </w:r>
          </w:p>
        </w:tc>
        <w:tc>
          <w:tcPr>
            <w:tcW w:w="991" w:type="dxa"/>
          </w:tcPr>
          <w:p>
            <w:pPr>
              <w:pStyle w:val="11"/>
              <w:ind w:left="202"/>
              <w:jc w:val="left"/>
              <w:rPr>
                <w:sz w:val="18"/>
              </w:rPr>
            </w:pPr>
            <w:r>
              <w:rPr>
                <w:spacing w:val="-2"/>
                <w:sz w:val="18"/>
              </w:rPr>
              <w:t>0.025</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0.617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0.098</w:t>
            </w:r>
          </w:p>
        </w:tc>
        <w:tc>
          <w:tcPr>
            <w:tcW w:w="902" w:type="dxa"/>
          </w:tcPr>
          <w:p>
            <w:pPr>
              <w:pStyle w:val="11"/>
              <w:ind w:left="7" w:right="1"/>
              <w:rPr>
                <w:sz w:val="18"/>
              </w:rPr>
            </w:pPr>
            <w:r>
              <w:rPr>
                <w:spacing w:val="-2"/>
                <w:sz w:val="18"/>
              </w:rPr>
              <w:t>0.135</w:t>
            </w:r>
          </w:p>
        </w:tc>
        <w:tc>
          <w:tcPr>
            <w:tcW w:w="991" w:type="dxa"/>
          </w:tcPr>
          <w:p>
            <w:pPr>
              <w:pStyle w:val="11"/>
              <w:ind w:left="202"/>
              <w:jc w:val="left"/>
              <w:rPr>
                <w:sz w:val="18"/>
              </w:rPr>
            </w:pPr>
            <w:r>
              <w:rPr>
                <w:spacing w:val="-2"/>
                <w:sz w:val="18"/>
              </w:rPr>
              <w:t>0.042</w:t>
            </w:r>
          </w:p>
        </w:tc>
        <w:tc>
          <w:tcPr>
            <w:tcW w:w="1141" w:type="dxa"/>
          </w:tcPr>
          <w:p>
            <w:pPr>
              <w:pStyle w:val="11"/>
              <w:ind w:left="2" w:right="62"/>
              <w:rPr>
                <w:sz w:val="18"/>
              </w:rPr>
            </w:pPr>
            <w:r>
              <w:rPr>
                <w:spacing w:val="-2"/>
                <w:sz w:val="18"/>
              </w:rPr>
              <w:t>0.001</w:t>
            </w:r>
          </w:p>
        </w:tc>
        <w:tc>
          <w:tcPr>
            <w:tcW w:w="874" w:type="dxa"/>
          </w:tcPr>
          <w:p>
            <w:pPr>
              <w:pStyle w:val="11"/>
              <w:ind w:left="285"/>
              <w:rPr>
                <w:sz w:val="18"/>
              </w:rPr>
            </w:pPr>
            <w:r>
              <w:rPr>
                <w:spacing w:val="-2"/>
                <w:sz w:val="18"/>
              </w:rPr>
              <w:t>0.506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0.788</w:t>
            </w:r>
          </w:p>
        </w:tc>
        <w:tc>
          <w:tcPr>
            <w:tcW w:w="902" w:type="dxa"/>
          </w:tcPr>
          <w:p>
            <w:pPr>
              <w:pStyle w:val="11"/>
              <w:ind w:left="7" w:right="1"/>
              <w:rPr>
                <w:sz w:val="18"/>
              </w:rPr>
            </w:pPr>
            <w:r>
              <w:rPr>
                <w:spacing w:val="-2"/>
                <w:sz w:val="18"/>
              </w:rPr>
              <w:t>0.222</w:t>
            </w:r>
          </w:p>
        </w:tc>
        <w:tc>
          <w:tcPr>
            <w:tcW w:w="991" w:type="dxa"/>
          </w:tcPr>
          <w:p>
            <w:pPr>
              <w:pStyle w:val="11"/>
              <w:ind w:left="202"/>
              <w:jc w:val="left"/>
              <w:rPr>
                <w:sz w:val="18"/>
              </w:rPr>
            </w:pPr>
            <w:r>
              <w:rPr>
                <w:spacing w:val="-2"/>
                <w:sz w:val="18"/>
              </w:rPr>
              <w:t>0.869</w:t>
            </w:r>
          </w:p>
        </w:tc>
        <w:tc>
          <w:tcPr>
            <w:tcW w:w="1141" w:type="dxa"/>
          </w:tcPr>
          <w:p>
            <w:pPr>
              <w:pStyle w:val="11"/>
              <w:ind w:left="2" w:right="62"/>
              <w:rPr>
                <w:sz w:val="18"/>
              </w:rPr>
            </w:pPr>
            <w:r>
              <w:rPr>
                <w:spacing w:val="-2"/>
                <w:sz w:val="18"/>
              </w:rPr>
              <w:t>0.191</w:t>
            </w:r>
          </w:p>
        </w:tc>
        <w:tc>
          <w:tcPr>
            <w:tcW w:w="874" w:type="dxa"/>
          </w:tcPr>
          <w:p>
            <w:pPr>
              <w:pStyle w:val="11"/>
              <w:ind w:left="285"/>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0.08</w:t>
            </w:r>
          </w:p>
        </w:tc>
        <w:tc>
          <w:tcPr>
            <w:tcW w:w="902" w:type="dxa"/>
          </w:tcPr>
          <w:p>
            <w:pPr>
              <w:pStyle w:val="11"/>
              <w:ind w:left="7" w:right="1"/>
              <w:rPr>
                <w:sz w:val="18"/>
              </w:rPr>
            </w:pPr>
            <w:r>
              <w:rPr>
                <w:spacing w:val="-2"/>
                <w:sz w:val="18"/>
              </w:rPr>
              <w:t>0.156</w:t>
            </w:r>
          </w:p>
        </w:tc>
        <w:tc>
          <w:tcPr>
            <w:tcW w:w="991" w:type="dxa"/>
          </w:tcPr>
          <w:p>
            <w:pPr>
              <w:pStyle w:val="11"/>
              <w:ind w:left="202"/>
              <w:jc w:val="left"/>
              <w:rPr>
                <w:sz w:val="18"/>
              </w:rPr>
            </w:pPr>
            <w:r>
              <w:rPr>
                <w:spacing w:val="-2"/>
                <w:sz w:val="18"/>
              </w:rPr>
              <w:t>0.017</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0.614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0.131</w:t>
            </w:r>
          </w:p>
        </w:tc>
        <w:tc>
          <w:tcPr>
            <w:tcW w:w="902" w:type="dxa"/>
          </w:tcPr>
          <w:p>
            <w:pPr>
              <w:pStyle w:val="11"/>
              <w:ind w:left="7" w:right="3"/>
              <w:rPr>
                <w:sz w:val="18"/>
              </w:rPr>
            </w:pPr>
            <w:r>
              <w:rPr>
                <w:spacing w:val="-4"/>
                <w:sz w:val="18"/>
              </w:rPr>
              <w:t>0.17</w:t>
            </w:r>
          </w:p>
        </w:tc>
        <w:tc>
          <w:tcPr>
            <w:tcW w:w="991" w:type="dxa"/>
          </w:tcPr>
          <w:p>
            <w:pPr>
              <w:pStyle w:val="11"/>
              <w:ind w:left="202"/>
              <w:jc w:val="left"/>
              <w:rPr>
                <w:sz w:val="18"/>
              </w:rPr>
            </w:pPr>
            <w:r>
              <w:rPr>
                <w:spacing w:val="-2"/>
                <w:sz w:val="18"/>
              </w:rPr>
              <w:t>0.052</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0.613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0.834</w:t>
            </w:r>
          </w:p>
        </w:tc>
        <w:tc>
          <w:tcPr>
            <w:tcW w:w="902" w:type="dxa"/>
          </w:tcPr>
          <w:p>
            <w:pPr>
              <w:pStyle w:val="11"/>
              <w:ind w:left="7" w:right="1"/>
              <w:rPr>
                <w:sz w:val="18"/>
              </w:rPr>
            </w:pPr>
            <w:r>
              <w:rPr>
                <w:spacing w:val="-2"/>
                <w:sz w:val="18"/>
              </w:rPr>
              <w:t>0.168</w:t>
            </w:r>
          </w:p>
        </w:tc>
        <w:tc>
          <w:tcPr>
            <w:tcW w:w="991" w:type="dxa"/>
          </w:tcPr>
          <w:p>
            <w:pPr>
              <w:pStyle w:val="11"/>
              <w:ind w:left="202"/>
              <w:jc w:val="left"/>
              <w:rPr>
                <w:sz w:val="18"/>
              </w:rPr>
            </w:pPr>
            <w:r>
              <w:rPr>
                <w:spacing w:val="-2"/>
                <w:sz w:val="18"/>
              </w:rPr>
              <w:t>0.885</w:t>
            </w:r>
          </w:p>
        </w:tc>
        <w:tc>
          <w:tcPr>
            <w:tcW w:w="1141" w:type="dxa"/>
          </w:tcPr>
          <w:p>
            <w:pPr>
              <w:pStyle w:val="11"/>
              <w:ind w:left="2" w:right="62"/>
              <w:rPr>
                <w:sz w:val="18"/>
              </w:rPr>
            </w:pPr>
            <w:r>
              <w:rPr>
                <w:spacing w:val="-2"/>
                <w:sz w:val="18"/>
              </w:rPr>
              <w:t>0.384</w:t>
            </w:r>
          </w:p>
        </w:tc>
        <w:tc>
          <w:tcPr>
            <w:tcW w:w="874" w:type="dxa"/>
          </w:tcPr>
          <w:p>
            <w:pPr>
              <w:pStyle w:val="11"/>
              <w:ind w:left="285"/>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0.075</w:t>
            </w:r>
          </w:p>
        </w:tc>
        <w:tc>
          <w:tcPr>
            <w:tcW w:w="902" w:type="dxa"/>
          </w:tcPr>
          <w:p>
            <w:pPr>
              <w:pStyle w:val="11"/>
              <w:ind w:left="7" w:right="1"/>
              <w:rPr>
                <w:sz w:val="18"/>
              </w:rPr>
            </w:pPr>
            <w:r>
              <w:rPr>
                <w:spacing w:val="-2"/>
                <w:sz w:val="18"/>
              </w:rPr>
              <w:t>0.127</w:t>
            </w:r>
          </w:p>
        </w:tc>
        <w:tc>
          <w:tcPr>
            <w:tcW w:w="991" w:type="dxa"/>
          </w:tcPr>
          <w:p>
            <w:pPr>
              <w:pStyle w:val="11"/>
              <w:ind w:left="202"/>
              <w:jc w:val="left"/>
              <w:rPr>
                <w:sz w:val="18"/>
              </w:rPr>
            </w:pPr>
            <w:r>
              <w:rPr>
                <w:spacing w:val="-2"/>
                <w:sz w:val="18"/>
              </w:rPr>
              <w:t>0.024</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0.473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2018</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SC1</w:t>
            </w:r>
          </w:p>
        </w:tc>
        <w:tc>
          <w:tcPr>
            <w:tcW w:w="1105" w:type="dxa"/>
          </w:tcPr>
          <w:p>
            <w:pPr>
              <w:pStyle w:val="11"/>
              <w:spacing w:before="54"/>
              <w:ind w:left="20"/>
              <w:rPr>
                <w:sz w:val="18"/>
              </w:rPr>
            </w:pPr>
            <w:r>
              <w:rPr>
                <w:spacing w:val="-2"/>
                <w:sz w:val="18"/>
              </w:rPr>
              <w:t>Flowering</w:t>
            </w:r>
          </w:p>
        </w:tc>
        <w:tc>
          <w:tcPr>
            <w:tcW w:w="1728" w:type="dxa"/>
          </w:tcPr>
          <w:p>
            <w:pPr>
              <w:pStyle w:val="11"/>
              <w:spacing w:before="54"/>
              <w:ind w:left="1" w:right="61"/>
              <w:rPr>
                <w:sz w:val="18"/>
              </w:rPr>
            </w:pPr>
            <w:r>
              <w:rPr>
                <w:spacing w:val="-2"/>
                <w:sz w:val="18"/>
              </w:rPr>
              <w:t>Detritivore</w:t>
            </w:r>
          </w:p>
        </w:tc>
        <w:tc>
          <w:tcPr>
            <w:tcW w:w="889" w:type="dxa"/>
          </w:tcPr>
          <w:p>
            <w:pPr>
              <w:pStyle w:val="11"/>
              <w:spacing w:before="54"/>
              <w:ind w:left="2" w:right="40"/>
              <w:rPr>
                <w:sz w:val="18"/>
              </w:rPr>
            </w:pPr>
            <w:r>
              <w:rPr>
                <w:spacing w:val="-2"/>
                <w:sz w:val="18"/>
              </w:rPr>
              <w:t>0.091</w:t>
            </w:r>
          </w:p>
        </w:tc>
        <w:tc>
          <w:tcPr>
            <w:tcW w:w="902" w:type="dxa"/>
          </w:tcPr>
          <w:p>
            <w:pPr>
              <w:pStyle w:val="11"/>
              <w:spacing w:before="54"/>
              <w:ind w:left="7" w:right="1"/>
              <w:rPr>
                <w:sz w:val="18"/>
              </w:rPr>
            </w:pPr>
            <w:r>
              <w:rPr>
                <w:spacing w:val="-2"/>
                <w:sz w:val="18"/>
              </w:rPr>
              <w:t>0.112</w:t>
            </w:r>
          </w:p>
        </w:tc>
        <w:tc>
          <w:tcPr>
            <w:tcW w:w="991" w:type="dxa"/>
          </w:tcPr>
          <w:p>
            <w:pPr>
              <w:pStyle w:val="11"/>
              <w:spacing w:before="54"/>
              <w:ind w:left="202"/>
              <w:jc w:val="left"/>
              <w:rPr>
                <w:sz w:val="18"/>
              </w:rPr>
            </w:pPr>
            <w:r>
              <w:rPr>
                <w:spacing w:val="-2"/>
                <w:sz w:val="18"/>
              </w:rPr>
              <w:t>0.045</w:t>
            </w:r>
          </w:p>
        </w:tc>
        <w:tc>
          <w:tcPr>
            <w:tcW w:w="1141" w:type="dxa"/>
          </w:tcPr>
          <w:p>
            <w:pPr>
              <w:pStyle w:val="11"/>
              <w:spacing w:before="54"/>
              <w:ind w:left="2" w:right="62"/>
              <w:rPr>
                <w:sz w:val="18"/>
              </w:rPr>
            </w:pPr>
            <w:r>
              <w:rPr>
                <w:spacing w:val="-2"/>
                <w:sz w:val="18"/>
              </w:rPr>
              <w:t>0.001</w:t>
            </w:r>
          </w:p>
        </w:tc>
        <w:tc>
          <w:tcPr>
            <w:tcW w:w="874" w:type="dxa"/>
          </w:tcPr>
          <w:p>
            <w:pPr>
              <w:pStyle w:val="11"/>
              <w:spacing w:before="54"/>
              <w:ind w:left="285"/>
              <w:rPr>
                <w:sz w:val="18"/>
              </w:rPr>
            </w:pPr>
            <w:r>
              <w:rPr>
                <w:spacing w:val="-2"/>
                <w:sz w:val="18"/>
              </w:rPr>
              <w:t>0.396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0.93</w:t>
            </w:r>
          </w:p>
        </w:tc>
        <w:tc>
          <w:tcPr>
            <w:tcW w:w="902" w:type="dxa"/>
          </w:tcPr>
          <w:p>
            <w:pPr>
              <w:pStyle w:val="11"/>
              <w:ind w:left="7" w:right="1"/>
              <w:rPr>
                <w:sz w:val="18"/>
              </w:rPr>
            </w:pPr>
            <w:r>
              <w:rPr>
                <w:spacing w:val="-2"/>
                <w:sz w:val="18"/>
              </w:rPr>
              <w:t>0.136</w:t>
            </w:r>
          </w:p>
        </w:tc>
        <w:tc>
          <w:tcPr>
            <w:tcW w:w="991" w:type="dxa"/>
          </w:tcPr>
          <w:p>
            <w:pPr>
              <w:pStyle w:val="11"/>
              <w:ind w:left="202"/>
              <w:jc w:val="left"/>
              <w:rPr>
                <w:sz w:val="18"/>
              </w:rPr>
            </w:pPr>
            <w:r>
              <w:rPr>
                <w:spacing w:val="-2"/>
                <w:sz w:val="18"/>
              </w:rPr>
              <w:t>0.974</w:t>
            </w:r>
          </w:p>
        </w:tc>
        <w:tc>
          <w:tcPr>
            <w:tcW w:w="1141" w:type="dxa"/>
          </w:tcPr>
          <w:p>
            <w:pPr>
              <w:pStyle w:val="11"/>
              <w:ind w:left="2" w:right="62"/>
              <w:rPr>
                <w:sz w:val="18"/>
              </w:rPr>
            </w:pPr>
            <w:r>
              <w:rPr>
                <w:spacing w:val="-2"/>
                <w:sz w:val="18"/>
              </w:rPr>
              <w:t>0.523</w:t>
            </w:r>
          </w:p>
        </w:tc>
        <w:tc>
          <w:tcPr>
            <w:tcW w:w="874" w:type="dxa"/>
          </w:tcPr>
          <w:p>
            <w:pPr>
              <w:pStyle w:val="11"/>
              <w:ind w:left="285"/>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0.042</w:t>
            </w:r>
          </w:p>
        </w:tc>
        <w:tc>
          <w:tcPr>
            <w:tcW w:w="902" w:type="dxa"/>
          </w:tcPr>
          <w:p>
            <w:pPr>
              <w:pStyle w:val="11"/>
              <w:ind w:left="7" w:right="1"/>
              <w:rPr>
                <w:sz w:val="18"/>
              </w:rPr>
            </w:pPr>
            <w:r>
              <w:rPr>
                <w:spacing w:val="-2"/>
                <w:sz w:val="18"/>
              </w:rPr>
              <w:t>0.126</w:t>
            </w:r>
          </w:p>
        </w:tc>
        <w:tc>
          <w:tcPr>
            <w:tcW w:w="991" w:type="dxa"/>
          </w:tcPr>
          <w:p>
            <w:pPr>
              <w:pStyle w:val="11"/>
              <w:ind w:left="202"/>
              <w:jc w:val="left"/>
              <w:rPr>
                <w:sz w:val="18"/>
              </w:rPr>
            </w:pPr>
            <w:r>
              <w:rPr>
                <w:spacing w:val="-2"/>
                <w:sz w:val="18"/>
              </w:rPr>
              <w:t>0.006</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0.413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0.028</w:t>
            </w:r>
          </w:p>
        </w:tc>
        <w:tc>
          <w:tcPr>
            <w:tcW w:w="902" w:type="dxa"/>
          </w:tcPr>
          <w:p>
            <w:pPr>
              <w:pStyle w:val="11"/>
              <w:ind w:left="7" w:right="1"/>
              <w:rPr>
                <w:sz w:val="18"/>
              </w:rPr>
            </w:pPr>
            <w:r>
              <w:rPr>
                <w:spacing w:val="-2"/>
                <w:sz w:val="18"/>
              </w:rPr>
              <w:t>0.043</w:t>
            </w:r>
          </w:p>
        </w:tc>
        <w:tc>
          <w:tcPr>
            <w:tcW w:w="991" w:type="dxa"/>
          </w:tcPr>
          <w:p>
            <w:pPr>
              <w:pStyle w:val="11"/>
              <w:ind w:left="252"/>
              <w:jc w:val="left"/>
              <w:rPr>
                <w:sz w:val="18"/>
              </w:rPr>
            </w:pPr>
            <w:r>
              <w:rPr>
                <w:spacing w:val="-4"/>
                <w:sz w:val="18"/>
              </w:rPr>
              <w:t>0.01</w:t>
            </w:r>
          </w:p>
        </w:tc>
        <w:tc>
          <w:tcPr>
            <w:tcW w:w="1141" w:type="dxa"/>
          </w:tcPr>
          <w:p>
            <w:pPr>
              <w:pStyle w:val="11"/>
              <w:ind w:left="3" w:right="62"/>
              <w:rPr>
                <w:sz w:val="18"/>
              </w:rPr>
            </w:pPr>
            <w:r>
              <w:rPr>
                <w:spacing w:val="-10"/>
                <w:sz w:val="18"/>
              </w:rPr>
              <w:t>0</w:t>
            </w:r>
          </w:p>
        </w:tc>
        <w:tc>
          <w:tcPr>
            <w:tcW w:w="874" w:type="dxa"/>
          </w:tcPr>
          <w:p>
            <w:pPr>
              <w:pStyle w:val="11"/>
              <w:ind w:left="285" w:right="2"/>
              <w:rPr>
                <w:sz w:val="18"/>
              </w:rPr>
            </w:pPr>
            <w:r>
              <w:rPr>
                <w:spacing w:val="-4"/>
                <w:sz w:val="18"/>
              </w:rPr>
              <w:t>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0.865</w:t>
            </w:r>
          </w:p>
        </w:tc>
        <w:tc>
          <w:tcPr>
            <w:tcW w:w="902" w:type="dxa"/>
          </w:tcPr>
          <w:p>
            <w:pPr>
              <w:pStyle w:val="11"/>
              <w:ind w:left="7" w:right="1"/>
              <w:rPr>
                <w:sz w:val="18"/>
              </w:rPr>
            </w:pPr>
            <w:r>
              <w:rPr>
                <w:spacing w:val="-2"/>
                <w:sz w:val="18"/>
              </w:rPr>
              <w:t>0.235</w:t>
            </w:r>
          </w:p>
        </w:tc>
        <w:tc>
          <w:tcPr>
            <w:tcW w:w="991" w:type="dxa"/>
          </w:tcPr>
          <w:p>
            <w:pPr>
              <w:pStyle w:val="11"/>
              <w:ind w:left="202"/>
              <w:jc w:val="left"/>
              <w:rPr>
                <w:sz w:val="18"/>
              </w:rPr>
            </w:pPr>
            <w:r>
              <w:rPr>
                <w:spacing w:val="-2"/>
                <w:sz w:val="18"/>
              </w:rPr>
              <w:t>0.955</w:t>
            </w:r>
          </w:p>
        </w:tc>
        <w:tc>
          <w:tcPr>
            <w:tcW w:w="1141" w:type="dxa"/>
          </w:tcPr>
          <w:p>
            <w:pPr>
              <w:pStyle w:val="11"/>
              <w:ind w:left="2" w:right="62"/>
              <w:rPr>
                <w:sz w:val="18"/>
              </w:rPr>
            </w:pPr>
            <w:r>
              <w:rPr>
                <w:spacing w:val="-2"/>
                <w:sz w:val="18"/>
              </w:rPr>
              <w:t>0.064</w:t>
            </w:r>
          </w:p>
        </w:tc>
        <w:tc>
          <w:tcPr>
            <w:tcW w:w="874" w:type="dxa"/>
          </w:tcPr>
          <w:p>
            <w:pPr>
              <w:pStyle w:val="11"/>
              <w:ind w:left="285"/>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0.056</w:t>
            </w:r>
          </w:p>
        </w:tc>
        <w:tc>
          <w:tcPr>
            <w:tcW w:w="902" w:type="dxa"/>
          </w:tcPr>
          <w:p>
            <w:pPr>
              <w:pStyle w:val="11"/>
              <w:ind w:left="7" w:right="1"/>
              <w:rPr>
                <w:sz w:val="18"/>
              </w:rPr>
            </w:pPr>
            <w:r>
              <w:rPr>
                <w:spacing w:val="-2"/>
                <w:sz w:val="18"/>
              </w:rPr>
              <w:t>0.167</w:t>
            </w:r>
          </w:p>
        </w:tc>
        <w:tc>
          <w:tcPr>
            <w:tcW w:w="991" w:type="dxa"/>
          </w:tcPr>
          <w:p>
            <w:pPr>
              <w:pStyle w:val="11"/>
              <w:ind w:left="202"/>
              <w:jc w:val="left"/>
              <w:rPr>
                <w:sz w:val="18"/>
              </w:rPr>
            </w:pPr>
            <w:r>
              <w:rPr>
                <w:spacing w:val="-2"/>
                <w:sz w:val="18"/>
              </w:rPr>
              <w:t>0.009</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0.836</w:t>
            </w:r>
          </w:p>
        </w:tc>
      </w:tr>
      <w:tr>
        <w:tblPrEx>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2018</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0.079</w:t>
            </w:r>
          </w:p>
        </w:tc>
        <w:tc>
          <w:tcPr>
            <w:tcW w:w="902" w:type="dxa"/>
          </w:tcPr>
          <w:p>
            <w:pPr>
              <w:pStyle w:val="11"/>
              <w:ind w:left="7" w:right="1"/>
              <w:rPr>
                <w:sz w:val="18"/>
              </w:rPr>
            </w:pPr>
            <w:r>
              <w:rPr>
                <w:spacing w:val="-2"/>
                <w:sz w:val="18"/>
              </w:rPr>
              <w:t>0.172</w:t>
            </w:r>
          </w:p>
        </w:tc>
        <w:tc>
          <w:tcPr>
            <w:tcW w:w="991" w:type="dxa"/>
          </w:tcPr>
          <w:p>
            <w:pPr>
              <w:pStyle w:val="11"/>
              <w:ind w:left="252"/>
              <w:jc w:val="left"/>
              <w:rPr>
                <w:sz w:val="18"/>
              </w:rPr>
            </w:pPr>
            <w:r>
              <w:rPr>
                <w:spacing w:val="-4"/>
                <w:sz w:val="18"/>
              </w:rPr>
              <w:t>0.02</w:t>
            </w:r>
          </w:p>
        </w:tc>
        <w:tc>
          <w:tcPr>
            <w:tcW w:w="1141" w:type="dxa"/>
          </w:tcPr>
          <w:p>
            <w:pPr>
              <w:pStyle w:val="11"/>
              <w:ind w:left="3" w:right="62"/>
              <w:rPr>
                <w:sz w:val="18"/>
              </w:rPr>
            </w:pPr>
            <w:r>
              <w:rPr>
                <w:spacing w:val="-10"/>
                <w:sz w:val="18"/>
              </w:rPr>
              <w:t>0</w:t>
            </w:r>
          </w:p>
        </w:tc>
        <w:tc>
          <w:tcPr>
            <w:tcW w:w="874" w:type="dxa"/>
          </w:tcPr>
          <w:p>
            <w:pPr>
              <w:pStyle w:val="11"/>
              <w:ind w:left="285"/>
              <w:rPr>
                <w:sz w:val="18"/>
              </w:rPr>
            </w:pPr>
            <w:r>
              <w:rPr>
                <w:spacing w:val="-2"/>
                <w:sz w:val="18"/>
              </w:rPr>
              <w:t>0.724</w:t>
            </w:r>
          </w:p>
        </w:tc>
      </w:tr>
      <w:tr>
        <w:tblPrEx>
          <w:tblCellMar>
            <w:top w:w="0" w:type="dxa"/>
            <w:left w:w="0" w:type="dxa"/>
            <w:bottom w:w="0" w:type="dxa"/>
            <w:right w:w="0" w:type="dxa"/>
          </w:tblCellMar>
        </w:tblPrEx>
        <w:trPr>
          <w:trHeight w:val="261" w:hRule="atLeast"/>
        </w:trPr>
        <w:tc>
          <w:tcPr>
            <w:tcW w:w="535" w:type="dxa"/>
          </w:tcPr>
          <w:p>
            <w:pPr>
              <w:pStyle w:val="11"/>
              <w:spacing w:line="188" w:lineRule="exact"/>
              <w:ind w:right="20"/>
              <w:rPr>
                <w:sz w:val="18"/>
              </w:rPr>
            </w:pPr>
            <w:r>
              <w:rPr>
                <w:spacing w:val="-4"/>
                <w:sz w:val="18"/>
              </w:rPr>
              <w:t>2018</w:t>
            </w:r>
          </w:p>
        </w:tc>
        <w:tc>
          <w:tcPr>
            <w:tcW w:w="830" w:type="dxa"/>
          </w:tcPr>
          <w:p>
            <w:pPr>
              <w:pStyle w:val="11"/>
              <w:spacing w:line="188" w:lineRule="exact"/>
              <w:ind w:left="9" w:right="38"/>
              <w:rPr>
                <w:sz w:val="18"/>
              </w:rPr>
            </w:pPr>
            <w:r>
              <w:rPr>
                <w:spacing w:val="-2"/>
                <w:sz w:val="18"/>
              </w:rPr>
              <w:t>adybeet</w:t>
            </w:r>
          </w:p>
        </w:tc>
        <w:tc>
          <w:tcPr>
            <w:tcW w:w="664" w:type="dxa"/>
          </w:tcPr>
          <w:p>
            <w:pPr>
              <w:pStyle w:val="11"/>
              <w:spacing w:line="188" w:lineRule="exact"/>
              <w:ind w:right="61"/>
              <w:rPr>
                <w:sz w:val="18"/>
              </w:rPr>
            </w:pPr>
            <w:r>
              <w:rPr>
                <w:spacing w:val="-5"/>
                <w:sz w:val="18"/>
              </w:rPr>
              <w:t>SO1</w:t>
            </w:r>
          </w:p>
        </w:tc>
        <w:tc>
          <w:tcPr>
            <w:tcW w:w="1105" w:type="dxa"/>
          </w:tcPr>
          <w:p>
            <w:pPr>
              <w:pStyle w:val="11"/>
              <w:spacing w:line="188" w:lineRule="exact"/>
              <w:ind w:left="20" w:right="3"/>
              <w:rPr>
                <w:sz w:val="18"/>
              </w:rPr>
            </w:pPr>
            <w:r>
              <w:rPr>
                <w:spacing w:val="-2"/>
                <w:sz w:val="18"/>
              </w:rPr>
              <w:t>Ripening</w:t>
            </w:r>
          </w:p>
        </w:tc>
        <w:tc>
          <w:tcPr>
            <w:tcW w:w="1728" w:type="dxa"/>
          </w:tcPr>
          <w:p>
            <w:pPr>
              <w:pStyle w:val="11"/>
              <w:spacing w:line="188" w:lineRule="exact"/>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line="188" w:lineRule="exact"/>
              <w:ind w:left="2" w:right="40"/>
              <w:rPr>
                <w:sz w:val="18"/>
              </w:rPr>
            </w:pPr>
            <w:r>
              <w:rPr>
                <w:spacing w:val="-2"/>
                <w:sz w:val="18"/>
              </w:rPr>
              <w:t>0.948</w:t>
            </w:r>
          </w:p>
        </w:tc>
        <w:tc>
          <w:tcPr>
            <w:tcW w:w="902" w:type="dxa"/>
          </w:tcPr>
          <w:p>
            <w:pPr>
              <w:pStyle w:val="11"/>
              <w:spacing w:line="188" w:lineRule="exact"/>
              <w:ind w:left="7" w:right="1"/>
              <w:rPr>
                <w:sz w:val="18"/>
              </w:rPr>
            </w:pPr>
            <w:r>
              <w:rPr>
                <w:spacing w:val="-2"/>
                <w:sz w:val="18"/>
              </w:rPr>
              <w:t>0.148</w:t>
            </w:r>
          </w:p>
        </w:tc>
        <w:tc>
          <w:tcPr>
            <w:tcW w:w="991" w:type="dxa"/>
          </w:tcPr>
          <w:p>
            <w:pPr>
              <w:pStyle w:val="11"/>
              <w:spacing w:line="188" w:lineRule="exact"/>
              <w:ind w:left="202"/>
              <w:jc w:val="left"/>
              <w:rPr>
                <w:sz w:val="18"/>
              </w:rPr>
            </w:pPr>
            <w:r>
              <w:rPr>
                <w:spacing w:val="-2"/>
                <w:sz w:val="18"/>
              </w:rPr>
              <w:t>0.989</w:t>
            </w:r>
          </w:p>
        </w:tc>
        <w:tc>
          <w:tcPr>
            <w:tcW w:w="1141" w:type="dxa"/>
          </w:tcPr>
          <w:p>
            <w:pPr>
              <w:pStyle w:val="11"/>
              <w:spacing w:line="188" w:lineRule="exact"/>
              <w:ind w:left="2" w:right="62"/>
              <w:rPr>
                <w:sz w:val="18"/>
              </w:rPr>
            </w:pPr>
            <w:r>
              <w:rPr>
                <w:spacing w:val="-2"/>
                <w:sz w:val="18"/>
              </w:rPr>
              <w:t>0.395</w:t>
            </w:r>
          </w:p>
        </w:tc>
        <w:tc>
          <w:tcPr>
            <w:tcW w:w="874" w:type="dxa"/>
          </w:tcPr>
          <w:p>
            <w:pPr>
              <w:pStyle w:val="11"/>
              <w:spacing w:line="188" w:lineRule="exact"/>
              <w:ind w:left="285"/>
              <w:rPr>
                <w:sz w:val="18"/>
              </w:rPr>
            </w:pPr>
            <w:r>
              <w:rPr>
                <w:spacing w:val="-10"/>
                <w:sz w:val="18"/>
              </w:rPr>
              <w:t>1</w:t>
            </w:r>
          </w:p>
        </w:tc>
      </w:tr>
    </w:tbl>
    <w:p>
      <w:pPr>
        <w:spacing w:after="0" w:line="188" w:lineRule="exact"/>
        <w:rPr>
          <w:sz w:val="18"/>
        </w:rPr>
        <w:sectPr>
          <w:footerReference r:id="rId40"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
        <w:gridCol w:w="837"/>
        <w:gridCol w:w="649"/>
        <w:gridCol w:w="1111"/>
        <w:gridCol w:w="1727"/>
        <w:gridCol w:w="888"/>
        <w:gridCol w:w="901"/>
        <w:gridCol w:w="990"/>
        <w:gridCol w:w="1140"/>
        <w:gridCol w:w="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before="0" w:line="205" w:lineRule="exact"/>
              <w:ind w:right="20"/>
              <w:rPr>
                <w:sz w:val="18"/>
              </w:rPr>
            </w:pPr>
            <w:r>
              <w:rPr>
                <w:spacing w:val="-4"/>
                <w:sz w:val="18"/>
              </w:rPr>
              <w:t>2018</w:t>
            </w:r>
          </w:p>
        </w:tc>
        <w:tc>
          <w:tcPr>
            <w:tcW w:w="837" w:type="dxa"/>
          </w:tcPr>
          <w:p>
            <w:pPr>
              <w:pStyle w:val="11"/>
              <w:spacing w:before="0" w:line="205" w:lineRule="exact"/>
              <w:ind w:left="2" w:right="38"/>
              <w:rPr>
                <w:sz w:val="18"/>
              </w:rPr>
            </w:pPr>
            <w:r>
              <w:rPr>
                <w:spacing w:val="-2"/>
                <w:sz w:val="18"/>
              </w:rPr>
              <w:t>adybeet</w:t>
            </w:r>
          </w:p>
        </w:tc>
        <w:tc>
          <w:tcPr>
            <w:tcW w:w="649" w:type="dxa"/>
          </w:tcPr>
          <w:p>
            <w:pPr>
              <w:pStyle w:val="11"/>
              <w:spacing w:before="0" w:line="205" w:lineRule="exact"/>
              <w:ind w:right="60"/>
              <w:rPr>
                <w:sz w:val="18"/>
              </w:rPr>
            </w:pPr>
            <w:r>
              <w:rPr>
                <w:spacing w:val="-5"/>
                <w:sz w:val="18"/>
              </w:rPr>
              <w:t>SO1</w:t>
            </w:r>
          </w:p>
        </w:tc>
        <w:tc>
          <w:tcPr>
            <w:tcW w:w="1111" w:type="dxa"/>
          </w:tcPr>
          <w:p>
            <w:pPr>
              <w:pStyle w:val="11"/>
              <w:spacing w:before="0" w:line="205" w:lineRule="exact"/>
              <w:ind w:left="30" w:right="3"/>
              <w:rPr>
                <w:sz w:val="18"/>
              </w:rPr>
            </w:pPr>
            <w:r>
              <w:rPr>
                <w:spacing w:val="-2"/>
                <w:sz w:val="18"/>
              </w:rPr>
              <w:t>Ripening</w:t>
            </w:r>
          </w:p>
        </w:tc>
        <w:tc>
          <w:tcPr>
            <w:tcW w:w="1727" w:type="dxa"/>
          </w:tcPr>
          <w:p>
            <w:pPr>
              <w:pStyle w:val="11"/>
              <w:spacing w:before="0" w:line="205" w:lineRule="exact"/>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0" w:line="205" w:lineRule="exact"/>
              <w:ind w:left="4" w:right="35"/>
              <w:rPr>
                <w:sz w:val="18"/>
              </w:rPr>
            </w:pPr>
            <w:r>
              <w:rPr>
                <w:spacing w:val="-2"/>
                <w:sz w:val="18"/>
              </w:rPr>
              <w:t>0.035</w:t>
            </w:r>
          </w:p>
        </w:tc>
        <w:tc>
          <w:tcPr>
            <w:tcW w:w="901" w:type="dxa"/>
          </w:tcPr>
          <w:p>
            <w:pPr>
              <w:pStyle w:val="11"/>
              <w:spacing w:before="0" w:line="205" w:lineRule="exact"/>
              <w:ind w:left="17" w:right="4"/>
              <w:rPr>
                <w:sz w:val="18"/>
              </w:rPr>
            </w:pPr>
            <w:r>
              <w:rPr>
                <w:spacing w:val="-4"/>
                <w:sz w:val="18"/>
              </w:rPr>
              <w:t>0.14</w:t>
            </w:r>
          </w:p>
        </w:tc>
        <w:tc>
          <w:tcPr>
            <w:tcW w:w="990" w:type="dxa"/>
          </w:tcPr>
          <w:p>
            <w:pPr>
              <w:pStyle w:val="11"/>
              <w:spacing w:before="0" w:line="205" w:lineRule="exact"/>
              <w:ind w:left="207"/>
              <w:jc w:val="left"/>
              <w:rPr>
                <w:sz w:val="18"/>
              </w:rPr>
            </w:pPr>
            <w:r>
              <w:rPr>
                <w:spacing w:val="-2"/>
                <w:sz w:val="18"/>
              </w:rPr>
              <w:t>0.003</w:t>
            </w:r>
          </w:p>
        </w:tc>
        <w:tc>
          <w:tcPr>
            <w:tcW w:w="1140" w:type="dxa"/>
          </w:tcPr>
          <w:p>
            <w:pPr>
              <w:pStyle w:val="11"/>
              <w:spacing w:before="0" w:line="205" w:lineRule="exact"/>
              <w:ind w:left="5" w:right="51"/>
              <w:rPr>
                <w:sz w:val="18"/>
              </w:rPr>
            </w:pPr>
            <w:r>
              <w:rPr>
                <w:spacing w:val="-10"/>
                <w:sz w:val="18"/>
              </w:rPr>
              <w:t>0</w:t>
            </w:r>
          </w:p>
        </w:tc>
        <w:tc>
          <w:tcPr>
            <w:tcW w:w="873" w:type="dxa"/>
          </w:tcPr>
          <w:p>
            <w:pPr>
              <w:pStyle w:val="11"/>
              <w:spacing w:before="0" w:line="205" w:lineRule="exact"/>
              <w:ind w:right="53"/>
              <w:jc w:val="right"/>
              <w:rPr>
                <w:sz w:val="18"/>
              </w:rPr>
            </w:pPr>
            <w:r>
              <w:rPr>
                <w:spacing w:val="-2"/>
                <w:sz w:val="18"/>
              </w:rPr>
              <w:t>0.483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2018</w:t>
            </w:r>
          </w:p>
        </w:tc>
        <w:tc>
          <w:tcPr>
            <w:tcW w:w="837" w:type="dxa"/>
          </w:tcPr>
          <w:p>
            <w:pPr>
              <w:pStyle w:val="11"/>
              <w:ind w:left="2" w:right="38"/>
              <w:rPr>
                <w:sz w:val="18"/>
              </w:rPr>
            </w:pPr>
            <w:r>
              <w:rPr>
                <w:spacing w:val="-2"/>
                <w:sz w:val="18"/>
              </w:rPr>
              <w:t>adybeet</w:t>
            </w:r>
          </w:p>
        </w:tc>
        <w:tc>
          <w:tcPr>
            <w:tcW w:w="649" w:type="dxa"/>
          </w:tcPr>
          <w:p>
            <w:pPr>
              <w:pStyle w:val="11"/>
              <w:ind w:right="60"/>
              <w:rPr>
                <w:sz w:val="18"/>
              </w:rPr>
            </w:pPr>
            <w:r>
              <w:rPr>
                <w:spacing w:val="-5"/>
                <w:sz w:val="18"/>
              </w:rPr>
              <w:t>SO1</w:t>
            </w:r>
          </w:p>
        </w:tc>
        <w:tc>
          <w:tcPr>
            <w:tcW w:w="1111" w:type="dxa"/>
          </w:tcPr>
          <w:p>
            <w:pPr>
              <w:pStyle w:val="11"/>
              <w:ind w:left="30"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0.017</w:t>
            </w:r>
          </w:p>
        </w:tc>
        <w:tc>
          <w:tcPr>
            <w:tcW w:w="901" w:type="dxa"/>
          </w:tcPr>
          <w:p>
            <w:pPr>
              <w:pStyle w:val="11"/>
              <w:ind w:left="17" w:right="2"/>
              <w:rPr>
                <w:sz w:val="18"/>
              </w:rPr>
            </w:pPr>
            <w:r>
              <w:rPr>
                <w:spacing w:val="-2"/>
                <w:sz w:val="18"/>
              </w:rPr>
              <w:t>0.044</w:t>
            </w:r>
          </w:p>
        </w:tc>
        <w:tc>
          <w:tcPr>
            <w:tcW w:w="990" w:type="dxa"/>
          </w:tcPr>
          <w:p>
            <w:pPr>
              <w:pStyle w:val="11"/>
              <w:ind w:left="207"/>
              <w:jc w:val="left"/>
              <w:rPr>
                <w:sz w:val="18"/>
              </w:rPr>
            </w:pPr>
            <w:r>
              <w:rPr>
                <w:spacing w:val="-2"/>
                <w:sz w:val="18"/>
              </w:rPr>
              <w:t>0.004</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7" w:type="dxa"/>
          </w:tcPr>
          <w:p>
            <w:pPr>
              <w:pStyle w:val="11"/>
              <w:spacing w:before="54"/>
              <w:ind w:left="38" w:right="36"/>
              <w:rPr>
                <w:sz w:val="18"/>
              </w:rPr>
            </w:pPr>
            <w:r>
              <w:rPr>
                <w:spacing w:val="-4"/>
                <w:sz w:val="18"/>
              </w:rPr>
              <w:t>Both</w:t>
            </w:r>
          </w:p>
        </w:tc>
        <w:tc>
          <w:tcPr>
            <w:tcW w:w="649" w:type="dxa"/>
          </w:tcPr>
          <w:p>
            <w:pPr>
              <w:pStyle w:val="11"/>
              <w:spacing w:before="54"/>
              <w:ind w:right="60"/>
              <w:rPr>
                <w:sz w:val="18"/>
              </w:rPr>
            </w:pPr>
            <w:r>
              <w:rPr>
                <w:spacing w:val="-5"/>
                <w:sz w:val="18"/>
              </w:rPr>
              <w:t>LC1</w:t>
            </w:r>
          </w:p>
        </w:tc>
        <w:tc>
          <w:tcPr>
            <w:tcW w:w="1111" w:type="dxa"/>
          </w:tcPr>
          <w:p>
            <w:pPr>
              <w:pStyle w:val="11"/>
              <w:spacing w:before="54"/>
              <w:ind w:left="30"/>
              <w:rPr>
                <w:sz w:val="18"/>
              </w:rPr>
            </w:pPr>
            <w:r>
              <w:rPr>
                <w:spacing w:val="-2"/>
                <w:sz w:val="18"/>
              </w:rPr>
              <w:t>Tillering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0.443</w:t>
            </w:r>
          </w:p>
        </w:tc>
        <w:tc>
          <w:tcPr>
            <w:tcW w:w="901" w:type="dxa"/>
          </w:tcPr>
          <w:p>
            <w:pPr>
              <w:pStyle w:val="11"/>
              <w:spacing w:before="54"/>
              <w:ind w:left="17" w:right="2"/>
              <w:rPr>
                <w:sz w:val="18"/>
              </w:rPr>
            </w:pPr>
            <w:r>
              <w:rPr>
                <w:spacing w:val="-2"/>
                <w:sz w:val="18"/>
              </w:rPr>
              <w:t>0.108</w:t>
            </w:r>
          </w:p>
        </w:tc>
        <w:tc>
          <w:tcPr>
            <w:tcW w:w="990" w:type="dxa"/>
          </w:tcPr>
          <w:p>
            <w:pPr>
              <w:pStyle w:val="11"/>
              <w:spacing w:before="54"/>
              <w:ind w:left="207"/>
              <w:jc w:val="left"/>
              <w:rPr>
                <w:sz w:val="18"/>
              </w:rPr>
            </w:pPr>
            <w:r>
              <w:rPr>
                <w:spacing w:val="-2"/>
                <w:sz w:val="18"/>
              </w:rPr>
              <w:t>0.447</w:t>
            </w:r>
          </w:p>
        </w:tc>
        <w:tc>
          <w:tcPr>
            <w:tcW w:w="1140" w:type="dxa"/>
          </w:tcPr>
          <w:p>
            <w:pPr>
              <w:pStyle w:val="11"/>
              <w:spacing w:before="54"/>
              <w:ind w:left="4" w:right="51"/>
              <w:rPr>
                <w:sz w:val="18"/>
              </w:rPr>
            </w:pPr>
            <w:r>
              <w:rPr>
                <w:spacing w:val="-2"/>
                <w:sz w:val="18"/>
              </w:rPr>
              <w:t>0.225</w:t>
            </w:r>
          </w:p>
        </w:tc>
        <w:tc>
          <w:tcPr>
            <w:tcW w:w="873" w:type="dxa"/>
          </w:tcPr>
          <w:p>
            <w:pPr>
              <w:pStyle w:val="11"/>
              <w:spacing w:before="54"/>
              <w:ind w:right="53"/>
              <w:jc w:val="right"/>
              <w:rPr>
                <w:sz w:val="18"/>
              </w:rPr>
            </w:pPr>
            <w:r>
              <w:rPr>
                <w:spacing w:val="-2"/>
                <w:sz w:val="18"/>
              </w:rPr>
              <w:t>0.654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0.273</w:t>
            </w:r>
          </w:p>
        </w:tc>
        <w:tc>
          <w:tcPr>
            <w:tcW w:w="901" w:type="dxa"/>
          </w:tcPr>
          <w:p>
            <w:pPr>
              <w:pStyle w:val="11"/>
              <w:ind w:left="17" w:right="2"/>
              <w:rPr>
                <w:sz w:val="18"/>
              </w:rPr>
            </w:pPr>
            <w:r>
              <w:rPr>
                <w:spacing w:val="-2"/>
                <w:sz w:val="18"/>
              </w:rPr>
              <w:t>0.105</w:t>
            </w:r>
          </w:p>
        </w:tc>
        <w:tc>
          <w:tcPr>
            <w:tcW w:w="990" w:type="dxa"/>
          </w:tcPr>
          <w:p>
            <w:pPr>
              <w:pStyle w:val="11"/>
              <w:ind w:left="207"/>
              <w:jc w:val="left"/>
              <w:rPr>
                <w:sz w:val="18"/>
              </w:rPr>
            </w:pPr>
            <w:r>
              <w:rPr>
                <w:spacing w:val="-2"/>
                <w:sz w:val="18"/>
              </w:rPr>
              <w:t>0.274</w:t>
            </w:r>
          </w:p>
        </w:tc>
        <w:tc>
          <w:tcPr>
            <w:tcW w:w="1140" w:type="dxa"/>
          </w:tcPr>
          <w:p>
            <w:pPr>
              <w:pStyle w:val="11"/>
              <w:ind w:left="4" w:right="51"/>
              <w:rPr>
                <w:sz w:val="18"/>
              </w:rPr>
            </w:pPr>
            <w:r>
              <w:rPr>
                <w:spacing w:val="-2"/>
                <w:sz w:val="18"/>
              </w:rPr>
              <w:t>0.061</w:t>
            </w:r>
          </w:p>
        </w:tc>
        <w:tc>
          <w:tcPr>
            <w:tcW w:w="873" w:type="dxa"/>
          </w:tcPr>
          <w:p>
            <w:pPr>
              <w:pStyle w:val="11"/>
              <w:ind w:right="53"/>
              <w:jc w:val="right"/>
              <w:rPr>
                <w:sz w:val="18"/>
              </w:rPr>
            </w:pPr>
            <w:r>
              <w:rPr>
                <w:spacing w:val="-2"/>
                <w:sz w:val="18"/>
              </w:rPr>
              <w:t>0.475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0.284</w:t>
            </w:r>
          </w:p>
        </w:tc>
        <w:tc>
          <w:tcPr>
            <w:tcW w:w="901" w:type="dxa"/>
          </w:tcPr>
          <w:p>
            <w:pPr>
              <w:pStyle w:val="11"/>
              <w:ind w:left="17" w:right="2"/>
              <w:rPr>
                <w:sz w:val="18"/>
              </w:rPr>
            </w:pPr>
            <w:r>
              <w:rPr>
                <w:spacing w:val="-2"/>
                <w:sz w:val="18"/>
              </w:rPr>
              <w:t>0.136</w:t>
            </w:r>
          </w:p>
        </w:tc>
        <w:tc>
          <w:tcPr>
            <w:tcW w:w="990" w:type="dxa"/>
          </w:tcPr>
          <w:p>
            <w:pPr>
              <w:pStyle w:val="11"/>
              <w:ind w:left="207"/>
              <w:jc w:val="left"/>
              <w:rPr>
                <w:sz w:val="18"/>
              </w:rPr>
            </w:pPr>
            <w:r>
              <w:rPr>
                <w:spacing w:val="-2"/>
                <w:sz w:val="18"/>
              </w:rPr>
              <w:t>0.267</w:t>
            </w:r>
          </w:p>
        </w:tc>
        <w:tc>
          <w:tcPr>
            <w:tcW w:w="1140" w:type="dxa"/>
          </w:tcPr>
          <w:p>
            <w:pPr>
              <w:pStyle w:val="11"/>
              <w:ind w:left="4" w:right="51"/>
              <w:rPr>
                <w:sz w:val="18"/>
              </w:rPr>
            </w:pPr>
            <w:r>
              <w:rPr>
                <w:spacing w:val="-2"/>
                <w:sz w:val="18"/>
              </w:rPr>
              <w:t>0.076</w:t>
            </w:r>
          </w:p>
        </w:tc>
        <w:tc>
          <w:tcPr>
            <w:tcW w:w="873" w:type="dxa"/>
          </w:tcPr>
          <w:p>
            <w:pPr>
              <w:pStyle w:val="11"/>
              <w:ind w:right="105"/>
              <w:jc w:val="right"/>
              <w:rPr>
                <w:sz w:val="18"/>
              </w:rPr>
            </w:pPr>
            <w:r>
              <w:rPr>
                <w:spacing w:val="-4"/>
                <w:sz w:val="18"/>
              </w:rPr>
              <w:t>0.61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0.882</w:t>
            </w:r>
          </w:p>
        </w:tc>
        <w:tc>
          <w:tcPr>
            <w:tcW w:w="901" w:type="dxa"/>
          </w:tcPr>
          <w:p>
            <w:pPr>
              <w:pStyle w:val="11"/>
              <w:ind w:left="17" w:right="2"/>
              <w:rPr>
                <w:sz w:val="18"/>
              </w:rPr>
            </w:pPr>
            <w:r>
              <w:rPr>
                <w:spacing w:val="-2"/>
                <w:sz w:val="18"/>
              </w:rPr>
              <w:t>0.068</w:t>
            </w:r>
          </w:p>
        </w:tc>
        <w:tc>
          <w:tcPr>
            <w:tcW w:w="990" w:type="dxa"/>
          </w:tcPr>
          <w:p>
            <w:pPr>
              <w:pStyle w:val="11"/>
              <w:ind w:left="207"/>
              <w:jc w:val="left"/>
              <w:rPr>
                <w:sz w:val="18"/>
              </w:rPr>
            </w:pPr>
            <w:r>
              <w:rPr>
                <w:spacing w:val="-2"/>
                <w:sz w:val="18"/>
              </w:rPr>
              <w:t>0.894</w:t>
            </w:r>
          </w:p>
        </w:tc>
        <w:tc>
          <w:tcPr>
            <w:tcW w:w="1140" w:type="dxa"/>
          </w:tcPr>
          <w:p>
            <w:pPr>
              <w:pStyle w:val="11"/>
              <w:ind w:left="4" w:right="51"/>
              <w:rPr>
                <w:sz w:val="18"/>
              </w:rPr>
            </w:pPr>
            <w:r>
              <w:rPr>
                <w:spacing w:val="-2"/>
                <w:sz w:val="18"/>
              </w:rPr>
              <w:t>0.724</w:t>
            </w:r>
          </w:p>
        </w:tc>
        <w:tc>
          <w:tcPr>
            <w:tcW w:w="873" w:type="dxa"/>
          </w:tcPr>
          <w:p>
            <w:pPr>
              <w:pStyle w:val="11"/>
              <w:ind w:right="53"/>
              <w:jc w:val="right"/>
              <w:rPr>
                <w:sz w:val="18"/>
              </w:rPr>
            </w:pPr>
            <w:r>
              <w:rPr>
                <w:spacing w:val="-2"/>
                <w:sz w:val="18"/>
              </w:rPr>
              <w:t>0.975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0.107</w:t>
            </w:r>
          </w:p>
        </w:tc>
        <w:tc>
          <w:tcPr>
            <w:tcW w:w="901" w:type="dxa"/>
          </w:tcPr>
          <w:p>
            <w:pPr>
              <w:pStyle w:val="11"/>
              <w:ind w:left="17" w:right="2"/>
              <w:rPr>
                <w:sz w:val="18"/>
              </w:rPr>
            </w:pPr>
            <w:r>
              <w:rPr>
                <w:spacing w:val="-2"/>
                <w:sz w:val="18"/>
              </w:rPr>
              <w:t>0.067</w:t>
            </w:r>
          </w:p>
        </w:tc>
        <w:tc>
          <w:tcPr>
            <w:tcW w:w="990" w:type="dxa"/>
          </w:tcPr>
          <w:p>
            <w:pPr>
              <w:pStyle w:val="11"/>
              <w:ind w:left="207"/>
              <w:jc w:val="left"/>
              <w:rPr>
                <w:sz w:val="18"/>
              </w:rPr>
            </w:pPr>
            <w:r>
              <w:rPr>
                <w:spacing w:val="-2"/>
                <w:sz w:val="18"/>
              </w:rPr>
              <w:t>0.094</w:t>
            </w:r>
          </w:p>
        </w:tc>
        <w:tc>
          <w:tcPr>
            <w:tcW w:w="1140" w:type="dxa"/>
          </w:tcPr>
          <w:p>
            <w:pPr>
              <w:pStyle w:val="11"/>
              <w:ind w:left="4" w:right="51"/>
              <w:rPr>
                <w:sz w:val="18"/>
              </w:rPr>
            </w:pPr>
            <w:r>
              <w:rPr>
                <w:spacing w:val="-2"/>
                <w:sz w:val="18"/>
              </w:rPr>
              <w:t>0.017</w:t>
            </w:r>
          </w:p>
        </w:tc>
        <w:tc>
          <w:tcPr>
            <w:tcW w:w="873" w:type="dxa"/>
          </w:tcPr>
          <w:p>
            <w:pPr>
              <w:pStyle w:val="11"/>
              <w:ind w:right="105"/>
              <w:jc w:val="right"/>
              <w:rPr>
                <w:sz w:val="18"/>
              </w:rPr>
            </w:pPr>
            <w:r>
              <w:rPr>
                <w:spacing w:val="-4"/>
                <w:sz w:val="18"/>
              </w:rPr>
              <w:t>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0.011</w:t>
            </w:r>
          </w:p>
        </w:tc>
        <w:tc>
          <w:tcPr>
            <w:tcW w:w="901" w:type="dxa"/>
          </w:tcPr>
          <w:p>
            <w:pPr>
              <w:pStyle w:val="11"/>
              <w:ind w:left="17" w:right="2"/>
              <w:rPr>
                <w:sz w:val="18"/>
              </w:rPr>
            </w:pPr>
            <w:r>
              <w:rPr>
                <w:spacing w:val="-2"/>
                <w:sz w:val="18"/>
              </w:rPr>
              <w:t>0.013</w:t>
            </w:r>
          </w:p>
        </w:tc>
        <w:tc>
          <w:tcPr>
            <w:tcW w:w="990" w:type="dxa"/>
          </w:tcPr>
          <w:p>
            <w:pPr>
              <w:pStyle w:val="11"/>
              <w:ind w:left="207"/>
              <w:jc w:val="left"/>
              <w:rPr>
                <w:sz w:val="18"/>
              </w:rPr>
            </w:pPr>
            <w:r>
              <w:rPr>
                <w:spacing w:val="-2"/>
                <w:sz w:val="18"/>
              </w:rPr>
              <w:t>0.008</w:t>
            </w:r>
          </w:p>
        </w:tc>
        <w:tc>
          <w:tcPr>
            <w:tcW w:w="1140" w:type="dxa"/>
          </w:tcPr>
          <w:p>
            <w:pPr>
              <w:pStyle w:val="11"/>
              <w:ind w:left="4" w:right="51"/>
              <w:rPr>
                <w:sz w:val="18"/>
              </w:rPr>
            </w:pPr>
            <w:r>
              <w:rPr>
                <w:spacing w:val="-2"/>
                <w:sz w:val="18"/>
              </w:rPr>
              <w:t>0.001</w:t>
            </w:r>
          </w:p>
        </w:tc>
        <w:tc>
          <w:tcPr>
            <w:tcW w:w="873" w:type="dxa"/>
          </w:tcPr>
          <w:p>
            <w:pPr>
              <w:pStyle w:val="11"/>
              <w:ind w:right="53"/>
              <w:jc w:val="right"/>
              <w:rPr>
                <w:sz w:val="18"/>
              </w:rPr>
            </w:pPr>
            <w:r>
              <w:rPr>
                <w:spacing w:val="-2"/>
                <w:sz w:val="18"/>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0.946</w:t>
            </w:r>
          </w:p>
        </w:tc>
        <w:tc>
          <w:tcPr>
            <w:tcW w:w="901" w:type="dxa"/>
          </w:tcPr>
          <w:p>
            <w:pPr>
              <w:pStyle w:val="11"/>
              <w:ind w:left="17" w:right="2"/>
              <w:rPr>
                <w:sz w:val="18"/>
              </w:rPr>
            </w:pPr>
            <w:r>
              <w:rPr>
                <w:spacing w:val="-2"/>
                <w:sz w:val="18"/>
              </w:rPr>
              <w:t>0.037</w:t>
            </w:r>
          </w:p>
        </w:tc>
        <w:tc>
          <w:tcPr>
            <w:tcW w:w="990" w:type="dxa"/>
          </w:tcPr>
          <w:p>
            <w:pPr>
              <w:pStyle w:val="11"/>
              <w:ind w:left="207"/>
              <w:jc w:val="left"/>
              <w:rPr>
                <w:sz w:val="18"/>
              </w:rPr>
            </w:pPr>
            <w:r>
              <w:rPr>
                <w:spacing w:val="-2"/>
                <w:sz w:val="18"/>
              </w:rPr>
              <w:t>0.955</w:t>
            </w:r>
          </w:p>
        </w:tc>
        <w:tc>
          <w:tcPr>
            <w:tcW w:w="1140" w:type="dxa"/>
          </w:tcPr>
          <w:p>
            <w:pPr>
              <w:pStyle w:val="11"/>
              <w:ind w:left="4" w:right="51"/>
              <w:rPr>
                <w:sz w:val="18"/>
              </w:rPr>
            </w:pPr>
            <w:r>
              <w:rPr>
                <w:spacing w:val="-2"/>
                <w:sz w:val="18"/>
              </w:rPr>
              <w:t>0.852</w:t>
            </w:r>
          </w:p>
        </w:tc>
        <w:tc>
          <w:tcPr>
            <w:tcW w:w="873" w:type="dxa"/>
          </w:tcPr>
          <w:p>
            <w:pPr>
              <w:pStyle w:val="11"/>
              <w:ind w:right="105"/>
              <w:jc w:val="right"/>
              <w:rPr>
                <w:sz w:val="18"/>
              </w:rPr>
            </w:pPr>
            <w:r>
              <w:rPr>
                <w:spacing w:val="-4"/>
                <w:sz w:val="18"/>
              </w:rPr>
              <w:t>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0.051</w:t>
            </w:r>
          </w:p>
        </w:tc>
        <w:tc>
          <w:tcPr>
            <w:tcW w:w="901" w:type="dxa"/>
          </w:tcPr>
          <w:p>
            <w:pPr>
              <w:pStyle w:val="11"/>
              <w:ind w:left="17" w:right="2"/>
              <w:rPr>
                <w:sz w:val="18"/>
              </w:rPr>
            </w:pPr>
            <w:r>
              <w:rPr>
                <w:spacing w:val="-2"/>
                <w:sz w:val="18"/>
              </w:rPr>
              <w:t>0.036</w:t>
            </w:r>
          </w:p>
        </w:tc>
        <w:tc>
          <w:tcPr>
            <w:tcW w:w="990" w:type="dxa"/>
          </w:tcPr>
          <w:p>
            <w:pPr>
              <w:pStyle w:val="11"/>
              <w:ind w:left="207"/>
              <w:jc w:val="left"/>
              <w:rPr>
                <w:sz w:val="18"/>
              </w:rPr>
            </w:pPr>
            <w:r>
              <w:rPr>
                <w:spacing w:val="-2"/>
                <w:sz w:val="18"/>
              </w:rPr>
              <w:t>0.043</w:t>
            </w:r>
          </w:p>
        </w:tc>
        <w:tc>
          <w:tcPr>
            <w:tcW w:w="1140" w:type="dxa"/>
          </w:tcPr>
          <w:p>
            <w:pPr>
              <w:pStyle w:val="11"/>
              <w:ind w:left="4" w:right="51"/>
              <w:rPr>
                <w:sz w:val="18"/>
              </w:rPr>
            </w:pPr>
            <w:r>
              <w:rPr>
                <w:spacing w:val="-2"/>
                <w:sz w:val="18"/>
              </w:rPr>
              <w:t>0.008</w:t>
            </w:r>
          </w:p>
        </w:tc>
        <w:tc>
          <w:tcPr>
            <w:tcW w:w="873" w:type="dxa"/>
          </w:tcPr>
          <w:p>
            <w:pPr>
              <w:pStyle w:val="11"/>
              <w:ind w:right="53"/>
              <w:jc w:val="right"/>
              <w:rPr>
                <w:sz w:val="18"/>
              </w:rPr>
            </w:pPr>
            <w:r>
              <w:rPr>
                <w:spacing w:val="-2"/>
                <w:sz w:val="18"/>
              </w:rPr>
              <w:t>0.143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LC1</w:t>
            </w:r>
          </w:p>
        </w:tc>
        <w:tc>
          <w:tcPr>
            <w:tcW w:w="1111" w:type="dxa"/>
          </w:tcPr>
          <w:p>
            <w:pPr>
              <w:pStyle w:val="11"/>
              <w:ind w:left="30"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0.003</w:t>
            </w:r>
          </w:p>
        </w:tc>
        <w:tc>
          <w:tcPr>
            <w:tcW w:w="901" w:type="dxa"/>
          </w:tcPr>
          <w:p>
            <w:pPr>
              <w:pStyle w:val="11"/>
              <w:ind w:left="17" w:right="2"/>
              <w:rPr>
                <w:sz w:val="18"/>
              </w:rPr>
            </w:pPr>
            <w:r>
              <w:rPr>
                <w:spacing w:val="-2"/>
                <w:sz w:val="18"/>
              </w:rPr>
              <w:t>0.004</w:t>
            </w:r>
          </w:p>
        </w:tc>
        <w:tc>
          <w:tcPr>
            <w:tcW w:w="990" w:type="dxa"/>
          </w:tcPr>
          <w:p>
            <w:pPr>
              <w:pStyle w:val="11"/>
              <w:ind w:left="207"/>
              <w:jc w:val="left"/>
              <w:rPr>
                <w:sz w:val="18"/>
              </w:rPr>
            </w:pPr>
            <w:r>
              <w:rPr>
                <w:spacing w:val="-2"/>
                <w:sz w:val="18"/>
              </w:rPr>
              <w:t>0.002</w:t>
            </w:r>
          </w:p>
        </w:tc>
        <w:tc>
          <w:tcPr>
            <w:tcW w:w="1140" w:type="dxa"/>
          </w:tcPr>
          <w:p>
            <w:pPr>
              <w:pStyle w:val="11"/>
              <w:ind w:left="5" w:right="51"/>
              <w:rPr>
                <w:sz w:val="18"/>
              </w:rPr>
            </w:pPr>
            <w:r>
              <w:rPr>
                <w:spacing w:val="-10"/>
                <w:sz w:val="18"/>
              </w:rPr>
              <w:t>0</w:t>
            </w:r>
          </w:p>
        </w:tc>
        <w:tc>
          <w:tcPr>
            <w:tcW w:w="873" w:type="dxa"/>
          </w:tcPr>
          <w:p>
            <w:pPr>
              <w:pStyle w:val="11"/>
              <w:ind w:right="53"/>
              <w:jc w:val="right"/>
              <w:rPr>
                <w:sz w:val="18"/>
              </w:rPr>
            </w:pPr>
            <w:r>
              <w:rPr>
                <w:spacing w:val="-2"/>
                <w:sz w:val="18"/>
              </w:rPr>
              <w:t>0.014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LC2</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0.384</w:t>
            </w:r>
          </w:p>
        </w:tc>
        <w:tc>
          <w:tcPr>
            <w:tcW w:w="901" w:type="dxa"/>
          </w:tcPr>
          <w:p>
            <w:pPr>
              <w:pStyle w:val="11"/>
              <w:ind w:left="17" w:right="2"/>
              <w:rPr>
                <w:sz w:val="18"/>
              </w:rPr>
            </w:pPr>
            <w:r>
              <w:rPr>
                <w:spacing w:val="-2"/>
                <w:sz w:val="18"/>
              </w:rPr>
              <w:t>0.124</w:t>
            </w:r>
          </w:p>
        </w:tc>
        <w:tc>
          <w:tcPr>
            <w:tcW w:w="990" w:type="dxa"/>
          </w:tcPr>
          <w:p>
            <w:pPr>
              <w:pStyle w:val="11"/>
              <w:ind w:left="207"/>
              <w:jc w:val="left"/>
              <w:rPr>
                <w:sz w:val="18"/>
              </w:rPr>
            </w:pPr>
            <w:r>
              <w:rPr>
                <w:spacing w:val="-2"/>
                <w:sz w:val="18"/>
              </w:rPr>
              <w:t>0.386</w:t>
            </w:r>
          </w:p>
        </w:tc>
        <w:tc>
          <w:tcPr>
            <w:tcW w:w="1140" w:type="dxa"/>
          </w:tcPr>
          <w:p>
            <w:pPr>
              <w:pStyle w:val="11"/>
              <w:ind w:left="4" w:right="51"/>
              <w:rPr>
                <w:sz w:val="18"/>
              </w:rPr>
            </w:pPr>
            <w:r>
              <w:rPr>
                <w:spacing w:val="-2"/>
                <w:sz w:val="18"/>
              </w:rPr>
              <w:t>0.132</w:t>
            </w:r>
          </w:p>
        </w:tc>
        <w:tc>
          <w:tcPr>
            <w:tcW w:w="873" w:type="dxa"/>
          </w:tcPr>
          <w:p>
            <w:pPr>
              <w:pStyle w:val="11"/>
              <w:ind w:right="105"/>
              <w:jc w:val="right"/>
              <w:rPr>
                <w:sz w:val="18"/>
              </w:rPr>
            </w:pPr>
            <w:r>
              <w:rPr>
                <w:spacing w:val="-4"/>
                <w:sz w:val="18"/>
              </w:rPr>
              <w:t>0.62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7" w:type="dxa"/>
          </w:tcPr>
          <w:p>
            <w:pPr>
              <w:pStyle w:val="11"/>
              <w:spacing w:before="54"/>
              <w:ind w:left="38" w:right="36"/>
              <w:rPr>
                <w:sz w:val="18"/>
              </w:rPr>
            </w:pPr>
            <w:r>
              <w:rPr>
                <w:spacing w:val="-4"/>
                <w:sz w:val="18"/>
              </w:rPr>
              <w:t>Both</w:t>
            </w:r>
          </w:p>
        </w:tc>
        <w:tc>
          <w:tcPr>
            <w:tcW w:w="649" w:type="dxa"/>
          </w:tcPr>
          <w:p>
            <w:pPr>
              <w:pStyle w:val="11"/>
              <w:spacing w:before="54"/>
              <w:ind w:right="60"/>
              <w:rPr>
                <w:sz w:val="18"/>
              </w:rPr>
            </w:pPr>
            <w:r>
              <w:rPr>
                <w:spacing w:val="-5"/>
                <w:sz w:val="18"/>
              </w:rPr>
              <w:t>LC2</w:t>
            </w:r>
          </w:p>
        </w:tc>
        <w:tc>
          <w:tcPr>
            <w:tcW w:w="1111" w:type="dxa"/>
          </w:tcPr>
          <w:p>
            <w:pPr>
              <w:pStyle w:val="11"/>
              <w:spacing w:before="54"/>
              <w:ind w:left="30"/>
              <w:rPr>
                <w:sz w:val="18"/>
              </w:rPr>
            </w:pPr>
            <w:r>
              <w:rPr>
                <w:spacing w:val="-2"/>
                <w:sz w:val="18"/>
              </w:rPr>
              <w:t>Tillering</w:t>
            </w:r>
          </w:p>
        </w:tc>
        <w:tc>
          <w:tcPr>
            <w:tcW w:w="1727" w:type="dxa"/>
          </w:tcPr>
          <w:p>
            <w:pPr>
              <w:pStyle w:val="11"/>
              <w:spacing w:before="54"/>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0.104</w:t>
            </w:r>
          </w:p>
        </w:tc>
        <w:tc>
          <w:tcPr>
            <w:tcW w:w="901" w:type="dxa"/>
          </w:tcPr>
          <w:p>
            <w:pPr>
              <w:pStyle w:val="11"/>
              <w:spacing w:before="54"/>
              <w:ind w:left="17" w:right="4"/>
              <w:rPr>
                <w:sz w:val="18"/>
              </w:rPr>
            </w:pPr>
            <w:r>
              <w:rPr>
                <w:spacing w:val="-4"/>
                <w:sz w:val="18"/>
              </w:rPr>
              <w:t>0.09</w:t>
            </w:r>
          </w:p>
        </w:tc>
        <w:tc>
          <w:tcPr>
            <w:tcW w:w="990" w:type="dxa"/>
          </w:tcPr>
          <w:p>
            <w:pPr>
              <w:pStyle w:val="11"/>
              <w:spacing w:before="54"/>
              <w:ind w:left="207"/>
              <w:jc w:val="left"/>
              <w:rPr>
                <w:sz w:val="18"/>
              </w:rPr>
            </w:pPr>
            <w:r>
              <w:rPr>
                <w:spacing w:val="-2"/>
                <w:sz w:val="18"/>
              </w:rPr>
              <w:t>0.082</w:t>
            </w:r>
          </w:p>
        </w:tc>
        <w:tc>
          <w:tcPr>
            <w:tcW w:w="1140" w:type="dxa"/>
          </w:tcPr>
          <w:p>
            <w:pPr>
              <w:pStyle w:val="11"/>
              <w:spacing w:before="54"/>
              <w:ind w:left="4" w:right="51"/>
              <w:rPr>
                <w:sz w:val="18"/>
              </w:rPr>
            </w:pPr>
            <w:r>
              <w:rPr>
                <w:spacing w:val="-2"/>
                <w:sz w:val="18"/>
              </w:rPr>
              <w:t>0.008</w:t>
            </w:r>
          </w:p>
        </w:tc>
        <w:tc>
          <w:tcPr>
            <w:tcW w:w="873" w:type="dxa"/>
          </w:tcPr>
          <w:p>
            <w:pPr>
              <w:pStyle w:val="11"/>
              <w:spacing w:before="54"/>
              <w:ind w:right="53"/>
              <w:jc w:val="right"/>
              <w:rPr>
                <w:sz w:val="18"/>
              </w:rPr>
            </w:pPr>
            <w:r>
              <w:rPr>
                <w:spacing w:val="-2"/>
                <w:sz w:val="18"/>
              </w:rPr>
              <w:t>0.349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LC2</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0.511</w:t>
            </w:r>
          </w:p>
        </w:tc>
        <w:tc>
          <w:tcPr>
            <w:tcW w:w="901" w:type="dxa"/>
          </w:tcPr>
          <w:p>
            <w:pPr>
              <w:pStyle w:val="11"/>
              <w:ind w:left="17" w:right="2"/>
              <w:rPr>
                <w:sz w:val="18"/>
              </w:rPr>
            </w:pPr>
            <w:r>
              <w:rPr>
                <w:spacing w:val="-2"/>
                <w:sz w:val="18"/>
              </w:rPr>
              <w:t>0.142</w:t>
            </w:r>
          </w:p>
        </w:tc>
        <w:tc>
          <w:tcPr>
            <w:tcW w:w="990" w:type="dxa"/>
          </w:tcPr>
          <w:p>
            <w:pPr>
              <w:pStyle w:val="11"/>
              <w:ind w:left="207"/>
              <w:jc w:val="left"/>
              <w:rPr>
                <w:sz w:val="18"/>
              </w:rPr>
            </w:pPr>
            <w:r>
              <w:rPr>
                <w:spacing w:val="-2"/>
                <w:sz w:val="18"/>
              </w:rPr>
              <w:t>0.511</w:t>
            </w:r>
          </w:p>
        </w:tc>
        <w:tc>
          <w:tcPr>
            <w:tcW w:w="1140" w:type="dxa"/>
          </w:tcPr>
          <w:p>
            <w:pPr>
              <w:pStyle w:val="11"/>
              <w:ind w:left="4" w:right="51"/>
              <w:rPr>
                <w:sz w:val="18"/>
              </w:rPr>
            </w:pPr>
            <w:r>
              <w:rPr>
                <w:spacing w:val="-2"/>
                <w:sz w:val="18"/>
              </w:rPr>
              <w:t>0.226</w:t>
            </w:r>
          </w:p>
        </w:tc>
        <w:tc>
          <w:tcPr>
            <w:tcW w:w="873" w:type="dxa"/>
          </w:tcPr>
          <w:p>
            <w:pPr>
              <w:pStyle w:val="11"/>
              <w:ind w:right="53"/>
              <w:jc w:val="right"/>
              <w:rPr>
                <w:sz w:val="18"/>
              </w:rPr>
            </w:pPr>
            <w:r>
              <w:rPr>
                <w:spacing w:val="-2"/>
                <w:sz w:val="18"/>
              </w:rPr>
              <w:t>0.801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LC2</w:t>
            </w:r>
          </w:p>
        </w:tc>
        <w:tc>
          <w:tcPr>
            <w:tcW w:w="1111" w:type="dxa"/>
          </w:tcPr>
          <w:p>
            <w:pPr>
              <w:pStyle w:val="11"/>
              <w:ind w:left="30"/>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0.925</w:t>
            </w:r>
          </w:p>
        </w:tc>
        <w:tc>
          <w:tcPr>
            <w:tcW w:w="901" w:type="dxa"/>
          </w:tcPr>
          <w:p>
            <w:pPr>
              <w:pStyle w:val="11"/>
              <w:ind w:left="17" w:right="2"/>
              <w:rPr>
                <w:sz w:val="18"/>
              </w:rPr>
            </w:pPr>
            <w:r>
              <w:rPr>
                <w:spacing w:val="-2"/>
                <w:sz w:val="18"/>
              </w:rPr>
              <w:t>0.061</w:t>
            </w:r>
          </w:p>
        </w:tc>
        <w:tc>
          <w:tcPr>
            <w:tcW w:w="990" w:type="dxa"/>
          </w:tcPr>
          <w:p>
            <w:pPr>
              <w:pStyle w:val="11"/>
              <w:ind w:left="207"/>
              <w:jc w:val="left"/>
              <w:rPr>
                <w:sz w:val="18"/>
              </w:rPr>
            </w:pPr>
            <w:r>
              <w:rPr>
                <w:spacing w:val="-2"/>
                <w:sz w:val="18"/>
              </w:rPr>
              <w:t>0.943</w:t>
            </w:r>
          </w:p>
        </w:tc>
        <w:tc>
          <w:tcPr>
            <w:tcW w:w="1140" w:type="dxa"/>
          </w:tcPr>
          <w:p>
            <w:pPr>
              <w:pStyle w:val="11"/>
              <w:ind w:left="4" w:right="51"/>
              <w:rPr>
                <w:sz w:val="18"/>
              </w:rPr>
            </w:pPr>
            <w:r>
              <w:rPr>
                <w:spacing w:val="-2"/>
                <w:sz w:val="18"/>
              </w:rPr>
              <w:t>0.765</w:t>
            </w:r>
          </w:p>
        </w:tc>
        <w:tc>
          <w:tcPr>
            <w:tcW w:w="873" w:type="dxa"/>
          </w:tcPr>
          <w:p>
            <w:pPr>
              <w:pStyle w:val="11"/>
              <w:ind w:right="53"/>
              <w:jc w:val="right"/>
              <w:rPr>
                <w:sz w:val="18"/>
              </w:rPr>
            </w:pPr>
            <w:r>
              <w:rPr>
                <w:spacing w:val="-2"/>
                <w:sz w:val="18"/>
              </w:rPr>
              <w:t>0.987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LC2</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0.05</w:t>
            </w:r>
          </w:p>
        </w:tc>
        <w:tc>
          <w:tcPr>
            <w:tcW w:w="901" w:type="dxa"/>
          </w:tcPr>
          <w:p>
            <w:pPr>
              <w:pStyle w:val="11"/>
              <w:ind w:left="17" w:right="2"/>
              <w:rPr>
                <w:sz w:val="18"/>
              </w:rPr>
            </w:pPr>
            <w:r>
              <w:rPr>
                <w:spacing w:val="-2"/>
                <w:sz w:val="18"/>
              </w:rPr>
              <w:t>0.054</w:t>
            </w:r>
          </w:p>
        </w:tc>
        <w:tc>
          <w:tcPr>
            <w:tcW w:w="990" w:type="dxa"/>
          </w:tcPr>
          <w:p>
            <w:pPr>
              <w:pStyle w:val="11"/>
              <w:ind w:left="207"/>
              <w:jc w:val="left"/>
              <w:rPr>
                <w:sz w:val="18"/>
              </w:rPr>
            </w:pPr>
            <w:r>
              <w:rPr>
                <w:spacing w:val="-2"/>
                <w:sz w:val="18"/>
              </w:rPr>
              <w:t>0.033</w:t>
            </w:r>
          </w:p>
        </w:tc>
        <w:tc>
          <w:tcPr>
            <w:tcW w:w="1140" w:type="dxa"/>
          </w:tcPr>
          <w:p>
            <w:pPr>
              <w:pStyle w:val="11"/>
              <w:ind w:left="4" w:right="51"/>
              <w:rPr>
                <w:sz w:val="18"/>
              </w:rPr>
            </w:pPr>
            <w:r>
              <w:rPr>
                <w:spacing w:val="-2"/>
                <w:sz w:val="18"/>
              </w:rPr>
              <w:t>0.003</w:t>
            </w:r>
          </w:p>
        </w:tc>
        <w:tc>
          <w:tcPr>
            <w:tcW w:w="873" w:type="dxa"/>
          </w:tcPr>
          <w:p>
            <w:pPr>
              <w:pStyle w:val="11"/>
              <w:ind w:right="53"/>
              <w:jc w:val="right"/>
              <w:rPr>
                <w:sz w:val="18"/>
              </w:rPr>
            </w:pPr>
            <w:r>
              <w:rPr>
                <w:spacing w:val="-2"/>
                <w:sz w:val="18"/>
              </w:rPr>
              <w:t>0.194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LC2</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0.025</w:t>
            </w:r>
          </w:p>
        </w:tc>
        <w:tc>
          <w:tcPr>
            <w:tcW w:w="901" w:type="dxa"/>
          </w:tcPr>
          <w:p>
            <w:pPr>
              <w:pStyle w:val="11"/>
              <w:ind w:left="17" w:right="2"/>
              <w:rPr>
                <w:sz w:val="18"/>
              </w:rPr>
            </w:pPr>
            <w:r>
              <w:rPr>
                <w:spacing w:val="-2"/>
                <w:sz w:val="18"/>
              </w:rPr>
              <w:t>0.023</w:t>
            </w:r>
          </w:p>
        </w:tc>
        <w:tc>
          <w:tcPr>
            <w:tcW w:w="990" w:type="dxa"/>
          </w:tcPr>
          <w:p>
            <w:pPr>
              <w:pStyle w:val="11"/>
              <w:ind w:left="207"/>
              <w:jc w:val="left"/>
              <w:rPr>
                <w:sz w:val="18"/>
              </w:rPr>
            </w:pPr>
            <w:r>
              <w:rPr>
                <w:spacing w:val="-2"/>
                <w:sz w:val="18"/>
              </w:rPr>
              <w:t>0.019</w:t>
            </w:r>
          </w:p>
        </w:tc>
        <w:tc>
          <w:tcPr>
            <w:tcW w:w="1140" w:type="dxa"/>
          </w:tcPr>
          <w:p>
            <w:pPr>
              <w:pStyle w:val="11"/>
              <w:ind w:left="4" w:right="51"/>
              <w:rPr>
                <w:sz w:val="18"/>
              </w:rPr>
            </w:pPr>
            <w:r>
              <w:rPr>
                <w:spacing w:val="-2"/>
                <w:sz w:val="18"/>
              </w:rPr>
              <w:t>0.004</w:t>
            </w:r>
          </w:p>
        </w:tc>
        <w:tc>
          <w:tcPr>
            <w:tcW w:w="873" w:type="dxa"/>
          </w:tcPr>
          <w:p>
            <w:pPr>
              <w:pStyle w:val="11"/>
              <w:ind w:right="53"/>
              <w:jc w:val="right"/>
              <w:rPr>
                <w:sz w:val="18"/>
              </w:rPr>
            </w:pPr>
            <w:r>
              <w:rPr>
                <w:spacing w:val="-2"/>
                <w:sz w:val="18"/>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0.281</w:t>
            </w:r>
          </w:p>
        </w:tc>
        <w:tc>
          <w:tcPr>
            <w:tcW w:w="901" w:type="dxa"/>
          </w:tcPr>
          <w:p>
            <w:pPr>
              <w:pStyle w:val="11"/>
              <w:ind w:left="17" w:right="2"/>
              <w:rPr>
                <w:sz w:val="18"/>
              </w:rPr>
            </w:pPr>
            <w:r>
              <w:rPr>
                <w:spacing w:val="-2"/>
                <w:sz w:val="18"/>
              </w:rPr>
              <w:t>0.102</w:t>
            </w:r>
          </w:p>
        </w:tc>
        <w:tc>
          <w:tcPr>
            <w:tcW w:w="990" w:type="dxa"/>
          </w:tcPr>
          <w:p>
            <w:pPr>
              <w:pStyle w:val="11"/>
              <w:ind w:left="257"/>
              <w:jc w:val="left"/>
              <w:rPr>
                <w:sz w:val="18"/>
              </w:rPr>
            </w:pPr>
            <w:r>
              <w:rPr>
                <w:spacing w:val="-4"/>
                <w:sz w:val="18"/>
              </w:rPr>
              <w:t>0.28</w:t>
            </w:r>
          </w:p>
        </w:tc>
        <w:tc>
          <w:tcPr>
            <w:tcW w:w="1140" w:type="dxa"/>
          </w:tcPr>
          <w:p>
            <w:pPr>
              <w:pStyle w:val="11"/>
              <w:ind w:left="4" w:right="51"/>
              <w:rPr>
                <w:sz w:val="18"/>
              </w:rPr>
            </w:pPr>
            <w:r>
              <w:rPr>
                <w:spacing w:val="-2"/>
                <w:sz w:val="18"/>
              </w:rPr>
              <w:t>0.087</w:t>
            </w:r>
          </w:p>
        </w:tc>
        <w:tc>
          <w:tcPr>
            <w:tcW w:w="873" w:type="dxa"/>
          </w:tcPr>
          <w:p>
            <w:pPr>
              <w:pStyle w:val="11"/>
              <w:ind w:right="53"/>
              <w:jc w:val="right"/>
              <w:rPr>
                <w:sz w:val="18"/>
              </w:rPr>
            </w:pPr>
            <w:r>
              <w:rPr>
                <w:spacing w:val="-2"/>
                <w:sz w:val="18"/>
              </w:rPr>
              <w:t>0.483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0.074</w:t>
            </w:r>
          </w:p>
        </w:tc>
        <w:tc>
          <w:tcPr>
            <w:tcW w:w="901" w:type="dxa"/>
          </w:tcPr>
          <w:p>
            <w:pPr>
              <w:pStyle w:val="11"/>
              <w:ind w:left="17" w:right="2"/>
              <w:rPr>
                <w:sz w:val="18"/>
              </w:rPr>
            </w:pPr>
            <w:r>
              <w:rPr>
                <w:spacing w:val="-2"/>
                <w:sz w:val="18"/>
              </w:rPr>
              <w:t>0.058</w:t>
            </w:r>
          </w:p>
        </w:tc>
        <w:tc>
          <w:tcPr>
            <w:tcW w:w="990" w:type="dxa"/>
          </w:tcPr>
          <w:p>
            <w:pPr>
              <w:pStyle w:val="11"/>
              <w:ind w:left="207"/>
              <w:jc w:val="left"/>
              <w:rPr>
                <w:sz w:val="18"/>
              </w:rPr>
            </w:pPr>
            <w:r>
              <w:rPr>
                <w:spacing w:val="-2"/>
                <w:sz w:val="18"/>
              </w:rPr>
              <w:t>0.059</w:t>
            </w:r>
          </w:p>
        </w:tc>
        <w:tc>
          <w:tcPr>
            <w:tcW w:w="1140" w:type="dxa"/>
          </w:tcPr>
          <w:p>
            <w:pPr>
              <w:pStyle w:val="11"/>
              <w:ind w:left="4" w:right="51"/>
              <w:rPr>
                <w:sz w:val="18"/>
              </w:rPr>
            </w:pPr>
            <w:r>
              <w:rPr>
                <w:spacing w:val="-2"/>
                <w:sz w:val="18"/>
              </w:rPr>
              <w:t>0.007</w:t>
            </w:r>
          </w:p>
        </w:tc>
        <w:tc>
          <w:tcPr>
            <w:tcW w:w="873" w:type="dxa"/>
          </w:tcPr>
          <w:p>
            <w:pPr>
              <w:pStyle w:val="11"/>
              <w:ind w:right="53"/>
              <w:jc w:val="right"/>
              <w:rPr>
                <w:sz w:val="18"/>
              </w:rPr>
            </w:pPr>
            <w:r>
              <w:rPr>
                <w:spacing w:val="-2"/>
                <w:sz w:val="18"/>
              </w:rPr>
              <w:t>0.219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0.645</w:t>
            </w:r>
          </w:p>
        </w:tc>
        <w:tc>
          <w:tcPr>
            <w:tcW w:w="901" w:type="dxa"/>
          </w:tcPr>
          <w:p>
            <w:pPr>
              <w:pStyle w:val="11"/>
              <w:ind w:left="17" w:right="2"/>
              <w:rPr>
                <w:sz w:val="18"/>
              </w:rPr>
            </w:pPr>
            <w:r>
              <w:rPr>
                <w:spacing w:val="-2"/>
                <w:sz w:val="18"/>
              </w:rPr>
              <w:t>0.116</w:t>
            </w:r>
          </w:p>
        </w:tc>
        <w:tc>
          <w:tcPr>
            <w:tcW w:w="990" w:type="dxa"/>
          </w:tcPr>
          <w:p>
            <w:pPr>
              <w:pStyle w:val="11"/>
              <w:ind w:left="207"/>
              <w:jc w:val="left"/>
              <w:rPr>
                <w:sz w:val="18"/>
              </w:rPr>
            </w:pPr>
            <w:r>
              <w:rPr>
                <w:spacing w:val="-2"/>
                <w:sz w:val="18"/>
              </w:rPr>
              <w:t>0.645</w:t>
            </w:r>
          </w:p>
        </w:tc>
        <w:tc>
          <w:tcPr>
            <w:tcW w:w="1140" w:type="dxa"/>
          </w:tcPr>
          <w:p>
            <w:pPr>
              <w:pStyle w:val="11"/>
              <w:ind w:left="2" w:right="51"/>
              <w:rPr>
                <w:sz w:val="18"/>
              </w:rPr>
            </w:pPr>
            <w:r>
              <w:rPr>
                <w:spacing w:val="-4"/>
                <w:sz w:val="18"/>
              </w:rPr>
              <w:t>0.42</w:t>
            </w:r>
          </w:p>
        </w:tc>
        <w:tc>
          <w:tcPr>
            <w:tcW w:w="873" w:type="dxa"/>
          </w:tcPr>
          <w:p>
            <w:pPr>
              <w:pStyle w:val="11"/>
              <w:ind w:right="53"/>
              <w:jc w:val="right"/>
              <w:rPr>
                <w:sz w:val="18"/>
              </w:rPr>
            </w:pPr>
            <w:r>
              <w:rPr>
                <w:spacing w:val="-2"/>
                <w:sz w:val="18"/>
              </w:rPr>
              <w:t>0.878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0.91</w:t>
            </w:r>
          </w:p>
        </w:tc>
        <w:tc>
          <w:tcPr>
            <w:tcW w:w="901" w:type="dxa"/>
          </w:tcPr>
          <w:p>
            <w:pPr>
              <w:pStyle w:val="11"/>
              <w:ind w:left="17" w:right="4"/>
              <w:rPr>
                <w:sz w:val="18"/>
              </w:rPr>
            </w:pPr>
            <w:r>
              <w:rPr>
                <w:spacing w:val="-4"/>
                <w:sz w:val="18"/>
              </w:rPr>
              <w:t>0.06</w:t>
            </w:r>
          </w:p>
        </w:tc>
        <w:tc>
          <w:tcPr>
            <w:tcW w:w="990" w:type="dxa"/>
          </w:tcPr>
          <w:p>
            <w:pPr>
              <w:pStyle w:val="11"/>
              <w:ind w:left="207"/>
              <w:jc w:val="left"/>
              <w:rPr>
                <w:sz w:val="18"/>
              </w:rPr>
            </w:pPr>
            <w:r>
              <w:rPr>
                <w:spacing w:val="-2"/>
                <w:sz w:val="18"/>
              </w:rPr>
              <w:t>0.925</w:t>
            </w:r>
          </w:p>
        </w:tc>
        <w:tc>
          <w:tcPr>
            <w:tcW w:w="1140" w:type="dxa"/>
          </w:tcPr>
          <w:p>
            <w:pPr>
              <w:pStyle w:val="11"/>
              <w:ind w:left="4" w:right="51"/>
              <w:rPr>
                <w:sz w:val="18"/>
              </w:rPr>
            </w:pPr>
            <w:r>
              <w:rPr>
                <w:spacing w:val="-2"/>
                <w:sz w:val="18"/>
              </w:rPr>
              <w:t>0.757</w:t>
            </w:r>
          </w:p>
        </w:tc>
        <w:tc>
          <w:tcPr>
            <w:tcW w:w="873" w:type="dxa"/>
          </w:tcPr>
          <w:p>
            <w:pPr>
              <w:pStyle w:val="11"/>
              <w:ind w:right="105"/>
              <w:jc w:val="right"/>
              <w:rPr>
                <w:sz w:val="18"/>
              </w:rPr>
            </w:pPr>
            <w:r>
              <w:rPr>
                <w:spacing w:val="-4"/>
                <w:sz w:val="18"/>
              </w:rPr>
              <w:t>0.98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0.047</w:t>
            </w:r>
          </w:p>
        </w:tc>
        <w:tc>
          <w:tcPr>
            <w:tcW w:w="901" w:type="dxa"/>
          </w:tcPr>
          <w:p>
            <w:pPr>
              <w:pStyle w:val="11"/>
              <w:ind w:left="17" w:right="2"/>
              <w:rPr>
                <w:sz w:val="18"/>
              </w:rPr>
            </w:pPr>
            <w:r>
              <w:rPr>
                <w:spacing w:val="-2"/>
                <w:sz w:val="18"/>
              </w:rPr>
              <w:t>0.044</w:t>
            </w:r>
          </w:p>
        </w:tc>
        <w:tc>
          <w:tcPr>
            <w:tcW w:w="990" w:type="dxa"/>
          </w:tcPr>
          <w:p>
            <w:pPr>
              <w:pStyle w:val="11"/>
              <w:ind w:left="207"/>
              <w:jc w:val="left"/>
              <w:rPr>
                <w:sz w:val="18"/>
              </w:rPr>
            </w:pPr>
            <w:r>
              <w:rPr>
                <w:spacing w:val="-2"/>
                <w:sz w:val="18"/>
              </w:rPr>
              <w:t>0.034</w:t>
            </w:r>
          </w:p>
        </w:tc>
        <w:tc>
          <w:tcPr>
            <w:tcW w:w="1140" w:type="dxa"/>
          </w:tcPr>
          <w:p>
            <w:pPr>
              <w:pStyle w:val="11"/>
              <w:ind w:left="4" w:right="51"/>
              <w:rPr>
                <w:sz w:val="18"/>
              </w:rPr>
            </w:pPr>
            <w:r>
              <w:rPr>
                <w:spacing w:val="-2"/>
                <w:sz w:val="18"/>
              </w:rPr>
              <w:t>0.004</w:t>
            </w:r>
          </w:p>
        </w:tc>
        <w:tc>
          <w:tcPr>
            <w:tcW w:w="873" w:type="dxa"/>
          </w:tcPr>
          <w:p>
            <w:pPr>
              <w:pStyle w:val="11"/>
              <w:ind w:right="53"/>
              <w:jc w:val="right"/>
              <w:rPr>
                <w:sz w:val="18"/>
              </w:rPr>
            </w:pPr>
            <w:r>
              <w:rPr>
                <w:spacing w:val="-2"/>
                <w:sz w:val="18"/>
              </w:rPr>
              <w:t>0.166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0.042</w:t>
            </w:r>
          </w:p>
        </w:tc>
        <w:tc>
          <w:tcPr>
            <w:tcW w:w="901" w:type="dxa"/>
          </w:tcPr>
          <w:p>
            <w:pPr>
              <w:pStyle w:val="11"/>
              <w:ind w:left="17" w:right="2"/>
              <w:rPr>
                <w:sz w:val="18"/>
              </w:rPr>
            </w:pPr>
            <w:r>
              <w:rPr>
                <w:spacing w:val="-2"/>
                <w:sz w:val="18"/>
              </w:rPr>
              <w:t>0.036</w:t>
            </w:r>
          </w:p>
        </w:tc>
        <w:tc>
          <w:tcPr>
            <w:tcW w:w="990" w:type="dxa"/>
          </w:tcPr>
          <w:p>
            <w:pPr>
              <w:pStyle w:val="11"/>
              <w:ind w:left="207"/>
              <w:jc w:val="left"/>
              <w:rPr>
                <w:sz w:val="18"/>
              </w:rPr>
            </w:pPr>
            <w:r>
              <w:rPr>
                <w:spacing w:val="-2"/>
                <w:sz w:val="18"/>
              </w:rPr>
              <w:t>0.032</w:t>
            </w:r>
          </w:p>
        </w:tc>
        <w:tc>
          <w:tcPr>
            <w:tcW w:w="1140" w:type="dxa"/>
          </w:tcPr>
          <w:p>
            <w:pPr>
              <w:pStyle w:val="11"/>
              <w:ind w:left="4" w:right="51"/>
              <w:rPr>
                <w:sz w:val="18"/>
              </w:rPr>
            </w:pPr>
            <w:r>
              <w:rPr>
                <w:spacing w:val="-2"/>
                <w:sz w:val="18"/>
              </w:rPr>
              <w:t>0.007</w:t>
            </w:r>
          </w:p>
        </w:tc>
        <w:tc>
          <w:tcPr>
            <w:tcW w:w="873" w:type="dxa"/>
          </w:tcPr>
          <w:p>
            <w:pPr>
              <w:pStyle w:val="11"/>
              <w:ind w:right="53"/>
              <w:jc w:val="right"/>
              <w:rPr>
                <w:sz w:val="18"/>
              </w:rPr>
            </w:pPr>
            <w:r>
              <w:rPr>
                <w:spacing w:val="-2"/>
                <w:sz w:val="18"/>
              </w:rPr>
              <w:t>0.139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7" w:type="dxa"/>
          </w:tcPr>
          <w:p>
            <w:pPr>
              <w:pStyle w:val="11"/>
              <w:spacing w:before="54"/>
              <w:ind w:left="38" w:right="36"/>
              <w:rPr>
                <w:sz w:val="18"/>
              </w:rPr>
            </w:pPr>
            <w:r>
              <w:rPr>
                <w:spacing w:val="-4"/>
                <w:sz w:val="18"/>
              </w:rPr>
              <w:t>Both</w:t>
            </w:r>
          </w:p>
        </w:tc>
        <w:tc>
          <w:tcPr>
            <w:tcW w:w="649" w:type="dxa"/>
          </w:tcPr>
          <w:p>
            <w:pPr>
              <w:pStyle w:val="11"/>
              <w:spacing w:before="54"/>
              <w:ind w:right="60"/>
              <w:rPr>
                <w:sz w:val="18"/>
              </w:rPr>
            </w:pPr>
            <w:r>
              <w:rPr>
                <w:spacing w:val="-5"/>
                <w:sz w:val="18"/>
              </w:rPr>
              <w:t>LC3</w:t>
            </w:r>
          </w:p>
        </w:tc>
        <w:tc>
          <w:tcPr>
            <w:tcW w:w="1111" w:type="dxa"/>
          </w:tcPr>
          <w:p>
            <w:pPr>
              <w:pStyle w:val="11"/>
              <w:spacing w:before="54"/>
              <w:ind w:left="30" w:right="3"/>
              <w:rPr>
                <w:sz w:val="18"/>
              </w:rPr>
            </w:pPr>
            <w:r>
              <w:rPr>
                <w:spacing w:val="-2"/>
                <w:sz w:val="18"/>
              </w:rPr>
              <w:t>Ripening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0.966</w:t>
            </w:r>
          </w:p>
        </w:tc>
        <w:tc>
          <w:tcPr>
            <w:tcW w:w="901" w:type="dxa"/>
          </w:tcPr>
          <w:p>
            <w:pPr>
              <w:pStyle w:val="11"/>
              <w:spacing w:before="54"/>
              <w:ind w:left="17" w:right="2"/>
              <w:rPr>
                <w:sz w:val="18"/>
              </w:rPr>
            </w:pPr>
            <w:r>
              <w:rPr>
                <w:spacing w:val="-2"/>
                <w:sz w:val="18"/>
              </w:rPr>
              <w:t>0.028</w:t>
            </w:r>
          </w:p>
        </w:tc>
        <w:tc>
          <w:tcPr>
            <w:tcW w:w="990" w:type="dxa"/>
          </w:tcPr>
          <w:p>
            <w:pPr>
              <w:pStyle w:val="11"/>
              <w:spacing w:before="54"/>
              <w:ind w:left="207"/>
              <w:jc w:val="left"/>
              <w:rPr>
                <w:sz w:val="18"/>
              </w:rPr>
            </w:pPr>
            <w:r>
              <w:rPr>
                <w:spacing w:val="-2"/>
                <w:sz w:val="18"/>
              </w:rPr>
              <w:t>0.974</w:t>
            </w:r>
          </w:p>
        </w:tc>
        <w:tc>
          <w:tcPr>
            <w:tcW w:w="1140" w:type="dxa"/>
          </w:tcPr>
          <w:p>
            <w:pPr>
              <w:pStyle w:val="11"/>
              <w:spacing w:before="54"/>
              <w:ind w:left="4" w:right="51"/>
              <w:rPr>
                <w:sz w:val="18"/>
              </w:rPr>
            </w:pPr>
            <w:r>
              <w:rPr>
                <w:spacing w:val="-2"/>
                <w:sz w:val="18"/>
              </w:rPr>
              <w:t>0.885</w:t>
            </w:r>
          </w:p>
        </w:tc>
        <w:tc>
          <w:tcPr>
            <w:tcW w:w="873" w:type="dxa"/>
          </w:tcPr>
          <w:p>
            <w:pPr>
              <w:pStyle w:val="11"/>
              <w:spacing w:before="54"/>
              <w:ind w:right="53"/>
              <w:jc w:val="righ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0.022</w:t>
            </w:r>
          </w:p>
        </w:tc>
        <w:tc>
          <w:tcPr>
            <w:tcW w:w="901" w:type="dxa"/>
          </w:tcPr>
          <w:p>
            <w:pPr>
              <w:pStyle w:val="11"/>
              <w:ind w:left="17" w:right="2"/>
              <w:rPr>
                <w:sz w:val="18"/>
              </w:rPr>
            </w:pPr>
            <w:r>
              <w:rPr>
                <w:spacing w:val="-2"/>
                <w:sz w:val="18"/>
              </w:rPr>
              <w:t>0.022</w:t>
            </w:r>
          </w:p>
        </w:tc>
        <w:tc>
          <w:tcPr>
            <w:tcW w:w="990" w:type="dxa"/>
          </w:tcPr>
          <w:p>
            <w:pPr>
              <w:pStyle w:val="11"/>
              <w:ind w:left="207"/>
              <w:jc w:val="left"/>
              <w:rPr>
                <w:sz w:val="18"/>
              </w:rPr>
            </w:pPr>
            <w:r>
              <w:rPr>
                <w:spacing w:val="-2"/>
                <w:sz w:val="18"/>
              </w:rPr>
              <w:t>0.015</w:t>
            </w:r>
          </w:p>
        </w:tc>
        <w:tc>
          <w:tcPr>
            <w:tcW w:w="1140" w:type="dxa"/>
          </w:tcPr>
          <w:p>
            <w:pPr>
              <w:pStyle w:val="11"/>
              <w:ind w:left="4" w:right="51"/>
              <w:rPr>
                <w:sz w:val="18"/>
              </w:rPr>
            </w:pPr>
            <w:r>
              <w:rPr>
                <w:spacing w:val="-2"/>
                <w:sz w:val="18"/>
              </w:rPr>
              <w:t>0.002</w:t>
            </w:r>
          </w:p>
        </w:tc>
        <w:tc>
          <w:tcPr>
            <w:tcW w:w="873" w:type="dxa"/>
          </w:tcPr>
          <w:p>
            <w:pPr>
              <w:pStyle w:val="11"/>
              <w:ind w:right="53"/>
              <w:jc w:val="right"/>
              <w:rPr>
                <w:sz w:val="18"/>
              </w:rPr>
            </w:pPr>
            <w:r>
              <w:rPr>
                <w:spacing w:val="-2"/>
                <w:sz w:val="18"/>
              </w:rPr>
              <w:t>0.083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LC3</w:t>
            </w:r>
          </w:p>
        </w:tc>
        <w:tc>
          <w:tcPr>
            <w:tcW w:w="1111" w:type="dxa"/>
          </w:tcPr>
          <w:p>
            <w:pPr>
              <w:pStyle w:val="11"/>
              <w:ind w:left="30"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0.012</w:t>
            </w:r>
          </w:p>
        </w:tc>
        <w:tc>
          <w:tcPr>
            <w:tcW w:w="901" w:type="dxa"/>
          </w:tcPr>
          <w:p>
            <w:pPr>
              <w:pStyle w:val="11"/>
              <w:ind w:left="17" w:right="2"/>
              <w:rPr>
                <w:sz w:val="18"/>
              </w:rPr>
            </w:pPr>
            <w:r>
              <w:rPr>
                <w:spacing w:val="-2"/>
                <w:sz w:val="18"/>
              </w:rPr>
              <w:t>0.015</w:t>
            </w:r>
          </w:p>
        </w:tc>
        <w:tc>
          <w:tcPr>
            <w:tcW w:w="990" w:type="dxa"/>
          </w:tcPr>
          <w:p>
            <w:pPr>
              <w:pStyle w:val="11"/>
              <w:ind w:left="207"/>
              <w:jc w:val="left"/>
              <w:rPr>
                <w:sz w:val="18"/>
              </w:rPr>
            </w:pPr>
            <w:r>
              <w:rPr>
                <w:spacing w:val="-2"/>
                <w:sz w:val="18"/>
              </w:rPr>
              <w:t>0.007</w:t>
            </w:r>
          </w:p>
        </w:tc>
        <w:tc>
          <w:tcPr>
            <w:tcW w:w="1140" w:type="dxa"/>
          </w:tcPr>
          <w:p>
            <w:pPr>
              <w:pStyle w:val="11"/>
              <w:ind w:left="4" w:right="51"/>
              <w:rPr>
                <w:sz w:val="18"/>
              </w:rPr>
            </w:pPr>
            <w:r>
              <w:rPr>
                <w:spacing w:val="-2"/>
                <w:sz w:val="18"/>
              </w:rPr>
              <w:t>0.001</w:t>
            </w:r>
          </w:p>
        </w:tc>
        <w:tc>
          <w:tcPr>
            <w:tcW w:w="873" w:type="dxa"/>
          </w:tcPr>
          <w:p>
            <w:pPr>
              <w:pStyle w:val="11"/>
              <w:ind w:right="53"/>
              <w:jc w:val="right"/>
              <w:rPr>
                <w:sz w:val="18"/>
              </w:rPr>
            </w:pPr>
            <w:r>
              <w:rPr>
                <w:spacing w:val="-2"/>
                <w:sz w:val="18"/>
              </w:rPr>
              <w:t>0.051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0.629</w:t>
            </w:r>
          </w:p>
        </w:tc>
        <w:tc>
          <w:tcPr>
            <w:tcW w:w="901" w:type="dxa"/>
          </w:tcPr>
          <w:p>
            <w:pPr>
              <w:pStyle w:val="11"/>
              <w:ind w:left="17" w:right="2"/>
              <w:rPr>
                <w:sz w:val="18"/>
              </w:rPr>
            </w:pPr>
            <w:r>
              <w:rPr>
                <w:spacing w:val="-2"/>
                <w:sz w:val="18"/>
              </w:rPr>
              <w:t>0.135</w:t>
            </w:r>
          </w:p>
        </w:tc>
        <w:tc>
          <w:tcPr>
            <w:tcW w:w="990" w:type="dxa"/>
          </w:tcPr>
          <w:p>
            <w:pPr>
              <w:pStyle w:val="11"/>
              <w:ind w:left="257"/>
              <w:jc w:val="left"/>
              <w:rPr>
                <w:sz w:val="18"/>
              </w:rPr>
            </w:pPr>
            <w:r>
              <w:rPr>
                <w:spacing w:val="-4"/>
                <w:sz w:val="18"/>
              </w:rPr>
              <w:t>0.64</w:t>
            </w:r>
          </w:p>
        </w:tc>
        <w:tc>
          <w:tcPr>
            <w:tcW w:w="1140" w:type="dxa"/>
          </w:tcPr>
          <w:p>
            <w:pPr>
              <w:pStyle w:val="11"/>
              <w:ind w:left="2" w:right="51"/>
              <w:rPr>
                <w:sz w:val="18"/>
              </w:rPr>
            </w:pPr>
            <w:r>
              <w:rPr>
                <w:spacing w:val="-4"/>
                <w:sz w:val="18"/>
              </w:rPr>
              <w:t>0.33</w:t>
            </w:r>
          </w:p>
        </w:tc>
        <w:tc>
          <w:tcPr>
            <w:tcW w:w="873" w:type="dxa"/>
          </w:tcPr>
          <w:p>
            <w:pPr>
              <w:pStyle w:val="11"/>
              <w:ind w:right="53"/>
              <w:jc w:val="right"/>
              <w:rPr>
                <w:sz w:val="18"/>
              </w:rPr>
            </w:pPr>
            <w:r>
              <w:rPr>
                <w:spacing w:val="-2"/>
                <w:sz w:val="18"/>
              </w:rPr>
              <w:t>0.867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0.134</w:t>
            </w:r>
          </w:p>
        </w:tc>
        <w:tc>
          <w:tcPr>
            <w:tcW w:w="901" w:type="dxa"/>
          </w:tcPr>
          <w:p>
            <w:pPr>
              <w:pStyle w:val="11"/>
              <w:ind w:left="17" w:right="2"/>
              <w:rPr>
                <w:sz w:val="18"/>
              </w:rPr>
            </w:pPr>
            <w:r>
              <w:rPr>
                <w:spacing w:val="-2"/>
                <w:sz w:val="18"/>
              </w:rPr>
              <w:t>0.102</w:t>
            </w:r>
          </w:p>
        </w:tc>
        <w:tc>
          <w:tcPr>
            <w:tcW w:w="990" w:type="dxa"/>
          </w:tcPr>
          <w:p>
            <w:pPr>
              <w:pStyle w:val="11"/>
              <w:ind w:left="207"/>
              <w:jc w:val="left"/>
              <w:rPr>
                <w:sz w:val="18"/>
              </w:rPr>
            </w:pPr>
            <w:r>
              <w:rPr>
                <w:spacing w:val="-2"/>
                <w:sz w:val="18"/>
              </w:rPr>
              <w:t>0.113</w:t>
            </w:r>
          </w:p>
        </w:tc>
        <w:tc>
          <w:tcPr>
            <w:tcW w:w="1140" w:type="dxa"/>
          </w:tcPr>
          <w:p>
            <w:pPr>
              <w:pStyle w:val="11"/>
              <w:ind w:left="2" w:right="51"/>
              <w:rPr>
                <w:sz w:val="18"/>
              </w:rPr>
            </w:pPr>
            <w:r>
              <w:rPr>
                <w:spacing w:val="-4"/>
                <w:sz w:val="18"/>
              </w:rPr>
              <w:t>0.01</w:t>
            </w:r>
          </w:p>
        </w:tc>
        <w:tc>
          <w:tcPr>
            <w:tcW w:w="873" w:type="dxa"/>
          </w:tcPr>
          <w:p>
            <w:pPr>
              <w:pStyle w:val="11"/>
              <w:ind w:right="53"/>
              <w:jc w:val="right"/>
              <w:rPr>
                <w:sz w:val="18"/>
              </w:rPr>
            </w:pPr>
            <w:r>
              <w:rPr>
                <w:spacing w:val="-2"/>
                <w:sz w:val="18"/>
              </w:rPr>
              <w:t>0.382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0.237</w:t>
            </w:r>
          </w:p>
        </w:tc>
        <w:tc>
          <w:tcPr>
            <w:tcW w:w="901" w:type="dxa"/>
          </w:tcPr>
          <w:p>
            <w:pPr>
              <w:pStyle w:val="11"/>
              <w:ind w:left="17" w:right="2"/>
              <w:rPr>
                <w:sz w:val="18"/>
              </w:rPr>
            </w:pPr>
            <w:r>
              <w:rPr>
                <w:spacing w:val="-2"/>
                <w:sz w:val="18"/>
              </w:rPr>
              <w:t>0.133</w:t>
            </w:r>
          </w:p>
        </w:tc>
        <w:tc>
          <w:tcPr>
            <w:tcW w:w="990" w:type="dxa"/>
          </w:tcPr>
          <w:p>
            <w:pPr>
              <w:pStyle w:val="11"/>
              <w:ind w:left="207"/>
              <w:jc w:val="left"/>
              <w:rPr>
                <w:sz w:val="18"/>
              </w:rPr>
            </w:pPr>
            <w:r>
              <w:rPr>
                <w:spacing w:val="-2"/>
                <w:sz w:val="18"/>
              </w:rPr>
              <w:t>0.216</w:t>
            </w:r>
          </w:p>
        </w:tc>
        <w:tc>
          <w:tcPr>
            <w:tcW w:w="1140" w:type="dxa"/>
          </w:tcPr>
          <w:p>
            <w:pPr>
              <w:pStyle w:val="11"/>
              <w:ind w:left="4" w:right="51"/>
              <w:rPr>
                <w:sz w:val="18"/>
              </w:rPr>
            </w:pPr>
            <w:r>
              <w:rPr>
                <w:spacing w:val="-2"/>
                <w:sz w:val="18"/>
              </w:rPr>
              <w:t>0.042</w:t>
            </w:r>
          </w:p>
        </w:tc>
        <w:tc>
          <w:tcPr>
            <w:tcW w:w="873" w:type="dxa"/>
          </w:tcPr>
          <w:p>
            <w:pPr>
              <w:pStyle w:val="11"/>
              <w:ind w:right="53"/>
              <w:jc w:val="right"/>
              <w:rPr>
                <w:sz w:val="18"/>
              </w:rPr>
            </w:pPr>
            <w:r>
              <w:rPr>
                <w:spacing w:val="-2"/>
                <w:sz w:val="18"/>
              </w:rPr>
              <w:t>0.545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0.951</w:t>
            </w:r>
          </w:p>
        </w:tc>
        <w:tc>
          <w:tcPr>
            <w:tcW w:w="901" w:type="dxa"/>
          </w:tcPr>
          <w:p>
            <w:pPr>
              <w:pStyle w:val="11"/>
              <w:ind w:left="17" w:right="2"/>
              <w:rPr>
                <w:sz w:val="18"/>
              </w:rPr>
            </w:pPr>
            <w:r>
              <w:rPr>
                <w:spacing w:val="-2"/>
                <w:sz w:val="18"/>
              </w:rPr>
              <w:t>0.045</w:t>
            </w:r>
          </w:p>
        </w:tc>
        <w:tc>
          <w:tcPr>
            <w:tcW w:w="990" w:type="dxa"/>
          </w:tcPr>
          <w:p>
            <w:pPr>
              <w:pStyle w:val="11"/>
              <w:ind w:left="207"/>
              <w:jc w:val="left"/>
              <w:rPr>
                <w:sz w:val="18"/>
              </w:rPr>
            </w:pPr>
            <w:r>
              <w:rPr>
                <w:spacing w:val="-2"/>
                <w:sz w:val="18"/>
              </w:rPr>
              <w:t>0.964</w:t>
            </w:r>
          </w:p>
        </w:tc>
        <w:tc>
          <w:tcPr>
            <w:tcW w:w="1140" w:type="dxa"/>
          </w:tcPr>
          <w:p>
            <w:pPr>
              <w:pStyle w:val="11"/>
              <w:ind w:left="2" w:right="51"/>
              <w:rPr>
                <w:sz w:val="18"/>
              </w:rPr>
            </w:pPr>
            <w:r>
              <w:rPr>
                <w:spacing w:val="-4"/>
                <w:sz w:val="18"/>
              </w:rPr>
              <w:t>0.83</w:t>
            </w:r>
          </w:p>
        </w:tc>
        <w:tc>
          <w:tcPr>
            <w:tcW w:w="873" w:type="dxa"/>
          </w:tcPr>
          <w:p>
            <w:pPr>
              <w:pStyle w:val="11"/>
              <w:ind w:right="53"/>
              <w:jc w:val="righ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0.041</w:t>
            </w:r>
          </w:p>
        </w:tc>
        <w:tc>
          <w:tcPr>
            <w:tcW w:w="901" w:type="dxa"/>
          </w:tcPr>
          <w:p>
            <w:pPr>
              <w:pStyle w:val="11"/>
              <w:ind w:left="17" w:right="2"/>
              <w:rPr>
                <w:sz w:val="18"/>
              </w:rPr>
            </w:pPr>
            <w:r>
              <w:rPr>
                <w:spacing w:val="-2"/>
                <w:sz w:val="18"/>
              </w:rPr>
              <w:t>0.043</w:t>
            </w:r>
          </w:p>
        </w:tc>
        <w:tc>
          <w:tcPr>
            <w:tcW w:w="990" w:type="dxa"/>
          </w:tcPr>
          <w:p>
            <w:pPr>
              <w:pStyle w:val="11"/>
              <w:ind w:left="207"/>
              <w:jc w:val="left"/>
              <w:rPr>
                <w:sz w:val="18"/>
              </w:rPr>
            </w:pPr>
            <w:r>
              <w:rPr>
                <w:spacing w:val="-2"/>
                <w:sz w:val="18"/>
              </w:rPr>
              <w:t>0.029</w:t>
            </w:r>
          </w:p>
        </w:tc>
        <w:tc>
          <w:tcPr>
            <w:tcW w:w="1140" w:type="dxa"/>
          </w:tcPr>
          <w:p>
            <w:pPr>
              <w:pStyle w:val="11"/>
              <w:ind w:left="4" w:right="51"/>
              <w:rPr>
                <w:sz w:val="18"/>
              </w:rPr>
            </w:pPr>
            <w:r>
              <w:rPr>
                <w:spacing w:val="-2"/>
                <w:sz w:val="18"/>
              </w:rPr>
              <w:t>0.002</w:t>
            </w:r>
          </w:p>
        </w:tc>
        <w:tc>
          <w:tcPr>
            <w:tcW w:w="873" w:type="dxa"/>
          </w:tcPr>
          <w:p>
            <w:pPr>
              <w:pStyle w:val="11"/>
              <w:ind w:right="53"/>
              <w:jc w:val="right"/>
              <w:rPr>
                <w:sz w:val="18"/>
              </w:rPr>
            </w:pPr>
            <w:r>
              <w:rPr>
                <w:spacing w:val="-2"/>
                <w:sz w:val="18"/>
              </w:rPr>
              <w:t>0.159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0.007</w:t>
            </w:r>
          </w:p>
        </w:tc>
        <w:tc>
          <w:tcPr>
            <w:tcW w:w="901" w:type="dxa"/>
          </w:tcPr>
          <w:p>
            <w:pPr>
              <w:pStyle w:val="11"/>
              <w:ind w:left="17" w:right="4"/>
              <w:rPr>
                <w:sz w:val="18"/>
              </w:rPr>
            </w:pPr>
            <w:r>
              <w:rPr>
                <w:spacing w:val="-4"/>
                <w:sz w:val="18"/>
              </w:rPr>
              <w:t>0.01</w:t>
            </w:r>
          </w:p>
        </w:tc>
        <w:tc>
          <w:tcPr>
            <w:tcW w:w="990" w:type="dxa"/>
          </w:tcPr>
          <w:p>
            <w:pPr>
              <w:pStyle w:val="11"/>
              <w:ind w:left="207"/>
              <w:jc w:val="left"/>
              <w:rPr>
                <w:sz w:val="18"/>
              </w:rPr>
            </w:pPr>
            <w:r>
              <w:rPr>
                <w:spacing w:val="-2"/>
                <w:sz w:val="18"/>
              </w:rPr>
              <w:t>0.004</w:t>
            </w:r>
          </w:p>
        </w:tc>
        <w:tc>
          <w:tcPr>
            <w:tcW w:w="1140" w:type="dxa"/>
          </w:tcPr>
          <w:p>
            <w:pPr>
              <w:pStyle w:val="11"/>
              <w:ind w:left="4" w:right="51"/>
              <w:rPr>
                <w:sz w:val="18"/>
              </w:rPr>
            </w:pPr>
            <w:r>
              <w:rPr>
                <w:spacing w:val="-2"/>
                <w:sz w:val="18"/>
              </w:rPr>
              <w:t>0.001</w:t>
            </w:r>
          </w:p>
        </w:tc>
        <w:tc>
          <w:tcPr>
            <w:tcW w:w="873" w:type="dxa"/>
          </w:tcPr>
          <w:p>
            <w:pPr>
              <w:pStyle w:val="11"/>
              <w:ind w:right="105"/>
              <w:jc w:val="right"/>
              <w:rPr>
                <w:sz w:val="18"/>
              </w:rPr>
            </w:pPr>
            <w:r>
              <w:rPr>
                <w:spacing w:val="-4"/>
                <w:sz w:val="18"/>
              </w:rPr>
              <w:t>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0.98</w:t>
            </w:r>
          </w:p>
        </w:tc>
        <w:tc>
          <w:tcPr>
            <w:tcW w:w="901" w:type="dxa"/>
          </w:tcPr>
          <w:p>
            <w:pPr>
              <w:pStyle w:val="11"/>
              <w:ind w:left="17" w:right="4"/>
              <w:rPr>
                <w:sz w:val="18"/>
              </w:rPr>
            </w:pPr>
            <w:r>
              <w:rPr>
                <w:spacing w:val="-4"/>
                <w:sz w:val="18"/>
              </w:rPr>
              <w:t>0.02</w:t>
            </w:r>
          </w:p>
        </w:tc>
        <w:tc>
          <w:tcPr>
            <w:tcW w:w="990" w:type="dxa"/>
          </w:tcPr>
          <w:p>
            <w:pPr>
              <w:pStyle w:val="11"/>
              <w:ind w:left="207"/>
              <w:jc w:val="left"/>
              <w:rPr>
                <w:sz w:val="18"/>
              </w:rPr>
            </w:pPr>
            <w:r>
              <w:rPr>
                <w:spacing w:val="-2"/>
                <w:sz w:val="18"/>
              </w:rPr>
              <w:t>0.986</w:t>
            </w:r>
          </w:p>
        </w:tc>
        <w:tc>
          <w:tcPr>
            <w:tcW w:w="1140" w:type="dxa"/>
          </w:tcPr>
          <w:p>
            <w:pPr>
              <w:pStyle w:val="11"/>
              <w:ind w:left="4" w:right="51"/>
              <w:rPr>
                <w:sz w:val="18"/>
              </w:rPr>
            </w:pPr>
            <w:r>
              <w:rPr>
                <w:spacing w:val="-2"/>
                <w:sz w:val="18"/>
              </w:rPr>
              <w:t>0.925</w:t>
            </w:r>
          </w:p>
        </w:tc>
        <w:tc>
          <w:tcPr>
            <w:tcW w:w="873" w:type="dxa"/>
          </w:tcPr>
          <w:p>
            <w:pPr>
              <w:pStyle w:val="11"/>
              <w:ind w:right="53"/>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LO1</w:t>
            </w:r>
          </w:p>
        </w:tc>
        <w:tc>
          <w:tcPr>
            <w:tcW w:w="1111" w:type="dxa"/>
          </w:tcPr>
          <w:p>
            <w:pPr>
              <w:pStyle w:val="11"/>
              <w:ind w:left="30"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0.018</w:t>
            </w:r>
          </w:p>
        </w:tc>
        <w:tc>
          <w:tcPr>
            <w:tcW w:w="901" w:type="dxa"/>
          </w:tcPr>
          <w:p>
            <w:pPr>
              <w:pStyle w:val="11"/>
              <w:ind w:left="17" w:right="2"/>
              <w:rPr>
                <w:sz w:val="18"/>
              </w:rPr>
            </w:pPr>
            <w:r>
              <w:rPr>
                <w:spacing w:val="-2"/>
                <w:sz w:val="18"/>
              </w:rPr>
              <w:t>0.019</w:t>
            </w:r>
          </w:p>
        </w:tc>
        <w:tc>
          <w:tcPr>
            <w:tcW w:w="990" w:type="dxa"/>
          </w:tcPr>
          <w:p>
            <w:pPr>
              <w:pStyle w:val="11"/>
              <w:ind w:left="207"/>
              <w:jc w:val="left"/>
              <w:rPr>
                <w:sz w:val="18"/>
              </w:rPr>
            </w:pPr>
            <w:r>
              <w:rPr>
                <w:spacing w:val="-2"/>
                <w:sz w:val="18"/>
              </w:rPr>
              <w:t>0.013</w:t>
            </w:r>
          </w:p>
        </w:tc>
        <w:tc>
          <w:tcPr>
            <w:tcW w:w="1140" w:type="dxa"/>
          </w:tcPr>
          <w:p>
            <w:pPr>
              <w:pStyle w:val="11"/>
              <w:ind w:left="4" w:right="51"/>
              <w:rPr>
                <w:sz w:val="18"/>
              </w:rPr>
            </w:pPr>
            <w:r>
              <w:rPr>
                <w:spacing w:val="-2"/>
                <w:sz w:val="18"/>
              </w:rPr>
              <w:t>0.001</w:t>
            </w:r>
          </w:p>
        </w:tc>
        <w:tc>
          <w:tcPr>
            <w:tcW w:w="873" w:type="dxa"/>
          </w:tcPr>
          <w:p>
            <w:pPr>
              <w:pStyle w:val="11"/>
              <w:ind w:right="53"/>
              <w:jc w:val="right"/>
              <w:rPr>
                <w:sz w:val="18"/>
              </w:rPr>
            </w:pPr>
            <w:r>
              <w:rPr>
                <w:spacing w:val="-2"/>
                <w:sz w:val="18"/>
              </w:rPr>
              <w:t>0.072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7" w:type="dxa"/>
          </w:tcPr>
          <w:p>
            <w:pPr>
              <w:pStyle w:val="11"/>
              <w:spacing w:before="54"/>
              <w:ind w:left="38" w:right="36"/>
              <w:rPr>
                <w:sz w:val="18"/>
              </w:rPr>
            </w:pPr>
            <w:r>
              <w:rPr>
                <w:spacing w:val="-4"/>
                <w:sz w:val="18"/>
              </w:rPr>
              <w:t>Both</w:t>
            </w:r>
          </w:p>
        </w:tc>
        <w:tc>
          <w:tcPr>
            <w:tcW w:w="649" w:type="dxa"/>
          </w:tcPr>
          <w:p>
            <w:pPr>
              <w:pStyle w:val="11"/>
              <w:spacing w:before="54"/>
              <w:ind w:right="60"/>
              <w:rPr>
                <w:sz w:val="18"/>
              </w:rPr>
            </w:pPr>
            <w:r>
              <w:rPr>
                <w:spacing w:val="-5"/>
                <w:sz w:val="18"/>
              </w:rPr>
              <w:t>LO1</w:t>
            </w:r>
          </w:p>
        </w:tc>
        <w:tc>
          <w:tcPr>
            <w:tcW w:w="1111" w:type="dxa"/>
          </w:tcPr>
          <w:p>
            <w:pPr>
              <w:pStyle w:val="11"/>
              <w:spacing w:before="54"/>
              <w:ind w:left="30" w:right="3"/>
              <w:rPr>
                <w:sz w:val="18"/>
              </w:rPr>
            </w:pPr>
            <w:r>
              <w:rPr>
                <w:spacing w:val="-2"/>
                <w:sz w:val="18"/>
              </w:rPr>
              <w:t>Ripening</w:t>
            </w:r>
          </w:p>
        </w:tc>
        <w:tc>
          <w:tcPr>
            <w:tcW w:w="1727" w:type="dxa"/>
          </w:tcPr>
          <w:p>
            <w:pPr>
              <w:pStyle w:val="11"/>
              <w:spacing w:before="54"/>
              <w:ind w:left="3" w:right="58"/>
              <w:rPr>
                <w:sz w:val="18"/>
              </w:rPr>
            </w:pPr>
            <w:r>
              <w:rPr>
                <w:spacing w:val="-2"/>
                <w:sz w:val="18"/>
              </w:rPr>
              <w:t>Detritivore</w:t>
            </w:r>
          </w:p>
        </w:tc>
        <w:tc>
          <w:tcPr>
            <w:tcW w:w="888" w:type="dxa"/>
          </w:tcPr>
          <w:p>
            <w:pPr>
              <w:pStyle w:val="11"/>
              <w:spacing w:before="54"/>
              <w:ind w:left="4" w:right="35"/>
              <w:rPr>
                <w:sz w:val="18"/>
              </w:rPr>
            </w:pPr>
            <w:r>
              <w:rPr>
                <w:spacing w:val="-2"/>
                <w:sz w:val="18"/>
              </w:rPr>
              <w:t>0.002</w:t>
            </w:r>
          </w:p>
        </w:tc>
        <w:tc>
          <w:tcPr>
            <w:tcW w:w="901" w:type="dxa"/>
          </w:tcPr>
          <w:p>
            <w:pPr>
              <w:pStyle w:val="11"/>
              <w:spacing w:before="54"/>
              <w:ind w:left="17" w:right="2"/>
              <w:rPr>
                <w:sz w:val="18"/>
              </w:rPr>
            </w:pPr>
            <w:r>
              <w:rPr>
                <w:spacing w:val="-2"/>
                <w:sz w:val="18"/>
              </w:rPr>
              <w:t>0.003</w:t>
            </w:r>
          </w:p>
        </w:tc>
        <w:tc>
          <w:tcPr>
            <w:tcW w:w="990" w:type="dxa"/>
          </w:tcPr>
          <w:p>
            <w:pPr>
              <w:pStyle w:val="11"/>
              <w:spacing w:before="54"/>
              <w:ind w:left="207"/>
              <w:jc w:val="left"/>
              <w:rPr>
                <w:sz w:val="18"/>
              </w:rPr>
            </w:pPr>
            <w:r>
              <w:rPr>
                <w:spacing w:val="-2"/>
                <w:sz w:val="18"/>
              </w:rPr>
              <w:t>0.001</w:t>
            </w:r>
          </w:p>
        </w:tc>
        <w:tc>
          <w:tcPr>
            <w:tcW w:w="1140" w:type="dxa"/>
          </w:tcPr>
          <w:p>
            <w:pPr>
              <w:pStyle w:val="11"/>
              <w:spacing w:before="54"/>
              <w:ind w:left="5" w:right="51"/>
              <w:rPr>
                <w:sz w:val="18"/>
              </w:rPr>
            </w:pPr>
            <w:r>
              <w:rPr>
                <w:spacing w:val="-10"/>
                <w:sz w:val="18"/>
              </w:rPr>
              <w:t>0</w:t>
            </w:r>
          </w:p>
        </w:tc>
        <w:tc>
          <w:tcPr>
            <w:tcW w:w="873" w:type="dxa"/>
          </w:tcPr>
          <w:p>
            <w:pPr>
              <w:pStyle w:val="11"/>
              <w:spacing w:before="54"/>
              <w:ind w:right="53"/>
              <w:jc w:val="right"/>
              <w:rPr>
                <w:sz w:val="18"/>
              </w:rPr>
            </w:pPr>
            <w:r>
              <w:rPr>
                <w:spacing w:val="-2"/>
                <w:sz w:val="18"/>
              </w:rPr>
              <w:t>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0.28</w:t>
            </w:r>
          </w:p>
        </w:tc>
        <w:tc>
          <w:tcPr>
            <w:tcW w:w="901" w:type="dxa"/>
          </w:tcPr>
          <w:p>
            <w:pPr>
              <w:pStyle w:val="11"/>
              <w:ind w:left="17" w:right="2"/>
              <w:rPr>
                <w:sz w:val="18"/>
              </w:rPr>
            </w:pPr>
            <w:r>
              <w:rPr>
                <w:spacing w:val="-2"/>
                <w:sz w:val="18"/>
              </w:rPr>
              <w:t>0.114</w:t>
            </w:r>
          </w:p>
        </w:tc>
        <w:tc>
          <w:tcPr>
            <w:tcW w:w="990" w:type="dxa"/>
          </w:tcPr>
          <w:p>
            <w:pPr>
              <w:pStyle w:val="11"/>
              <w:ind w:left="207"/>
              <w:jc w:val="left"/>
              <w:rPr>
                <w:sz w:val="18"/>
              </w:rPr>
            </w:pPr>
            <w:r>
              <w:rPr>
                <w:spacing w:val="-2"/>
                <w:sz w:val="18"/>
              </w:rPr>
              <w:t>0.278</w:t>
            </w:r>
          </w:p>
        </w:tc>
        <w:tc>
          <w:tcPr>
            <w:tcW w:w="1140" w:type="dxa"/>
          </w:tcPr>
          <w:p>
            <w:pPr>
              <w:pStyle w:val="11"/>
              <w:ind w:left="4" w:right="51"/>
              <w:rPr>
                <w:sz w:val="18"/>
              </w:rPr>
            </w:pPr>
            <w:r>
              <w:rPr>
                <w:spacing w:val="-2"/>
                <w:sz w:val="18"/>
              </w:rPr>
              <w:t>0.073</w:t>
            </w:r>
          </w:p>
        </w:tc>
        <w:tc>
          <w:tcPr>
            <w:tcW w:w="873" w:type="dxa"/>
          </w:tcPr>
          <w:p>
            <w:pPr>
              <w:pStyle w:val="11"/>
              <w:ind w:right="53"/>
              <w:jc w:val="right"/>
              <w:rPr>
                <w:sz w:val="18"/>
              </w:rPr>
            </w:pPr>
            <w:r>
              <w:rPr>
                <w:spacing w:val="-2"/>
                <w:sz w:val="18"/>
              </w:rPr>
              <w:t>0.507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0.096</w:t>
            </w:r>
          </w:p>
        </w:tc>
        <w:tc>
          <w:tcPr>
            <w:tcW w:w="901" w:type="dxa"/>
          </w:tcPr>
          <w:p>
            <w:pPr>
              <w:pStyle w:val="11"/>
              <w:ind w:left="17" w:right="2"/>
              <w:rPr>
                <w:sz w:val="18"/>
              </w:rPr>
            </w:pPr>
            <w:r>
              <w:rPr>
                <w:spacing w:val="-2"/>
                <w:sz w:val="18"/>
              </w:rPr>
              <w:t>0.077</w:t>
            </w:r>
          </w:p>
        </w:tc>
        <w:tc>
          <w:tcPr>
            <w:tcW w:w="990" w:type="dxa"/>
          </w:tcPr>
          <w:p>
            <w:pPr>
              <w:pStyle w:val="11"/>
              <w:ind w:left="207"/>
              <w:jc w:val="left"/>
              <w:rPr>
                <w:sz w:val="18"/>
              </w:rPr>
            </w:pPr>
            <w:r>
              <w:rPr>
                <w:spacing w:val="-2"/>
                <w:sz w:val="18"/>
              </w:rPr>
              <w:t>0.078</w:t>
            </w:r>
          </w:p>
        </w:tc>
        <w:tc>
          <w:tcPr>
            <w:tcW w:w="1140" w:type="dxa"/>
          </w:tcPr>
          <w:p>
            <w:pPr>
              <w:pStyle w:val="11"/>
              <w:ind w:left="4" w:right="51"/>
              <w:rPr>
                <w:sz w:val="18"/>
              </w:rPr>
            </w:pPr>
            <w:r>
              <w:rPr>
                <w:spacing w:val="-2"/>
                <w:sz w:val="18"/>
              </w:rPr>
              <w:t>0.007</w:t>
            </w:r>
          </w:p>
        </w:tc>
        <w:tc>
          <w:tcPr>
            <w:tcW w:w="873" w:type="dxa"/>
          </w:tcPr>
          <w:p>
            <w:pPr>
              <w:pStyle w:val="11"/>
              <w:ind w:right="53"/>
              <w:jc w:val="right"/>
              <w:rPr>
                <w:sz w:val="18"/>
              </w:rPr>
            </w:pPr>
            <w:r>
              <w:rPr>
                <w:spacing w:val="-2"/>
                <w:sz w:val="18"/>
              </w:rPr>
              <w:t>0.287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0.623</w:t>
            </w:r>
          </w:p>
        </w:tc>
        <w:tc>
          <w:tcPr>
            <w:tcW w:w="901" w:type="dxa"/>
          </w:tcPr>
          <w:p>
            <w:pPr>
              <w:pStyle w:val="11"/>
              <w:ind w:left="17" w:right="2"/>
              <w:rPr>
                <w:sz w:val="18"/>
              </w:rPr>
            </w:pPr>
            <w:r>
              <w:rPr>
                <w:spacing w:val="-2"/>
                <w:sz w:val="18"/>
              </w:rPr>
              <w:t>0.131</w:t>
            </w:r>
          </w:p>
        </w:tc>
        <w:tc>
          <w:tcPr>
            <w:tcW w:w="990" w:type="dxa"/>
          </w:tcPr>
          <w:p>
            <w:pPr>
              <w:pStyle w:val="11"/>
              <w:ind w:left="207"/>
              <w:jc w:val="left"/>
              <w:rPr>
                <w:sz w:val="18"/>
              </w:rPr>
            </w:pPr>
            <w:r>
              <w:rPr>
                <w:spacing w:val="-2"/>
                <w:sz w:val="18"/>
              </w:rPr>
              <w:t>0.621</w:t>
            </w:r>
          </w:p>
        </w:tc>
        <w:tc>
          <w:tcPr>
            <w:tcW w:w="1140" w:type="dxa"/>
          </w:tcPr>
          <w:p>
            <w:pPr>
              <w:pStyle w:val="11"/>
              <w:ind w:left="2" w:right="51"/>
              <w:rPr>
                <w:sz w:val="18"/>
              </w:rPr>
            </w:pPr>
            <w:r>
              <w:rPr>
                <w:spacing w:val="-4"/>
                <w:sz w:val="18"/>
              </w:rPr>
              <w:t>0.37</w:t>
            </w:r>
          </w:p>
        </w:tc>
        <w:tc>
          <w:tcPr>
            <w:tcW w:w="873" w:type="dxa"/>
          </w:tcPr>
          <w:p>
            <w:pPr>
              <w:pStyle w:val="11"/>
              <w:ind w:right="53"/>
              <w:jc w:val="right"/>
              <w:rPr>
                <w:sz w:val="18"/>
              </w:rPr>
            </w:pPr>
            <w:r>
              <w:rPr>
                <w:spacing w:val="-2"/>
                <w:sz w:val="18"/>
              </w:rPr>
              <w:t>0.875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0.894</w:t>
            </w:r>
          </w:p>
        </w:tc>
        <w:tc>
          <w:tcPr>
            <w:tcW w:w="901" w:type="dxa"/>
          </w:tcPr>
          <w:p>
            <w:pPr>
              <w:pStyle w:val="11"/>
              <w:ind w:left="17" w:right="2"/>
              <w:rPr>
                <w:sz w:val="18"/>
              </w:rPr>
            </w:pPr>
            <w:r>
              <w:rPr>
                <w:spacing w:val="-2"/>
                <w:sz w:val="18"/>
              </w:rPr>
              <w:t>0.082</w:t>
            </w:r>
          </w:p>
        </w:tc>
        <w:tc>
          <w:tcPr>
            <w:tcW w:w="990" w:type="dxa"/>
          </w:tcPr>
          <w:p>
            <w:pPr>
              <w:pStyle w:val="11"/>
              <w:ind w:left="207"/>
              <w:jc w:val="left"/>
              <w:rPr>
                <w:sz w:val="18"/>
              </w:rPr>
            </w:pPr>
            <w:r>
              <w:rPr>
                <w:spacing w:val="-2"/>
                <w:sz w:val="18"/>
              </w:rPr>
              <w:t>0.915</w:t>
            </w:r>
          </w:p>
        </w:tc>
        <w:tc>
          <w:tcPr>
            <w:tcW w:w="1140" w:type="dxa"/>
          </w:tcPr>
          <w:p>
            <w:pPr>
              <w:pStyle w:val="11"/>
              <w:ind w:left="4" w:right="51"/>
              <w:rPr>
                <w:sz w:val="18"/>
              </w:rPr>
            </w:pPr>
            <w:r>
              <w:rPr>
                <w:spacing w:val="-2"/>
                <w:sz w:val="18"/>
              </w:rPr>
              <w:t>0.679</w:t>
            </w:r>
          </w:p>
        </w:tc>
        <w:tc>
          <w:tcPr>
            <w:tcW w:w="873" w:type="dxa"/>
          </w:tcPr>
          <w:p>
            <w:pPr>
              <w:pStyle w:val="11"/>
              <w:ind w:right="105"/>
              <w:jc w:val="right"/>
              <w:rPr>
                <w:sz w:val="18"/>
              </w:rPr>
            </w:pPr>
            <w:r>
              <w:rPr>
                <w:spacing w:val="-4"/>
                <w:sz w:val="18"/>
              </w:rPr>
              <w:t>0.98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0.064</w:t>
            </w:r>
          </w:p>
        </w:tc>
        <w:tc>
          <w:tcPr>
            <w:tcW w:w="901" w:type="dxa"/>
          </w:tcPr>
          <w:p>
            <w:pPr>
              <w:pStyle w:val="11"/>
              <w:ind w:left="17" w:right="2"/>
              <w:rPr>
                <w:sz w:val="18"/>
              </w:rPr>
            </w:pPr>
            <w:r>
              <w:rPr>
                <w:spacing w:val="-2"/>
                <w:sz w:val="18"/>
              </w:rPr>
              <w:t>0.068</w:t>
            </w:r>
          </w:p>
        </w:tc>
        <w:tc>
          <w:tcPr>
            <w:tcW w:w="990" w:type="dxa"/>
          </w:tcPr>
          <w:p>
            <w:pPr>
              <w:pStyle w:val="11"/>
              <w:ind w:left="207"/>
              <w:jc w:val="left"/>
              <w:rPr>
                <w:sz w:val="18"/>
              </w:rPr>
            </w:pPr>
            <w:r>
              <w:rPr>
                <w:spacing w:val="-2"/>
                <w:sz w:val="18"/>
              </w:rPr>
              <w:t>0.044</w:t>
            </w:r>
          </w:p>
        </w:tc>
        <w:tc>
          <w:tcPr>
            <w:tcW w:w="1140" w:type="dxa"/>
          </w:tcPr>
          <w:p>
            <w:pPr>
              <w:pStyle w:val="11"/>
              <w:ind w:left="4" w:right="51"/>
              <w:rPr>
                <w:sz w:val="18"/>
              </w:rPr>
            </w:pPr>
            <w:r>
              <w:rPr>
                <w:spacing w:val="-2"/>
                <w:sz w:val="18"/>
              </w:rPr>
              <w:t>0.005</w:t>
            </w:r>
          </w:p>
        </w:tc>
        <w:tc>
          <w:tcPr>
            <w:tcW w:w="873" w:type="dxa"/>
          </w:tcPr>
          <w:p>
            <w:pPr>
              <w:pStyle w:val="11"/>
              <w:ind w:right="53"/>
              <w:jc w:val="right"/>
              <w:rPr>
                <w:sz w:val="18"/>
              </w:rPr>
            </w:pPr>
            <w:r>
              <w:rPr>
                <w:spacing w:val="-2"/>
                <w:sz w:val="18"/>
              </w:rPr>
              <w:t>0.238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7" w:type="dxa"/>
          </w:tcPr>
          <w:p>
            <w:pPr>
              <w:pStyle w:val="11"/>
              <w:ind w:left="38" w:right="36"/>
              <w:rPr>
                <w:sz w:val="18"/>
              </w:rPr>
            </w:pPr>
            <w:r>
              <w:rPr>
                <w:spacing w:val="-4"/>
                <w:sz w:val="18"/>
              </w:rPr>
              <w:t>Both</w:t>
            </w:r>
          </w:p>
        </w:tc>
        <w:tc>
          <w:tcPr>
            <w:tcW w:w="649" w:type="dxa"/>
          </w:tcPr>
          <w:p>
            <w:pPr>
              <w:pStyle w:val="11"/>
              <w:ind w:right="60"/>
              <w:rPr>
                <w:sz w:val="18"/>
              </w:rPr>
            </w:pPr>
            <w:r>
              <w:rPr>
                <w:spacing w:val="-5"/>
                <w:sz w:val="18"/>
              </w:rPr>
              <w:t>LO2</w:t>
            </w:r>
          </w:p>
        </w:tc>
        <w:tc>
          <w:tcPr>
            <w:tcW w:w="1111" w:type="dxa"/>
          </w:tcPr>
          <w:p>
            <w:pPr>
              <w:pStyle w:val="11"/>
              <w:ind w:left="30"/>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0.042</w:t>
            </w:r>
          </w:p>
        </w:tc>
        <w:tc>
          <w:tcPr>
            <w:tcW w:w="901" w:type="dxa"/>
          </w:tcPr>
          <w:p>
            <w:pPr>
              <w:pStyle w:val="11"/>
              <w:ind w:left="17" w:right="2"/>
              <w:rPr>
                <w:sz w:val="18"/>
              </w:rPr>
            </w:pPr>
            <w:r>
              <w:rPr>
                <w:spacing w:val="-2"/>
                <w:sz w:val="18"/>
              </w:rPr>
              <w:t>0.038</w:t>
            </w:r>
          </w:p>
        </w:tc>
        <w:tc>
          <w:tcPr>
            <w:tcW w:w="990" w:type="dxa"/>
          </w:tcPr>
          <w:p>
            <w:pPr>
              <w:pStyle w:val="11"/>
              <w:ind w:left="207"/>
              <w:jc w:val="left"/>
              <w:rPr>
                <w:sz w:val="18"/>
              </w:rPr>
            </w:pPr>
            <w:r>
              <w:rPr>
                <w:spacing w:val="-2"/>
                <w:sz w:val="18"/>
              </w:rPr>
              <w:t>0.031</w:t>
            </w:r>
          </w:p>
        </w:tc>
        <w:tc>
          <w:tcPr>
            <w:tcW w:w="1140" w:type="dxa"/>
          </w:tcPr>
          <w:p>
            <w:pPr>
              <w:pStyle w:val="11"/>
              <w:ind w:left="4" w:right="51"/>
              <w:rPr>
                <w:sz w:val="18"/>
              </w:rPr>
            </w:pPr>
            <w:r>
              <w:rPr>
                <w:spacing w:val="-2"/>
                <w:sz w:val="18"/>
              </w:rPr>
              <w:t>0.007</w:t>
            </w:r>
          </w:p>
        </w:tc>
        <w:tc>
          <w:tcPr>
            <w:tcW w:w="873" w:type="dxa"/>
          </w:tcPr>
          <w:p>
            <w:pPr>
              <w:pStyle w:val="11"/>
              <w:ind w:right="53"/>
              <w:jc w:val="right"/>
              <w:rPr>
                <w:sz w:val="18"/>
              </w:rPr>
            </w:pPr>
            <w:r>
              <w:rPr>
                <w:spacing w:val="-2"/>
                <w:sz w:val="18"/>
              </w:rPr>
              <w:t>0.147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line="188" w:lineRule="exact"/>
              <w:ind w:right="20"/>
              <w:rPr>
                <w:sz w:val="18"/>
              </w:rPr>
            </w:pPr>
            <w:r>
              <w:rPr>
                <w:spacing w:val="-4"/>
                <w:sz w:val="18"/>
              </w:rPr>
              <w:t>2019</w:t>
            </w:r>
          </w:p>
        </w:tc>
        <w:tc>
          <w:tcPr>
            <w:tcW w:w="837" w:type="dxa"/>
          </w:tcPr>
          <w:p>
            <w:pPr>
              <w:pStyle w:val="11"/>
              <w:spacing w:line="188" w:lineRule="exact"/>
              <w:ind w:left="38" w:right="36"/>
              <w:rPr>
                <w:sz w:val="18"/>
              </w:rPr>
            </w:pPr>
            <w:r>
              <w:rPr>
                <w:spacing w:val="-4"/>
                <w:sz w:val="18"/>
              </w:rPr>
              <w:t>Both</w:t>
            </w:r>
          </w:p>
        </w:tc>
        <w:tc>
          <w:tcPr>
            <w:tcW w:w="649" w:type="dxa"/>
          </w:tcPr>
          <w:p>
            <w:pPr>
              <w:pStyle w:val="11"/>
              <w:spacing w:line="188" w:lineRule="exact"/>
              <w:ind w:right="60"/>
              <w:rPr>
                <w:sz w:val="18"/>
              </w:rPr>
            </w:pPr>
            <w:r>
              <w:rPr>
                <w:spacing w:val="-5"/>
                <w:sz w:val="18"/>
              </w:rPr>
              <w:t>LO3</w:t>
            </w:r>
          </w:p>
        </w:tc>
        <w:tc>
          <w:tcPr>
            <w:tcW w:w="1111" w:type="dxa"/>
          </w:tcPr>
          <w:p>
            <w:pPr>
              <w:pStyle w:val="11"/>
              <w:spacing w:line="188" w:lineRule="exact"/>
              <w:ind w:left="30"/>
              <w:rPr>
                <w:sz w:val="18"/>
              </w:rPr>
            </w:pPr>
            <w:r>
              <w:rPr>
                <w:spacing w:val="-2"/>
                <w:sz w:val="18"/>
              </w:rPr>
              <w:t>Tillering</w:t>
            </w:r>
          </w:p>
        </w:tc>
        <w:tc>
          <w:tcPr>
            <w:tcW w:w="1727" w:type="dxa"/>
          </w:tcPr>
          <w:p>
            <w:pPr>
              <w:pStyle w:val="11"/>
              <w:spacing w:line="188" w:lineRule="exact"/>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line="188" w:lineRule="exact"/>
              <w:ind w:left="4" w:right="35"/>
              <w:rPr>
                <w:sz w:val="18"/>
              </w:rPr>
            </w:pPr>
            <w:r>
              <w:rPr>
                <w:spacing w:val="-2"/>
                <w:sz w:val="18"/>
              </w:rPr>
              <w:t>0.368</w:t>
            </w:r>
          </w:p>
        </w:tc>
        <w:tc>
          <w:tcPr>
            <w:tcW w:w="901" w:type="dxa"/>
          </w:tcPr>
          <w:p>
            <w:pPr>
              <w:pStyle w:val="11"/>
              <w:spacing w:line="188" w:lineRule="exact"/>
              <w:ind w:left="17" w:right="2"/>
              <w:rPr>
                <w:sz w:val="18"/>
              </w:rPr>
            </w:pPr>
            <w:r>
              <w:rPr>
                <w:spacing w:val="-2"/>
                <w:sz w:val="18"/>
              </w:rPr>
              <w:t>0.272</w:t>
            </w:r>
          </w:p>
        </w:tc>
        <w:tc>
          <w:tcPr>
            <w:tcW w:w="990" w:type="dxa"/>
          </w:tcPr>
          <w:p>
            <w:pPr>
              <w:pStyle w:val="11"/>
              <w:spacing w:line="188" w:lineRule="exact"/>
              <w:ind w:left="207"/>
              <w:jc w:val="left"/>
              <w:rPr>
                <w:sz w:val="18"/>
              </w:rPr>
            </w:pPr>
            <w:r>
              <w:rPr>
                <w:spacing w:val="-2"/>
                <w:sz w:val="18"/>
              </w:rPr>
              <w:t>0.268</w:t>
            </w:r>
          </w:p>
        </w:tc>
        <w:tc>
          <w:tcPr>
            <w:tcW w:w="1140" w:type="dxa"/>
          </w:tcPr>
          <w:p>
            <w:pPr>
              <w:pStyle w:val="11"/>
              <w:spacing w:line="188" w:lineRule="exact"/>
              <w:ind w:left="4" w:right="51"/>
              <w:rPr>
                <w:sz w:val="18"/>
              </w:rPr>
            </w:pPr>
            <w:r>
              <w:rPr>
                <w:spacing w:val="-2"/>
                <w:sz w:val="18"/>
              </w:rPr>
              <w:t>0.067</w:t>
            </w:r>
          </w:p>
        </w:tc>
        <w:tc>
          <w:tcPr>
            <w:tcW w:w="873" w:type="dxa"/>
          </w:tcPr>
          <w:p>
            <w:pPr>
              <w:pStyle w:val="11"/>
              <w:spacing w:line="188" w:lineRule="exact"/>
              <w:ind w:right="53"/>
              <w:jc w:val="right"/>
              <w:rPr>
                <w:sz w:val="18"/>
              </w:rPr>
            </w:pPr>
            <w:r>
              <w:rPr>
                <w:spacing w:val="-2"/>
                <w:sz w:val="18"/>
              </w:rPr>
              <w:t>0.944</w:t>
            </w:r>
          </w:p>
        </w:tc>
      </w:tr>
    </w:tbl>
    <w:p>
      <w:pPr>
        <w:spacing w:after="0" w:line="188" w:lineRule="exact"/>
        <w:jc w:val="right"/>
        <w:rPr>
          <w:sz w:val="18"/>
        </w:rPr>
        <w:sectPr>
          <w:footerReference r:id="rId41"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4"/>
        <w:gridCol w:w="691"/>
        <w:gridCol w:w="722"/>
        <w:gridCol w:w="1104"/>
        <w:gridCol w:w="1727"/>
        <w:gridCol w:w="888"/>
        <w:gridCol w:w="901"/>
        <w:gridCol w:w="990"/>
        <w:gridCol w:w="1140"/>
        <w:gridCol w:w="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614" w:type="dxa"/>
          </w:tcPr>
          <w:p>
            <w:pPr>
              <w:pStyle w:val="11"/>
              <w:spacing w:before="0" w:line="205" w:lineRule="exact"/>
              <w:ind w:left="50"/>
              <w:jc w:val="left"/>
              <w:rPr>
                <w:sz w:val="18"/>
              </w:rPr>
            </w:pPr>
            <w:r>
              <w:rPr>
                <w:spacing w:val="-4"/>
                <w:sz w:val="18"/>
              </w:rPr>
              <w:t>2019</w:t>
            </w:r>
          </w:p>
        </w:tc>
        <w:tc>
          <w:tcPr>
            <w:tcW w:w="691" w:type="dxa"/>
          </w:tcPr>
          <w:p>
            <w:pPr>
              <w:pStyle w:val="11"/>
              <w:spacing w:before="0" w:line="205" w:lineRule="exact"/>
              <w:ind w:right="7"/>
              <w:rPr>
                <w:sz w:val="18"/>
              </w:rPr>
            </w:pPr>
            <w:r>
              <w:rPr>
                <w:spacing w:val="-4"/>
                <w:sz w:val="18"/>
              </w:rPr>
              <w:t>Both</w:t>
            </w:r>
          </w:p>
        </w:tc>
        <w:tc>
          <w:tcPr>
            <w:tcW w:w="722" w:type="dxa"/>
          </w:tcPr>
          <w:p>
            <w:pPr>
              <w:pStyle w:val="11"/>
              <w:spacing w:before="0" w:line="205" w:lineRule="exact"/>
              <w:ind w:right="1"/>
              <w:rPr>
                <w:sz w:val="18"/>
              </w:rPr>
            </w:pPr>
            <w:r>
              <w:rPr>
                <w:spacing w:val="-5"/>
                <w:sz w:val="18"/>
              </w:rPr>
              <w:t>LO3</w:t>
            </w:r>
          </w:p>
        </w:tc>
        <w:tc>
          <w:tcPr>
            <w:tcW w:w="1104" w:type="dxa"/>
          </w:tcPr>
          <w:p>
            <w:pPr>
              <w:pStyle w:val="11"/>
              <w:spacing w:before="0" w:line="205" w:lineRule="exact"/>
              <w:ind w:left="25"/>
              <w:rPr>
                <w:sz w:val="18"/>
              </w:rPr>
            </w:pPr>
            <w:r>
              <w:rPr>
                <w:spacing w:val="-2"/>
                <w:sz w:val="18"/>
              </w:rPr>
              <w:t>Tillering</w:t>
            </w:r>
          </w:p>
        </w:tc>
        <w:tc>
          <w:tcPr>
            <w:tcW w:w="1727" w:type="dxa"/>
          </w:tcPr>
          <w:p>
            <w:pPr>
              <w:pStyle w:val="11"/>
              <w:spacing w:before="0" w:line="205" w:lineRule="exact"/>
              <w:ind w:left="4" w:right="58"/>
              <w:rPr>
                <w:sz w:val="18"/>
              </w:rPr>
            </w:pPr>
            <w:r>
              <w:rPr>
                <w:sz w:val="18"/>
              </w:rPr>
              <w:t>Tourist</w:t>
            </w:r>
            <w:r>
              <w:rPr>
                <w:spacing w:val="8"/>
                <w:sz w:val="18"/>
              </w:rPr>
              <w:t xml:space="preserve"> </w:t>
            </w:r>
            <w:r>
              <w:rPr>
                <w:spacing w:val="-2"/>
                <w:sz w:val="18"/>
              </w:rPr>
              <w:t>herbivore</w:t>
            </w:r>
          </w:p>
        </w:tc>
        <w:tc>
          <w:tcPr>
            <w:tcW w:w="888" w:type="dxa"/>
          </w:tcPr>
          <w:p>
            <w:pPr>
              <w:pStyle w:val="11"/>
              <w:spacing w:before="0" w:line="205" w:lineRule="exact"/>
              <w:ind w:left="6" w:right="35"/>
              <w:rPr>
                <w:sz w:val="18"/>
              </w:rPr>
            </w:pPr>
            <w:r>
              <w:rPr>
                <w:spacing w:val="-2"/>
                <w:sz w:val="18"/>
              </w:rPr>
              <w:t>0.039</w:t>
            </w:r>
          </w:p>
        </w:tc>
        <w:tc>
          <w:tcPr>
            <w:tcW w:w="901" w:type="dxa"/>
          </w:tcPr>
          <w:p>
            <w:pPr>
              <w:pStyle w:val="11"/>
              <w:spacing w:before="0" w:line="205" w:lineRule="exact"/>
              <w:ind w:left="17"/>
              <w:rPr>
                <w:sz w:val="18"/>
              </w:rPr>
            </w:pPr>
            <w:r>
              <w:rPr>
                <w:spacing w:val="-2"/>
                <w:sz w:val="18"/>
              </w:rPr>
              <w:t>0.034</w:t>
            </w:r>
          </w:p>
        </w:tc>
        <w:tc>
          <w:tcPr>
            <w:tcW w:w="990" w:type="dxa"/>
          </w:tcPr>
          <w:p>
            <w:pPr>
              <w:pStyle w:val="11"/>
              <w:spacing w:before="0" w:line="205" w:lineRule="exact"/>
              <w:ind w:left="208"/>
              <w:jc w:val="left"/>
              <w:rPr>
                <w:sz w:val="18"/>
              </w:rPr>
            </w:pPr>
            <w:r>
              <w:rPr>
                <w:spacing w:val="-2"/>
                <w:sz w:val="18"/>
              </w:rPr>
              <w:t>0.029</w:t>
            </w:r>
          </w:p>
        </w:tc>
        <w:tc>
          <w:tcPr>
            <w:tcW w:w="1140" w:type="dxa"/>
          </w:tcPr>
          <w:p>
            <w:pPr>
              <w:pStyle w:val="11"/>
              <w:spacing w:before="0" w:line="205" w:lineRule="exact"/>
              <w:ind w:left="6" w:right="51"/>
              <w:rPr>
                <w:sz w:val="18"/>
              </w:rPr>
            </w:pPr>
            <w:r>
              <w:rPr>
                <w:spacing w:val="-2"/>
                <w:sz w:val="18"/>
              </w:rPr>
              <w:t>0.004</w:t>
            </w:r>
          </w:p>
        </w:tc>
        <w:tc>
          <w:tcPr>
            <w:tcW w:w="873" w:type="dxa"/>
          </w:tcPr>
          <w:p>
            <w:pPr>
              <w:pStyle w:val="11"/>
              <w:spacing w:before="0" w:line="205" w:lineRule="exact"/>
              <w:ind w:right="52"/>
              <w:jc w:val="right"/>
              <w:rPr>
                <w:sz w:val="18"/>
              </w:rPr>
            </w:pPr>
            <w:r>
              <w:rPr>
                <w:spacing w:val="-2"/>
                <w:sz w:val="18"/>
              </w:rPr>
              <w:t>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LO3</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0.593</w:t>
            </w:r>
          </w:p>
        </w:tc>
        <w:tc>
          <w:tcPr>
            <w:tcW w:w="901" w:type="dxa"/>
          </w:tcPr>
          <w:p>
            <w:pPr>
              <w:pStyle w:val="11"/>
              <w:ind w:left="17"/>
              <w:rPr>
                <w:sz w:val="18"/>
              </w:rPr>
            </w:pPr>
            <w:r>
              <w:rPr>
                <w:spacing w:val="-2"/>
                <w:sz w:val="18"/>
              </w:rPr>
              <w:t>0.278</w:t>
            </w:r>
          </w:p>
        </w:tc>
        <w:tc>
          <w:tcPr>
            <w:tcW w:w="990" w:type="dxa"/>
          </w:tcPr>
          <w:p>
            <w:pPr>
              <w:pStyle w:val="11"/>
              <w:ind w:left="258"/>
              <w:jc w:val="left"/>
              <w:rPr>
                <w:sz w:val="18"/>
              </w:rPr>
            </w:pPr>
            <w:r>
              <w:rPr>
                <w:spacing w:val="-4"/>
                <w:sz w:val="18"/>
              </w:rPr>
              <w:t>0.69</w:t>
            </w:r>
          </w:p>
        </w:tc>
        <w:tc>
          <w:tcPr>
            <w:tcW w:w="1140" w:type="dxa"/>
          </w:tcPr>
          <w:p>
            <w:pPr>
              <w:pStyle w:val="11"/>
              <w:ind w:left="6" w:right="51"/>
              <w:rPr>
                <w:sz w:val="18"/>
              </w:rPr>
            </w:pPr>
            <w:r>
              <w:rPr>
                <w:spacing w:val="-2"/>
                <w:sz w:val="18"/>
              </w:rPr>
              <w:t>0.026</w:t>
            </w:r>
          </w:p>
        </w:tc>
        <w:tc>
          <w:tcPr>
            <w:tcW w:w="873" w:type="dxa"/>
          </w:tcPr>
          <w:p>
            <w:pPr>
              <w:pStyle w:val="11"/>
              <w:ind w:right="52"/>
              <w:jc w:val="right"/>
              <w:rPr>
                <w:sz w:val="18"/>
              </w:rPr>
            </w:pPr>
            <w:r>
              <w:rPr>
                <w:spacing w:val="-2"/>
                <w:sz w:val="18"/>
              </w:rPr>
              <w:t>0.911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2019</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LO3</w:t>
            </w:r>
          </w:p>
        </w:tc>
        <w:tc>
          <w:tcPr>
            <w:tcW w:w="1104" w:type="dxa"/>
          </w:tcPr>
          <w:p>
            <w:pPr>
              <w:pStyle w:val="11"/>
              <w:spacing w:before="54"/>
              <w:ind w:left="25"/>
              <w:rPr>
                <w:sz w:val="18"/>
              </w:rPr>
            </w:pPr>
            <w:r>
              <w:rPr>
                <w:spacing w:val="-2"/>
                <w:sz w:val="18"/>
              </w:rPr>
              <w:t>Flowering</w:t>
            </w:r>
          </w:p>
        </w:tc>
        <w:tc>
          <w:tcPr>
            <w:tcW w:w="1727" w:type="dxa"/>
          </w:tcPr>
          <w:p>
            <w:pPr>
              <w:pStyle w:val="11"/>
              <w:spacing w:before="54"/>
              <w:ind w:left="7"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4"/>
                <w:sz w:val="18"/>
              </w:rPr>
              <w:t>0.93</w:t>
            </w:r>
          </w:p>
        </w:tc>
        <w:tc>
          <w:tcPr>
            <w:tcW w:w="901" w:type="dxa"/>
          </w:tcPr>
          <w:p>
            <w:pPr>
              <w:pStyle w:val="11"/>
              <w:spacing w:before="54"/>
              <w:ind w:left="17"/>
              <w:rPr>
                <w:sz w:val="18"/>
              </w:rPr>
            </w:pPr>
            <w:r>
              <w:rPr>
                <w:spacing w:val="-2"/>
                <w:sz w:val="18"/>
              </w:rPr>
              <w:t>0.059</w:t>
            </w:r>
          </w:p>
        </w:tc>
        <w:tc>
          <w:tcPr>
            <w:tcW w:w="990" w:type="dxa"/>
          </w:tcPr>
          <w:p>
            <w:pPr>
              <w:pStyle w:val="11"/>
              <w:spacing w:before="54"/>
              <w:ind w:left="208"/>
              <w:jc w:val="left"/>
              <w:rPr>
                <w:sz w:val="18"/>
              </w:rPr>
            </w:pPr>
            <w:r>
              <w:rPr>
                <w:spacing w:val="-2"/>
                <w:sz w:val="18"/>
              </w:rPr>
              <w:t>0.944</w:t>
            </w:r>
          </w:p>
        </w:tc>
        <w:tc>
          <w:tcPr>
            <w:tcW w:w="1140" w:type="dxa"/>
          </w:tcPr>
          <w:p>
            <w:pPr>
              <w:pStyle w:val="11"/>
              <w:spacing w:before="54"/>
              <w:ind w:left="6" w:right="51"/>
              <w:rPr>
                <w:sz w:val="18"/>
              </w:rPr>
            </w:pPr>
            <w:r>
              <w:rPr>
                <w:spacing w:val="-2"/>
                <w:sz w:val="18"/>
              </w:rPr>
              <w:t>0.773</w:t>
            </w:r>
          </w:p>
        </w:tc>
        <w:tc>
          <w:tcPr>
            <w:tcW w:w="873" w:type="dxa"/>
          </w:tcPr>
          <w:p>
            <w:pPr>
              <w:pStyle w:val="11"/>
              <w:spacing w:before="54"/>
              <w:ind w:right="52"/>
              <w:jc w:val="righ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LO3</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0.026</w:t>
            </w:r>
          </w:p>
        </w:tc>
        <w:tc>
          <w:tcPr>
            <w:tcW w:w="901" w:type="dxa"/>
          </w:tcPr>
          <w:p>
            <w:pPr>
              <w:pStyle w:val="11"/>
              <w:ind w:left="17" w:right="2"/>
              <w:rPr>
                <w:sz w:val="18"/>
              </w:rPr>
            </w:pPr>
            <w:r>
              <w:rPr>
                <w:spacing w:val="-4"/>
                <w:sz w:val="18"/>
              </w:rPr>
              <w:t>0.03</w:t>
            </w:r>
          </w:p>
        </w:tc>
        <w:tc>
          <w:tcPr>
            <w:tcW w:w="990" w:type="dxa"/>
          </w:tcPr>
          <w:p>
            <w:pPr>
              <w:pStyle w:val="11"/>
              <w:ind w:left="208"/>
              <w:jc w:val="left"/>
              <w:rPr>
                <w:sz w:val="18"/>
              </w:rPr>
            </w:pPr>
            <w:r>
              <w:rPr>
                <w:spacing w:val="-2"/>
                <w:sz w:val="18"/>
              </w:rPr>
              <w:t>0.017</w:t>
            </w:r>
          </w:p>
        </w:tc>
        <w:tc>
          <w:tcPr>
            <w:tcW w:w="1140" w:type="dxa"/>
          </w:tcPr>
          <w:p>
            <w:pPr>
              <w:pStyle w:val="11"/>
              <w:ind w:left="6" w:right="51"/>
              <w:rPr>
                <w:sz w:val="18"/>
              </w:rPr>
            </w:pPr>
            <w:r>
              <w:rPr>
                <w:spacing w:val="-2"/>
                <w:sz w:val="18"/>
              </w:rPr>
              <w:t>0.001</w:t>
            </w:r>
          </w:p>
        </w:tc>
        <w:tc>
          <w:tcPr>
            <w:tcW w:w="873" w:type="dxa"/>
          </w:tcPr>
          <w:p>
            <w:pPr>
              <w:pStyle w:val="11"/>
              <w:ind w:right="52"/>
              <w:jc w:val="right"/>
              <w:rPr>
                <w:sz w:val="18"/>
              </w:rPr>
            </w:pPr>
            <w:r>
              <w:rPr>
                <w:spacing w:val="-2"/>
                <w:sz w:val="18"/>
              </w:rPr>
              <w:t>0.111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LO3</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0.044</w:t>
            </w:r>
          </w:p>
        </w:tc>
        <w:tc>
          <w:tcPr>
            <w:tcW w:w="901" w:type="dxa"/>
          </w:tcPr>
          <w:p>
            <w:pPr>
              <w:pStyle w:val="11"/>
              <w:ind w:left="17"/>
              <w:rPr>
                <w:sz w:val="18"/>
              </w:rPr>
            </w:pPr>
            <w:r>
              <w:rPr>
                <w:spacing w:val="-2"/>
                <w:sz w:val="18"/>
              </w:rPr>
              <w:t>0.044</w:t>
            </w:r>
          </w:p>
        </w:tc>
        <w:tc>
          <w:tcPr>
            <w:tcW w:w="990" w:type="dxa"/>
          </w:tcPr>
          <w:p>
            <w:pPr>
              <w:pStyle w:val="11"/>
              <w:ind w:left="208"/>
              <w:jc w:val="left"/>
              <w:rPr>
                <w:sz w:val="18"/>
              </w:rPr>
            </w:pPr>
            <w:r>
              <w:rPr>
                <w:spacing w:val="-2"/>
                <w:sz w:val="18"/>
              </w:rPr>
              <w:t>0.033</w:t>
            </w:r>
          </w:p>
        </w:tc>
        <w:tc>
          <w:tcPr>
            <w:tcW w:w="1140" w:type="dxa"/>
          </w:tcPr>
          <w:p>
            <w:pPr>
              <w:pStyle w:val="11"/>
              <w:ind w:left="7" w:right="51"/>
              <w:rPr>
                <w:sz w:val="18"/>
              </w:rPr>
            </w:pPr>
            <w:r>
              <w:rPr>
                <w:spacing w:val="-10"/>
                <w:sz w:val="18"/>
              </w:rPr>
              <w:t>0</w:t>
            </w:r>
          </w:p>
        </w:tc>
        <w:tc>
          <w:tcPr>
            <w:tcW w:w="873" w:type="dxa"/>
          </w:tcPr>
          <w:p>
            <w:pPr>
              <w:pStyle w:val="11"/>
              <w:ind w:right="104"/>
              <w:jc w:val="right"/>
              <w:rPr>
                <w:sz w:val="18"/>
              </w:rPr>
            </w:pPr>
            <w:r>
              <w:rPr>
                <w:spacing w:val="-4"/>
                <w:sz w:val="18"/>
              </w:rPr>
              <w:t>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LO3</w:t>
            </w:r>
          </w:p>
        </w:tc>
        <w:tc>
          <w:tcPr>
            <w:tcW w:w="1104" w:type="dxa"/>
          </w:tcPr>
          <w:p>
            <w:pPr>
              <w:pStyle w:val="11"/>
              <w:ind w:left="25" w:right="3"/>
              <w:rPr>
                <w:sz w:val="18"/>
              </w:rPr>
            </w:pPr>
            <w:r>
              <w:rPr>
                <w:spacing w:val="-2"/>
                <w:sz w:val="18"/>
              </w:rPr>
              <w:t>Ripening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0.976</w:t>
            </w:r>
          </w:p>
        </w:tc>
        <w:tc>
          <w:tcPr>
            <w:tcW w:w="901" w:type="dxa"/>
          </w:tcPr>
          <w:p>
            <w:pPr>
              <w:pStyle w:val="11"/>
              <w:ind w:left="17"/>
              <w:rPr>
                <w:sz w:val="18"/>
              </w:rPr>
            </w:pPr>
            <w:r>
              <w:rPr>
                <w:spacing w:val="-2"/>
                <w:sz w:val="18"/>
              </w:rPr>
              <w:t>0.023</w:t>
            </w:r>
          </w:p>
        </w:tc>
        <w:tc>
          <w:tcPr>
            <w:tcW w:w="990" w:type="dxa"/>
          </w:tcPr>
          <w:p>
            <w:pPr>
              <w:pStyle w:val="11"/>
              <w:ind w:left="208"/>
              <w:jc w:val="left"/>
              <w:rPr>
                <w:sz w:val="18"/>
              </w:rPr>
            </w:pPr>
            <w:r>
              <w:rPr>
                <w:spacing w:val="-2"/>
                <w:sz w:val="18"/>
              </w:rPr>
              <w:t>0.983</w:t>
            </w:r>
          </w:p>
        </w:tc>
        <w:tc>
          <w:tcPr>
            <w:tcW w:w="1140" w:type="dxa"/>
          </w:tcPr>
          <w:p>
            <w:pPr>
              <w:pStyle w:val="11"/>
              <w:ind w:left="6" w:right="51"/>
              <w:rPr>
                <w:sz w:val="18"/>
              </w:rPr>
            </w:pPr>
            <w:r>
              <w:rPr>
                <w:spacing w:val="-2"/>
                <w:sz w:val="18"/>
              </w:rPr>
              <w:t>0.915</w:t>
            </w:r>
          </w:p>
        </w:tc>
        <w:tc>
          <w:tcPr>
            <w:tcW w:w="873" w:type="dxa"/>
          </w:tcPr>
          <w:p>
            <w:pPr>
              <w:pStyle w:val="11"/>
              <w:ind w:right="52"/>
              <w:jc w:val="righ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LO3</w:t>
            </w:r>
          </w:p>
        </w:tc>
        <w:tc>
          <w:tcPr>
            <w:tcW w:w="1104" w:type="dxa"/>
          </w:tcPr>
          <w:p>
            <w:pPr>
              <w:pStyle w:val="11"/>
              <w:ind w:left="25" w:right="3"/>
              <w:rPr>
                <w:sz w:val="18"/>
              </w:rPr>
            </w:pPr>
            <w:r>
              <w:rPr>
                <w:spacing w:val="-2"/>
                <w:sz w:val="18"/>
              </w:rPr>
              <w:t>Ripening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0.012</w:t>
            </w:r>
          </w:p>
        </w:tc>
        <w:tc>
          <w:tcPr>
            <w:tcW w:w="901" w:type="dxa"/>
          </w:tcPr>
          <w:p>
            <w:pPr>
              <w:pStyle w:val="11"/>
              <w:ind w:left="17"/>
              <w:rPr>
                <w:sz w:val="18"/>
              </w:rPr>
            </w:pPr>
            <w:r>
              <w:rPr>
                <w:spacing w:val="-2"/>
                <w:sz w:val="18"/>
              </w:rPr>
              <w:t>0.015</w:t>
            </w:r>
          </w:p>
        </w:tc>
        <w:tc>
          <w:tcPr>
            <w:tcW w:w="990" w:type="dxa"/>
          </w:tcPr>
          <w:p>
            <w:pPr>
              <w:pStyle w:val="11"/>
              <w:ind w:left="208"/>
              <w:jc w:val="left"/>
              <w:rPr>
                <w:sz w:val="18"/>
              </w:rPr>
            </w:pPr>
            <w:r>
              <w:rPr>
                <w:spacing w:val="-2"/>
                <w:sz w:val="18"/>
              </w:rPr>
              <w:t>0.007</w:t>
            </w:r>
          </w:p>
        </w:tc>
        <w:tc>
          <w:tcPr>
            <w:tcW w:w="1140" w:type="dxa"/>
          </w:tcPr>
          <w:p>
            <w:pPr>
              <w:pStyle w:val="11"/>
              <w:ind w:left="6" w:right="51"/>
              <w:rPr>
                <w:sz w:val="18"/>
              </w:rPr>
            </w:pPr>
            <w:r>
              <w:rPr>
                <w:spacing w:val="-2"/>
                <w:sz w:val="18"/>
              </w:rPr>
              <w:t>0.001</w:t>
            </w:r>
          </w:p>
        </w:tc>
        <w:tc>
          <w:tcPr>
            <w:tcW w:w="873" w:type="dxa"/>
          </w:tcPr>
          <w:p>
            <w:pPr>
              <w:pStyle w:val="11"/>
              <w:ind w:right="104"/>
              <w:jc w:val="right"/>
              <w:rPr>
                <w:sz w:val="18"/>
              </w:rPr>
            </w:pPr>
            <w:r>
              <w:rPr>
                <w:spacing w:val="-4"/>
                <w:sz w:val="18"/>
              </w:rPr>
              <w:t>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LO3</w:t>
            </w:r>
          </w:p>
        </w:tc>
        <w:tc>
          <w:tcPr>
            <w:tcW w:w="1104" w:type="dxa"/>
          </w:tcPr>
          <w:p>
            <w:pPr>
              <w:pStyle w:val="11"/>
              <w:ind w:left="25" w:right="3"/>
              <w:rPr>
                <w:sz w:val="18"/>
              </w:rPr>
            </w:pPr>
            <w:r>
              <w:rPr>
                <w:spacing w:val="-2"/>
                <w:sz w:val="18"/>
              </w:rPr>
              <w:t>Ripening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0.011</w:t>
            </w:r>
          </w:p>
        </w:tc>
        <w:tc>
          <w:tcPr>
            <w:tcW w:w="901" w:type="dxa"/>
          </w:tcPr>
          <w:p>
            <w:pPr>
              <w:pStyle w:val="11"/>
              <w:ind w:left="17"/>
              <w:rPr>
                <w:sz w:val="18"/>
              </w:rPr>
            </w:pPr>
            <w:r>
              <w:rPr>
                <w:spacing w:val="-2"/>
                <w:sz w:val="18"/>
              </w:rPr>
              <w:t>0.014</w:t>
            </w:r>
          </w:p>
        </w:tc>
        <w:tc>
          <w:tcPr>
            <w:tcW w:w="990" w:type="dxa"/>
          </w:tcPr>
          <w:p>
            <w:pPr>
              <w:pStyle w:val="11"/>
              <w:ind w:left="208"/>
              <w:jc w:val="left"/>
              <w:rPr>
                <w:sz w:val="18"/>
              </w:rPr>
            </w:pPr>
            <w:r>
              <w:rPr>
                <w:spacing w:val="-2"/>
                <w:sz w:val="18"/>
              </w:rPr>
              <w:t>0.007</w:t>
            </w:r>
          </w:p>
        </w:tc>
        <w:tc>
          <w:tcPr>
            <w:tcW w:w="1140" w:type="dxa"/>
          </w:tcPr>
          <w:p>
            <w:pPr>
              <w:pStyle w:val="11"/>
              <w:ind w:left="7" w:right="51"/>
              <w:rPr>
                <w:sz w:val="18"/>
              </w:rPr>
            </w:pPr>
            <w:r>
              <w:rPr>
                <w:spacing w:val="-10"/>
                <w:sz w:val="18"/>
              </w:rPr>
              <w:t>0</w:t>
            </w:r>
          </w:p>
        </w:tc>
        <w:tc>
          <w:tcPr>
            <w:tcW w:w="873" w:type="dxa"/>
          </w:tcPr>
          <w:p>
            <w:pPr>
              <w:pStyle w:val="11"/>
              <w:ind w:right="104"/>
              <w:jc w:val="right"/>
              <w:rPr>
                <w:sz w:val="18"/>
              </w:rPr>
            </w:pPr>
            <w:r>
              <w:rPr>
                <w:spacing w:val="-4"/>
                <w:sz w:val="18"/>
              </w:rPr>
              <w:t>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0.554</w:t>
            </w:r>
          </w:p>
        </w:tc>
        <w:tc>
          <w:tcPr>
            <w:tcW w:w="901" w:type="dxa"/>
          </w:tcPr>
          <w:p>
            <w:pPr>
              <w:pStyle w:val="11"/>
              <w:ind w:left="17"/>
              <w:rPr>
                <w:sz w:val="18"/>
              </w:rPr>
            </w:pPr>
            <w:r>
              <w:rPr>
                <w:spacing w:val="-2"/>
                <w:sz w:val="18"/>
              </w:rPr>
              <w:t>0.163</w:t>
            </w:r>
          </w:p>
        </w:tc>
        <w:tc>
          <w:tcPr>
            <w:tcW w:w="990" w:type="dxa"/>
          </w:tcPr>
          <w:p>
            <w:pPr>
              <w:pStyle w:val="11"/>
              <w:ind w:left="208"/>
              <w:jc w:val="left"/>
              <w:rPr>
                <w:sz w:val="18"/>
              </w:rPr>
            </w:pPr>
            <w:r>
              <w:rPr>
                <w:spacing w:val="-2"/>
                <w:sz w:val="18"/>
              </w:rPr>
              <w:t>0.564</w:t>
            </w:r>
          </w:p>
        </w:tc>
        <w:tc>
          <w:tcPr>
            <w:tcW w:w="1140" w:type="dxa"/>
          </w:tcPr>
          <w:p>
            <w:pPr>
              <w:pStyle w:val="11"/>
              <w:ind w:left="6" w:right="51"/>
              <w:rPr>
                <w:sz w:val="18"/>
              </w:rPr>
            </w:pPr>
            <w:r>
              <w:rPr>
                <w:spacing w:val="-2"/>
                <w:sz w:val="18"/>
              </w:rPr>
              <w:t>0.207</w:t>
            </w:r>
          </w:p>
        </w:tc>
        <w:tc>
          <w:tcPr>
            <w:tcW w:w="873" w:type="dxa"/>
          </w:tcPr>
          <w:p>
            <w:pPr>
              <w:pStyle w:val="11"/>
              <w:ind w:right="52"/>
              <w:jc w:val="right"/>
              <w:rPr>
                <w:sz w:val="18"/>
              </w:rPr>
            </w:pPr>
            <w:r>
              <w:rPr>
                <w:spacing w:val="-2"/>
                <w:sz w:val="18"/>
              </w:rPr>
              <w:t>0.841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0.134</w:t>
            </w:r>
          </w:p>
        </w:tc>
        <w:tc>
          <w:tcPr>
            <w:tcW w:w="901" w:type="dxa"/>
          </w:tcPr>
          <w:p>
            <w:pPr>
              <w:pStyle w:val="11"/>
              <w:ind w:left="17"/>
              <w:rPr>
                <w:sz w:val="18"/>
              </w:rPr>
            </w:pPr>
            <w:r>
              <w:rPr>
                <w:spacing w:val="-2"/>
                <w:sz w:val="18"/>
              </w:rPr>
              <w:t>0.109</w:t>
            </w:r>
          </w:p>
        </w:tc>
        <w:tc>
          <w:tcPr>
            <w:tcW w:w="990" w:type="dxa"/>
          </w:tcPr>
          <w:p>
            <w:pPr>
              <w:pStyle w:val="11"/>
              <w:ind w:left="208"/>
              <w:jc w:val="left"/>
              <w:rPr>
                <w:sz w:val="18"/>
              </w:rPr>
            </w:pPr>
            <w:r>
              <w:rPr>
                <w:spacing w:val="-2"/>
                <w:sz w:val="18"/>
              </w:rPr>
              <w:t>0.104</w:t>
            </w:r>
          </w:p>
        </w:tc>
        <w:tc>
          <w:tcPr>
            <w:tcW w:w="1140" w:type="dxa"/>
          </w:tcPr>
          <w:p>
            <w:pPr>
              <w:pStyle w:val="11"/>
              <w:ind w:left="4" w:right="51"/>
              <w:rPr>
                <w:sz w:val="18"/>
              </w:rPr>
            </w:pPr>
            <w:r>
              <w:rPr>
                <w:spacing w:val="-4"/>
                <w:sz w:val="18"/>
              </w:rPr>
              <w:t>0.01</w:t>
            </w:r>
          </w:p>
        </w:tc>
        <w:tc>
          <w:tcPr>
            <w:tcW w:w="873" w:type="dxa"/>
          </w:tcPr>
          <w:p>
            <w:pPr>
              <w:pStyle w:val="11"/>
              <w:ind w:right="52"/>
              <w:jc w:val="right"/>
              <w:rPr>
                <w:sz w:val="18"/>
              </w:rPr>
            </w:pPr>
            <w:r>
              <w:rPr>
                <w:spacing w:val="-2"/>
                <w:sz w:val="18"/>
              </w:rPr>
              <w:t>0.408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0.311</w:t>
            </w:r>
          </w:p>
        </w:tc>
        <w:tc>
          <w:tcPr>
            <w:tcW w:w="901" w:type="dxa"/>
          </w:tcPr>
          <w:p>
            <w:pPr>
              <w:pStyle w:val="11"/>
              <w:ind w:left="17"/>
              <w:rPr>
                <w:sz w:val="18"/>
              </w:rPr>
            </w:pPr>
            <w:r>
              <w:rPr>
                <w:spacing w:val="-2"/>
                <w:sz w:val="18"/>
              </w:rPr>
              <w:t>0.169</w:t>
            </w:r>
          </w:p>
        </w:tc>
        <w:tc>
          <w:tcPr>
            <w:tcW w:w="990" w:type="dxa"/>
          </w:tcPr>
          <w:p>
            <w:pPr>
              <w:pStyle w:val="11"/>
              <w:ind w:left="208"/>
              <w:jc w:val="left"/>
              <w:rPr>
                <w:sz w:val="18"/>
              </w:rPr>
            </w:pPr>
            <w:r>
              <w:rPr>
                <w:spacing w:val="-2"/>
                <w:sz w:val="18"/>
              </w:rPr>
              <w:t>0.283</w:t>
            </w:r>
          </w:p>
        </w:tc>
        <w:tc>
          <w:tcPr>
            <w:tcW w:w="1140" w:type="dxa"/>
          </w:tcPr>
          <w:p>
            <w:pPr>
              <w:pStyle w:val="11"/>
              <w:ind w:left="6" w:right="51"/>
              <w:rPr>
                <w:sz w:val="18"/>
              </w:rPr>
            </w:pPr>
            <w:r>
              <w:rPr>
                <w:spacing w:val="-2"/>
                <w:sz w:val="18"/>
              </w:rPr>
              <w:t>0.055</w:t>
            </w:r>
          </w:p>
        </w:tc>
        <w:tc>
          <w:tcPr>
            <w:tcW w:w="873" w:type="dxa"/>
          </w:tcPr>
          <w:p>
            <w:pPr>
              <w:pStyle w:val="11"/>
              <w:ind w:right="52"/>
              <w:jc w:val="right"/>
              <w:rPr>
                <w:sz w:val="18"/>
              </w:rPr>
            </w:pPr>
            <w:r>
              <w:rPr>
                <w:spacing w:val="-2"/>
                <w:sz w:val="18"/>
              </w:rPr>
              <w:t>0.707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0.943</w:t>
            </w:r>
          </w:p>
        </w:tc>
        <w:tc>
          <w:tcPr>
            <w:tcW w:w="901" w:type="dxa"/>
          </w:tcPr>
          <w:p>
            <w:pPr>
              <w:pStyle w:val="11"/>
              <w:ind w:left="17"/>
              <w:rPr>
                <w:sz w:val="18"/>
              </w:rPr>
            </w:pPr>
            <w:r>
              <w:rPr>
                <w:spacing w:val="-2"/>
                <w:sz w:val="18"/>
              </w:rPr>
              <w:t>0.048</w:t>
            </w:r>
          </w:p>
        </w:tc>
        <w:tc>
          <w:tcPr>
            <w:tcW w:w="990" w:type="dxa"/>
          </w:tcPr>
          <w:p>
            <w:pPr>
              <w:pStyle w:val="11"/>
              <w:ind w:left="208"/>
              <w:jc w:val="left"/>
              <w:rPr>
                <w:sz w:val="18"/>
              </w:rPr>
            </w:pPr>
            <w:r>
              <w:rPr>
                <w:spacing w:val="-2"/>
                <w:sz w:val="18"/>
              </w:rPr>
              <w:t>0.958</w:t>
            </w:r>
          </w:p>
        </w:tc>
        <w:tc>
          <w:tcPr>
            <w:tcW w:w="1140" w:type="dxa"/>
          </w:tcPr>
          <w:p>
            <w:pPr>
              <w:pStyle w:val="11"/>
              <w:ind w:left="6" w:right="51"/>
              <w:rPr>
                <w:sz w:val="18"/>
              </w:rPr>
            </w:pPr>
            <w:r>
              <w:rPr>
                <w:spacing w:val="-2"/>
                <w:sz w:val="18"/>
              </w:rPr>
              <w:t>0.819</w:t>
            </w:r>
          </w:p>
        </w:tc>
        <w:tc>
          <w:tcPr>
            <w:tcW w:w="873" w:type="dxa"/>
          </w:tcPr>
          <w:p>
            <w:pPr>
              <w:pStyle w:val="11"/>
              <w:ind w:right="52"/>
              <w:jc w:val="right"/>
              <w:rPr>
                <w:sz w:val="18"/>
              </w:rPr>
            </w:pPr>
            <w:r>
              <w:rPr>
                <w:spacing w:val="-2"/>
                <w:sz w:val="18"/>
              </w:rPr>
              <w:t>0.993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2019</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MC1</w:t>
            </w:r>
          </w:p>
        </w:tc>
        <w:tc>
          <w:tcPr>
            <w:tcW w:w="1104" w:type="dxa"/>
          </w:tcPr>
          <w:p>
            <w:pPr>
              <w:pStyle w:val="11"/>
              <w:spacing w:before="54"/>
              <w:ind w:left="25"/>
              <w:rPr>
                <w:sz w:val="18"/>
              </w:rPr>
            </w:pPr>
            <w:r>
              <w:rPr>
                <w:spacing w:val="-2"/>
                <w:sz w:val="18"/>
              </w:rPr>
              <w:t>Flowering</w:t>
            </w:r>
          </w:p>
        </w:tc>
        <w:tc>
          <w:tcPr>
            <w:tcW w:w="1727" w:type="dxa"/>
          </w:tcPr>
          <w:p>
            <w:pPr>
              <w:pStyle w:val="11"/>
              <w:spacing w:before="54"/>
              <w:ind w:left="4" w:right="58"/>
              <w:rPr>
                <w:sz w:val="18"/>
              </w:rPr>
            </w:pPr>
            <w:r>
              <w:rPr>
                <w:sz w:val="18"/>
              </w:rPr>
              <w:t>Tourist</w:t>
            </w:r>
            <w:r>
              <w:rPr>
                <w:spacing w:val="8"/>
                <w:sz w:val="18"/>
              </w:rPr>
              <w:t xml:space="preserve"> </w:t>
            </w:r>
            <w:r>
              <w:rPr>
                <w:spacing w:val="-2"/>
                <w:sz w:val="18"/>
              </w:rPr>
              <w:t>herbivore</w:t>
            </w:r>
          </w:p>
        </w:tc>
        <w:tc>
          <w:tcPr>
            <w:tcW w:w="888" w:type="dxa"/>
          </w:tcPr>
          <w:p>
            <w:pPr>
              <w:pStyle w:val="11"/>
              <w:spacing w:before="54"/>
              <w:ind w:left="6" w:right="35"/>
              <w:rPr>
                <w:sz w:val="18"/>
              </w:rPr>
            </w:pPr>
            <w:r>
              <w:rPr>
                <w:spacing w:val="-2"/>
                <w:sz w:val="18"/>
              </w:rPr>
              <w:t>0.046</w:t>
            </w:r>
          </w:p>
        </w:tc>
        <w:tc>
          <w:tcPr>
            <w:tcW w:w="901" w:type="dxa"/>
          </w:tcPr>
          <w:p>
            <w:pPr>
              <w:pStyle w:val="11"/>
              <w:spacing w:before="54"/>
              <w:ind w:left="17"/>
              <w:rPr>
                <w:sz w:val="18"/>
              </w:rPr>
            </w:pPr>
            <w:r>
              <w:rPr>
                <w:spacing w:val="-2"/>
                <w:sz w:val="18"/>
              </w:rPr>
              <w:t>0.045</w:t>
            </w:r>
          </w:p>
        </w:tc>
        <w:tc>
          <w:tcPr>
            <w:tcW w:w="990" w:type="dxa"/>
          </w:tcPr>
          <w:p>
            <w:pPr>
              <w:pStyle w:val="11"/>
              <w:spacing w:before="54"/>
              <w:ind w:left="208"/>
              <w:jc w:val="left"/>
              <w:rPr>
                <w:sz w:val="18"/>
              </w:rPr>
            </w:pPr>
            <w:r>
              <w:rPr>
                <w:spacing w:val="-2"/>
                <w:sz w:val="18"/>
              </w:rPr>
              <w:t>0.031</w:t>
            </w:r>
          </w:p>
        </w:tc>
        <w:tc>
          <w:tcPr>
            <w:tcW w:w="1140" w:type="dxa"/>
          </w:tcPr>
          <w:p>
            <w:pPr>
              <w:pStyle w:val="11"/>
              <w:spacing w:before="54"/>
              <w:ind w:left="6" w:right="51"/>
              <w:rPr>
                <w:sz w:val="18"/>
              </w:rPr>
            </w:pPr>
            <w:r>
              <w:rPr>
                <w:spacing w:val="-2"/>
                <w:sz w:val="18"/>
              </w:rPr>
              <w:t>0.003</w:t>
            </w:r>
          </w:p>
        </w:tc>
        <w:tc>
          <w:tcPr>
            <w:tcW w:w="873" w:type="dxa"/>
          </w:tcPr>
          <w:p>
            <w:pPr>
              <w:pStyle w:val="11"/>
              <w:spacing w:before="54"/>
              <w:ind w:right="52"/>
              <w:jc w:val="right"/>
              <w:rPr>
                <w:sz w:val="18"/>
              </w:rPr>
            </w:pPr>
            <w:r>
              <w:rPr>
                <w:spacing w:val="-2"/>
                <w:sz w:val="18"/>
              </w:rPr>
              <w:t>0.164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0.011</w:t>
            </w:r>
          </w:p>
        </w:tc>
        <w:tc>
          <w:tcPr>
            <w:tcW w:w="901" w:type="dxa"/>
          </w:tcPr>
          <w:p>
            <w:pPr>
              <w:pStyle w:val="11"/>
              <w:ind w:left="17"/>
              <w:rPr>
                <w:sz w:val="18"/>
              </w:rPr>
            </w:pPr>
            <w:r>
              <w:rPr>
                <w:spacing w:val="-2"/>
                <w:sz w:val="18"/>
              </w:rPr>
              <w:t>0.014</w:t>
            </w:r>
          </w:p>
        </w:tc>
        <w:tc>
          <w:tcPr>
            <w:tcW w:w="990" w:type="dxa"/>
          </w:tcPr>
          <w:p>
            <w:pPr>
              <w:pStyle w:val="11"/>
              <w:ind w:left="208"/>
              <w:jc w:val="left"/>
              <w:rPr>
                <w:sz w:val="18"/>
              </w:rPr>
            </w:pPr>
            <w:r>
              <w:rPr>
                <w:spacing w:val="-2"/>
                <w:sz w:val="18"/>
              </w:rPr>
              <w:t>0.007</w:t>
            </w:r>
          </w:p>
        </w:tc>
        <w:tc>
          <w:tcPr>
            <w:tcW w:w="1140" w:type="dxa"/>
          </w:tcPr>
          <w:p>
            <w:pPr>
              <w:pStyle w:val="11"/>
              <w:ind w:left="6" w:right="51"/>
              <w:rPr>
                <w:sz w:val="18"/>
              </w:rPr>
            </w:pPr>
            <w:r>
              <w:rPr>
                <w:spacing w:val="-2"/>
                <w:sz w:val="18"/>
              </w:rPr>
              <w:t>0.001</w:t>
            </w:r>
          </w:p>
        </w:tc>
        <w:tc>
          <w:tcPr>
            <w:tcW w:w="873" w:type="dxa"/>
          </w:tcPr>
          <w:p>
            <w:pPr>
              <w:pStyle w:val="11"/>
              <w:ind w:right="104"/>
              <w:jc w:val="right"/>
              <w:rPr>
                <w:sz w:val="18"/>
              </w:rPr>
            </w:pPr>
            <w:r>
              <w:rPr>
                <w:spacing w:val="-4"/>
                <w:sz w:val="18"/>
              </w:rPr>
              <w:t>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ight="3"/>
              <w:rPr>
                <w:sz w:val="18"/>
              </w:rPr>
            </w:pPr>
            <w:r>
              <w:rPr>
                <w:spacing w:val="-2"/>
                <w:sz w:val="18"/>
              </w:rPr>
              <w:t>Ripening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0.975</w:t>
            </w:r>
          </w:p>
        </w:tc>
        <w:tc>
          <w:tcPr>
            <w:tcW w:w="901" w:type="dxa"/>
          </w:tcPr>
          <w:p>
            <w:pPr>
              <w:pStyle w:val="11"/>
              <w:ind w:left="17"/>
              <w:rPr>
                <w:sz w:val="18"/>
              </w:rPr>
            </w:pPr>
            <w:r>
              <w:rPr>
                <w:spacing w:val="-2"/>
                <w:sz w:val="18"/>
              </w:rPr>
              <w:t>0.025</w:t>
            </w:r>
          </w:p>
        </w:tc>
        <w:tc>
          <w:tcPr>
            <w:tcW w:w="990" w:type="dxa"/>
          </w:tcPr>
          <w:p>
            <w:pPr>
              <w:pStyle w:val="11"/>
              <w:ind w:left="208"/>
              <w:jc w:val="left"/>
              <w:rPr>
                <w:sz w:val="18"/>
              </w:rPr>
            </w:pPr>
            <w:r>
              <w:rPr>
                <w:spacing w:val="-2"/>
                <w:sz w:val="18"/>
              </w:rPr>
              <w:t>0.983</w:t>
            </w:r>
          </w:p>
        </w:tc>
        <w:tc>
          <w:tcPr>
            <w:tcW w:w="1140" w:type="dxa"/>
          </w:tcPr>
          <w:p>
            <w:pPr>
              <w:pStyle w:val="11"/>
              <w:ind w:left="6" w:right="51"/>
              <w:rPr>
                <w:sz w:val="18"/>
              </w:rPr>
            </w:pPr>
            <w:r>
              <w:rPr>
                <w:spacing w:val="-2"/>
                <w:sz w:val="18"/>
              </w:rPr>
              <w:t>0.908</w:t>
            </w:r>
          </w:p>
        </w:tc>
        <w:tc>
          <w:tcPr>
            <w:tcW w:w="873" w:type="dxa"/>
          </w:tcPr>
          <w:p>
            <w:pPr>
              <w:pStyle w:val="11"/>
              <w:ind w:right="52"/>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ight="3"/>
              <w:rPr>
                <w:sz w:val="18"/>
              </w:rPr>
            </w:pPr>
            <w:r>
              <w:rPr>
                <w:spacing w:val="-2"/>
                <w:sz w:val="18"/>
              </w:rPr>
              <w:t>Ripening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0.021</w:t>
            </w:r>
          </w:p>
        </w:tc>
        <w:tc>
          <w:tcPr>
            <w:tcW w:w="901" w:type="dxa"/>
          </w:tcPr>
          <w:p>
            <w:pPr>
              <w:pStyle w:val="11"/>
              <w:ind w:left="17"/>
              <w:rPr>
                <w:sz w:val="18"/>
              </w:rPr>
            </w:pPr>
            <w:r>
              <w:rPr>
                <w:spacing w:val="-2"/>
                <w:sz w:val="18"/>
              </w:rPr>
              <w:t>0.023</w:t>
            </w:r>
          </w:p>
        </w:tc>
        <w:tc>
          <w:tcPr>
            <w:tcW w:w="990" w:type="dxa"/>
          </w:tcPr>
          <w:p>
            <w:pPr>
              <w:pStyle w:val="11"/>
              <w:ind w:left="208"/>
              <w:jc w:val="left"/>
              <w:rPr>
                <w:sz w:val="18"/>
              </w:rPr>
            </w:pPr>
            <w:r>
              <w:rPr>
                <w:spacing w:val="-2"/>
                <w:sz w:val="18"/>
              </w:rPr>
              <w:t>0.014</w:t>
            </w:r>
          </w:p>
        </w:tc>
        <w:tc>
          <w:tcPr>
            <w:tcW w:w="1140" w:type="dxa"/>
          </w:tcPr>
          <w:p>
            <w:pPr>
              <w:pStyle w:val="11"/>
              <w:ind w:left="6" w:right="51"/>
              <w:rPr>
                <w:sz w:val="18"/>
              </w:rPr>
            </w:pPr>
            <w:r>
              <w:rPr>
                <w:spacing w:val="-2"/>
                <w:sz w:val="18"/>
              </w:rPr>
              <w:t>0.001</w:t>
            </w:r>
          </w:p>
        </w:tc>
        <w:tc>
          <w:tcPr>
            <w:tcW w:w="873" w:type="dxa"/>
          </w:tcPr>
          <w:p>
            <w:pPr>
              <w:pStyle w:val="11"/>
              <w:ind w:right="52"/>
              <w:jc w:val="right"/>
              <w:rPr>
                <w:sz w:val="18"/>
              </w:rPr>
            </w:pPr>
            <w:r>
              <w:rPr>
                <w:spacing w:val="-2"/>
                <w:sz w:val="18"/>
              </w:rPr>
              <w:t>0.086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MC1</w:t>
            </w:r>
          </w:p>
        </w:tc>
        <w:tc>
          <w:tcPr>
            <w:tcW w:w="1104" w:type="dxa"/>
          </w:tcPr>
          <w:p>
            <w:pPr>
              <w:pStyle w:val="11"/>
              <w:ind w:left="25" w:right="3"/>
              <w:rPr>
                <w:sz w:val="18"/>
              </w:rPr>
            </w:pPr>
            <w:r>
              <w:rPr>
                <w:spacing w:val="-2"/>
                <w:sz w:val="18"/>
              </w:rPr>
              <w:t>Ripening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0.003</w:t>
            </w:r>
          </w:p>
        </w:tc>
        <w:tc>
          <w:tcPr>
            <w:tcW w:w="901" w:type="dxa"/>
          </w:tcPr>
          <w:p>
            <w:pPr>
              <w:pStyle w:val="11"/>
              <w:ind w:left="17"/>
              <w:rPr>
                <w:sz w:val="18"/>
              </w:rPr>
            </w:pPr>
            <w:r>
              <w:rPr>
                <w:spacing w:val="-2"/>
                <w:sz w:val="18"/>
              </w:rPr>
              <w:t>0.005</w:t>
            </w:r>
          </w:p>
        </w:tc>
        <w:tc>
          <w:tcPr>
            <w:tcW w:w="990" w:type="dxa"/>
          </w:tcPr>
          <w:p>
            <w:pPr>
              <w:pStyle w:val="11"/>
              <w:ind w:left="208"/>
              <w:jc w:val="left"/>
              <w:rPr>
                <w:sz w:val="18"/>
              </w:rPr>
            </w:pPr>
            <w:r>
              <w:rPr>
                <w:spacing w:val="-2"/>
                <w:sz w:val="18"/>
              </w:rPr>
              <w:t>0.002</w:t>
            </w:r>
          </w:p>
        </w:tc>
        <w:tc>
          <w:tcPr>
            <w:tcW w:w="1140" w:type="dxa"/>
          </w:tcPr>
          <w:p>
            <w:pPr>
              <w:pStyle w:val="11"/>
              <w:ind w:left="7" w:right="51"/>
              <w:rPr>
                <w:sz w:val="18"/>
              </w:rPr>
            </w:pPr>
            <w:r>
              <w:rPr>
                <w:spacing w:val="-10"/>
                <w:sz w:val="18"/>
              </w:rPr>
              <w:t>0</w:t>
            </w:r>
          </w:p>
        </w:tc>
        <w:tc>
          <w:tcPr>
            <w:tcW w:w="873" w:type="dxa"/>
          </w:tcPr>
          <w:p>
            <w:pPr>
              <w:pStyle w:val="11"/>
              <w:ind w:right="52"/>
              <w:jc w:val="right"/>
              <w:rPr>
                <w:sz w:val="18"/>
              </w:rPr>
            </w:pPr>
            <w:r>
              <w:rPr>
                <w:spacing w:val="-2"/>
                <w:sz w:val="18"/>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MC2</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0.379</w:t>
            </w:r>
          </w:p>
        </w:tc>
        <w:tc>
          <w:tcPr>
            <w:tcW w:w="901" w:type="dxa"/>
          </w:tcPr>
          <w:p>
            <w:pPr>
              <w:pStyle w:val="11"/>
              <w:ind w:left="17"/>
              <w:rPr>
                <w:sz w:val="18"/>
              </w:rPr>
            </w:pPr>
            <w:r>
              <w:rPr>
                <w:spacing w:val="-2"/>
                <w:sz w:val="18"/>
              </w:rPr>
              <w:t>0.136</w:t>
            </w:r>
          </w:p>
        </w:tc>
        <w:tc>
          <w:tcPr>
            <w:tcW w:w="990" w:type="dxa"/>
          </w:tcPr>
          <w:p>
            <w:pPr>
              <w:pStyle w:val="11"/>
              <w:ind w:left="208"/>
              <w:jc w:val="left"/>
              <w:rPr>
                <w:sz w:val="18"/>
              </w:rPr>
            </w:pPr>
            <w:r>
              <w:rPr>
                <w:spacing w:val="-2"/>
                <w:sz w:val="18"/>
              </w:rPr>
              <w:t>0.366</w:t>
            </w:r>
          </w:p>
        </w:tc>
        <w:tc>
          <w:tcPr>
            <w:tcW w:w="1140" w:type="dxa"/>
          </w:tcPr>
          <w:p>
            <w:pPr>
              <w:pStyle w:val="11"/>
              <w:ind w:left="6" w:right="51"/>
              <w:rPr>
                <w:sz w:val="18"/>
              </w:rPr>
            </w:pPr>
            <w:r>
              <w:rPr>
                <w:spacing w:val="-2"/>
                <w:sz w:val="18"/>
              </w:rPr>
              <w:t>0.149</w:t>
            </w:r>
          </w:p>
        </w:tc>
        <w:tc>
          <w:tcPr>
            <w:tcW w:w="873" w:type="dxa"/>
          </w:tcPr>
          <w:p>
            <w:pPr>
              <w:pStyle w:val="11"/>
              <w:ind w:right="52"/>
              <w:jc w:val="right"/>
              <w:rPr>
                <w:sz w:val="18"/>
              </w:rPr>
            </w:pPr>
            <w:r>
              <w:rPr>
                <w:spacing w:val="-2"/>
                <w:sz w:val="18"/>
              </w:rPr>
              <w:t>0.684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MC2</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0.084</w:t>
            </w:r>
          </w:p>
        </w:tc>
        <w:tc>
          <w:tcPr>
            <w:tcW w:w="901" w:type="dxa"/>
          </w:tcPr>
          <w:p>
            <w:pPr>
              <w:pStyle w:val="11"/>
              <w:ind w:left="17"/>
              <w:rPr>
                <w:sz w:val="18"/>
              </w:rPr>
            </w:pPr>
            <w:r>
              <w:rPr>
                <w:spacing w:val="-2"/>
                <w:sz w:val="18"/>
              </w:rPr>
              <w:t>0.074</w:t>
            </w:r>
          </w:p>
        </w:tc>
        <w:tc>
          <w:tcPr>
            <w:tcW w:w="990" w:type="dxa"/>
          </w:tcPr>
          <w:p>
            <w:pPr>
              <w:pStyle w:val="11"/>
              <w:ind w:left="208"/>
              <w:jc w:val="left"/>
              <w:rPr>
                <w:sz w:val="18"/>
              </w:rPr>
            </w:pPr>
            <w:r>
              <w:rPr>
                <w:spacing w:val="-2"/>
                <w:sz w:val="18"/>
              </w:rPr>
              <w:t>0.063</w:t>
            </w:r>
          </w:p>
        </w:tc>
        <w:tc>
          <w:tcPr>
            <w:tcW w:w="1140" w:type="dxa"/>
          </w:tcPr>
          <w:p>
            <w:pPr>
              <w:pStyle w:val="11"/>
              <w:ind w:left="6" w:right="51"/>
              <w:rPr>
                <w:sz w:val="18"/>
              </w:rPr>
            </w:pPr>
            <w:r>
              <w:rPr>
                <w:spacing w:val="-2"/>
                <w:sz w:val="18"/>
              </w:rPr>
              <w:t>0.007</w:t>
            </w:r>
          </w:p>
        </w:tc>
        <w:tc>
          <w:tcPr>
            <w:tcW w:w="873" w:type="dxa"/>
          </w:tcPr>
          <w:p>
            <w:pPr>
              <w:pStyle w:val="11"/>
              <w:ind w:right="52"/>
              <w:jc w:val="right"/>
              <w:rPr>
                <w:sz w:val="18"/>
              </w:rPr>
            </w:pPr>
            <w:r>
              <w:rPr>
                <w:spacing w:val="-2"/>
                <w:sz w:val="18"/>
              </w:rPr>
              <w:t>0.273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MC2</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0.537</w:t>
            </w:r>
          </w:p>
        </w:tc>
        <w:tc>
          <w:tcPr>
            <w:tcW w:w="901" w:type="dxa"/>
          </w:tcPr>
          <w:p>
            <w:pPr>
              <w:pStyle w:val="11"/>
              <w:ind w:left="17"/>
              <w:rPr>
                <w:sz w:val="18"/>
              </w:rPr>
            </w:pPr>
            <w:r>
              <w:rPr>
                <w:spacing w:val="-2"/>
                <w:sz w:val="18"/>
              </w:rPr>
              <w:t>0.156</w:t>
            </w:r>
          </w:p>
        </w:tc>
        <w:tc>
          <w:tcPr>
            <w:tcW w:w="990" w:type="dxa"/>
          </w:tcPr>
          <w:p>
            <w:pPr>
              <w:pStyle w:val="11"/>
              <w:ind w:left="208"/>
              <w:jc w:val="left"/>
              <w:rPr>
                <w:sz w:val="18"/>
              </w:rPr>
            </w:pPr>
            <w:r>
              <w:rPr>
                <w:spacing w:val="-2"/>
                <w:sz w:val="18"/>
              </w:rPr>
              <w:t>0.548</w:t>
            </w:r>
          </w:p>
        </w:tc>
        <w:tc>
          <w:tcPr>
            <w:tcW w:w="1140" w:type="dxa"/>
          </w:tcPr>
          <w:p>
            <w:pPr>
              <w:pStyle w:val="11"/>
              <w:ind w:left="6" w:right="51"/>
              <w:rPr>
                <w:sz w:val="18"/>
              </w:rPr>
            </w:pPr>
            <w:r>
              <w:rPr>
                <w:spacing w:val="-2"/>
                <w:sz w:val="18"/>
              </w:rPr>
              <w:t>0.189</w:t>
            </w:r>
          </w:p>
        </w:tc>
        <w:tc>
          <w:tcPr>
            <w:tcW w:w="873" w:type="dxa"/>
          </w:tcPr>
          <w:p>
            <w:pPr>
              <w:pStyle w:val="11"/>
              <w:ind w:right="52"/>
              <w:jc w:val="right"/>
              <w:rPr>
                <w:sz w:val="18"/>
              </w:rPr>
            </w:pPr>
            <w:r>
              <w:rPr>
                <w:spacing w:val="-2"/>
                <w:sz w:val="18"/>
              </w:rPr>
              <w:t>0.805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MC2</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0.938</w:t>
            </w:r>
          </w:p>
        </w:tc>
        <w:tc>
          <w:tcPr>
            <w:tcW w:w="901" w:type="dxa"/>
          </w:tcPr>
          <w:p>
            <w:pPr>
              <w:pStyle w:val="11"/>
              <w:ind w:left="17"/>
              <w:rPr>
                <w:sz w:val="18"/>
              </w:rPr>
            </w:pPr>
            <w:r>
              <w:rPr>
                <w:spacing w:val="-2"/>
                <w:sz w:val="18"/>
              </w:rPr>
              <w:t>0.036</w:t>
            </w:r>
          </w:p>
        </w:tc>
        <w:tc>
          <w:tcPr>
            <w:tcW w:w="990" w:type="dxa"/>
          </w:tcPr>
          <w:p>
            <w:pPr>
              <w:pStyle w:val="11"/>
              <w:ind w:left="208"/>
              <w:jc w:val="left"/>
              <w:rPr>
                <w:sz w:val="18"/>
              </w:rPr>
            </w:pPr>
            <w:r>
              <w:rPr>
                <w:spacing w:val="-2"/>
                <w:sz w:val="18"/>
              </w:rPr>
              <w:t>0.945</w:t>
            </w:r>
          </w:p>
        </w:tc>
        <w:tc>
          <w:tcPr>
            <w:tcW w:w="1140" w:type="dxa"/>
          </w:tcPr>
          <w:p>
            <w:pPr>
              <w:pStyle w:val="11"/>
              <w:ind w:left="6" w:right="51"/>
              <w:rPr>
                <w:sz w:val="18"/>
              </w:rPr>
            </w:pPr>
            <w:r>
              <w:rPr>
                <w:spacing w:val="-2"/>
                <w:sz w:val="18"/>
              </w:rPr>
              <w:t>0.852</w:t>
            </w:r>
          </w:p>
        </w:tc>
        <w:tc>
          <w:tcPr>
            <w:tcW w:w="873" w:type="dxa"/>
          </w:tcPr>
          <w:p>
            <w:pPr>
              <w:pStyle w:val="11"/>
              <w:ind w:right="52"/>
              <w:jc w:val="right"/>
              <w:rPr>
                <w:sz w:val="18"/>
              </w:rPr>
            </w:pPr>
            <w:r>
              <w:rPr>
                <w:spacing w:val="-2"/>
                <w:sz w:val="18"/>
              </w:rPr>
              <w:t>0.986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MC2</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0.036</w:t>
            </w:r>
          </w:p>
        </w:tc>
        <w:tc>
          <w:tcPr>
            <w:tcW w:w="901" w:type="dxa"/>
          </w:tcPr>
          <w:p>
            <w:pPr>
              <w:pStyle w:val="11"/>
              <w:ind w:left="17" w:right="2"/>
              <w:rPr>
                <w:sz w:val="18"/>
              </w:rPr>
            </w:pPr>
            <w:r>
              <w:rPr>
                <w:spacing w:val="-4"/>
                <w:sz w:val="18"/>
              </w:rPr>
              <w:t>0.03</w:t>
            </w:r>
          </w:p>
        </w:tc>
        <w:tc>
          <w:tcPr>
            <w:tcW w:w="990" w:type="dxa"/>
          </w:tcPr>
          <w:p>
            <w:pPr>
              <w:pStyle w:val="11"/>
              <w:ind w:left="208"/>
              <w:jc w:val="left"/>
              <w:rPr>
                <w:sz w:val="18"/>
              </w:rPr>
            </w:pPr>
            <w:r>
              <w:rPr>
                <w:spacing w:val="-2"/>
                <w:sz w:val="18"/>
              </w:rPr>
              <w:t>0.028</w:t>
            </w:r>
          </w:p>
        </w:tc>
        <w:tc>
          <w:tcPr>
            <w:tcW w:w="1140" w:type="dxa"/>
          </w:tcPr>
          <w:p>
            <w:pPr>
              <w:pStyle w:val="11"/>
              <w:ind w:left="6" w:right="51"/>
              <w:rPr>
                <w:sz w:val="18"/>
              </w:rPr>
            </w:pPr>
            <w:r>
              <w:rPr>
                <w:spacing w:val="-2"/>
                <w:sz w:val="18"/>
              </w:rPr>
              <w:t>0.003</w:t>
            </w:r>
          </w:p>
        </w:tc>
        <w:tc>
          <w:tcPr>
            <w:tcW w:w="873" w:type="dxa"/>
          </w:tcPr>
          <w:p>
            <w:pPr>
              <w:pStyle w:val="11"/>
              <w:ind w:right="52"/>
              <w:jc w:val="right"/>
              <w:rPr>
                <w:sz w:val="18"/>
              </w:rPr>
            </w:pPr>
            <w:r>
              <w:rPr>
                <w:spacing w:val="-2"/>
                <w:sz w:val="18"/>
              </w:rPr>
              <w:t>0.115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MC2</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0.026</w:t>
            </w:r>
          </w:p>
        </w:tc>
        <w:tc>
          <w:tcPr>
            <w:tcW w:w="901" w:type="dxa"/>
          </w:tcPr>
          <w:p>
            <w:pPr>
              <w:pStyle w:val="11"/>
              <w:ind w:left="17"/>
              <w:rPr>
                <w:sz w:val="18"/>
              </w:rPr>
            </w:pPr>
            <w:r>
              <w:rPr>
                <w:spacing w:val="-2"/>
                <w:sz w:val="18"/>
              </w:rPr>
              <w:t>0.019</w:t>
            </w:r>
          </w:p>
        </w:tc>
        <w:tc>
          <w:tcPr>
            <w:tcW w:w="990" w:type="dxa"/>
          </w:tcPr>
          <w:p>
            <w:pPr>
              <w:pStyle w:val="11"/>
              <w:ind w:left="208"/>
              <w:jc w:val="left"/>
              <w:rPr>
                <w:sz w:val="18"/>
              </w:rPr>
            </w:pPr>
            <w:r>
              <w:rPr>
                <w:spacing w:val="-2"/>
                <w:sz w:val="18"/>
              </w:rPr>
              <w:t>0.021</w:t>
            </w:r>
          </w:p>
        </w:tc>
        <w:tc>
          <w:tcPr>
            <w:tcW w:w="1140" w:type="dxa"/>
          </w:tcPr>
          <w:p>
            <w:pPr>
              <w:pStyle w:val="11"/>
              <w:ind w:left="6" w:right="51"/>
              <w:rPr>
                <w:sz w:val="18"/>
              </w:rPr>
            </w:pPr>
            <w:r>
              <w:rPr>
                <w:spacing w:val="-2"/>
                <w:sz w:val="18"/>
              </w:rPr>
              <w:t>0.004</w:t>
            </w:r>
          </w:p>
        </w:tc>
        <w:tc>
          <w:tcPr>
            <w:tcW w:w="873" w:type="dxa"/>
          </w:tcPr>
          <w:p>
            <w:pPr>
              <w:pStyle w:val="11"/>
              <w:ind w:right="52"/>
              <w:jc w:val="right"/>
              <w:rPr>
                <w:sz w:val="18"/>
              </w:rPr>
            </w:pPr>
            <w:r>
              <w:rPr>
                <w:spacing w:val="-2"/>
                <w:sz w:val="18"/>
              </w:rPr>
              <w:t>0.077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2019</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MC3</w:t>
            </w:r>
          </w:p>
        </w:tc>
        <w:tc>
          <w:tcPr>
            <w:tcW w:w="1104" w:type="dxa"/>
          </w:tcPr>
          <w:p>
            <w:pPr>
              <w:pStyle w:val="11"/>
              <w:spacing w:before="54"/>
              <w:ind w:left="25"/>
              <w:rPr>
                <w:sz w:val="18"/>
              </w:rPr>
            </w:pPr>
            <w:r>
              <w:rPr>
                <w:spacing w:val="-2"/>
                <w:sz w:val="18"/>
              </w:rPr>
              <w:t>Tillering</w:t>
            </w:r>
          </w:p>
        </w:tc>
        <w:tc>
          <w:tcPr>
            <w:tcW w:w="1727" w:type="dxa"/>
          </w:tcPr>
          <w:p>
            <w:pPr>
              <w:pStyle w:val="11"/>
              <w:spacing w:before="54"/>
              <w:ind w:left="7"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6" w:right="35"/>
              <w:rPr>
                <w:sz w:val="18"/>
              </w:rPr>
            </w:pPr>
            <w:r>
              <w:rPr>
                <w:spacing w:val="-2"/>
                <w:sz w:val="18"/>
              </w:rPr>
              <w:t>0.298</w:t>
            </w:r>
          </w:p>
        </w:tc>
        <w:tc>
          <w:tcPr>
            <w:tcW w:w="901" w:type="dxa"/>
          </w:tcPr>
          <w:p>
            <w:pPr>
              <w:pStyle w:val="11"/>
              <w:spacing w:before="54"/>
              <w:ind w:left="17"/>
              <w:rPr>
                <w:sz w:val="18"/>
              </w:rPr>
            </w:pPr>
            <w:r>
              <w:rPr>
                <w:spacing w:val="-2"/>
                <w:sz w:val="18"/>
              </w:rPr>
              <w:t>0.115</w:t>
            </w:r>
          </w:p>
        </w:tc>
        <w:tc>
          <w:tcPr>
            <w:tcW w:w="990" w:type="dxa"/>
          </w:tcPr>
          <w:p>
            <w:pPr>
              <w:pStyle w:val="11"/>
              <w:spacing w:before="54"/>
              <w:ind w:left="208"/>
              <w:jc w:val="left"/>
              <w:rPr>
                <w:sz w:val="18"/>
              </w:rPr>
            </w:pPr>
            <w:r>
              <w:rPr>
                <w:spacing w:val="-2"/>
                <w:sz w:val="18"/>
              </w:rPr>
              <w:t>0.293</w:t>
            </w:r>
          </w:p>
        </w:tc>
        <w:tc>
          <w:tcPr>
            <w:tcW w:w="1140" w:type="dxa"/>
          </w:tcPr>
          <w:p>
            <w:pPr>
              <w:pStyle w:val="11"/>
              <w:spacing w:before="54"/>
              <w:ind w:left="6" w:right="51"/>
              <w:rPr>
                <w:sz w:val="18"/>
              </w:rPr>
            </w:pPr>
            <w:r>
              <w:rPr>
                <w:spacing w:val="-2"/>
                <w:sz w:val="18"/>
              </w:rPr>
              <w:t>0.095</w:t>
            </w:r>
          </w:p>
        </w:tc>
        <w:tc>
          <w:tcPr>
            <w:tcW w:w="873" w:type="dxa"/>
          </w:tcPr>
          <w:p>
            <w:pPr>
              <w:pStyle w:val="11"/>
              <w:spacing w:before="54"/>
              <w:ind w:right="52"/>
              <w:jc w:val="right"/>
              <w:rPr>
                <w:sz w:val="18"/>
              </w:rPr>
            </w:pPr>
            <w:r>
              <w:rPr>
                <w:spacing w:val="-2"/>
                <w:sz w:val="18"/>
              </w:rPr>
              <w:t>0.538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0.374</w:t>
            </w:r>
          </w:p>
        </w:tc>
        <w:tc>
          <w:tcPr>
            <w:tcW w:w="901" w:type="dxa"/>
          </w:tcPr>
          <w:p>
            <w:pPr>
              <w:pStyle w:val="11"/>
              <w:ind w:left="17"/>
              <w:rPr>
                <w:sz w:val="18"/>
              </w:rPr>
            </w:pPr>
            <w:r>
              <w:rPr>
                <w:spacing w:val="-2"/>
                <w:sz w:val="18"/>
              </w:rPr>
              <w:t>0.131</w:t>
            </w:r>
          </w:p>
        </w:tc>
        <w:tc>
          <w:tcPr>
            <w:tcW w:w="990" w:type="dxa"/>
          </w:tcPr>
          <w:p>
            <w:pPr>
              <w:pStyle w:val="11"/>
              <w:ind w:left="258"/>
              <w:jc w:val="left"/>
              <w:rPr>
                <w:sz w:val="18"/>
              </w:rPr>
            </w:pPr>
            <w:r>
              <w:rPr>
                <w:spacing w:val="-4"/>
                <w:sz w:val="18"/>
              </w:rPr>
              <w:t>0.38</w:t>
            </w:r>
          </w:p>
        </w:tc>
        <w:tc>
          <w:tcPr>
            <w:tcW w:w="1140" w:type="dxa"/>
          </w:tcPr>
          <w:p>
            <w:pPr>
              <w:pStyle w:val="11"/>
              <w:ind w:left="6" w:right="51"/>
              <w:rPr>
                <w:sz w:val="18"/>
              </w:rPr>
            </w:pPr>
            <w:r>
              <w:rPr>
                <w:spacing w:val="-2"/>
                <w:sz w:val="18"/>
              </w:rPr>
              <w:t>0.093</w:t>
            </w:r>
          </w:p>
        </w:tc>
        <w:tc>
          <w:tcPr>
            <w:tcW w:w="873" w:type="dxa"/>
          </w:tcPr>
          <w:p>
            <w:pPr>
              <w:pStyle w:val="11"/>
              <w:ind w:right="52"/>
              <w:jc w:val="right"/>
              <w:rPr>
                <w:sz w:val="18"/>
              </w:rPr>
            </w:pPr>
            <w:r>
              <w:rPr>
                <w:spacing w:val="-2"/>
                <w:sz w:val="18"/>
              </w:rPr>
              <w:t>0.622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Pr>
                <w:sz w:val="18"/>
              </w:rPr>
            </w:pPr>
            <w:r>
              <w:rPr>
                <w:spacing w:val="-2"/>
                <w:sz w:val="18"/>
              </w:rPr>
              <w:t>Tillering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0.328</w:t>
            </w:r>
          </w:p>
        </w:tc>
        <w:tc>
          <w:tcPr>
            <w:tcW w:w="901" w:type="dxa"/>
          </w:tcPr>
          <w:p>
            <w:pPr>
              <w:pStyle w:val="11"/>
              <w:ind w:left="17"/>
              <w:rPr>
                <w:sz w:val="18"/>
              </w:rPr>
            </w:pPr>
            <w:r>
              <w:rPr>
                <w:spacing w:val="-2"/>
                <w:sz w:val="18"/>
              </w:rPr>
              <w:t>0.161</w:t>
            </w:r>
          </w:p>
        </w:tc>
        <w:tc>
          <w:tcPr>
            <w:tcW w:w="990" w:type="dxa"/>
          </w:tcPr>
          <w:p>
            <w:pPr>
              <w:pStyle w:val="11"/>
              <w:ind w:left="208"/>
              <w:jc w:val="left"/>
              <w:rPr>
                <w:sz w:val="18"/>
              </w:rPr>
            </w:pPr>
            <w:r>
              <w:rPr>
                <w:spacing w:val="-2"/>
                <w:sz w:val="18"/>
              </w:rPr>
              <w:t>0.305</w:t>
            </w:r>
          </w:p>
        </w:tc>
        <w:tc>
          <w:tcPr>
            <w:tcW w:w="1140" w:type="dxa"/>
          </w:tcPr>
          <w:p>
            <w:pPr>
              <w:pStyle w:val="11"/>
              <w:ind w:left="6" w:right="51"/>
              <w:rPr>
                <w:sz w:val="18"/>
              </w:rPr>
            </w:pPr>
            <w:r>
              <w:rPr>
                <w:spacing w:val="-2"/>
                <w:sz w:val="18"/>
              </w:rPr>
              <w:t>0.077</w:t>
            </w:r>
          </w:p>
        </w:tc>
        <w:tc>
          <w:tcPr>
            <w:tcW w:w="873" w:type="dxa"/>
          </w:tcPr>
          <w:p>
            <w:pPr>
              <w:pStyle w:val="11"/>
              <w:ind w:right="52"/>
              <w:jc w:val="right"/>
              <w:rPr>
                <w:sz w:val="18"/>
              </w:rPr>
            </w:pPr>
            <w:r>
              <w:rPr>
                <w:spacing w:val="-2"/>
                <w:sz w:val="18"/>
              </w:rPr>
              <w:t>0.707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0.782</w:t>
            </w:r>
          </w:p>
        </w:tc>
        <w:tc>
          <w:tcPr>
            <w:tcW w:w="901" w:type="dxa"/>
          </w:tcPr>
          <w:p>
            <w:pPr>
              <w:pStyle w:val="11"/>
              <w:ind w:left="17"/>
              <w:rPr>
                <w:sz w:val="18"/>
              </w:rPr>
            </w:pPr>
            <w:r>
              <w:rPr>
                <w:spacing w:val="-2"/>
                <w:sz w:val="18"/>
              </w:rPr>
              <w:t>0.119</w:t>
            </w:r>
          </w:p>
        </w:tc>
        <w:tc>
          <w:tcPr>
            <w:tcW w:w="990" w:type="dxa"/>
          </w:tcPr>
          <w:p>
            <w:pPr>
              <w:pStyle w:val="11"/>
              <w:ind w:left="208"/>
              <w:jc w:val="left"/>
              <w:rPr>
                <w:sz w:val="18"/>
              </w:rPr>
            </w:pPr>
            <w:r>
              <w:rPr>
                <w:spacing w:val="-2"/>
                <w:sz w:val="18"/>
              </w:rPr>
              <w:t>0.803</w:t>
            </w:r>
          </w:p>
        </w:tc>
        <w:tc>
          <w:tcPr>
            <w:tcW w:w="1140" w:type="dxa"/>
          </w:tcPr>
          <w:p>
            <w:pPr>
              <w:pStyle w:val="11"/>
              <w:ind w:left="6" w:right="51"/>
              <w:rPr>
                <w:sz w:val="18"/>
              </w:rPr>
            </w:pPr>
            <w:r>
              <w:rPr>
                <w:spacing w:val="-2"/>
                <w:sz w:val="18"/>
              </w:rPr>
              <w:t>0.503</w:t>
            </w:r>
          </w:p>
        </w:tc>
        <w:tc>
          <w:tcPr>
            <w:tcW w:w="873" w:type="dxa"/>
          </w:tcPr>
          <w:p>
            <w:pPr>
              <w:pStyle w:val="11"/>
              <w:ind w:right="52"/>
              <w:jc w:val="right"/>
              <w:rPr>
                <w:sz w:val="18"/>
              </w:rPr>
            </w:pPr>
            <w:r>
              <w:rPr>
                <w:spacing w:val="-2"/>
                <w:sz w:val="18"/>
              </w:rPr>
              <w:t>0.958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7" w:right="35"/>
              <w:rPr>
                <w:sz w:val="18"/>
              </w:rPr>
            </w:pPr>
            <w:r>
              <w:rPr>
                <w:spacing w:val="-5"/>
                <w:sz w:val="18"/>
              </w:rPr>
              <w:t>0.2</w:t>
            </w:r>
          </w:p>
        </w:tc>
        <w:tc>
          <w:tcPr>
            <w:tcW w:w="901" w:type="dxa"/>
          </w:tcPr>
          <w:p>
            <w:pPr>
              <w:pStyle w:val="11"/>
              <w:ind w:left="17"/>
              <w:rPr>
                <w:sz w:val="18"/>
              </w:rPr>
            </w:pPr>
            <w:r>
              <w:rPr>
                <w:spacing w:val="-2"/>
                <w:sz w:val="18"/>
              </w:rPr>
              <w:t>0.116</w:t>
            </w:r>
          </w:p>
        </w:tc>
        <w:tc>
          <w:tcPr>
            <w:tcW w:w="990" w:type="dxa"/>
          </w:tcPr>
          <w:p>
            <w:pPr>
              <w:pStyle w:val="11"/>
              <w:ind w:left="258"/>
              <w:jc w:val="left"/>
              <w:rPr>
                <w:sz w:val="18"/>
              </w:rPr>
            </w:pPr>
            <w:r>
              <w:rPr>
                <w:spacing w:val="-4"/>
                <w:sz w:val="18"/>
              </w:rPr>
              <w:t>0.18</w:t>
            </w:r>
          </w:p>
        </w:tc>
        <w:tc>
          <w:tcPr>
            <w:tcW w:w="1140" w:type="dxa"/>
          </w:tcPr>
          <w:p>
            <w:pPr>
              <w:pStyle w:val="11"/>
              <w:ind w:left="6" w:right="51"/>
              <w:rPr>
                <w:sz w:val="18"/>
              </w:rPr>
            </w:pPr>
            <w:r>
              <w:rPr>
                <w:spacing w:val="-2"/>
                <w:sz w:val="18"/>
              </w:rPr>
              <w:t>0.029</w:t>
            </w:r>
          </w:p>
        </w:tc>
        <w:tc>
          <w:tcPr>
            <w:tcW w:w="873" w:type="dxa"/>
          </w:tcPr>
          <w:p>
            <w:pPr>
              <w:pStyle w:val="11"/>
              <w:ind w:right="52"/>
              <w:jc w:val="right"/>
              <w:rPr>
                <w:sz w:val="18"/>
              </w:rPr>
            </w:pPr>
            <w:r>
              <w:rPr>
                <w:spacing w:val="-2"/>
                <w:sz w:val="18"/>
              </w:rPr>
              <w:t>0.473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0.018</w:t>
            </w:r>
          </w:p>
        </w:tc>
        <w:tc>
          <w:tcPr>
            <w:tcW w:w="901" w:type="dxa"/>
          </w:tcPr>
          <w:p>
            <w:pPr>
              <w:pStyle w:val="11"/>
              <w:ind w:left="17" w:right="2"/>
              <w:rPr>
                <w:sz w:val="18"/>
              </w:rPr>
            </w:pPr>
            <w:r>
              <w:rPr>
                <w:spacing w:val="-4"/>
                <w:sz w:val="18"/>
              </w:rPr>
              <w:t>0.02</w:t>
            </w:r>
          </w:p>
        </w:tc>
        <w:tc>
          <w:tcPr>
            <w:tcW w:w="990" w:type="dxa"/>
          </w:tcPr>
          <w:p>
            <w:pPr>
              <w:pStyle w:val="11"/>
              <w:ind w:left="208"/>
              <w:jc w:val="left"/>
              <w:rPr>
                <w:sz w:val="18"/>
              </w:rPr>
            </w:pPr>
            <w:r>
              <w:rPr>
                <w:spacing w:val="-2"/>
                <w:sz w:val="18"/>
              </w:rPr>
              <w:t>0.012</w:t>
            </w:r>
          </w:p>
        </w:tc>
        <w:tc>
          <w:tcPr>
            <w:tcW w:w="1140" w:type="dxa"/>
          </w:tcPr>
          <w:p>
            <w:pPr>
              <w:pStyle w:val="11"/>
              <w:ind w:left="6" w:right="51"/>
              <w:rPr>
                <w:sz w:val="18"/>
              </w:rPr>
            </w:pPr>
            <w:r>
              <w:rPr>
                <w:spacing w:val="-2"/>
                <w:sz w:val="18"/>
              </w:rPr>
              <w:t>0.002</w:t>
            </w:r>
          </w:p>
        </w:tc>
        <w:tc>
          <w:tcPr>
            <w:tcW w:w="873" w:type="dxa"/>
          </w:tcPr>
          <w:p>
            <w:pPr>
              <w:pStyle w:val="11"/>
              <w:ind w:right="52"/>
              <w:jc w:val="right"/>
              <w:rPr>
                <w:sz w:val="18"/>
              </w:rPr>
            </w:pPr>
            <w:r>
              <w:rPr>
                <w:spacing w:val="-2"/>
                <w:sz w:val="18"/>
              </w:rPr>
              <w:t>0.077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ight="3"/>
              <w:rPr>
                <w:sz w:val="18"/>
              </w:rPr>
            </w:pPr>
            <w:r>
              <w:rPr>
                <w:spacing w:val="-2"/>
                <w:sz w:val="18"/>
              </w:rPr>
              <w:t>Ripening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0.893</w:t>
            </w:r>
          </w:p>
        </w:tc>
        <w:tc>
          <w:tcPr>
            <w:tcW w:w="901" w:type="dxa"/>
          </w:tcPr>
          <w:p>
            <w:pPr>
              <w:pStyle w:val="11"/>
              <w:ind w:left="17"/>
              <w:rPr>
                <w:sz w:val="18"/>
              </w:rPr>
            </w:pPr>
            <w:r>
              <w:rPr>
                <w:spacing w:val="-2"/>
                <w:sz w:val="18"/>
              </w:rPr>
              <w:t>0.065</w:t>
            </w:r>
          </w:p>
        </w:tc>
        <w:tc>
          <w:tcPr>
            <w:tcW w:w="990" w:type="dxa"/>
          </w:tcPr>
          <w:p>
            <w:pPr>
              <w:pStyle w:val="11"/>
              <w:ind w:left="208"/>
              <w:jc w:val="left"/>
              <w:rPr>
                <w:sz w:val="18"/>
              </w:rPr>
            </w:pPr>
            <w:r>
              <w:rPr>
                <w:spacing w:val="-2"/>
                <w:sz w:val="18"/>
              </w:rPr>
              <w:t>0.906</w:t>
            </w:r>
          </w:p>
        </w:tc>
        <w:tc>
          <w:tcPr>
            <w:tcW w:w="1140" w:type="dxa"/>
          </w:tcPr>
          <w:p>
            <w:pPr>
              <w:pStyle w:val="11"/>
              <w:ind w:left="6" w:right="51"/>
              <w:rPr>
                <w:sz w:val="18"/>
              </w:rPr>
            </w:pPr>
            <w:r>
              <w:rPr>
                <w:spacing w:val="-2"/>
                <w:sz w:val="18"/>
              </w:rPr>
              <w:t>0.735</w:t>
            </w:r>
          </w:p>
        </w:tc>
        <w:tc>
          <w:tcPr>
            <w:tcW w:w="873" w:type="dxa"/>
          </w:tcPr>
          <w:p>
            <w:pPr>
              <w:pStyle w:val="11"/>
              <w:ind w:right="52"/>
              <w:jc w:val="right"/>
              <w:rPr>
                <w:sz w:val="18"/>
              </w:rPr>
            </w:pPr>
            <w:r>
              <w:rPr>
                <w:spacing w:val="-2"/>
                <w:sz w:val="18"/>
              </w:rPr>
              <w:t>0.979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ight="3"/>
              <w:rPr>
                <w:sz w:val="18"/>
              </w:rPr>
            </w:pPr>
            <w:r>
              <w:rPr>
                <w:spacing w:val="-2"/>
                <w:sz w:val="18"/>
              </w:rPr>
              <w:t>Ripening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0.101</w:t>
            </w:r>
          </w:p>
        </w:tc>
        <w:tc>
          <w:tcPr>
            <w:tcW w:w="901" w:type="dxa"/>
          </w:tcPr>
          <w:p>
            <w:pPr>
              <w:pStyle w:val="11"/>
              <w:ind w:left="17"/>
              <w:rPr>
                <w:sz w:val="18"/>
              </w:rPr>
            </w:pPr>
            <w:r>
              <w:rPr>
                <w:spacing w:val="-2"/>
                <w:sz w:val="18"/>
              </w:rPr>
              <w:t>0.064</w:t>
            </w:r>
          </w:p>
        </w:tc>
        <w:tc>
          <w:tcPr>
            <w:tcW w:w="990" w:type="dxa"/>
          </w:tcPr>
          <w:p>
            <w:pPr>
              <w:pStyle w:val="11"/>
              <w:ind w:left="208"/>
              <w:jc w:val="left"/>
              <w:rPr>
                <w:sz w:val="18"/>
              </w:rPr>
            </w:pPr>
            <w:r>
              <w:rPr>
                <w:spacing w:val="-2"/>
                <w:sz w:val="18"/>
              </w:rPr>
              <w:t>0.089</w:t>
            </w:r>
          </w:p>
        </w:tc>
        <w:tc>
          <w:tcPr>
            <w:tcW w:w="1140" w:type="dxa"/>
          </w:tcPr>
          <w:p>
            <w:pPr>
              <w:pStyle w:val="11"/>
              <w:ind w:left="6" w:right="51"/>
              <w:rPr>
                <w:sz w:val="18"/>
              </w:rPr>
            </w:pPr>
            <w:r>
              <w:rPr>
                <w:spacing w:val="-2"/>
                <w:sz w:val="18"/>
              </w:rPr>
              <w:t>0.017</w:t>
            </w:r>
          </w:p>
        </w:tc>
        <w:tc>
          <w:tcPr>
            <w:tcW w:w="873" w:type="dxa"/>
          </w:tcPr>
          <w:p>
            <w:pPr>
              <w:pStyle w:val="11"/>
              <w:ind w:right="52"/>
              <w:jc w:val="right"/>
              <w:rPr>
                <w:sz w:val="18"/>
              </w:rPr>
            </w:pPr>
            <w:r>
              <w:rPr>
                <w:spacing w:val="-2"/>
                <w:sz w:val="18"/>
              </w:rPr>
              <w:t>0.256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MC3</w:t>
            </w:r>
          </w:p>
        </w:tc>
        <w:tc>
          <w:tcPr>
            <w:tcW w:w="1104" w:type="dxa"/>
          </w:tcPr>
          <w:p>
            <w:pPr>
              <w:pStyle w:val="11"/>
              <w:ind w:left="25" w:right="3"/>
              <w:rPr>
                <w:sz w:val="18"/>
              </w:rPr>
            </w:pPr>
            <w:r>
              <w:rPr>
                <w:spacing w:val="-2"/>
                <w:sz w:val="18"/>
              </w:rPr>
              <w:t>Ripening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0.005</w:t>
            </w:r>
          </w:p>
        </w:tc>
        <w:tc>
          <w:tcPr>
            <w:tcW w:w="901" w:type="dxa"/>
          </w:tcPr>
          <w:p>
            <w:pPr>
              <w:pStyle w:val="11"/>
              <w:ind w:left="17"/>
              <w:rPr>
                <w:sz w:val="18"/>
              </w:rPr>
            </w:pPr>
            <w:r>
              <w:rPr>
                <w:spacing w:val="-2"/>
                <w:sz w:val="18"/>
              </w:rPr>
              <w:t>0.008</w:t>
            </w:r>
          </w:p>
        </w:tc>
        <w:tc>
          <w:tcPr>
            <w:tcW w:w="990" w:type="dxa"/>
          </w:tcPr>
          <w:p>
            <w:pPr>
              <w:pStyle w:val="11"/>
              <w:ind w:left="208"/>
              <w:jc w:val="left"/>
              <w:rPr>
                <w:sz w:val="18"/>
              </w:rPr>
            </w:pPr>
            <w:r>
              <w:rPr>
                <w:spacing w:val="-2"/>
                <w:sz w:val="18"/>
              </w:rPr>
              <w:t>0.003</w:t>
            </w:r>
          </w:p>
        </w:tc>
        <w:tc>
          <w:tcPr>
            <w:tcW w:w="1140" w:type="dxa"/>
          </w:tcPr>
          <w:p>
            <w:pPr>
              <w:pStyle w:val="11"/>
              <w:ind w:left="7" w:right="51"/>
              <w:rPr>
                <w:sz w:val="18"/>
              </w:rPr>
            </w:pPr>
            <w:r>
              <w:rPr>
                <w:spacing w:val="-10"/>
                <w:sz w:val="18"/>
              </w:rPr>
              <w:t>0</w:t>
            </w:r>
          </w:p>
        </w:tc>
        <w:tc>
          <w:tcPr>
            <w:tcW w:w="873" w:type="dxa"/>
          </w:tcPr>
          <w:p>
            <w:pPr>
              <w:pStyle w:val="11"/>
              <w:ind w:right="52"/>
              <w:jc w:val="right"/>
              <w:rPr>
                <w:sz w:val="18"/>
              </w:rPr>
            </w:pPr>
            <w:r>
              <w:rPr>
                <w:spacing w:val="-2"/>
                <w:sz w:val="18"/>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Tillering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7" w:right="35"/>
              <w:rPr>
                <w:sz w:val="18"/>
              </w:rPr>
            </w:pPr>
            <w:r>
              <w:rPr>
                <w:spacing w:val="-5"/>
                <w:sz w:val="18"/>
              </w:rPr>
              <w:t>0.2</w:t>
            </w:r>
          </w:p>
        </w:tc>
        <w:tc>
          <w:tcPr>
            <w:tcW w:w="901" w:type="dxa"/>
          </w:tcPr>
          <w:p>
            <w:pPr>
              <w:pStyle w:val="11"/>
              <w:ind w:left="17"/>
              <w:rPr>
                <w:sz w:val="18"/>
              </w:rPr>
            </w:pPr>
            <w:r>
              <w:rPr>
                <w:spacing w:val="-2"/>
                <w:sz w:val="18"/>
              </w:rPr>
              <w:t>0.121</w:t>
            </w:r>
          </w:p>
        </w:tc>
        <w:tc>
          <w:tcPr>
            <w:tcW w:w="990" w:type="dxa"/>
          </w:tcPr>
          <w:p>
            <w:pPr>
              <w:pStyle w:val="11"/>
              <w:ind w:left="208"/>
              <w:jc w:val="left"/>
              <w:rPr>
                <w:sz w:val="18"/>
              </w:rPr>
            </w:pPr>
            <w:r>
              <w:rPr>
                <w:spacing w:val="-2"/>
                <w:sz w:val="18"/>
              </w:rPr>
              <w:t>0.185</w:t>
            </w:r>
          </w:p>
        </w:tc>
        <w:tc>
          <w:tcPr>
            <w:tcW w:w="1140" w:type="dxa"/>
          </w:tcPr>
          <w:p>
            <w:pPr>
              <w:pStyle w:val="11"/>
              <w:ind w:left="6" w:right="51"/>
              <w:rPr>
                <w:sz w:val="18"/>
              </w:rPr>
            </w:pPr>
            <w:r>
              <w:rPr>
                <w:spacing w:val="-2"/>
                <w:sz w:val="18"/>
              </w:rPr>
              <w:t>0.027</w:t>
            </w:r>
          </w:p>
        </w:tc>
        <w:tc>
          <w:tcPr>
            <w:tcW w:w="873" w:type="dxa"/>
          </w:tcPr>
          <w:p>
            <w:pPr>
              <w:pStyle w:val="11"/>
              <w:ind w:right="52"/>
              <w:jc w:val="right"/>
              <w:rPr>
                <w:sz w:val="18"/>
              </w:rPr>
            </w:pPr>
            <w:r>
              <w:rPr>
                <w:spacing w:val="-2"/>
                <w:sz w:val="18"/>
              </w:rPr>
              <w:t>0.478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Tillering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0.141</w:t>
            </w:r>
          </w:p>
        </w:tc>
        <w:tc>
          <w:tcPr>
            <w:tcW w:w="901" w:type="dxa"/>
          </w:tcPr>
          <w:p>
            <w:pPr>
              <w:pStyle w:val="11"/>
              <w:ind w:left="17"/>
              <w:rPr>
                <w:sz w:val="18"/>
              </w:rPr>
            </w:pPr>
            <w:r>
              <w:rPr>
                <w:spacing w:val="-2"/>
                <w:sz w:val="18"/>
              </w:rPr>
              <w:t>0.115</w:t>
            </w:r>
          </w:p>
        </w:tc>
        <w:tc>
          <w:tcPr>
            <w:tcW w:w="990" w:type="dxa"/>
          </w:tcPr>
          <w:p>
            <w:pPr>
              <w:pStyle w:val="11"/>
              <w:ind w:left="208"/>
              <w:jc w:val="left"/>
              <w:rPr>
                <w:sz w:val="18"/>
              </w:rPr>
            </w:pPr>
            <w:r>
              <w:rPr>
                <w:spacing w:val="-2"/>
                <w:sz w:val="18"/>
              </w:rPr>
              <w:t>0.113</w:t>
            </w:r>
          </w:p>
        </w:tc>
        <w:tc>
          <w:tcPr>
            <w:tcW w:w="1140" w:type="dxa"/>
          </w:tcPr>
          <w:p>
            <w:pPr>
              <w:pStyle w:val="11"/>
              <w:ind w:left="6" w:right="51"/>
              <w:rPr>
                <w:sz w:val="18"/>
              </w:rPr>
            </w:pPr>
            <w:r>
              <w:rPr>
                <w:spacing w:val="-2"/>
                <w:sz w:val="18"/>
              </w:rPr>
              <w:t>0.008</w:t>
            </w:r>
          </w:p>
        </w:tc>
        <w:tc>
          <w:tcPr>
            <w:tcW w:w="873" w:type="dxa"/>
          </w:tcPr>
          <w:p>
            <w:pPr>
              <w:pStyle w:val="11"/>
              <w:ind w:right="104"/>
              <w:jc w:val="right"/>
              <w:rPr>
                <w:sz w:val="18"/>
              </w:rPr>
            </w:pPr>
            <w:r>
              <w:rPr>
                <w:spacing w:val="-4"/>
                <w:sz w:val="18"/>
              </w:rPr>
              <w:t>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614" w:type="dxa"/>
          </w:tcPr>
          <w:p>
            <w:pPr>
              <w:pStyle w:val="11"/>
              <w:spacing w:before="54"/>
              <w:ind w:left="50"/>
              <w:jc w:val="left"/>
              <w:rPr>
                <w:sz w:val="18"/>
              </w:rPr>
            </w:pPr>
            <w:r>
              <w:rPr>
                <w:spacing w:val="-4"/>
                <w:sz w:val="18"/>
              </w:rPr>
              <w:t>2019</w:t>
            </w:r>
          </w:p>
        </w:tc>
        <w:tc>
          <w:tcPr>
            <w:tcW w:w="691" w:type="dxa"/>
          </w:tcPr>
          <w:p>
            <w:pPr>
              <w:pStyle w:val="11"/>
              <w:spacing w:before="54"/>
              <w:ind w:right="7"/>
              <w:rPr>
                <w:sz w:val="18"/>
              </w:rPr>
            </w:pPr>
            <w:r>
              <w:rPr>
                <w:spacing w:val="-4"/>
                <w:sz w:val="18"/>
              </w:rPr>
              <w:t>Both</w:t>
            </w:r>
          </w:p>
        </w:tc>
        <w:tc>
          <w:tcPr>
            <w:tcW w:w="722" w:type="dxa"/>
          </w:tcPr>
          <w:p>
            <w:pPr>
              <w:pStyle w:val="11"/>
              <w:spacing w:before="54"/>
              <w:ind w:right="1"/>
              <w:rPr>
                <w:sz w:val="18"/>
              </w:rPr>
            </w:pPr>
            <w:r>
              <w:rPr>
                <w:spacing w:val="-5"/>
                <w:sz w:val="18"/>
              </w:rPr>
              <w:t>MO1</w:t>
            </w:r>
          </w:p>
        </w:tc>
        <w:tc>
          <w:tcPr>
            <w:tcW w:w="1104" w:type="dxa"/>
          </w:tcPr>
          <w:p>
            <w:pPr>
              <w:pStyle w:val="11"/>
              <w:spacing w:before="54"/>
              <w:ind w:left="25"/>
              <w:rPr>
                <w:sz w:val="18"/>
              </w:rPr>
            </w:pPr>
            <w:r>
              <w:rPr>
                <w:spacing w:val="-2"/>
                <w:sz w:val="18"/>
              </w:rPr>
              <w:t>Tillering</w:t>
            </w:r>
          </w:p>
        </w:tc>
        <w:tc>
          <w:tcPr>
            <w:tcW w:w="1727" w:type="dxa"/>
          </w:tcPr>
          <w:p>
            <w:pPr>
              <w:pStyle w:val="11"/>
              <w:spacing w:before="54"/>
              <w:ind w:left="5" w:right="58"/>
              <w:rPr>
                <w:sz w:val="18"/>
              </w:rPr>
            </w:pPr>
            <w:r>
              <w:rPr>
                <w:spacing w:val="-2"/>
                <w:sz w:val="18"/>
              </w:rPr>
              <w:t>Detritivore</w:t>
            </w:r>
          </w:p>
        </w:tc>
        <w:tc>
          <w:tcPr>
            <w:tcW w:w="888" w:type="dxa"/>
          </w:tcPr>
          <w:p>
            <w:pPr>
              <w:pStyle w:val="11"/>
              <w:spacing w:before="54"/>
              <w:ind w:left="6" w:right="35"/>
              <w:rPr>
                <w:sz w:val="18"/>
              </w:rPr>
            </w:pPr>
            <w:r>
              <w:rPr>
                <w:spacing w:val="-2"/>
                <w:sz w:val="18"/>
              </w:rPr>
              <w:t>0.659</w:t>
            </w:r>
          </w:p>
        </w:tc>
        <w:tc>
          <w:tcPr>
            <w:tcW w:w="901" w:type="dxa"/>
          </w:tcPr>
          <w:p>
            <w:pPr>
              <w:pStyle w:val="11"/>
              <w:spacing w:before="54"/>
              <w:ind w:left="17"/>
              <w:rPr>
                <w:sz w:val="18"/>
              </w:rPr>
            </w:pPr>
            <w:r>
              <w:rPr>
                <w:spacing w:val="-2"/>
                <w:sz w:val="18"/>
              </w:rPr>
              <w:t>0.177</w:t>
            </w:r>
          </w:p>
        </w:tc>
        <w:tc>
          <w:tcPr>
            <w:tcW w:w="990" w:type="dxa"/>
          </w:tcPr>
          <w:p>
            <w:pPr>
              <w:pStyle w:val="11"/>
              <w:spacing w:before="54"/>
              <w:ind w:left="208"/>
              <w:jc w:val="left"/>
              <w:rPr>
                <w:sz w:val="18"/>
              </w:rPr>
            </w:pPr>
            <w:r>
              <w:rPr>
                <w:spacing w:val="-2"/>
                <w:sz w:val="18"/>
              </w:rPr>
              <w:t>0.674</w:t>
            </w:r>
          </w:p>
        </w:tc>
        <w:tc>
          <w:tcPr>
            <w:tcW w:w="1140" w:type="dxa"/>
          </w:tcPr>
          <w:p>
            <w:pPr>
              <w:pStyle w:val="11"/>
              <w:spacing w:before="54"/>
              <w:ind w:left="6" w:right="51"/>
              <w:rPr>
                <w:sz w:val="18"/>
              </w:rPr>
            </w:pPr>
            <w:r>
              <w:rPr>
                <w:spacing w:val="-2"/>
                <w:sz w:val="18"/>
              </w:rPr>
              <w:t>0.245</w:t>
            </w:r>
          </w:p>
        </w:tc>
        <w:tc>
          <w:tcPr>
            <w:tcW w:w="873" w:type="dxa"/>
          </w:tcPr>
          <w:p>
            <w:pPr>
              <w:pStyle w:val="11"/>
              <w:spacing w:before="54"/>
              <w:ind w:right="52"/>
              <w:jc w:val="right"/>
              <w:rPr>
                <w:sz w:val="18"/>
              </w:rPr>
            </w:pPr>
            <w:r>
              <w:rPr>
                <w:spacing w:val="-2"/>
                <w:sz w:val="18"/>
              </w:rPr>
              <w:t>0.949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Flowering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0.812</w:t>
            </w:r>
          </w:p>
        </w:tc>
        <w:tc>
          <w:tcPr>
            <w:tcW w:w="901" w:type="dxa"/>
          </w:tcPr>
          <w:p>
            <w:pPr>
              <w:pStyle w:val="11"/>
              <w:ind w:left="17"/>
              <w:rPr>
                <w:sz w:val="18"/>
              </w:rPr>
            </w:pPr>
            <w:r>
              <w:rPr>
                <w:spacing w:val="-2"/>
                <w:sz w:val="18"/>
              </w:rPr>
              <w:t>0.117</w:t>
            </w:r>
          </w:p>
        </w:tc>
        <w:tc>
          <w:tcPr>
            <w:tcW w:w="990" w:type="dxa"/>
          </w:tcPr>
          <w:p>
            <w:pPr>
              <w:pStyle w:val="11"/>
              <w:ind w:left="208"/>
              <w:jc w:val="left"/>
              <w:rPr>
                <w:sz w:val="18"/>
              </w:rPr>
            </w:pPr>
            <w:r>
              <w:rPr>
                <w:spacing w:val="-2"/>
                <w:sz w:val="18"/>
              </w:rPr>
              <w:t>0.833</w:t>
            </w:r>
          </w:p>
        </w:tc>
        <w:tc>
          <w:tcPr>
            <w:tcW w:w="1140" w:type="dxa"/>
          </w:tcPr>
          <w:p>
            <w:pPr>
              <w:pStyle w:val="11"/>
              <w:ind w:left="6" w:right="51"/>
              <w:rPr>
                <w:sz w:val="18"/>
              </w:rPr>
            </w:pPr>
            <w:r>
              <w:rPr>
                <w:spacing w:val="-2"/>
                <w:sz w:val="18"/>
              </w:rPr>
              <w:t>0.539</w:t>
            </w:r>
          </w:p>
        </w:tc>
        <w:tc>
          <w:tcPr>
            <w:tcW w:w="873" w:type="dxa"/>
          </w:tcPr>
          <w:p>
            <w:pPr>
              <w:pStyle w:val="11"/>
              <w:ind w:right="52"/>
              <w:jc w:val="right"/>
              <w:rPr>
                <w:sz w:val="18"/>
              </w:rPr>
            </w:pPr>
            <w:r>
              <w:rPr>
                <w:spacing w:val="-2"/>
                <w:sz w:val="18"/>
              </w:rPr>
              <w:t>0.968</w:t>
            </w:r>
          </w:p>
        </w:tc>
      </w:tr>
      <w:tr>
        <w:tblPrEx>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Flowering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0.115</w:t>
            </w:r>
          </w:p>
        </w:tc>
        <w:tc>
          <w:tcPr>
            <w:tcW w:w="901" w:type="dxa"/>
          </w:tcPr>
          <w:p>
            <w:pPr>
              <w:pStyle w:val="11"/>
              <w:ind w:left="17" w:right="2"/>
              <w:rPr>
                <w:sz w:val="18"/>
              </w:rPr>
            </w:pPr>
            <w:r>
              <w:rPr>
                <w:spacing w:val="-4"/>
                <w:sz w:val="18"/>
              </w:rPr>
              <w:t>0.09</w:t>
            </w:r>
          </w:p>
        </w:tc>
        <w:tc>
          <w:tcPr>
            <w:tcW w:w="990" w:type="dxa"/>
          </w:tcPr>
          <w:p>
            <w:pPr>
              <w:pStyle w:val="11"/>
              <w:ind w:left="208"/>
              <w:jc w:val="left"/>
              <w:rPr>
                <w:sz w:val="18"/>
              </w:rPr>
            </w:pPr>
            <w:r>
              <w:rPr>
                <w:spacing w:val="-2"/>
                <w:sz w:val="18"/>
              </w:rPr>
              <w:t>0.092</w:t>
            </w:r>
          </w:p>
        </w:tc>
        <w:tc>
          <w:tcPr>
            <w:tcW w:w="1140" w:type="dxa"/>
          </w:tcPr>
          <w:p>
            <w:pPr>
              <w:pStyle w:val="11"/>
              <w:ind w:left="6" w:right="51"/>
              <w:rPr>
                <w:sz w:val="18"/>
              </w:rPr>
            </w:pPr>
            <w:r>
              <w:rPr>
                <w:spacing w:val="-2"/>
                <w:sz w:val="18"/>
              </w:rPr>
              <w:t>0.008</w:t>
            </w:r>
          </w:p>
        </w:tc>
        <w:tc>
          <w:tcPr>
            <w:tcW w:w="873" w:type="dxa"/>
          </w:tcPr>
          <w:p>
            <w:pPr>
              <w:pStyle w:val="11"/>
              <w:ind w:right="52"/>
              <w:jc w:val="right"/>
              <w:rPr>
                <w:sz w:val="18"/>
              </w:rPr>
            </w:pPr>
            <w:r>
              <w:rPr>
                <w:spacing w:val="-2"/>
                <w:sz w:val="18"/>
              </w:rPr>
              <w:t>0.337</w:t>
            </w:r>
          </w:p>
        </w:tc>
      </w:tr>
      <w:tr>
        <w:tblPrEx>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Pr>
                <w:sz w:val="18"/>
              </w:rPr>
            </w:pPr>
            <w:r>
              <w:rPr>
                <w:spacing w:val="-2"/>
                <w:sz w:val="18"/>
              </w:rPr>
              <w:t>Flowering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0.072</w:t>
            </w:r>
          </w:p>
        </w:tc>
        <w:tc>
          <w:tcPr>
            <w:tcW w:w="901" w:type="dxa"/>
          </w:tcPr>
          <w:p>
            <w:pPr>
              <w:pStyle w:val="11"/>
              <w:ind w:left="17"/>
              <w:rPr>
                <w:sz w:val="18"/>
              </w:rPr>
            </w:pPr>
            <w:r>
              <w:rPr>
                <w:spacing w:val="-2"/>
                <w:sz w:val="18"/>
              </w:rPr>
              <w:t>0.081</w:t>
            </w:r>
          </w:p>
        </w:tc>
        <w:tc>
          <w:tcPr>
            <w:tcW w:w="990" w:type="dxa"/>
          </w:tcPr>
          <w:p>
            <w:pPr>
              <w:pStyle w:val="11"/>
              <w:ind w:left="208"/>
              <w:jc w:val="left"/>
              <w:rPr>
                <w:sz w:val="18"/>
              </w:rPr>
            </w:pPr>
            <w:r>
              <w:rPr>
                <w:spacing w:val="-2"/>
                <w:sz w:val="18"/>
              </w:rPr>
              <w:t>0.046</w:t>
            </w:r>
          </w:p>
        </w:tc>
        <w:tc>
          <w:tcPr>
            <w:tcW w:w="1140" w:type="dxa"/>
          </w:tcPr>
          <w:p>
            <w:pPr>
              <w:pStyle w:val="11"/>
              <w:ind w:left="6" w:right="51"/>
              <w:rPr>
                <w:sz w:val="18"/>
              </w:rPr>
            </w:pPr>
            <w:r>
              <w:rPr>
                <w:spacing w:val="-2"/>
                <w:sz w:val="18"/>
              </w:rPr>
              <w:t>0.006</w:t>
            </w:r>
          </w:p>
        </w:tc>
        <w:tc>
          <w:tcPr>
            <w:tcW w:w="873" w:type="dxa"/>
          </w:tcPr>
          <w:p>
            <w:pPr>
              <w:pStyle w:val="11"/>
              <w:ind w:right="52"/>
              <w:jc w:val="right"/>
              <w:rPr>
                <w:sz w:val="18"/>
              </w:rPr>
            </w:pPr>
            <w:r>
              <w:rPr>
                <w:spacing w:val="-2"/>
                <w:sz w:val="18"/>
              </w:rPr>
              <w:t>0.303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ight="3"/>
              <w:rPr>
                <w:sz w:val="18"/>
              </w:rPr>
            </w:pPr>
            <w:r>
              <w:rPr>
                <w:spacing w:val="-2"/>
                <w:sz w:val="18"/>
              </w:rPr>
              <w:t>Ripening</w:t>
            </w:r>
          </w:p>
        </w:tc>
        <w:tc>
          <w:tcPr>
            <w:tcW w:w="1727" w:type="dxa"/>
          </w:tcPr>
          <w:p>
            <w:pPr>
              <w:pStyle w:val="11"/>
              <w:ind w:left="7" w:right="58"/>
              <w:rPr>
                <w:sz w:val="18"/>
              </w:rPr>
            </w:pPr>
            <w:r>
              <w:rPr>
                <w:sz w:val="18"/>
              </w:rPr>
              <w:t>Rice</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0.914</w:t>
            </w:r>
          </w:p>
        </w:tc>
        <w:tc>
          <w:tcPr>
            <w:tcW w:w="901" w:type="dxa"/>
          </w:tcPr>
          <w:p>
            <w:pPr>
              <w:pStyle w:val="11"/>
              <w:ind w:left="17"/>
              <w:rPr>
                <w:sz w:val="18"/>
              </w:rPr>
            </w:pPr>
            <w:r>
              <w:rPr>
                <w:spacing w:val="-2"/>
                <w:sz w:val="18"/>
              </w:rPr>
              <w:t>0.075</w:t>
            </w:r>
          </w:p>
        </w:tc>
        <w:tc>
          <w:tcPr>
            <w:tcW w:w="990" w:type="dxa"/>
          </w:tcPr>
          <w:p>
            <w:pPr>
              <w:pStyle w:val="11"/>
              <w:ind w:left="208"/>
              <w:jc w:val="left"/>
              <w:rPr>
                <w:sz w:val="18"/>
              </w:rPr>
            </w:pPr>
            <w:r>
              <w:rPr>
                <w:spacing w:val="-2"/>
                <w:sz w:val="18"/>
              </w:rPr>
              <w:t>0.936</w:t>
            </w:r>
          </w:p>
        </w:tc>
        <w:tc>
          <w:tcPr>
            <w:tcW w:w="1140" w:type="dxa"/>
          </w:tcPr>
          <w:p>
            <w:pPr>
              <w:pStyle w:val="11"/>
              <w:ind w:left="6" w:right="51"/>
              <w:rPr>
                <w:sz w:val="18"/>
              </w:rPr>
            </w:pPr>
            <w:r>
              <w:rPr>
                <w:spacing w:val="-2"/>
                <w:sz w:val="18"/>
              </w:rPr>
              <w:t>0.713</w:t>
            </w:r>
          </w:p>
        </w:tc>
        <w:tc>
          <w:tcPr>
            <w:tcW w:w="873" w:type="dxa"/>
          </w:tcPr>
          <w:p>
            <w:pPr>
              <w:pStyle w:val="11"/>
              <w:ind w:right="52"/>
              <w:jc w:val="right"/>
              <w:rPr>
                <w:sz w:val="18"/>
              </w:rPr>
            </w:pPr>
            <w:r>
              <w:rPr>
                <w:spacing w:val="-2"/>
                <w:sz w:val="18"/>
              </w:rPr>
              <w:t>0.991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ight="3"/>
              <w:rPr>
                <w:sz w:val="18"/>
              </w:rPr>
            </w:pPr>
            <w:r>
              <w:rPr>
                <w:spacing w:val="-2"/>
                <w:sz w:val="18"/>
              </w:rPr>
              <w:t>Ripening</w:t>
            </w:r>
          </w:p>
        </w:tc>
        <w:tc>
          <w:tcPr>
            <w:tcW w:w="1727" w:type="dxa"/>
          </w:tcPr>
          <w:p>
            <w:pPr>
              <w:pStyle w:val="11"/>
              <w:ind w:left="4" w:right="58"/>
              <w:rPr>
                <w:sz w:val="18"/>
              </w:rPr>
            </w:pPr>
            <w:r>
              <w:rPr>
                <w:sz w:val="18"/>
              </w:rPr>
              <w:t>Tourist</w:t>
            </w:r>
            <w:r>
              <w:rPr>
                <w:spacing w:val="8"/>
                <w:sz w:val="18"/>
              </w:rPr>
              <w:t xml:space="preserve"> </w:t>
            </w:r>
            <w:r>
              <w:rPr>
                <w:spacing w:val="-2"/>
                <w:sz w:val="18"/>
              </w:rPr>
              <w:t>herbivore</w:t>
            </w:r>
          </w:p>
        </w:tc>
        <w:tc>
          <w:tcPr>
            <w:tcW w:w="888" w:type="dxa"/>
          </w:tcPr>
          <w:p>
            <w:pPr>
              <w:pStyle w:val="11"/>
              <w:ind w:left="6" w:right="35"/>
              <w:rPr>
                <w:sz w:val="18"/>
              </w:rPr>
            </w:pPr>
            <w:r>
              <w:rPr>
                <w:spacing w:val="-2"/>
                <w:sz w:val="18"/>
              </w:rPr>
              <w:t>0.059</w:t>
            </w:r>
          </w:p>
        </w:tc>
        <w:tc>
          <w:tcPr>
            <w:tcW w:w="901" w:type="dxa"/>
          </w:tcPr>
          <w:p>
            <w:pPr>
              <w:pStyle w:val="11"/>
              <w:ind w:left="17"/>
              <w:rPr>
                <w:sz w:val="18"/>
              </w:rPr>
            </w:pPr>
            <w:r>
              <w:rPr>
                <w:spacing w:val="-2"/>
                <w:sz w:val="18"/>
              </w:rPr>
              <w:t>0.053</w:t>
            </w:r>
          </w:p>
        </w:tc>
        <w:tc>
          <w:tcPr>
            <w:tcW w:w="990" w:type="dxa"/>
          </w:tcPr>
          <w:p>
            <w:pPr>
              <w:pStyle w:val="11"/>
              <w:ind w:left="208"/>
              <w:jc w:val="left"/>
              <w:rPr>
                <w:sz w:val="18"/>
              </w:rPr>
            </w:pPr>
            <w:r>
              <w:rPr>
                <w:spacing w:val="-2"/>
                <w:sz w:val="18"/>
              </w:rPr>
              <w:t>0.045</w:t>
            </w:r>
          </w:p>
        </w:tc>
        <w:tc>
          <w:tcPr>
            <w:tcW w:w="1140" w:type="dxa"/>
          </w:tcPr>
          <w:p>
            <w:pPr>
              <w:pStyle w:val="11"/>
              <w:ind w:left="6" w:right="51"/>
              <w:rPr>
                <w:sz w:val="18"/>
              </w:rPr>
            </w:pPr>
            <w:r>
              <w:rPr>
                <w:spacing w:val="-2"/>
                <w:sz w:val="18"/>
              </w:rPr>
              <w:t>0.004</w:t>
            </w:r>
          </w:p>
        </w:tc>
        <w:tc>
          <w:tcPr>
            <w:tcW w:w="873" w:type="dxa"/>
          </w:tcPr>
          <w:p>
            <w:pPr>
              <w:pStyle w:val="11"/>
              <w:ind w:right="52"/>
              <w:jc w:val="right"/>
              <w:rPr>
                <w:sz w:val="18"/>
              </w:rPr>
            </w:pPr>
            <w:r>
              <w:rPr>
                <w:spacing w:val="-2"/>
                <w:sz w:val="18"/>
              </w:rPr>
              <w:t>0.203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614" w:type="dxa"/>
          </w:tcPr>
          <w:p>
            <w:pPr>
              <w:pStyle w:val="11"/>
              <w:ind w:left="50"/>
              <w:jc w:val="left"/>
              <w:rPr>
                <w:sz w:val="18"/>
              </w:rPr>
            </w:pPr>
            <w:r>
              <w:rPr>
                <w:spacing w:val="-4"/>
                <w:sz w:val="18"/>
              </w:rPr>
              <w:t>2019</w:t>
            </w:r>
          </w:p>
        </w:tc>
        <w:tc>
          <w:tcPr>
            <w:tcW w:w="691" w:type="dxa"/>
          </w:tcPr>
          <w:p>
            <w:pPr>
              <w:pStyle w:val="11"/>
              <w:ind w:right="7"/>
              <w:rPr>
                <w:sz w:val="18"/>
              </w:rPr>
            </w:pPr>
            <w:r>
              <w:rPr>
                <w:spacing w:val="-4"/>
                <w:sz w:val="18"/>
              </w:rPr>
              <w:t>Both</w:t>
            </w:r>
          </w:p>
        </w:tc>
        <w:tc>
          <w:tcPr>
            <w:tcW w:w="722" w:type="dxa"/>
          </w:tcPr>
          <w:p>
            <w:pPr>
              <w:pStyle w:val="11"/>
              <w:ind w:right="1"/>
              <w:rPr>
                <w:sz w:val="18"/>
              </w:rPr>
            </w:pPr>
            <w:r>
              <w:rPr>
                <w:spacing w:val="-5"/>
                <w:sz w:val="18"/>
              </w:rPr>
              <w:t>MO1</w:t>
            </w:r>
          </w:p>
        </w:tc>
        <w:tc>
          <w:tcPr>
            <w:tcW w:w="1104" w:type="dxa"/>
          </w:tcPr>
          <w:p>
            <w:pPr>
              <w:pStyle w:val="11"/>
              <w:ind w:left="25" w:right="3"/>
              <w:rPr>
                <w:sz w:val="18"/>
              </w:rPr>
            </w:pPr>
            <w:r>
              <w:rPr>
                <w:spacing w:val="-2"/>
                <w:sz w:val="18"/>
              </w:rPr>
              <w:t>Ripening</w:t>
            </w:r>
          </w:p>
        </w:tc>
        <w:tc>
          <w:tcPr>
            <w:tcW w:w="1727" w:type="dxa"/>
          </w:tcPr>
          <w:p>
            <w:pPr>
              <w:pStyle w:val="11"/>
              <w:ind w:left="5" w:right="58"/>
              <w:rPr>
                <w:sz w:val="18"/>
              </w:rPr>
            </w:pPr>
            <w:r>
              <w:rPr>
                <w:spacing w:val="-2"/>
                <w:sz w:val="18"/>
              </w:rPr>
              <w:t>Detritivore</w:t>
            </w:r>
          </w:p>
        </w:tc>
        <w:tc>
          <w:tcPr>
            <w:tcW w:w="888" w:type="dxa"/>
          </w:tcPr>
          <w:p>
            <w:pPr>
              <w:pStyle w:val="11"/>
              <w:ind w:left="6" w:right="35"/>
              <w:rPr>
                <w:sz w:val="18"/>
              </w:rPr>
            </w:pPr>
            <w:r>
              <w:rPr>
                <w:spacing w:val="-2"/>
                <w:sz w:val="18"/>
              </w:rPr>
              <w:t>0.027</w:t>
            </w:r>
          </w:p>
        </w:tc>
        <w:tc>
          <w:tcPr>
            <w:tcW w:w="901" w:type="dxa"/>
          </w:tcPr>
          <w:p>
            <w:pPr>
              <w:pStyle w:val="11"/>
              <w:ind w:left="17"/>
              <w:rPr>
                <w:sz w:val="18"/>
              </w:rPr>
            </w:pPr>
            <w:r>
              <w:rPr>
                <w:spacing w:val="-2"/>
                <w:sz w:val="18"/>
              </w:rPr>
              <w:t>0.049</w:t>
            </w:r>
          </w:p>
        </w:tc>
        <w:tc>
          <w:tcPr>
            <w:tcW w:w="990" w:type="dxa"/>
          </w:tcPr>
          <w:p>
            <w:pPr>
              <w:pStyle w:val="11"/>
              <w:ind w:left="258"/>
              <w:jc w:val="left"/>
              <w:rPr>
                <w:sz w:val="18"/>
              </w:rPr>
            </w:pPr>
            <w:r>
              <w:rPr>
                <w:spacing w:val="-4"/>
                <w:sz w:val="18"/>
              </w:rPr>
              <w:t>0.01</w:t>
            </w:r>
          </w:p>
        </w:tc>
        <w:tc>
          <w:tcPr>
            <w:tcW w:w="1140" w:type="dxa"/>
          </w:tcPr>
          <w:p>
            <w:pPr>
              <w:pStyle w:val="11"/>
              <w:ind w:left="6" w:right="51"/>
              <w:rPr>
                <w:sz w:val="18"/>
              </w:rPr>
            </w:pPr>
            <w:r>
              <w:rPr>
                <w:spacing w:val="-2"/>
                <w:sz w:val="18"/>
              </w:rPr>
              <w:t>0.001</w:t>
            </w:r>
          </w:p>
        </w:tc>
        <w:tc>
          <w:tcPr>
            <w:tcW w:w="873" w:type="dxa"/>
          </w:tcPr>
          <w:p>
            <w:pPr>
              <w:pStyle w:val="11"/>
              <w:ind w:right="52"/>
              <w:jc w:val="right"/>
              <w:rPr>
                <w:sz w:val="18"/>
              </w:rPr>
            </w:pPr>
            <w:r>
              <w:rPr>
                <w:spacing w:val="-2"/>
                <w:sz w:val="18"/>
              </w:rPr>
              <w:t>0.175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614" w:type="dxa"/>
          </w:tcPr>
          <w:p>
            <w:pPr>
              <w:pStyle w:val="11"/>
              <w:spacing w:line="188" w:lineRule="exact"/>
              <w:ind w:left="50"/>
              <w:jc w:val="left"/>
              <w:rPr>
                <w:sz w:val="18"/>
              </w:rPr>
            </w:pPr>
            <w:r>
              <w:rPr>
                <w:spacing w:val="-4"/>
                <w:sz w:val="18"/>
              </w:rPr>
              <w:t>2019</w:t>
            </w:r>
          </w:p>
        </w:tc>
        <w:tc>
          <w:tcPr>
            <w:tcW w:w="691" w:type="dxa"/>
          </w:tcPr>
          <w:p>
            <w:pPr>
              <w:pStyle w:val="11"/>
              <w:spacing w:line="188" w:lineRule="exact"/>
              <w:ind w:right="7"/>
              <w:rPr>
                <w:sz w:val="18"/>
              </w:rPr>
            </w:pPr>
            <w:r>
              <w:rPr>
                <w:spacing w:val="-4"/>
                <w:sz w:val="18"/>
              </w:rPr>
              <w:t>Both</w:t>
            </w:r>
          </w:p>
        </w:tc>
        <w:tc>
          <w:tcPr>
            <w:tcW w:w="722" w:type="dxa"/>
          </w:tcPr>
          <w:p>
            <w:pPr>
              <w:pStyle w:val="11"/>
              <w:spacing w:line="188" w:lineRule="exact"/>
              <w:ind w:right="1"/>
              <w:rPr>
                <w:sz w:val="18"/>
              </w:rPr>
            </w:pPr>
            <w:r>
              <w:rPr>
                <w:spacing w:val="-5"/>
                <w:sz w:val="18"/>
              </w:rPr>
              <w:t>MO2</w:t>
            </w:r>
          </w:p>
        </w:tc>
        <w:tc>
          <w:tcPr>
            <w:tcW w:w="1104" w:type="dxa"/>
          </w:tcPr>
          <w:p>
            <w:pPr>
              <w:pStyle w:val="11"/>
              <w:spacing w:line="188" w:lineRule="exact"/>
              <w:ind w:left="25"/>
              <w:rPr>
                <w:sz w:val="18"/>
              </w:rPr>
            </w:pPr>
            <w:r>
              <w:rPr>
                <w:spacing w:val="-2"/>
                <w:sz w:val="18"/>
              </w:rPr>
              <w:t>Tillering</w:t>
            </w:r>
          </w:p>
        </w:tc>
        <w:tc>
          <w:tcPr>
            <w:tcW w:w="1727" w:type="dxa"/>
          </w:tcPr>
          <w:p>
            <w:pPr>
              <w:pStyle w:val="11"/>
              <w:spacing w:line="188" w:lineRule="exact"/>
              <w:ind w:left="7" w:right="58"/>
              <w:rPr>
                <w:sz w:val="18"/>
              </w:rPr>
            </w:pPr>
            <w:r>
              <w:rPr>
                <w:sz w:val="18"/>
              </w:rPr>
              <w:t>Rice</w:t>
            </w:r>
            <w:r>
              <w:rPr>
                <w:spacing w:val="8"/>
                <w:sz w:val="18"/>
              </w:rPr>
              <w:t xml:space="preserve"> </w:t>
            </w:r>
            <w:r>
              <w:rPr>
                <w:spacing w:val="-2"/>
                <w:sz w:val="18"/>
              </w:rPr>
              <w:t>herbivore</w:t>
            </w:r>
          </w:p>
        </w:tc>
        <w:tc>
          <w:tcPr>
            <w:tcW w:w="888" w:type="dxa"/>
          </w:tcPr>
          <w:p>
            <w:pPr>
              <w:pStyle w:val="11"/>
              <w:spacing w:line="188" w:lineRule="exact"/>
              <w:ind w:left="6" w:right="35"/>
              <w:rPr>
                <w:sz w:val="18"/>
              </w:rPr>
            </w:pPr>
            <w:r>
              <w:rPr>
                <w:spacing w:val="-2"/>
                <w:sz w:val="18"/>
              </w:rPr>
              <w:t>0.066</w:t>
            </w:r>
          </w:p>
        </w:tc>
        <w:tc>
          <w:tcPr>
            <w:tcW w:w="901" w:type="dxa"/>
          </w:tcPr>
          <w:p>
            <w:pPr>
              <w:pStyle w:val="11"/>
              <w:spacing w:line="188" w:lineRule="exact"/>
              <w:ind w:left="17"/>
              <w:rPr>
                <w:sz w:val="18"/>
              </w:rPr>
            </w:pPr>
            <w:r>
              <w:rPr>
                <w:spacing w:val="-2"/>
                <w:sz w:val="18"/>
              </w:rPr>
              <w:t>0.044</w:t>
            </w:r>
          </w:p>
        </w:tc>
        <w:tc>
          <w:tcPr>
            <w:tcW w:w="990" w:type="dxa"/>
          </w:tcPr>
          <w:p>
            <w:pPr>
              <w:pStyle w:val="11"/>
              <w:spacing w:line="188" w:lineRule="exact"/>
              <w:ind w:left="208"/>
              <w:jc w:val="left"/>
              <w:rPr>
                <w:sz w:val="18"/>
              </w:rPr>
            </w:pPr>
            <w:r>
              <w:rPr>
                <w:spacing w:val="-2"/>
                <w:sz w:val="18"/>
              </w:rPr>
              <w:t>0.055</w:t>
            </w:r>
          </w:p>
        </w:tc>
        <w:tc>
          <w:tcPr>
            <w:tcW w:w="1140" w:type="dxa"/>
          </w:tcPr>
          <w:p>
            <w:pPr>
              <w:pStyle w:val="11"/>
              <w:spacing w:line="188" w:lineRule="exact"/>
              <w:ind w:left="6" w:right="51"/>
              <w:rPr>
                <w:sz w:val="18"/>
              </w:rPr>
            </w:pPr>
            <w:r>
              <w:rPr>
                <w:spacing w:val="-2"/>
                <w:sz w:val="18"/>
              </w:rPr>
              <w:t>0.013</w:t>
            </w:r>
          </w:p>
        </w:tc>
        <w:tc>
          <w:tcPr>
            <w:tcW w:w="873" w:type="dxa"/>
          </w:tcPr>
          <w:p>
            <w:pPr>
              <w:pStyle w:val="11"/>
              <w:spacing w:line="188" w:lineRule="exact"/>
              <w:ind w:right="52"/>
              <w:jc w:val="right"/>
              <w:rPr>
                <w:sz w:val="18"/>
              </w:rPr>
            </w:pPr>
            <w:r>
              <w:rPr>
                <w:spacing w:val="-2"/>
                <w:sz w:val="18"/>
              </w:rPr>
              <w:t>0.182</w:t>
            </w:r>
          </w:p>
        </w:tc>
      </w:tr>
    </w:tbl>
    <w:p>
      <w:pPr>
        <w:spacing w:after="0" w:line="188" w:lineRule="exact"/>
        <w:jc w:val="right"/>
        <w:rPr>
          <w:sz w:val="18"/>
        </w:rPr>
        <w:sectPr>
          <w:footerReference r:id="rId42"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4"/>
        <w:gridCol w:w="768"/>
        <w:gridCol w:w="684"/>
        <w:gridCol w:w="1103"/>
        <w:gridCol w:w="1726"/>
        <w:gridCol w:w="887"/>
        <w:gridCol w:w="900"/>
        <w:gridCol w:w="989"/>
        <w:gridCol w:w="1139"/>
        <w:gridCol w:w="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before="0" w:line="205" w:lineRule="exact"/>
              <w:ind w:left="50"/>
              <w:jc w:val="left"/>
              <w:rPr>
                <w:sz w:val="18"/>
              </w:rPr>
            </w:pPr>
            <w:r>
              <w:rPr>
                <w:spacing w:val="-4"/>
                <w:sz w:val="18"/>
              </w:rPr>
              <w:t>2019</w:t>
            </w:r>
          </w:p>
        </w:tc>
        <w:tc>
          <w:tcPr>
            <w:tcW w:w="768" w:type="dxa"/>
          </w:tcPr>
          <w:p>
            <w:pPr>
              <w:pStyle w:val="11"/>
              <w:spacing w:before="0" w:line="205" w:lineRule="exact"/>
              <w:ind w:left="4" w:right="8"/>
              <w:rPr>
                <w:sz w:val="18"/>
              </w:rPr>
            </w:pPr>
            <w:r>
              <w:rPr>
                <w:spacing w:val="-4"/>
                <w:sz w:val="18"/>
              </w:rPr>
              <w:t>Both</w:t>
            </w:r>
          </w:p>
        </w:tc>
        <w:tc>
          <w:tcPr>
            <w:tcW w:w="684" w:type="dxa"/>
          </w:tcPr>
          <w:p>
            <w:pPr>
              <w:pStyle w:val="11"/>
              <w:spacing w:before="0" w:line="205" w:lineRule="exact"/>
              <w:ind w:right="35"/>
              <w:rPr>
                <w:sz w:val="18"/>
              </w:rPr>
            </w:pPr>
            <w:r>
              <w:rPr>
                <w:spacing w:val="-5"/>
                <w:sz w:val="18"/>
              </w:rPr>
              <w:t>MO2</w:t>
            </w:r>
          </w:p>
        </w:tc>
        <w:tc>
          <w:tcPr>
            <w:tcW w:w="1103" w:type="dxa"/>
          </w:tcPr>
          <w:p>
            <w:pPr>
              <w:pStyle w:val="11"/>
              <w:spacing w:before="0" w:line="205" w:lineRule="exact"/>
              <w:ind w:left="28"/>
              <w:rPr>
                <w:sz w:val="18"/>
              </w:rPr>
            </w:pPr>
            <w:r>
              <w:rPr>
                <w:spacing w:val="-2"/>
                <w:sz w:val="18"/>
              </w:rPr>
              <w:t>Tillering</w:t>
            </w:r>
          </w:p>
        </w:tc>
        <w:tc>
          <w:tcPr>
            <w:tcW w:w="1726" w:type="dxa"/>
          </w:tcPr>
          <w:p>
            <w:pPr>
              <w:pStyle w:val="11"/>
              <w:spacing w:before="0" w:line="205" w:lineRule="exact"/>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0" w:line="205" w:lineRule="exact"/>
              <w:ind w:left="22" w:right="44"/>
              <w:rPr>
                <w:sz w:val="18"/>
              </w:rPr>
            </w:pPr>
            <w:r>
              <w:rPr>
                <w:spacing w:val="-2"/>
                <w:sz w:val="18"/>
              </w:rPr>
              <w:t>0.296</w:t>
            </w:r>
          </w:p>
        </w:tc>
        <w:tc>
          <w:tcPr>
            <w:tcW w:w="900" w:type="dxa"/>
          </w:tcPr>
          <w:p>
            <w:pPr>
              <w:pStyle w:val="11"/>
              <w:spacing w:before="0" w:line="205" w:lineRule="exact"/>
              <w:ind w:left="27" w:right="1"/>
              <w:rPr>
                <w:sz w:val="18"/>
              </w:rPr>
            </w:pPr>
            <w:r>
              <w:rPr>
                <w:spacing w:val="-2"/>
                <w:sz w:val="18"/>
              </w:rPr>
              <w:t>0.378</w:t>
            </w:r>
          </w:p>
        </w:tc>
        <w:tc>
          <w:tcPr>
            <w:tcW w:w="989" w:type="dxa"/>
          </w:tcPr>
          <w:p>
            <w:pPr>
              <w:pStyle w:val="11"/>
              <w:spacing w:before="0" w:line="205" w:lineRule="exact"/>
              <w:ind w:left="213"/>
              <w:jc w:val="left"/>
              <w:rPr>
                <w:sz w:val="18"/>
              </w:rPr>
            </w:pPr>
            <w:r>
              <w:rPr>
                <w:spacing w:val="-2"/>
                <w:sz w:val="18"/>
              </w:rPr>
              <w:t>0.021</w:t>
            </w:r>
          </w:p>
        </w:tc>
        <w:tc>
          <w:tcPr>
            <w:tcW w:w="1139" w:type="dxa"/>
          </w:tcPr>
          <w:p>
            <w:pPr>
              <w:pStyle w:val="11"/>
              <w:spacing w:before="0" w:line="205" w:lineRule="exact"/>
              <w:ind w:left="2" w:right="34"/>
              <w:rPr>
                <w:sz w:val="18"/>
              </w:rPr>
            </w:pPr>
            <w:r>
              <w:rPr>
                <w:spacing w:val="-2"/>
                <w:sz w:val="18"/>
              </w:rPr>
              <w:t>0.002</w:t>
            </w:r>
          </w:p>
        </w:tc>
        <w:tc>
          <w:tcPr>
            <w:tcW w:w="872" w:type="dxa"/>
          </w:tcPr>
          <w:p>
            <w:pPr>
              <w:pStyle w:val="11"/>
              <w:spacing w:before="0" w:line="205" w:lineRule="exact"/>
              <w:ind w:right="44"/>
              <w:jc w:val="right"/>
              <w:rPr>
                <w:sz w:val="18"/>
              </w:rPr>
            </w:pPr>
            <w:r>
              <w:rPr>
                <w:spacing w:val="-2"/>
                <w:sz w:val="18"/>
              </w:rPr>
              <w:t>0.931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0.639</w:t>
            </w:r>
          </w:p>
        </w:tc>
        <w:tc>
          <w:tcPr>
            <w:tcW w:w="900" w:type="dxa"/>
          </w:tcPr>
          <w:p>
            <w:pPr>
              <w:pStyle w:val="11"/>
              <w:ind w:left="27" w:right="1"/>
              <w:rPr>
                <w:sz w:val="18"/>
              </w:rPr>
            </w:pPr>
            <w:r>
              <w:rPr>
                <w:spacing w:val="-2"/>
                <w:sz w:val="18"/>
              </w:rPr>
              <w:t>0.387</w:t>
            </w:r>
          </w:p>
        </w:tc>
        <w:tc>
          <w:tcPr>
            <w:tcW w:w="989" w:type="dxa"/>
          </w:tcPr>
          <w:p>
            <w:pPr>
              <w:pStyle w:val="11"/>
              <w:ind w:left="213"/>
              <w:jc w:val="left"/>
              <w:rPr>
                <w:sz w:val="18"/>
              </w:rPr>
            </w:pPr>
            <w:r>
              <w:rPr>
                <w:spacing w:val="-2"/>
                <w:sz w:val="18"/>
              </w:rPr>
              <w:t>0.901</w:t>
            </w:r>
          </w:p>
        </w:tc>
        <w:tc>
          <w:tcPr>
            <w:tcW w:w="1139" w:type="dxa"/>
          </w:tcPr>
          <w:p>
            <w:pPr>
              <w:pStyle w:val="11"/>
              <w:ind w:left="2" w:right="34"/>
              <w:rPr>
                <w:sz w:val="18"/>
              </w:rPr>
            </w:pPr>
            <w:r>
              <w:rPr>
                <w:spacing w:val="-2"/>
                <w:sz w:val="18"/>
              </w:rPr>
              <w:t>0.025</w:t>
            </w:r>
          </w:p>
        </w:tc>
        <w:tc>
          <w:tcPr>
            <w:tcW w:w="872" w:type="dxa"/>
          </w:tcPr>
          <w:p>
            <w:pPr>
              <w:pStyle w:val="11"/>
              <w:ind w:right="44"/>
              <w:jc w:val="right"/>
              <w:rPr>
                <w:sz w:val="18"/>
              </w:rPr>
            </w:pPr>
            <w:r>
              <w:rPr>
                <w:spacing w:val="-2"/>
                <w:sz w:val="18"/>
              </w:rPr>
              <w:t>0.974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left="4" w:right="8"/>
              <w:rPr>
                <w:sz w:val="18"/>
              </w:rPr>
            </w:pPr>
            <w:r>
              <w:rPr>
                <w:spacing w:val="-4"/>
                <w:sz w:val="18"/>
              </w:rPr>
              <w:t>Both</w:t>
            </w:r>
          </w:p>
        </w:tc>
        <w:tc>
          <w:tcPr>
            <w:tcW w:w="684" w:type="dxa"/>
          </w:tcPr>
          <w:p>
            <w:pPr>
              <w:pStyle w:val="11"/>
              <w:spacing w:before="54"/>
              <w:ind w:right="35"/>
              <w:rPr>
                <w:sz w:val="18"/>
              </w:rPr>
            </w:pPr>
            <w:r>
              <w:rPr>
                <w:spacing w:val="-5"/>
                <w:sz w:val="18"/>
              </w:rPr>
              <w:t>MO2</w:t>
            </w:r>
          </w:p>
        </w:tc>
        <w:tc>
          <w:tcPr>
            <w:tcW w:w="1103" w:type="dxa"/>
          </w:tcPr>
          <w:p>
            <w:pPr>
              <w:pStyle w:val="11"/>
              <w:spacing w:before="54"/>
              <w:ind w:left="28"/>
              <w:rPr>
                <w:sz w:val="18"/>
              </w:rPr>
            </w:pPr>
            <w:r>
              <w:rPr>
                <w:spacing w:val="-2"/>
                <w:sz w:val="18"/>
              </w:rPr>
              <w:t>Flowering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0.625</w:t>
            </w:r>
          </w:p>
        </w:tc>
        <w:tc>
          <w:tcPr>
            <w:tcW w:w="900" w:type="dxa"/>
          </w:tcPr>
          <w:p>
            <w:pPr>
              <w:pStyle w:val="11"/>
              <w:spacing w:before="54"/>
              <w:ind w:left="27" w:right="1"/>
              <w:rPr>
                <w:sz w:val="18"/>
              </w:rPr>
            </w:pPr>
            <w:r>
              <w:rPr>
                <w:spacing w:val="-2"/>
                <w:sz w:val="18"/>
              </w:rPr>
              <w:t>0.242</w:t>
            </w:r>
          </w:p>
        </w:tc>
        <w:tc>
          <w:tcPr>
            <w:tcW w:w="989" w:type="dxa"/>
          </w:tcPr>
          <w:p>
            <w:pPr>
              <w:pStyle w:val="11"/>
              <w:spacing w:before="54"/>
              <w:ind w:left="213"/>
              <w:jc w:val="left"/>
              <w:rPr>
                <w:sz w:val="18"/>
              </w:rPr>
            </w:pPr>
            <w:r>
              <w:rPr>
                <w:spacing w:val="-2"/>
                <w:sz w:val="18"/>
              </w:rPr>
              <w:t>0.717</w:t>
            </w:r>
          </w:p>
        </w:tc>
        <w:tc>
          <w:tcPr>
            <w:tcW w:w="1139" w:type="dxa"/>
          </w:tcPr>
          <w:p>
            <w:pPr>
              <w:pStyle w:val="11"/>
              <w:spacing w:before="54"/>
              <w:ind w:left="2" w:right="34"/>
              <w:rPr>
                <w:sz w:val="18"/>
              </w:rPr>
            </w:pPr>
            <w:r>
              <w:rPr>
                <w:spacing w:val="-2"/>
                <w:sz w:val="18"/>
              </w:rPr>
              <w:t>0.086</w:t>
            </w:r>
          </w:p>
        </w:tc>
        <w:tc>
          <w:tcPr>
            <w:tcW w:w="872" w:type="dxa"/>
          </w:tcPr>
          <w:p>
            <w:pPr>
              <w:pStyle w:val="11"/>
              <w:spacing w:before="54"/>
              <w:ind w:right="44"/>
              <w:jc w:val="right"/>
              <w:rPr>
                <w:sz w:val="18"/>
              </w:rPr>
            </w:pPr>
            <w:r>
              <w:rPr>
                <w:spacing w:val="-2"/>
                <w:sz w:val="18"/>
              </w:rPr>
              <w:t>0.904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0.243</w:t>
            </w:r>
          </w:p>
        </w:tc>
        <w:tc>
          <w:tcPr>
            <w:tcW w:w="900" w:type="dxa"/>
          </w:tcPr>
          <w:p>
            <w:pPr>
              <w:pStyle w:val="11"/>
              <w:ind w:left="27" w:right="1"/>
              <w:rPr>
                <w:sz w:val="18"/>
              </w:rPr>
            </w:pPr>
            <w:r>
              <w:rPr>
                <w:spacing w:val="-2"/>
                <w:sz w:val="18"/>
              </w:rPr>
              <w:t>0.305</w:t>
            </w:r>
          </w:p>
        </w:tc>
        <w:tc>
          <w:tcPr>
            <w:tcW w:w="989" w:type="dxa"/>
          </w:tcPr>
          <w:p>
            <w:pPr>
              <w:pStyle w:val="11"/>
              <w:ind w:left="263"/>
              <w:jc w:val="left"/>
              <w:rPr>
                <w:sz w:val="18"/>
              </w:rPr>
            </w:pPr>
            <w:r>
              <w:rPr>
                <w:spacing w:val="-4"/>
                <w:sz w:val="18"/>
              </w:rPr>
              <w:t>0.06</w:t>
            </w:r>
          </w:p>
        </w:tc>
        <w:tc>
          <w:tcPr>
            <w:tcW w:w="1139" w:type="dxa"/>
          </w:tcPr>
          <w:p>
            <w:pPr>
              <w:pStyle w:val="11"/>
              <w:ind w:left="2" w:right="34"/>
              <w:rPr>
                <w:sz w:val="18"/>
              </w:rPr>
            </w:pPr>
            <w:r>
              <w:rPr>
                <w:spacing w:val="-2"/>
                <w:sz w:val="18"/>
              </w:rPr>
              <w:t>0.006</w:t>
            </w:r>
          </w:p>
        </w:tc>
        <w:tc>
          <w:tcPr>
            <w:tcW w:w="872" w:type="dxa"/>
          </w:tcPr>
          <w:p>
            <w:pPr>
              <w:pStyle w:val="11"/>
              <w:ind w:right="44"/>
              <w:jc w:val="right"/>
              <w:rPr>
                <w:sz w:val="18"/>
              </w:rPr>
            </w:pPr>
            <w:r>
              <w:rPr>
                <w:spacing w:val="-2"/>
                <w:sz w:val="18"/>
              </w:rPr>
              <w:t>0.901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0.132</w:t>
            </w:r>
          </w:p>
        </w:tc>
        <w:tc>
          <w:tcPr>
            <w:tcW w:w="900" w:type="dxa"/>
          </w:tcPr>
          <w:p>
            <w:pPr>
              <w:pStyle w:val="11"/>
              <w:ind w:left="27" w:right="1"/>
              <w:rPr>
                <w:sz w:val="18"/>
              </w:rPr>
            </w:pPr>
            <w:r>
              <w:rPr>
                <w:spacing w:val="-2"/>
                <w:sz w:val="18"/>
              </w:rPr>
              <w:t>0.113</w:t>
            </w:r>
          </w:p>
        </w:tc>
        <w:tc>
          <w:tcPr>
            <w:tcW w:w="989" w:type="dxa"/>
          </w:tcPr>
          <w:p>
            <w:pPr>
              <w:pStyle w:val="11"/>
              <w:ind w:left="213"/>
              <w:jc w:val="left"/>
              <w:rPr>
                <w:sz w:val="18"/>
              </w:rPr>
            </w:pPr>
            <w:r>
              <w:rPr>
                <w:spacing w:val="-2"/>
                <w:sz w:val="18"/>
              </w:rPr>
              <w:t>0.122</w:t>
            </w:r>
          </w:p>
        </w:tc>
        <w:tc>
          <w:tcPr>
            <w:tcW w:w="1139" w:type="dxa"/>
          </w:tcPr>
          <w:p>
            <w:pPr>
              <w:pStyle w:val="11"/>
              <w:ind w:left="2" w:right="34"/>
              <w:rPr>
                <w:sz w:val="18"/>
              </w:rPr>
            </w:pPr>
            <w:r>
              <w:rPr>
                <w:spacing w:val="-2"/>
                <w:sz w:val="18"/>
              </w:rPr>
              <w:t>0.002</w:t>
            </w:r>
          </w:p>
        </w:tc>
        <w:tc>
          <w:tcPr>
            <w:tcW w:w="872" w:type="dxa"/>
          </w:tcPr>
          <w:p>
            <w:pPr>
              <w:pStyle w:val="11"/>
              <w:ind w:right="44"/>
              <w:jc w:val="right"/>
              <w:rPr>
                <w:sz w:val="18"/>
              </w:rPr>
            </w:pPr>
            <w:r>
              <w:rPr>
                <w:spacing w:val="-2"/>
                <w:sz w:val="18"/>
              </w:rPr>
              <w:t>0.371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0.008</w:t>
            </w:r>
          </w:p>
        </w:tc>
        <w:tc>
          <w:tcPr>
            <w:tcW w:w="900" w:type="dxa"/>
          </w:tcPr>
          <w:p>
            <w:pPr>
              <w:pStyle w:val="11"/>
              <w:ind w:left="27" w:right="1"/>
              <w:rPr>
                <w:sz w:val="18"/>
              </w:rPr>
            </w:pPr>
            <w:r>
              <w:rPr>
                <w:spacing w:val="-2"/>
                <w:sz w:val="18"/>
              </w:rPr>
              <w:t>0.006</w:t>
            </w:r>
          </w:p>
        </w:tc>
        <w:tc>
          <w:tcPr>
            <w:tcW w:w="989" w:type="dxa"/>
          </w:tcPr>
          <w:p>
            <w:pPr>
              <w:pStyle w:val="11"/>
              <w:ind w:left="213"/>
              <w:jc w:val="left"/>
              <w:rPr>
                <w:sz w:val="18"/>
              </w:rPr>
            </w:pPr>
            <w:r>
              <w:rPr>
                <w:spacing w:val="-2"/>
                <w:sz w:val="18"/>
              </w:rPr>
              <w:t>0.006</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0.534</w:t>
            </w:r>
          </w:p>
        </w:tc>
        <w:tc>
          <w:tcPr>
            <w:tcW w:w="900" w:type="dxa"/>
          </w:tcPr>
          <w:p>
            <w:pPr>
              <w:pStyle w:val="11"/>
              <w:ind w:left="27" w:right="1"/>
              <w:rPr>
                <w:sz w:val="18"/>
              </w:rPr>
            </w:pPr>
            <w:r>
              <w:rPr>
                <w:spacing w:val="-2"/>
                <w:sz w:val="18"/>
              </w:rPr>
              <w:t>0.195</w:t>
            </w:r>
          </w:p>
        </w:tc>
        <w:tc>
          <w:tcPr>
            <w:tcW w:w="989" w:type="dxa"/>
          </w:tcPr>
          <w:p>
            <w:pPr>
              <w:pStyle w:val="11"/>
              <w:ind w:left="213"/>
              <w:jc w:val="left"/>
              <w:rPr>
                <w:sz w:val="18"/>
              </w:rPr>
            </w:pPr>
            <w:r>
              <w:rPr>
                <w:spacing w:val="-2"/>
                <w:sz w:val="18"/>
              </w:rPr>
              <w:t>0.502</w:t>
            </w:r>
          </w:p>
        </w:tc>
        <w:tc>
          <w:tcPr>
            <w:tcW w:w="1139" w:type="dxa"/>
          </w:tcPr>
          <w:p>
            <w:pPr>
              <w:pStyle w:val="11"/>
              <w:ind w:left="2" w:right="34"/>
              <w:rPr>
                <w:sz w:val="18"/>
              </w:rPr>
            </w:pPr>
            <w:r>
              <w:rPr>
                <w:spacing w:val="-2"/>
                <w:sz w:val="18"/>
              </w:rPr>
              <w:t>0.227</w:t>
            </w:r>
          </w:p>
        </w:tc>
        <w:tc>
          <w:tcPr>
            <w:tcW w:w="872" w:type="dxa"/>
          </w:tcPr>
          <w:p>
            <w:pPr>
              <w:pStyle w:val="11"/>
              <w:ind w:right="44"/>
              <w:jc w:val="right"/>
              <w:rPr>
                <w:sz w:val="18"/>
              </w:rPr>
            </w:pPr>
            <w:r>
              <w:rPr>
                <w:spacing w:val="-2"/>
                <w:sz w:val="18"/>
              </w:rPr>
              <w:t>0.961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0.458</w:t>
            </w:r>
          </w:p>
        </w:tc>
        <w:tc>
          <w:tcPr>
            <w:tcW w:w="900" w:type="dxa"/>
          </w:tcPr>
          <w:p>
            <w:pPr>
              <w:pStyle w:val="11"/>
              <w:ind w:left="27" w:right="1"/>
              <w:rPr>
                <w:sz w:val="18"/>
              </w:rPr>
            </w:pPr>
            <w:r>
              <w:rPr>
                <w:spacing w:val="-2"/>
                <w:sz w:val="18"/>
              </w:rPr>
              <w:t>0.195</w:t>
            </w:r>
          </w:p>
        </w:tc>
        <w:tc>
          <w:tcPr>
            <w:tcW w:w="989" w:type="dxa"/>
          </w:tcPr>
          <w:p>
            <w:pPr>
              <w:pStyle w:val="11"/>
              <w:ind w:left="213"/>
              <w:jc w:val="left"/>
              <w:rPr>
                <w:sz w:val="18"/>
              </w:rPr>
            </w:pPr>
            <w:r>
              <w:rPr>
                <w:spacing w:val="-2"/>
                <w:sz w:val="18"/>
              </w:rPr>
              <w:t>0.492</w:t>
            </w:r>
          </w:p>
        </w:tc>
        <w:tc>
          <w:tcPr>
            <w:tcW w:w="1139" w:type="dxa"/>
          </w:tcPr>
          <w:p>
            <w:pPr>
              <w:pStyle w:val="11"/>
              <w:ind w:left="2" w:right="34"/>
              <w:rPr>
                <w:sz w:val="18"/>
              </w:rPr>
            </w:pPr>
            <w:r>
              <w:rPr>
                <w:spacing w:val="-2"/>
                <w:sz w:val="18"/>
              </w:rPr>
              <w:t>0.033</w:t>
            </w:r>
          </w:p>
        </w:tc>
        <w:tc>
          <w:tcPr>
            <w:tcW w:w="872" w:type="dxa"/>
          </w:tcPr>
          <w:p>
            <w:pPr>
              <w:pStyle w:val="11"/>
              <w:ind w:right="44"/>
              <w:jc w:val="right"/>
              <w:rPr>
                <w:sz w:val="18"/>
              </w:rPr>
            </w:pPr>
            <w:r>
              <w:rPr>
                <w:spacing w:val="-2"/>
                <w:sz w:val="18"/>
              </w:rPr>
              <w:t>0.766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0.072</w:t>
            </w:r>
          </w:p>
        </w:tc>
        <w:tc>
          <w:tcPr>
            <w:tcW w:w="900" w:type="dxa"/>
          </w:tcPr>
          <w:p>
            <w:pPr>
              <w:pStyle w:val="11"/>
              <w:ind w:left="27" w:right="1"/>
              <w:rPr>
                <w:sz w:val="18"/>
              </w:rPr>
            </w:pPr>
            <w:r>
              <w:rPr>
                <w:spacing w:val="-2"/>
                <w:sz w:val="18"/>
              </w:rPr>
              <w:t>0.044</w:t>
            </w:r>
          </w:p>
        </w:tc>
        <w:tc>
          <w:tcPr>
            <w:tcW w:w="989" w:type="dxa"/>
          </w:tcPr>
          <w:p>
            <w:pPr>
              <w:pStyle w:val="11"/>
              <w:ind w:left="213"/>
              <w:jc w:val="left"/>
              <w:rPr>
                <w:sz w:val="18"/>
              </w:rPr>
            </w:pPr>
            <w:r>
              <w:rPr>
                <w:spacing w:val="-2"/>
                <w:sz w:val="18"/>
              </w:rPr>
              <w:t>0.062</w:t>
            </w:r>
          </w:p>
        </w:tc>
        <w:tc>
          <w:tcPr>
            <w:tcW w:w="1139" w:type="dxa"/>
          </w:tcPr>
          <w:p>
            <w:pPr>
              <w:pStyle w:val="11"/>
              <w:ind w:left="2" w:right="34"/>
              <w:rPr>
                <w:sz w:val="18"/>
              </w:rPr>
            </w:pPr>
            <w:r>
              <w:rPr>
                <w:spacing w:val="-2"/>
                <w:sz w:val="18"/>
              </w:rPr>
              <w:t>0.015</w:t>
            </w:r>
          </w:p>
        </w:tc>
        <w:tc>
          <w:tcPr>
            <w:tcW w:w="872" w:type="dxa"/>
          </w:tcPr>
          <w:p>
            <w:pPr>
              <w:pStyle w:val="11"/>
              <w:ind w:right="44"/>
              <w:jc w:val="right"/>
              <w:rPr>
                <w:sz w:val="18"/>
              </w:rPr>
            </w:pPr>
            <w:r>
              <w:rPr>
                <w:spacing w:val="-2"/>
                <w:sz w:val="18"/>
              </w:rPr>
              <w:t>0.182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0.856</w:t>
            </w:r>
          </w:p>
        </w:tc>
        <w:tc>
          <w:tcPr>
            <w:tcW w:w="900" w:type="dxa"/>
          </w:tcPr>
          <w:p>
            <w:pPr>
              <w:pStyle w:val="11"/>
              <w:ind w:left="27" w:right="1"/>
              <w:rPr>
                <w:sz w:val="18"/>
              </w:rPr>
            </w:pPr>
            <w:r>
              <w:rPr>
                <w:spacing w:val="-2"/>
                <w:sz w:val="18"/>
              </w:rPr>
              <w:t>0.067</w:t>
            </w:r>
          </w:p>
        </w:tc>
        <w:tc>
          <w:tcPr>
            <w:tcW w:w="989" w:type="dxa"/>
          </w:tcPr>
          <w:p>
            <w:pPr>
              <w:pStyle w:val="11"/>
              <w:ind w:left="213"/>
              <w:jc w:val="left"/>
              <w:rPr>
                <w:sz w:val="18"/>
              </w:rPr>
            </w:pPr>
            <w:r>
              <w:rPr>
                <w:spacing w:val="-2"/>
                <w:sz w:val="18"/>
              </w:rPr>
              <w:t>0.864</w:t>
            </w:r>
          </w:p>
        </w:tc>
        <w:tc>
          <w:tcPr>
            <w:tcW w:w="1139" w:type="dxa"/>
          </w:tcPr>
          <w:p>
            <w:pPr>
              <w:pStyle w:val="11"/>
              <w:ind w:right="34"/>
              <w:rPr>
                <w:sz w:val="18"/>
              </w:rPr>
            </w:pPr>
            <w:r>
              <w:rPr>
                <w:spacing w:val="-4"/>
                <w:sz w:val="18"/>
              </w:rPr>
              <w:t>0.71</w:t>
            </w:r>
          </w:p>
        </w:tc>
        <w:tc>
          <w:tcPr>
            <w:tcW w:w="872" w:type="dxa"/>
          </w:tcPr>
          <w:p>
            <w:pPr>
              <w:pStyle w:val="11"/>
              <w:ind w:right="44"/>
              <w:jc w:val="right"/>
              <w:rPr>
                <w:sz w:val="18"/>
              </w:rPr>
            </w:pPr>
            <w:r>
              <w:rPr>
                <w:spacing w:val="-2"/>
                <w:sz w:val="18"/>
              </w:rPr>
              <w:t>0.962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0.072</w:t>
            </w:r>
          </w:p>
        </w:tc>
        <w:tc>
          <w:tcPr>
            <w:tcW w:w="900" w:type="dxa"/>
          </w:tcPr>
          <w:p>
            <w:pPr>
              <w:pStyle w:val="11"/>
              <w:ind w:left="27" w:right="1"/>
              <w:rPr>
                <w:sz w:val="18"/>
              </w:rPr>
            </w:pPr>
            <w:r>
              <w:rPr>
                <w:spacing w:val="-2"/>
                <w:sz w:val="18"/>
              </w:rPr>
              <w:t>0.048</w:t>
            </w:r>
          </w:p>
        </w:tc>
        <w:tc>
          <w:tcPr>
            <w:tcW w:w="989" w:type="dxa"/>
          </w:tcPr>
          <w:p>
            <w:pPr>
              <w:pStyle w:val="11"/>
              <w:ind w:left="213"/>
              <w:jc w:val="left"/>
              <w:rPr>
                <w:sz w:val="18"/>
              </w:rPr>
            </w:pPr>
            <w:r>
              <w:rPr>
                <w:spacing w:val="-2"/>
                <w:sz w:val="18"/>
              </w:rPr>
              <w:t>0.063</w:t>
            </w:r>
          </w:p>
        </w:tc>
        <w:tc>
          <w:tcPr>
            <w:tcW w:w="1139" w:type="dxa"/>
          </w:tcPr>
          <w:p>
            <w:pPr>
              <w:pStyle w:val="11"/>
              <w:ind w:left="2" w:right="34"/>
              <w:rPr>
                <w:sz w:val="18"/>
              </w:rPr>
            </w:pPr>
            <w:r>
              <w:rPr>
                <w:spacing w:val="-2"/>
                <w:sz w:val="18"/>
              </w:rPr>
              <w:t>0.006</w:t>
            </w:r>
          </w:p>
        </w:tc>
        <w:tc>
          <w:tcPr>
            <w:tcW w:w="872" w:type="dxa"/>
          </w:tcPr>
          <w:p>
            <w:pPr>
              <w:pStyle w:val="11"/>
              <w:ind w:right="96"/>
              <w:jc w:val="right"/>
              <w:rPr>
                <w:sz w:val="18"/>
              </w:rPr>
            </w:pPr>
            <w:r>
              <w:rPr>
                <w:spacing w:val="-4"/>
                <w:sz w:val="18"/>
              </w:rPr>
              <w:t>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0.146</w:t>
            </w:r>
          </w:p>
        </w:tc>
        <w:tc>
          <w:tcPr>
            <w:tcW w:w="900" w:type="dxa"/>
          </w:tcPr>
          <w:p>
            <w:pPr>
              <w:pStyle w:val="11"/>
              <w:ind w:left="27" w:right="1"/>
              <w:rPr>
                <w:sz w:val="18"/>
              </w:rPr>
            </w:pPr>
            <w:r>
              <w:rPr>
                <w:spacing w:val="-2"/>
                <w:sz w:val="18"/>
              </w:rPr>
              <w:t>0.063</w:t>
            </w:r>
          </w:p>
        </w:tc>
        <w:tc>
          <w:tcPr>
            <w:tcW w:w="989" w:type="dxa"/>
          </w:tcPr>
          <w:p>
            <w:pPr>
              <w:pStyle w:val="11"/>
              <w:ind w:left="213"/>
              <w:jc w:val="left"/>
              <w:rPr>
                <w:sz w:val="18"/>
              </w:rPr>
            </w:pPr>
            <w:r>
              <w:rPr>
                <w:spacing w:val="-2"/>
                <w:sz w:val="18"/>
              </w:rPr>
              <w:t>0.139</w:t>
            </w:r>
          </w:p>
        </w:tc>
        <w:tc>
          <w:tcPr>
            <w:tcW w:w="1139" w:type="dxa"/>
          </w:tcPr>
          <w:p>
            <w:pPr>
              <w:pStyle w:val="11"/>
              <w:ind w:left="2" w:right="34"/>
              <w:rPr>
                <w:sz w:val="18"/>
              </w:rPr>
            </w:pPr>
            <w:r>
              <w:rPr>
                <w:spacing w:val="-2"/>
                <w:sz w:val="18"/>
              </w:rPr>
              <w:t>0.043</w:t>
            </w:r>
          </w:p>
        </w:tc>
        <w:tc>
          <w:tcPr>
            <w:tcW w:w="872" w:type="dxa"/>
          </w:tcPr>
          <w:p>
            <w:pPr>
              <w:pStyle w:val="11"/>
              <w:ind w:right="44"/>
              <w:jc w:val="right"/>
              <w:rPr>
                <w:sz w:val="18"/>
              </w:rPr>
            </w:pPr>
            <w:r>
              <w:rPr>
                <w:spacing w:val="-2"/>
                <w:sz w:val="18"/>
              </w:rPr>
              <w:t>0.285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left="4" w:right="8"/>
              <w:rPr>
                <w:sz w:val="18"/>
              </w:rPr>
            </w:pPr>
            <w:r>
              <w:rPr>
                <w:spacing w:val="-4"/>
                <w:sz w:val="18"/>
              </w:rPr>
              <w:t>Both</w:t>
            </w:r>
          </w:p>
        </w:tc>
        <w:tc>
          <w:tcPr>
            <w:tcW w:w="684" w:type="dxa"/>
          </w:tcPr>
          <w:p>
            <w:pPr>
              <w:pStyle w:val="11"/>
              <w:spacing w:before="54"/>
              <w:ind w:right="35"/>
              <w:rPr>
                <w:sz w:val="18"/>
              </w:rPr>
            </w:pPr>
            <w:r>
              <w:rPr>
                <w:spacing w:val="-5"/>
                <w:sz w:val="18"/>
              </w:rPr>
              <w:t>MO3</w:t>
            </w:r>
          </w:p>
        </w:tc>
        <w:tc>
          <w:tcPr>
            <w:tcW w:w="1103" w:type="dxa"/>
          </w:tcPr>
          <w:p>
            <w:pPr>
              <w:pStyle w:val="11"/>
              <w:spacing w:before="54"/>
              <w:ind w:left="28" w:right="3"/>
              <w:rPr>
                <w:sz w:val="18"/>
              </w:rPr>
            </w:pPr>
            <w:r>
              <w:rPr>
                <w:spacing w:val="-2"/>
                <w:sz w:val="18"/>
              </w:rPr>
              <w:t>Ripening</w:t>
            </w:r>
          </w:p>
        </w:tc>
        <w:tc>
          <w:tcPr>
            <w:tcW w:w="1726" w:type="dxa"/>
          </w:tcPr>
          <w:p>
            <w:pPr>
              <w:pStyle w:val="11"/>
              <w:spacing w:before="54"/>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0.816</w:t>
            </w:r>
          </w:p>
        </w:tc>
        <w:tc>
          <w:tcPr>
            <w:tcW w:w="900" w:type="dxa"/>
          </w:tcPr>
          <w:p>
            <w:pPr>
              <w:pStyle w:val="11"/>
              <w:spacing w:before="54"/>
              <w:ind w:left="27" w:right="1"/>
              <w:rPr>
                <w:sz w:val="18"/>
              </w:rPr>
            </w:pPr>
            <w:r>
              <w:rPr>
                <w:spacing w:val="-2"/>
                <w:sz w:val="18"/>
              </w:rPr>
              <w:t>0.069</w:t>
            </w:r>
          </w:p>
        </w:tc>
        <w:tc>
          <w:tcPr>
            <w:tcW w:w="989" w:type="dxa"/>
          </w:tcPr>
          <w:p>
            <w:pPr>
              <w:pStyle w:val="11"/>
              <w:spacing w:before="54"/>
              <w:ind w:left="263"/>
              <w:jc w:val="left"/>
              <w:rPr>
                <w:sz w:val="18"/>
              </w:rPr>
            </w:pPr>
            <w:r>
              <w:rPr>
                <w:spacing w:val="-4"/>
                <w:sz w:val="18"/>
              </w:rPr>
              <w:t>0.82</w:t>
            </w:r>
          </w:p>
        </w:tc>
        <w:tc>
          <w:tcPr>
            <w:tcW w:w="1139" w:type="dxa"/>
          </w:tcPr>
          <w:p>
            <w:pPr>
              <w:pStyle w:val="11"/>
              <w:spacing w:before="54"/>
              <w:ind w:left="2" w:right="34"/>
              <w:rPr>
                <w:sz w:val="18"/>
              </w:rPr>
            </w:pPr>
            <w:r>
              <w:rPr>
                <w:spacing w:val="-2"/>
                <w:sz w:val="18"/>
              </w:rPr>
              <w:t>0.669</w:t>
            </w:r>
          </w:p>
        </w:tc>
        <w:tc>
          <w:tcPr>
            <w:tcW w:w="872" w:type="dxa"/>
          </w:tcPr>
          <w:p>
            <w:pPr>
              <w:pStyle w:val="11"/>
              <w:spacing w:before="54"/>
              <w:ind w:right="44"/>
              <w:jc w:val="right"/>
              <w:rPr>
                <w:sz w:val="18"/>
              </w:rPr>
            </w:pPr>
            <w:r>
              <w:rPr>
                <w:spacing w:val="-2"/>
                <w:sz w:val="18"/>
              </w:rPr>
              <w:t>0.936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MO3</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0.038</w:t>
            </w:r>
          </w:p>
        </w:tc>
        <w:tc>
          <w:tcPr>
            <w:tcW w:w="900" w:type="dxa"/>
          </w:tcPr>
          <w:p>
            <w:pPr>
              <w:pStyle w:val="11"/>
              <w:ind w:left="27" w:right="1"/>
              <w:rPr>
                <w:sz w:val="18"/>
              </w:rPr>
            </w:pPr>
            <w:r>
              <w:rPr>
                <w:spacing w:val="-2"/>
                <w:sz w:val="18"/>
              </w:rPr>
              <w:t>0.036</w:t>
            </w:r>
          </w:p>
        </w:tc>
        <w:tc>
          <w:tcPr>
            <w:tcW w:w="989" w:type="dxa"/>
          </w:tcPr>
          <w:p>
            <w:pPr>
              <w:pStyle w:val="11"/>
              <w:ind w:left="213"/>
              <w:jc w:val="left"/>
              <w:rPr>
                <w:sz w:val="18"/>
              </w:rPr>
            </w:pPr>
            <w:r>
              <w:rPr>
                <w:spacing w:val="-2"/>
                <w:sz w:val="18"/>
              </w:rPr>
              <w:t>0.028</w:t>
            </w:r>
          </w:p>
        </w:tc>
        <w:tc>
          <w:tcPr>
            <w:tcW w:w="1139" w:type="dxa"/>
          </w:tcPr>
          <w:p>
            <w:pPr>
              <w:pStyle w:val="11"/>
              <w:ind w:left="2" w:right="34"/>
              <w:rPr>
                <w:sz w:val="18"/>
              </w:rPr>
            </w:pPr>
            <w:r>
              <w:rPr>
                <w:spacing w:val="-2"/>
                <w:sz w:val="18"/>
              </w:rPr>
              <w:t>0.002</w:t>
            </w:r>
          </w:p>
        </w:tc>
        <w:tc>
          <w:tcPr>
            <w:tcW w:w="872" w:type="dxa"/>
          </w:tcPr>
          <w:p>
            <w:pPr>
              <w:pStyle w:val="11"/>
              <w:ind w:right="44"/>
              <w:jc w:val="right"/>
              <w:rPr>
                <w:sz w:val="18"/>
              </w:rPr>
            </w:pPr>
            <w:r>
              <w:rPr>
                <w:spacing w:val="-2"/>
                <w:sz w:val="18"/>
              </w:rPr>
              <w:t>0.135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0" w:right="44"/>
              <w:rPr>
                <w:sz w:val="18"/>
              </w:rPr>
            </w:pPr>
            <w:r>
              <w:rPr>
                <w:spacing w:val="-4"/>
                <w:sz w:val="18"/>
              </w:rPr>
              <w:t>0.26</w:t>
            </w:r>
          </w:p>
        </w:tc>
        <w:tc>
          <w:tcPr>
            <w:tcW w:w="900" w:type="dxa"/>
          </w:tcPr>
          <w:p>
            <w:pPr>
              <w:pStyle w:val="11"/>
              <w:ind w:left="27" w:right="1"/>
              <w:rPr>
                <w:sz w:val="18"/>
              </w:rPr>
            </w:pPr>
            <w:r>
              <w:rPr>
                <w:spacing w:val="-2"/>
                <w:sz w:val="18"/>
              </w:rPr>
              <w:t>0.099</w:t>
            </w:r>
          </w:p>
        </w:tc>
        <w:tc>
          <w:tcPr>
            <w:tcW w:w="989" w:type="dxa"/>
          </w:tcPr>
          <w:p>
            <w:pPr>
              <w:pStyle w:val="11"/>
              <w:ind w:left="213"/>
              <w:jc w:val="left"/>
              <w:rPr>
                <w:sz w:val="18"/>
              </w:rPr>
            </w:pPr>
            <w:r>
              <w:rPr>
                <w:spacing w:val="-2"/>
                <w:sz w:val="18"/>
              </w:rPr>
              <w:t>0.258</w:t>
            </w:r>
          </w:p>
        </w:tc>
        <w:tc>
          <w:tcPr>
            <w:tcW w:w="1139" w:type="dxa"/>
          </w:tcPr>
          <w:p>
            <w:pPr>
              <w:pStyle w:val="11"/>
              <w:ind w:left="2" w:right="34"/>
              <w:rPr>
                <w:sz w:val="18"/>
              </w:rPr>
            </w:pPr>
            <w:r>
              <w:rPr>
                <w:spacing w:val="-2"/>
                <w:sz w:val="18"/>
              </w:rPr>
              <w:t>0.079</w:t>
            </w:r>
          </w:p>
        </w:tc>
        <w:tc>
          <w:tcPr>
            <w:tcW w:w="872" w:type="dxa"/>
          </w:tcPr>
          <w:p>
            <w:pPr>
              <w:pStyle w:val="11"/>
              <w:ind w:right="44"/>
              <w:jc w:val="right"/>
              <w:rPr>
                <w:sz w:val="18"/>
              </w:rPr>
            </w:pPr>
            <w:r>
              <w:rPr>
                <w:spacing w:val="-2"/>
                <w:sz w:val="18"/>
              </w:rPr>
              <w:t>0.458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0.113</w:t>
            </w:r>
          </w:p>
        </w:tc>
        <w:tc>
          <w:tcPr>
            <w:tcW w:w="900" w:type="dxa"/>
          </w:tcPr>
          <w:p>
            <w:pPr>
              <w:pStyle w:val="11"/>
              <w:ind w:left="27" w:right="1"/>
              <w:rPr>
                <w:sz w:val="18"/>
              </w:rPr>
            </w:pPr>
            <w:r>
              <w:rPr>
                <w:spacing w:val="-2"/>
                <w:sz w:val="18"/>
              </w:rPr>
              <w:t>0.084</w:t>
            </w:r>
          </w:p>
        </w:tc>
        <w:tc>
          <w:tcPr>
            <w:tcW w:w="989" w:type="dxa"/>
          </w:tcPr>
          <w:p>
            <w:pPr>
              <w:pStyle w:val="11"/>
              <w:ind w:left="213"/>
              <w:jc w:val="left"/>
              <w:rPr>
                <w:sz w:val="18"/>
              </w:rPr>
            </w:pPr>
            <w:r>
              <w:rPr>
                <w:spacing w:val="-2"/>
                <w:sz w:val="18"/>
              </w:rPr>
              <w:t>0.095</w:t>
            </w:r>
          </w:p>
        </w:tc>
        <w:tc>
          <w:tcPr>
            <w:tcW w:w="1139" w:type="dxa"/>
          </w:tcPr>
          <w:p>
            <w:pPr>
              <w:pStyle w:val="11"/>
              <w:ind w:left="2" w:right="34"/>
              <w:rPr>
                <w:sz w:val="18"/>
              </w:rPr>
            </w:pPr>
            <w:r>
              <w:rPr>
                <w:spacing w:val="-2"/>
                <w:sz w:val="18"/>
              </w:rPr>
              <w:t>0.008</w:t>
            </w:r>
          </w:p>
        </w:tc>
        <w:tc>
          <w:tcPr>
            <w:tcW w:w="872" w:type="dxa"/>
          </w:tcPr>
          <w:p>
            <w:pPr>
              <w:pStyle w:val="11"/>
              <w:ind w:right="96"/>
              <w:jc w:val="right"/>
              <w:rPr>
                <w:sz w:val="18"/>
              </w:rPr>
            </w:pPr>
            <w:r>
              <w:rPr>
                <w:spacing w:val="-4"/>
                <w:sz w:val="18"/>
              </w:rPr>
              <w:t>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0.627</w:t>
            </w:r>
          </w:p>
        </w:tc>
        <w:tc>
          <w:tcPr>
            <w:tcW w:w="900" w:type="dxa"/>
          </w:tcPr>
          <w:p>
            <w:pPr>
              <w:pStyle w:val="11"/>
              <w:ind w:left="27" w:right="1"/>
              <w:rPr>
                <w:sz w:val="18"/>
              </w:rPr>
            </w:pPr>
            <w:r>
              <w:rPr>
                <w:spacing w:val="-2"/>
                <w:sz w:val="18"/>
              </w:rPr>
              <w:t>0.124</w:t>
            </w:r>
          </w:p>
        </w:tc>
        <w:tc>
          <w:tcPr>
            <w:tcW w:w="989" w:type="dxa"/>
          </w:tcPr>
          <w:p>
            <w:pPr>
              <w:pStyle w:val="11"/>
              <w:ind w:left="213"/>
              <w:jc w:val="left"/>
              <w:rPr>
                <w:sz w:val="18"/>
              </w:rPr>
            </w:pPr>
            <w:r>
              <w:rPr>
                <w:spacing w:val="-2"/>
                <w:sz w:val="18"/>
              </w:rPr>
              <w:t>0.626</w:t>
            </w:r>
          </w:p>
        </w:tc>
        <w:tc>
          <w:tcPr>
            <w:tcW w:w="1139" w:type="dxa"/>
          </w:tcPr>
          <w:p>
            <w:pPr>
              <w:pStyle w:val="11"/>
              <w:ind w:left="2" w:right="34"/>
              <w:rPr>
                <w:sz w:val="18"/>
              </w:rPr>
            </w:pPr>
            <w:r>
              <w:rPr>
                <w:spacing w:val="-2"/>
                <w:sz w:val="18"/>
              </w:rPr>
              <w:t>0.384</w:t>
            </w:r>
          </w:p>
        </w:tc>
        <w:tc>
          <w:tcPr>
            <w:tcW w:w="872" w:type="dxa"/>
          </w:tcPr>
          <w:p>
            <w:pPr>
              <w:pStyle w:val="11"/>
              <w:ind w:right="44"/>
              <w:jc w:val="right"/>
              <w:rPr>
                <w:sz w:val="18"/>
              </w:rPr>
            </w:pPr>
            <w:r>
              <w:rPr>
                <w:spacing w:val="-2"/>
                <w:sz w:val="18"/>
              </w:rPr>
              <w:t>0.865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0.883</w:t>
            </w:r>
          </w:p>
        </w:tc>
        <w:tc>
          <w:tcPr>
            <w:tcW w:w="900" w:type="dxa"/>
          </w:tcPr>
          <w:p>
            <w:pPr>
              <w:pStyle w:val="11"/>
              <w:ind w:left="27" w:right="1"/>
              <w:rPr>
                <w:sz w:val="18"/>
              </w:rPr>
            </w:pPr>
            <w:r>
              <w:rPr>
                <w:spacing w:val="-2"/>
                <w:sz w:val="18"/>
              </w:rPr>
              <w:t>0.076</w:t>
            </w:r>
          </w:p>
        </w:tc>
        <w:tc>
          <w:tcPr>
            <w:tcW w:w="989" w:type="dxa"/>
          </w:tcPr>
          <w:p>
            <w:pPr>
              <w:pStyle w:val="11"/>
              <w:ind w:left="213"/>
              <w:jc w:val="left"/>
              <w:rPr>
                <w:sz w:val="18"/>
              </w:rPr>
            </w:pPr>
            <w:r>
              <w:rPr>
                <w:spacing w:val="-2"/>
                <w:sz w:val="18"/>
              </w:rPr>
              <w:t>0.902</w:t>
            </w:r>
          </w:p>
        </w:tc>
        <w:tc>
          <w:tcPr>
            <w:tcW w:w="1139" w:type="dxa"/>
          </w:tcPr>
          <w:p>
            <w:pPr>
              <w:pStyle w:val="11"/>
              <w:ind w:left="2" w:right="34"/>
              <w:rPr>
                <w:sz w:val="18"/>
              </w:rPr>
            </w:pPr>
            <w:r>
              <w:rPr>
                <w:spacing w:val="-2"/>
                <w:sz w:val="18"/>
              </w:rPr>
              <w:t>0.676</w:t>
            </w:r>
          </w:p>
        </w:tc>
        <w:tc>
          <w:tcPr>
            <w:tcW w:w="872" w:type="dxa"/>
          </w:tcPr>
          <w:p>
            <w:pPr>
              <w:pStyle w:val="11"/>
              <w:ind w:right="44"/>
              <w:jc w:val="right"/>
              <w:rPr>
                <w:sz w:val="18"/>
              </w:rPr>
            </w:pPr>
            <w:r>
              <w:rPr>
                <w:spacing w:val="-2"/>
                <w:sz w:val="18"/>
              </w:rPr>
              <w:t>0.975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0.074</w:t>
            </w:r>
          </w:p>
        </w:tc>
        <w:tc>
          <w:tcPr>
            <w:tcW w:w="900" w:type="dxa"/>
          </w:tcPr>
          <w:p>
            <w:pPr>
              <w:pStyle w:val="11"/>
              <w:ind w:left="27" w:right="1"/>
              <w:rPr>
                <w:sz w:val="18"/>
              </w:rPr>
            </w:pPr>
            <w:r>
              <w:rPr>
                <w:spacing w:val="-2"/>
                <w:sz w:val="18"/>
              </w:rPr>
              <w:t>0.065</w:t>
            </w:r>
          </w:p>
        </w:tc>
        <w:tc>
          <w:tcPr>
            <w:tcW w:w="989" w:type="dxa"/>
          </w:tcPr>
          <w:p>
            <w:pPr>
              <w:pStyle w:val="11"/>
              <w:ind w:left="213"/>
              <w:jc w:val="left"/>
              <w:rPr>
                <w:sz w:val="18"/>
              </w:rPr>
            </w:pPr>
            <w:r>
              <w:rPr>
                <w:spacing w:val="-2"/>
                <w:sz w:val="18"/>
              </w:rPr>
              <w:t>0.055</w:t>
            </w:r>
          </w:p>
        </w:tc>
        <w:tc>
          <w:tcPr>
            <w:tcW w:w="1139" w:type="dxa"/>
          </w:tcPr>
          <w:p>
            <w:pPr>
              <w:pStyle w:val="11"/>
              <w:ind w:left="2" w:right="34"/>
              <w:rPr>
                <w:sz w:val="18"/>
              </w:rPr>
            </w:pPr>
            <w:r>
              <w:rPr>
                <w:spacing w:val="-2"/>
                <w:sz w:val="18"/>
              </w:rPr>
              <w:t>0.006</w:t>
            </w:r>
          </w:p>
        </w:tc>
        <w:tc>
          <w:tcPr>
            <w:tcW w:w="872" w:type="dxa"/>
          </w:tcPr>
          <w:p>
            <w:pPr>
              <w:pStyle w:val="11"/>
              <w:ind w:right="44"/>
              <w:jc w:val="right"/>
              <w:rPr>
                <w:sz w:val="18"/>
              </w:rPr>
            </w:pPr>
            <w:r>
              <w:rPr>
                <w:spacing w:val="-2"/>
                <w:sz w:val="18"/>
              </w:rPr>
              <w:t>0.256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0.043</w:t>
            </w:r>
          </w:p>
        </w:tc>
        <w:tc>
          <w:tcPr>
            <w:tcW w:w="900" w:type="dxa"/>
          </w:tcPr>
          <w:p>
            <w:pPr>
              <w:pStyle w:val="11"/>
              <w:ind w:left="27" w:right="1"/>
              <w:rPr>
                <w:sz w:val="18"/>
              </w:rPr>
            </w:pPr>
            <w:r>
              <w:rPr>
                <w:spacing w:val="-2"/>
                <w:sz w:val="18"/>
              </w:rPr>
              <w:t>0.034</w:t>
            </w:r>
          </w:p>
        </w:tc>
        <w:tc>
          <w:tcPr>
            <w:tcW w:w="989" w:type="dxa"/>
          </w:tcPr>
          <w:p>
            <w:pPr>
              <w:pStyle w:val="11"/>
              <w:ind w:left="213"/>
              <w:jc w:val="left"/>
              <w:rPr>
                <w:sz w:val="18"/>
              </w:rPr>
            </w:pPr>
            <w:r>
              <w:rPr>
                <w:spacing w:val="-2"/>
                <w:sz w:val="18"/>
              </w:rPr>
              <w:t>0.032</w:t>
            </w:r>
          </w:p>
        </w:tc>
        <w:tc>
          <w:tcPr>
            <w:tcW w:w="1139" w:type="dxa"/>
          </w:tcPr>
          <w:p>
            <w:pPr>
              <w:pStyle w:val="11"/>
              <w:ind w:left="2" w:right="34"/>
              <w:rPr>
                <w:sz w:val="18"/>
              </w:rPr>
            </w:pPr>
            <w:r>
              <w:rPr>
                <w:spacing w:val="-2"/>
                <w:sz w:val="18"/>
              </w:rPr>
              <w:t>0.007</w:t>
            </w:r>
          </w:p>
        </w:tc>
        <w:tc>
          <w:tcPr>
            <w:tcW w:w="872" w:type="dxa"/>
          </w:tcPr>
          <w:p>
            <w:pPr>
              <w:pStyle w:val="11"/>
              <w:ind w:right="44"/>
              <w:jc w:val="right"/>
              <w:rPr>
                <w:sz w:val="18"/>
              </w:rPr>
            </w:pPr>
            <w:r>
              <w:rPr>
                <w:spacing w:val="-2"/>
                <w:sz w:val="18"/>
              </w:rPr>
              <w:t>0.136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0.949</w:t>
            </w:r>
          </w:p>
        </w:tc>
        <w:tc>
          <w:tcPr>
            <w:tcW w:w="900" w:type="dxa"/>
          </w:tcPr>
          <w:p>
            <w:pPr>
              <w:pStyle w:val="11"/>
              <w:ind w:left="27" w:right="1"/>
              <w:rPr>
                <w:sz w:val="18"/>
              </w:rPr>
            </w:pPr>
            <w:r>
              <w:rPr>
                <w:spacing w:val="-2"/>
                <w:sz w:val="18"/>
              </w:rPr>
              <w:t>0.047</w:t>
            </w:r>
          </w:p>
        </w:tc>
        <w:tc>
          <w:tcPr>
            <w:tcW w:w="989" w:type="dxa"/>
          </w:tcPr>
          <w:p>
            <w:pPr>
              <w:pStyle w:val="11"/>
              <w:ind w:left="213"/>
              <w:jc w:val="left"/>
              <w:rPr>
                <w:sz w:val="18"/>
              </w:rPr>
            </w:pPr>
            <w:r>
              <w:rPr>
                <w:spacing w:val="-2"/>
                <w:sz w:val="18"/>
              </w:rPr>
              <w:t>0.963</w:t>
            </w:r>
          </w:p>
        </w:tc>
        <w:tc>
          <w:tcPr>
            <w:tcW w:w="1139" w:type="dxa"/>
          </w:tcPr>
          <w:p>
            <w:pPr>
              <w:pStyle w:val="11"/>
              <w:ind w:right="34"/>
              <w:rPr>
                <w:sz w:val="18"/>
              </w:rPr>
            </w:pPr>
            <w:r>
              <w:rPr>
                <w:spacing w:val="-4"/>
                <w:sz w:val="18"/>
              </w:rPr>
              <w:t>0.82</w:t>
            </w:r>
          </w:p>
        </w:tc>
        <w:tc>
          <w:tcPr>
            <w:tcW w:w="872" w:type="dxa"/>
          </w:tcPr>
          <w:p>
            <w:pPr>
              <w:pStyle w:val="11"/>
              <w:ind w:right="44"/>
              <w:jc w:val="right"/>
              <w:rPr>
                <w:sz w:val="18"/>
              </w:rPr>
            </w:pPr>
            <w:r>
              <w:rPr>
                <w:spacing w:val="-2"/>
                <w:sz w:val="18"/>
              </w:rPr>
              <w:t>0.994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0.038</w:t>
            </w:r>
          </w:p>
        </w:tc>
        <w:tc>
          <w:tcPr>
            <w:tcW w:w="900" w:type="dxa"/>
          </w:tcPr>
          <w:p>
            <w:pPr>
              <w:pStyle w:val="11"/>
              <w:ind w:left="27" w:right="1"/>
              <w:rPr>
                <w:sz w:val="18"/>
              </w:rPr>
            </w:pPr>
            <w:r>
              <w:rPr>
                <w:spacing w:val="-2"/>
                <w:sz w:val="18"/>
              </w:rPr>
              <w:t>0.041</w:t>
            </w:r>
          </w:p>
        </w:tc>
        <w:tc>
          <w:tcPr>
            <w:tcW w:w="989" w:type="dxa"/>
          </w:tcPr>
          <w:p>
            <w:pPr>
              <w:pStyle w:val="11"/>
              <w:ind w:left="213"/>
              <w:jc w:val="left"/>
              <w:rPr>
                <w:sz w:val="18"/>
              </w:rPr>
            </w:pPr>
            <w:r>
              <w:rPr>
                <w:spacing w:val="-2"/>
                <w:sz w:val="18"/>
              </w:rPr>
              <w:t>0.025</w:t>
            </w:r>
          </w:p>
        </w:tc>
        <w:tc>
          <w:tcPr>
            <w:tcW w:w="1139" w:type="dxa"/>
          </w:tcPr>
          <w:p>
            <w:pPr>
              <w:pStyle w:val="11"/>
              <w:ind w:left="2" w:right="34"/>
              <w:rPr>
                <w:sz w:val="18"/>
              </w:rPr>
            </w:pPr>
            <w:r>
              <w:rPr>
                <w:spacing w:val="-2"/>
                <w:sz w:val="18"/>
              </w:rPr>
              <w:t>0.003</w:t>
            </w:r>
          </w:p>
        </w:tc>
        <w:tc>
          <w:tcPr>
            <w:tcW w:w="872" w:type="dxa"/>
          </w:tcPr>
          <w:p>
            <w:pPr>
              <w:pStyle w:val="11"/>
              <w:ind w:right="44"/>
              <w:jc w:val="right"/>
              <w:rPr>
                <w:sz w:val="18"/>
              </w:rPr>
            </w:pPr>
            <w:r>
              <w:rPr>
                <w:spacing w:val="-2"/>
                <w:sz w:val="18"/>
              </w:rPr>
              <w:t>0.157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SC1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0.013</w:t>
            </w:r>
          </w:p>
        </w:tc>
        <w:tc>
          <w:tcPr>
            <w:tcW w:w="900" w:type="dxa"/>
          </w:tcPr>
          <w:p>
            <w:pPr>
              <w:pStyle w:val="11"/>
              <w:ind w:left="27" w:right="1"/>
              <w:rPr>
                <w:sz w:val="18"/>
              </w:rPr>
            </w:pPr>
            <w:r>
              <w:rPr>
                <w:spacing w:val="-2"/>
                <w:sz w:val="18"/>
              </w:rPr>
              <w:t>0.018</w:t>
            </w:r>
          </w:p>
        </w:tc>
        <w:tc>
          <w:tcPr>
            <w:tcW w:w="989" w:type="dxa"/>
          </w:tcPr>
          <w:p>
            <w:pPr>
              <w:pStyle w:val="11"/>
              <w:ind w:left="213"/>
              <w:jc w:val="left"/>
              <w:rPr>
                <w:sz w:val="18"/>
              </w:rPr>
            </w:pPr>
            <w:r>
              <w:rPr>
                <w:spacing w:val="-2"/>
                <w:sz w:val="18"/>
              </w:rPr>
              <w:t>0.007</w:t>
            </w:r>
          </w:p>
        </w:tc>
        <w:tc>
          <w:tcPr>
            <w:tcW w:w="1139" w:type="dxa"/>
          </w:tcPr>
          <w:p>
            <w:pPr>
              <w:pStyle w:val="11"/>
              <w:ind w:left="2" w:right="34"/>
              <w:rPr>
                <w:sz w:val="18"/>
              </w:rPr>
            </w:pPr>
            <w:r>
              <w:rPr>
                <w:spacing w:val="-2"/>
                <w:sz w:val="18"/>
              </w:rPr>
              <w:t>0.001</w:t>
            </w:r>
          </w:p>
        </w:tc>
        <w:tc>
          <w:tcPr>
            <w:tcW w:w="872" w:type="dxa"/>
          </w:tcPr>
          <w:p>
            <w:pPr>
              <w:pStyle w:val="11"/>
              <w:ind w:right="96"/>
              <w:jc w:val="right"/>
              <w:rPr>
                <w:sz w:val="18"/>
              </w:rPr>
            </w:pPr>
            <w:r>
              <w:rPr>
                <w:spacing w:val="-4"/>
                <w:sz w:val="18"/>
              </w:rPr>
              <w:t>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left="4" w:right="8"/>
              <w:rPr>
                <w:sz w:val="18"/>
              </w:rPr>
            </w:pPr>
            <w:r>
              <w:rPr>
                <w:spacing w:val="-4"/>
                <w:sz w:val="18"/>
              </w:rPr>
              <w:t>Both</w:t>
            </w:r>
          </w:p>
        </w:tc>
        <w:tc>
          <w:tcPr>
            <w:tcW w:w="684" w:type="dxa"/>
          </w:tcPr>
          <w:p>
            <w:pPr>
              <w:pStyle w:val="11"/>
              <w:spacing w:before="54"/>
              <w:ind w:right="35"/>
              <w:rPr>
                <w:sz w:val="18"/>
              </w:rPr>
            </w:pPr>
            <w:r>
              <w:rPr>
                <w:spacing w:val="-5"/>
                <w:sz w:val="18"/>
              </w:rPr>
              <w:t>SO1</w:t>
            </w:r>
          </w:p>
        </w:tc>
        <w:tc>
          <w:tcPr>
            <w:tcW w:w="1103" w:type="dxa"/>
          </w:tcPr>
          <w:p>
            <w:pPr>
              <w:pStyle w:val="11"/>
              <w:spacing w:before="54"/>
              <w:ind w:left="28"/>
              <w:rPr>
                <w:sz w:val="18"/>
              </w:rPr>
            </w:pPr>
            <w:r>
              <w:rPr>
                <w:spacing w:val="-2"/>
                <w:sz w:val="18"/>
              </w:rPr>
              <w:t>Tillering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0.232</w:t>
            </w:r>
          </w:p>
        </w:tc>
        <w:tc>
          <w:tcPr>
            <w:tcW w:w="900" w:type="dxa"/>
          </w:tcPr>
          <w:p>
            <w:pPr>
              <w:pStyle w:val="11"/>
              <w:spacing w:before="54"/>
              <w:ind w:left="27" w:right="1"/>
              <w:rPr>
                <w:sz w:val="18"/>
              </w:rPr>
            </w:pPr>
            <w:r>
              <w:rPr>
                <w:spacing w:val="-2"/>
                <w:sz w:val="18"/>
              </w:rPr>
              <w:t>0.129</w:t>
            </w:r>
          </w:p>
        </w:tc>
        <w:tc>
          <w:tcPr>
            <w:tcW w:w="989" w:type="dxa"/>
          </w:tcPr>
          <w:p>
            <w:pPr>
              <w:pStyle w:val="11"/>
              <w:spacing w:before="54"/>
              <w:ind w:left="213"/>
              <w:jc w:val="left"/>
              <w:rPr>
                <w:sz w:val="18"/>
              </w:rPr>
            </w:pPr>
            <w:r>
              <w:rPr>
                <w:spacing w:val="-2"/>
                <w:sz w:val="18"/>
              </w:rPr>
              <w:t>0.211</w:t>
            </w:r>
          </w:p>
        </w:tc>
        <w:tc>
          <w:tcPr>
            <w:tcW w:w="1139" w:type="dxa"/>
          </w:tcPr>
          <w:p>
            <w:pPr>
              <w:pStyle w:val="11"/>
              <w:spacing w:before="54"/>
              <w:ind w:left="2" w:right="34"/>
              <w:rPr>
                <w:sz w:val="18"/>
              </w:rPr>
            </w:pPr>
            <w:r>
              <w:rPr>
                <w:spacing w:val="-2"/>
                <w:sz w:val="18"/>
              </w:rPr>
              <w:t>0.051</w:t>
            </w:r>
          </w:p>
        </w:tc>
        <w:tc>
          <w:tcPr>
            <w:tcW w:w="872" w:type="dxa"/>
          </w:tcPr>
          <w:p>
            <w:pPr>
              <w:pStyle w:val="11"/>
              <w:spacing w:before="54"/>
              <w:ind w:right="44"/>
              <w:jc w:val="right"/>
              <w:rPr>
                <w:sz w:val="18"/>
              </w:rPr>
            </w:pPr>
            <w:r>
              <w:rPr>
                <w:spacing w:val="-2"/>
                <w:sz w:val="18"/>
              </w:rPr>
              <w:t>0.536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3" w:right="44"/>
              <w:rPr>
                <w:sz w:val="18"/>
              </w:rPr>
            </w:pPr>
            <w:r>
              <w:rPr>
                <w:spacing w:val="-5"/>
                <w:sz w:val="18"/>
              </w:rPr>
              <w:t>0.1</w:t>
            </w:r>
          </w:p>
        </w:tc>
        <w:tc>
          <w:tcPr>
            <w:tcW w:w="900" w:type="dxa"/>
          </w:tcPr>
          <w:p>
            <w:pPr>
              <w:pStyle w:val="11"/>
              <w:ind w:left="27" w:right="1"/>
              <w:rPr>
                <w:sz w:val="18"/>
              </w:rPr>
            </w:pPr>
            <w:r>
              <w:rPr>
                <w:spacing w:val="-2"/>
                <w:sz w:val="18"/>
              </w:rPr>
              <w:t>0.096</w:t>
            </w:r>
          </w:p>
        </w:tc>
        <w:tc>
          <w:tcPr>
            <w:tcW w:w="989" w:type="dxa"/>
          </w:tcPr>
          <w:p>
            <w:pPr>
              <w:pStyle w:val="11"/>
              <w:ind w:left="213"/>
              <w:jc w:val="left"/>
              <w:rPr>
                <w:sz w:val="18"/>
              </w:rPr>
            </w:pPr>
            <w:r>
              <w:rPr>
                <w:spacing w:val="-2"/>
                <w:sz w:val="18"/>
              </w:rPr>
              <w:t>0.072</w:t>
            </w:r>
          </w:p>
        </w:tc>
        <w:tc>
          <w:tcPr>
            <w:tcW w:w="1139" w:type="dxa"/>
          </w:tcPr>
          <w:p>
            <w:pPr>
              <w:pStyle w:val="11"/>
              <w:ind w:left="2" w:right="34"/>
              <w:rPr>
                <w:sz w:val="18"/>
              </w:rPr>
            </w:pPr>
            <w:r>
              <w:rPr>
                <w:spacing w:val="-2"/>
                <w:sz w:val="18"/>
              </w:rPr>
              <w:t>0.006</w:t>
            </w:r>
          </w:p>
        </w:tc>
        <w:tc>
          <w:tcPr>
            <w:tcW w:w="872" w:type="dxa"/>
          </w:tcPr>
          <w:p>
            <w:pPr>
              <w:pStyle w:val="11"/>
              <w:ind w:right="44"/>
              <w:jc w:val="right"/>
              <w:rPr>
                <w:sz w:val="18"/>
              </w:rPr>
            </w:pPr>
            <w:r>
              <w:rPr>
                <w:spacing w:val="-2"/>
                <w:sz w:val="18"/>
              </w:rPr>
              <w:t>0.364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0.667</w:t>
            </w:r>
          </w:p>
        </w:tc>
        <w:tc>
          <w:tcPr>
            <w:tcW w:w="900" w:type="dxa"/>
          </w:tcPr>
          <w:p>
            <w:pPr>
              <w:pStyle w:val="11"/>
              <w:ind w:left="27" w:right="1"/>
              <w:rPr>
                <w:sz w:val="18"/>
              </w:rPr>
            </w:pPr>
            <w:r>
              <w:rPr>
                <w:spacing w:val="-2"/>
                <w:sz w:val="18"/>
              </w:rPr>
              <w:t>0.165</w:t>
            </w:r>
          </w:p>
        </w:tc>
        <w:tc>
          <w:tcPr>
            <w:tcW w:w="989" w:type="dxa"/>
          </w:tcPr>
          <w:p>
            <w:pPr>
              <w:pStyle w:val="11"/>
              <w:ind w:left="213"/>
              <w:jc w:val="left"/>
              <w:rPr>
                <w:sz w:val="18"/>
              </w:rPr>
            </w:pPr>
            <w:r>
              <w:rPr>
                <w:spacing w:val="-2"/>
                <w:sz w:val="18"/>
              </w:rPr>
              <w:t>0.687</w:t>
            </w:r>
          </w:p>
        </w:tc>
        <w:tc>
          <w:tcPr>
            <w:tcW w:w="1139" w:type="dxa"/>
          </w:tcPr>
          <w:p>
            <w:pPr>
              <w:pStyle w:val="11"/>
              <w:ind w:left="2" w:right="34"/>
              <w:rPr>
                <w:sz w:val="18"/>
              </w:rPr>
            </w:pPr>
            <w:r>
              <w:rPr>
                <w:spacing w:val="-2"/>
                <w:sz w:val="18"/>
              </w:rPr>
              <w:t>0.301</w:t>
            </w:r>
          </w:p>
        </w:tc>
        <w:tc>
          <w:tcPr>
            <w:tcW w:w="872" w:type="dxa"/>
          </w:tcPr>
          <w:p>
            <w:pPr>
              <w:pStyle w:val="11"/>
              <w:ind w:right="44"/>
              <w:jc w:val="right"/>
              <w:rPr>
                <w:sz w:val="18"/>
              </w:rPr>
            </w:pPr>
            <w:r>
              <w:rPr>
                <w:spacing w:val="-2"/>
                <w:sz w:val="18"/>
              </w:rPr>
              <w:t>0.921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0.869</w:t>
            </w:r>
          </w:p>
        </w:tc>
        <w:tc>
          <w:tcPr>
            <w:tcW w:w="900" w:type="dxa"/>
          </w:tcPr>
          <w:p>
            <w:pPr>
              <w:pStyle w:val="11"/>
              <w:ind w:left="27" w:right="1"/>
              <w:rPr>
                <w:sz w:val="18"/>
              </w:rPr>
            </w:pPr>
            <w:r>
              <w:rPr>
                <w:spacing w:val="-2"/>
                <w:sz w:val="18"/>
              </w:rPr>
              <w:t>0.088</w:t>
            </w:r>
          </w:p>
        </w:tc>
        <w:tc>
          <w:tcPr>
            <w:tcW w:w="989" w:type="dxa"/>
          </w:tcPr>
          <w:p>
            <w:pPr>
              <w:pStyle w:val="11"/>
              <w:ind w:left="213"/>
              <w:jc w:val="left"/>
              <w:rPr>
                <w:sz w:val="18"/>
              </w:rPr>
            </w:pPr>
            <w:r>
              <w:rPr>
                <w:spacing w:val="-2"/>
                <w:sz w:val="18"/>
              </w:rPr>
              <w:t>0.888</w:t>
            </w:r>
          </w:p>
        </w:tc>
        <w:tc>
          <w:tcPr>
            <w:tcW w:w="1139" w:type="dxa"/>
          </w:tcPr>
          <w:p>
            <w:pPr>
              <w:pStyle w:val="11"/>
              <w:ind w:left="2" w:right="34"/>
              <w:rPr>
                <w:sz w:val="18"/>
              </w:rPr>
            </w:pPr>
            <w:r>
              <w:rPr>
                <w:spacing w:val="-2"/>
                <w:sz w:val="18"/>
              </w:rPr>
              <w:t>0.654</w:t>
            </w:r>
          </w:p>
        </w:tc>
        <w:tc>
          <w:tcPr>
            <w:tcW w:w="872" w:type="dxa"/>
          </w:tcPr>
          <w:p>
            <w:pPr>
              <w:pStyle w:val="11"/>
              <w:ind w:right="44"/>
              <w:jc w:val="right"/>
              <w:rPr>
                <w:sz w:val="18"/>
              </w:rPr>
            </w:pPr>
            <w:r>
              <w:rPr>
                <w:spacing w:val="-2"/>
                <w:sz w:val="18"/>
              </w:rPr>
              <w:t>0.978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0.073</w:t>
            </w:r>
          </w:p>
        </w:tc>
        <w:tc>
          <w:tcPr>
            <w:tcW w:w="900" w:type="dxa"/>
          </w:tcPr>
          <w:p>
            <w:pPr>
              <w:pStyle w:val="11"/>
              <w:ind w:left="27" w:right="1"/>
              <w:rPr>
                <w:sz w:val="18"/>
              </w:rPr>
            </w:pPr>
            <w:r>
              <w:rPr>
                <w:spacing w:val="-2"/>
                <w:sz w:val="18"/>
              </w:rPr>
              <w:t>0.067</w:t>
            </w:r>
          </w:p>
        </w:tc>
        <w:tc>
          <w:tcPr>
            <w:tcW w:w="989" w:type="dxa"/>
          </w:tcPr>
          <w:p>
            <w:pPr>
              <w:pStyle w:val="11"/>
              <w:ind w:left="213"/>
              <w:jc w:val="left"/>
              <w:rPr>
                <w:sz w:val="18"/>
              </w:rPr>
            </w:pPr>
            <w:r>
              <w:rPr>
                <w:spacing w:val="-2"/>
                <w:sz w:val="18"/>
              </w:rPr>
              <w:t>0.053</w:t>
            </w:r>
          </w:p>
        </w:tc>
        <w:tc>
          <w:tcPr>
            <w:tcW w:w="1139" w:type="dxa"/>
          </w:tcPr>
          <w:p>
            <w:pPr>
              <w:pStyle w:val="11"/>
              <w:ind w:left="2" w:right="34"/>
              <w:rPr>
                <w:sz w:val="18"/>
              </w:rPr>
            </w:pPr>
            <w:r>
              <w:rPr>
                <w:spacing w:val="-2"/>
                <w:sz w:val="18"/>
              </w:rPr>
              <w:t>0.005</w:t>
            </w:r>
          </w:p>
        </w:tc>
        <w:tc>
          <w:tcPr>
            <w:tcW w:w="872" w:type="dxa"/>
          </w:tcPr>
          <w:p>
            <w:pPr>
              <w:pStyle w:val="11"/>
              <w:ind w:right="44"/>
              <w:jc w:val="right"/>
              <w:rPr>
                <w:sz w:val="18"/>
              </w:rPr>
            </w:pPr>
            <w:r>
              <w:rPr>
                <w:spacing w:val="-2"/>
                <w:sz w:val="18"/>
              </w:rPr>
              <w:t>0.252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0.059</w:t>
            </w:r>
          </w:p>
        </w:tc>
        <w:tc>
          <w:tcPr>
            <w:tcW w:w="900" w:type="dxa"/>
          </w:tcPr>
          <w:p>
            <w:pPr>
              <w:pStyle w:val="11"/>
              <w:ind w:left="27" w:right="1"/>
              <w:rPr>
                <w:sz w:val="18"/>
              </w:rPr>
            </w:pPr>
            <w:r>
              <w:rPr>
                <w:spacing w:val="-2"/>
                <w:sz w:val="18"/>
              </w:rPr>
              <w:t>0.053</w:t>
            </w:r>
          </w:p>
        </w:tc>
        <w:tc>
          <w:tcPr>
            <w:tcW w:w="989" w:type="dxa"/>
          </w:tcPr>
          <w:p>
            <w:pPr>
              <w:pStyle w:val="11"/>
              <w:ind w:left="213"/>
              <w:jc w:val="left"/>
              <w:rPr>
                <w:sz w:val="18"/>
              </w:rPr>
            </w:pPr>
            <w:r>
              <w:rPr>
                <w:spacing w:val="-2"/>
                <w:sz w:val="18"/>
              </w:rPr>
              <w:t>0.043</w:t>
            </w:r>
          </w:p>
        </w:tc>
        <w:tc>
          <w:tcPr>
            <w:tcW w:w="1139" w:type="dxa"/>
          </w:tcPr>
          <w:p>
            <w:pPr>
              <w:pStyle w:val="11"/>
              <w:ind w:left="2" w:right="34"/>
              <w:rPr>
                <w:sz w:val="18"/>
              </w:rPr>
            </w:pPr>
            <w:r>
              <w:rPr>
                <w:spacing w:val="-2"/>
                <w:sz w:val="18"/>
              </w:rPr>
              <w:t>0.006</w:t>
            </w:r>
          </w:p>
        </w:tc>
        <w:tc>
          <w:tcPr>
            <w:tcW w:w="872" w:type="dxa"/>
          </w:tcPr>
          <w:p>
            <w:pPr>
              <w:pStyle w:val="11"/>
              <w:ind w:right="44"/>
              <w:jc w:val="right"/>
              <w:rPr>
                <w:sz w:val="18"/>
              </w:rPr>
            </w:pPr>
            <w:r>
              <w:rPr>
                <w:spacing w:val="-2"/>
                <w:sz w:val="18"/>
              </w:rPr>
              <w:t>0.198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0.946</w:t>
            </w:r>
          </w:p>
        </w:tc>
        <w:tc>
          <w:tcPr>
            <w:tcW w:w="900" w:type="dxa"/>
          </w:tcPr>
          <w:p>
            <w:pPr>
              <w:pStyle w:val="11"/>
              <w:ind w:left="27" w:right="1"/>
              <w:rPr>
                <w:sz w:val="18"/>
              </w:rPr>
            </w:pPr>
            <w:r>
              <w:rPr>
                <w:spacing w:val="-2"/>
                <w:sz w:val="18"/>
              </w:rPr>
              <w:t>0.047</w:t>
            </w:r>
          </w:p>
        </w:tc>
        <w:tc>
          <w:tcPr>
            <w:tcW w:w="989" w:type="dxa"/>
          </w:tcPr>
          <w:p>
            <w:pPr>
              <w:pStyle w:val="11"/>
              <w:ind w:left="213"/>
              <w:jc w:val="left"/>
              <w:rPr>
                <w:sz w:val="18"/>
              </w:rPr>
            </w:pPr>
            <w:r>
              <w:rPr>
                <w:spacing w:val="-2"/>
                <w:sz w:val="18"/>
              </w:rPr>
              <w:t>0.959</w:t>
            </w:r>
          </w:p>
        </w:tc>
        <w:tc>
          <w:tcPr>
            <w:tcW w:w="1139" w:type="dxa"/>
          </w:tcPr>
          <w:p>
            <w:pPr>
              <w:pStyle w:val="11"/>
              <w:ind w:left="2" w:right="34"/>
              <w:rPr>
                <w:sz w:val="18"/>
              </w:rPr>
            </w:pPr>
            <w:r>
              <w:rPr>
                <w:spacing w:val="-2"/>
                <w:sz w:val="18"/>
              </w:rPr>
              <w:t>0.827</w:t>
            </w:r>
          </w:p>
        </w:tc>
        <w:tc>
          <w:tcPr>
            <w:tcW w:w="872" w:type="dxa"/>
          </w:tcPr>
          <w:p>
            <w:pPr>
              <w:pStyle w:val="11"/>
              <w:ind w:right="44"/>
              <w:jc w:val="right"/>
              <w:rPr>
                <w:sz w:val="18"/>
              </w:rPr>
            </w:pPr>
            <w:r>
              <w:rPr>
                <w:spacing w:val="-2"/>
                <w:sz w:val="18"/>
              </w:rPr>
              <w:t>0.994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0.036</w:t>
            </w:r>
          </w:p>
        </w:tc>
        <w:tc>
          <w:tcPr>
            <w:tcW w:w="900" w:type="dxa"/>
          </w:tcPr>
          <w:p>
            <w:pPr>
              <w:pStyle w:val="11"/>
              <w:ind w:left="27" w:right="1"/>
              <w:rPr>
                <w:sz w:val="18"/>
              </w:rPr>
            </w:pPr>
            <w:r>
              <w:rPr>
                <w:spacing w:val="-2"/>
                <w:sz w:val="18"/>
              </w:rPr>
              <w:t>0.038</w:t>
            </w:r>
          </w:p>
        </w:tc>
        <w:tc>
          <w:tcPr>
            <w:tcW w:w="989" w:type="dxa"/>
          </w:tcPr>
          <w:p>
            <w:pPr>
              <w:pStyle w:val="11"/>
              <w:ind w:left="213"/>
              <w:jc w:val="left"/>
              <w:rPr>
                <w:sz w:val="18"/>
              </w:rPr>
            </w:pPr>
            <w:r>
              <w:rPr>
                <w:spacing w:val="-2"/>
                <w:sz w:val="18"/>
              </w:rPr>
              <w:t>0.025</w:t>
            </w:r>
          </w:p>
        </w:tc>
        <w:tc>
          <w:tcPr>
            <w:tcW w:w="1139" w:type="dxa"/>
          </w:tcPr>
          <w:p>
            <w:pPr>
              <w:pStyle w:val="11"/>
              <w:ind w:left="2" w:right="34"/>
              <w:rPr>
                <w:sz w:val="18"/>
              </w:rPr>
            </w:pPr>
            <w:r>
              <w:rPr>
                <w:spacing w:val="-2"/>
                <w:sz w:val="18"/>
              </w:rPr>
              <w:t>0.002</w:t>
            </w:r>
          </w:p>
        </w:tc>
        <w:tc>
          <w:tcPr>
            <w:tcW w:w="872" w:type="dxa"/>
          </w:tcPr>
          <w:p>
            <w:pPr>
              <w:pStyle w:val="11"/>
              <w:ind w:right="44"/>
              <w:jc w:val="right"/>
              <w:rPr>
                <w:sz w:val="18"/>
              </w:rPr>
            </w:pPr>
            <w:r>
              <w:rPr>
                <w:spacing w:val="-2"/>
                <w:sz w:val="18"/>
              </w:rPr>
              <w:t>0.141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left="4" w:right="8"/>
              <w:rPr>
                <w:sz w:val="18"/>
              </w:rPr>
            </w:pPr>
            <w:r>
              <w:rPr>
                <w:spacing w:val="-4"/>
                <w:sz w:val="18"/>
              </w:rPr>
              <w:t>Both</w:t>
            </w:r>
          </w:p>
        </w:tc>
        <w:tc>
          <w:tcPr>
            <w:tcW w:w="684" w:type="dxa"/>
          </w:tcPr>
          <w:p>
            <w:pPr>
              <w:pStyle w:val="11"/>
              <w:ind w:right="35"/>
              <w:rPr>
                <w:sz w:val="18"/>
              </w:rPr>
            </w:pPr>
            <w:r>
              <w:rPr>
                <w:spacing w:val="-5"/>
                <w:sz w:val="18"/>
              </w:rPr>
              <w:t>SO1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0.018</w:t>
            </w:r>
          </w:p>
        </w:tc>
        <w:tc>
          <w:tcPr>
            <w:tcW w:w="900" w:type="dxa"/>
          </w:tcPr>
          <w:p>
            <w:pPr>
              <w:pStyle w:val="11"/>
              <w:ind w:left="27" w:right="1"/>
              <w:rPr>
                <w:sz w:val="18"/>
              </w:rPr>
            </w:pPr>
            <w:r>
              <w:rPr>
                <w:spacing w:val="-2"/>
                <w:sz w:val="18"/>
              </w:rPr>
              <w:t>0.025</w:t>
            </w:r>
          </w:p>
        </w:tc>
        <w:tc>
          <w:tcPr>
            <w:tcW w:w="989" w:type="dxa"/>
          </w:tcPr>
          <w:p>
            <w:pPr>
              <w:pStyle w:val="11"/>
              <w:ind w:left="213"/>
              <w:jc w:val="left"/>
              <w:rPr>
                <w:sz w:val="18"/>
              </w:rPr>
            </w:pPr>
            <w:r>
              <w:rPr>
                <w:spacing w:val="-2"/>
                <w:sz w:val="18"/>
              </w:rPr>
              <w:t>0.009</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0.085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0.502</w:t>
            </w:r>
          </w:p>
        </w:tc>
        <w:tc>
          <w:tcPr>
            <w:tcW w:w="900" w:type="dxa"/>
          </w:tcPr>
          <w:p>
            <w:pPr>
              <w:pStyle w:val="11"/>
              <w:ind w:left="27" w:right="1"/>
              <w:rPr>
                <w:sz w:val="18"/>
              </w:rPr>
            </w:pPr>
            <w:r>
              <w:rPr>
                <w:spacing w:val="-2"/>
                <w:sz w:val="18"/>
              </w:rPr>
              <w:t>0.084</w:t>
            </w:r>
          </w:p>
        </w:tc>
        <w:tc>
          <w:tcPr>
            <w:tcW w:w="989" w:type="dxa"/>
          </w:tcPr>
          <w:p>
            <w:pPr>
              <w:pStyle w:val="11"/>
              <w:ind w:left="213"/>
              <w:jc w:val="left"/>
              <w:rPr>
                <w:sz w:val="18"/>
              </w:rPr>
            </w:pPr>
            <w:r>
              <w:rPr>
                <w:spacing w:val="-2"/>
                <w:sz w:val="18"/>
              </w:rPr>
              <w:t>0.505</w:t>
            </w:r>
          </w:p>
        </w:tc>
        <w:tc>
          <w:tcPr>
            <w:tcW w:w="1139" w:type="dxa"/>
          </w:tcPr>
          <w:p>
            <w:pPr>
              <w:pStyle w:val="11"/>
              <w:ind w:right="34"/>
              <w:rPr>
                <w:sz w:val="18"/>
              </w:rPr>
            </w:pPr>
            <w:r>
              <w:rPr>
                <w:spacing w:val="-4"/>
                <w:sz w:val="18"/>
              </w:rPr>
              <w:t>0.33</w:t>
            </w:r>
          </w:p>
        </w:tc>
        <w:tc>
          <w:tcPr>
            <w:tcW w:w="872" w:type="dxa"/>
          </w:tcPr>
          <w:p>
            <w:pPr>
              <w:pStyle w:val="11"/>
              <w:ind w:right="44"/>
              <w:jc w:val="right"/>
              <w:rPr>
                <w:sz w:val="18"/>
              </w:rPr>
            </w:pPr>
            <w:r>
              <w:rPr>
                <w:spacing w:val="-2"/>
                <w:sz w:val="18"/>
              </w:rPr>
              <w:t>0.655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0.294</w:t>
            </w:r>
          </w:p>
        </w:tc>
        <w:tc>
          <w:tcPr>
            <w:tcW w:w="900" w:type="dxa"/>
          </w:tcPr>
          <w:p>
            <w:pPr>
              <w:pStyle w:val="11"/>
              <w:ind w:left="27" w:right="1"/>
              <w:rPr>
                <w:sz w:val="18"/>
              </w:rPr>
            </w:pPr>
            <w:r>
              <w:rPr>
                <w:spacing w:val="-2"/>
                <w:sz w:val="18"/>
              </w:rPr>
              <w:t>0.073</w:t>
            </w:r>
          </w:p>
        </w:tc>
        <w:tc>
          <w:tcPr>
            <w:tcW w:w="989" w:type="dxa"/>
          </w:tcPr>
          <w:p>
            <w:pPr>
              <w:pStyle w:val="11"/>
              <w:ind w:left="213"/>
              <w:jc w:val="left"/>
              <w:rPr>
                <w:sz w:val="18"/>
              </w:rPr>
            </w:pPr>
            <w:r>
              <w:rPr>
                <w:spacing w:val="-2"/>
                <w:sz w:val="18"/>
              </w:rPr>
              <w:t>0.293</w:t>
            </w:r>
          </w:p>
        </w:tc>
        <w:tc>
          <w:tcPr>
            <w:tcW w:w="1139" w:type="dxa"/>
          </w:tcPr>
          <w:p>
            <w:pPr>
              <w:pStyle w:val="11"/>
              <w:ind w:left="2" w:right="34"/>
              <w:rPr>
                <w:sz w:val="18"/>
              </w:rPr>
            </w:pPr>
            <w:r>
              <w:rPr>
                <w:spacing w:val="-2"/>
                <w:sz w:val="18"/>
              </w:rPr>
              <w:t>0.154</w:t>
            </w:r>
          </w:p>
        </w:tc>
        <w:tc>
          <w:tcPr>
            <w:tcW w:w="872" w:type="dxa"/>
          </w:tcPr>
          <w:p>
            <w:pPr>
              <w:pStyle w:val="11"/>
              <w:ind w:right="96"/>
              <w:jc w:val="right"/>
              <w:rPr>
                <w:sz w:val="18"/>
              </w:rPr>
            </w:pPr>
            <w:r>
              <w:rPr>
                <w:spacing w:val="-4"/>
                <w:sz w:val="18"/>
              </w:rPr>
              <w:t>0.44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LC1</w:t>
            </w:r>
          </w:p>
        </w:tc>
        <w:tc>
          <w:tcPr>
            <w:tcW w:w="1103" w:type="dxa"/>
          </w:tcPr>
          <w:p>
            <w:pPr>
              <w:pStyle w:val="11"/>
              <w:spacing w:before="54"/>
              <w:ind w:left="28"/>
              <w:rPr>
                <w:sz w:val="18"/>
              </w:rPr>
            </w:pPr>
            <w:r>
              <w:rPr>
                <w:spacing w:val="-2"/>
                <w:sz w:val="18"/>
              </w:rPr>
              <w:t>Tillering</w:t>
            </w:r>
          </w:p>
        </w:tc>
        <w:tc>
          <w:tcPr>
            <w:tcW w:w="1726" w:type="dxa"/>
          </w:tcPr>
          <w:p>
            <w:pPr>
              <w:pStyle w:val="11"/>
              <w:spacing w:before="54"/>
              <w:ind w:left="17" w:right="65"/>
              <w:rPr>
                <w:sz w:val="18"/>
              </w:rPr>
            </w:pPr>
            <w:r>
              <w:rPr>
                <w:spacing w:val="-2"/>
                <w:sz w:val="18"/>
              </w:rPr>
              <w:t>Detritivore</w:t>
            </w:r>
          </w:p>
        </w:tc>
        <w:tc>
          <w:tcPr>
            <w:tcW w:w="887" w:type="dxa"/>
          </w:tcPr>
          <w:p>
            <w:pPr>
              <w:pStyle w:val="11"/>
              <w:spacing w:before="54"/>
              <w:ind w:left="22" w:right="44"/>
              <w:rPr>
                <w:sz w:val="18"/>
              </w:rPr>
            </w:pPr>
            <w:r>
              <w:rPr>
                <w:spacing w:val="-2"/>
                <w:sz w:val="18"/>
              </w:rPr>
              <w:t>0.203</w:t>
            </w:r>
          </w:p>
        </w:tc>
        <w:tc>
          <w:tcPr>
            <w:tcW w:w="900" w:type="dxa"/>
          </w:tcPr>
          <w:p>
            <w:pPr>
              <w:pStyle w:val="11"/>
              <w:spacing w:before="54"/>
              <w:ind w:left="27"/>
              <w:rPr>
                <w:sz w:val="18"/>
              </w:rPr>
            </w:pPr>
            <w:r>
              <w:rPr>
                <w:spacing w:val="-5"/>
                <w:sz w:val="18"/>
              </w:rPr>
              <w:t>0.1</w:t>
            </w:r>
          </w:p>
        </w:tc>
        <w:tc>
          <w:tcPr>
            <w:tcW w:w="989" w:type="dxa"/>
          </w:tcPr>
          <w:p>
            <w:pPr>
              <w:pStyle w:val="11"/>
              <w:spacing w:before="54"/>
              <w:ind w:left="263"/>
              <w:jc w:val="left"/>
              <w:rPr>
                <w:sz w:val="18"/>
              </w:rPr>
            </w:pPr>
            <w:r>
              <w:rPr>
                <w:spacing w:val="-4"/>
                <w:sz w:val="18"/>
              </w:rPr>
              <w:t>0.19</w:t>
            </w:r>
          </w:p>
        </w:tc>
        <w:tc>
          <w:tcPr>
            <w:tcW w:w="1139" w:type="dxa"/>
          </w:tcPr>
          <w:p>
            <w:pPr>
              <w:pStyle w:val="11"/>
              <w:spacing w:before="54"/>
              <w:ind w:left="2" w:right="34"/>
              <w:rPr>
                <w:sz w:val="18"/>
              </w:rPr>
            </w:pPr>
            <w:r>
              <w:rPr>
                <w:spacing w:val="-2"/>
                <w:sz w:val="18"/>
              </w:rPr>
              <w:t>0.047</w:t>
            </w:r>
          </w:p>
        </w:tc>
        <w:tc>
          <w:tcPr>
            <w:tcW w:w="872" w:type="dxa"/>
          </w:tcPr>
          <w:p>
            <w:pPr>
              <w:pStyle w:val="11"/>
              <w:spacing w:before="54"/>
              <w:ind w:right="44"/>
              <w:jc w:val="right"/>
              <w:rPr>
                <w:sz w:val="18"/>
              </w:rPr>
            </w:pPr>
            <w:r>
              <w:rPr>
                <w:spacing w:val="-2"/>
                <w:sz w:val="18"/>
              </w:rPr>
              <w:t>0.448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0.908</w:t>
            </w:r>
          </w:p>
        </w:tc>
        <w:tc>
          <w:tcPr>
            <w:tcW w:w="900" w:type="dxa"/>
          </w:tcPr>
          <w:p>
            <w:pPr>
              <w:pStyle w:val="11"/>
              <w:ind w:left="27" w:right="1"/>
              <w:rPr>
                <w:sz w:val="18"/>
              </w:rPr>
            </w:pPr>
            <w:r>
              <w:rPr>
                <w:spacing w:val="-2"/>
                <w:sz w:val="18"/>
              </w:rPr>
              <w:t>0.038</w:t>
            </w:r>
          </w:p>
        </w:tc>
        <w:tc>
          <w:tcPr>
            <w:tcW w:w="989" w:type="dxa"/>
          </w:tcPr>
          <w:p>
            <w:pPr>
              <w:pStyle w:val="11"/>
              <w:ind w:left="213"/>
              <w:jc w:val="left"/>
              <w:rPr>
                <w:sz w:val="18"/>
              </w:rPr>
            </w:pPr>
            <w:r>
              <w:rPr>
                <w:spacing w:val="-2"/>
                <w:sz w:val="18"/>
              </w:rPr>
              <w:t>0.915</w:t>
            </w:r>
          </w:p>
        </w:tc>
        <w:tc>
          <w:tcPr>
            <w:tcW w:w="1139" w:type="dxa"/>
          </w:tcPr>
          <w:p>
            <w:pPr>
              <w:pStyle w:val="11"/>
              <w:ind w:left="2" w:right="34"/>
              <w:rPr>
                <w:sz w:val="18"/>
              </w:rPr>
            </w:pPr>
            <w:r>
              <w:rPr>
                <w:spacing w:val="-2"/>
                <w:sz w:val="18"/>
              </w:rPr>
              <w:t>0.816</w:t>
            </w:r>
          </w:p>
        </w:tc>
        <w:tc>
          <w:tcPr>
            <w:tcW w:w="872" w:type="dxa"/>
          </w:tcPr>
          <w:p>
            <w:pPr>
              <w:pStyle w:val="11"/>
              <w:ind w:right="44"/>
              <w:jc w:val="right"/>
              <w:rPr>
                <w:sz w:val="18"/>
              </w:rPr>
            </w:pPr>
            <w:r>
              <w:rPr>
                <w:spacing w:val="-2"/>
                <w:sz w:val="18"/>
              </w:rPr>
              <w:t>0.965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0.085</w:t>
            </w:r>
          </w:p>
        </w:tc>
        <w:tc>
          <w:tcPr>
            <w:tcW w:w="900" w:type="dxa"/>
          </w:tcPr>
          <w:p>
            <w:pPr>
              <w:pStyle w:val="11"/>
              <w:ind w:left="27" w:right="1"/>
              <w:rPr>
                <w:sz w:val="18"/>
              </w:rPr>
            </w:pPr>
            <w:r>
              <w:rPr>
                <w:spacing w:val="-2"/>
                <w:sz w:val="18"/>
              </w:rPr>
              <w:t>0.037</w:t>
            </w:r>
          </w:p>
        </w:tc>
        <w:tc>
          <w:tcPr>
            <w:tcW w:w="989" w:type="dxa"/>
          </w:tcPr>
          <w:p>
            <w:pPr>
              <w:pStyle w:val="11"/>
              <w:ind w:left="213"/>
              <w:jc w:val="left"/>
              <w:rPr>
                <w:sz w:val="18"/>
              </w:rPr>
            </w:pPr>
            <w:r>
              <w:rPr>
                <w:spacing w:val="-2"/>
                <w:sz w:val="18"/>
              </w:rPr>
              <w:t>0.079</w:t>
            </w:r>
          </w:p>
        </w:tc>
        <w:tc>
          <w:tcPr>
            <w:tcW w:w="1139" w:type="dxa"/>
          </w:tcPr>
          <w:p>
            <w:pPr>
              <w:pStyle w:val="11"/>
              <w:ind w:left="2" w:right="34"/>
              <w:rPr>
                <w:sz w:val="18"/>
              </w:rPr>
            </w:pPr>
            <w:r>
              <w:rPr>
                <w:spacing w:val="-2"/>
                <w:sz w:val="18"/>
              </w:rPr>
              <w:t>0.031</w:t>
            </w:r>
          </w:p>
        </w:tc>
        <w:tc>
          <w:tcPr>
            <w:tcW w:w="872" w:type="dxa"/>
          </w:tcPr>
          <w:p>
            <w:pPr>
              <w:pStyle w:val="11"/>
              <w:ind w:right="44"/>
              <w:jc w:val="right"/>
              <w:rPr>
                <w:sz w:val="18"/>
              </w:rPr>
            </w:pPr>
            <w:r>
              <w:rPr>
                <w:spacing w:val="-2"/>
                <w:sz w:val="18"/>
              </w:rPr>
              <w:t>0.173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0.007</w:t>
            </w:r>
          </w:p>
        </w:tc>
        <w:tc>
          <w:tcPr>
            <w:tcW w:w="900" w:type="dxa"/>
          </w:tcPr>
          <w:p>
            <w:pPr>
              <w:pStyle w:val="11"/>
              <w:ind w:left="27" w:right="1"/>
              <w:rPr>
                <w:sz w:val="18"/>
              </w:rPr>
            </w:pPr>
            <w:r>
              <w:rPr>
                <w:spacing w:val="-2"/>
                <w:sz w:val="18"/>
              </w:rPr>
              <w:t>0.007</w:t>
            </w:r>
          </w:p>
        </w:tc>
        <w:tc>
          <w:tcPr>
            <w:tcW w:w="989" w:type="dxa"/>
          </w:tcPr>
          <w:p>
            <w:pPr>
              <w:pStyle w:val="11"/>
              <w:ind w:left="213"/>
              <w:jc w:val="left"/>
              <w:rPr>
                <w:sz w:val="18"/>
              </w:rPr>
            </w:pPr>
            <w:r>
              <w:rPr>
                <w:spacing w:val="-2"/>
                <w:sz w:val="18"/>
              </w:rPr>
              <w:t>0.005</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0.945</w:t>
            </w:r>
          </w:p>
        </w:tc>
        <w:tc>
          <w:tcPr>
            <w:tcW w:w="900" w:type="dxa"/>
          </w:tcPr>
          <w:p>
            <w:pPr>
              <w:pStyle w:val="11"/>
              <w:ind w:left="27" w:right="1"/>
              <w:rPr>
                <w:sz w:val="18"/>
              </w:rPr>
            </w:pPr>
            <w:r>
              <w:rPr>
                <w:spacing w:val="-2"/>
                <w:sz w:val="18"/>
              </w:rPr>
              <w:t>0.027</w:t>
            </w:r>
          </w:p>
        </w:tc>
        <w:tc>
          <w:tcPr>
            <w:tcW w:w="989" w:type="dxa"/>
          </w:tcPr>
          <w:p>
            <w:pPr>
              <w:pStyle w:val="11"/>
              <w:ind w:left="213"/>
              <w:jc w:val="left"/>
              <w:rPr>
                <w:sz w:val="18"/>
              </w:rPr>
            </w:pPr>
            <w:r>
              <w:rPr>
                <w:spacing w:val="-2"/>
                <w:sz w:val="18"/>
              </w:rPr>
              <w:t>0.951</w:t>
            </w:r>
          </w:p>
        </w:tc>
        <w:tc>
          <w:tcPr>
            <w:tcW w:w="1139" w:type="dxa"/>
          </w:tcPr>
          <w:p>
            <w:pPr>
              <w:pStyle w:val="11"/>
              <w:ind w:left="2" w:right="34"/>
              <w:rPr>
                <w:sz w:val="18"/>
              </w:rPr>
            </w:pPr>
            <w:r>
              <w:rPr>
                <w:spacing w:val="-2"/>
                <w:sz w:val="18"/>
              </w:rPr>
              <w:t>0.878</w:t>
            </w:r>
          </w:p>
        </w:tc>
        <w:tc>
          <w:tcPr>
            <w:tcW w:w="872" w:type="dxa"/>
          </w:tcPr>
          <w:p>
            <w:pPr>
              <w:pStyle w:val="11"/>
              <w:ind w:right="44"/>
              <w:jc w:val="right"/>
              <w:rPr>
                <w:sz w:val="18"/>
              </w:rPr>
            </w:pPr>
            <w:r>
              <w:rPr>
                <w:spacing w:val="-2"/>
                <w:sz w:val="18"/>
              </w:rPr>
              <w:t>0.982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0.051</w:t>
            </w:r>
          </w:p>
        </w:tc>
        <w:tc>
          <w:tcPr>
            <w:tcW w:w="900" w:type="dxa"/>
          </w:tcPr>
          <w:p>
            <w:pPr>
              <w:pStyle w:val="11"/>
              <w:ind w:left="27" w:right="1"/>
              <w:rPr>
                <w:sz w:val="18"/>
              </w:rPr>
            </w:pPr>
            <w:r>
              <w:rPr>
                <w:spacing w:val="-2"/>
                <w:sz w:val="18"/>
              </w:rPr>
              <w:t>0.026</w:t>
            </w:r>
          </w:p>
        </w:tc>
        <w:tc>
          <w:tcPr>
            <w:tcW w:w="989" w:type="dxa"/>
          </w:tcPr>
          <w:p>
            <w:pPr>
              <w:pStyle w:val="11"/>
              <w:ind w:left="213"/>
              <w:jc w:val="left"/>
              <w:rPr>
                <w:sz w:val="18"/>
              </w:rPr>
            </w:pPr>
            <w:r>
              <w:rPr>
                <w:spacing w:val="-2"/>
                <w:sz w:val="18"/>
              </w:rPr>
              <w:t>0.047</w:t>
            </w:r>
          </w:p>
        </w:tc>
        <w:tc>
          <w:tcPr>
            <w:tcW w:w="1139" w:type="dxa"/>
          </w:tcPr>
          <w:p>
            <w:pPr>
              <w:pStyle w:val="11"/>
              <w:ind w:left="2" w:right="34"/>
              <w:rPr>
                <w:sz w:val="18"/>
              </w:rPr>
            </w:pPr>
            <w:r>
              <w:rPr>
                <w:spacing w:val="-2"/>
                <w:sz w:val="18"/>
              </w:rPr>
              <w:t>0.016</w:t>
            </w:r>
          </w:p>
        </w:tc>
        <w:tc>
          <w:tcPr>
            <w:tcW w:w="872" w:type="dxa"/>
          </w:tcPr>
          <w:p>
            <w:pPr>
              <w:pStyle w:val="11"/>
              <w:ind w:right="44"/>
              <w:jc w:val="right"/>
              <w:rPr>
                <w:sz w:val="18"/>
              </w:rPr>
            </w:pPr>
            <w:r>
              <w:rPr>
                <w:spacing w:val="-2"/>
                <w:sz w:val="18"/>
              </w:rPr>
              <w:t>0.116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LC1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0.003</w:t>
            </w:r>
          </w:p>
        </w:tc>
        <w:tc>
          <w:tcPr>
            <w:tcW w:w="900" w:type="dxa"/>
          </w:tcPr>
          <w:p>
            <w:pPr>
              <w:pStyle w:val="11"/>
              <w:ind w:left="27" w:right="1"/>
              <w:rPr>
                <w:sz w:val="18"/>
              </w:rPr>
            </w:pPr>
            <w:r>
              <w:rPr>
                <w:spacing w:val="-2"/>
                <w:sz w:val="18"/>
              </w:rPr>
              <w:t>0.004</w:t>
            </w:r>
          </w:p>
        </w:tc>
        <w:tc>
          <w:tcPr>
            <w:tcW w:w="989" w:type="dxa"/>
          </w:tcPr>
          <w:p>
            <w:pPr>
              <w:pStyle w:val="11"/>
              <w:ind w:left="213"/>
              <w:jc w:val="left"/>
              <w:rPr>
                <w:sz w:val="18"/>
              </w:rPr>
            </w:pPr>
            <w:r>
              <w:rPr>
                <w:spacing w:val="-2"/>
                <w:sz w:val="18"/>
              </w:rPr>
              <w:t>0.002</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line="188" w:lineRule="exact"/>
              <w:ind w:left="50"/>
              <w:jc w:val="left"/>
              <w:rPr>
                <w:sz w:val="18"/>
              </w:rPr>
            </w:pPr>
            <w:r>
              <w:rPr>
                <w:spacing w:val="-4"/>
                <w:sz w:val="18"/>
              </w:rPr>
              <w:t>2019</w:t>
            </w:r>
          </w:p>
        </w:tc>
        <w:tc>
          <w:tcPr>
            <w:tcW w:w="768" w:type="dxa"/>
          </w:tcPr>
          <w:p>
            <w:pPr>
              <w:pStyle w:val="11"/>
              <w:spacing w:line="188" w:lineRule="exact"/>
              <w:ind w:right="8"/>
              <w:rPr>
                <w:sz w:val="18"/>
              </w:rPr>
            </w:pPr>
            <w:r>
              <w:rPr>
                <w:spacing w:val="-2"/>
                <w:sz w:val="18"/>
              </w:rPr>
              <w:t>Spider</w:t>
            </w:r>
          </w:p>
        </w:tc>
        <w:tc>
          <w:tcPr>
            <w:tcW w:w="684" w:type="dxa"/>
          </w:tcPr>
          <w:p>
            <w:pPr>
              <w:pStyle w:val="11"/>
              <w:spacing w:line="188" w:lineRule="exact"/>
              <w:ind w:right="35"/>
              <w:rPr>
                <w:sz w:val="18"/>
              </w:rPr>
            </w:pPr>
            <w:r>
              <w:rPr>
                <w:spacing w:val="-5"/>
                <w:sz w:val="18"/>
              </w:rPr>
              <w:t>LC2</w:t>
            </w:r>
          </w:p>
        </w:tc>
        <w:tc>
          <w:tcPr>
            <w:tcW w:w="1103" w:type="dxa"/>
          </w:tcPr>
          <w:p>
            <w:pPr>
              <w:pStyle w:val="11"/>
              <w:spacing w:line="188" w:lineRule="exact"/>
              <w:ind w:left="28"/>
              <w:rPr>
                <w:sz w:val="18"/>
              </w:rPr>
            </w:pPr>
            <w:r>
              <w:rPr>
                <w:spacing w:val="-2"/>
                <w:sz w:val="18"/>
              </w:rPr>
              <w:t>Tillering</w:t>
            </w:r>
          </w:p>
        </w:tc>
        <w:tc>
          <w:tcPr>
            <w:tcW w:w="1726" w:type="dxa"/>
          </w:tcPr>
          <w:p>
            <w:pPr>
              <w:pStyle w:val="11"/>
              <w:spacing w:line="188" w:lineRule="exact"/>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line="188" w:lineRule="exact"/>
              <w:ind w:left="22" w:right="44"/>
              <w:rPr>
                <w:sz w:val="18"/>
              </w:rPr>
            </w:pPr>
            <w:r>
              <w:rPr>
                <w:spacing w:val="-2"/>
                <w:sz w:val="18"/>
              </w:rPr>
              <w:t>0.457</w:t>
            </w:r>
          </w:p>
        </w:tc>
        <w:tc>
          <w:tcPr>
            <w:tcW w:w="900" w:type="dxa"/>
          </w:tcPr>
          <w:p>
            <w:pPr>
              <w:pStyle w:val="11"/>
              <w:spacing w:line="188" w:lineRule="exact"/>
              <w:ind w:left="27" w:right="1"/>
              <w:rPr>
                <w:sz w:val="18"/>
              </w:rPr>
            </w:pPr>
            <w:r>
              <w:rPr>
                <w:spacing w:val="-2"/>
                <w:sz w:val="18"/>
              </w:rPr>
              <w:t>0.101</w:t>
            </w:r>
          </w:p>
        </w:tc>
        <w:tc>
          <w:tcPr>
            <w:tcW w:w="989" w:type="dxa"/>
          </w:tcPr>
          <w:p>
            <w:pPr>
              <w:pStyle w:val="11"/>
              <w:spacing w:line="188" w:lineRule="exact"/>
              <w:ind w:left="263"/>
              <w:jc w:val="left"/>
              <w:rPr>
                <w:sz w:val="18"/>
              </w:rPr>
            </w:pPr>
            <w:r>
              <w:rPr>
                <w:spacing w:val="-4"/>
                <w:sz w:val="18"/>
              </w:rPr>
              <w:t>0.46</w:t>
            </w:r>
          </w:p>
        </w:tc>
        <w:tc>
          <w:tcPr>
            <w:tcW w:w="1139" w:type="dxa"/>
          </w:tcPr>
          <w:p>
            <w:pPr>
              <w:pStyle w:val="11"/>
              <w:spacing w:line="188" w:lineRule="exact"/>
              <w:ind w:left="2" w:right="34"/>
              <w:rPr>
                <w:sz w:val="18"/>
              </w:rPr>
            </w:pPr>
            <w:r>
              <w:rPr>
                <w:spacing w:val="-2"/>
                <w:sz w:val="18"/>
              </w:rPr>
              <w:t>0.251</w:t>
            </w:r>
          </w:p>
        </w:tc>
        <w:tc>
          <w:tcPr>
            <w:tcW w:w="872" w:type="dxa"/>
          </w:tcPr>
          <w:p>
            <w:pPr>
              <w:pStyle w:val="11"/>
              <w:spacing w:line="188" w:lineRule="exact"/>
              <w:ind w:right="44"/>
              <w:jc w:val="right"/>
              <w:rPr>
                <w:sz w:val="18"/>
              </w:rPr>
            </w:pPr>
            <w:r>
              <w:rPr>
                <w:spacing w:val="-2"/>
                <w:sz w:val="18"/>
              </w:rPr>
              <w:t>0.657</w:t>
            </w:r>
          </w:p>
        </w:tc>
      </w:tr>
    </w:tbl>
    <w:p>
      <w:pPr>
        <w:spacing w:after="0" w:line="188" w:lineRule="exact"/>
        <w:jc w:val="right"/>
        <w:rPr>
          <w:sz w:val="18"/>
        </w:rPr>
        <w:sectPr>
          <w:footerReference r:id="rId43"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4"/>
        <w:gridCol w:w="771"/>
        <w:gridCol w:w="680"/>
        <w:gridCol w:w="1107"/>
        <w:gridCol w:w="1727"/>
        <w:gridCol w:w="888"/>
        <w:gridCol w:w="901"/>
        <w:gridCol w:w="990"/>
        <w:gridCol w:w="1140"/>
        <w:gridCol w:w="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before="0" w:line="205" w:lineRule="exact"/>
              <w:ind w:left="50"/>
              <w:jc w:val="left"/>
              <w:rPr>
                <w:sz w:val="18"/>
              </w:rPr>
            </w:pPr>
            <w:r>
              <w:rPr>
                <w:spacing w:val="-4"/>
                <w:sz w:val="18"/>
              </w:rPr>
              <w:t>2019</w:t>
            </w:r>
          </w:p>
        </w:tc>
        <w:tc>
          <w:tcPr>
            <w:tcW w:w="771" w:type="dxa"/>
          </w:tcPr>
          <w:p>
            <w:pPr>
              <w:pStyle w:val="11"/>
              <w:spacing w:before="0" w:line="205" w:lineRule="exact"/>
              <w:ind w:right="11"/>
              <w:rPr>
                <w:sz w:val="18"/>
              </w:rPr>
            </w:pPr>
            <w:r>
              <w:rPr>
                <w:spacing w:val="-2"/>
                <w:sz w:val="18"/>
              </w:rPr>
              <w:t>Spider</w:t>
            </w:r>
          </w:p>
        </w:tc>
        <w:tc>
          <w:tcPr>
            <w:tcW w:w="680" w:type="dxa"/>
          </w:tcPr>
          <w:p>
            <w:pPr>
              <w:pStyle w:val="11"/>
              <w:spacing w:before="0" w:line="205" w:lineRule="exact"/>
              <w:ind w:right="37"/>
              <w:rPr>
                <w:sz w:val="18"/>
              </w:rPr>
            </w:pPr>
            <w:r>
              <w:rPr>
                <w:spacing w:val="-5"/>
                <w:sz w:val="18"/>
              </w:rPr>
              <w:t>LC2</w:t>
            </w:r>
          </w:p>
        </w:tc>
        <w:tc>
          <w:tcPr>
            <w:tcW w:w="1107" w:type="dxa"/>
          </w:tcPr>
          <w:p>
            <w:pPr>
              <w:pStyle w:val="11"/>
              <w:spacing w:before="0" w:line="205" w:lineRule="exact"/>
              <w:ind w:left="26"/>
              <w:rPr>
                <w:sz w:val="18"/>
              </w:rPr>
            </w:pPr>
            <w:r>
              <w:rPr>
                <w:spacing w:val="-2"/>
                <w:sz w:val="18"/>
              </w:rPr>
              <w:t>Tillering</w:t>
            </w:r>
          </w:p>
        </w:tc>
        <w:tc>
          <w:tcPr>
            <w:tcW w:w="1727" w:type="dxa"/>
          </w:tcPr>
          <w:p>
            <w:pPr>
              <w:pStyle w:val="11"/>
              <w:spacing w:before="0" w:line="205" w:lineRule="exact"/>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0" w:line="205" w:lineRule="exact"/>
              <w:ind w:left="4" w:right="35"/>
              <w:rPr>
                <w:sz w:val="18"/>
              </w:rPr>
            </w:pPr>
            <w:r>
              <w:rPr>
                <w:spacing w:val="-2"/>
                <w:sz w:val="18"/>
              </w:rPr>
              <w:t>0.127</w:t>
            </w:r>
          </w:p>
        </w:tc>
        <w:tc>
          <w:tcPr>
            <w:tcW w:w="901" w:type="dxa"/>
          </w:tcPr>
          <w:p>
            <w:pPr>
              <w:pStyle w:val="11"/>
              <w:spacing w:before="0" w:line="205" w:lineRule="exact"/>
              <w:ind w:left="17" w:right="2"/>
              <w:rPr>
                <w:sz w:val="18"/>
              </w:rPr>
            </w:pPr>
            <w:r>
              <w:rPr>
                <w:spacing w:val="-2"/>
                <w:sz w:val="18"/>
              </w:rPr>
              <w:t>0.068</w:t>
            </w:r>
          </w:p>
        </w:tc>
        <w:tc>
          <w:tcPr>
            <w:tcW w:w="990" w:type="dxa"/>
          </w:tcPr>
          <w:p>
            <w:pPr>
              <w:pStyle w:val="11"/>
              <w:spacing w:before="0" w:line="205" w:lineRule="exact"/>
              <w:ind w:left="207"/>
              <w:jc w:val="left"/>
              <w:rPr>
                <w:sz w:val="18"/>
              </w:rPr>
            </w:pPr>
            <w:r>
              <w:rPr>
                <w:spacing w:val="-2"/>
                <w:sz w:val="18"/>
              </w:rPr>
              <w:t>0.117</w:t>
            </w:r>
          </w:p>
        </w:tc>
        <w:tc>
          <w:tcPr>
            <w:tcW w:w="1140" w:type="dxa"/>
          </w:tcPr>
          <w:p>
            <w:pPr>
              <w:pStyle w:val="11"/>
              <w:spacing w:before="0" w:line="205" w:lineRule="exact"/>
              <w:ind w:left="4" w:right="51"/>
              <w:rPr>
                <w:sz w:val="18"/>
              </w:rPr>
            </w:pPr>
            <w:r>
              <w:rPr>
                <w:spacing w:val="-2"/>
                <w:sz w:val="18"/>
              </w:rPr>
              <w:t>0.024</w:t>
            </w:r>
          </w:p>
        </w:tc>
        <w:tc>
          <w:tcPr>
            <w:tcW w:w="873" w:type="dxa"/>
          </w:tcPr>
          <w:p>
            <w:pPr>
              <w:pStyle w:val="11"/>
              <w:spacing w:before="0" w:line="205" w:lineRule="exact"/>
              <w:ind w:left="355"/>
              <w:jc w:val="left"/>
              <w:rPr>
                <w:sz w:val="18"/>
              </w:rPr>
            </w:pPr>
            <w:r>
              <w:rPr>
                <w:spacing w:val="-2"/>
                <w:sz w:val="18"/>
              </w:rPr>
              <w:t>0.284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LC2</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0.416</w:t>
            </w:r>
          </w:p>
        </w:tc>
        <w:tc>
          <w:tcPr>
            <w:tcW w:w="901" w:type="dxa"/>
          </w:tcPr>
          <w:p>
            <w:pPr>
              <w:pStyle w:val="11"/>
              <w:ind w:left="17" w:right="2"/>
              <w:rPr>
                <w:sz w:val="18"/>
              </w:rPr>
            </w:pPr>
            <w:r>
              <w:rPr>
                <w:spacing w:val="-2"/>
                <w:sz w:val="18"/>
              </w:rPr>
              <w:t>0.122</w:t>
            </w:r>
          </w:p>
        </w:tc>
        <w:tc>
          <w:tcPr>
            <w:tcW w:w="990" w:type="dxa"/>
          </w:tcPr>
          <w:p>
            <w:pPr>
              <w:pStyle w:val="11"/>
              <w:ind w:left="207"/>
              <w:jc w:val="left"/>
              <w:rPr>
                <w:sz w:val="18"/>
              </w:rPr>
            </w:pPr>
            <w:r>
              <w:rPr>
                <w:spacing w:val="-2"/>
                <w:sz w:val="18"/>
              </w:rPr>
              <w:t>0.411</w:t>
            </w:r>
          </w:p>
        </w:tc>
        <w:tc>
          <w:tcPr>
            <w:tcW w:w="1140" w:type="dxa"/>
          </w:tcPr>
          <w:p>
            <w:pPr>
              <w:pStyle w:val="11"/>
              <w:ind w:left="4" w:right="51"/>
              <w:rPr>
                <w:sz w:val="18"/>
              </w:rPr>
            </w:pPr>
            <w:r>
              <w:rPr>
                <w:spacing w:val="-2"/>
                <w:sz w:val="18"/>
              </w:rPr>
              <w:t>0.191</w:t>
            </w:r>
          </w:p>
        </w:tc>
        <w:tc>
          <w:tcPr>
            <w:tcW w:w="873" w:type="dxa"/>
          </w:tcPr>
          <w:p>
            <w:pPr>
              <w:pStyle w:val="11"/>
              <w:ind w:left="406"/>
              <w:jc w:val="left"/>
              <w:rPr>
                <w:sz w:val="18"/>
              </w:rPr>
            </w:pPr>
            <w:r>
              <w:rPr>
                <w:spacing w:val="-4"/>
                <w:sz w:val="18"/>
              </w:rPr>
              <w:t>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LC2</w:t>
            </w:r>
          </w:p>
        </w:tc>
        <w:tc>
          <w:tcPr>
            <w:tcW w:w="1107" w:type="dxa"/>
          </w:tcPr>
          <w:p>
            <w:pPr>
              <w:pStyle w:val="11"/>
              <w:spacing w:before="54"/>
              <w:ind w:left="26"/>
              <w:rPr>
                <w:sz w:val="18"/>
              </w:rPr>
            </w:pPr>
            <w:r>
              <w:rPr>
                <w:spacing w:val="-2"/>
                <w:sz w:val="18"/>
              </w:rPr>
              <w:t>Flowering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0.942</w:t>
            </w:r>
          </w:p>
        </w:tc>
        <w:tc>
          <w:tcPr>
            <w:tcW w:w="901" w:type="dxa"/>
          </w:tcPr>
          <w:p>
            <w:pPr>
              <w:pStyle w:val="11"/>
              <w:spacing w:before="54"/>
              <w:ind w:left="17" w:right="2"/>
              <w:rPr>
                <w:sz w:val="18"/>
              </w:rPr>
            </w:pPr>
            <w:r>
              <w:rPr>
                <w:spacing w:val="-2"/>
                <w:sz w:val="18"/>
              </w:rPr>
              <w:t>0.032</w:t>
            </w:r>
          </w:p>
        </w:tc>
        <w:tc>
          <w:tcPr>
            <w:tcW w:w="990" w:type="dxa"/>
          </w:tcPr>
          <w:p>
            <w:pPr>
              <w:pStyle w:val="11"/>
              <w:spacing w:before="54"/>
              <w:ind w:left="207"/>
              <w:jc w:val="left"/>
              <w:rPr>
                <w:sz w:val="18"/>
              </w:rPr>
            </w:pPr>
            <w:r>
              <w:rPr>
                <w:spacing w:val="-2"/>
                <w:sz w:val="18"/>
              </w:rPr>
              <w:t>0.948</w:t>
            </w:r>
          </w:p>
        </w:tc>
        <w:tc>
          <w:tcPr>
            <w:tcW w:w="1140" w:type="dxa"/>
          </w:tcPr>
          <w:p>
            <w:pPr>
              <w:pStyle w:val="11"/>
              <w:spacing w:before="54"/>
              <w:ind w:left="4" w:right="51"/>
              <w:rPr>
                <w:sz w:val="18"/>
              </w:rPr>
            </w:pPr>
            <w:r>
              <w:rPr>
                <w:spacing w:val="-2"/>
                <w:sz w:val="18"/>
              </w:rPr>
              <w:t>0.865</w:t>
            </w:r>
          </w:p>
        </w:tc>
        <w:tc>
          <w:tcPr>
            <w:tcW w:w="873" w:type="dxa"/>
          </w:tcPr>
          <w:p>
            <w:pPr>
              <w:pStyle w:val="11"/>
              <w:spacing w:before="54"/>
              <w:ind w:left="355"/>
              <w:jc w:val="left"/>
              <w:rPr>
                <w:sz w:val="18"/>
              </w:rPr>
            </w:pPr>
            <w:r>
              <w:rPr>
                <w:spacing w:val="-2"/>
                <w:sz w:val="18"/>
              </w:rPr>
              <w:t>0.985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LC2</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0.042</w:t>
            </w:r>
          </w:p>
        </w:tc>
        <w:tc>
          <w:tcPr>
            <w:tcW w:w="901" w:type="dxa"/>
          </w:tcPr>
          <w:p>
            <w:pPr>
              <w:pStyle w:val="11"/>
              <w:ind w:left="17" w:right="2"/>
              <w:rPr>
                <w:sz w:val="18"/>
              </w:rPr>
            </w:pPr>
            <w:r>
              <w:rPr>
                <w:spacing w:val="-2"/>
                <w:sz w:val="18"/>
              </w:rPr>
              <w:t>0.027</w:t>
            </w:r>
          </w:p>
        </w:tc>
        <w:tc>
          <w:tcPr>
            <w:tcW w:w="990" w:type="dxa"/>
          </w:tcPr>
          <w:p>
            <w:pPr>
              <w:pStyle w:val="11"/>
              <w:ind w:left="207"/>
              <w:jc w:val="left"/>
              <w:rPr>
                <w:sz w:val="18"/>
              </w:rPr>
            </w:pPr>
            <w:r>
              <w:rPr>
                <w:spacing w:val="-2"/>
                <w:sz w:val="18"/>
              </w:rPr>
              <w:t>0.036</w:t>
            </w:r>
          </w:p>
        </w:tc>
        <w:tc>
          <w:tcPr>
            <w:tcW w:w="1140" w:type="dxa"/>
          </w:tcPr>
          <w:p>
            <w:pPr>
              <w:pStyle w:val="11"/>
              <w:ind w:left="4" w:right="51"/>
              <w:rPr>
                <w:sz w:val="18"/>
              </w:rPr>
            </w:pPr>
            <w:r>
              <w:rPr>
                <w:spacing w:val="-2"/>
                <w:sz w:val="18"/>
              </w:rPr>
              <w:t>0.007</w:t>
            </w:r>
          </w:p>
        </w:tc>
        <w:tc>
          <w:tcPr>
            <w:tcW w:w="873" w:type="dxa"/>
          </w:tcPr>
          <w:p>
            <w:pPr>
              <w:pStyle w:val="11"/>
              <w:ind w:left="355"/>
              <w:jc w:val="left"/>
              <w:rPr>
                <w:sz w:val="18"/>
              </w:rPr>
            </w:pPr>
            <w:r>
              <w:rPr>
                <w:spacing w:val="-2"/>
                <w:sz w:val="18"/>
              </w:rPr>
              <w:t>0.111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LC2</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0.016</w:t>
            </w:r>
          </w:p>
        </w:tc>
        <w:tc>
          <w:tcPr>
            <w:tcW w:w="901" w:type="dxa"/>
          </w:tcPr>
          <w:p>
            <w:pPr>
              <w:pStyle w:val="11"/>
              <w:ind w:left="17" w:right="2"/>
              <w:rPr>
                <w:sz w:val="18"/>
              </w:rPr>
            </w:pPr>
            <w:r>
              <w:rPr>
                <w:spacing w:val="-2"/>
                <w:sz w:val="18"/>
              </w:rPr>
              <w:t>0.015</w:t>
            </w:r>
          </w:p>
        </w:tc>
        <w:tc>
          <w:tcPr>
            <w:tcW w:w="990" w:type="dxa"/>
          </w:tcPr>
          <w:p>
            <w:pPr>
              <w:pStyle w:val="11"/>
              <w:ind w:left="207"/>
              <w:jc w:val="left"/>
              <w:rPr>
                <w:sz w:val="18"/>
              </w:rPr>
            </w:pPr>
            <w:r>
              <w:rPr>
                <w:spacing w:val="-2"/>
                <w:sz w:val="18"/>
              </w:rPr>
              <w:t>0.011</w:t>
            </w:r>
          </w:p>
        </w:tc>
        <w:tc>
          <w:tcPr>
            <w:tcW w:w="1140" w:type="dxa"/>
          </w:tcPr>
          <w:p>
            <w:pPr>
              <w:pStyle w:val="11"/>
              <w:ind w:left="4" w:right="51"/>
              <w:rPr>
                <w:sz w:val="18"/>
              </w:rPr>
            </w:pPr>
            <w:r>
              <w:rPr>
                <w:spacing w:val="-2"/>
                <w:sz w:val="18"/>
              </w:rPr>
              <w:t>0.002</w:t>
            </w:r>
          </w:p>
        </w:tc>
        <w:tc>
          <w:tcPr>
            <w:tcW w:w="873" w:type="dxa"/>
          </w:tcPr>
          <w:p>
            <w:pPr>
              <w:pStyle w:val="11"/>
              <w:ind w:left="355"/>
              <w:jc w:val="left"/>
              <w:rPr>
                <w:sz w:val="18"/>
              </w:rPr>
            </w:pPr>
            <w:r>
              <w:rPr>
                <w:spacing w:val="-2"/>
                <w:sz w:val="18"/>
              </w:rPr>
              <w:t>0.054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0.307</w:t>
            </w:r>
          </w:p>
        </w:tc>
        <w:tc>
          <w:tcPr>
            <w:tcW w:w="901" w:type="dxa"/>
          </w:tcPr>
          <w:p>
            <w:pPr>
              <w:pStyle w:val="11"/>
              <w:ind w:left="17" w:right="2"/>
              <w:rPr>
                <w:sz w:val="18"/>
              </w:rPr>
            </w:pPr>
            <w:r>
              <w:rPr>
                <w:spacing w:val="-2"/>
                <w:sz w:val="18"/>
              </w:rPr>
              <w:t>0.092</w:t>
            </w:r>
          </w:p>
        </w:tc>
        <w:tc>
          <w:tcPr>
            <w:tcW w:w="990" w:type="dxa"/>
          </w:tcPr>
          <w:p>
            <w:pPr>
              <w:pStyle w:val="11"/>
              <w:ind w:left="207"/>
              <w:jc w:val="left"/>
              <w:rPr>
                <w:sz w:val="18"/>
              </w:rPr>
            </w:pPr>
            <w:r>
              <w:rPr>
                <w:spacing w:val="-2"/>
                <w:sz w:val="18"/>
              </w:rPr>
              <w:t>0.311</w:t>
            </w:r>
          </w:p>
        </w:tc>
        <w:tc>
          <w:tcPr>
            <w:tcW w:w="1140" w:type="dxa"/>
          </w:tcPr>
          <w:p>
            <w:pPr>
              <w:pStyle w:val="11"/>
              <w:ind w:left="4" w:right="51"/>
              <w:rPr>
                <w:sz w:val="18"/>
              </w:rPr>
            </w:pPr>
            <w:r>
              <w:rPr>
                <w:spacing w:val="-2"/>
                <w:sz w:val="18"/>
              </w:rPr>
              <w:t>0.114</w:t>
            </w:r>
          </w:p>
        </w:tc>
        <w:tc>
          <w:tcPr>
            <w:tcW w:w="873" w:type="dxa"/>
          </w:tcPr>
          <w:p>
            <w:pPr>
              <w:pStyle w:val="11"/>
              <w:ind w:left="355"/>
              <w:jc w:val="left"/>
              <w:rPr>
                <w:sz w:val="18"/>
              </w:rPr>
            </w:pPr>
            <w:r>
              <w:rPr>
                <w:spacing w:val="-2"/>
                <w:sz w:val="18"/>
              </w:rPr>
              <w:t>0.482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0.05</w:t>
            </w:r>
          </w:p>
        </w:tc>
        <w:tc>
          <w:tcPr>
            <w:tcW w:w="901" w:type="dxa"/>
          </w:tcPr>
          <w:p>
            <w:pPr>
              <w:pStyle w:val="11"/>
              <w:ind w:left="17" w:right="2"/>
              <w:rPr>
                <w:sz w:val="18"/>
              </w:rPr>
            </w:pPr>
            <w:r>
              <w:rPr>
                <w:spacing w:val="-2"/>
                <w:sz w:val="18"/>
              </w:rPr>
              <w:t>0.031</w:t>
            </w:r>
          </w:p>
        </w:tc>
        <w:tc>
          <w:tcPr>
            <w:tcW w:w="990" w:type="dxa"/>
          </w:tcPr>
          <w:p>
            <w:pPr>
              <w:pStyle w:val="11"/>
              <w:ind w:left="207"/>
              <w:jc w:val="left"/>
              <w:rPr>
                <w:sz w:val="18"/>
              </w:rPr>
            </w:pPr>
            <w:r>
              <w:rPr>
                <w:spacing w:val="-2"/>
                <w:sz w:val="18"/>
              </w:rPr>
              <w:t>0.044</w:t>
            </w:r>
          </w:p>
        </w:tc>
        <w:tc>
          <w:tcPr>
            <w:tcW w:w="1140" w:type="dxa"/>
          </w:tcPr>
          <w:p>
            <w:pPr>
              <w:pStyle w:val="11"/>
              <w:ind w:left="4" w:right="51"/>
              <w:rPr>
                <w:sz w:val="18"/>
              </w:rPr>
            </w:pPr>
            <w:r>
              <w:rPr>
                <w:spacing w:val="-2"/>
                <w:sz w:val="18"/>
              </w:rPr>
              <w:t>0.008</w:t>
            </w:r>
          </w:p>
        </w:tc>
        <w:tc>
          <w:tcPr>
            <w:tcW w:w="873" w:type="dxa"/>
          </w:tcPr>
          <w:p>
            <w:pPr>
              <w:pStyle w:val="11"/>
              <w:ind w:left="355"/>
              <w:jc w:val="left"/>
              <w:rPr>
                <w:sz w:val="18"/>
              </w:rPr>
            </w:pPr>
            <w:r>
              <w:rPr>
                <w:spacing w:val="-2"/>
                <w:sz w:val="18"/>
              </w:rPr>
              <w:t>0.126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0.643</w:t>
            </w:r>
          </w:p>
        </w:tc>
        <w:tc>
          <w:tcPr>
            <w:tcW w:w="901" w:type="dxa"/>
          </w:tcPr>
          <w:p>
            <w:pPr>
              <w:pStyle w:val="11"/>
              <w:ind w:left="17" w:right="2"/>
              <w:rPr>
                <w:sz w:val="18"/>
              </w:rPr>
            </w:pPr>
            <w:r>
              <w:rPr>
                <w:spacing w:val="-2"/>
                <w:sz w:val="18"/>
              </w:rPr>
              <w:t>0.099</w:t>
            </w:r>
          </w:p>
        </w:tc>
        <w:tc>
          <w:tcPr>
            <w:tcW w:w="990" w:type="dxa"/>
          </w:tcPr>
          <w:p>
            <w:pPr>
              <w:pStyle w:val="11"/>
              <w:ind w:left="207"/>
              <w:jc w:val="left"/>
              <w:rPr>
                <w:sz w:val="18"/>
              </w:rPr>
            </w:pPr>
            <w:r>
              <w:rPr>
                <w:spacing w:val="-2"/>
                <w:sz w:val="18"/>
              </w:rPr>
              <w:t>0.638</w:t>
            </w:r>
          </w:p>
        </w:tc>
        <w:tc>
          <w:tcPr>
            <w:tcW w:w="1140" w:type="dxa"/>
          </w:tcPr>
          <w:p>
            <w:pPr>
              <w:pStyle w:val="11"/>
              <w:ind w:left="4" w:right="51"/>
              <w:rPr>
                <w:sz w:val="18"/>
              </w:rPr>
            </w:pPr>
            <w:r>
              <w:rPr>
                <w:spacing w:val="-2"/>
                <w:sz w:val="18"/>
              </w:rPr>
              <w:t>0.452</w:t>
            </w:r>
          </w:p>
        </w:tc>
        <w:tc>
          <w:tcPr>
            <w:tcW w:w="873" w:type="dxa"/>
          </w:tcPr>
          <w:p>
            <w:pPr>
              <w:pStyle w:val="11"/>
              <w:ind w:left="355"/>
              <w:jc w:val="left"/>
              <w:rPr>
                <w:sz w:val="18"/>
              </w:rPr>
            </w:pPr>
            <w:r>
              <w:rPr>
                <w:spacing w:val="-2"/>
                <w:sz w:val="18"/>
              </w:rPr>
              <w:t>0.848</w:t>
            </w:r>
          </w:p>
        </w:tc>
      </w:tr>
      <w:tr>
        <w:tblPrEx>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0.939</w:t>
            </w:r>
          </w:p>
        </w:tc>
        <w:tc>
          <w:tcPr>
            <w:tcW w:w="901" w:type="dxa"/>
          </w:tcPr>
          <w:p>
            <w:pPr>
              <w:pStyle w:val="11"/>
              <w:ind w:left="17" w:right="2"/>
              <w:rPr>
                <w:sz w:val="18"/>
              </w:rPr>
            </w:pPr>
            <w:r>
              <w:rPr>
                <w:spacing w:val="-2"/>
                <w:sz w:val="18"/>
              </w:rPr>
              <w:t>0.038</w:t>
            </w:r>
          </w:p>
        </w:tc>
        <w:tc>
          <w:tcPr>
            <w:tcW w:w="990" w:type="dxa"/>
          </w:tcPr>
          <w:p>
            <w:pPr>
              <w:pStyle w:val="11"/>
              <w:ind w:left="207"/>
              <w:jc w:val="left"/>
              <w:rPr>
                <w:sz w:val="18"/>
              </w:rPr>
            </w:pPr>
            <w:r>
              <w:rPr>
                <w:spacing w:val="-2"/>
                <w:sz w:val="18"/>
              </w:rPr>
              <w:t>0.947</w:t>
            </w:r>
          </w:p>
        </w:tc>
        <w:tc>
          <w:tcPr>
            <w:tcW w:w="1140" w:type="dxa"/>
          </w:tcPr>
          <w:p>
            <w:pPr>
              <w:pStyle w:val="11"/>
              <w:ind w:left="4" w:right="51"/>
              <w:rPr>
                <w:sz w:val="18"/>
              </w:rPr>
            </w:pPr>
            <w:r>
              <w:rPr>
                <w:spacing w:val="-2"/>
                <w:sz w:val="18"/>
              </w:rPr>
              <w:t>0.838</w:t>
            </w:r>
          </w:p>
        </w:tc>
        <w:tc>
          <w:tcPr>
            <w:tcW w:w="873" w:type="dxa"/>
          </w:tcPr>
          <w:p>
            <w:pPr>
              <w:pStyle w:val="11"/>
              <w:ind w:left="355"/>
              <w:jc w:val="left"/>
              <w:rPr>
                <w:sz w:val="18"/>
              </w:rPr>
            </w:pPr>
            <w:r>
              <w:rPr>
                <w:spacing w:val="-2"/>
                <w:sz w:val="18"/>
              </w:rPr>
              <w:t>0.984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0.025</w:t>
            </w:r>
          </w:p>
        </w:tc>
        <w:tc>
          <w:tcPr>
            <w:tcW w:w="901" w:type="dxa"/>
          </w:tcPr>
          <w:p>
            <w:pPr>
              <w:pStyle w:val="11"/>
              <w:ind w:left="17" w:right="2"/>
              <w:rPr>
                <w:sz w:val="18"/>
              </w:rPr>
            </w:pPr>
            <w:r>
              <w:rPr>
                <w:spacing w:val="-2"/>
                <w:sz w:val="18"/>
              </w:rPr>
              <w:t>0.019</w:t>
            </w:r>
          </w:p>
        </w:tc>
        <w:tc>
          <w:tcPr>
            <w:tcW w:w="990" w:type="dxa"/>
          </w:tcPr>
          <w:p>
            <w:pPr>
              <w:pStyle w:val="11"/>
              <w:ind w:left="257"/>
              <w:jc w:val="left"/>
              <w:rPr>
                <w:sz w:val="18"/>
              </w:rPr>
            </w:pPr>
            <w:r>
              <w:rPr>
                <w:spacing w:val="-4"/>
                <w:sz w:val="18"/>
              </w:rPr>
              <w:t>0.02</w:t>
            </w:r>
          </w:p>
        </w:tc>
        <w:tc>
          <w:tcPr>
            <w:tcW w:w="1140" w:type="dxa"/>
          </w:tcPr>
          <w:p>
            <w:pPr>
              <w:pStyle w:val="11"/>
              <w:ind w:left="4" w:right="51"/>
              <w:rPr>
                <w:sz w:val="18"/>
              </w:rPr>
            </w:pPr>
            <w:r>
              <w:rPr>
                <w:spacing w:val="-2"/>
                <w:sz w:val="18"/>
              </w:rPr>
              <w:t>0.004</w:t>
            </w:r>
          </w:p>
        </w:tc>
        <w:tc>
          <w:tcPr>
            <w:tcW w:w="873" w:type="dxa"/>
          </w:tcPr>
          <w:p>
            <w:pPr>
              <w:pStyle w:val="11"/>
              <w:ind w:left="355"/>
              <w:jc w:val="left"/>
              <w:rPr>
                <w:sz w:val="18"/>
              </w:rPr>
            </w:pPr>
            <w:r>
              <w:rPr>
                <w:spacing w:val="-2"/>
                <w:sz w:val="18"/>
              </w:rPr>
              <w:t>0.076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0.036</w:t>
            </w:r>
          </w:p>
        </w:tc>
        <w:tc>
          <w:tcPr>
            <w:tcW w:w="901" w:type="dxa"/>
          </w:tcPr>
          <w:p>
            <w:pPr>
              <w:pStyle w:val="11"/>
              <w:ind w:left="17" w:right="2"/>
              <w:rPr>
                <w:sz w:val="18"/>
              </w:rPr>
            </w:pPr>
            <w:r>
              <w:rPr>
                <w:spacing w:val="-2"/>
                <w:sz w:val="18"/>
              </w:rPr>
              <w:t>0.029</w:t>
            </w:r>
          </w:p>
        </w:tc>
        <w:tc>
          <w:tcPr>
            <w:tcW w:w="990" w:type="dxa"/>
          </w:tcPr>
          <w:p>
            <w:pPr>
              <w:pStyle w:val="11"/>
              <w:ind w:left="207"/>
              <w:jc w:val="left"/>
              <w:rPr>
                <w:sz w:val="18"/>
              </w:rPr>
            </w:pPr>
            <w:r>
              <w:rPr>
                <w:spacing w:val="-2"/>
                <w:sz w:val="18"/>
              </w:rPr>
              <w:t>0.028</w:t>
            </w:r>
          </w:p>
        </w:tc>
        <w:tc>
          <w:tcPr>
            <w:tcW w:w="1140" w:type="dxa"/>
          </w:tcPr>
          <w:p>
            <w:pPr>
              <w:pStyle w:val="11"/>
              <w:ind w:left="4" w:right="51"/>
              <w:rPr>
                <w:sz w:val="18"/>
              </w:rPr>
            </w:pPr>
            <w:r>
              <w:rPr>
                <w:spacing w:val="-2"/>
                <w:sz w:val="18"/>
              </w:rPr>
              <w:t>0.006</w:t>
            </w:r>
          </w:p>
        </w:tc>
        <w:tc>
          <w:tcPr>
            <w:tcW w:w="873" w:type="dxa"/>
          </w:tcPr>
          <w:p>
            <w:pPr>
              <w:pStyle w:val="11"/>
              <w:ind w:left="355"/>
              <w:jc w:val="left"/>
              <w:rPr>
                <w:sz w:val="18"/>
              </w:rPr>
            </w:pPr>
            <w:r>
              <w:rPr>
                <w:spacing w:val="-2"/>
                <w:sz w:val="18"/>
              </w:rPr>
              <w:t>0.112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0.968</w:t>
            </w:r>
          </w:p>
        </w:tc>
        <w:tc>
          <w:tcPr>
            <w:tcW w:w="901" w:type="dxa"/>
          </w:tcPr>
          <w:p>
            <w:pPr>
              <w:pStyle w:val="11"/>
              <w:ind w:left="17" w:right="2"/>
              <w:rPr>
                <w:sz w:val="18"/>
              </w:rPr>
            </w:pPr>
            <w:r>
              <w:rPr>
                <w:spacing w:val="-2"/>
                <w:sz w:val="18"/>
              </w:rPr>
              <w:t>0.025</w:t>
            </w:r>
          </w:p>
        </w:tc>
        <w:tc>
          <w:tcPr>
            <w:tcW w:w="990" w:type="dxa"/>
          </w:tcPr>
          <w:p>
            <w:pPr>
              <w:pStyle w:val="11"/>
              <w:ind w:left="207"/>
              <w:jc w:val="left"/>
              <w:rPr>
                <w:sz w:val="18"/>
              </w:rPr>
            </w:pPr>
            <w:r>
              <w:rPr>
                <w:spacing w:val="-2"/>
                <w:sz w:val="18"/>
              </w:rPr>
              <w:t>0.975</w:t>
            </w:r>
          </w:p>
        </w:tc>
        <w:tc>
          <w:tcPr>
            <w:tcW w:w="1140" w:type="dxa"/>
          </w:tcPr>
          <w:p>
            <w:pPr>
              <w:pStyle w:val="11"/>
              <w:ind w:left="5" w:right="51"/>
              <w:rPr>
                <w:sz w:val="18"/>
              </w:rPr>
            </w:pPr>
            <w:r>
              <w:rPr>
                <w:spacing w:val="-5"/>
                <w:sz w:val="18"/>
              </w:rPr>
              <w:t>0.9</w:t>
            </w:r>
          </w:p>
        </w:tc>
        <w:tc>
          <w:tcPr>
            <w:tcW w:w="873" w:type="dxa"/>
          </w:tcPr>
          <w:p>
            <w:pPr>
              <w:pStyle w:val="11"/>
              <w:ind w:left="355"/>
              <w:jc w:val="lef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LC3</w:t>
            </w:r>
          </w:p>
        </w:tc>
        <w:tc>
          <w:tcPr>
            <w:tcW w:w="1107" w:type="dxa"/>
          </w:tcPr>
          <w:p>
            <w:pPr>
              <w:pStyle w:val="11"/>
              <w:spacing w:before="54"/>
              <w:ind w:left="26" w:right="3"/>
              <w:rPr>
                <w:sz w:val="18"/>
              </w:rPr>
            </w:pPr>
            <w:r>
              <w:rPr>
                <w:spacing w:val="-2"/>
                <w:sz w:val="18"/>
              </w:rPr>
              <w:t>Ripening</w:t>
            </w:r>
          </w:p>
        </w:tc>
        <w:tc>
          <w:tcPr>
            <w:tcW w:w="1727" w:type="dxa"/>
          </w:tcPr>
          <w:p>
            <w:pPr>
              <w:pStyle w:val="11"/>
              <w:spacing w:before="54"/>
              <w:ind w:left="2" w:right="58"/>
              <w:rPr>
                <w:sz w:val="18"/>
              </w:rPr>
            </w:pPr>
            <w:r>
              <w:rPr>
                <w:sz w:val="18"/>
              </w:rPr>
              <w:t>Tourist</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0.015</w:t>
            </w:r>
          </w:p>
        </w:tc>
        <w:tc>
          <w:tcPr>
            <w:tcW w:w="901" w:type="dxa"/>
          </w:tcPr>
          <w:p>
            <w:pPr>
              <w:pStyle w:val="11"/>
              <w:spacing w:before="54"/>
              <w:ind w:left="17" w:right="2"/>
              <w:rPr>
                <w:sz w:val="18"/>
              </w:rPr>
            </w:pPr>
            <w:r>
              <w:rPr>
                <w:spacing w:val="-2"/>
                <w:sz w:val="18"/>
              </w:rPr>
              <w:t>0.013</w:t>
            </w:r>
          </w:p>
        </w:tc>
        <w:tc>
          <w:tcPr>
            <w:tcW w:w="990" w:type="dxa"/>
          </w:tcPr>
          <w:p>
            <w:pPr>
              <w:pStyle w:val="11"/>
              <w:spacing w:before="54"/>
              <w:ind w:left="207"/>
              <w:jc w:val="left"/>
              <w:rPr>
                <w:sz w:val="18"/>
              </w:rPr>
            </w:pPr>
            <w:r>
              <w:rPr>
                <w:spacing w:val="-2"/>
                <w:sz w:val="18"/>
              </w:rPr>
              <w:t>0.012</w:t>
            </w:r>
          </w:p>
        </w:tc>
        <w:tc>
          <w:tcPr>
            <w:tcW w:w="1140" w:type="dxa"/>
          </w:tcPr>
          <w:p>
            <w:pPr>
              <w:pStyle w:val="11"/>
              <w:spacing w:before="54"/>
              <w:ind w:left="4" w:right="51"/>
              <w:rPr>
                <w:sz w:val="18"/>
              </w:rPr>
            </w:pPr>
            <w:r>
              <w:rPr>
                <w:spacing w:val="-2"/>
                <w:sz w:val="18"/>
              </w:rPr>
              <w:t>0.002</w:t>
            </w:r>
          </w:p>
        </w:tc>
        <w:tc>
          <w:tcPr>
            <w:tcW w:w="873" w:type="dxa"/>
          </w:tcPr>
          <w:p>
            <w:pPr>
              <w:pStyle w:val="11"/>
              <w:spacing w:before="54"/>
              <w:ind w:left="355"/>
              <w:jc w:val="left"/>
              <w:rPr>
                <w:sz w:val="18"/>
              </w:rPr>
            </w:pPr>
            <w:r>
              <w:rPr>
                <w:spacing w:val="-2"/>
                <w:sz w:val="18"/>
              </w:rPr>
              <w:t>0.048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LC3</w:t>
            </w:r>
          </w:p>
        </w:tc>
        <w:tc>
          <w:tcPr>
            <w:tcW w:w="1107" w:type="dxa"/>
          </w:tcPr>
          <w:p>
            <w:pPr>
              <w:pStyle w:val="11"/>
              <w:ind w:left="26"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0.016</w:t>
            </w:r>
          </w:p>
        </w:tc>
        <w:tc>
          <w:tcPr>
            <w:tcW w:w="901" w:type="dxa"/>
          </w:tcPr>
          <w:p>
            <w:pPr>
              <w:pStyle w:val="11"/>
              <w:ind w:left="17" w:right="2"/>
              <w:rPr>
                <w:sz w:val="18"/>
              </w:rPr>
            </w:pPr>
            <w:r>
              <w:rPr>
                <w:spacing w:val="-2"/>
                <w:sz w:val="18"/>
              </w:rPr>
              <w:t>0.019</w:t>
            </w:r>
          </w:p>
        </w:tc>
        <w:tc>
          <w:tcPr>
            <w:tcW w:w="990" w:type="dxa"/>
          </w:tcPr>
          <w:p>
            <w:pPr>
              <w:pStyle w:val="11"/>
              <w:ind w:left="257"/>
              <w:jc w:val="left"/>
              <w:rPr>
                <w:sz w:val="18"/>
              </w:rPr>
            </w:pPr>
            <w:r>
              <w:rPr>
                <w:spacing w:val="-4"/>
                <w:sz w:val="18"/>
              </w:rPr>
              <w:t>0.01</w:t>
            </w:r>
          </w:p>
        </w:tc>
        <w:tc>
          <w:tcPr>
            <w:tcW w:w="1140" w:type="dxa"/>
          </w:tcPr>
          <w:p>
            <w:pPr>
              <w:pStyle w:val="11"/>
              <w:ind w:left="4" w:right="51"/>
              <w:rPr>
                <w:sz w:val="18"/>
              </w:rPr>
            </w:pPr>
            <w:r>
              <w:rPr>
                <w:spacing w:val="-2"/>
                <w:sz w:val="18"/>
              </w:rPr>
              <w:t>0.001</w:t>
            </w:r>
          </w:p>
        </w:tc>
        <w:tc>
          <w:tcPr>
            <w:tcW w:w="873" w:type="dxa"/>
          </w:tcPr>
          <w:p>
            <w:pPr>
              <w:pStyle w:val="11"/>
              <w:ind w:left="355"/>
              <w:jc w:val="left"/>
              <w:rPr>
                <w:sz w:val="18"/>
              </w:rPr>
            </w:pPr>
            <w:r>
              <w:rPr>
                <w:spacing w:val="-2"/>
                <w:sz w:val="18"/>
              </w:rPr>
              <w:t>0.072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0.74</w:t>
            </w:r>
          </w:p>
        </w:tc>
        <w:tc>
          <w:tcPr>
            <w:tcW w:w="901" w:type="dxa"/>
          </w:tcPr>
          <w:p>
            <w:pPr>
              <w:pStyle w:val="11"/>
              <w:ind w:left="17" w:right="2"/>
              <w:rPr>
                <w:sz w:val="18"/>
              </w:rPr>
            </w:pPr>
            <w:r>
              <w:rPr>
                <w:spacing w:val="-2"/>
                <w:sz w:val="18"/>
              </w:rPr>
              <w:t>0.089</w:t>
            </w:r>
          </w:p>
        </w:tc>
        <w:tc>
          <w:tcPr>
            <w:tcW w:w="990" w:type="dxa"/>
          </w:tcPr>
          <w:p>
            <w:pPr>
              <w:pStyle w:val="11"/>
              <w:ind w:left="207"/>
              <w:jc w:val="left"/>
              <w:rPr>
                <w:sz w:val="18"/>
              </w:rPr>
            </w:pPr>
            <w:r>
              <w:rPr>
                <w:spacing w:val="-2"/>
                <w:sz w:val="18"/>
              </w:rPr>
              <w:t>0.744</w:t>
            </w:r>
          </w:p>
        </w:tc>
        <w:tc>
          <w:tcPr>
            <w:tcW w:w="1140" w:type="dxa"/>
          </w:tcPr>
          <w:p>
            <w:pPr>
              <w:pStyle w:val="11"/>
              <w:ind w:left="4" w:right="51"/>
              <w:rPr>
                <w:sz w:val="18"/>
              </w:rPr>
            </w:pPr>
            <w:r>
              <w:rPr>
                <w:spacing w:val="-2"/>
                <w:sz w:val="18"/>
              </w:rPr>
              <w:t>0.556</w:t>
            </w:r>
          </w:p>
        </w:tc>
        <w:tc>
          <w:tcPr>
            <w:tcW w:w="873" w:type="dxa"/>
          </w:tcPr>
          <w:p>
            <w:pPr>
              <w:pStyle w:val="11"/>
              <w:ind w:left="458"/>
              <w:jc w:val="left"/>
              <w:rPr>
                <w:sz w:val="18"/>
              </w:rPr>
            </w:pPr>
            <w:r>
              <w:rPr>
                <w:spacing w:val="-5"/>
                <w:sz w:val="18"/>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0.115</w:t>
            </w:r>
          </w:p>
        </w:tc>
        <w:tc>
          <w:tcPr>
            <w:tcW w:w="901" w:type="dxa"/>
          </w:tcPr>
          <w:p>
            <w:pPr>
              <w:pStyle w:val="11"/>
              <w:ind w:left="17" w:right="2"/>
              <w:rPr>
                <w:sz w:val="18"/>
              </w:rPr>
            </w:pPr>
            <w:r>
              <w:rPr>
                <w:spacing w:val="-2"/>
                <w:sz w:val="18"/>
              </w:rPr>
              <w:t>0.065</w:t>
            </w:r>
          </w:p>
        </w:tc>
        <w:tc>
          <w:tcPr>
            <w:tcW w:w="990" w:type="dxa"/>
          </w:tcPr>
          <w:p>
            <w:pPr>
              <w:pStyle w:val="11"/>
              <w:ind w:left="207"/>
              <w:jc w:val="left"/>
              <w:rPr>
                <w:sz w:val="18"/>
              </w:rPr>
            </w:pPr>
            <w:r>
              <w:rPr>
                <w:spacing w:val="-2"/>
                <w:sz w:val="18"/>
              </w:rPr>
              <w:t>0.105</w:t>
            </w:r>
          </w:p>
        </w:tc>
        <w:tc>
          <w:tcPr>
            <w:tcW w:w="1140" w:type="dxa"/>
          </w:tcPr>
          <w:p>
            <w:pPr>
              <w:pStyle w:val="11"/>
              <w:ind w:left="4" w:right="51"/>
              <w:rPr>
                <w:sz w:val="18"/>
              </w:rPr>
            </w:pPr>
            <w:r>
              <w:rPr>
                <w:spacing w:val="-2"/>
                <w:sz w:val="18"/>
              </w:rPr>
              <w:t>0.021</w:t>
            </w:r>
          </w:p>
        </w:tc>
        <w:tc>
          <w:tcPr>
            <w:tcW w:w="873" w:type="dxa"/>
          </w:tcPr>
          <w:p>
            <w:pPr>
              <w:pStyle w:val="11"/>
              <w:ind w:left="355"/>
              <w:jc w:val="left"/>
              <w:rPr>
                <w:sz w:val="18"/>
              </w:rPr>
            </w:pPr>
            <w:r>
              <w:rPr>
                <w:spacing w:val="-2"/>
                <w:sz w:val="18"/>
              </w:rPr>
              <w:t>0.265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0.146</w:t>
            </w:r>
          </w:p>
        </w:tc>
        <w:tc>
          <w:tcPr>
            <w:tcW w:w="901" w:type="dxa"/>
          </w:tcPr>
          <w:p>
            <w:pPr>
              <w:pStyle w:val="11"/>
              <w:ind w:left="17" w:right="2"/>
              <w:rPr>
                <w:sz w:val="18"/>
              </w:rPr>
            </w:pPr>
            <w:r>
              <w:rPr>
                <w:spacing w:val="-2"/>
                <w:sz w:val="18"/>
              </w:rPr>
              <w:t>0.085</w:t>
            </w:r>
          </w:p>
        </w:tc>
        <w:tc>
          <w:tcPr>
            <w:tcW w:w="990" w:type="dxa"/>
          </w:tcPr>
          <w:p>
            <w:pPr>
              <w:pStyle w:val="11"/>
              <w:ind w:left="207"/>
              <w:jc w:val="left"/>
              <w:rPr>
                <w:sz w:val="18"/>
              </w:rPr>
            </w:pPr>
            <w:r>
              <w:rPr>
                <w:spacing w:val="-2"/>
                <w:sz w:val="18"/>
              </w:rPr>
              <w:t>0.132</w:t>
            </w:r>
          </w:p>
        </w:tc>
        <w:tc>
          <w:tcPr>
            <w:tcW w:w="1140" w:type="dxa"/>
          </w:tcPr>
          <w:p>
            <w:pPr>
              <w:pStyle w:val="11"/>
              <w:ind w:left="4" w:right="51"/>
              <w:rPr>
                <w:sz w:val="18"/>
              </w:rPr>
            </w:pPr>
            <w:r>
              <w:rPr>
                <w:spacing w:val="-2"/>
                <w:sz w:val="18"/>
              </w:rPr>
              <w:t>0.028</w:t>
            </w:r>
          </w:p>
        </w:tc>
        <w:tc>
          <w:tcPr>
            <w:tcW w:w="873" w:type="dxa"/>
          </w:tcPr>
          <w:p>
            <w:pPr>
              <w:pStyle w:val="11"/>
              <w:ind w:left="355"/>
              <w:jc w:val="left"/>
              <w:rPr>
                <w:sz w:val="18"/>
              </w:rPr>
            </w:pPr>
            <w:r>
              <w:rPr>
                <w:spacing w:val="-2"/>
                <w:sz w:val="18"/>
              </w:rPr>
              <w:t>0.351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0.973</w:t>
            </w:r>
          </w:p>
        </w:tc>
        <w:tc>
          <w:tcPr>
            <w:tcW w:w="901" w:type="dxa"/>
          </w:tcPr>
          <w:p>
            <w:pPr>
              <w:pStyle w:val="11"/>
              <w:ind w:left="17" w:right="2"/>
              <w:rPr>
                <w:sz w:val="18"/>
              </w:rPr>
            </w:pPr>
            <w:r>
              <w:rPr>
                <w:spacing w:val="-2"/>
                <w:sz w:val="18"/>
              </w:rPr>
              <w:t>0.018</w:t>
            </w:r>
          </w:p>
        </w:tc>
        <w:tc>
          <w:tcPr>
            <w:tcW w:w="990" w:type="dxa"/>
          </w:tcPr>
          <w:p>
            <w:pPr>
              <w:pStyle w:val="11"/>
              <w:ind w:left="207"/>
              <w:jc w:val="left"/>
              <w:rPr>
                <w:sz w:val="18"/>
              </w:rPr>
            </w:pPr>
            <w:r>
              <w:rPr>
                <w:spacing w:val="-2"/>
                <w:sz w:val="18"/>
              </w:rPr>
              <w:t>0.976</w:t>
            </w:r>
          </w:p>
        </w:tc>
        <w:tc>
          <w:tcPr>
            <w:tcW w:w="1140" w:type="dxa"/>
          </w:tcPr>
          <w:p>
            <w:pPr>
              <w:pStyle w:val="11"/>
              <w:ind w:left="4" w:right="51"/>
              <w:rPr>
                <w:sz w:val="18"/>
              </w:rPr>
            </w:pPr>
            <w:r>
              <w:rPr>
                <w:spacing w:val="-2"/>
                <w:sz w:val="18"/>
              </w:rPr>
              <w:t>0.928</w:t>
            </w:r>
          </w:p>
        </w:tc>
        <w:tc>
          <w:tcPr>
            <w:tcW w:w="873" w:type="dxa"/>
          </w:tcPr>
          <w:p>
            <w:pPr>
              <w:pStyle w:val="11"/>
              <w:ind w:left="355"/>
              <w:jc w:val="lef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0.024</w:t>
            </w:r>
          </w:p>
        </w:tc>
        <w:tc>
          <w:tcPr>
            <w:tcW w:w="901" w:type="dxa"/>
          </w:tcPr>
          <w:p>
            <w:pPr>
              <w:pStyle w:val="11"/>
              <w:ind w:left="17" w:right="2"/>
              <w:rPr>
                <w:sz w:val="18"/>
              </w:rPr>
            </w:pPr>
            <w:r>
              <w:rPr>
                <w:spacing w:val="-2"/>
                <w:sz w:val="18"/>
              </w:rPr>
              <w:t>0.017</w:t>
            </w:r>
          </w:p>
        </w:tc>
        <w:tc>
          <w:tcPr>
            <w:tcW w:w="990" w:type="dxa"/>
          </w:tcPr>
          <w:p>
            <w:pPr>
              <w:pStyle w:val="11"/>
              <w:ind w:left="257"/>
              <w:jc w:val="left"/>
              <w:rPr>
                <w:sz w:val="18"/>
              </w:rPr>
            </w:pPr>
            <w:r>
              <w:rPr>
                <w:spacing w:val="-4"/>
                <w:sz w:val="18"/>
              </w:rPr>
              <w:t>0.02</w:t>
            </w:r>
          </w:p>
        </w:tc>
        <w:tc>
          <w:tcPr>
            <w:tcW w:w="1140" w:type="dxa"/>
          </w:tcPr>
          <w:p>
            <w:pPr>
              <w:pStyle w:val="11"/>
              <w:ind w:left="4" w:right="51"/>
              <w:rPr>
                <w:sz w:val="18"/>
              </w:rPr>
            </w:pPr>
            <w:r>
              <w:rPr>
                <w:spacing w:val="-2"/>
                <w:sz w:val="18"/>
              </w:rPr>
              <w:t>0.003</w:t>
            </w:r>
          </w:p>
        </w:tc>
        <w:tc>
          <w:tcPr>
            <w:tcW w:w="873" w:type="dxa"/>
          </w:tcPr>
          <w:p>
            <w:pPr>
              <w:pStyle w:val="11"/>
              <w:ind w:left="355"/>
              <w:jc w:val="left"/>
              <w:rPr>
                <w:sz w:val="18"/>
              </w:rPr>
            </w:pPr>
            <w:r>
              <w:rPr>
                <w:spacing w:val="-2"/>
                <w:sz w:val="18"/>
              </w:rPr>
              <w:t>0.068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0.003</w:t>
            </w:r>
          </w:p>
        </w:tc>
        <w:tc>
          <w:tcPr>
            <w:tcW w:w="901" w:type="dxa"/>
          </w:tcPr>
          <w:p>
            <w:pPr>
              <w:pStyle w:val="11"/>
              <w:ind w:left="17" w:right="2"/>
              <w:rPr>
                <w:sz w:val="18"/>
              </w:rPr>
            </w:pPr>
            <w:r>
              <w:rPr>
                <w:spacing w:val="-2"/>
                <w:sz w:val="18"/>
              </w:rPr>
              <w:t>0.003</w:t>
            </w:r>
          </w:p>
        </w:tc>
        <w:tc>
          <w:tcPr>
            <w:tcW w:w="990" w:type="dxa"/>
          </w:tcPr>
          <w:p>
            <w:pPr>
              <w:pStyle w:val="11"/>
              <w:ind w:left="207"/>
              <w:jc w:val="left"/>
              <w:rPr>
                <w:sz w:val="18"/>
              </w:rPr>
            </w:pPr>
            <w:r>
              <w:rPr>
                <w:spacing w:val="-2"/>
                <w:sz w:val="18"/>
              </w:rPr>
              <w:t>0.002</w:t>
            </w:r>
          </w:p>
        </w:tc>
        <w:tc>
          <w:tcPr>
            <w:tcW w:w="1140" w:type="dxa"/>
          </w:tcPr>
          <w:p>
            <w:pPr>
              <w:pStyle w:val="11"/>
              <w:ind w:left="5" w:right="51"/>
              <w:rPr>
                <w:sz w:val="18"/>
              </w:rPr>
            </w:pPr>
            <w:r>
              <w:rPr>
                <w:spacing w:val="-10"/>
                <w:sz w:val="18"/>
              </w:rPr>
              <w:t>0</w:t>
            </w:r>
          </w:p>
        </w:tc>
        <w:tc>
          <w:tcPr>
            <w:tcW w:w="873" w:type="dxa"/>
          </w:tcPr>
          <w:p>
            <w:pPr>
              <w:pStyle w:val="11"/>
              <w:ind w:left="355"/>
              <w:jc w:val="left"/>
              <w:rPr>
                <w:sz w:val="18"/>
              </w:rPr>
            </w:pPr>
            <w:r>
              <w:rPr>
                <w:spacing w:val="-2"/>
                <w:sz w:val="18"/>
              </w:rPr>
              <w:t>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0.984</w:t>
            </w:r>
          </w:p>
        </w:tc>
        <w:tc>
          <w:tcPr>
            <w:tcW w:w="901" w:type="dxa"/>
          </w:tcPr>
          <w:p>
            <w:pPr>
              <w:pStyle w:val="11"/>
              <w:ind w:left="17" w:right="2"/>
              <w:rPr>
                <w:sz w:val="18"/>
              </w:rPr>
            </w:pPr>
            <w:r>
              <w:rPr>
                <w:spacing w:val="-2"/>
                <w:sz w:val="18"/>
              </w:rPr>
              <w:t>0.011</w:t>
            </w:r>
          </w:p>
        </w:tc>
        <w:tc>
          <w:tcPr>
            <w:tcW w:w="990" w:type="dxa"/>
          </w:tcPr>
          <w:p>
            <w:pPr>
              <w:pStyle w:val="11"/>
              <w:ind w:left="207"/>
              <w:jc w:val="left"/>
              <w:rPr>
                <w:sz w:val="18"/>
              </w:rPr>
            </w:pPr>
            <w:r>
              <w:rPr>
                <w:spacing w:val="-2"/>
                <w:sz w:val="18"/>
              </w:rPr>
              <w:t>0.987</w:t>
            </w:r>
          </w:p>
        </w:tc>
        <w:tc>
          <w:tcPr>
            <w:tcW w:w="1140" w:type="dxa"/>
          </w:tcPr>
          <w:p>
            <w:pPr>
              <w:pStyle w:val="11"/>
              <w:ind w:left="4" w:right="51"/>
              <w:rPr>
                <w:sz w:val="18"/>
              </w:rPr>
            </w:pPr>
            <w:r>
              <w:rPr>
                <w:spacing w:val="-2"/>
                <w:sz w:val="18"/>
              </w:rPr>
              <w:t>0.955</w:t>
            </w:r>
          </w:p>
        </w:tc>
        <w:tc>
          <w:tcPr>
            <w:tcW w:w="873" w:type="dxa"/>
          </w:tcPr>
          <w:p>
            <w:pPr>
              <w:pStyle w:val="11"/>
              <w:ind w:left="355"/>
              <w:jc w:val="lef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0.014</w:t>
            </w:r>
          </w:p>
        </w:tc>
        <w:tc>
          <w:tcPr>
            <w:tcW w:w="901" w:type="dxa"/>
          </w:tcPr>
          <w:p>
            <w:pPr>
              <w:pStyle w:val="11"/>
              <w:ind w:left="17" w:right="2"/>
              <w:rPr>
                <w:sz w:val="18"/>
              </w:rPr>
            </w:pPr>
            <w:r>
              <w:rPr>
                <w:spacing w:val="-2"/>
                <w:sz w:val="18"/>
              </w:rPr>
              <w:t>0.011</w:t>
            </w:r>
          </w:p>
        </w:tc>
        <w:tc>
          <w:tcPr>
            <w:tcW w:w="990" w:type="dxa"/>
          </w:tcPr>
          <w:p>
            <w:pPr>
              <w:pStyle w:val="11"/>
              <w:ind w:left="207"/>
              <w:jc w:val="left"/>
              <w:rPr>
                <w:sz w:val="18"/>
              </w:rPr>
            </w:pPr>
            <w:r>
              <w:rPr>
                <w:spacing w:val="-2"/>
                <w:sz w:val="18"/>
              </w:rPr>
              <w:t>0.011</w:t>
            </w:r>
          </w:p>
        </w:tc>
        <w:tc>
          <w:tcPr>
            <w:tcW w:w="1140" w:type="dxa"/>
          </w:tcPr>
          <w:p>
            <w:pPr>
              <w:pStyle w:val="11"/>
              <w:ind w:left="4" w:right="51"/>
              <w:rPr>
                <w:sz w:val="18"/>
              </w:rPr>
            </w:pPr>
            <w:r>
              <w:rPr>
                <w:spacing w:val="-2"/>
                <w:sz w:val="18"/>
              </w:rPr>
              <w:t>0.002</w:t>
            </w:r>
          </w:p>
        </w:tc>
        <w:tc>
          <w:tcPr>
            <w:tcW w:w="873" w:type="dxa"/>
          </w:tcPr>
          <w:p>
            <w:pPr>
              <w:pStyle w:val="11"/>
              <w:ind w:left="355"/>
              <w:jc w:val="left"/>
              <w:rPr>
                <w:sz w:val="18"/>
              </w:rPr>
            </w:pPr>
            <w:r>
              <w:rPr>
                <w:spacing w:val="-2"/>
                <w:sz w:val="18"/>
              </w:rPr>
              <w:t>0.043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LO1</w:t>
            </w:r>
          </w:p>
        </w:tc>
        <w:tc>
          <w:tcPr>
            <w:tcW w:w="1107" w:type="dxa"/>
          </w:tcPr>
          <w:p>
            <w:pPr>
              <w:pStyle w:val="11"/>
              <w:ind w:left="26"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0.002</w:t>
            </w:r>
          </w:p>
        </w:tc>
        <w:tc>
          <w:tcPr>
            <w:tcW w:w="901" w:type="dxa"/>
          </w:tcPr>
          <w:p>
            <w:pPr>
              <w:pStyle w:val="11"/>
              <w:ind w:left="17" w:right="2"/>
              <w:rPr>
                <w:sz w:val="18"/>
              </w:rPr>
            </w:pPr>
            <w:r>
              <w:rPr>
                <w:spacing w:val="-2"/>
                <w:sz w:val="18"/>
              </w:rPr>
              <w:t>0.002</w:t>
            </w:r>
          </w:p>
        </w:tc>
        <w:tc>
          <w:tcPr>
            <w:tcW w:w="990" w:type="dxa"/>
          </w:tcPr>
          <w:p>
            <w:pPr>
              <w:pStyle w:val="11"/>
              <w:ind w:left="207"/>
              <w:jc w:val="left"/>
              <w:rPr>
                <w:sz w:val="18"/>
              </w:rPr>
            </w:pPr>
            <w:r>
              <w:rPr>
                <w:spacing w:val="-2"/>
                <w:sz w:val="18"/>
              </w:rPr>
              <w:t>0.001</w:t>
            </w:r>
          </w:p>
        </w:tc>
        <w:tc>
          <w:tcPr>
            <w:tcW w:w="1140" w:type="dxa"/>
          </w:tcPr>
          <w:p>
            <w:pPr>
              <w:pStyle w:val="11"/>
              <w:ind w:left="5" w:right="51"/>
              <w:rPr>
                <w:sz w:val="18"/>
              </w:rPr>
            </w:pPr>
            <w:r>
              <w:rPr>
                <w:spacing w:val="-10"/>
                <w:sz w:val="18"/>
              </w:rPr>
              <w:t>0</w:t>
            </w:r>
          </w:p>
        </w:tc>
        <w:tc>
          <w:tcPr>
            <w:tcW w:w="873" w:type="dxa"/>
          </w:tcPr>
          <w:p>
            <w:pPr>
              <w:pStyle w:val="11"/>
              <w:ind w:left="355"/>
              <w:jc w:val="left"/>
              <w:rPr>
                <w:sz w:val="18"/>
              </w:rPr>
            </w:pPr>
            <w:r>
              <w:rPr>
                <w:spacing w:val="-2"/>
                <w:sz w:val="18"/>
              </w:rPr>
              <w:t>0.007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LO2</w:t>
            </w:r>
          </w:p>
        </w:tc>
        <w:tc>
          <w:tcPr>
            <w:tcW w:w="1107" w:type="dxa"/>
          </w:tcPr>
          <w:p>
            <w:pPr>
              <w:pStyle w:val="11"/>
              <w:spacing w:before="54"/>
              <w:ind w:left="26"/>
              <w:rPr>
                <w:sz w:val="18"/>
              </w:rPr>
            </w:pPr>
            <w:r>
              <w:rPr>
                <w:spacing w:val="-2"/>
                <w:sz w:val="18"/>
              </w:rPr>
              <w:t>Tillering</w:t>
            </w:r>
          </w:p>
        </w:tc>
        <w:tc>
          <w:tcPr>
            <w:tcW w:w="1727" w:type="dxa"/>
          </w:tcPr>
          <w:p>
            <w:pPr>
              <w:pStyle w:val="11"/>
              <w:spacing w:before="54"/>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before="54"/>
              <w:ind w:left="4" w:right="35"/>
              <w:rPr>
                <w:sz w:val="18"/>
              </w:rPr>
            </w:pPr>
            <w:r>
              <w:rPr>
                <w:spacing w:val="-2"/>
                <w:sz w:val="18"/>
              </w:rPr>
              <w:t>0.311</w:t>
            </w:r>
          </w:p>
        </w:tc>
        <w:tc>
          <w:tcPr>
            <w:tcW w:w="901" w:type="dxa"/>
          </w:tcPr>
          <w:p>
            <w:pPr>
              <w:pStyle w:val="11"/>
              <w:spacing w:before="54"/>
              <w:ind w:left="17" w:right="2"/>
              <w:rPr>
                <w:sz w:val="18"/>
              </w:rPr>
            </w:pPr>
            <w:r>
              <w:rPr>
                <w:spacing w:val="-2"/>
                <w:sz w:val="18"/>
              </w:rPr>
              <w:t>0.097</w:t>
            </w:r>
          </w:p>
        </w:tc>
        <w:tc>
          <w:tcPr>
            <w:tcW w:w="990" w:type="dxa"/>
          </w:tcPr>
          <w:p>
            <w:pPr>
              <w:pStyle w:val="11"/>
              <w:spacing w:before="54"/>
              <w:ind w:left="207"/>
              <w:jc w:val="left"/>
              <w:rPr>
                <w:sz w:val="18"/>
              </w:rPr>
            </w:pPr>
            <w:r>
              <w:rPr>
                <w:spacing w:val="-2"/>
                <w:sz w:val="18"/>
              </w:rPr>
              <w:t>0.312</w:t>
            </w:r>
          </w:p>
        </w:tc>
        <w:tc>
          <w:tcPr>
            <w:tcW w:w="1140" w:type="dxa"/>
          </w:tcPr>
          <w:p>
            <w:pPr>
              <w:pStyle w:val="11"/>
              <w:spacing w:before="54"/>
              <w:ind w:left="4" w:right="51"/>
              <w:rPr>
                <w:sz w:val="18"/>
              </w:rPr>
            </w:pPr>
            <w:r>
              <w:rPr>
                <w:spacing w:val="-2"/>
                <w:sz w:val="18"/>
              </w:rPr>
              <w:t>0.118</w:t>
            </w:r>
          </w:p>
        </w:tc>
        <w:tc>
          <w:tcPr>
            <w:tcW w:w="873" w:type="dxa"/>
          </w:tcPr>
          <w:p>
            <w:pPr>
              <w:pStyle w:val="11"/>
              <w:spacing w:before="54"/>
              <w:ind w:left="355"/>
              <w:jc w:val="left"/>
              <w:rPr>
                <w:sz w:val="18"/>
              </w:rPr>
            </w:pPr>
            <w:r>
              <w:rPr>
                <w:spacing w:val="-2"/>
                <w:sz w:val="18"/>
              </w:rPr>
              <w:t>0.497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0.066</w:t>
            </w:r>
          </w:p>
        </w:tc>
        <w:tc>
          <w:tcPr>
            <w:tcW w:w="901" w:type="dxa"/>
          </w:tcPr>
          <w:p>
            <w:pPr>
              <w:pStyle w:val="11"/>
              <w:ind w:left="17" w:right="2"/>
              <w:rPr>
                <w:sz w:val="18"/>
              </w:rPr>
            </w:pPr>
            <w:r>
              <w:rPr>
                <w:spacing w:val="-2"/>
                <w:sz w:val="18"/>
              </w:rPr>
              <w:t>0.041</w:t>
            </w:r>
          </w:p>
        </w:tc>
        <w:tc>
          <w:tcPr>
            <w:tcW w:w="990" w:type="dxa"/>
          </w:tcPr>
          <w:p>
            <w:pPr>
              <w:pStyle w:val="11"/>
              <w:ind w:left="207"/>
              <w:jc w:val="left"/>
              <w:rPr>
                <w:sz w:val="18"/>
              </w:rPr>
            </w:pPr>
            <w:r>
              <w:rPr>
                <w:spacing w:val="-2"/>
                <w:sz w:val="18"/>
              </w:rPr>
              <w:t>0.059</w:t>
            </w:r>
          </w:p>
        </w:tc>
        <w:tc>
          <w:tcPr>
            <w:tcW w:w="1140" w:type="dxa"/>
          </w:tcPr>
          <w:p>
            <w:pPr>
              <w:pStyle w:val="11"/>
              <w:ind w:left="4" w:right="51"/>
              <w:rPr>
                <w:sz w:val="18"/>
              </w:rPr>
            </w:pPr>
            <w:r>
              <w:rPr>
                <w:spacing w:val="-2"/>
                <w:sz w:val="18"/>
              </w:rPr>
              <w:t>0.011</w:t>
            </w:r>
          </w:p>
        </w:tc>
        <w:tc>
          <w:tcPr>
            <w:tcW w:w="873" w:type="dxa"/>
          </w:tcPr>
          <w:p>
            <w:pPr>
              <w:pStyle w:val="11"/>
              <w:ind w:left="355"/>
              <w:jc w:val="left"/>
              <w:rPr>
                <w:sz w:val="18"/>
              </w:rPr>
            </w:pPr>
            <w:r>
              <w:rPr>
                <w:spacing w:val="-2"/>
                <w:sz w:val="18"/>
              </w:rPr>
              <w:t>0.166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0.623</w:t>
            </w:r>
          </w:p>
        </w:tc>
        <w:tc>
          <w:tcPr>
            <w:tcW w:w="901" w:type="dxa"/>
          </w:tcPr>
          <w:p>
            <w:pPr>
              <w:pStyle w:val="11"/>
              <w:ind w:left="17" w:right="4"/>
              <w:rPr>
                <w:sz w:val="18"/>
              </w:rPr>
            </w:pPr>
            <w:r>
              <w:rPr>
                <w:spacing w:val="-4"/>
                <w:sz w:val="18"/>
              </w:rPr>
              <w:t>0.11</w:t>
            </w:r>
          </w:p>
        </w:tc>
        <w:tc>
          <w:tcPr>
            <w:tcW w:w="990" w:type="dxa"/>
          </w:tcPr>
          <w:p>
            <w:pPr>
              <w:pStyle w:val="11"/>
              <w:ind w:left="207"/>
              <w:jc w:val="left"/>
              <w:rPr>
                <w:sz w:val="18"/>
              </w:rPr>
            </w:pPr>
            <w:r>
              <w:rPr>
                <w:spacing w:val="-2"/>
                <w:sz w:val="18"/>
              </w:rPr>
              <w:t>0.621</w:t>
            </w:r>
          </w:p>
        </w:tc>
        <w:tc>
          <w:tcPr>
            <w:tcW w:w="1140" w:type="dxa"/>
          </w:tcPr>
          <w:p>
            <w:pPr>
              <w:pStyle w:val="11"/>
              <w:ind w:left="4" w:right="51"/>
              <w:rPr>
                <w:sz w:val="18"/>
              </w:rPr>
            </w:pPr>
            <w:r>
              <w:rPr>
                <w:spacing w:val="-2"/>
                <w:sz w:val="18"/>
              </w:rPr>
              <w:t>0.413</w:t>
            </w:r>
          </w:p>
        </w:tc>
        <w:tc>
          <w:tcPr>
            <w:tcW w:w="873" w:type="dxa"/>
          </w:tcPr>
          <w:p>
            <w:pPr>
              <w:pStyle w:val="11"/>
              <w:ind w:left="355"/>
              <w:jc w:val="left"/>
              <w:rPr>
                <w:sz w:val="18"/>
              </w:rPr>
            </w:pPr>
            <w:r>
              <w:rPr>
                <w:spacing w:val="-2"/>
                <w:sz w:val="18"/>
              </w:rPr>
              <w:t>0.843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0.932</w:t>
            </w:r>
          </w:p>
        </w:tc>
        <w:tc>
          <w:tcPr>
            <w:tcW w:w="901" w:type="dxa"/>
          </w:tcPr>
          <w:p>
            <w:pPr>
              <w:pStyle w:val="11"/>
              <w:ind w:left="17" w:right="4"/>
              <w:rPr>
                <w:sz w:val="18"/>
              </w:rPr>
            </w:pPr>
            <w:r>
              <w:rPr>
                <w:spacing w:val="-4"/>
                <w:sz w:val="18"/>
              </w:rPr>
              <w:t>0.04</w:t>
            </w:r>
          </w:p>
        </w:tc>
        <w:tc>
          <w:tcPr>
            <w:tcW w:w="990" w:type="dxa"/>
          </w:tcPr>
          <w:p>
            <w:pPr>
              <w:pStyle w:val="11"/>
              <w:ind w:left="207"/>
              <w:jc w:val="left"/>
              <w:rPr>
                <w:sz w:val="18"/>
              </w:rPr>
            </w:pPr>
            <w:r>
              <w:rPr>
                <w:spacing w:val="-2"/>
                <w:sz w:val="18"/>
              </w:rPr>
              <w:t>0.942</w:t>
            </w:r>
          </w:p>
        </w:tc>
        <w:tc>
          <w:tcPr>
            <w:tcW w:w="1140" w:type="dxa"/>
          </w:tcPr>
          <w:p>
            <w:pPr>
              <w:pStyle w:val="11"/>
              <w:ind w:left="4" w:right="51"/>
              <w:rPr>
                <w:sz w:val="18"/>
              </w:rPr>
            </w:pPr>
            <w:r>
              <w:rPr>
                <w:spacing w:val="-2"/>
                <w:sz w:val="18"/>
              </w:rPr>
              <w:t>0.825</w:t>
            </w:r>
          </w:p>
        </w:tc>
        <w:tc>
          <w:tcPr>
            <w:tcW w:w="873" w:type="dxa"/>
          </w:tcPr>
          <w:p>
            <w:pPr>
              <w:pStyle w:val="11"/>
              <w:ind w:left="355"/>
              <w:jc w:val="left"/>
              <w:rPr>
                <w:sz w:val="18"/>
              </w:rPr>
            </w:pPr>
            <w:r>
              <w:rPr>
                <w:spacing w:val="-2"/>
                <w:sz w:val="18"/>
              </w:rPr>
              <w:t>0.982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0.033</w:t>
            </w:r>
          </w:p>
        </w:tc>
        <w:tc>
          <w:tcPr>
            <w:tcW w:w="901" w:type="dxa"/>
          </w:tcPr>
          <w:p>
            <w:pPr>
              <w:pStyle w:val="11"/>
              <w:ind w:left="17" w:right="2"/>
              <w:rPr>
                <w:sz w:val="18"/>
              </w:rPr>
            </w:pPr>
            <w:r>
              <w:rPr>
                <w:spacing w:val="-2"/>
                <w:sz w:val="18"/>
              </w:rPr>
              <w:t>0.024</w:t>
            </w:r>
          </w:p>
        </w:tc>
        <w:tc>
          <w:tcPr>
            <w:tcW w:w="990" w:type="dxa"/>
          </w:tcPr>
          <w:p>
            <w:pPr>
              <w:pStyle w:val="11"/>
              <w:ind w:left="207"/>
              <w:jc w:val="left"/>
              <w:rPr>
                <w:sz w:val="18"/>
              </w:rPr>
            </w:pPr>
            <w:r>
              <w:rPr>
                <w:spacing w:val="-2"/>
                <w:sz w:val="18"/>
              </w:rPr>
              <w:t>0.027</w:t>
            </w:r>
          </w:p>
        </w:tc>
        <w:tc>
          <w:tcPr>
            <w:tcW w:w="1140" w:type="dxa"/>
          </w:tcPr>
          <w:p>
            <w:pPr>
              <w:pStyle w:val="11"/>
              <w:ind w:left="4" w:right="51"/>
              <w:rPr>
                <w:sz w:val="18"/>
              </w:rPr>
            </w:pPr>
            <w:r>
              <w:rPr>
                <w:spacing w:val="-2"/>
                <w:sz w:val="18"/>
              </w:rPr>
              <w:t>0.005</w:t>
            </w:r>
          </w:p>
        </w:tc>
        <w:tc>
          <w:tcPr>
            <w:tcW w:w="873" w:type="dxa"/>
          </w:tcPr>
          <w:p>
            <w:pPr>
              <w:pStyle w:val="11"/>
              <w:ind w:left="355"/>
              <w:jc w:val="left"/>
              <w:rPr>
                <w:sz w:val="18"/>
              </w:rPr>
            </w:pPr>
            <w:r>
              <w:rPr>
                <w:spacing w:val="-2"/>
                <w:sz w:val="18"/>
              </w:rPr>
              <w:t>0.092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LO2</w:t>
            </w:r>
          </w:p>
        </w:tc>
        <w:tc>
          <w:tcPr>
            <w:tcW w:w="1107" w:type="dxa"/>
          </w:tcPr>
          <w:p>
            <w:pPr>
              <w:pStyle w:val="11"/>
              <w:ind w:left="26"/>
              <w:rPr>
                <w:sz w:val="18"/>
              </w:rPr>
            </w:pPr>
            <w:r>
              <w:rPr>
                <w:spacing w:val="-2"/>
                <w:sz w:val="18"/>
              </w:rPr>
              <w:t>Flowering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0.035</w:t>
            </w:r>
          </w:p>
        </w:tc>
        <w:tc>
          <w:tcPr>
            <w:tcW w:w="901" w:type="dxa"/>
          </w:tcPr>
          <w:p>
            <w:pPr>
              <w:pStyle w:val="11"/>
              <w:ind w:left="17" w:right="4"/>
              <w:rPr>
                <w:sz w:val="18"/>
              </w:rPr>
            </w:pPr>
            <w:r>
              <w:rPr>
                <w:spacing w:val="-4"/>
                <w:sz w:val="18"/>
              </w:rPr>
              <w:t>0.03</w:t>
            </w:r>
          </w:p>
        </w:tc>
        <w:tc>
          <w:tcPr>
            <w:tcW w:w="990" w:type="dxa"/>
          </w:tcPr>
          <w:p>
            <w:pPr>
              <w:pStyle w:val="11"/>
              <w:ind w:left="207"/>
              <w:jc w:val="left"/>
              <w:rPr>
                <w:sz w:val="18"/>
              </w:rPr>
            </w:pPr>
            <w:r>
              <w:rPr>
                <w:spacing w:val="-2"/>
                <w:sz w:val="18"/>
              </w:rPr>
              <w:t>0.026</w:t>
            </w:r>
          </w:p>
        </w:tc>
        <w:tc>
          <w:tcPr>
            <w:tcW w:w="1140" w:type="dxa"/>
          </w:tcPr>
          <w:p>
            <w:pPr>
              <w:pStyle w:val="11"/>
              <w:ind w:left="4" w:right="51"/>
              <w:rPr>
                <w:sz w:val="18"/>
              </w:rPr>
            </w:pPr>
            <w:r>
              <w:rPr>
                <w:spacing w:val="-2"/>
                <w:sz w:val="18"/>
              </w:rPr>
              <w:t>0.005</w:t>
            </w:r>
          </w:p>
        </w:tc>
        <w:tc>
          <w:tcPr>
            <w:tcW w:w="873" w:type="dxa"/>
          </w:tcPr>
          <w:p>
            <w:pPr>
              <w:pStyle w:val="11"/>
              <w:ind w:left="355"/>
              <w:jc w:val="left"/>
              <w:rPr>
                <w:sz w:val="18"/>
              </w:rPr>
            </w:pPr>
            <w:r>
              <w:rPr>
                <w:spacing w:val="-2"/>
                <w:sz w:val="18"/>
              </w:rPr>
              <w:t>0.118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0.555</w:t>
            </w:r>
          </w:p>
        </w:tc>
        <w:tc>
          <w:tcPr>
            <w:tcW w:w="901" w:type="dxa"/>
          </w:tcPr>
          <w:p>
            <w:pPr>
              <w:pStyle w:val="11"/>
              <w:ind w:left="17" w:right="2"/>
              <w:rPr>
                <w:sz w:val="18"/>
              </w:rPr>
            </w:pPr>
            <w:r>
              <w:rPr>
                <w:spacing w:val="-2"/>
                <w:sz w:val="18"/>
              </w:rPr>
              <w:t>0.097</w:t>
            </w:r>
          </w:p>
        </w:tc>
        <w:tc>
          <w:tcPr>
            <w:tcW w:w="990" w:type="dxa"/>
          </w:tcPr>
          <w:p>
            <w:pPr>
              <w:pStyle w:val="11"/>
              <w:ind w:left="207"/>
              <w:jc w:val="left"/>
              <w:rPr>
                <w:sz w:val="18"/>
              </w:rPr>
            </w:pPr>
            <w:r>
              <w:rPr>
                <w:spacing w:val="-2"/>
                <w:sz w:val="18"/>
              </w:rPr>
              <w:t>0.556</w:t>
            </w:r>
          </w:p>
        </w:tc>
        <w:tc>
          <w:tcPr>
            <w:tcW w:w="1140" w:type="dxa"/>
          </w:tcPr>
          <w:p>
            <w:pPr>
              <w:pStyle w:val="11"/>
              <w:ind w:left="2" w:right="51"/>
              <w:rPr>
                <w:sz w:val="18"/>
              </w:rPr>
            </w:pPr>
            <w:r>
              <w:rPr>
                <w:spacing w:val="-4"/>
                <w:sz w:val="18"/>
              </w:rPr>
              <w:t>0.36</w:t>
            </w:r>
          </w:p>
        </w:tc>
        <w:tc>
          <w:tcPr>
            <w:tcW w:w="873" w:type="dxa"/>
          </w:tcPr>
          <w:p>
            <w:pPr>
              <w:pStyle w:val="11"/>
              <w:ind w:left="355"/>
              <w:jc w:val="left"/>
              <w:rPr>
                <w:sz w:val="18"/>
              </w:rPr>
            </w:pPr>
            <w:r>
              <w:rPr>
                <w:spacing w:val="-2"/>
                <w:sz w:val="18"/>
              </w:rPr>
              <w:t>0.746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0.126</w:t>
            </w:r>
          </w:p>
        </w:tc>
        <w:tc>
          <w:tcPr>
            <w:tcW w:w="901" w:type="dxa"/>
          </w:tcPr>
          <w:p>
            <w:pPr>
              <w:pStyle w:val="11"/>
              <w:ind w:left="17" w:right="4"/>
              <w:rPr>
                <w:sz w:val="18"/>
              </w:rPr>
            </w:pPr>
            <w:r>
              <w:rPr>
                <w:spacing w:val="-4"/>
                <w:sz w:val="18"/>
              </w:rPr>
              <w:t>0.07</w:t>
            </w:r>
          </w:p>
        </w:tc>
        <w:tc>
          <w:tcPr>
            <w:tcW w:w="990" w:type="dxa"/>
          </w:tcPr>
          <w:p>
            <w:pPr>
              <w:pStyle w:val="11"/>
              <w:ind w:left="207"/>
              <w:jc w:val="left"/>
              <w:rPr>
                <w:sz w:val="18"/>
              </w:rPr>
            </w:pPr>
            <w:r>
              <w:rPr>
                <w:spacing w:val="-2"/>
                <w:sz w:val="18"/>
              </w:rPr>
              <w:t>0.117</w:t>
            </w:r>
          </w:p>
        </w:tc>
        <w:tc>
          <w:tcPr>
            <w:tcW w:w="1140" w:type="dxa"/>
          </w:tcPr>
          <w:p>
            <w:pPr>
              <w:pStyle w:val="11"/>
              <w:ind w:left="2" w:right="51"/>
              <w:rPr>
                <w:sz w:val="18"/>
              </w:rPr>
            </w:pPr>
            <w:r>
              <w:rPr>
                <w:spacing w:val="-4"/>
                <w:sz w:val="18"/>
              </w:rPr>
              <w:t>0.02</w:t>
            </w:r>
          </w:p>
        </w:tc>
        <w:tc>
          <w:tcPr>
            <w:tcW w:w="873" w:type="dxa"/>
          </w:tcPr>
          <w:p>
            <w:pPr>
              <w:pStyle w:val="11"/>
              <w:ind w:left="355"/>
              <w:jc w:val="left"/>
              <w:rPr>
                <w:sz w:val="18"/>
              </w:rPr>
            </w:pPr>
            <w:r>
              <w:rPr>
                <w:spacing w:val="-2"/>
                <w:sz w:val="18"/>
              </w:rPr>
              <w:t>0.288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0.319</w:t>
            </w:r>
          </w:p>
        </w:tc>
        <w:tc>
          <w:tcPr>
            <w:tcW w:w="901" w:type="dxa"/>
          </w:tcPr>
          <w:p>
            <w:pPr>
              <w:pStyle w:val="11"/>
              <w:ind w:left="17" w:right="2"/>
              <w:rPr>
                <w:sz w:val="18"/>
              </w:rPr>
            </w:pPr>
            <w:r>
              <w:rPr>
                <w:spacing w:val="-2"/>
                <w:sz w:val="18"/>
              </w:rPr>
              <w:t>0.116</w:t>
            </w:r>
          </w:p>
        </w:tc>
        <w:tc>
          <w:tcPr>
            <w:tcW w:w="990" w:type="dxa"/>
          </w:tcPr>
          <w:p>
            <w:pPr>
              <w:pStyle w:val="11"/>
              <w:ind w:left="207"/>
              <w:jc w:val="left"/>
              <w:rPr>
                <w:sz w:val="18"/>
              </w:rPr>
            </w:pPr>
            <w:r>
              <w:rPr>
                <w:spacing w:val="-2"/>
                <w:sz w:val="18"/>
              </w:rPr>
              <w:t>0.316</w:t>
            </w:r>
          </w:p>
        </w:tc>
        <w:tc>
          <w:tcPr>
            <w:tcW w:w="1140" w:type="dxa"/>
          </w:tcPr>
          <w:p>
            <w:pPr>
              <w:pStyle w:val="11"/>
              <w:ind w:left="4" w:right="51"/>
              <w:rPr>
                <w:sz w:val="18"/>
              </w:rPr>
            </w:pPr>
            <w:r>
              <w:rPr>
                <w:spacing w:val="-2"/>
                <w:sz w:val="18"/>
              </w:rPr>
              <w:t>0.102</w:t>
            </w:r>
          </w:p>
        </w:tc>
        <w:tc>
          <w:tcPr>
            <w:tcW w:w="873" w:type="dxa"/>
          </w:tcPr>
          <w:p>
            <w:pPr>
              <w:pStyle w:val="11"/>
              <w:ind w:left="406"/>
              <w:jc w:val="left"/>
              <w:rPr>
                <w:sz w:val="18"/>
              </w:rPr>
            </w:pPr>
            <w:r>
              <w:rPr>
                <w:spacing w:val="-4"/>
                <w:sz w:val="18"/>
              </w:rPr>
              <w:t>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Flowering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0.956</w:t>
            </w:r>
          </w:p>
        </w:tc>
        <w:tc>
          <w:tcPr>
            <w:tcW w:w="901" w:type="dxa"/>
          </w:tcPr>
          <w:p>
            <w:pPr>
              <w:pStyle w:val="11"/>
              <w:ind w:left="17" w:right="2"/>
              <w:rPr>
                <w:sz w:val="18"/>
              </w:rPr>
            </w:pPr>
            <w:r>
              <w:rPr>
                <w:spacing w:val="-2"/>
                <w:sz w:val="18"/>
              </w:rPr>
              <w:t>0.024</w:t>
            </w:r>
          </w:p>
        </w:tc>
        <w:tc>
          <w:tcPr>
            <w:tcW w:w="990" w:type="dxa"/>
          </w:tcPr>
          <w:p>
            <w:pPr>
              <w:pStyle w:val="11"/>
              <w:ind w:left="207"/>
              <w:jc w:val="left"/>
              <w:rPr>
                <w:sz w:val="18"/>
              </w:rPr>
            </w:pPr>
            <w:r>
              <w:rPr>
                <w:spacing w:val="-2"/>
                <w:sz w:val="18"/>
              </w:rPr>
              <w:t>0.961</w:t>
            </w:r>
          </w:p>
        </w:tc>
        <w:tc>
          <w:tcPr>
            <w:tcW w:w="1140" w:type="dxa"/>
          </w:tcPr>
          <w:p>
            <w:pPr>
              <w:pStyle w:val="11"/>
              <w:ind w:left="4" w:right="51"/>
              <w:rPr>
                <w:sz w:val="18"/>
              </w:rPr>
            </w:pPr>
            <w:r>
              <w:rPr>
                <w:spacing w:val="-2"/>
                <w:sz w:val="18"/>
              </w:rPr>
              <w:t>0.896</w:t>
            </w:r>
          </w:p>
        </w:tc>
        <w:tc>
          <w:tcPr>
            <w:tcW w:w="873" w:type="dxa"/>
          </w:tcPr>
          <w:p>
            <w:pPr>
              <w:pStyle w:val="11"/>
              <w:ind w:left="355"/>
              <w:jc w:val="left"/>
              <w:rPr>
                <w:sz w:val="18"/>
              </w:rPr>
            </w:pPr>
            <w:r>
              <w:rPr>
                <w:spacing w:val="-2"/>
                <w:sz w:val="18"/>
              </w:rPr>
              <w:t>0.988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Pr>
                <w:sz w:val="18"/>
              </w:rPr>
            </w:pPr>
            <w:r>
              <w:rPr>
                <w:spacing w:val="-2"/>
                <w:sz w:val="18"/>
              </w:rPr>
              <w:t>Flowering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0.034</w:t>
            </w:r>
          </w:p>
        </w:tc>
        <w:tc>
          <w:tcPr>
            <w:tcW w:w="901" w:type="dxa"/>
          </w:tcPr>
          <w:p>
            <w:pPr>
              <w:pStyle w:val="11"/>
              <w:ind w:left="17" w:right="2"/>
              <w:rPr>
                <w:sz w:val="18"/>
              </w:rPr>
            </w:pPr>
            <w:r>
              <w:rPr>
                <w:spacing w:val="-2"/>
                <w:sz w:val="18"/>
              </w:rPr>
              <w:t>0.022</w:t>
            </w:r>
          </w:p>
        </w:tc>
        <w:tc>
          <w:tcPr>
            <w:tcW w:w="990" w:type="dxa"/>
          </w:tcPr>
          <w:p>
            <w:pPr>
              <w:pStyle w:val="11"/>
              <w:ind w:left="257"/>
              <w:jc w:val="left"/>
              <w:rPr>
                <w:sz w:val="18"/>
              </w:rPr>
            </w:pPr>
            <w:r>
              <w:rPr>
                <w:spacing w:val="-4"/>
                <w:sz w:val="18"/>
              </w:rPr>
              <w:t>0.03</w:t>
            </w:r>
          </w:p>
        </w:tc>
        <w:tc>
          <w:tcPr>
            <w:tcW w:w="1140" w:type="dxa"/>
          </w:tcPr>
          <w:p>
            <w:pPr>
              <w:pStyle w:val="11"/>
              <w:ind w:left="4" w:right="51"/>
              <w:rPr>
                <w:sz w:val="18"/>
              </w:rPr>
            </w:pPr>
            <w:r>
              <w:rPr>
                <w:spacing w:val="-2"/>
                <w:sz w:val="18"/>
              </w:rPr>
              <w:t>0.005</w:t>
            </w:r>
          </w:p>
        </w:tc>
        <w:tc>
          <w:tcPr>
            <w:tcW w:w="873" w:type="dxa"/>
          </w:tcPr>
          <w:p>
            <w:pPr>
              <w:pStyle w:val="11"/>
              <w:ind w:left="355"/>
              <w:jc w:val="left"/>
              <w:rPr>
                <w:sz w:val="18"/>
              </w:rPr>
            </w:pPr>
            <w:r>
              <w:rPr>
                <w:spacing w:val="-2"/>
                <w:sz w:val="18"/>
              </w:rPr>
              <w:t>0.094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71" w:type="dxa"/>
          </w:tcPr>
          <w:p>
            <w:pPr>
              <w:pStyle w:val="11"/>
              <w:spacing w:before="54"/>
              <w:ind w:right="11"/>
              <w:rPr>
                <w:sz w:val="18"/>
              </w:rPr>
            </w:pPr>
            <w:r>
              <w:rPr>
                <w:spacing w:val="-2"/>
                <w:sz w:val="18"/>
              </w:rPr>
              <w:t>Spider</w:t>
            </w:r>
          </w:p>
        </w:tc>
        <w:tc>
          <w:tcPr>
            <w:tcW w:w="680" w:type="dxa"/>
          </w:tcPr>
          <w:p>
            <w:pPr>
              <w:pStyle w:val="11"/>
              <w:spacing w:before="54"/>
              <w:ind w:right="37"/>
              <w:rPr>
                <w:sz w:val="18"/>
              </w:rPr>
            </w:pPr>
            <w:r>
              <w:rPr>
                <w:spacing w:val="-5"/>
                <w:sz w:val="18"/>
              </w:rPr>
              <w:t>LO3</w:t>
            </w:r>
          </w:p>
        </w:tc>
        <w:tc>
          <w:tcPr>
            <w:tcW w:w="1107" w:type="dxa"/>
          </w:tcPr>
          <w:p>
            <w:pPr>
              <w:pStyle w:val="11"/>
              <w:spacing w:before="54"/>
              <w:ind w:left="26"/>
              <w:rPr>
                <w:sz w:val="18"/>
              </w:rPr>
            </w:pPr>
            <w:r>
              <w:rPr>
                <w:spacing w:val="-2"/>
                <w:sz w:val="18"/>
              </w:rPr>
              <w:t>Flowering</w:t>
            </w:r>
          </w:p>
        </w:tc>
        <w:tc>
          <w:tcPr>
            <w:tcW w:w="1727" w:type="dxa"/>
          </w:tcPr>
          <w:p>
            <w:pPr>
              <w:pStyle w:val="11"/>
              <w:spacing w:before="54"/>
              <w:ind w:left="3" w:right="58"/>
              <w:rPr>
                <w:sz w:val="18"/>
              </w:rPr>
            </w:pPr>
            <w:r>
              <w:rPr>
                <w:spacing w:val="-2"/>
                <w:sz w:val="18"/>
              </w:rPr>
              <w:t>Detritivore</w:t>
            </w:r>
          </w:p>
        </w:tc>
        <w:tc>
          <w:tcPr>
            <w:tcW w:w="888" w:type="dxa"/>
          </w:tcPr>
          <w:p>
            <w:pPr>
              <w:pStyle w:val="11"/>
              <w:spacing w:before="54"/>
              <w:ind w:left="4" w:right="35"/>
              <w:rPr>
                <w:sz w:val="18"/>
              </w:rPr>
            </w:pPr>
            <w:r>
              <w:rPr>
                <w:spacing w:val="-2"/>
                <w:sz w:val="18"/>
              </w:rPr>
              <w:t>0.009</w:t>
            </w:r>
          </w:p>
        </w:tc>
        <w:tc>
          <w:tcPr>
            <w:tcW w:w="901" w:type="dxa"/>
          </w:tcPr>
          <w:p>
            <w:pPr>
              <w:pStyle w:val="11"/>
              <w:spacing w:before="54"/>
              <w:ind w:left="17" w:right="2"/>
              <w:rPr>
                <w:sz w:val="18"/>
              </w:rPr>
            </w:pPr>
            <w:r>
              <w:rPr>
                <w:spacing w:val="-2"/>
                <w:sz w:val="18"/>
              </w:rPr>
              <w:t>0.008</w:t>
            </w:r>
          </w:p>
        </w:tc>
        <w:tc>
          <w:tcPr>
            <w:tcW w:w="990" w:type="dxa"/>
          </w:tcPr>
          <w:p>
            <w:pPr>
              <w:pStyle w:val="11"/>
              <w:spacing w:before="54"/>
              <w:ind w:left="207"/>
              <w:jc w:val="left"/>
              <w:rPr>
                <w:sz w:val="18"/>
              </w:rPr>
            </w:pPr>
            <w:r>
              <w:rPr>
                <w:spacing w:val="-2"/>
                <w:sz w:val="18"/>
              </w:rPr>
              <w:t>0.007</w:t>
            </w:r>
          </w:p>
        </w:tc>
        <w:tc>
          <w:tcPr>
            <w:tcW w:w="1140" w:type="dxa"/>
          </w:tcPr>
          <w:p>
            <w:pPr>
              <w:pStyle w:val="11"/>
              <w:spacing w:before="54"/>
              <w:ind w:left="4" w:right="51"/>
              <w:rPr>
                <w:sz w:val="18"/>
              </w:rPr>
            </w:pPr>
            <w:r>
              <w:rPr>
                <w:spacing w:val="-2"/>
                <w:sz w:val="18"/>
              </w:rPr>
              <w:t>0.001</w:t>
            </w:r>
          </w:p>
        </w:tc>
        <w:tc>
          <w:tcPr>
            <w:tcW w:w="873" w:type="dxa"/>
          </w:tcPr>
          <w:p>
            <w:pPr>
              <w:pStyle w:val="11"/>
              <w:spacing w:before="54"/>
              <w:ind w:left="355"/>
              <w:jc w:val="left"/>
              <w:rPr>
                <w:sz w:val="18"/>
              </w:rPr>
            </w:pPr>
            <w:r>
              <w:rPr>
                <w:spacing w:val="-2"/>
                <w:sz w:val="18"/>
              </w:rPr>
              <w:t>0.031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ight="3"/>
              <w:rPr>
                <w:sz w:val="18"/>
              </w:rPr>
            </w:pPr>
            <w:r>
              <w:rPr>
                <w:spacing w:val="-2"/>
                <w:sz w:val="18"/>
              </w:rPr>
              <w:t>Ripening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0.975</w:t>
            </w:r>
          </w:p>
        </w:tc>
        <w:tc>
          <w:tcPr>
            <w:tcW w:w="901" w:type="dxa"/>
          </w:tcPr>
          <w:p>
            <w:pPr>
              <w:pStyle w:val="11"/>
              <w:ind w:left="17" w:right="2"/>
              <w:rPr>
                <w:sz w:val="18"/>
              </w:rPr>
            </w:pPr>
            <w:r>
              <w:rPr>
                <w:spacing w:val="-2"/>
                <w:sz w:val="18"/>
              </w:rPr>
              <w:t>0.016</w:t>
            </w:r>
          </w:p>
        </w:tc>
        <w:tc>
          <w:tcPr>
            <w:tcW w:w="990" w:type="dxa"/>
          </w:tcPr>
          <w:p>
            <w:pPr>
              <w:pStyle w:val="11"/>
              <w:ind w:left="207"/>
              <w:jc w:val="left"/>
              <w:rPr>
                <w:sz w:val="18"/>
              </w:rPr>
            </w:pPr>
            <w:r>
              <w:rPr>
                <w:spacing w:val="-2"/>
                <w:sz w:val="18"/>
              </w:rPr>
              <w:t>0.979</w:t>
            </w:r>
          </w:p>
        </w:tc>
        <w:tc>
          <w:tcPr>
            <w:tcW w:w="1140" w:type="dxa"/>
          </w:tcPr>
          <w:p>
            <w:pPr>
              <w:pStyle w:val="11"/>
              <w:ind w:left="4" w:right="51"/>
              <w:rPr>
                <w:sz w:val="18"/>
              </w:rPr>
            </w:pPr>
            <w:r>
              <w:rPr>
                <w:spacing w:val="-2"/>
                <w:sz w:val="18"/>
              </w:rPr>
              <w:t>0.934</w:t>
            </w:r>
          </w:p>
        </w:tc>
        <w:tc>
          <w:tcPr>
            <w:tcW w:w="873" w:type="dxa"/>
          </w:tcPr>
          <w:p>
            <w:pPr>
              <w:pStyle w:val="11"/>
              <w:ind w:left="355"/>
              <w:jc w:val="left"/>
              <w:rPr>
                <w:sz w:val="18"/>
              </w:rPr>
            </w:pPr>
            <w:r>
              <w:rPr>
                <w:spacing w:val="-2"/>
                <w:sz w:val="18"/>
              </w:rPr>
              <w:t>0.995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ight="3"/>
              <w:rPr>
                <w:sz w:val="18"/>
              </w:rPr>
            </w:pPr>
            <w:r>
              <w:rPr>
                <w:spacing w:val="-2"/>
                <w:sz w:val="18"/>
              </w:rPr>
              <w:t>Ripening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2" w:right="35"/>
              <w:rPr>
                <w:sz w:val="18"/>
              </w:rPr>
            </w:pPr>
            <w:r>
              <w:rPr>
                <w:spacing w:val="-4"/>
                <w:sz w:val="18"/>
              </w:rPr>
              <w:t>0.02</w:t>
            </w:r>
          </w:p>
        </w:tc>
        <w:tc>
          <w:tcPr>
            <w:tcW w:w="901" w:type="dxa"/>
          </w:tcPr>
          <w:p>
            <w:pPr>
              <w:pStyle w:val="11"/>
              <w:ind w:left="17" w:right="2"/>
              <w:rPr>
                <w:sz w:val="18"/>
              </w:rPr>
            </w:pPr>
            <w:r>
              <w:rPr>
                <w:spacing w:val="-2"/>
                <w:sz w:val="18"/>
              </w:rPr>
              <w:t>0.015</w:t>
            </w:r>
          </w:p>
        </w:tc>
        <w:tc>
          <w:tcPr>
            <w:tcW w:w="990" w:type="dxa"/>
          </w:tcPr>
          <w:p>
            <w:pPr>
              <w:pStyle w:val="11"/>
              <w:ind w:left="207"/>
              <w:jc w:val="left"/>
              <w:rPr>
                <w:sz w:val="18"/>
              </w:rPr>
            </w:pPr>
            <w:r>
              <w:rPr>
                <w:spacing w:val="-2"/>
                <w:sz w:val="18"/>
              </w:rPr>
              <w:t>0.017</w:t>
            </w:r>
          </w:p>
        </w:tc>
        <w:tc>
          <w:tcPr>
            <w:tcW w:w="1140" w:type="dxa"/>
          </w:tcPr>
          <w:p>
            <w:pPr>
              <w:pStyle w:val="11"/>
              <w:ind w:left="4" w:right="51"/>
              <w:rPr>
                <w:sz w:val="18"/>
              </w:rPr>
            </w:pPr>
            <w:r>
              <w:rPr>
                <w:spacing w:val="-2"/>
                <w:sz w:val="18"/>
              </w:rPr>
              <w:t>0.003</w:t>
            </w:r>
          </w:p>
        </w:tc>
        <w:tc>
          <w:tcPr>
            <w:tcW w:w="873" w:type="dxa"/>
          </w:tcPr>
          <w:p>
            <w:pPr>
              <w:pStyle w:val="11"/>
              <w:ind w:left="355"/>
              <w:jc w:val="left"/>
              <w:rPr>
                <w:sz w:val="18"/>
              </w:rPr>
            </w:pPr>
            <w:r>
              <w:rPr>
                <w:spacing w:val="-2"/>
                <w:sz w:val="18"/>
              </w:rPr>
              <w:t>0.058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LO3</w:t>
            </w:r>
          </w:p>
        </w:tc>
        <w:tc>
          <w:tcPr>
            <w:tcW w:w="1107" w:type="dxa"/>
          </w:tcPr>
          <w:p>
            <w:pPr>
              <w:pStyle w:val="11"/>
              <w:ind w:left="26" w:right="3"/>
              <w:rPr>
                <w:sz w:val="18"/>
              </w:rPr>
            </w:pPr>
            <w:r>
              <w:rPr>
                <w:spacing w:val="-2"/>
                <w:sz w:val="18"/>
              </w:rPr>
              <w:t>Ripening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0.004</w:t>
            </w:r>
          </w:p>
        </w:tc>
        <w:tc>
          <w:tcPr>
            <w:tcW w:w="901" w:type="dxa"/>
          </w:tcPr>
          <w:p>
            <w:pPr>
              <w:pStyle w:val="11"/>
              <w:ind w:left="17" w:right="2"/>
              <w:rPr>
                <w:sz w:val="18"/>
              </w:rPr>
            </w:pPr>
            <w:r>
              <w:rPr>
                <w:spacing w:val="-2"/>
                <w:sz w:val="18"/>
              </w:rPr>
              <w:t>0.005</w:t>
            </w:r>
          </w:p>
        </w:tc>
        <w:tc>
          <w:tcPr>
            <w:tcW w:w="990" w:type="dxa"/>
          </w:tcPr>
          <w:p>
            <w:pPr>
              <w:pStyle w:val="11"/>
              <w:ind w:left="207"/>
              <w:jc w:val="left"/>
              <w:rPr>
                <w:sz w:val="18"/>
              </w:rPr>
            </w:pPr>
            <w:r>
              <w:rPr>
                <w:spacing w:val="-2"/>
                <w:sz w:val="18"/>
              </w:rPr>
              <w:t>0.003</w:t>
            </w:r>
          </w:p>
        </w:tc>
        <w:tc>
          <w:tcPr>
            <w:tcW w:w="1140" w:type="dxa"/>
          </w:tcPr>
          <w:p>
            <w:pPr>
              <w:pStyle w:val="11"/>
              <w:ind w:left="5" w:right="51"/>
              <w:rPr>
                <w:sz w:val="18"/>
              </w:rPr>
            </w:pPr>
            <w:r>
              <w:rPr>
                <w:spacing w:val="-10"/>
                <w:sz w:val="18"/>
              </w:rPr>
              <w:t>0</w:t>
            </w:r>
          </w:p>
        </w:tc>
        <w:tc>
          <w:tcPr>
            <w:tcW w:w="873" w:type="dxa"/>
          </w:tcPr>
          <w:p>
            <w:pPr>
              <w:pStyle w:val="11"/>
              <w:ind w:left="406"/>
              <w:jc w:val="left"/>
              <w:rPr>
                <w:sz w:val="18"/>
              </w:rPr>
            </w:pPr>
            <w:r>
              <w:rPr>
                <w:spacing w:val="-4"/>
                <w:sz w:val="18"/>
              </w:rP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MC1</w:t>
            </w:r>
          </w:p>
        </w:tc>
        <w:tc>
          <w:tcPr>
            <w:tcW w:w="1107" w:type="dxa"/>
          </w:tcPr>
          <w:p>
            <w:pPr>
              <w:pStyle w:val="11"/>
              <w:ind w:left="26"/>
              <w:rPr>
                <w:sz w:val="18"/>
              </w:rPr>
            </w:pPr>
            <w:r>
              <w:rPr>
                <w:spacing w:val="-2"/>
                <w:sz w:val="18"/>
              </w:rPr>
              <w:t>Tillering</w:t>
            </w:r>
          </w:p>
        </w:tc>
        <w:tc>
          <w:tcPr>
            <w:tcW w:w="1727" w:type="dxa"/>
          </w:tcPr>
          <w:p>
            <w:pPr>
              <w:pStyle w:val="11"/>
              <w:ind w:left="5" w:right="58"/>
              <w:rPr>
                <w:sz w:val="18"/>
              </w:rPr>
            </w:pPr>
            <w:r>
              <w:rPr>
                <w:sz w:val="18"/>
              </w:rPr>
              <w:t>Rice</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0.704</w:t>
            </w:r>
          </w:p>
        </w:tc>
        <w:tc>
          <w:tcPr>
            <w:tcW w:w="901" w:type="dxa"/>
          </w:tcPr>
          <w:p>
            <w:pPr>
              <w:pStyle w:val="11"/>
              <w:ind w:left="17" w:right="2"/>
              <w:rPr>
                <w:sz w:val="18"/>
              </w:rPr>
            </w:pPr>
            <w:r>
              <w:rPr>
                <w:spacing w:val="-2"/>
                <w:sz w:val="18"/>
              </w:rPr>
              <w:t>0.109</w:t>
            </w:r>
          </w:p>
        </w:tc>
        <w:tc>
          <w:tcPr>
            <w:tcW w:w="990" w:type="dxa"/>
          </w:tcPr>
          <w:p>
            <w:pPr>
              <w:pStyle w:val="11"/>
              <w:ind w:left="207"/>
              <w:jc w:val="left"/>
              <w:rPr>
                <w:sz w:val="18"/>
              </w:rPr>
            </w:pPr>
            <w:r>
              <w:rPr>
                <w:spacing w:val="-2"/>
                <w:sz w:val="18"/>
              </w:rPr>
              <w:t>0.707</w:t>
            </w:r>
          </w:p>
        </w:tc>
        <w:tc>
          <w:tcPr>
            <w:tcW w:w="1140" w:type="dxa"/>
          </w:tcPr>
          <w:p>
            <w:pPr>
              <w:pStyle w:val="11"/>
              <w:ind w:left="4" w:right="51"/>
              <w:rPr>
                <w:sz w:val="18"/>
              </w:rPr>
            </w:pPr>
            <w:r>
              <w:rPr>
                <w:spacing w:val="-2"/>
                <w:sz w:val="18"/>
              </w:rPr>
              <w:t>0.474</w:t>
            </w:r>
          </w:p>
        </w:tc>
        <w:tc>
          <w:tcPr>
            <w:tcW w:w="873" w:type="dxa"/>
          </w:tcPr>
          <w:p>
            <w:pPr>
              <w:pStyle w:val="11"/>
              <w:ind w:left="355"/>
              <w:jc w:val="left"/>
              <w:rPr>
                <w:sz w:val="18"/>
              </w:rPr>
            </w:pPr>
            <w:r>
              <w:rPr>
                <w:spacing w:val="-2"/>
                <w:sz w:val="18"/>
              </w:rPr>
              <w:t>0.899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MC1</w:t>
            </w:r>
          </w:p>
        </w:tc>
        <w:tc>
          <w:tcPr>
            <w:tcW w:w="1107" w:type="dxa"/>
          </w:tcPr>
          <w:p>
            <w:pPr>
              <w:pStyle w:val="11"/>
              <w:ind w:left="26"/>
              <w:rPr>
                <w:sz w:val="18"/>
              </w:rPr>
            </w:pPr>
            <w:r>
              <w:rPr>
                <w:spacing w:val="-2"/>
                <w:sz w:val="18"/>
              </w:rPr>
              <w:t>Tillering</w:t>
            </w:r>
          </w:p>
        </w:tc>
        <w:tc>
          <w:tcPr>
            <w:tcW w:w="1727" w:type="dxa"/>
          </w:tcPr>
          <w:p>
            <w:pPr>
              <w:pStyle w:val="11"/>
              <w:ind w:left="2" w:right="58"/>
              <w:rPr>
                <w:sz w:val="18"/>
              </w:rPr>
            </w:pPr>
            <w:r>
              <w:rPr>
                <w:sz w:val="18"/>
              </w:rPr>
              <w:t>Tourist</w:t>
            </w:r>
            <w:r>
              <w:rPr>
                <w:spacing w:val="8"/>
                <w:sz w:val="18"/>
              </w:rPr>
              <w:t xml:space="preserve"> </w:t>
            </w:r>
            <w:r>
              <w:rPr>
                <w:spacing w:val="-2"/>
                <w:sz w:val="18"/>
              </w:rPr>
              <w:t>herbivore</w:t>
            </w:r>
          </w:p>
        </w:tc>
        <w:tc>
          <w:tcPr>
            <w:tcW w:w="888" w:type="dxa"/>
          </w:tcPr>
          <w:p>
            <w:pPr>
              <w:pStyle w:val="11"/>
              <w:ind w:left="4" w:right="35"/>
              <w:rPr>
                <w:sz w:val="18"/>
              </w:rPr>
            </w:pPr>
            <w:r>
              <w:rPr>
                <w:spacing w:val="-2"/>
                <w:sz w:val="18"/>
              </w:rPr>
              <w:t>0.098</w:t>
            </w:r>
          </w:p>
        </w:tc>
        <w:tc>
          <w:tcPr>
            <w:tcW w:w="901" w:type="dxa"/>
          </w:tcPr>
          <w:p>
            <w:pPr>
              <w:pStyle w:val="11"/>
              <w:ind w:left="17" w:right="2"/>
              <w:rPr>
                <w:sz w:val="18"/>
              </w:rPr>
            </w:pPr>
            <w:r>
              <w:rPr>
                <w:spacing w:val="-2"/>
                <w:sz w:val="18"/>
              </w:rPr>
              <w:t>0.066</w:t>
            </w:r>
          </w:p>
        </w:tc>
        <w:tc>
          <w:tcPr>
            <w:tcW w:w="990" w:type="dxa"/>
          </w:tcPr>
          <w:p>
            <w:pPr>
              <w:pStyle w:val="11"/>
              <w:ind w:left="207"/>
              <w:jc w:val="left"/>
              <w:rPr>
                <w:sz w:val="18"/>
              </w:rPr>
            </w:pPr>
            <w:r>
              <w:rPr>
                <w:spacing w:val="-2"/>
                <w:sz w:val="18"/>
              </w:rPr>
              <w:t>0.084</w:t>
            </w:r>
          </w:p>
        </w:tc>
        <w:tc>
          <w:tcPr>
            <w:tcW w:w="1140" w:type="dxa"/>
          </w:tcPr>
          <w:p>
            <w:pPr>
              <w:pStyle w:val="11"/>
              <w:ind w:left="4" w:right="51"/>
              <w:rPr>
                <w:sz w:val="18"/>
              </w:rPr>
            </w:pPr>
            <w:r>
              <w:rPr>
                <w:spacing w:val="-2"/>
                <w:sz w:val="18"/>
              </w:rPr>
              <w:t>0.014</w:t>
            </w:r>
          </w:p>
        </w:tc>
        <w:tc>
          <w:tcPr>
            <w:tcW w:w="873" w:type="dxa"/>
          </w:tcPr>
          <w:p>
            <w:pPr>
              <w:pStyle w:val="11"/>
              <w:ind w:left="406"/>
              <w:jc w:val="left"/>
              <w:rPr>
                <w:sz w:val="18"/>
              </w:rPr>
            </w:pPr>
            <w:r>
              <w:rPr>
                <w:spacing w:val="-4"/>
                <w:sz w:val="18"/>
              </w:rPr>
              <w:t>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71" w:type="dxa"/>
          </w:tcPr>
          <w:p>
            <w:pPr>
              <w:pStyle w:val="11"/>
              <w:ind w:right="11"/>
              <w:rPr>
                <w:sz w:val="18"/>
              </w:rPr>
            </w:pPr>
            <w:r>
              <w:rPr>
                <w:spacing w:val="-2"/>
                <w:sz w:val="18"/>
              </w:rPr>
              <w:t>Spider</w:t>
            </w:r>
          </w:p>
        </w:tc>
        <w:tc>
          <w:tcPr>
            <w:tcW w:w="680" w:type="dxa"/>
          </w:tcPr>
          <w:p>
            <w:pPr>
              <w:pStyle w:val="11"/>
              <w:ind w:right="37"/>
              <w:rPr>
                <w:sz w:val="18"/>
              </w:rPr>
            </w:pPr>
            <w:r>
              <w:rPr>
                <w:spacing w:val="-5"/>
                <w:sz w:val="18"/>
              </w:rPr>
              <w:t>MC1</w:t>
            </w:r>
          </w:p>
        </w:tc>
        <w:tc>
          <w:tcPr>
            <w:tcW w:w="1107" w:type="dxa"/>
          </w:tcPr>
          <w:p>
            <w:pPr>
              <w:pStyle w:val="11"/>
              <w:ind w:left="26"/>
              <w:rPr>
                <w:sz w:val="18"/>
              </w:rPr>
            </w:pPr>
            <w:r>
              <w:rPr>
                <w:spacing w:val="-2"/>
                <w:sz w:val="18"/>
              </w:rPr>
              <w:t>Tillering</w:t>
            </w:r>
          </w:p>
        </w:tc>
        <w:tc>
          <w:tcPr>
            <w:tcW w:w="1727" w:type="dxa"/>
          </w:tcPr>
          <w:p>
            <w:pPr>
              <w:pStyle w:val="11"/>
              <w:ind w:left="3" w:right="58"/>
              <w:rPr>
                <w:sz w:val="18"/>
              </w:rPr>
            </w:pPr>
            <w:r>
              <w:rPr>
                <w:spacing w:val="-2"/>
                <w:sz w:val="18"/>
              </w:rPr>
              <w:t>Detritivore</w:t>
            </w:r>
          </w:p>
        </w:tc>
        <w:tc>
          <w:tcPr>
            <w:tcW w:w="888" w:type="dxa"/>
          </w:tcPr>
          <w:p>
            <w:pPr>
              <w:pStyle w:val="11"/>
              <w:ind w:left="4" w:right="35"/>
              <w:rPr>
                <w:sz w:val="18"/>
              </w:rPr>
            </w:pPr>
            <w:r>
              <w:rPr>
                <w:spacing w:val="-2"/>
                <w:sz w:val="18"/>
              </w:rPr>
              <w:t>0.199</w:t>
            </w:r>
          </w:p>
        </w:tc>
        <w:tc>
          <w:tcPr>
            <w:tcW w:w="901" w:type="dxa"/>
          </w:tcPr>
          <w:p>
            <w:pPr>
              <w:pStyle w:val="11"/>
              <w:ind w:left="17" w:right="4"/>
              <w:rPr>
                <w:sz w:val="18"/>
              </w:rPr>
            </w:pPr>
            <w:r>
              <w:rPr>
                <w:spacing w:val="-4"/>
                <w:sz w:val="18"/>
              </w:rPr>
              <w:t>0.11</w:t>
            </w:r>
          </w:p>
        </w:tc>
        <w:tc>
          <w:tcPr>
            <w:tcW w:w="990" w:type="dxa"/>
          </w:tcPr>
          <w:p>
            <w:pPr>
              <w:pStyle w:val="11"/>
              <w:ind w:left="207"/>
              <w:jc w:val="left"/>
              <w:rPr>
                <w:sz w:val="18"/>
              </w:rPr>
            </w:pPr>
            <w:r>
              <w:rPr>
                <w:spacing w:val="-2"/>
                <w:sz w:val="18"/>
              </w:rPr>
              <w:t>0.183</w:t>
            </w:r>
          </w:p>
        </w:tc>
        <w:tc>
          <w:tcPr>
            <w:tcW w:w="1140" w:type="dxa"/>
          </w:tcPr>
          <w:p>
            <w:pPr>
              <w:pStyle w:val="11"/>
              <w:ind w:left="4" w:right="51"/>
              <w:rPr>
                <w:sz w:val="18"/>
              </w:rPr>
            </w:pPr>
            <w:r>
              <w:rPr>
                <w:spacing w:val="-2"/>
                <w:sz w:val="18"/>
              </w:rPr>
              <w:t>0.034</w:t>
            </w:r>
          </w:p>
        </w:tc>
        <w:tc>
          <w:tcPr>
            <w:tcW w:w="873" w:type="dxa"/>
          </w:tcPr>
          <w:p>
            <w:pPr>
              <w:pStyle w:val="11"/>
              <w:ind w:left="355"/>
              <w:jc w:val="left"/>
              <w:rPr>
                <w:sz w:val="18"/>
              </w:rPr>
            </w:pPr>
            <w:r>
              <w:rPr>
                <w:spacing w:val="-2"/>
                <w:sz w:val="18"/>
              </w:rPr>
              <w:t>0.454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line="188" w:lineRule="exact"/>
              <w:ind w:left="50"/>
              <w:jc w:val="left"/>
              <w:rPr>
                <w:sz w:val="18"/>
              </w:rPr>
            </w:pPr>
            <w:r>
              <w:rPr>
                <w:spacing w:val="-4"/>
                <w:sz w:val="18"/>
              </w:rPr>
              <w:t>2019</w:t>
            </w:r>
          </w:p>
        </w:tc>
        <w:tc>
          <w:tcPr>
            <w:tcW w:w="771" w:type="dxa"/>
          </w:tcPr>
          <w:p>
            <w:pPr>
              <w:pStyle w:val="11"/>
              <w:spacing w:line="188" w:lineRule="exact"/>
              <w:ind w:right="11"/>
              <w:rPr>
                <w:sz w:val="18"/>
              </w:rPr>
            </w:pPr>
            <w:r>
              <w:rPr>
                <w:spacing w:val="-2"/>
                <w:sz w:val="18"/>
              </w:rPr>
              <w:t>Spider</w:t>
            </w:r>
          </w:p>
        </w:tc>
        <w:tc>
          <w:tcPr>
            <w:tcW w:w="680" w:type="dxa"/>
          </w:tcPr>
          <w:p>
            <w:pPr>
              <w:pStyle w:val="11"/>
              <w:spacing w:line="188" w:lineRule="exact"/>
              <w:ind w:right="37"/>
              <w:rPr>
                <w:sz w:val="18"/>
              </w:rPr>
            </w:pPr>
            <w:r>
              <w:rPr>
                <w:spacing w:val="-5"/>
                <w:sz w:val="18"/>
              </w:rPr>
              <w:t>MC1</w:t>
            </w:r>
          </w:p>
        </w:tc>
        <w:tc>
          <w:tcPr>
            <w:tcW w:w="1107" w:type="dxa"/>
          </w:tcPr>
          <w:p>
            <w:pPr>
              <w:pStyle w:val="11"/>
              <w:spacing w:line="188" w:lineRule="exact"/>
              <w:ind w:left="26"/>
              <w:rPr>
                <w:sz w:val="18"/>
              </w:rPr>
            </w:pPr>
            <w:r>
              <w:rPr>
                <w:spacing w:val="-2"/>
                <w:sz w:val="18"/>
              </w:rPr>
              <w:t>Flowering</w:t>
            </w:r>
          </w:p>
        </w:tc>
        <w:tc>
          <w:tcPr>
            <w:tcW w:w="1727" w:type="dxa"/>
          </w:tcPr>
          <w:p>
            <w:pPr>
              <w:pStyle w:val="11"/>
              <w:spacing w:line="188" w:lineRule="exact"/>
              <w:ind w:left="5" w:right="58"/>
              <w:rPr>
                <w:sz w:val="18"/>
              </w:rPr>
            </w:pPr>
            <w:r>
              <w:rPr>
                <w:sz w:val="18"/>
              </w:rPr>
              <w:t>Rice</w:t>
            </w:r>
            <w:r>
              <w:rPr>
                <w:spacing w:val="8"/>
                <w:sz w:val="18"/>
              </w:rPr>
              <w:t xml:space="preserve"> </w:t>
            </w:r>
            <w:r>
              <w:rPr>
                <w:spacing w:val="-2"/>
                <w:sz w:val="18"/>
              </w:rPr>
              <w:t>herbivore</w:t>
            </w:r>
          </w:p>
        </w:tc>
        <w:tc>
          <w:tcPr>
            <w:tcW w:w="888" w:type="dxa"/>
          </w:tcPr>
          <w:p>
            <w:pPr>
              <w:pStyle w:val="11"/>
              <w:spacing w:line="188" w:lineRule="exact"/>
              <w:ind w:left="4" w:right="35"/>
              <w:rPr>
                <w:sz w:val="18"/>
              </w:rPr>
            </w:pPr>
            <w:r>
              <w:rPr>
                <w:spacing w:val="-2"/>
                <w:sz w:val="18"/>
              </w:rPr>
              <w:t>0.974</w:t>
            </w:r>
          </w:p>
        </w:tc>
        <w:tc>
          <w:tcPr>
            <w:tcW w:w="901" w:type="dxa"/>
          </w:tcPr>
          <w:p>
            <w:pPr>
              <w:pStyle w:val="11"/>
              <w:spacing w:line="188" w:lineRule="exact"/>
              <w:ind w:left="17" w:right="2"/>
              <w:rPr>
                <w:sz w:val="18"/>
              </w:rPr>
            </w:pPr>
            <w:r>
              <w:rPr>
                <w:spacing w:val="-2"/>
                <w:sz w:val="18"/>
              </w:rPr>
              <w:t>0.017</w:t>
            </w:r>
          </w:p>
        </w:tc>
        <w:tc>
          <w:tcPr>
            <w:tcW w:w="990" w:type="dxa"/>
          </w:tcPr>
          <w:p>
            <w:pPr>
              <w:pStyle w:val="11"/>
              <w:spacing w:line="188" w:lineRule="exact"/>
              <w:ind w:left="207"/>
              <w:jc w:val="left"/>
              <w:rPr>
                <w:sz w:val="18"/>
              </w:rPr>
            </w:pPr>
            <w:r>
              <w:rPr>
                <w:spacing w:val="-2"/>
                <w:sz w:val="18"/>
              </w:rPr>
              <w:t>0.978</w:t>
            </w:r>
          </w:p>
        </w:tc>
        <w:tc>
          <w:tcPr>
            <w:tcW w:w="1140" w:type="dxa"/>
          </w:tcPr>
          <w:p>
            <w:pPr>
              <w:pStyle w:val="11"/>
              <w:spacing w:line="188" w:lineRule="exact"/>
              <w:ind w:left="4" w:right="51"/>
              <w:rPr>
                <w:sz w:val="18"/>
              </w:rPr>
            </w:pPr>
            <w:r>
              <w:rPr>
                <w:spacing w:val="-2"/>
                <w:sz w:val="18"/>
              </w:rPr>
              <w:t>0.931</w:t>
            </w:r>
          </w:p>
        </w:tc>
        <w:tc>
          <w:tcPr>
            <w:tcW w:w="873" w:type="dxa"/>
          </w:tcPr>
          <w:p>
            <w:pPr>
              <w:pStyle w:val="11"/>
              <w:spacing w:line="188" w:lineRule="exact"/>
              <w:ind w:left="355"/>
              <w:jc w:val="left"/>
              <w:rPr>
                <w:sz w:val="18"/>
              </w:rPr>
            </w:pPr>
            <w:r>
              <w:rPr>
                <w:spacing w:val="-2"/>
                <w:sz w:val="18"/>
              </w:rPr>
              <w:t>0.995</w:t>
            </w:r>
          </w:p>
        </w:tc>
      </w:tr>
    </w:tbl>
    <w:p>
      <w:pPr>
        <w:spacing w:after="0" w:line="188" w:lineRule="exact"/>
        <w:jc w:val="left"/>
        <w:rPr>
          <w:sz w:val="18"/>
        </w:rPr>
        <w:sectPr>
          <w:footerReference r:id="rId44"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4"/>
        <w:gridCol w:w="768"/>
        <w:gridCol w:w="684"/>
        <w:gridCol w:w="1103"/>
        <w:gridCol w:w="1726"/>
        <w:gridCol w:w="887"/>
        <w:gridCol w:w="900"/>
        <w:gridCol w:w="989"/>
        <w:gridCol w:w="1139"/>
        <w:gridCol w:w="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before="0" w:line="205" w:lineRule="exact"/>
              <w:ind w:left="50"/>
              <w:jc w:val="left"/>
              <w:rPr>
                <w:sz w:val="18"/>
              </w:rPr>
            </w:pPr>
            <w:r>
              <w:rPr>
                <w:spacing w:val="-4"/>
                <w:sz w:val="18"/>
              </w:rPr>
              <w:t>2019</w:t>
            </w:r>
          </w:p>
        </w:tc>
        <w:tc>
          <w:tcPr>
            <w:tcW w:w="768" w:type="dxa"/>
          </w:tcPr>
          <w:p>
            <w:pPr>
              <w:pStyle w:val="11"/>
              <w:spacing w:before="0" w:line="205" w:lineRule="exact"/>
              <w:ind w:right="8"/>
              <w:rPr>
                <w:sz w:val="18"/>
              </w:rPr>
            </w:pPr>
            <w:r>
              <w:rPr>
                <w:spacing w:val="-2"/>
                <w:sz w:val="18"/>
              </w:rPr>
              <w:t>Spider</w:t>
            </w:r>
          </w:p>
        </w:tc>
        <w:tc>
          <w:tcPr>
            <w:tcW w:w="684" w:type="dxa"/>
          </w:tcPr>
          <w:p>
            <w:pPr>
              <w:pStyle w:val="11"/>
              <w:spacing w:before="0" w:line="205" w:lineRule="exact"/>
              <w:ind w:right="35"/>
              <w:rPr>
                <w:sz w:val="18"/>
              </w:rPr>
            </w:pPr>
            <w:r>
              <w:rPr>
                <w:spacing w:val="-5"/>
                <w:sz w:val="18"/>
              </w:rPr>
              <w:t>MC1</w:t>
            </w:r>
          </w:p>
        </w:tc>
        <w:tc>
          <w:tcPr>
            <w:tcW w:w="1103" w:type="dxa"/>
          </w:tcPr>
          <w:p>
            <w:pPr>
              <w:pStyle w:val="11"/>
              <w:spacing w:before="0" w:line="205" w:lineRule="exact"/>
              <w:ind w:left="28"/>
              <w:rPr>
                <w:sz w:val="18"/>
              </w:rPr>
            </w:pPr>
            <w:r>
              <w:rPr>
                <w:spacing w:val="-2"/>
                <w:sz w:val="18"/>
              </w:rPr>
              <w:t>Flowering</w:t>
            </w:r>
          </w:p>
        </w:tc>
        <w:tc>
          <w:tcPr>
            <w:tcW w:w="1726" w:type="dxa"/>
          </w:tcPr>
          <w:p>
            <w:pPr>
              <w:pStyle w:val="11"/>
              <w:spacing w:before="0" w:line="205" w:lineRule="exact"/>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0" w:line="205" w:lineRule="exact"/>
              <w:ind w:left="22" w:right="44"/>
              <w:rPr>
                <w:sz w:val="18"/>
              </w:rPr>
            </w:pPr>
            <w:r>
              <w:rPr>
                <w:spacing w:val="-2"/>
                <w:sz w:val="18"/>
              </w:rPr>
              <w:t>0.021</w:t>
            </w:r>
          </w:p>
        </w:tc>
        <w:tc>
          <w:tcPr>
            <w:tcW w:w="900" w:type="dxa"/>
          </w:tcPr>
          <w:p>
            <w:pPr>
              <w:pStyle w:val="11"/>
              <w:spacing w:before="0" w:line="205" w:lineRule="exact"/>
              <w:ind w:left="27" w:right="1"/>
              <w:rPr>
                <w:sz w:val="18"/>
              </w:rPr>
            </w:pPr>
            <w:r>
              <w:rPr>
                <w:spacing w:val="-2"/>
                <w:sz w:val="18"/>
              </w:rPr>
              <w:t>0.017</w:t>
            </w:r>
          </w:p>
        </w:tc>
        <w:tc>
          <w:tcPr>
            <w:tcW w:w="989" w:type="dxa"/>
          </w:tcPr>
          <w:p>
            <w:pPr>
              <w:pStyle w:val="11"/>
              <w:spacing w:before="0" w:line="205" w:lineRule="exact"/>
              <w:ind w:left="213"/>
              <w:jc w:val="left"/>
              <w:rPr>
                <w:sz w:val="18"/>
              </w:rPr>
            </w:pPr>
            <w:r>
              <w:rPr>
                <w:spacing w:val="-2"/>
                <w:sz w:val="18"/>
              </w:rPr>
              <w:t>0.017</w:t>
            </w:r>
          </w:p>
        </w:tc>
        <w:tc>
          <w:tcPr>
            <w:tcW w:w="1139" w:type="dxa"/>
          </w:tcPr>
          <w:p>
            <w:pPr>
              <w:pStyle w:val="11"/>
              <w:spacing w:before="0" w:line="205" w:lineRule="exact"/>
              <w:ind w:left="2" w:right="34"/>
              <w:rPr>
                <w:sz w:val="18"/>
              </w:rPr>
            </w:pPr>
            <w:r>
              <w:rPr>
                <w:spacing w:val="-2"/>
                <w:sz w:val="18"/>
              </w:rPr>
              <w:t>0.003</w:t>
            </w:r>
          </w:p>
        </w:tc>
        <w:tc>
          <w:tcPr>
            <w:tcW w:w="872" w:type="dxa"/>
          </w:tcPr>
          <w:p>
            <w:pPr>
              <w:pStyle w:val="11"/>
              <w:spacing w:before="0" w:line="205" w:lineRule="exact"/>
              <w:ind w:right="44"/>
              <w:jc w:val="right"/>
              <w:rPr>
                <w:sz w:val="18"/>
              </w:rPr>
            </w:pPr>
            <w:r>
              <w:rPr>
                <w:spacing w:val="-2"/>
                <w:sz w:val="18"/>
              </w:rPr>
              <w:t>0.064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0.005</w:t>
            </w:r>
          </w:p>
        </w:tc>
        <w:tc>
          <w:tcPr>
            <w:tcW w:w="900" w:type="dxa"/>
          </w:tcPr>
          <w:p>
            <w:pPr>
              <w:pStyle w:val="11"/>
              <w:ind w:left="27" w:right="1"/>
              <w:rPr>
                <w:sz w:val="18"/>
              </w:rPr>
            </w:pPr>
            <w:r>
              <w:rPr>
                <w:spacing w:val="-2"/>
                <w:sz w:val="18"/>
              </w:rPr>
              <w:t>0.005</w:t>
            </w:r>
          </w:p>
        </w:tc>
        <w:tc>
          <w:tcPr>
            <w:tcW w:w="989" w:type="dxa"/>
          </w:tcPr>
          <w:p>
            <w:pPr>
              <w:pStyle w:val="11"/>
              <w:ind w:left="213"/>
              <w:jc w:val="left"/>
              <w:rPr>
                <w:sz w:val="18"/>
              </w:rPr>
            </w:pPr>
            <w:r>
              <w:rPr>
                <w:spacing w:val="-2"/>
                <w:sz w:val="18"/>
              </w:rPr>
              <w:t>0.003</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MC1</w:t>
            </w:r>
          </w:p>
        </w:tc>
        <w:tc>
          <w:tcPr>
            <w:tcW w:w="1103" w:type="dxa"/>
          </w:tcPr>
          <w:p>
            <w:pPr>
              <w:pStyle w:val="11"/>
              <w:spacing w:before="54"/>
              <w:ind w:left="28" w:right="3"/>
              <w:rPr>
                <w:sz w:val="18"/>
              </w:rPr>
            </w:pPr>
            <w:r>
              <w:rPr>
                <w:spacing w:val="-2"/>
                <w:sz w:val="18"/>
              </w:rPr>
              <w:t>Ripening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0.985</w:t>
            </w:r>
          </w:p>
        </w:tc>
        <w:tc>
          <w:tcPr>
            <w:tcW w:w="900" w:type="dxa"/>
          </w:tcPr>
          <w:p>
            <w:pPr>
              <w:pStyle w:val="11"/>
              <w:spacing w:before="54"/>
              <w:ind w:left="27" w:right="1"/>
              <w:rPr>
                <w:sz w:val="18"/>
              </w:rPr>
            </w:pPr>
            <w:r>
              <w:rPr>
                <w:spacing w:val="-2"/>
                <w:sz w:val="18"/>
              </w:rPr>
              <w:t>0.011</w:t>
            </w:r>
          </w:p>
        </w:tc>
        <w:tc>
          <w:tcPr>
            <w:tcW w:w="989" w:type="dxa"/>
          </w:tcPr>
          <w:p>
            <w:pPr>
              <w:pStyle w:val="11"/>
              <w:spacing w:before="54"/>
              <w:ind w:left="213"/>
              <w:jc w:val="left"/>
              <w:rPr>
                <w:sz w:val="18"/>
              </w:rPr>
            </w:pPr>
            <w:r>
              <w:rPr>
                <w:spacing w:val="-2"/>
                <w:sz w:val="18"/>
              </w:rPr>
              <w:t>0.988</w:t>
            </w:r>
          </w:p>
        </w:tc>
        <w:tc>
          <w:tcPr>
            <w:tcW w:w="1139" w:type="dxa"/>
          </w:tcPr>
          <w:p>
            <w:pPr>
              <w:pStyle w:val="11"/>
              <w:spacing w:before="54"/>
              <w:ind w:left="2" w:right="34"/>
              <w:rPr>
                <w:sz w:val="18"/>
              </w:rPr>
            </w:pPr>
            <w:r>
              <w:rPr>
                <w:spacing w:val="-2"/>
                <w:sz w:val="18"/>
              </w:rPr>
              <w:t>0.956</w:t>
            </w:r>
          </w:p>
        </w:tc>
        <w:tc>
          <w:tcPr>
            <w:tcW w:w="872" w:type="dxa"/>
          </w:tcPr>
          <w:p>
            <w:pPr>
              <w:pStyle w:val="11"/>
              <w:spacing w:before="54"/>
              <w:ind w:right="44"/>
              <w:jc w:val="righ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0.013</w:t>
            </w:r>
          </w:p>
        </w:tc>
        <w:tc>
          <w:tcPr>
            <w:tcW w:w="900" w:type="dxa"/>
          </w:tcPr>
          <w:p>
            <w:pPr>
              <w:pStyle w:val="11"/>
              <w:ind w:left="27" w:right="1"/>
              <w:rPr>
                <w:sz w:val="18"/>
              </w:rPr>
            </w:pPr>
            <w:r>
              <w:rPr>
                <w:spacing w:val="-2"/>
                <w:sz w:val="18"/>
              </w:rPr>
              <w:t>0.011</w:t>
            </w:r>
          </w:p>
        </w:tc>
        <w:tc>
          <w:tcPr>
            <w:tcW w:w="989" w:type="dxa"/>
          </w:tcPr>
          <w:p>
            <w:pPr>
              <w:pStyle w:val="11"/>
              <w:ind w:left="263"/>
              <w:jc w:val="left"/>
              <w:rPr>
                <w:sz w:val="18"/>
              </w:rPr>
            </w:pPr>
            <w:r>
              <w:rPr>
                <w:spacing w:val="-4"/>
                <w:sz w:val="18"/>
              </w:rPr>
              <w:t>0.01</w:t>
            </w:r>
          </w:p>
        </w:tc>
        <w:tc>
          <w:tcPr>
            <w:tcW w:w="1139" w:type="dxa"/>
          </w:tcPr>
          <w:p>
            <w:pPr>
              <w:pStyle w:val="11"/>
              <w:ind w:left="2" w:right="34"/>
              <w:rPr>
                <w:sz w:val="18"/>
              </w:rPr>
            </w:pPr>
            <w:r>
              <w:rPr>
                <w:spacing w:val="-2"/>
                <w:sz w:val="18"/>
              </w:rPr>
              <w:t>0.001</w:t>
            </w:r>
          </w:p>
        </w:tc>
        <w:tc>
          <w:tcPr>
            <w:tcW w:w="872" w:type="dxa"/>
          </w:tcPr>
          <w:p>
            <w:pPr>
              <w:pStyle w:val="11"/>
              <w:ind w:right="96"/>
              <w:jc w:val="right"/>
              <w:rPr>
                <w:sz w:val="18"/>
              </w:rPr>
            </w:pPr>
            <w:r>
              <w:rPr>
                <w:spacing w:val="-4"/>
                <w:sz w:val="18"/>
              </w:rPr>
              <w:t>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0.002</w:t>
            </w:r>
          </w:p>
        </w:tc>
        <w:tc>
          <w:tcPr>
            <w:tcW w:w="900" w:type="dxa"/>
          </w:tcPr>
          <w:p>
            <w:pPr>
              <w:pStyle w:val="11"/>
              <w:ind w:left="27" w:right="1"/>
              <w:rPr>
                <w:sz w:val="18"/>
              </w:rPr>
            </w:pPr>
            <w:r>
              <w:rPr>
                <w:spacing w:val="-2"/>
                <w:sz w:val="18"/>
              </w:rPr>
              <w:t>0.003</w:t>
            </w:r>
          </w:p>
        </w:tc>
        <w:tc>
          <w:tcPr>
            <w:tcW w:w="989" w:type="dxa"/>
          </w:tcPr>
          <w:p>
            <w:pPr>
              <w:pStyle w:val="11"/>
              <w:ind w:left="213"/>
              <w:jc w:val="left"/>
              <w:rPr>
                <w:sz w:val="18"/>
              </w:rPr>
            </w:pPr>
            <w:r>
              <w:rPr>
                <w:spacing w:val="-2"/>
                <w:sz w:val="18"/>
              </w:rPr>
              <w:t>0.001</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0.323</w:t>
            </w:r>
          </w:p>
        </w:tc>
        <w:tc>
          <w:tcPr>
            <w:tcW w:w="900" w:type="dxa"/>
          </w:tcPr>
          <w:p>
            <w:pPr>
              <w:pStyle w:val="11"/>
              <w:ind w:left="27" w:right="1"/>
              <w:rPr>
                <w:sz w:val="18"/>
              </w:rPr>
            </w:pPr>
            <w:r>
              <w:rPr>
                <w:spacing w:val="-2"/>
                <w:sz w:val="18"/>
              </w:rPr>
              <w:t>0.114</w:t>
            </w:r>
          </w:p>
        </w:tc>
        <w:tc>
          <w:tcPr>
            <w:tcW w:w="989" w:type="dxa"/>
          </w:tcPr>
          <w:p>
            <w:pPr>
              <w:pStyle w:val="11"/>
              <w:ind w:left="213"/>
              <w:jc w:val="left"/>
              <w:rPr>
                <w:sz w:val="18"/>
              </w:rPr>
            </w:pPr>
            <w:r>
              <w:rPr>
                <w:spacing w:val="-2"/>
                <w:sz w:val="18"/>
              </w:rPr>
              <w:t>0.315</w:t>
            </w:r>
          </w:p>
        </w:tc>
        <w:tc>
          <w:tcPr>
            <w:tcW w:w="1139" w:type="dxa"/>
          </w:tcPr>
          <w:p>
            <w:pPr>
              <w:pStyle w:val="11"/>
              <w:ind w:left="2" w:right="34"/>
              <w:rPr>
                <w:sz w:val="18"/>
              </w:rPr>
            </w:pPr>
            <w:r>
              <w:rPr>
                <w:spacing w:val="-2"/>
                <w:sz w:val="18"/>
              </w:rPr>
              <w:t>0.128</w:t>
            </w:r>
          </w:p>
        </w:tc>
        <w:tc>
          <w:tcPr>
            <w:tcW w:w="872" w:type="dxa"/>
          </w:tcPr>
          <w:p>
            <w:pPr>
              <w:pStyle w:val="11"/>
              <w:ind w:right="44"/>
              <w:jc w:val="right"/>
              <w:rPr>
                <w:sz w:val="18"/>
              </w:rPr>
            </w:pPr>
            <w:r>
              <w:rPr>
                <w:spacing w:val="-2"/>
                <w:sz w:val="18"/>
              </w:rPr>
              <w:t>0.565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0.101</w:t>
            </w:r>
          </w:p>
        </w:tc>
        <w:tc>
          <w:tcPr>
            <w:tcW w:w="900" w:type="dxa"/>
          </w:tcPr>
          <w:p>
            <w:pPr>
              <w:pStyle w:val="11"/>
              <w:ind w:left="27" w:right="1"/>
              <w:rPr>
                <w:sz w:val="18"/>
              </w:rPr>
            </w:pPr>
            <w:r>
              <w:rPr>
                <w:spacing w:val="-2"/>
                <w:sz w:val="18"/>
              </w:rPr>
              <w:t>0.063</w:t>
            </w:r>
          </w:p>
        </w:tc>
        <w:tc>
          <w:tcPr>
            <w:tcW w:w="989" w:type="dxa"/>
          </w:tcPr>
          <w:p>
            <w:pPr>
              <w:pStyle w:val="11"/>
              <w:ind w:left="213"/>
              <w:jc w:val="left"/>
              <w:rPr>
                <w:sz w:val="18"/>
              </w:rPr>
            </w:pPr>
            <w:r>
              <w:rPr>
                <w:spacing w:val="-2"/>
                <w:sz w:val="18"/>
              </w:rPr>
              <w:t>0.089</w:t>
            </w:r>
          </w:p>
        </w:tc>
        <w:tc>
          <w:tcPr>
            <w:tcW w:w="1139" w:type="dxa"/>
          </w:tcPr>
          <w:p>
            <w:pPr>
              <w:pStyle w:val="11"/>
              <w:ind w:left="2" w:right="34"/>
              <w:rPr>
                <w:sz w:val="18"/>
              </w:rPr>
            </w:pPr>
            <w:r>
              <w:rPr>
                <w:spacing w:val="-2"/>
                <w:sz w:val="18"/>
              </w:rPr>
              <w:t>0.016</w:t>
            </w:r>
          </w:p>
        </w:tc>
        <w:tc>
          <w:tcPr>
            <w:tcW w:w="872" w:type="dxa"/>
          </w:tcPr>
          <w:p>
            <w:pPr>
              <w:pStyle w:val="11"/>
              <w:ind w:right="44"/>
              <w:jc w:val="right"/>
              <w:rPr>
                <w:sz w:val="18"/>
              </w:rPr>
            </w:pPr>
            <w:r>
              <w:rPr>
                <w:spacing w:val="-2"/>
                <w:sz w:val="18"/>
              </w:rPr>
              <w:t>0.251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0.576</w:t>
            </w:r>
          </w:p>
        </w:tc>
        <w:tc>
          <w:tcPr>
            <w:tcW w:w="900" w:type="dxa"/>
          </w:tcPr>
          <w:p>
            <w:pPr>
              <w:pStyle w:val="11"/>
              <w:ind w:left="27" w:right="1"/>
              <w:rPr>
                <w:sz w:val="18"/>
              </w:rPr>
            </w:pPr>
            <w:r>
              <w:rPr>
                <w:spacing w:val="-2"/>
                <w:sz w:val="18"/>
              </w:rPr>
              <w:t>0.136</w:t>
            </w:r>
          </w:p>
        </w:tc>
        <w:tc>
          <w:tcPr>
            <w:tcW w:w="989" w:type="dxa"/>
          </w:tcPr>
          <w:p>
            <w:pPr>
              <w:pStyle w:val="11"/>
              <w:ind w:left="263"/>
              <w:jc w:val="left"/>
              <w:rPr>
                <w:sz w:val="18"/>
              </w:rPr>
            </w:pPr>
            <w:r>
              <w:rPr>
                <w:spacing w:val="-4"/>
                <w:sz w:val="18"/>
              </w:rPr>
              <w:t>0.58</w:t>
            </w:r>
          </w:p>
        </w:tc>
        <w:tc>
          <w:tcPr>
            <w:tcW w:w="1139" w:type="dxa"/>
          </w:tcPr>
          <w:p>
            <w:pPr>
              <w:pStyle w:val="11"/>
              <w:ind w:left="2" w:right="34"/>
              <w:rPr>
                <w:sz w:val="18"/>
              </w:rPr>
            </w:pPr>
            <w:r>
              <w:rPr>
                <w:spacing w:val="-2"/>
                <w:sz w:val="18"/>
              </w:rPr>
              <w:t>0.297</w:t>
            </w:r>
          </w:p>
        </w:tc>
        <w:tc>
          <w:tcPr>
            <w:tcW w:w="872" w:type="dxa"/>
          </w:tcPr>
          <w:p>
            <w:pPr>
              <w:pStyle w:val="11"/>
              <w:ind w:right="44"/>
              <w:jc w:val="right"/>
              <w:rPr>
                <w:sz w:val="18"/>
              </w:rPr>
            </w:pPr>
            <w:r>
              <w:rPr>
                <w:spacing w:val="-2"/>
                <w:sz w:val="18"/>
              </w:rPr>
              <w:t>0.824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0.924</w:t>
            </w:r>
          </w:p>
        </w:tc>
        <w:tc>
          <w:tcPr>
            <w:tcW w:w="900" w:type="dxa"/>
          </w:tcPr>
          <w:p>
            <w:pPr>
              <w:pStyle w:val="11"/>
              <w:ind w:left="27" w:right="1"/>
              <w:rPr>
                <w:sz w:val="18"/>
              </w:rPr>
            </w:pPr>
            <w:r>
              <w:rPr>
                <w:spacing w:val="-2"/>
                <w:sz w:val="18"/>
              </w:rPr>
              <w:t>0.039</w:t>
            </w:r>
          </w:p>
        </w:tc>
        <w:tc>
          <w:tcPr>
            <w:tcW w:w="989" w:type="dxa"/>
          </w:tcPr>
          <w:p>
            <w:pPr>
              <w:pStyle w:val="11"/>
              <w:ind w:left="263"/>
              <w:jc w:val="left"/>
              <w:rPr>
                <w:sz w:val="18"/>
              </w:rPr>
            </w:pPr>
            <w:r>
              <w:rPr>
                <w:spacing w:val="-4"/>
                <w:sz w:val="18"/>
              </w:rPr>
              <w:t>0.93</w:t>
            </w:r>
          </w:p>
        </w:tc>
        <w:tc>
          <w:tcPr>
            <w:tcW w:w="1139" w:type="dxa"/>
          </w:tcPr>
          <w:p>
            <w:pPr>
              <w:pStyle w:val="11"/>
              <w:ind w:left="2" w:right="34"/>
              <w:rPr>
                <w:sz w:val="18"/>
              </w:rPr>
            </w:pPr>
            <w:r>
              <w:rPr>
                <w:spacing w:val="-2"/>
                <w:sz w:val="18"/>
              </w:rPr>
              <w:t>0.832</w:t>
            </w:r>
          </w:p>
        </w:tc>
        <w:tc>
          <w:tcPr>
            <w:tcW w:w="872" w:type="dxa"/>
          </w:tcPr>
          <w:p>
            <w:pPr>
              <w:pStyle w:val="11"/>
              <w:ind w:right="44"/>
              <w:jc w:val="right"/>
              <w:rPr>
                <w:sz w:val="18"/>
              </w:rPr>
            </w:pPr>
            <w:r>
              <w:rPr>
                <w:spacing w:val="-2"/>
                <w:sz w:val="18"/>
              </w:rPr>
              <w:t>0.979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0.047</w:t>
            </w:r>
          </w:p>
        </w:tc>
        <w:tc>
          <w:tcPr>
            <w:tcW w:w="900" w:type="dxa"/>
          </w:tcPr>
          <w:p>
            <w:pPr>
              <w:pStyle w:val="11"/>
              <w:ind w:left="27" w:right="1"/>
              <w:rPr>
                <w:sz w:val="18"/>
              </w:rPr>
            </w:pPr>
            <w:r>
              <w:rPr>
                <w:spacing w:val="-2"/>
                <w:sz w:val="18"/>
              </w:rPr>
              <w:t>0.031</w:t>
            </w:r>
          </w:p>
        </w:tc>
        <w:tc>
          <w:tcPr>
            <w:tcW w:w="989" w:type="dxa"/>
          </w:tcPr>
          <w:p>
            <w:pPr>
              <w:pStyle w:val="11"/>
              <w:ind w:left="263"/>
              <w:jc w:val="left"/>
              <w:rPr>
                <w:sz w:val="18"/>
              </w:rPr>
            </w:pPr>
            <w:r>
              <w:rPr>
                <w:spacing w:val="-4"/>
                <w:sz w:val="18"/>
              </w:rPr>
              <w:t>0.04</w:t>
            </w:r>
          </w:p>
        </w:tc>
        <w:tc>
          <w:tcPr>
            <w:tcW w:w="1139" w:type="dxa"/>
          </w:tcPr>
          <w:p>
            <w:pPr>
              <w:pStyle w:val="11"/>
              <w:ind w:left="2" w:right="34"/>
              <w:rPr>
                <w:sz w:val="18"/>
              </w:rPr>
            </w:pPr>
            <w:r>
              <w:rPr>
                <w:spacing w:val="-2"/>
                <w:sz w:val="18"/>
              </w:rPr>
              <w:t>0.007</w:t>
            </w:r>
          </w:p>
        </w:tc>
        <w:tc>
          <w:tcPr>
            <w:tcW w:w="872" w:type="dxa"/>
          </w:tcPr>
          <w:p>
            <w:pPr>
              <w:pStyle w:val="11"/>
              <w:ind w:right="44"/>
              <w:jc w:val="right"/>
              <w:rPr>
                <w:sz w:val="18"/>
              </w:rPr>
            </w:pPr>
            <w:r>
              <w:rPr>
                <w:spacing w:val="-2"/>
                <w:sz w:val="18"/>
              </w:rPr>
              <w:t>0.125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MC2</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0" w:right="44"/>
              <w:rPr>
                <w:sz w:val="18"/>
              </w:rPr>
            </w:pPr>
            <w:r>
              <w:rPr>
                <w:spacing w:val="-4"/>
                <w:sz w:val="18"/>
              </w:rPr>
              <w:t>0.03</w:t>
            </w:r>
          </w:p>
        </w:tc>
        <w:tc>
          <w:tcPr>
            <w:tcW w:w="900" w:type="dxa"/>
          </w:tcPr>
          <w:p>
            <w:pPr>
              <w:pStyle w:val="11"/>
              <w:ind w:left="27" w:right="1"/>
              <w:rPr>
                <w:sz w:val="18"/>
              </w:rPr>
            </w:pPr>
            <w:r>
              <w:rPr>
                <w:spacing w:val="-2"/>
                <w:sz w:val="18"/>
              </w:rPr>
              <w:t>0.023</w:t>
            </w:r>
          </w:p>
        </w:tc>
        <w:tc>
          <w:tcPr>
            <w:tcW w:w="989" w:type="dxa"/>
          </w:tcPr>
          <w:p>
            <w:pPr>
              <w:pStyle w:val="11"/>
              <w:ind w:left="213"/>
              <w:jc w:val="left"/>
              <w:rPr>
                <w:sz w:val="18"/>
              </w:rPr>
            </w:pPr>
            <w:r>
              <w:rPr>
                <w:spacing w:val="-2"/>
                <w:sz w:val="18"/>
              </w:rPr>
              <w:t>0.024</w:t>
            </w:r>
          </w:p>
        </w:tc>
        <w:tc>
          <w:tcPr>
            <w:tcW w:w="1139" w:type="dxa"/>
          </w:tcPr>
          <w:p>
            <w:pPr>
              <w:pStyle w:val="11"/>
              <w:ind w:left="2" w:right="34"/>
              <w:rPr>
                <w:sz w:val="18"/>
              </w:rPr>
            </w:pPr>
            <w:r>
              <w:rPr>
                <w:spacing w:val="-2"/>
                <w:sz w:val="18"/>
              </w:rPr>
              <w:t>0.004</w:t>
            </w:r>
          </w:p>
        </w:tc>
        <w:tc>
          <w:tcPr>
            <w:tcW w:w="872" w:type="dxa"/>
          </w:tcPr>
          <w:p>
            <w:pPr>
              <w:pStyle w:val="11"/>
              <w:ind w:right="44"/>
              <w:jc w:val="right"/>
              <w:rPr>
                <w:sz w:val="18"/>
              </w:rPr>
            </w:pPr>
            <w:r>
              <w:rPr>
                <w:spacing w:val="-2"/>
                <w:sz w:val="18"/>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0.333</w:t>
            </w:r>
          </w:p>
        </w:tc>
        <w:tc>
          <w:tcPr>
            <w:tcW w:w="900" w:type="dxa"/>
          </w:tcPr>
          <w:p>
            <w:pPr>
              <w:pStyle w:val="11"/>
              <w:ind w:left="27" w:right="1"/>
              <w:rPr>
                <w:sz w:val="18"/>
              </w:rPr>
            </w:pPr>
            <w:r>
              <w:rPr>
                <w:spacing w:val="-2"/>
                <w:sz w:val="18"/>
              </w:rPr>
              <w:t>0.095</w:t>
            </w:r>
          </w:p>
        </w:tc>
        <w:tc>
          <w:tcPr>
            <w:tcW w:w="989" w:type="dxa"/>
          </w:tcPr>
          <w:p>
            <w:pPr>
              <w:pStyle w:val="11"/>
              <w:ind w:left="213"/>
              <w:jc w:val="left"/>
              <w:rPr>
                <w:sz w:val="18"/>
              </w:rPr>
            </w:pPr>
            <w:r>
              <w:rPr>
                <w:spacing w:val="-2"/>
                <w:sz w:val="18"/>
              </w:rPr>
              <w:t>0.336</w:t>
            </w:r>
          </w:p>
        </w:tc>
        <w:tc>
          <w:tcPr>
            <w:tcW w:w="1139" w:type="dxa"/>
          </w:tcPr>
          <w:p>
            <w:pPr>
              <w:pStyle w:val="11"/>
              <w:ind w:left="2" w:right="34"/>
              <w:rPr>
                <w:sz w:val="18"/>
              </w:rPr>
            </w:pPr>
            <w:r>
              <w:rPr>
                <w:spacing w:val="-2"/>
                <w:sz w:val="18"/>
              </w:rPr>
              <w:t>0.152</w:t>
            </w:r>
          </w:p>
        </w:tc>
        <w:tc>
          <w:tcPr>
            <w:tcW w:w="872" w:type="dxa"/>
          </w:tcPr>
          <w:p>
            <w:pPr>
              <w:pStyle w:val="11"/>
              <w:ind w:right="44"/>
              <w:jc w:val="right"/>
              <w:rPr>
                <w:sz w:val="18"/>
              </w:rPr>
            </w:pPr>
            <w:r>
              <w:rPr>
                <w:spacing w:val="-2"/>
                <w:sz w:val="18"/>
              </w:rPr>
              <w:t>0.516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MC3</w:t>
            </w:r>
          </w:p>
        </w:tc>
        <w:tc>
          <w:tcPr>
            <w:tcW w:w="1103" w:type="dxa"/>
          </w:tcPr>
          <w:p>
            <w:pPr>
              <w:pStyle w:val="11"/>
              <w:spacing w:before="54"/>
              <w:ind w:left="28"/>
              <w:rPr>
                <w:sz w:val="18"/>
              </w:rPr>
            </w:pPr>
            <w:r>
              <w:rPr>
                <w:spacing w:val="-2"/>
                <w:sz w:val="18"/>
              </w:rPr>
              <w:t>Tillering</w:t>
            </w:r>
          </w:p>
        </w:tc>
        <w:tc>
          <w:tcPr>
            <w:tcW w:w="1726" w:type="dxa"/>
          </w:tcPr>
          <w:p>
            <w:pPr>
              <w:pStyle w:val="11"/>
              <w:spacing w:before="54"/>
              <w:ind w:left="16" w:right="65"/>
              <w:rPr>
                <w:sz w:val="18"/>
              </w:rPr>
            </w:pPr>
            <w:r>
              <w:rPr>
                <w:sz w:val="18"/>
              </w:rPr>
              <w:t>Tourist</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0.415</w:t>
            </w:r>
          </w:p>
        </w:tc>
        <w:tc>
          <w:tcPr>
            <w:tcW w:w="900" w:type="dxa"/>
          </w:tcPr>
          <w:p>
            <w:pPr>
              <w:pStyle w:val="11"/>
              <w:spacing w:before="54"/>
              <w:ind w:left="27" w:right="1"/>
              <w:rPr>
                <w:sz w:val="18"/>
              </w:rPr>
            </w:pPr>
            <w:r>
              <w:rPr>
                <w:spacing w:val="-2"/>
                <w:sz w:val="18"/>
              </w:rPr>
              <w:t>0.088</w:t>
            </w:r>
          </w:p>
        </w:tc>
        <w:tc>
          <w:tcPr>
            <w:tcW w:w="989" w:type="dxa"/>
          </w:tcPr>
          <w:p>
            <w:pPr>
              <w:pStyle w:val="11"/>
              <w:spacing w:before="54"/>
              <w:ind w:left="263"/>
              <w:jc w:val="left"/>
              <w:rPr>
                <w:sz w:val="18"/>
              </w:rPr>
            </w:pPr>
            <w:r>
              <w:rPr>
                <w:spacing w:val="-4"/>
                <w:sz w:val="18"/>
              </w:rPr>
              <w:t>0.41</w:t>
            </w:r>
          </w:p>
        </w:tc>
        <w:tc>
          <w:tcPr>
            <w:tcW w:w="1139" w:type="dxa"/>
          </w:tcPr>
          <w:p>
            <w:pPr>
              <w:pStyle w:val="11"/>
              <w:spacing w:before="54"/>
              <w:ind w:left="2" w:right="34"/>
              <w:rPr>
                <w:sz w:val="18"/>
              </w:rPr>
            </w:pPr>
            <w:r>
              <w:rPr>
                <w:spacing w:val="-2"/>
                <w:sz w:val="18"/>
              </w:rPr>
              <w:t>0.252</w:t>
            </w:r>
          </w:p>
        </w:tc>
        <w:tc>
          <w:tcPr>
            <w:tcW w:w="872" w:type="dxa"/>
          </w:tcPr>
          <w:p>
            <w:pPr>
              <w:pStyle w:val="11"/>
              <w:spacing w:before="54"/>
              <w:ind w:right="44"/>
              <w:jc w:val="right"/>
              <w:rPr>
                <w:sz w:val="18"/>
              </w:rPr>
            </w:pPr>
            <w:r>
              <w:rPr>
                <w:spacing w:val="-2"/>
                <w:sz w:val="18"/>
              </w:rPr>
              <w:t>0.609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0.252</w:t>
            </w:r>
          </w:p>
        </w:tc>
        <w:tc>
          <w:tcPr>
            <w:tcW w:w="900" w:type="dxa"/>
          </w:tcPr>
          <w:p>
            <w:pPr>
              <w:pStyle w:val="11"/>
              <w:ind w:left="27" w:right="1"/>
              <w:rPr>
                <w:sz w:val="18"/>
              </w:rPr>
            </w:pPr>
            <w:r>
              <w:rPr>
                <w:spacing w:val="-2"/>
                <w:sz w:val="18"/>
              </w:rPr>
              <w:t>0.117</w:t>
            </w:r>
          </w:p>
        </w:tc>
        <w:tc>
          <w:tcPr>
            <w:tcW w:w="989" w:type="dxa"/>
          </w:tcPr>
          <w:p>
            <w:pPr>
              <w:pStyle w:val="11"/>
              <w:ind w:left="213"/>
              <w:jc w:val="left"/>
              <w:rPr>
                <w:sz w:val="18"/>
              </w:rPr>
            </w:pPr>
            <w:r>
              <w:rPr>
                <w:spacing w:val="-2"/>
                <w:sz w:val="18"/>
              </w:rPr>
              <w:t>0.237</w:t>
            </w:r>
          </w:p>
        </w:tc>
        <w:tc>
          <w:tcPr>
            <w:tcW w:w="1139" w:type="dxa"/>
          </w:tcPr>
          <w:p>
            <w:pPr>
              <w:pStyle w:val="11"/>
              <w:ind w:left="2" w:right="34"/>
              <w:rPr>
                <w:sz w:val="18"/>
              </w:rPr>
            </w:pPr>
            <w:r>
              <w:rPr>
                <w:spacing w:val="-2"/>
                <w:sz w:val="18"/>
              </w:rPr>
              <w:t>0.064</w:t>
            </w:r>
          </w:p>
        </w:tc>
        <w:tc>
          <w:tcPr>
            <w:tcW w:w="872" w:type="dxa"/>
          </w:tcPr>
          <w:p>
            <w:pPr>
              <w:pStyle w:val="11"/>
              <w:ind w:right="44"/>
              <w:jc w:val="right"/>
              <w:rPr>
                <w:sz w:val="18"/>
              </w:rPr>
            </w:pPr>
            <w:r>
              <w:rPr>
                <w:spacing w:val="-2"/>
                <w:sz w:val="18"/>
              </w:rPr>
              <w:t>0.518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0" w:right="44"/>
              <w:rPr>
                <w:sz w:val="18"/>
              </w:rPr>
            </w:pPr>
            <w:r>
              <w:rPr>
                <w:spacing w:val="-4"/>
                <w:sz w:val="18"/>
              </w:rPr>
              <w:t>0.82</w:t>
            </w:r>
          </w:p>
        </w:tc>
        <w:tc>
          <w:tcPr>
            <w:tcW w:w="900" w:type="dxa"/>
          </w:tcPr>
          <w:p>
            <w:pPr>
              <w:pStyle w:val="11"/>
              <w:ind w:left="27" w:right="1"/>
              <w:rPr>
                <w:sz w:val="18"/>
              </w:rPr>
            </w:pPr>
            <w:r>
              <w:rPr>
                <w:spacing w:val="-2"/>
                <w:sz w:val="18"/>
              </w:rPr>
              <w:t>0.074</w:t>
            </w:r>
          </w:p>
        </w:tc>
        <w:tc>
          <w:tcPr>
            <w:tcW w:w="989" w:type="dxa"/>
          </w:tcPr>
          <w:p>
            <w:pPr>
              <w:pStyle w:val="11"/>
              <w:ind w:left="213"/>
              <w:jc w:val="left"/>
              <w:rPr>
                <w:sz w:val="18"/>
              </w:rPr>
            </w:pPr>
            <w:r>
              <w:rPr>
                <w:spacing w:val="-2"/>
                <w:sz w:val="18"/>
              </w:rPr>
              <w:t>0.832</w:t>
            </w:r>
          </w:p>
        </w:tc>
        <w:tc>
          <w:tcPr>
            <w:tcW w:w="1139" w:type="dxa"/>
          </w:tcPr>
          <w:p>
            <w:pPr>
              <w:pStyle w:val="11"/>
              <w:ind w:left="2" w:right="34"/>
              <w:rPr>
                <w:sz w:val="18"/>
              </w:rPr>
            </w:pPr>
            <w:r>
              <w:rPr>
                <w:spacing w:val="-2"/>
                <w:sz w:val="18"/>
              </w:rPr>
              <w:t>0.646</w:t>
            </w:r>
          </w:p>
        </w:tc>
        <w:tc>
          <w:tcPr>
            <w:tcW w:w="872" w:type="dxa"/>
          </w:tcPr>
          <w:p>
            <w:pPr>
              <w:pStyle w:val="11"/>
              <w:ind w:right="96"/>
              <w:jc w:val="right"/>
              <w:rPr>
                <w:sz w:val="18"/>
              </w:rPr>
            </w:pPr>
            <w:r>
              <w:rPr>
                <w:spacing w:val="-4"/>
                <w:sz w:val="18"/>
              </w:rPr>
              <w:t>0.93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0.169</w:t>
            </w:r>
          </w:p>
        </w:tc>
        <w:tc>
          <w:tcPr>
            <w:tcW w:w="900" w:type="dxa"/>
          </w:tcPr>
          <w:p>
            <w:pPr>
              <w:pStyle w:val="11"/>
              <w:ind w:left="27" w:right="3"/>
              <w:rPr>
                <w:sz w:val="18"/>
              </w:rPr>
            </w:pPr>
            <w:r>
              <w:rPr>
                <w:spacing w:val="-4"/>
                <w:sz w:val="18"/>
              </w:rPr>
              <w:t>0.07</w:t>
            </w:r>
          </w:p>
        </w:tc>
        <w:tc>
          <w:tcPr>
            <w:tcW w:w="989" w:type="dxa"/>
          </w:tcPr>
          <w:p>
            <w:pPr>
              <w:pStyle w:val="11"/>
              <w:ind w:left="213"/>
              <w:jc w:val="left"/>
              <w:rPr>
                <w:sz w:val="18"/>
              </w:rPr>
            </w:pPr>
            <w:r>
              <w:rPr>
                <w:spacing w:val="-2"/>
                <w:sz w:val="18"/>
              </w:rPr>
              <w:t>0.157</w:t>
            </w:r>
          </w:p>
        </w:tc>
        <w:tc>
          <w:tcPr>
            <w:tcW w:w="1139" w:type="dxa"/>
          </w:tcPr>
          <w:p>
            <w:pPr>
              <w:pStyle w:val="11"/>
              <w:ind w:left="2" w:right="34"/>
              <w:rPr>
                <w:sz w:val="18"/>
              </w:rPr>
            </w:pPr>
            <w:r>
              <w:rPr>
                <w:spacing w:val="-2"/>
                <w:sz w:val="18"/>
              </w:rPr>
              <w:t>0.064</w:t>
            </w:r>
          </w:p>
        </w:tc>
        <w:tc>
          <w:tcPr>
            <w:tcW w:w="872" w:type="dxa"/>
          </w:tcPr>
          <w:p>
            <w:pPr>
              <w:pStyle w:val="11"/>
              <w:ind w:right="44"/>
              <w:jc w:val="right"/>
              <w:rPr>
                <w:sz w:val="18"/>
              </w:rPr>
            </w:pPr>
            <w:r>
              <w:rPr>
                <w:spacing w:val="-2"/>
                <w:sz w:val="18"/>
              </w:rPr>
              <w:t>0.334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0.012</w:t>
            </w:r>
          </w:p>
        </w:tc>
        <w:tc>
          <w:tcPr>
            <w:tcW w:w="900" w:type="dxa"/>
          </w:tcPr>
          <w:p>
            <w:pPr>
              <w:pStyle w:val="11"/>
              <w:ind w:left="27" w:right="1"/>
              <w:rPr>
                <w:sz w:val="18"/>
              </w:rPr>
            </w:pPr>
            <w:r>
              <w:rPr>
                <w:spacing w:val="-2"/>
                <w:sz w:val="18"/>
              </w:rPr>
              <w:t>0.013</w:t>
            </w:r>
          </w:p>
        </w:tc>
        <w:tc>
          <w:tcPr>
            <w:tcW w:w="989" w:type="dxa"/>
          </w:tcPr>
          <w:p>
            <w:pPr>
              <w:pStyle w:val="11"/>
              <w:ind w:left="213"/>
              <w:jc w:val="left"/>
              <w:rPr>
                <w:sz w:val="18"/>
              </w:rPr>
            </w:pPr>
            <w:r>
              <w:rPr>
                <w:spacing w:val="-2"/>
                <w:sz w:val="18"/>
              </w:rPr>
              <w:t>0.008</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0.044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0.888</w:t>
            </w:r>
          </w:p>
        </w:tc>
        <w:tc>
          <w:tcPr>
            <w:tcW w:w="900" w:type="dxa"/>
          </w:tcPr>
          <w:p>
            <w:pPr>
              <w:pStyle w:val="11"/>
              <w:ind w:left="27" w:right="1"/>
              <w:rPr>
                <w:sz w:val="18"/>
              </w:rPr>
            </w:pPr>
            <w:r>
              <w:rPr>
                <w:spacing w:val="-2"/>
                <w:sz w:val="18"/>
              </w:rPr>
              <w:t>0.054</w:t>
            </w:r>
          </w:p>
        </w:tc>
        <w:tc>
          <w:tcPr>
            <w:tcW w:w="989" w:type="dxa"/>
          </w:tcPr>
          <w:p>
            <w:pPr>
              <w:pStyle w:val="11"/>
              <w:ind w:left="213"/>
              <w:jc w:val="left"/>
              <w:rPr>
                <w:sz w:val="18"/>
              </w:rPr>
            </w:pPr>
            <w:r>
              <w:rPr>
                <w:spacing w:val="-2"/>
                <w:sz w:val="18"/>
              </w:rPr>
              <w:t>0.899</w:t>
            </w:r>
          </w:p>
        </w:tc>
        <w:tc>
          <w:tcPr>
            <w:tcW w:w="1139" w:type="dxa"/>
          </w:tcPr>
          <w:p>
            <w:pPr>
              <w:pStyle w:val="11"/>
              <w:ind w:left="2" w:right="34"/>
              <w:rPr>
                <w:sz w:val="18"/>
              </w:rPr>
            </w:pPr>
            <w:r>
              <w:rPr>
                <w:spacing w:val="-2"/>
                <w:sz w:val="18"/>
              </w:rPr>
              <w:t>0.758</w:t>
            </w:r>
          </w:p>
        </w:tc>
        <w:tc>
          <w:tcPr>
            <w:tcW w:w="872" w:type="dxa"/>
          </w:tcPr>
          <w:p>
            <w:pPr>
              <w:pStyle w:val="11"/>
              <w:ind w:right="44"/>
              <w:jc w:val="right"/>
              <w:rPr>
                <w:sz w:val="18"/>
              </w:rPr>
            </w:pPr>
            <w:r>
              <w:rPr>
                <w:spacing w:val="-2"/>
                <w:sz w:val="18"/>
              </w:rPr>
              <w:t>0.963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0.106</w:t>
            </w:r>
          </w:p>
        </w:tc>
        <w:tc>
          <w:tcPr>
            <w:tcW w:w="900" w:type="dxa"/>
          </w:tcPr>
          <w:p>
            <w:pPr>
              <w:pStyle w:val="11"/>
              <w:ind w:left="27" w:right="1"/>
              <w:rPr>
                <w:sz w:val="18"/>
              </w:rPr>
            </w:pPr>
            <w:r>
              <w:rPr>
                <w:spacing w:val="-2"/>
                <w:sz w:val="18"/>
              </w:rPr>
              <w:t>0.052</w:t>
            </w:r>
          </w:p>
        </w:tc>
        <w:tc>
          <w:tcPr>
            <w:tcW w:w="989" w:type="dxa"/>
          </w:tcPr>
          <w:p>
            <w:pPr>
              <w:pStyle w:val="11"/>
              <w:ind w:left="213"/>
              <w:jc w:val="left"/>
              <w:rPr>
                <w:sz w:val="18"/>
              </w:rPr>
            </w:pPr>
            <w:r>
              <w:rPr>
                <w:spacing w:val="-2"/>
                <w:sz w:val="18"/>
              </w:rPr>
              <w:t>0.096</w:t>
            </w:r>
          </w:p>
        </w:tc>
        <w:tc>
          <w:tcPr>
            <w:tcW w:w="1139" w:type="dxa"/>
          </w:tcPr>
          <w:p>
            <w:pPr>
              <w:pStyle w:val="11"/>
              <w:ind w:left="2" w:right="34"/>
              <w:rPr>
                <w:sz w:val="18"/>
              </w:rPr>
            </w:pPr>
            <w:r>
              <w:rPr>
                <w:spacing w:val="-2"/>
                <w:sz w:val="18"/>
              </w:rPr>
              <w:t>0.034</w:t>
            </w:r>
          </w:p>
        </w:tc>
        <w:tc>
          <w:tcPr>
            <w:tcW w:w="872" w:type="dxa"/>
          </w:tcPr>
          <w:p>
            <w:pPr>
              <w:pStyle w:val="11"/>
              <w:ind w:right="44"/>
              <w:jc w:val="right"/>
              <w:rPr>
                <w:sz w:val="18"/>
              </w:rPr>
            </w:pPr>
            <w:r>
              <w:rPr>
                <w:spacing w:val="-2"/>
                <w:sz w:val="18"/>
              </w:rPr>
              <w:t>0.234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MC3</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0.006</w:t>
            </w:r>
          </w:p>
        </w:tc>
        <w:tc>
          <w:tcPr>
            <w:tcW w:w="900" w:type="dxa"/>
          </w:tcPr>
          <w:p>
            <w:pPr>
              <w:pStyle w:val="11"/>
              <w:ind w:left="27" w:right="1"/>
              <w:rPr>
                <w:sz w:val="18"/>
              </w:rPr>
            </w:pPr>
            <w:r>
              <w:rPr>
                <w:spacing w:val="-2"/>
                <w:sz w:val="18"/>
              </w:rPr>
              <w:t>0.008</w:t>
            </w:r>
          </w:p>
        </w:tc>
        <w:tc>
          <w:tcPr>
            <w:tcW w:w="989" w:type="dxa"/>
          </w:tcPr>
          <w:p>
            <w:pPr>
              <w:pStyle w:val="11"/>
              <w:ind w:left="213"/>
              <w:jc w:val="left"/>
              <w:rPr>
                <w:sz w:val="18"/>
              </w:rPr>
            </w:pPr>
            <w:r>
              <w:rPr>
                <w:spacing w:val="-2"/>
                <w:sz w:val="18"/>
              </w:rPr>
              <w:t>0.003</w:t>
            </w:r>
          </w:p>
        </w:tc>
        <w:tc>
          <w:tcPr>
            <w:tcW w:w="1139" w:type="dxa"/>
          </w:tcPr>
          <w:p>
            <w:pPr>
              <w:pStyle w:val="11"/>
              <w:ind w:left="3" w:right="34"/>
              <w:rPr>
                <w:sz w:val="18"/>
              </w:rPr>
            </w:pPr>
            <w:r>
              <w:rPr>
                <w:spacing w:val="-10"/>
                <w:sz w:val="18"/>
              </w:rPr>
              <w:t>0</w:t>
            </w:r>
          </w:p>
        </w:tc>
        <w:tc>
          <w:tcPr>
            <w:tcW w:w="872" w:type="dxa"/>
          </w:tcPr>
          <w:p>
            <w:pPr>
              <w:pStyle w:val="11"/>
              <w:ind w:right="44"/>
              <w:jc w:val="right"/>
              <w:rPr>
                <w:sz w:val="18"/>
              </w:rPr>
            </w:pPr>
            <w:r>
              <w:rPr>
                <w:spacing w:val="-2"/>
                <w:sz w:val="18"/>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0.217</w:t>
            </w:r>
          </w:p>
        </w:tc>
        <w:tc>
          <w:tcPr>
            <w:tcW w:w="900" w:type="dxa"/>
          </w:tcPr>
          <w:p>
            <w:pPr>
              <w:pStyle w:val="11"/>
              <w:ind w:left="27" w:right="1"/>
              <w:rPr>
                <w:sz w:val="18"/>
              </w:rPr>
            </w:pPr>
            <w:r>
              <w:rPr>
                <w:spacing w:val="-2"/>
                <w:sz w:val="18"/>
              </w:rPr>
              <w:t>0.114</w:t>
            </w:r>
          </w:p>
        </w:tc>
        <w:tc>
          <w:tcPr>
            <w:tcW w:w="989" w:type="dxa"/>
          </w:tcPr>
          <w:p>
            <w:pPr>
              <w:pStyle w:val="11"/>
              <w:ind w:left="213"/>
              <w:jc w:val="left"/>
              <w:rPr>
                <w:sz w:val="18"/>
              </w:rPr>
            </w:pPr>
            <w:r>
              <w:rPr>
                <w:spacing w:val="-2"/>
                <w:sz w:val="18"/>
              </w:rPr>
              <w:t>0.199</w:t>
            </w:r>
          </w:p>
        </w:tc>
        <w:tc>
          <w:tcPr>
            <w:tcW w:w="1139" w:type="dxa"/>
          </w:tcPr>
          <w:p>
            <w:pPr>
              <w:pStyle w:val="11"/>
              <w:ind w:left="2" w:right="34"/>
              <w:rPr>
                <w:sz w:val="18"/>
              </w:rPr>
            </w:pPr>
            <w:r>
              <w:rPr>
                <w:spacing w:val="-2"/>
                <w:sz w:val="18"/>
              </w:rPr>
              <w:t>0.055</w:t>
            </w:r>
          </w:p>
        </w:tc>
        <w:tc>
          <w:tcPr>
            <w:tcW w:w="872" w:type="dxa"/>
          </w:tcPr>
          <w:p>
            <w:pPr>
              <w:pStyle w:val="11"/>
              <w:ind w:right="44"/>
              <w:jc w:val="right"/>
              <w:rPr>
                <w:sz w:val="18"/>
              </w:rPr>
            </w:pPr>
            <w:r>
              <w:rPr>
                <w:spacing w:val="-2"/>
                <w:sz w:val="18"/>
              </w:rPr>
              <w:t>0.498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0.123</w:t>
            </w:r>
          </w:p>
        </w:tc>
        <w:tc>
          <w:tcPr>
            <w:tcW w:w="900" w:type="dxa"/>
          </w:tcPr>
          <w:p>
            <w:pPr>
              <w:pStyle w:val="11"/>
              <w:ind w:left="27" w:right="1"/>
              <w:rPr>
                <w:sz w:val="18"/>
              </w:rPr>
            </w:pPr>
            <w:r>
              <w:rPr>
                <w:spacing w:val="-2"/>
                <w:sz w:val="18"/>
              </w:rPr>
              <w:t>0.085</w:t>
            </w:r>
          </w:p>
        </w:tc>
        <w:tc>
          <w:tcPr>
            <w:tcW w:w="989" w:type="dxa"/>
          </w:tcPr>
          <w:p>
            <w:pPr>
              <w:pStyle w:val="11"/>
              <w:ind w:left="213"/>
              <w:jc w:val="left"/>
              <w:rPr>
                <w:sz w:val="18"/>
              </w:rPr>
            </w:pPr>
            <w:r>
              <w:rPr>
                <w:spacing w:val="-2"/>
                <w:sz w:val="18"/>
              </w:rPr>
              <w:t>0.107</w:t>
            </w:r>
          </w:p>
        </w:tc>
        <w:tc>
          <w:tcPr>
            <w:tcW w:w="1139" w:type="dxa"/>
          </w:tcPr>
          <w:p>
            <w:pPr>
              <w:pStyle w:val="11"/>
              <w:ind w:left="2" w:right="34"/>
              <w:rPr>
                <w:sz w:val="18"/>
              </w:rPr>
            </w:pPr>
            <w:r>
              <w:rPr>
                <w:spacing w:val="-2"/>
                <w:sz w:val="18"/>
              </w:rPr>
              <w:t>0.014</w:t>
            </w:r>
          </w:p>
        </w:tc>
        <w:tc>
          <w:tcPr>
            <w:tcW w:w="872" w:type="dxa"/>
          </w:tcPr>
          <w:p>
            <w:pPr>
              <w:pStyle w:val="11"/>
              <w:ind w:right="44"/>
              <w:jc w:val="right"/>
              <w:rPr>
                <w:sz w:val="18"/>
              </w:rPr>
            </w:pPr>
            <w:r>
              <w:rPr>
                <w:spacing w:val="-2"/>
                <w:sz w:val="18"/>
              </w:rPr>
              <w:t>0.333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0" w:right="44"/>
              <w:rPr>
                <w:sz w:val="18"/>
              </w:rPr>
            </w:pPr>
            <w:r>
              <w:rPr>
                <w:spacing w:val="-4"/>
                <w:sz w:val="18"/>
              </w:rPr>
              <w:t>0.66</w:t>
            </w:r>
          </w:p>
        </w:tc>
        <w:tc>
          <w:tcPr>
            <w:tcW w:w="900" w:type="dxa"/>
          </w:tcPr>
          <w:p>
            <w:pPr>
              <w:pStyle w:val="11"/>
              <w:ind w:left="27" w:right="1"/>
              <w:rPr>
                <w:sz w:val="18"/>
              </w:rPr>
            </w:pPr>
            <w:r>
              <w:rPr>
                <w:spacing w:val="-2"/>
                <w:sz w:val="18"/>
              </w:rPr>
              <w:t>0.169</w:t>
            </w:r>
          </w:p>
        </w:tc>
        <w:tc>
          <w:tcPr>
            <w:tcW w:w="989" w:type="dxa"/>
          </w:tcPr>
          <w:p>
            <w:pPr>
              <w:pStyle w:val="11"/>
              <w:ind w:left="213"/>
              <w:jc w:val="left"/>
              <w:rPr>
                <w:sz w:val="18"/>
              </w:rPr>
            </w:pPr>
            <w:r>
              <w:rPr>
                <w:spacing w:val="-2"/>
                <w:sz w:val="18"/>
              </w:rPr>
              <w:t>0.685</w:t>
            </w:r>
          </w:p>
        </w:tc>
        <w:tc>
          <w:tcPr>
            <w:tcW w:w="1139" w:type="dxa"/>
          </w:tcPr>
          <w:p>
            <w:pPr>
              <w:pStyle w:val="11"/>
              <w:ind w:left="2" w:right="34"/>
              <w:rPr>
                <w:sz w:val="18"/>
              </w:rPr>
            </w:pPr>
            <w:r>
              <w:rPr>
                <w:spacing w:val="-2"/>
                <w:sz w:val="18"/>
              </w:rPr>
              <w:t>0.236</w:t>
            </w:r>
          </w:p>
        </w:tc>
        <w:tc>
          <w:tcPr>
            <w:tcW w:w="872" w:type="dxa"/>
          </w:tcPr>
          <w:p>
            <w:pPr>
              <w:pStyle w:val="11"/>
              <w:ind w:right="44"/>
              <w:jc w:val="right"/>
              <w:rPr>
                <w:sz w:val="18"/>
              </w:rPr>
            </w:pPr>
            <w:r>
              <w:rPr>
                <w:spacing w:val="-2"/>
                <w:sz w:val="18"/>
              </w:rPr>
              <w:t>0.912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MO1</w:t>
            </w:r>
          </w:p>
        </w:tc>
        <w:tc>
          <w:tcPr>
            <w:tcW w:w="1103" w:type="dxa"/>
          </w:tcPr>
          <w:p>
            <w:pPr>
              <w:pStyle w:val="11"/>
              <w:spacing w:before="54"/>
              <w:ind w:left="28"/>
              <w:rPr>
                <w:sz w:val="18"/>
              </w:rPr>
            </w:pPr>
            <w:r>
              <w:rPr>
                <w:spacing w:val="-2"/>
                <w:sz w:val="18"/>
              </w:rPr>
              <w:t>Flowering</w:t>
            </w:r>
          </w:p>
        </w:tc>
        <w:tc>
          <w:tcPr>
            <w:tcW w:w="1726" w:type="dxa"/>
          </w:tcPr>
          <w:p>
            <w:pPr>
              <w:pStyle w:val="11"/>
              <w:spacing w:before="54"/>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before="54"/>
              <w:ind w:left="22" w:right="44"/>
              <w:rPr>
                <w:sz w:val="18"/>
              </w:rPr>
            </w:pPr>
            <w:r>
              <w:rPr>
                <w:spacing w:val="-2"/>
                <w:sz w:val="18"/>
              </w:rPr>
              <w:t>0.865</w:t>
            </w:r>
          </w:p>
        </w:tc>
        <w:tc>
          <w:tcPr>
            <w:tcW w:w="900" w:type="dxa"/>
          </w:tcPr>
          <w:p>
            <w:pPr>
              <w:pStyle w:val="11"/>
              <w:spacing w:before="54"/>
              <w:ind w:left="27" w:right="1"/>
              <w:rPr>
                <w:sz w:val="18"/>
              </w:rPr>
            </w:pPr>
            <w:r>
              <w:rPr>
                <w:spacing w:val="-2"/>
                <w:sz w:val="18"/>
              </w:rPr>
              <w:t>0.066</w:t>
            </w:r>
          </w:p>
        </w:tc>
        <w:tc>
          <w:tcPr>
            <w:tcW w:w="989" w:type="dxa"/>
          </w:tcPr>
          <w:p>
            <w:pPr>
              <w:pStyle w:val="11"/>
              <w:spacing w:before="54"/>
              <w:ind w:left="213"/>
              <w:jc w:val="left"/>
              <w:rPr>
                <w:sz w:val="18"/>
              </w:rPr>
            </w:pPr>
            <w:r>
              <w:rPr>
                <w:spacing w:val="-2"/>
                <w:sz w:val="18"/>
              </w:rPr>
              <w:t>0.875</w:t>
            </w:r>
          </w:p>
        </w:tc>
        <w:tc>
          <w:tcPr>
            <w:tcW w:w="1139" w:type="dxa"/>
          </w:tcPr>
          <w:p>
            <w:pPr>
              <w:pStyle w:val="11"/>
              <w:spacing w:before="54"/>
              <w:ind w:left="2" w:right="34"/>
              <w:rPr>
                <w:sz w:val="18"/>
              </w:rPr>
            </w:pPr>
            <w:r>
              <w:rPr>
                <w:spacing w:val="-2"/>
                <w:sz w:val="18"/>
              </w:rPr>
              <w:t>0.711</w:t>
            </w:r>
          </w:p>
        </w:tc>
        <w:tc>
          <w:tcPr>
            <w:tcW w:w="872" w:type="dxa"/>
          </w:tcPr>
          <w:p>
            <w:pPr>
              <w:pStyle w:val="11"/>
              <w:spacing w:before="54"/>
              <w:ind w:right="44"/>
              <w:jc w:val="right"/>
              <w:rPr>
                <w:sz w:val="18"/>
              </w:rPr>
            </w:pPr>
            <w:r>
              <w:rPr>
                <w:spacing w:val="-2"/>
                <w:sz w:val="18"/>
              </w:rPr>
              <w:t>0.964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0.078</w:t>
            </w:r>
          </w:p>
        </w:tc>
        <w:tc>
          <w:tcPr>
            <w:tcW w:w="900" w:type="dxa"/>
          </w:tcPr>
          <w:p>
            <w:pPr>
              <w:pStyle w:val="11"/>
              <w:ind w:left="27" w:right="1"/>
              <w:rPr>
                <w:sz w:val="18"/>
              </w:rPr>
            </w:pPr>
            <w:r>
              <w:rPr>
                <w:spacing w:val="-2"/>
                <w:sz w:val="18"/>
              </w:rPr>
              <w:t>0.046</w:t>
            </w:r>
          </w:p>
        </w:tc>
        <w:tc>
          <w:tcPr>
            <w:tcW w:w="989" w:type="dxa"/>
          </w:tcPr>
          <w:p>
            <w:pPr>
              <w:pStyle w:val="11"/>
              <w:ind w:left="213"/>
              <w:jc w:val="left"/>
              <w:rPr>
                <w:sz w:val="18"/>
              </w:rPr>
            </w:pPr>
            <w:r>
              <w:rPr>
                <w:spacing w:val="-2"/>
                <w:sz w:val="18"/>
              </w:rPr>
              <w:t>0.071</w:t>
            </w:r>
          </w:p>
        </w:tc>
        <w:tc>
          <w:tcPr>
            <w:tcW w:w="1139" w:type="dxa"/>
          </w:tcPr>
          <w:p>
            <w:pPr>
              <w:pStyle w:val="11"/>
              <w:ind w:left="2" w:right="34"/>
              <w:rPr>
                <w:sz w:val="18"/>
              </w:rPr>
            </w:pPr>
            <w:r>
              <w:rPr>
                <w:spacing w:val="-2"/>
                <w:sz w:val="18"/>
              </w:rPr>
              <w:t>0.014</w:t>
            </w:r>
          </w:p>
        </w:tc>
        <w:tc>
          <w:tcPr>
            <w:tcW w:w="872" w:type="dxa"/>
          </w:tcPr>
          <w:p>
            <w:pPr>
              <w:pStyle w:val="11"/>
              <w:ind w:right="44"/>
              <w:jc w:val="right"/>
              <w:rPr>
                <w:sz w:val="18"/>
              </w:rPr>
            </w:pPr>
            <w:r>
              <w:rPr>
                <w:spacing w:val="-2"/>
                <w:sz w:val="18"/>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0.057</w:t>
            </w:r>
          </w:p>
        </w:tc>
        <w:tc>
          <w:tcPr>
            <w:tcW w:w="900" w:type="dxa"/>
          </w:tcPr>
          <w:p>
            <w:pPr>
              <w:pStyle w:val="11"/>
              <w:ind w:left="27" w:right="1"/>
              <w:rPr>
                <w:sz w:val="18"/>
              </w:rPr>
            </w:pPr>
            <w:r>
              <w:rPr>
                <w:spacing w:val="-2"/>
                <w:sz w:val="18"/>
              </w:rPr>
              <w:t>0.052</w:t>
            </w:r>
          </w:p>
        </w:tc>
        <w:tc>
          <w:tcPr>
            <w:tcW w:w="989" w:type="dxa"/>
          </w:tcPr>
          <w:p>
            <w:pPr>
              <w:pStyle w:val="11"/>
              <w:ind w:left="213"/>
              <w:jc w:val="left"/>
              <w:rPr>
                <w:sz w:val="18"/>
              </w:rPr>
            </w:pPr>
            <w:r>
              <w:rPr>
                <w:spacing w:val="-2"/>
                <w:sz w:val="18"/>
              </w:rPr>
              <w:t>0.042</w:t>
            </w:r>
          </w:p>
        </w:tc>
        <w:tc>
          <w:tcPr>
            <w:tcW w:w="1139" w:type="dxa"/>
          </w:tcPr>
          <w:p>
            <w:pPr>
              <w:pStyle w:val="11"/>
              <w:ind w:left="2" w:right="34"/>
              <w:rPr>
                <w:sz w:val="18"/>
              </w:rPr>
            </w:pPr>
            <w:r>
              <w:rPr>
                <w:spacing w:val="-2"/>
                <w:sz w:val="18"/>
              </w:rPr>
              <w:t>0.004</w:t>
            </w:r>
          </w:p>
        </w:tc>
        <w:tc>
          <w:tcPr>
            <w:tcW w:w="872" w:type="dxa"/>
          </w:tcPr>
          <w:p>
            <w:pPr>
              <w:pStyle w:val="11"/>
              <w:ind w:right="44"/>
              <w:jc w:val="right"/>
              <w:rPr>
                <w:sz w:val="18"/>
              </w:rPr>
            </w:pPr>
            <w:r>
              <w:rPr>
                <w:spacing w:val="-2"/>
                <w:sz w:val="18"/>
              </w:rPr>
              <w:t>0.192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ight="3"/>
              <w:rPr>
                <w:sz w:val="18"/>
              </w:rPr>
            </w:pPr>
            <w:r>
              <w:rPr>
                <w:spacing w:val="-2"/>
                <w:sz w:val="18"/>
              </w:rPr>
              <w:t>Ripening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0.923</w:t>
            </w:r>
          </w:p>
        </w:tc>
        <w:tc>
          <w:tcPr>
            <w:tcW w:w="900" w:type="dxa"/>
          </w:tcPr>
          <w:p>
            <w:pPr>
              <w:pStyle w:val="11"/>
              <w:ind w:left="27" w:right="1"/>
              <w:rPr>
                <w:sz w:val="18"/>
              </w:rPr>
            </w:pPr>
            <w:r>
              <w:rPr>
                <w:spacing w:val="-2"/>
                <w:sz w:val="18"/>
              </w:rPr>
              <w:t>0.047</w:t>
            </w:r>
          </w:p>
        </w:tc>
        <w:tc>
          <w:tcPr>
            <w:tcW w:w="989" w:type="dxa"/>
          </w:tcPr>
          <w:p>
            <w:pPr>
              <w:pStyle w:val="11"/>
              <w:ind w:left="213"/>
              <w:jc w:val="left"/>
              <w:rPr>
                <w:sz w:val="18"/>
              </w:rPr>
            </w:pPr>
            <w:r>
              <w:rPr>
                <w:spacing w:val="-2"/>
                <w:sz w:val="18"/>
              </w:rPr>
              <w:t>0.935</w:t>
            </w:r>
          </w:p>
        </w:tc>
        <w:tc>
          <w:tcPr>
            <w:tcW w:w="1139" w:type="dxa"/>
          </w:tcPr>
          <w:p>
            <w:pPr>
              <w:pStyle w:val="11"/>
              <w:ind w:left="3" w:right="34"/>
              <w:rPr>
                <w:sz w:val="18"/>
              </w:rPr>
            </w:pPr>
            <w:r>
              <w:rPr>
                <w:spacing w:val="-5"/>
                <w:sz w:val="18"/>
              </w:rPr>
              <w:t>0.8</w:t>
            </w:r>
          </w:p>
        </w:tc>
        <w:tc>
          <w:tcPr>
            <w:tcW w:w="872" w:type="dxa"/>
          </w:tcPr>
          <w:p>
            <w:pPr>
              <w:pStyle w:val="11"/>
              <w:ind w:right="44"/>
              <w:jc w:val="right"/>
              <w:rPr>
                <w:sz w:val="18"/>
              </w:rPr>
            </w:pPr>
            <w:r>
              <w:rPr>
                <w:spacing w:val="-2"/>
                <w:sz w:val="18"/>
              </w:rPr>
              <w:t>0.984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ight="3"/>
              <w:rPr>
                <w:sz w:val="18"/>
              </w:rPr>
            </w:pPr>
            <w:r>
              <w:rPr>
                <w:spacing w:val="-2"/>
                <w:sz w:val="18"/>
              </w:rPr>
              <w:t>Ripening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0.048</w:t>
            </w:r>
          </w:p>
        </w:tc>
        <w:tc>
          <w:tcPr>
            <w:tcW w:w="900" w:type="dxa"/>
          </w:tcPr>
          <w:p>
            <w:pPr>
              <w:pStyle w:val="11"/>
              <w:ind w:left="27" w:right="1"/>
              <w:rPr>
                <w:sz w:val="18"/>
              </w:rPr>
            </w:pPr>
            <w:r>
              <w:rPr>
                <w:spacing w:val="-2"/>
                <w:sz w:val="18"/>
              </w:rPr>
              <w:t>0.031</w:t>
            </w:r>
          </w:p>
        </w:tc>
        <w:tc>
          <w:tcPr>
            <w:tcW w:w="989" w:type="dxa"/>
          </w:tcPr>
          <w:p>
            <w:pPr>
              <w:pStyle w:val="11"/>
              <w:ind w:left="213"/>
              <w:jc w:val="left"/>
              <w:rPr>
                <w:sz w:val="18"/>
              </w:rPr>
            </w:pPr>
            <w:r>
              <w:rPr>
                <w:spacing w:val="-2"/>
                <w:sz w:val="18"/>
              </w:rPr>
              <w:t>0.042</w:t>
            </w:r>
          </w:p>
        </w:tc>
        <w:tc>
          <w:tcPr>
            <w:tcW w:w="1139" w:type="dxa"/>
          </w:tcPr>
          <w:p>
            <w:pPr>
              <w:pStyle w:val="11"/>
              <w:ind w:left="2" w:right="34"/>
              <w:rPr>
                <w:sz w:val="18"/>
              </w:rPr>
            </w:pPr>
            <w:r>
              <w:rPr>
                <w:spacing w:val="-2"/>
                <w:sz w:val="18"/>
              </w:rPr>
              <w:t>0.007</w:t>
            </w:r>
          </w:p>
        </w:tc>
        <w:tc>
          <w:tcPr>
            <w:tcW w:w="872" w:type="dxa"/>
          </w:tcPr>
          <w:p>
            <w:pPr>
              <w:pStyle w:val="11"/>
              <w:ind w:right="44"/>
              <w:jc w:val="right"/>
              <w:rPr>
                <w:sz w:val="18"/>
              </w:rPr>
            </w:pPr>
            <w:r>
              <w:rPr>
                <w:spacing w:val="-2"/>
                <w:sz w:val="18"/>
              </w:rPr>
              <w:t>0.125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MO1</w:t>
            </w:r>
          </w:p>
        </w:tc>
        <w:tc>
          <w:tcPr>
            <w:tcW w:w="1103" w:type="dxa"/>
          </w:tcPr>
          <w:p>
            <w:pPr>
              <w:pStyle w:val="11"/>
              <w:ind w:left="28" w:right="3"/>
              <w:rPr>
                <w:sz w:val="18"/>
              </w:rPr>
            </w:pPr>
            <w:r>
              <w:rPr>
                <w:spacing w:val="-2"/>
                <w:sz w:val="18"/>
              </w:rPr>
              <w:t>Ripening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0.029</w:t>
            </w:r>
          </w:p>
        </w:tc>
        <w:tc>
          <w:tcPr>
            <w:tcW w:w="900" w:type="dxa"/>
          </w:tcPr>
          <w:p>
            <w:pPr>
              <w:pStyle w:val="11"/>
              <w:ind w:left="27" w:right="1"/>
              <w:rPr>
                <w:sz w:val="18"/>
              </w:rPr>
            </w:pPr>
            <w:r>
              <w:rPr>
                <w:spacing w:val="-2"/>
                <w:sz w:val="18"/>
              </w:rPr>
              <w:t>0.037</w:t>
            </w:r>
          </w:p>
        </w:tc>
        <w:tc>
          <w:tcPr>
            <w:tcW w:w="989" w:type="dxa"/>
          </w:tcPr>
          <w:p>
            <w:pPr>
              <w:pStyle w:val="11"/>
              <w:ind w:left="213"/>
              <w:jc w:val="left"/>
              <w:rPr>
                <w:sz w:val="18"/>
              </w:rPr>
            </w:pPr>
            <w:r>
              <w:rPr>
                <w:spacing w:val="-2"/>
                <w:sz w:val="18"/>
              </w:rPr>
              <w:t>0.014</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0.139</w:t>
            </w:r>
          </w:p>
        </w:tc>
        <w:tc>
          <w:tcPr>
            <w:tcW w:w="900" w:type="dxa"/>
          </w:tcPr>
          <w:p>
            <w:pPr>
              <w:pStyle w:val="11"/>
              <w:ind w:left="27" w:right="1"/>
              <w:rPr>
                <w:sz w:val="18"/>
              </w:rPr>
            </w:pPr>
            <w:r>
              <w:rPr>
                <w:spacing w:val="-2"/>
                <w:sz w:val="18"/>
              </w:rPr>
              <w:t>0.064</w:t>
            </w:r>
          </w:p>
        </w:tc>
        <w:tc>
          <w:tcPr>
            <w:tcW w:w="989" w:type="dxa"/>
          </w:tcPr>
          <w:p>
            <w:pPr>
              <w:pStyle w:val="11"/>
              <w:ind w:left="213"/>
              <w:jc w:val="left"/>
              <w:rPr>
                <w:sz w:val="18"/>
              </w:rPr>
            </w:pPr>
            <w:r>
              <w:rPr>
                <w:spacing w:val="-2"/>
                <w:sz w:val="18"/>
              </w:rPr>
              <w:t>0.132</w:t>
            </w:r>
          </w:p>
        </w:tc>
        <w:tc>
          <w:tcPr>
            <w:tcW w:w="1139" w:type="dxa"/>
          </w:tcPr>
          <w:p>
            <w:pPr>
              <w:pStyle w:val="11"/>
              <w:ind w:right="34"/>
              <w:rPr>
                <w:sz w:val="18"/>
              </w:rPr>
            </w:pPr>
            <w:r>
              <w:rPr>
                <w:spacing w:val="-4"/>
                <w:sz w:val="18"/>
              </w:rPr>
              <w:t>0.04</w:t>
            </w:r>
          </w:p>
        </w:tc>
        <w:tc>
          <w:tcPr>
            <w:tcW w:w="872" w:type="dxa"/>
          </w:tcPr>
          <w:p>
            <w:pPr>
              <w:pStyle w:val="11"/>
              <w:ind w:right="44"/>
              <w:jc w:val="right"/>
              <w:rPr>
                <w:sz w:val="18"/>
              </w:rPr>
            </w:pPr>
            <w:r>
              <w:rPr>
                <w:spacing w:val="-2"/>
                <w:sz w:val="18"/>
              </w:rPr>
              <w:t>0.283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0.053</w:t>
            </w:r>
          </w:p>
        </w:tc>
        <w:tc>
          <w:tcPr>
            <w:tcW w:w="900" w:type="dxa"/>
          </w:tcPr>
          <w:p>
            <w:pPr>
              <w:pStyle w:val="11"/>
              <w:ind w:left="27" w:right="1"/>
              <w:rPr>
                <w:sz w:val="18"/>
              </w:rPr>
            </w:pPr>
            <w:r>
              <w:rPr>
                <w:spacing w:val="-2"/>
                <w:sz w:val="18"/>
              </w:rPr>
              <w:t>0.038</w:t>
            </w:r>
          </w:p>
        </w:tc>
        <w:tc>
          <w:tcPr>
            <w:tcW w:w="989" w:type="dxa"/>
          </w:tcPr>
          <w:p>
            <w:pPr>
              <w:pStyle w:val="11"/>
              <w:ind w:left="213"/>
              <w:jc w:val="left"/>
              <w:rPr>
                <w:sz w:val="18"/>
              </w:rPr>
            </w:pPr>
            <w:r>
              <w:rPr>
                <w:spacing w:val="-2"/>
                <w:sz w:val="18"/>
              </w:rPr>
              <w:t>0.044</w:t>
            </w:r>
          </w:p>
        </w:tc>
        <w:tc>
          <w:tcPr>
            <w:tcW w:w="1139" w:type="dxa"/>
          </w:tcPr>
          <w:p>
            <w:pPr>
              <w:pStyle w:val="11"/>
              <w:ind w:left="2" w:right="34"/>
              <w:rPr>
                <w:sz w:val="18"/>
              </w:rPr>
            </w:pPr>
            <w:r>
              <w:rPr>
                <w:spacing w:val="-2"/>
                <w:sz w:val="18"/>
              </w:rPr>
              <w:t>0.006</w:t>
            </w:r>
          </w:p>
        </w:tc>
        <w:tc>
          <w:tcPr>
            <w:tcW w:w="872" w:type="dxa"/>
          </w:tcPr>
          <w:p>
            <w:pPr>
              <w:pStyle w:val="11"/>
              <w:ind w:right="44"/>
              <w:jc w:val="right"/>
              <w:rPr>
                <w:sz w:val="18"/>
              </w:rPr>
            </w:pPr>
            <w:r>
              <w:rPr>
                <w:spacing w:val="-2"/>
                <w:sz w:val="18"/>
              </w:rPr>
              <w:t>0.149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0.808</w:t>
            </w:r>
          </w:p>
        </w:tc>
        <w:tc>
          <w:tcPr>
            <w:tcW w:w="900" w:type="dxa"/>
          </w:tcPr>
          <w:p>
            <w:pPr>
              <w:pStyle w:val="11"/>
              <w:ind w:left="27" w:right="1"/>
              <w:rPr>
                <w:sz w:val="18"/>
              </w:rPr>
            </w:pPr>
            <w:r>
              <w:rPr>
                <w:spacing w:val="-2"/>
                <w:sz w:val="18"/>
              </w:rPr>
              <w:t>0.081</w:t>
            </w:r>
          </w:p>
        </w:tc>
        <w:tc>
          <w:tcPr>
            <w:tcW w:w="989" w:type="dxa"/>
          </w:tcPr>
          <w:p>
            <w:pPr>
              <w:pStyle w:val="11"/>
              <w:ind w:left="213"/>
              <w:jc w:val="left"/>
              <w:rPr>
                <w:sz w:val="18"/>
              </w:rPr>
            </w:pPr>
            <w:r>
              <w:rPr>
                <w:spacing w:val="-2"/>
                <w:sz w:val="18"/>
              </w:rPr>
              <w:t>0.814</w:t>
            </w:r>
          </w:p>
        </w:tc>
        <w:tc>
          <w:tcPr>
            <w:tcW w:w="1139" w:type="dxa"/>
          </w:tcPr>
          <w:p>
            <w:pPr>
              <w:pStyle w:val="11"/>
              <w:ind w:left="2" w:right="34"/>
              <w:rPr>
                <w:sz w:val="18"/>
              </w:rPr>
            </w:pPr>
            <w:r>
              <w:rPr>
                <w:spacing w:val="-2"/>
                <w:sz w:val="18"/>
              </w:rPr>
              <w:t>0.629</w:t>
            </w:r>
          </w:p>
        </w:tc>
        <w:tc>
          <w:tcPr>
            <w:tcW w:w="872" w:type="dxa"/>
          </w:tcPr>
          <w:p>
            <w:pPr>
              <w:pStyle w:val="11"/>
              <w:ind w:right="44"/>
              <w:jc w:val="right"/>
              <w:rPr>
                <w:sz w:val="18"/>
              </w:rPr>
            </w:pPr>
            <w:r>
              <w:rPr>
                <w:spacing w:val="-2"/>
                <w:sz w:val="18"/>
              </w:rPr>
              <w:t>0.939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0.854</w:t>
            </w:r>
          </w:p>
        </w:tc>
        <w:tc>
          <w:tcPr>
            <w:tcW w:w="900" w:type="dxa"/>
          </w:tcPr>
          <w:p>
            <w:pPr>
              <w:pStyle w:val="11"/>
              <w:ind w:left="27" w:right="1"/>
              <w:rPr>
                <w:sz w:val="18"/>
              </w:rPr>
            </w:pPr>
            <w:r>
              <w:rPr>
                <w:spacing w:val="-2"/>
                <w:sz w:val="18"/>
              </w:rPr>
              <w:t>0.072</w:t>
            </w:r>
          </w:p>
        </w:tc>
        <w:tc>
          <w:tcPr>
            <w:tcW w:w="989" w:type="dxa"/>
          </w:tcPr>
          <w:p>
            <w:pPr>
              <w:pStyle w:val="11"/>
              <w:ind w:left="213"/>
              <w:jc w:val="left"/>
              <w:rPr>
                <w:sz w:val="18"/>
              </w:rPr>
            </w:pPr>
            <w:r>
              <w:rPr>
                <w:spacing w:val="-2"/>
                <w:sz w:val="18"/>
              </w:rPr>
              <w:t>0.866</w:t>
            </w:r>
          </w:p>
        </w:tc>
        <w:tc>
          <w:tcPr>
            <w:tcW w:w="1139" w:type="dxa"/>
          </w:tcPr>
          <w:p>
            <w:pPr>
              <w:pStyle w:val="11"/>
              <w:ind w:left="2" w:right="34"/>
              <w:rPr>
                <w:sz w:val="18"/>
              </w:rPr>
            </w:pPr>
            <w:r>
              <w:rPr>
                <w:spacing w:val="-2"/>
                <w:sz w:val="18"/>
              </w:rPr>
              <w:t>0.687</w:t>
            </w:r>
          </w:p>
        </w:tc>
        <w:tc>
          <w:tcPr>
            <w:tcW w:w="872" w:type="dxa"/>
          </w:tcPr>
          <w:p>
            <w:pPr>
              <w:pStyle w:val="11"/>
              <w:ind w:right="44"/>
              <w:jc w:val="right"/>
              <w:rPr>
                <w:sz w:val="18"/>
              </w:rPr>
            </w:pPr>
            <w:r>
              <w:rPr>
                <w:spacing w:val="-2"/>
                <w:sz w:val="18"/>
              </w:rPr>
              <w:t>0.959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MO2</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0.053</w:t>
            </w:r>
          </w:p>
        </w:tc>
        <w:tc>
          <w:tcPr>
            <w:tcW w:w="900" w:type="dxa"/>
          </w:tcPr>
          <w:p>
            <w:pPr>
              <w:pStyle w:val="11"/>
              <w:ind w:left="27" w:right="1"/>
              <w:rPr>
                <w:sz w:val="18"/>
              </w:rPr>
            </w:pPr>
            <w:r>
              <w:rPr>
                <w:spacing w:val="-2"/>
                <w:sz w:val="18"/>
              </w:rPr>
              <w:t>0.037</w:t>
            </w:r>
          </w:p>
        </w:tc>
        <w:tc>
          <w:tcPr>
            <w:tcW w:w="989" w:type="dxa"/>
          </w:tcPr>
          <w:p>
            <w:pPr>
              <w:pStyle w:val="11"/>
              <w:ind w:left="213"/>
              <w:jc w:val="left"/>
              <w:rPr>
                <w:sz w:val="18"/>
              </w:rPr>
            </w:pPr>
            <w:r>
              <w:rPr>
                <w:spacing w:val="-2"/>
                <w:sz w:val="18"/>
              </w:rPr>
              <w:t>0.044</w:t>
            </w:r>
          </w:p>
        </w:tc>
        <w:tc>
          <w:tcPr>
            <w:tcW w:w="1139" w:type="dxa"/>
          </w:tcPr>
          <w:p>
            <w:pPr>
              <w:pStyle w:val="11"/>
              <w:ind w:left="2" w:right="34"/>
              <w:rPr>
                <w:sz w:val="18"/>
              </w:rPr>
            </w:pPr>
            <w:r>
              <w:rPr>
                <w:spacing w:val="-2"/>
                <w:sz w:val="18"/>
              </w:rPr>
              <w:t>0.009</w:t>
            </w:r>
          </w:p>
        </w:tc>
        <w:tc>
          <w:tcPr>
            <w:tcW w:w="872" w:type="dxa"/>
          </w:tcPr>
          <w:p>
            <w:pPr>
              <w:pStyle w:val="11"/>
              <w:ind w:right="96"/>
              <w:jc w:val="right"/>
              <w:rPr>
                <w:sz w:val="18"/>
              </w:rPr>
            </w:pPr>
            <w:r>
              <w:rPr>
                <w:spacing w:val="-4"/>
                <w:sz w:val="18"/>
              </w:rPr>
              <w:t>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74" w:type="dxa"/>
          </w:tcPr>
          <w:p>
            <w:pPr>
              <w:pStyle w:val="11"/>
              <w:spacing w:before="54"/>
              <w:ind w:left="50"/>
              <w:jc w:val="left"/>
              <w:rPr>
                <w:sz w:val="18"/>
              </w:rPr>
            </w:pPr>
            <w:r>
              <w:rPr>
                <w:spacing w:val="-4"/>
                <w:sz w:val="18"/>
              </w:rPr>
              <w:t>2019</w:t>
            </w:r>
          </w:p>
        </w:tc>
        <w:tc>
          <w:tcPr>
            <w:tcW w:w="768" w:type="dxa"/>
          </w:tcPr>
          <w:p>
            <w:pPr>
              <w:pStyle w:val="11"/>
              <w:spacing w:before="54"/>
              <w:ind w:right="8"/>
              <w:rPr>
                <w:sz w:val="18"/>
              </w:rPr>
            </w:pPr>
            <w:r>
              <w:rPr>
                <w:spacing w:val="-2"/>
                <w:sz w:val="18"/>
              </w:rPr>
              <w:t>Spider</w:t>
            </w:r>
          </w:p>
        </w:tc>
        <w:tc>
          <w:tcPr>
            <w:tcW w:w="684" w:type="dxa"/>
          </w:tcPr>
          <w:p>
            <w:pPr>
              <w:pStyle w:val="11"/>
              <w:spacing w:before="54"/>
              <w:ind w:right="35"/>
              <w:rPr>
                <w:sz w:val="18"/>
              </w:rPr>
            </w:pPr>
            <w:r>
              <w:rPr>
                <w:spacing w:val="-5"/>
                <w:sz w:val="18"/>
              </w:rPr>
              <w:t>MO2</w:t>
            </w:r>
          </w:p>
        </w:tc>
        <w:tc>
          <w:tcPr>
            <w:tcW w:w="1103" w:type="dxa"/>
          </w:tcPr>
          <w:p>
            <w:pPr>
              <w:pStyle w:val="11"/>
              <w:spacing w:before="54"/>
              <w:ind w:left="28"/>
              <w:rPr>
                <w:sz w:val="18"/>
              </w:rPr>
            </w:pPr>
            <w:r>
              <w:rPr>
                <w:spacing w:val="-2"/>
                <w:sz w:val="18"/>
              </w:rPr>
              <w:t>Flowering</w:t>
            </w:r>
          </w:p>
        </w:tc>
        <w:tc>
          <w:tcPr>
            <w:tcW w:w="1726" w:type="dxa"/>
          </w:tcPr>
          <w:p>
            <w:pPr>
              <w:pStyle w:val="11"/>
              <w:spacing w:before="54"/>
              <w:ind w:left="17" w:right="65"/>
              <w:rPr>
                <w:sz w:val="18"/>
              </w:rPr>
            </w:pPr>
            <w:r>
              <w:rPr>
                <w:spacing w:val="-2"/>
                <w:sz w:val="18"/>
              </w:rPr>
              <w:t>Detritivore</w:t>
            </w:r>
          </w:p>
        </w:tc>
        <w:tc>
          <w:tcPr>
            <w:tcW w:w="887" w:type="dxa"/>
          </w:tcPr>
          <w:p>
            <w:pPr>
              <w:pStyle w:val="11"/>
              <w:spacing w:before="54"/>
              <w:ind w:left="22" w:right="44"/>
              <w:rPr>
                <w:sz w:val="18"/>
              </w:rPr>
            </w:pPr>
            <w:r>
              <w:rPr>
                <w:spacing w:val="-2"/>
                <w:sz w:val="18"/>
              </w:rPr>
              <w:t>0.092</w:t>
            </w:r>
          </w:p>
        </w:tc>
        <w:tc>
          <w:tcPr>
            <w:tcW w:w="900" w:type="dxa"/>
          </w:tcPr>
          <w:p>
            <w:pPr>
              <w:pStyle w:val="11"/>
              <w:spacing w:before="54"/>
              <w:ind w:left="27" w:right="1"/>
              <w:rPr>
                <w:sz w:val="18"/>
              </w:rPr>
            </w:pPr>
            <w:r>
              <w:rPr>
                <w:spacing w:val="-2"/>
                <w:sz w:val="18"/>
              </w:rPr>
              <w:t>0.062</w:t>
            </w:r>
          </w:p>
        </w:tc>
        <w:tc>
          <w:tcPr>
            <w:tcW w:w="989" w:type="dxa"/>
          </w:tcPr>
          <w:p>
            <w:pPr>
              <w:pStyle w:val="11"/>
              <w:spacing w:before="54"/>
              <w:ind w:left="213"/>
              <w:jc w:val="left"/>
              <w:rPr>
                <w:sz w:val="18"/>
              </w:rPr>
            </w:pPr>
            <w:r>
              <w:rPr>
                <w:spacing w:val="-2"/>
                <w:sz w:val="18"/>
              </w:rPr>
              <w:t>0.078</w:t>
            </w:r>
          </w:p>
        </w:tc>
        <w:tc>
          <w:tcPr>
            <w:tcW w:w="1139" w:type="dxa"/>
          </w:tcPr>
          <w:p>
            <w:pPr>
              <w:pStyle w:val="11"/>
              <w:spacing w:before="54"/>
              <w:ind w:left="2" w:right="34"/>
              <w:rPr>
                <w:sz w:val="18"/>
              </w:rPr>
            </w:pPr>
            <w:r>
              <w:rPr>
                <w:spacing w:val="-2"/>
                <w:sz w:val="18"/>
              </w:rPr>
              <w:t>0.014</w:t>
            </w:r>
          </w:p>
        </w:tc>
        <w:tc>
          <w:tcPr>
            <w:tcW w:w="872" w:type="dxa"/>
          </w:tcPr>
          <w:p>
            <w:pPr>
              <w:pStyle w:val="11"/>
              <w:spacing w:before="54"/>
              <w:ind w:right="44"/>
              <w:jc w:val="right"/>
              <w:rPr>
                <w:sz w:val="18"/>
              </w:rPr>
            </w:pPr>
            <w:r>
              <w:rPr>
                <w:spacing w:val="-2"/>
                <w:sz w:val="18"/>
              </w:rPr>
              <w:t>0.246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0.005</w:t>
            </w:r>
          </w:p>
        </w:tc>
        <w:tc>
          <w:tcPr>
            <w:tcW w:w="900" w:type="dxa"/>
          </w:tcPr>
          <w:p>
            <w:pPr>
              <w:pStyle w:val="11"/>
              <w:ind w:left="27" w:right="1"/>
              <w:rPr>
                <w:sz w:val="18"/>
              </w:rPr>
            </w:pPr>
            <w:r>
              <w:rPr>
                <w:spacing w:val="-2"/>
                <w:sz w:val="18"/>
              </w:rPr>
              <w:t>0.003</w:t>
            </w:r>
          </w:p>
        </w:tc>
        <w:tc>
          <w:tcPr>
            <w:tcW w:w="989" w:type="dxa"/>
          </w:tcPr>
          <w:p>
            <w:pPr>
              <w:pStyle w:val="11"/>
              <w:ind w:left="213"/>
              <w:jc w:val="left"/>
              <w:rPr>
                <w:sz w:val="18"/>
              </w:rPr>
            </w:pPr>
            <w:r>
              <w:rPr>
                <w:spacing w:val="-2"/>
                <w:sz w:val="18"/>
              </w:rPr>
              <w:t>0.004</w:t>
            </w:r>
          </w:p>
        </w:tc>
        <w:tc>
          <w:tcPr>
            <w:tcW w:w="1139" w:type="dxa"/>
          </w:tcPr>
          <w:p>
            <w:pPr>
              <w:pStyle w:val="11"/>
              <w:ind w:left="2" w:right="34"/>
              <w:rPr>
                <w:sz w:val="18"/>
              </w:rPr>
            </w:pPr>
            <w:r>
              <w:rPr>
                <w:spacing w:val="-2"/>
                <w:sz w:val="18"/>
              </w:rPr>
              <w:t>0.001</w:t>
            </w:r>
          </w:p>
        </w:tc>
        <w:tc>
          <w:tcPr>
            <w:tcW w:w="872" w:type="dxa"/>
          </w:tcPr>
          <w:p>
            <w:pPr>
              <w:pStyle w:val="11"/>
              <w:ind w:right="44"/>
              <w:jc w:val="right"/>
              <w:rPr>
                <w:sz w:val="18"/>
              </w:rPr>
            </w:pPr>
            <w:r>
              <w:rPr>
                <w:spacing w:val="-2"/>
                <w:sz w:val="18"/>
              </w:rPr>
              <w:t>0.013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0.497</w:t>
            </w:r>
          </w:p>
        </w:tc>
        <w:tc>
          <w:tcPr>
            <w:tcW w:w="900" w:type="dxa"/>
          </w:tcPr>
          <w:p>
            <w:pPr>
              <w:pStyle w:val="11"/>
              <w:ind w:left="27" w:right="1"/>
              <w:rPr>
                <w:sz w:val="18"/>
              </w:rPr>
            </w:pPr>
            <w:r>
              <w:rPr>
                <w:spacing w:val="-2"/>
                <w:sz w:val="18"/>
              </w:rPr>
              <w:t>0.186</w:t>
            </w:r>
          </w:p>
        </w:tc>
        <w:tc>
          <w:tcPr>
            <w:tcW w:w="989" w:type="dxa"/>
          </w:tcPr>
          <w:p>
            <w:pPr>
              <w:pStyle w:val="11"/>
              <w:ind w:left="213"/>
              <w:jc w:val="left"/>
              <w:rPr>
                <w:sz w:val="18"/>
              </w:rPr>
            </w:pPr>
            <w:r>
              <w:rPr>
                <w:spacing w:val="-2"/>
                <w:sz w:val="18"/>
              </w:rPr>
              <w:t>0.464</w:t>
            </w:r>
          </w:p>
        </w:tc>
        <w:tc>
          <w:tcPr>
            <w:tcW w:w="1139" w:type="dxa"/>
          </w:tcPr>
          <w:p>
            <w:pPr>
              <w:pStyle w:val="11"/>
              <w:ind w:left="2" w:right="34"/>
              <w:rPr>
                <w:sz w:val="18"/>
              </w:rPr>
            </w:pPr>
            <w:r>
              <w:rPr>
                <w:spacing w:val="-2"/>
                <w:sz w:val="18"/>
              </w:rPr>
              <w:t>0.218</w:t>
            </w:r>
          </w:p>
        </w:tc>
        <w:tc>
          <w:tcPr>
            <w:tcW w:w="872" w:type="dxa"/>
          </w:tcPr>
          <w:p>
            <w:pPr>
              <w:pStyle w:val="11"/>
              <w:ind w:right="44"/>
              <w:jc w:val="right"/>
              <w:rPr>
                <w:sz w:val="18"/>
              </w:rPr>
            </w:pPr>
            <w:r>
              <w:rPr>
                <w:spacing w:val="-2"/>
                <w:sz w:val="18"/>
              </w:rPr>
              <w:t>0.947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Tillering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0.498</w:t>
            </w:r>
          </w:p>
        </w:tc>
        <w:tc>
          <w:tcPr>
            <w:tcW w:w="900" w:type="dxa"/>
          </w:tcPr>
          <w:p>
            <w:pPr>
              <w:pStyle w:val="11"/>
              <w:ind w:left="27" w:right="1"/>
              <w:rPr>
                <w:sz w:val="18"/>
              </w:rPr>
            </w:pPr>
            <w:r>
              <w:rPr>
                <w:spacing w:val="-2"/>
                <w:sz w:val="18"/>
              </w:rPr>
              <w:t>0.186</w:t>
            </w:r>
          </w:p>
        </w:tc>
        <w:tc>
          <w:tcPr>
            <w:tcW w:w="989" w:type="dxa"/>
          </w:tcPr>
          <w:p>
            <w:pPr>
              <w:pStyle w:val="11"/>
              <w:ind w:left="213"/>
              <w:jc w:val="left"/>
              <w:rPr>
                <w:sz w:val="18"/>
              </w:rPr>
            </w:pPr>
            <w:r>
              <w:rPr>
                <w:spacing w:val="-2"/>
                <w:sz w:val="18"/>
              </w:rPr>
              <w:t>0.531</w:t>
            </w:r>
          </w:p>
        </w:tc>
        <w:tc>
          <w:tcPr>
            <w:tcW w:w="1139" w:type="dxa"/>
          </w:tcPr>
          <w:p>
            <w:pPr>
              <w:pStyle w:val="11"/>
              <w:ind w:left="2" w:right="34"/>
              <w:rPr>
                <w:sz w:val="18"/>
              </w:rPr>
            </w:pPr>
            <w:r>
              <w:rPr>
                <w:spacing w:val="-2"/>
                <w:sz w:val="18"/>
              </w:rPr>
              <w:t>0.048</w:t>
            </w:r>
          </w:p>
        </w:tc>
        <w:tc>
          <w:tcPr>
            <w:tcW w:w="872" w:type="dxa"/>
          </w:tcPr>
          <w:p>
            <w:pPr>
              <w:pStyle w:val="11"/>
              <w:ind w:right="44"/>
              <w:jc w:val="right"/>
              <w:rPr>
                <w:sz w:val="18"/>
              </w:rPr>
            </w:pPr>
            <w:r>
              <w:rPr>
                <w:spacing w:val="-2"/>
                <w:sz w:val="18"/>
              </w:rPr>
              <w:t>0.779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Flowering</w:t>
            </w:r>
          </w:p>
        </w:tc>
        <w:tc>
          <w:tcPr>
            <w:tcW w:w="1726" w:type="dxa"/>
          </w:tcPr>
          <w:p>
            <w:pPr>
              <w:pStyle w:val="11"/>
              <w:ind w:left="19" w:right="65"/>
              <w:rPr>
                <w:sz w:val="18"/>
              </w:rPr>
            </w:pPr>
            <w:r>
              <w:rPr>
                <w:sz w:val="18"/>
              </w:rPr>
              <w:t>Rice</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0.054</w:t>
            </w:r>
          </w:p>
        </w:tc>
        <w:tc>
          <w:tcPr>
            <w:tcW w:w="900" w:type="dxa"/>
          </w:tcPr>
          <w:p>
            <w:pPr>
              <w:pStyle w:val="11"/>
              <w:ind w:left="27" w:right="3"/>
              <w:rPr>
                <w:sz w:val="18"/>
              </w:rPr>
            </w:pPr>
            <w:r>
              <w:rPr>
                <w:spacing w:val="-4"/>
                <w:sz w:val="18"/>
              </w:rPr>
              <w:t>0.03</w:t>
            </w:r>
          </w:p>
        </w:tc>
        <w:tc>
          <w:tcPr>
            <w:tcW w:w="989" w:type="dxa"/>
          </w:tcPr>
          <w:p>
            <w:pPr>
              <w:pStyle w:val="11"/>
              <w:ind w:left="213"/>
              <w:jc w:val="left"/>
              <w:rPr>
                <w:sz w:val="18"/>
              </w:rPr>
            </w:pPr>
            <w:r>
              <w:rPr>
                <w:spacing w:val="-2"/>
                <w:sz w:val="18"/>
              </w:rPr>
              <w:t>0.048</w:t>
            </w:r>
          </w:p>
        </w:tc>
        <w:tc>
          <w:tcPr>
            <w:tcW w:w="1139" w:type="dxa"/>
          </w:tcPr>
          <w:p>
            <w:pPr>
              <w:pStyle w:val="11"/>
              <w:ind w:left="2" w:right="34"/>
              <w:rPr>
                <w:sz w:val="18"/>
              </w:rPr>
            </w:pPr>
            <w:r>
              <w:rPr>
                <w:spacing w:val="-2"/>
                <w:sz w:val="18"/>
              </w:rPr>
              <w:t>0.014</w:t>
            </w:r>
          </w:p>
        </w:tc>
        <w:tc>
          <w:tcPr>
            <w:tcW w:w="872" w:type="dxa"/>
          </w:tcPr>
          <w:p>
            <w:pPr>
              <w:pStyle w:val="11"/>
              <w:ind w:right="44"/>
              <w:jc w:val="right"/>
              <w:rPr>
                <w:sz w:val="18"/>
              </w:rPr>
            </w:pPr>
            <w:r>
              <w:rPr>
                <w:spacing w:val="-2"/>
                <w:sz w:val="18"/>
              </w:rPr>
              <w:t>0.126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Flowering</w:t>
            </w:r>
          </w:p>
        </w:tc>
        <w:tc>
          <w:tcPr>
            <w:tcW w:w="1726" w:type="dxa"/>
          </w:tcPr>
          <w:p>
            <w:pPr>
              <w:pStyle w:val="11"/>
              <w:ind w:left="16" w:right="65"/>
              <w:rPr>
                <w:sz w:val="18"/>
              </w:rPr>
            </w:pPr>
            <w:r>
              <w:rPr>
                <w:sz w:val="18"/>
              </w:rPr>
              <w:t>Tourist</w:t>
            </w:r>
            <w:r>
              <w:rPr>
                <w:spacing w:val="8"/>
                <w:sz w:val="18"/>
              </w:rPr>
              <w:t xml:space="preserve"> </w:t>
            </w:r>
            <w:r>
              <w:rPr>
                <w:spacing w:val="-2"/>
                <w:sz w:val="18"/>
              </w:rPr>
              <w:t>herbivore</w:t>
            </w:r>
          </w:p>
        </w:tc>
        <w:tc>
          <w:tcPr>
            <w:tcW w:w="887" w:type="dxa"/>
          </w:tcPr>
          <w:p>
            <w:pPr>
              <w:pStyle w:val="11"/>
              <w:ind w:left="22" w:right="44"/>
              <w:rPr>
                <w:sz w:val="18"/>
              </w:rPr>
            </w:pPr>
            <w:r>
              <w:rPr>
                <w:spacing w:val="-2"/>
                <w:sz w:val="18"/>
              </w:rPr>
              <w:t>0.857</w:t>
            </w:r>
          </w:p>
        </w:tc>
        <w:tc>
          <w:tcPr>
            <w:tcW w:w="900" w:type="dxa"/>
          </w:tcPr>
          <w:p>
            <w:pPr>
              <w:pStyle w:val="11"/>
              <w:ind w:left="27" w:right="1"/>
              <w:rPr>
                <w:sz w:val="18"/>
              </w:rPr>
            </w:pPr>
            <w:r>
              <w:rPr>
                <w:spacing w:val="-2"/>
                <w:sz w:val="18"/>
              </w:rPr>
              <w:t>0.059</w:t>
            </w:r>
          </w:p>
        </w:tc>
        <w:tc>
          <w:tcPr>
            <w:tcW w:w="989" w:type="dxa"/>
          </w:tcPr>
          <w:p>
            <w:pPr>
              <w:pStyle w:val="11"/>
              <w:ind w:left="213"/>
              <w:jc w:val="left"/>
              <w:rPr>
                <w:sz w:val="18"/>
              </w:rPr>
            </w:pPr>
            <w:r>
              <w:rPr>
                <w:spacing w:val="-2"/>
                <w:sz w:val="18"/>
              </w:rPr>
              <w:t>0.861</w:t>
            </w:r>
          </w:p>
        </w:tc>
        <w:tc>
          <w:tcPr>
            <w:tcW w:w="1139" w:type="dxa"/>
          </w:tcPr>
          <w:p>
            <w:pPr>
              <w:pStyle w:val="11"/>
              <w:ind w:left="2" w:right="34"/>
              <w:rPr>
                <w:sz w:val="18"/>
              </w:rPr>
            </w:pPr>
            <w:r>
              <w:rPr>
                <w:spacing w:val="-2"/>
                <w:sz w:val="18"/>
              </w:rPr>
              <w:t>0.729</w:t>
            </w:r>
          </w:p>
        </w:tc>
        <w:tc>
          <w:tcPr>
            <w:tcW w:w="872" w:type="dxa"/>
          </w:tcPr>
          <w:p>
            <w:pPr>
              <w:pStyle w:val="11"/>
              <w:ind w:right="44"/>
              <w:jc w:val="right"/>
              <w:rPr>
                <w:sz w:val="18"/>
              </w:rPr>
            </w:pPr>
            <w:r>
              <w:rPr>
                <w:spacing w:val="-2"/>
                <w:sz w:val="18"/>
              </w:rPr>
              <w:t>0.957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74" w:type="dxa"/>
          </w:tcPr>
          <w:p>
            <w:pPr>
              <w:pStyle w:val="11"/>
              <w:ind w:left="50"/>
              <w:jc w:val="left"/>
              <w:rPr>
                <w:sz w:val="18"/>
              </w:rPr>
            </w:pPr>
            <w:r>
              <w:rPr>
                <w:spacing w:val="-4"/>
                <w:sz w:val="18"/>
              </w:rPr>
              <w:t>2019</w:t>
            </w:r>
          </w:p>
        </w:tc>
        <w:tc>
          <w:tcPr>
            <w:tcW w:w="768" w:type="dxa"/>
          </w:tcPr>
          <w:p>
            <w:pPr>
              <w:pStyle w:val="11"/>
              <w:ind w:right="8"/>
              <w:rPr>
                <w:sz w:val="18"/>
              </w:rPr>
            </w:pPr>
            <w:r>
              <w:rPr>
                <w:spacing w:val="-2"/>
                <w:sz w:val="18"/>
              </w:rPr>
              <w:t>Spider</w:t>
            </w:r>
          </w:p>
        </w:tc>
        <w:tc>
          <w:tcPr>
            <w:tcW w:w="684" w:type="dxa"/>
          </w:tcPr>
          <w:p>
            <w:pPr>
              <w:pStyle w:val="11"/>
              <w:ind w:right="35"/>
              <w:rPr>
                <w:sz w:val="18"/>
              </w:rPr>
            </w:pPr>
            <w:r>
              <w:rPr>
                <w:spacing w:val="-5"/>
                <w:sz w:val="18"/>
              </w:rPr>
              <w:t>MO3</w:t>
            </w:r>
          </w:p>
        </w:tc>
        <w:tc>
          <w:tcPr>
            <w:tcW w:w="1103" w:type="dxa"/>
          </w:tcPr>
          <w:p>
            <w:pPr>
              <w:pStyle w:val="11"/>
              <w:ind w:left="28"/>
              <w:rPr>
                <w:sz w:val="18"/>
              </w:rPr>
            </w:pPr>
            <w:r>
              <w:rPr>
                <w:spacing w:val="-2"/>
                <w:sz w:val="18"/>
              </w:rPr>
              <w:t>Flowering</w:t>
            </w:r>
          </w:p>
        </w:tc>
        <w:tc>
          <w:tcPr>
            <w:tcW w:w="1726" w:type="dxa"/>
          </w:tcPr>
          <w:p>
            <w:pPr>
              <w:pStyle w:val="11"/>
              <w:ind w:left="17" w:right="65"/>
              <w:rPr>
                <w:sz w:val="18"/>
              </w:rPr>
            </w:pPr>
            <w:r>
              <w:rPr>
                <w:spacing w:val="-2"/>
                <w:sz w:val="18"/>
              </w:rPr>
              <w:t>Detritivore</w:t>
            </w:r>
          </w:p>
        </w:tc>
        <w:tc>
          <w:tcPr>
            <w:tcW w:w="887" w:type="dxa"/>
          </w:tcPr>
          <w:p>
            <w:pPr>
              <w:pStyle w:val="11"/>
              <w:ind w:left="22" w:right="44"/>
              <w:rPr>
                <w:sz w:val="18"/>
              </w:rPr>
            </w:pPr>
            <w:r>
              <w:rPr>
                <w:spacing w:val="-2"/>
                <w:sz w:val="18"/>
              </w:rPr>
              <w:t>0.089</w:t>
            </w:r>
          </w:p>
        </w:tc>
        <w:tc>
          <w:tcPr>
            <w:tcW w:w="900" w:type="dxa"/>
          </w:tcPr>
          <w:p>
            <w:pPr>
              <w:pStyle w:val="11"/>
              <w:ind w:left="27" w:right="1"/>
              <w:rPr>
                <w:sz w:val="18"/>
              </w:rPr>
            </w:pPr>
            <w:r>
              <w:rPr>
                <w:spacing w:val="-2"/>
                <w:sz w:val="18"/>
              </w:rPr>
              <w:t>0.052</w:t>
            </w:r>
          </w:p>
        </w:tc>
        <w:tc>
          <w:tcPr>
            <w:tcW w:w="989" w:type="dxa"/>
          </w:tcPr>
          <w:p>
            <w:pPr>
              <w:pStyle w:val="11"/>
              <w:ind w:left="213"/>
              <w:jc w:val="left"/>
              <w:rPr>
                <w:sz w:val="18"/>
              </w:rPr>
            </w:pPr>
            <w:r>
              <w:rPr>
                <w:spacing w:val="-2"/>
                <w:sz w:val="18"/>
              </w:rPr>
              <w:t>0.081</w:t>
            </w:r>
          </w:p>
        </w:tc>
        <w:tc>
          <w:tcPr>
            <w:tcW w:w="1139" w:type="dxa"/>
          </w:tcPr>
          <w:p>
            <w:pPr>
              <w:pStyle w:val="11"/>
              <w:ind w:left="2" w:right="34"/>
              <w:rPr>
                <w:sz w:val="18"/>
              </w:rPr>
            </w:pPr>
            <w:r>
              <w:rPr>
                <w:spacing w:val="-2"/>
                <w:sz w:val="18"/>
              </w:rPr>
              <w:t>0.009</w:t>
            </w:r>
          </w:p>
        </w:tc>
        <w:tc>
          <w:tcPr>
            <w:tcW w:w="872" w:type="dxa"/>
          </w:tcPr>
          <w:p>
            <w:pPr>
              <w:pStyle w:val="11"/>
              <w:ind w:right="96"/>
              <w:jc w:val="right"/>
              <w:rPr>
                <w:sz w:val="18"/>
              </w:rPr>
            </w:pPr>
            <w:r>
              <w:rPr>
                <w:spacing w:val="-4"/>
                <w:sz w:val="18"/>
              </w:rPr>
              <w:t>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74" w:type="dxa"/>
          </w:tcPr>
          <w:p>
            <w:pPr>
              <w:pStyle w:val="11"/>
              <w:spacing w:line="188" w:lineRule="exact"/>
              <w:ind w:left="50"/>
              <w:jc w:val="left"/>
              <w:rPr>
                <w:sz w:val="18"/>
              </w:rPr>
            </w:pPr>
            <w:r>
              <w:rPr>
                <w:spacing w:val="-4"/>
                <w:sz w:val="18"/>
              </w:rPr>
              <w:t>2019</w:t>
            </w:r>
          </w:p>
        </w:tc>
        <w:tc>
          <w:tcPr>
            <w:tcW w:w="768" w:type="dxa"/>
          </w:tcPr>
          <w:p>
            <w:pPr>
              <w:pStyle w:val="11"/>
              <w:spacing w:line="188" w:lineRule="exact"/>
              <w:ind w:right="8"/>
              <w:rPr>
                <w:sz w:val="18"/>
              </w:rPr>
            </w:pPr>
            <w:r>
              <w:rPr>
                <w:spacing w:val="-2"/>
                <w:sz w:val="18"/>
              </w:rPr>
              <w:t>Spider</w:t>
            </w:r>
          </w:p>
        </w:tc>
        <w:tc>
          <w:tcPr>
            <w:tcW w:w="684" w:type="dxa"/>
          </w:tcPr>
          <w:p>
            <w:pPr>
              <w:pStyle w:val="11"/>
              <w:spacing w:line="188" w:lineRule="exact"/>
              <w:ind w:right="35"/>
              <w:rPr>
                <w:sz w:val="18"/>
              </w:rPr>
            </w:pPr>
            <w:r>
              <w:rPr>
                <w:spacing w:val="-5"/>
                <w:sz w:val="18"/>
              </w:rPr>
              <w:t>MO3</w:t>
            </w:r>
          </w:p>
        </w:tc>
        <w:tc>
          <w:tcPr>
            <w:tcW w:w="1103" w:type="dxa"/>
          </w:tcPr>
          <w:p>
            <w:pPr>
              <w:pStyle w:val="11"/>
              <w:spacing w:line="188" w:lineRule="exact"/>
              <w:ind w:left="28" w:right="3"/>
              <w:rPr>
                <w:sz w:val="18"/>
              </w:rPr>
            </w:pPr>
            <w:r>
              <w:rPr>
                <w:spacing w:val="-2"/>
                <w:sz w:val="18"/>
              </w:rPr>
              <w:t>Ripening</w:t>
            </w:r>
          </w:p>
        </w:tc>
        <w:tc>
          <w:tcPr>
            <w:tcW w:w="1726" w:type="dxa"/>
          </w:tcPr>
          <w:p>
            <w:pPr>
              <w:pStyle w:val="11"/>
              <w:spacing w:line="188" w:lineRule="exact"/>
              <w:ind w:left="19" w:right="65"/>
              <w:rPr>
                <w:sz w:val="18"/>
              </w:rPr>
            </w:pPr>
            <w:r>
              <w:rPr>
                <w:sz w:val="18"/>
              </w:rPr>
              <w:t>Rice</w:t>
            </w:r>
            <w:r>
              <w:rPr>
                <w:spacing w:val="8"/>
                <w:sz w:val="18"/>
              </w:rPr>
              <w:t xml:space="preserve"> </w:t>
            </w:r>
            <w:r>
              <w:rPr>
                <w:spacing w:val="-2"/>
                <w:sz w:val="18"/>
              </w:rPr>
              <w:t>herbivore</w:t>
            </w:r>
          </w:p>
        </w:tc>
        <w:tc>
          <w:tcPr>
            <w:tcW w:w="887" w:type="dxa"/>
          </w:tcPr>
          <w:p>
            <w:pPr>
              <w:pStyle w:val="11"/>
              <w:spacing w:line="188" w:lineRule="exact"/>
              <w:ind w:left="22" w:right="44"/>
              <w:rPr>
                <w:sz w:val="18"/>
              </w:rPr>
            </w:pPr>
            <w:r>
              <w:rPr>
                <w:spacing w:val="-2"/>
                <w:sz w:val="18"/>
              </w:rPr>
              <w:t>0.092</w:t>
            </w:r>
          </w:p>
        </w:tc>
        <w:tc>
          <w:tcPr>
            <w:tcW w:w="900" w:type="dxa"/>
          </w:tcPr>
          <w:p>
            <w:pPr>
              <w:pStyle w:val="11"/>
              <w:spacing w:line="188" w:lineRule="exact"/>
              <w:ind w:left="27" w:right="1"/>
              <w:rPr>
                <w:sz w:val="18"/>
              </w:rPr>
            </w:pPr>
            <w:r>
              <w:rPr>
                <w:spacing w:val="-2"/>
                <w:sz w:val="18"/>
              </w:rPr>
              <w:t>0.044</w:t>
            </w:r>
          </w:p>
        </w:tc>
        <w:tc>
          <w:tcPr>
            <w:tcW w:w="989" w:type="dxa"/>
          </w:tcPr>
          <w:p>
            <w:pPr>
              <w:pStyle w:val="11"/>
              <w:spacing w:line="188" w:lineRule="exact"/>
              <w:ind w:left="213"/>
              <w:jc w:val="left"/>
              <w:rPr>
                <w:sz w:val="18"/>
              </w:rPr>
            </w:pPr>
            <w:r>
              <w:rPr>
                <w:spacing w:val="-2"/>
                <w:sz w:val="18"/>
              </w:rPr>
              <w:t>0.086</w:t>
            </w:r>
          </w:p>
        </w:tc>
        <w:tc>
          <w:tcPr>
            <w:tcW w:w="1139" w:type="dxa"/>
          </w:tcPr>
          <w:p>
            <w:pPr>
              <w:pStyle w:val="11"/>
              <w:spacing w:line="188" w:lineRule="exact"/>
              <w:ind w:left="2" w:right="34"/>
              <w:rPr>
                <w:sz w:val="18"/>
              </w:rPr>
            </w:pPr>
            <w:r>
              <w:rPr>
                <w:spacing w:val="-2"/>
                <w:sz w:val="18"/>
              </w:rPr>
              <w:t>0.026</w:t>
            </w:r>
          </w:p>
        </w:tc>
        <w:tc>
          <w:tcPr>
            <w:tcW w:w="872" w:type="dxa"/>
          </w:tcPr>
          <w:p>
            <w:pPr>
              <w:pStyle w:val="11"/>
              <w:spacing w:line="188" w:lineRule="exact"/>
              <w:ind w:right="44"/>
              <w:jc w:val="right"/>
              <w:rPr>
                <w:sz w:val="18"/>
              </w:rPr>
            </w:pPr>
            <w:r>
              <w:rPr>
                <w:spacing w:val="-2"/>
                <w:sz w:val="18"/>
              </w:rPr>
              <w:t>0.193</w:t>
            </w:r>
          </w:p>
        </w:tc>
      </w:tr>
    </w:tbl>
    <w:p>
      <w:pPr>
        <w:spacing w:after="0" w:line="188" w:lineRule="exact"/>
        <w:jc w:val="right"/>
        <w:rPr>
          <w:sz w:val="18"/>
        </w:rPr>
        <w:sectPr>
          <w:footerReference r:id="rId45"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
        <w:gridCol w:w="830"/>
        <w:gridCol w:w="664"/>
        <w:gridCol w:w="1105"/>
        <w:gridCol w:w="1728"/>
        <w:gridCol w:w="889"/>
        <w:gridCol w:w="902"/>
        <w:gridCol w:w="991"/>
        <w:gridCol w:w="1141"/>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before="0" w:line="205" w:lineRule="exact"/>
              <w:ind w:right="20"/>
              <w:rPr>
                <w:sz w:val="18"/>
              </w:rPr>
            </w:pPr>
            <w:r>
              <w:rPr>
                <w:spacing w:val="-4"/>
                <w:sz w:val="18"/>
              </w:rPr>
              <w:t>2019</w:t>
            </w:r>
          </w:p>
        </w:tc>
        <w:tc>
          <w:tcPr>
            <w:tcW w:w="830" w:type="dxa"/>
          </w:tcPr>
          <w:p>
            <w:pPr>
              <w:pStyle w:val="11"/>
              <w:spacing w:before="0" w:line="205" w:lineRule="exact"/>
              <w:ind w:left="34" w:right="29"/>
              <w:rPr>
                <w:sz w:val="18"/>
              </w:rPr>
            </w:pPr>
            <w:r>
              <w:rPr>
                <w:spacing w:val="-2"/>
                <w:sz w:val="18"/>
              </w:rPr>
              <w:t>Spider</w:t>
            </w:r>
          </w:p>
        </w:tc>
        <w:tc>
          <w:tcPr>
            <w:tcW w:w="664" w:type="dxa"/>
          </w:tcPr>
          <w:p>
            <w:pPr>
              <w:pStyle w:val="11"/>
              <w:spacing w:before="0" w:line="205" w:lineRule="exact"/>
              <w:ind w:right="61"/>
              <w:rPr>
                <w:sz w:val="18"/>
              </w:rPr>
            </w:pPr>
            <w:r>
              <w:rPr>
                <w:spacing w:val="-5"/>
                <w:sz w:val="18"/>
              </w:rPr>
              <w:t>MO3</w:t>
            </w:r>
          </w:p>
        </w:tc>
        <w:tc>
          <w:tcPr>
            <w:tcW w:w="1105" w:type="dxa"/>
          </w:tcPr>
          <w:p>
            <w:pPr>
              <w:pStyle w:val="11"/>
              <w:spacing w:before="0" w:line="205" w:lineRule="exact"/>
              <w:ind w:left="20" w:right="3"/>
              <w:rPr>
                <w:sz w:val="18"/>
              </w:rPr>
            </w:pPr>
            <w:r>
              <w:rPr>
                <w:spacing w:val="-2"/>
                <w:sz w:val="18"/>
              </w:rPr>
              <w:t>Ripening</w:t>
            </w:r>
          </w:p>
        </w:tc>
        <w:tc>
          <w:tcPr>
            <w:tcW w:w="1728" w:type="dxa"/>
          </w:tcPr>
          <w:p>
            <w:pPr>
              <w:pStyle w:val="11"/>
              <w:spacing w:before="0" w:line="205" w:lineRule="exact"/>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0" w:line="205" w:lineRule="exact"/>
              <w:ind w:left="2" w:right="40"/>
              <w:rPr>
                <w:sz w:val="18"/>
              </w:rPr>
            </w:pPr>
            <w:r>
              <w:rPr>
                <w:spacing w:val="-2"/>
                <w:sz w:val="18"/>
              </w:rPr>
              <w:t>0.842</w:t>
            </w:r>
          </w:p>
        </w:tc>
        <w:tc>
          <w:tcPr>
            <w:tcW w:w="902" w:type="dxa"/>
          </w:tcPr>
          <w:p>
            <w:pPr>
              <w:pStyle w:val="11"/>
              <w:spacing w:before="0" w:line="205" w:lineRule="exact"/>
              <w:ind w:left="7" w:right="1"/>
              <w:rPr>
                <w:sz w:val="18"/>
              </w:rPr>
            </w:pPr>
            <w:r>
              <w:rPr>
                <w:spacing w:val="-2"/>
                <w:sz w:val="18"/>
              </w:rPr>
              <w:t>0.068</w:t>
            </w:r>
          </w:p>
        </w:tc>
        <w:tc>
          <w:tcPr>
            <w:tcW w:w="991" w:type="dxa"/>
          </w:tcPr>
          <w:p>
            <w:pPr>
              <w:pStyle w:val="11"/>
              <w:spacing w:before="0" w:line="205" w:lineRule="exact"/>
              <w:ind w:left="202"/>
              <w:jc w:val="left"/>
              <w:rPr>
                <w:sz w:val="18"/>
              </w:rPr>
            </w:pPr>
            <w:r>
              <w:rPr>
                <w:spacing w:val="-2"/>
                <w:sz w:val="18"/>
              </w:rPr>
              <w:t>0.851</w:t>
            </w:r>
          </w:p>
        </w:tc>
        <w:tc>
          <w:tcPr>
            <w:tcW w:w="1141" w:type="dxa"/>
          </w:tcPr>
          <w:p>
            <w:pPr>
              <w:pStyle w:val="11"/>
              <w:spacing w:before="0" w:line="205" w:lineRule="exact"/>
              <w:ind w:left="2" w:right="62"/>
              <w:rPr>
                <w:sz w:val="18"/>
              </w:rPr>
            </w:pPr>
            <w:r>
              <w:rPr>
                <w:spacing w:val="-2"/>
                <w:sz w:val="18"/>
              </w:rPr>
              <w:t>0.683</w:t>
            </w:r>
          </w:p>
        </w:tc>
        <w:tc>
          <w:tcPr>
            <w:tcW w:w="874" w:type="dxa"/>
          </w:tcPr>
          <w:p>
            <w:pPr>
              <w:pStyle w:val="11"/>
              <w:spacing w:before="0" w:line="205" w:lineRule="exact"/>
              <w:ind w:left="348"/>
              <w:jc w:val="left"/>
              <w:rPr>
                <w:sz w:val="18"/>
              </w:rPr>
            </w:pPr>
            <w:r>
              <w:rPr>
                <w:spacing w:val="-2"/>
                <w:sz w:val="18"/>
              </w:rPr>
              <w:t>0.951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MO3</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0.066</w:t>
            </w:r>
          </w:p>
        </w:tc>
        <w:tc>
          <w:tcPr>
            <w:tcW w:w="902" w:type="dxa"/>
          </w:tcPr>
          <w:p>
            <w:pPr>
              <w:pStyle w:val="11"/>
              <w:ind w:left="7" w:right="1"/>
              <w:rPr>
                <w:sz w:val="18"/>
              </w:rPr>
            </w:pPr>
            <w:r>
              <w:rPr>
                <w:spacing w:val="-2"/>
                <w:sz w:val="18"/>
              </w:rPr>
              <w:t>0.058</w:t>
            </w:r>
          </w:p>
        </w:tc>
        <w:tc>
          <w:tcPr>
            <w:tcW w:w="991" w:type="dxa"/>
          </w:tcPr>
          <w:p>
            <w:pPr>
              <w:pStyle w:val="11"/>
              <w:ind w:left="202"/>
              <w:jc w:val="left"/>
              <w:rPr>
                <w:sz w:val="18"/>
              </w:rPr>
            </w:pPr>
            <w:r>
              <w:rPr>
                <w:spacing w:val="-2"/>
                <w:sz w:val="18"/>
              </w:rPr>
              <w:t>0.049</w:t>
            </w:r>
          </w:p>
        </w:tc>
        <w:tc>
          <w:tcPr>
            <w:tcW w:w="1141" w:type="dxa"/>
          </w:tcPr>
          <w:p>
            <w:pPr>
              <w:pStyle w:val="11"/>
              <w:ind w:left="2" w:right="62"/>
              <w:rPr>
                <w:sz w:val="18"/>
              </w:rPr>
            </w:pPr>
            <w:r>
              <w:rPr>
                <w:spacing w:val="-2"/>
                <w:sz w:val="18"/>
              </w:rPr>
              <w:t>0.003</w:t>
            </w:r>
          </w:p>
        </w:tc>
        <w:tc>
          <w:tcPr>
            <w:tcW w:w="874" w:type="dxa"/>
          </w:tcPr>
          <w:p>
            <w:pPr>
              <w:pStyle w:val="11"/>
              <w:ind w:left="348"/>
              <w:jc w:val="left"/>
              <w:rPr>
                <w:sz w:val="18"/>
              </w:rPr>
            </w:pPr>
            <w:r>
              <w:rPr>
                <w:spacing w:val="-2"/>
                <w:sz w:val="18"/>
              </w:rPr>
              <w:t>0.214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34" w:right="29"/>
              <w:rPr>
                <w:sz w:val="18"/>
              </w:rPr>
            </w:pPr>
            <w:r>
              <w:rPr>
                <w:spacing w:val="-2"/>
                <w:sz w:val="18"/>
              </w:rPr>
              <w:t>Spider</w:t>
            </w:r>
          </w:p>
        </w:tc>
        <w:tc>
          <w:tcPr>
            <w:tcW w:w="664" w:type="dxa"/>
          </w:tcPr>
          <w:p>
            <w:pPr>
              <w:pStyle w:val="11"/>
              <w:spacing w:before="54"/>
              <w:ind w:right="61"/>
              <w:rPr>
                <w:sz w:val="18"/>
              </w:rPr>
            </w:pPr>
            <w:r>
              <w:rPr>
                <w:spacing w:val="-5"/>
                <w:sz w:val="18"/>
              </w:rPr>
              <w:t>SC1</w:t>
            </w:r>
          </w:p>
        </w:tc>
        <w:tc>
          <w:tcPr>
            <w:tcW w:w="1105" w:type="dxa"/>
          </w:tcPr>
          <w:p>
            <w:pPr>
              <w:pStyle w:val="11"/>
              <w:spacing w:before="54"/>
              <w:ind w:left="20"/>
              <w:rPr>
                <w:sz w:val="18"/>
              </w:rPr>
            </w:pPr>
            <w:r>
              <w:rPr>
                <w:spacing w:val="-2"/>
                <w:sz w:val="18"/>
              </w:rPr>
              <w:t>Tillering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0.229</w:t>
            </w:r>
          </w:p>
        </w:tc>
        <w:tc>
          <w:tcPr>
            <w:tcW w:w="902" w:type="dxa"/>
          </w:tcPr>
          <w:p>
            <w:pPr>
              <w:pStyle w:val="11"/>
              <w:spacing w:before="54"/>
              <w:ind w:left="7" w:right="1"/>
              <w:rPr>
                <w:sz w:val="18"/>
              </w:rPr>
            </w:pPr>
            <w:r>
              <w:rPr>
                <w:spacing w:val="-2"/>
                <w:sz w:val="18"/>
              </w:rPr>
              <w:t>0.093</w:t>
            </w:r>
          </w:p>
        </w:tc>
        <w:tc>
          <w:tcPr>
            <w:tcW w:w="991" w:type="dxa"/>
          </w:tcPr>
          <w:p>
            <w:pPr>
              <w:pStyle w:val="11"/>
              <w:spacing w:before="54"/>
              <w:ind w:left="202"/>
              <w:jc w:val="left"/>
              <w:rPr>
                <w:sz w:val="18"/>
              </w:rPr>
            </w:pPr>
            <w:r>
              <w:rPr>
                <w:spacing w:val="-2"/>
                <w:sz w:val="18"/>
              </w:rPr>
              <w:t>0.229</w:t>
            </w:r>
          </w:p>
        </w:tc>
        <w:tc>
          <w:tcPr>
            <w:tcW w:w="1141" w:type="dxa"/>
          </w:tcPr>
          <w:p>
            <w:pPr>
              <w:pStyle w:val="11"/>
              <w:spacing w:before="54"/>
              <w:ind w:left="2" w:right="62"/>
              <w:rPr>
                <w:sz w:val="18"/>
              </w:rPr>
            </w:pPr>
            <w:r>
              <w:rPr>
                <w:spacing w:val="-2"/>
                <w:sz w:val="18"/>
              </w:rPr>
              <w:t>0.057</w:t>
            </w:r>
          </w:p>
        </w:tc>
        <w:tc>
          <w:tcPr>
            <w:tcW w:w="874" w:type="dxa"/>
          </w:tcPr>
          <w:p>
            <w:pPr>
              <w:pStyle w:val="11"/>
              <w:spacing w:before="54"/>
              <w:ind w:left="348"/>
              <w:jc w:val="left"/>
              <w:rPr>
                <w:sz w:val="18"/>
              </w:rPr>
            </w:pPr>
            <w:r>
              <w:rPr>
                <w:spacing w:val="-2"/>
                <w:sz w:val="18"/>
              </w:rPr>
              <w:t>0.412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3" w:right="40"/>
              <w:rPr>
                <w:sz w:val="18"/>
              </w:rPr>
            </w:pPr>
            <w:r>
              <w:rPr>
                <w:spacing w:val="-5"/>
                <w:sz w:val="18"/>
              </w:rPr>
              <w:t>0.1</w:t>
            </w:r>
          </w:p>
        </w:tc>
        <w:tc>
          <w:tcPr>
            <w:tcW w:w="902" w:type="dxa"/>
          </w:tcPr>
          <w:p>
            <w:pPr>
              <w:pStyle w:val="11"/>
              <w:ind w:left="7" w:right="1"/>
              <w:rPr>
                <w:sz w:val="18"/>
              </w:rPr>
            </w:pPr>
            <w:r>
              <w:rPr>
                <w:spacing w:val="-2"/>
                <w:sz w:val="18"/>
              </w:rPr>
              <w:t>0.059</w:t>
            </w:r>
          </w:p>
        </w:tc>
        <w:tc>
          <w:tcPr>
            <w:tcW w:w="991" w:type="dxa"/>
          </w:tcPr>
          <w:p>
            <w:pPr>
              <w:pStyle w:val="11"/>
              <w:ind w:left="202"/>
              <w:jc w:val="left"/>
              <w:rPr>
                <w:sz w:val="18"/>
              </w:rPr>
            </w:pPr>
            <w:r>
              <w:rPr>
                <w:spacing w:val="-2"/>
                <w:sz w:val="18"/>
              </w:rPr>
              <w:t>0.092</w:t>
            </w:r>
          </w:p>
        </w:tc>
        <w:tc>
          <w:tcPr>
            <w:tcW w:w="1141" w:type="dxa"/>
          </w:tcPr>
          <w:p>
            <w:pPr>
              <w:pStyle w:val="11"/>
              <w:ind w:left="2" w:right="62"/>
              <w:rPr>
                <w:sz w:val="18"/>
              </w:rPr>
            </w:pPr>
            <w:r>
              <w:rPr>
                <w:spacing w:val="-2"/>
                <w:sz w:val="18"/>
              </w:rPr>
              <w:t>0.016</w:t>
            </w:r>
          </w:p>
        </w:tc>
        <w:tc>
          <w:tcPr>
            <w:tcW w:w="874" w:type="dxa"/>
          </w:tcPr>
          <w:p>
            <w:pPr>
              <w:pStyle w:val="11"/>
              <w:ind w:left="348"/>
              <w:jc w:val="left"/>
              <w:rPr>
                <w:sz w:val="18"/>
              </w:rPr>
            </w:pPr>
            <w:r>
              <w:rPr>
                <w:spacing w:val="-2"/>
                <w:sz w:val="18"/>
              </w:rPr>
              <w:t>0.237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0.671</w:t>
            </w:r>
          </w:p>
        </w:tc>
        <w:tc>
          <w:tcPr>
            <w:tcW w:w="902" w:type="dxa"/>
          </w:tcPr>
          <w:p>
            <w:pPr>
              <w:pStyle w:val="11"/>
              <w:ind w:left="7" w:right="1"/>
              <w:rPr>
                <w:sz w:val="18"/>
              </w:rPr>
            </w:pPr>
            <w:r>
              <w:rPr>
                <w:spacing w:val="-2"/>
                <w:sz w:val="18"/>
              </w:rPr>
              <w:t>0.117</w:t>
            </w:r>
          </w:p>
        </w:tc>
        <w:tc>
          <w:tcPr>
            <w:tcW w:w="991" w:type="dxa"/>
          </w:tcPr>
          <w:p>
            <w:pPr>
              <w:pStyle w:val="11"/>
              <w:ind w:left="202"/>
              <w:jc w:val="left"/>
              <w:rPr>
                <w:sz w:val="18"/>
              </w:rPr>
            </w:pPr>
            <w:r>
              <w:rPr>
                <w:spacing w:val="-2"/>
                <w:sz w:val="18"/>
              </w:rPr>
              <w:t>0.667</w:t>
            </w:r>
          </w:p>
        </w:tc>
        <w:tc>
          <w:tcPr>
            <w:tcW w:w="1141" w:type="dxa"/>
          </w:tcPr>
          <w:p>
            <w:pPr>
              <w:pStyle w:val="11"/>
              <w:ind w:left="2" w:right="62"/>
              <w:rPr>
                <w:sz w:val="18"/>
              </w:rPr>
            </w:pPr>
            <w:r>
              <w:rPr>
                <w:spacing w:val="-2"/>
                <w:sz w:val="18"/>
              </w:rPr>
              <w:t>0.443</w:t>
            </w:r>
          </w:p>
        </w:tc>
        <w:tc>
          <w:tcPr>
            <w:tcW w:w="874" w:type="dxa"/>
          </w:tcPr>
          <w:p>
            <w:pPr>
              <w:pStyle w:val="11"/>
              <w:ind w:left="348"/>
              <w:jc w:val="left"/>
              <w:rPr>
                <w:sz w:val="18"/>
              </w:rPr>
            </w:pPr>
            <w:r>
              <w:rPr>
                <w:spacing w:val="-2"/>
                <w:sz w:val="18"/>
              </w:rPr>
              <w:t>0.896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0.882</w:t>
            </w:r>
          </w:p>
        </w:tc>
        <w:tc>
          <w:tcPr>
            <w:tcW w:w="902" w:type="dxa"/>
          </w:tcPr>
          <w:p>
            <w:pPr>
              <w:pStyle w:val="11"/>
              <w:ind w:left="7" w:right="1"/>
              <w:rPr>
                <w:sz w:val="18"/>
              </w:rPr>
            </w:pPr>
            <w:r>
              <w:rPr>
                <w:spacing w:val="-2"/>
                <w:sz w:val="18"/>
              </w:rPr>
              <w:t>0.071</w:t>
            </w:r>
          </w:p>
        </w:tc>
        <w:tc>
          <w:tcPr>
            <w:tcW w:w="991" w:type="dxa"/>
          </w:tcPr>
          <w:p>
            <w:pPr>
              <w:pStyle w:val="11"/>
              <w:ind w:left="202"/>
              <w:jc w:val="left"/>
              <w:rPr>
                <w:sz w:val="18"/>
              </w:rPr>
            </w:pPr>
            <w:r>
              <w:rPr>
                <w:spacing w:val="-2"/>
                <w:sz w:val="18"/>
              </w:rPr>
              <w:t>0.899</w:t>
            </w:r>
          </w:p>
        </w:tc>
        <w:tc>
          <w:tcPr>
            <w:tcW w:w="1141" w:type="dxa"/>
          </w:tcPr>
          <w:p>
            <w:pPr>
              <w:pStyle w:val="11"/>
              <w:ind w:left="2" w:right="62"/>
              <w:rPr>
                <w:sz w:val="18"/>
              </w:rPr>
            </w:pPr>
            <w:r>
              <w:rPr>
                <w:spacing w:val="-2"/>
                <w:sz w:val="18"/>
              </w:rPr>
              <w:t>0.703</w:t>
            </w:r>
          </w:p>
        </w:tc>
        <w:tc>
          <w:tcPr>
            <w:tcW w:w="874" w:type="dxa"/>
          </w:tcPr>
          <w:p>
            <w:pPr>
              <w:pStyle w:val="11"/>
              <w:ind w:left="398"/>
              <w:jc w:val="left"/>
              <w:rPr>
                <w:sz w:val="18"/>
              </w:rPr>
            </w:pPr>
            <w:r>
              <w:rPr>
                <w:spacing w:val="-4"/>
                <w:sz w:val="18"/>
              </w:rPr>
              <w:t>0.97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0.066</w:t>
            </w:r>
          </w:p>
        </w:tc>
        <w:tc>
          <w:tcPr>
            <w:tcW w:w="902" w:type="dxa"/>
          </w:tcPr>
          <w:p>
            <w:pPr>
              <w:pStyle w:val="11"/>
              <w:ind w:left="7" w:right="1"/>
              <w:rPr>
                <w:sz w:val="18"/>
              </w:rPr>
            </w:pPr>
            <w:r>
              <w:rPr>
                <w:spacing w:val="-2"/>
                <w:sz w:val="18"/>
              </w:rPr>
              <w:t>0.046</w:t>
            </w:r>
          </w:p>
        </w:tc>
        <w:tc>
          <w:tcPr>
            <w:tcW w:w="991" w:type="dxa"/>
          </w:tcPr>
          <w:p>
            <w:pPr>
              <w:pStyle w:val="11"/>
              <w:ind w:left="202"/>
              <w:jc w:val="left"/>
              <w:rPr>
                <w:sz w:val="18"/>
              </w:rPr>
            </w:pPr>
            <w:r>
              <w:rPr>
                <w:spacing w:val="-2"/>
                <w:sz w:val="18"/>
              </w:rPr>
              <w:t>0.054</w:t>
            </w:r>
          </w:p>
        </w:tc>
        <w:tc>
          <w:tcPr>
            <w:tcW w:w="1141" w:type="dxa"/>
          </w:tcPr>
          <w:p>
            <w:pPr>
              <w:pStyle w:val="11"/>
              <w:ind w:left="2" w:right="62"/>
              <w:rPr>
                <w:sz w:val="18"/>
              </w:rPr>
            </w:pPr>
            <w:r>
              <w:rPr>
                <w:spacing w:val="-2"/>
                <w:sz w:val="18"/>
              </w:rPr>
              <w:t>0.011</w:t>
            </w:r>
          </w:p>
        </w:tc>
        <w:tc>
          <w:tcPr>
            <w:tcW w:w="874" w:type="dxa"/>
          </w:tcPr>
          <w:p>
            <w:pPr>
              <w:pStyle w:val="11"/>
              <w:ind w:left="348"/>
              <w:jc w:val="left"/>
              <w:rPr>
                <w:sz w:val="18"/>
              </w:rPr>
            </w:pPr>
            <w:r>
              <w:rPr>
                <w:spacing w:val="-2"/>
                <w:sz w:val="18"/>
              </w:rPr>
              <w:t>0.186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0.052</w:t>
            </w:r>
          </w:p>
        </w:tc>
        <w:tc>
          <w:tcPr>
            <w:tcW w:w="902" w:type="dxa"/>
          </w:tcPr>
          <w:p>
            <w:pPr>
              <w:pStyle w:val="11"/>
              <w:ind w:left="7" w:right="1"/>
              <w:rPr>
                <w:sz w:val="18"/>
              </w:rPr>
            </w:pPr>
            <w:r>
              <w:rPr>
                <w:spacing w:val="-2"/>
                <w:sz w:val="18"/>
              </w:rPr>
              <w:t>0.048</w:t>
            </w:r>
          </w:p>
        </w:tc>
        <w:tc>
          <w:tcPr>
            <w:tcW w:w="991" w:type="dxa"/>
          </w:tcPr>
          <w:p>
            <w:pPr>
              <w:pStyle w:val="11"/>
              <w:ind w:left="202"/>
              <w:jc w:val="left"/>
              <w:rPr>
                <w:sz w:val="18"/>
              </w:rPr>
            </w:pPr>
            <w:r>
              <w:rPr>
                <w:spacing w:val="-2"/>
                <w:sz w:val="18"/>
              </w:rPr>
              <w:t>0.038</w:t>
            </w:r>
          </w:p>
        </w:tc>
        <w:tc>
          <w:tcPr>
            <w:tcW w:w="1141" w:type="dxa"/>
          </w:tcPr>
          <w:p>
            <w:pPr>
              <w:pStyle w:val="11"/>
              <w:ind w:left="2" w:right="62"/>
              <w:rPr>
                <w:sz w:val="18"/>
              </w:rPr>
            </w:pPr>
            <w:r>
              <w:rPr>
                <w:spacing w:val="-2"/>
                <w:sz w:val="18"/>
              </w:rPr>
              <w:t>0.007</w:t>
            </w:r>
          </w:p>
        </w:tc>
        <w:tc>
          <w:tcPr>
            <w:tcW w:w="874" w:type="dxa"/>
          </w:tcPr>
          <w:p>
            <w:pPr>
              <w:pStyle w:val="11"/>
              <w:ind w:left="348"/>
              <w:jc w:val="left"/>
              <w:rPr>
                <w:sz w:val="18"/>
              </w:rPr>
            </w:pPr>
            <w:r>
              <w:rPr>
                <w:spacing w:val="-2"/>
                <w:sz w:val="18"/>
              </w:rPr>
              <w:t>0.181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0.933</w:t>
            </w:r>
          </w:p>
        </w:tc>
        <w:tc>
          <w:tcPr>
            <w:tcW w:w="902" w:type="dxa"/>
          </w:tcPr>
          <w:p>
            <w:pPr>
              <w:pStyle w:val="11"/>
              <w:ind w:left="7" w:right="1"/>
              <w:rPr>
                <w:sz w:val="18"/>
              </w:rPr>
            </w:pPr>
            <w:r>
              <w:rPr>
                <w:spacing w:val="-2"/>
                <w:sz w:val="18"/>
              </w:rPr>
              <w:t>0.051</w:t>
            </w:r>
          </w:p>
        </w:tc>
        <w:tc>
          <w:tcPr>
            <w:tcW w:w="991" w:type="dxa"/>
          </w:tcPr>
          <w:p>
            <w:pPr>
              <w:pStyle w:val="11"/>
              <w:ind w:left="202"/>
              <w:jc w:val="left"/>
              <w:rPr>
                <w:sz w:val="18"/>
              </w:rPr>
            </w:pPr>
            <w:r>
              <w:rPr>
                <w:spacing w:val="-2"/>
                <w:sz w:val="18"/>
              </w:rPr>
              <w:t>0.947</w:t>
            </w:r>
          </w:p>
        </w:tc>
        <w:tc>
          <w:tcPr>
            <w:tcW w:w="1141" w:type="dxa"/>
          </w:tcPr>
          <w:p>
            <w:pPr>
              <w:pStyle w:val="11"/>
              <w:ind w:left="2" w:right="62"/>
              <w:rPr>
                <w:sz w:val="18"/>
              </w:rPr>
            </w:pPr>
            <w:r>
              <w:rPr>
                <w:spacing w:val="-2"/>
                <w:sz w:val="18"/>
              </w:rPr>
              <w:t>0.798</w:t>
            </w:r>
          </w:p>
        </w:tc>
        <w:tc>
          <w:tcPr>
            <w:tcW w:w="874" w:type="dxa"/>
          </w:tcPr>
          <w:p>
            <w:pPr>
              <w:pStyle w:val="11"/>
              <w:ind w:left="348"/>
              <w:jc w:val="left"/>
              <w:rPr>
                <w:sz w:val="18"/>
              </w:rPr>
            </w:pPr>
            <w:r>
              <w:rPr>
                <w:spacing w:val="-2"/>
                <w:sz w:val="18"/>
              </w:rPr>
              <w:t>0.989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0.041</w:t>
            </w:r>
          </w:p>
        </w:tc>
        <w:tc>
          <w:tcPr>
            <w:tcW w:w="902" w:type="dxa"/>
          </w:tcPr>
          <w:p>
            <w:pPr>
              <w:pStyle w:val="11"/>
              <w:ind w:left="7" w:right="1"/>
              <w:rPr>
                <w:sz w:val="18"/>
              </w:rPr>
            </w:pPr>
            <w:r>
              <w:rPr>
                <w:spacing w:val="-2"/>
                <w:sz w:val="18"/>
              </w:rPr>
              <w:t>0.032</w:t>
            </w:r>
          </w:p>
        </w:tc>
        <w:tc>
          <w:tcPr>
            <w:tcW w:w="991" w:type="dxa"/>
          </w:tcPr>
          <w:p>
            <w:pPr>
              <w:pStyle w:val="11"/>
              <w:ind w:left="202"/>
              <w:jc w:val="left"/>
              <w:rPr>
                <w:sz w:val="18"/>
              </w:rPr>
            </w:pPr>
            <w:r>
              <w:rPr>
                <w:spacing w:val="-2"/>
                <w:sz w:val="18"/>
              </w:rPr>
              <w:t>0.033</w:t>
            </w:r>
          </w:p>
        </w:tc>
        <w:tc>
          <w:tcPr>
            <w:tcW w:w="1141" w:type="dxa"/>
          </w:tcPr>
          <w:p>
            <w:pPr>
              <w:pStyle w:val="11"/>
              <w:ind w:left="2" w:right="62"/>
              <w:rPr>
                <w:sz w:val="18"/>
              </w:rPr>
            </w:pPr>
            <w:r>
              <w:rPr>
                <w:spacing w:val="-2"/>
                <w:sz w:val="18"/>
              </w:rPr>
              <w:t>0.005</w:t>
            </w:r>
          </w:p>
        </w:tc>
        <w:tc>
          <w:tcPr>
            <w:tcW w:w="874" w:type="dxa"/>
          </w:tcPr>
          <w:p>
            <w:pPr>
              <w:pStyle w:val="11"/>
              <w:ind w:left="348"/>
              <w:jc w:val="left"/>
              <w:rPr>
                <w:sz w:val="18"/>
              </w:rPr>
            </w:pPr>
            <w:r>
              <w:rPr>
                <w:spacing w:val="-2"/>
                <w:sz w:val="18"/>
              </w:rPr>
              <w:t>0.126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SC1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0.025</w:t>
            </w:r>
          </w:p>
        </w:tc>
        <w:tc>
          <w:tcPr>
            <w:tcW w:w="902" w:type="dxa"/>
          </w:tcPr>
          <w:p>
            <w:pPr>
              <w:pStyle w:val="11"/>
              <w:ind w:left="7" w:right="1"/>
              <w:rPr>
                <w:sz w:val="18"/>
              </w:rPr>
            </w:pPr>
            <w:r>
              <w:rPr>
                <w:spacing w:val="-2"/>
                <w:sz w:val="18"/>
              </w:rPr>
              <w:t>0.034</w:t>
            </w:r>
          </w:p>
        </w:tc>
        <w:tc>
          <w:tcPr>
            <w:tcW w:w="991" w:type="dxa"/>
          </w:tcPr>
          <w:p>
            <w:pPr>
              <w:pStyle w:val="11"/>
              <w:ind w:left="202"/>
              <w:jc w:val="left"/>
              <w:rPr>
                <w:sz w:val="18"/>
              </w:rPr>
            </w:pPr>
            <w:r>
              <w:rPr>
                <w:spacing w:val="-2"/>
                <w:sz w:val="18"/>
              </w:rPr>
              <w:t>0.014</w:t>
            </w:r>
          </w:p>
        </w:tc>
        <w:tc>
          <w:tcPr>
            <w:tcW w:w="1141" w:type="dxa"/>
          </w:tcPr>
          <w:p>
            <w:pPr>
              <w:pStyle w:val="11"/>
              <w:ind w:left="2" w:right="62"/>
              <w:rPr>
                <w:sz w:val="18"/>
              </w:rPr>
            </w:pPr>
            <w:r>
              <w:rPr>
                <w:spacing w:val="-2"/>
                <w:sz w:val="18"/>
              </w:rPr>
              <w:t>0.001</w:t>
            </w:r>
          </w:p>
        </w:tc>
        <w:tc>
          <w:tcPr>
            <w:tcW w:w="874" w:type="dxa"/>
          </w:tcPr>
          <w:p>
            <w:pPr>
              <w:pStyle w:val="11"/>
              <w:ind w:left="348"/>
              <w:jc w:val="left"/>
              <w:rPr>
                <w:sz w:val="18"/>
              </w:rPr>
            </w:pPr>
            <w:r>
              <w:rPr>
                <w:spacing w:val="-2"/>
                <w:sz w:val="18"/>
              </w:rPr>
              <w:t>0.121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0.202</w:t>
            </w:r>
          </w:p>
        </w:tc>
        <w:tc>
          <w:tcPr>
            <w:tcW w:w="902" w:type="dxa"/>
          </w:tcPr>
          <w:p>
            <w:pPr>
              <w:pStyle w:val="11"/>
              <w:ind w:left="7" w:right="1"/>
              <w:rPr>
                <w:sz w:val="18"/>
              </w:rPr>
            </w:pPr>
            <w:r>
              <w:rPr>
                <w:spacing w:val="-2"/>
                <w:sz w:val="18"/>
              </w:rPr>
              <w:t>0.116</w:t>
            </w:r>
          </w:p>
        </w:tc>
        <w:tc>
          <w:tcPr>
            <w:tcW w:w="991" w:type="dxa"/>
          </w:tcPr>
          <w:p>
            <w:pPr>
              <w:pStyle w:val="11"/>
              <w:ind w:left="202"/>
              <w:jc w:val="left"/>
              <w:rPr>
                <w:sz w:val="18"/>
              </w:rPr>
            </w:pPr>
            <w:r>
              <w:rPr>
                <w:spacing w:val="-2"/>
                <w:sz w:val="18"/>
              </w:rPr>
              <w:t>0.185</w:t>
            </w:r>
          </w:p>
        </w:tc>
        <w:tc>
          <w:tcPr>
            <w:tcW w:w="1141" w:type="dxa"/>
          </w:tcPr>
          <w:p>
            <w:pPr>
              <w:pStyle w:val="11"/>
              <w:ind w:left="2" w:right="62"/>
              <w:rPr>
                <w:sz w:val="18"/>
              </w:rPr>
            </w:pPr>
            <w:r>
              <w:rPr>
                <w:spacing w:val="-2"/>
                <w:sz w:val="18"/>
              </w:rPr>
              <w:t>0.036</w:t>
            </w:r>
          </w:p>
        </w:tc>
        <w:tc>
          <w:tcPr>
            <w:tcW w:w="874" w:type="dxa"/>
          </w:tcPr>
          <w:p>
            <w:pPr>
              <w:pStyle w:val="11"/>
              <w:ind w:left="348"/>
              <w:jc w:val="left"/>
              <w:rPr>
                <w:sz w:val="18"/>
              </w:rPr>
            </w:pPr>
            <w:r>
              <w:rPr>
                <w:spacing w:val="-2"/>
                <w:sz w:val="18"/>
              </w:rPr>
              <w:t>0.462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34" w:right="29"/>
              <w:rPr>
                <w:sz w:val="18"/>
              </w:rPr>
            </w:pPr>
            <w:r>
              <w:rPr>
                <w:spacing w:val="-2"/>
                <w:sz w:val="18"/>
              </w:rPr>
              <w:t>Spider</w:t>
            </w:r>
          </w:p>
        </w:tc>
        <w:tc>
          <w:tcPr>
            <w:tcW w:w="664" w:type="dxa"/>
          </w:tcPr>
          <w:p>
            <w:pPr>
              <w:pStyle w:val="11"/>
              <w:spacing w:before="54"/>
              <w:ind w:right="61"/>
              <w:rPr>
                <w:sz w:val="18"/>
              </w:rPr>
            </w:pPr>
            <w:r>
              <w:rPr>
                <w:spacing w:val="-5"/>
                <w:sz w:val="18"/>
              </w:rPr>
              <w:t>SO1</w:t>
            </w:r>
          </w:p>
        </w:tc>
        <w:tc>
          <w:tcPr>
            <w:tcW w:w="1105" w:type="dxa"/>
          </w:tcPr>
          <w:p>
            <w:pPr>
              <w:pStyle w:val="11"/>
              <w:spacing w:before="54"/>
              <w:ind w:left="20"/>
              <w:rPr>
                <w:sz w:val="18"/>
              </w:rPr>
            </w:pPr>
            <w:r>
              <w:rPr>
                <w:spacing w:val="-2"/>
                <w:sz w:val="18"/>
              </w:rPr>
              <w:t>Tillering</w:t>
            </w:r>
          </w:p>
        </w:tc>
        <w:tc>
          <w:tcPr>
            <w:tcW w:w="1728" w:type="dxa"/>
          </w:tcPr>
          <w:p>
            <w:pPr>
              <w:pStyle w:val="11"/>
              <w:spacing w:before="54"/>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0.101</w:t>
            </w:r>
          </w:p>
        </w:tc>
        <w:tc>
          <w:tcPr>
            <w:tcW w:w="902" w:type="dxa"/>
          </w:tcPr>
          <w:p>
            <w:pPr>
              <w:pStyle w:val="11"/>
              <w:spacing w:before="54"/>
              <w:ind w:left="7" w:right="1"/>
              <w:rPr>
                <w:sz w:val="18"/>
              </w:rPr>
            </w:pPr>
            <w:r>
              <w:rPr>
                <w:spacing w:val="-2"/>
                <w:sz w:val="18"/>
              </w:rPr>
              <w:t>0.074</w:t>
            </w:r>
          </w:p>
        </w:tc>
        <w:tc>
          <w:tcPr>
            <w:tcW w:w="991" w:type="dxa"/>
          </w:tcPr>
          <w:p>
            <w:pPr>
              <w:pStyle w:val="11"/>
              <w:spacing w:before="54"/>
              <w:ind w:left="202"/>
              <w:jc w:val="left"/>
              <w:rPr>
                <w:sz w:val="18"/>
              </w:rPr>
            </w:pPr>
            <w:r>
              <w:rPr>
                <w:spacing w:val="-2"/>
                <w:sz w:val="18"/>
              </w:rPr>
              <w:t>0.085</w:t>
            </w:r>
          </w:p>
        </w:tc>
        <w:tc>
          <w:tcPr>
            <w:tcW w:w="1141" w:type="dxa"/>
          </w:tcPr>
          <w:p>
            <w:pPr>
              <w:pStyle w:val="11"/>
              <w:spacing w:before="54"/>
              <w:ind w:left="2" w:right="62"/>
              <w:rPr>
                <w:sz w:val="18"/>
              </w:rPr>
            </w:pPr>
            <w:r>
              <w:rPr>
                <w:spacing w:val="-2"/>
                <w:sz w:val="18"/>
              </w:rPr>
              <w:t>0.012</w:t>
            </w:r>
          </w:p>
        </w:tc>
        <w:tc>
          <w:tcPr>
            <w:tcW w:w="874" w:type="dxa"/>
          </w:tcPr>
          <w:p>
            <w:pPr>
              <w:pStyle w:val="11"/>
              <w:spacing w:before="54"/>
              <w:ind w:left="348"/>
              <w:jc w:val="left"/>
              <w:rPr>
                <w:sz w:val="18"/>
              </w:rPr>
            </w:pPr>
            <w:r>
              <w:rPr>
                <w:spacing w:val="-2"/>
                <w:sz w:val="18"/>
              </w:rPr>
              <w:t>0.286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0.698</w:t>
            </w:r>
          </w:p>
        </w:tc>
        <w:tc>
          <w:tcPr>
            <w:tcW w:w="902" w:type="dxa"/>
          </w:tcPr>
          <w:p>
            <w:pPr>
              <w:pStyle w:val="11"/>
              <w:ind w:left="7" w:right="1"/>
              <w:rPr>
                <w:sz w:val="18"/>
              </w:rPr>
            </w:pPr>
            <w:r>
              <w:rPr>
                <w:spacing w:val="-2"/>
                <w:sz w:val="18"/>
              </w:rPr>
              <w:t>0.145</w:t>
            </w:r>
          </w:p>
        </w:tc>
        <w:tc>
          <w:tcPr>
            <w:tcW w:w="991" w:type="dxa"/>
          </w:tcPr>
          <w:p>
            <w:pPr>
              <w:pStyle w:val="11"/>
              <w:ind w:left="252"/>
              <w:jc w:val="left"/>
              <w:rPr>
                <w:sz w:val="18"/>
              </w:rPr>
            </w:pPr>
            <w:r>
              <w:rPr>
                <w:spacing w:val="-4"/>
                <w:sz w:val="18"/>
              </w:rPr>
              <w:t>0.71</w:t>
            </w:r>
          </w:p>
        </w:tc>
        <w:tc>
          <w:tcPr>
            <w:tcW w:w="1141" w:type="dxa"/>
          </w:tcPr>
          <w:p>
            <w:pPr>
              <w:pStyle w:val="11"/>
              <w:ind w:left="2" w:right="62"/>
              <w:rPr>
                <w:sz w:val="18"/>
              </w:rPr>
            </w:pPr>
            <w:r>
              <w:rPr>
                <w:spacing w:val="-2"/>
                <w:sz w:val="18"/>
              </w:rPr>
              <w:t>0.391</w:t>
            </w:r>
          </w:p>
        </w:tc>
        <w:tc>
          <w:tcPr>
            <w:tcW w:w="874" w:type="dxa"/>
          </w:tcPr>
          <w:p>
            <w:pPr>
              <w:pStyle w:val="11"/>
              <w:ind w:left="348"/>
              <w:jc w:val="left"/>
              <w:rPr>
                <w:sz w:val="18"/>
              </w:rPr>
            </w:pPr>
            <w:r>
              <w:rPr>
                <w:spacing w:val="-2"/>
                <w:sz w:val="18"/>
              </w:rPr>
              <w:t>0.929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0.917</w:t>
            </w:r>
          </w:p>
        </w:tc>
        <w:tc>
          <w:tcPr>
            <w:tcW w:w="902" w:type="dxa"/>
          </w:tcPr>
          <w:p>
            <w:pPr>
              <w:pStyle w:val="11"/>
              <w:ind w:left="7" w:right="1"/>
              <w:rPr>
                <w:sz w:val="18"/>
              </w:rPr>
            </w:pPr>
            <w:r>
              <w:rPr>
                <w:spacing w:val="-2"/>
                <w:sz w:val="18"/>
              </w:rPr>
              <w:t>0.066</w:t>
            </w:r>
          </w:p>
        </w:tc>
        <w:tc>
          <w:tcPr>
            <w:tcW w:w="991" w:type="dxa"/>
          </w:tcPr>
          <w:p>
            <w:pPr>
              <w:pStyle w:val="11"/>
              <w:ind w:left="202"/>
              <w:jc w:val="left"/>
              <w:rPr>
                <w:sz w:val="18"/>
              </w:rPr>
            </w:pPr>
            <w:r>
              <w:rPr>
                <w:spacing w:val="-2"/>
                <w:sz w:val="18"/>
              </w:rPr>
              <w:t>0.936</w:t>
            </w:r>
          </w:p>
        </w:tc>
        <w:tc>
          <w:tcPr>
            <w:tcW w:w="1141" w:type="dxa"/>
          </w:tcPr>
          <w:p>
            <w:pPr>
              <w:pStyle w:val="11"/>
              <w:ind w:left="2" w:right="62"/>
              <w:rPr>
                <w:sz w:val="18"/>
              </w:rPr>
            </w:pPr>
            <w:r>
              <w:rPr>
                <w:spacing w:val="-2"/>
                <w:sz w:val="18"/>
              </w:rPr>
              <w:t>0.747</w:t>
            </w:r>
          </w:p>
        </w:tc>
        <w:tc>
          <w:tcPr>
            <w:tcW w:w="874" w:type="dxa"/>
          </w:tcPr>
          <w:p>
            <w:pPr>
              <w:pStyle w:val="11"/>
              <w:ind w:left="348"/>
              <w:jc w:val="left"/>
              <w:rPr>
                <w:sz w:val="18"/>
              </w:rPr>
            </w:pPr>
            <w:r>
              <w:rPr>
                <w:spacing w:val="-2"/>
                <w:sz w:val="18"/>
              </w:rPr>
              <w:t>0.988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0.05</w:t>
            </w:r>
          </w:p>
        </w:tc>
        <w:tc>
          <w:tcPr>
            <w:tcW w:w="902" w:type="dxa"/>
          </w:tcPr>
          <w:p>
            <w:pPr>
              <w:pStyle w:val="11"/>
              <w:ind w:left="7" w:right="1"/>
              <w:rPr>
                <w:sz w:val="18"/>
              </w:rPr>
            </w:pPr>
            <w:r>
              <w:rPr>
                <w:spacing w:val="-2"/>
                <w:sz w:val="18"/>
              </w:rPr>
              <w:t>0.047</w:t>
            </w:r>
          </w:p>
        </w:tc>
        <w:tc>
          <w:tcPr>
            <w:tcW w:w="991" w:type="dxa"/>
          </w:tcPr>
          <w:p>
            <w:pPr>
              <w:pStyle w:val="11"/>
              <w:ind w:left="202"/>
              <w:jc w:val="left"/>
              <w:rPr>
                <w:sz w:val="18"/>
              </w:rPr>
            </w:pPr>
            <w:r>
              <w:rPr>
                <w:spacing w:val="-2"/>
                <w:sz w:val="18"/>
              </w:rPr>
              <w:t>0.037</w:t>
            </w:r>
          </w:p>
        </w:tc>
        <w:tc>
          <w:tcPr>
            <w:tcW w:w="1141" w:type="dxa"/>
          </w:tcPr>
          <w:p>
            <w:pPr>
              <w:pStyle w:val="11"/>
              <w:ind w:left="2" w:right="62"/>
              <w:rPr>
                <w:sz w:val="18"/>
              </w:rPr>
            </w:pPr>
            <w:r>
              <w:rPr>
                <w:spacing w:val="-2"/>
                <w:sz w:val="18"/>
              </w:rPr>
              <w:t>0.005</w:t>
            </w:r>
          </w:p>
        </w:tc>
        <w:tc>
          <w:tcPr>
            <w:tcW w:w="874" w:type="dxa"/>
          </w:tcPr>
          <w:p>
            <w:pPr>
              <w:pStyle w:val="11"/>
              <w:ind w:left="348"/>
              <w:jc w:val="left"/>
              <w:rPr>
                <w:sz w:val="18"/>
              </w:rPr>
            </w:pPr>
            <w:r>
              <w:rPr>
                <w:spacing w:val="-2"/>
                <w:sz w:val="18"/>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34" w:right="29"/>
              <w:rPr>
                <w:sz w:val="18"/>
              </w:rPr>
            </w:pPr>
            <w:r>
              <w:rPr>
                <w:spacing w:val="-2"/>
                <w:sz w:val="18"/>
              </w:rPr>
              <w:t>Spider</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0.032</w:t>
            </w:r>
          </w:p>
        </w:tc>
        <w:tc>
          <w:tcPr>
            <w:tcW w:w="902" w:type="dxa"/>
          </w:tcPr>
          <w:p>
            <w:pPr>
              <w:pStyle w:val="11"/>
              <w:ind w:left="7" w:right="1"/>
              <w:rPr>
                <w:sz w:val="18"/>
              </w:rPr>
            </w:pPr>
            <w:r>
              <w:rPr>
                <w:spacing w:val="-2"/>
                <w:sz w:val="18"/>
              </w:rPr>
              <w:t>0.041</w:t>
            </w:r>
          </w:p>
        </w:tc>
        <w:tc>
          <w:tcPr>
            <w:tcW w:w="991" w:type="dxa"/>
          </w:tcPr>
          <w:p>
            <w:pPr>
              <w:pStyle w:val="11"/>
              <w:ind w:left="202"/>
              <w:jc w:val="left"/>
              <w:rPr>
                <w:sz w:val="18"/>
              </w:rPr>
            </w:pPr>
            <w:r>
              <w:rPr>
                <w:spacing w:val="-2"/>
                <w:sz w:val="18"/>
              </w:rPr>
              <w:t>0.018</w:t>
            </w:r>
          </w:p>
        </w:tc>
        <w:tc>
          <w:tcPr>
            <w:tcW w:w="1141" w:type="dxa"/>
          </w:tcPr>
          <w:p>
            <w:pPr>
              <w:pStyle w:val="11"/>
              <w:ind w:left="2" w:right="62"/>
              <w:rPr>
                <w:sz w:val="18"/>
              </w:rPr>
            </w:pPr>
            <w:r>
              <w:rPr>
                <w:spacing w:val="-2"/>
                <w:sz w:val="18"/>
              </w:rPr>
              <w:t>0.001</w:t>
            </w:r>
          </w:p>
        </w:tc>
        <w:tc>
          <w:tcPr>
            <w:tcW w:w="874" w:type="dxa"/>
          </w:tcPr>
          <w:p>
            <w:pPr>
              <w:pStyle w:val="11"/>
              <w:ind w:left="348"/>
              <w:jc w:val="left"/>
              <w:rPr>
                <w:sz w:val="18"/>
              </w:rPr>
            </w:pPr>
            <w:r>
              <w:rPr>
                <w:spacing w:val="-2"/>
                <w:sz w:val="18"/>
              </w:rPr>
              <w:t>0.157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0.849</w:t>
            </w:r>
          </w:p>
        </w:tc>
        <w:tc>
          <w:tcPr>
            <w:tcW w:w="902" w:type="dxa"/>
          </w:tcPr>
          <w:p>
            <w:pPr>
              <w:pStyle w:val="11"/>
              <w:ind w:left="7" w:right="1"/>
              <w:rPr>
                <w:sz w:val="18"/>
              </w:rPr>
            </w:pPr>
            <w:r>
              <w:rPr>
                <w:spacing w:val="-2"/>
                <w:sz w:val="18"/>
              </w:rPr>
              <w:t>0.204</w:t>
            </w:r>
          </w:p>
        </w:tc>
        <w:tc>
          <w:tcPr>
            <w:tcW w:w="991" w:type="dxa"/>
          </w:tcPr>
          <w:p>
            <w:pPr>
              <w:pStyle w:val="11"/>
              <w:ind w:left="252"/>
              <w:jc w:val="left"/>
              <w:rPr>
                <w:sz w:val="18"/>
              </w:rPr>
            </w:pPr>
            <w:r>
              <w:rPr>
                <w:spacing w:val="-4"/>
                <w:sz w:val="18"/>
              </w:rPr>
              <w:t>0.93</w:t>
            </w:r>
          </w:p>
        </w:tc>
        <w:tc>
          <w:tcPr>
            <w:tcW w:w="1141" w:type="dxa"/>
          </w:tcPr>
          <w:p>
            <w:pPr>
              <w:pStyle w:val="11"/>
              <w:ind w:left="2" w:right="62"/>
              <w:rPr>
                <w:sz w:val="18"/>
              </w:rPr>
            </w:pPr>
            <w:r>
              <w:rPr>
                <w:spacing w:val="-2"/>
                <w:sz w:val="18"/>
              </w:rPr>
              <w:t>0.171</w:t>
            </w:r>
          </w:p>
        </w:tc>
        <w:tc>
          <w:tcPr>
            <w:tcW w:w="874" w:type="dxa"/>
          </w:tcPr>
          <w:p>
            <w:pPr>
              <w:pStyle w:val="11"/>
              <w:ind w:left="348"/>
              <w:jc w:val="lef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0.071</w:t>
            </w:r>
          </w:p>
        </w:tc>
        <w:tc>
          <w:tcPr>
            <w:tcW w:w="902" w:type="dxa"/>
          </w:tcPr>
          <w:p>
            <w:pPr>
              <w:pStyle w:val="11"/>
              <w:ind w:left="7" w:right="1"/>
              <w:rPr>
                <w:sz w:val="18"/>
              </w:rPr>
            </w:pPr>
            <w:r>
              <w:rPr>
                <w:spacing w:val="-2"/>
                <w:sz w:val="18"/>
              </w:rPr>
              <w:t>0.164</w:t>
            </w:r>
          </w:p>
        </w:tc>
        <w:tc>
          <w:tcPr>
            <w:tcW w:w="991" w:type="dxa"/>
          </w:tcPr>
          <w:p>
            <w:pPr>
              <w:pStyle w:val="11"/>
              <w:ind w:left="202"/>
              <w:jc w:val="left"/>
              <w:rPr>
                <w:sz w:val="18"/>
              </w:rPr>
            </w:pPr>
            <w:r>
              <w:rPr>
                <w:spacing w:val="-2"/>
                <w:sz w:val="18"/>
              </w:rPr>
              <w:t>0.012</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0.716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0.08</w:t>
            </w:r>
          </w:p>
        </w:tc>
        <w:tc>
          <w:tcPr>
            <w:tcW w:w="902" w:type="dxa"/>
          </w:tcPr>
          <w:p>
            <w:pPr>
              <w:pStyle w:val="11"/>
              <w:ind w:left="7" w:right="1"/>
              <w:rPr>
                <w:sz w:val="18"/>
              </w:rPr>
            </w:pPr>
            <w:r>
              <w:rPr>
                <w:spacing w:val="-2"/>
                <w:sz w:val="18"/>
              </w:rPr>
              <w:t>0.126</w:t>
            </w:r>
          </w:p>
        </w:tc>
        <w:tc>
          <w:tcPr>
            <w:tcW w:w="991" w:type="dxa"/>
          </w:tcPr>
          <w:p>
            <w:pPr>
              <w:pStyle w:val="11"/>
              <w:ind w:left="202"/>
              <w:jc w:val="left"/>
              <w:rPr>
                <w:sz w:val="18"/>
              </w:rPr>
            </w:pPr>
            <w:r>
              <w:rPr>
                <w:spacing w:val="-2"/>
                <w:sz w:val="18"/>
              </w:rPr>
              <w:t>0.028</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0.884</w:t>
            </w:r>
          </w:p>
        </w:tc>
        <w:tc>
          <w:tcPr>
            <w:tcW w:w="902" w:type="dxa"/>
          </w:tcPr>
          <w:p>
            <w:pPr>
              <w:pStyle w:val="11"/>
              <w:ind w:left="7" w:right="3"/>
              <w:rPr>
                <w:sz w:val="18"/>
              </w:rPr>
            </w:pPr>
            <w:r>
              <w:rPr>
                <w:spacing w:val="-4"/>
                <w:sz w:val="18"/>
              </w:rPr>
              <w:t>0.16</w:t>
            </w:r>
          </w:p>
        </w:tc>
        <w:tc>
          <w:tcPr>
            <w:tcW w:w="991" w:type="dxa"/>
          </w:tcPr>
          <w:p>
            <w:pPr>
              <w:pStyle w:val="11"/>
              <w:ind w:left="252"/>
              <w:jc w:val="left"/>
              <w:rPr>
                <w:sz w:val="18"/>
              </w:rPr>
            </w:pPr>
            <w:r>
              <w:rPr>
                <w:spacing w:val="-4"/>
                <w:sz w:val="18"/>
              </w:rPr>
              <w:t>0.94</w:t>
            </w:r>
          </w:p>
        </w:tc>
        <w:tc>
          <w:tcPr>
            <w:tcW w:w="1141" w:type="dxa"/>
          </w:tcPr>
          <w:p>
            <w:pPr>
              <w:pStyle w:val="11"/>
              <w:ind w:left="2" w:right="62"/>
              <w:rPr>
                <w:sz w:val="18"/>
              </w:rPr>
            </w:pPr>
            <w:r>
              <w:rPr>
                <w:spacing w:val="-2"/>
                <w:sz w:val="18"/>
              </w:rPr>
              <w:t>0.406</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0.064</w:t>
            </w:r>
          </w:p>
        </w:tc>
        <w:tc>
          <w:tcPr>
            <w:tcW w:w="902" w:type="dxa"/>
          </w:tcPr>
          <w:p>
            <w:pPr>
              <w:pStyle w:val="11"/>
              <w:ind w:left="7" w:right="1"/>
              <w:rPr>
                <w:sz w:val="18"/>
              </w:rPr>
            </w:pPr>
            <w:r>
              <w:rPr>
                <w:spacing w:val="-2"/>
                <w:sz w:val="18"/>
              </w:rPr>
              <w:t>0.142</w:t>
            </w:r>
          </w:p>
        </w:tc>
        <w:tc>
          <w:tcPr>
            <w:tcW w:w="991" w:type="dxa"/>
          </w:tcPr>
          <w:p>
            <w:pPr>
              <w:pStyle w:val="11"/>
              <w:ind w:left="202"/>
              <w:jc w:val="left"/>
              <w:rPr>
                <w:sz w:val="18"/>
              </w:rPr>
            </w:pPr>
            <w:r>
              <w:rPr>
                <w:spacing w:val="-2"/>
                <w:sz w:val="18"/>
              </w:rPr>
              <w:t>0.016</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0.052</w:t>
            </w:r>
          </w:p>
        </w:tc>
        <w:tc>
          <w:tcPr>
            <w:tcW w:w="902" w:type="dxa"/>
          </w:tcPr>
          <w:p>
            <w:pPr>
              <w:pStyle w:val="11"/>
              <w:ind w:left="7" w:right="1"/>
              <w:rPr>
                <w:sz w:val="18"/>
              </w:rPr>
            </w:pPr>
            <w:r>
              <w:rPr>
                <w:spacing w:val="-2"/>
                <w:sz w:val="18"/>
              </w:rPr>
              <w:t>0.074</w:t>
            </w:r>
          </w:p>
        </w:tc>
        <w:tc>
          <w:tcPr>
            <w:tcW w:w="991" w:type="dxa"/>
          </w:tcPr>
          <w:p>
            <w:pPr>
              <w:pStyle w:val="11"/>
              <w:ind w:left="202"/>
              <w:jc w:val="left"/>
              <w:rPr>
                <w:sz w:val="18"/>
              </w:rPr>
            </w:pPr>
            <w:r>
              <w:rPr>
                <w:spacing w:val="-2"/>
                <w:sz w:val="18"/>
              </w:rPr>
              <w:t>0.024</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0.264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LC1</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0.948</w:t>
            </w:r>
          </w:p>
        </w:tc>
        <w:tc>
          <w:tcPr>
            <w:tcW w:w="902" w:type="dxa"/>
          </w:tcPr>
          <w:p>
            <w:pPr>
              <w:pStyle w:val="11"/>
              <w:spacing w:before="54"/>
              <w:ind w:left="7" w:right="1"/>
              <w:rPr>
                <w:sz w:val="18"/>
              </w:rPr>
            </w:pPr>
            <w:r>
              <w:rPr>
                <w:spacing w:val="-2"/>
                <w:sz w:val="18"/>
              </w:rPr>
              <w:t>0.144</w:t>
            </w:r>
          </w:p>
        </w:tc>
        <w:tc>
          <w:tcPr>
            <w:tcW w:w="991" w:type="dxa"/>
          </w:tcPr>
          <w:p>
            <w:pPr>
              <w:pStyle w:val="11"/>
              <w:spacing w:before="54"/>
              <w:ind w:left="202"/>
              <w:jc w:val="left"/>
              <w:rPr>
                <w:sz w:val="18"/>
              </w:rPr>
            </w:pPr>
            <w:r>
              <w:rPr>
                <w:spacing w:val="-2"/>
                <w:sz w:val="18"/>
              </w:rPr>
              <w:t>0.985</w:t>
            </w:r>
          </w:p>
        </w:tc>
        <w:tc>
          <w:tcPr>
            <w:tcW w:w="1141" w:type="dxa"/>
          </w:tcPr>
          <w:p>
            <w:pPr>
              <w:pStyle w:val="11"/>
              <w:spacing w:before="54"/>
              <w:ind w:left="2" w:right="62"/>
              <w:rPr>
                <w:sz w:val="18"/>
              </w:rPr>
            </w:pPr>
            <w:r>
              <w:rPr>
                <w:spacing w:val="-2"/>
                <w:sz w:val="18"/>
              </w:rPr>
              <w:t>0.378</w:t>
            </w:r>
          </w:p>
        </w:tc>
        <w:tc>
          <w:tcPr>
            <w:tcW w:w="874" w:type="dxa"/>
          </w:tcPr>
          <w:p>
            <w:pPr>
              <w:pStyle w:val="11"/>
              <w:spacing w:before="54"/>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0.037</w:t>
            </w:r>
          </w:p>
        </w:tc>
        <w:tc>
          <w:tcPr>
            <w:tcW w:w="902" w:type="dxa"/>
          </w:tcPr>
          <w:p>
            <w:pPr>
              <w:pStyle w:val="11"/>
              <w:ind w:left="7" w:right="1"/>
              <w:rPr>
                <w:sz w:val="18"/>
              </w:rPr>
            </w:pPr>
            <w:r>
              <w:rPr>
                <w:spacing w:val="-2"/>
                <w:sz w:val="18"/>
              </w:rPr>
              <w:t>0.141</w:t>
            </w:r>
          </w:p>
        </w:tc>
        <w:tc>
          <w:tcPr>
            <w:tcW w:w="991" w:type="dxa"/>
          </w:tcPr>
          <w:p>
            <w:pPr>
              <w:pStyle w:val="11"/>
              <w:ind w:left="202"/>
              <w:jc w:val="left"/>
              <w:rPr>
                <w:sz w:val="18"/>
              </w:rPr>
            </w:pPr>
            <w:r>
              <w:rPr>
                <w:spacing w:val="-2"/>
                <w:sz w:val="18"/>
              </w:rPr>
              <w:t>0.004</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0.611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0.014</w:t>
            </w:r>
          </w:p>
        </w:tc>
        <w:tc>
          <w:tcPr>
            <w:tcW w:w="902" w:type="dxa"/>
          </w:tcPr>
          <w:p>
            <w:pPr>
              <w:pStyle w:val="11"/>
              <w:ind w:left="7" w:right="1"/>
              <w:rPr>
                <w:sz w:val="18"/>
              </w:rPr>
            </w:pPr>
            <w:r>
              <w:rPr>
                <w:spacing w:val="-2"/>
                <w:sz w:val="18"/>
              </w:rPr>
              <w:t>0.025</w:t>
            </w:r>
          </w:p>
        </w:tc>
        <w:tc>
          <w:tcPr>
            <w:tcW w:w="991" w:type="dxa"/>
          </w:tcPr>
          <w:p>
            <w:pPr>
              <w:pStyle w:val="11"/>
              <w:ind w:left="202"/>
              <w:jc w:val="left"/>
              <w:rPr>
                <w:sz w:val="18"/>
              </w:rPr>
            </w:pPr>
            <w:r>
              <w:rPr>
                <w:spacing w:val="-2"/>
                <w:sz w:val="18"/>
              </w:rPr>
              <w:t>0.006</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0.083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0.831</w:t>
            </w:r>
          </w:p>
        </w:tc>
        <w:tc>
          <w:tcPr>
            <w:tcW w:w="902" w:type="dxa"/>
          </w:tcPr>
          <w:p>
            <w:pPr>
              <w:pStyle w:val="11"/>
              <w:ind w:left="7" w:right="1"/>
              <w:rPr>
                <w:sz w:val="18"/>
              </w:rPr>
            </w:pPr>
            <w:r>
              <w:rPr>
                <w:spacing w:val="-2"/>
                <w:sz w:val="18"/>
              </w:rPr>
              <w:t>0.225</w:t>
            </w:r>
          </w:p>
        </w:tc>
        <w:tc>
          <w:tcPr>
            <w:tcW w:w="991" w:type="dxa"/>
          </w:tcPr>
          <w:p>
            <w:pPr>
              <w:pStyle w:val="11"/>
              <w:ind w:left="202"/>
              <w:jc w:val="left"/>
              <w:rPr>
                <w:sz w:val="18"/>
              </w:rPr>
            </w:pPr>
            <w:r>
              <w:rPr>
                <w:spacing w:val="-2"/>
                <w:sz w:val="18"/>
              </w:rPr>
              <w:t>0.925</w:t>
            </w:r>
          </w:p>
        </w:tc>
        <w:tc>
          <w:tcPr>
            <w:tcW w:w="1141" w:type="dxa"/>
          </w:tcPr>
          <w:p>
            <w:pPr>
              <w:pStyle w:val="11"/>
              <w:ind w:left="2" w:right="62"/>
              <w:rPr>
                <w:sz w:val="18"/>
              </w:rPr>
            </w:pPr>
            <w:r>
              <w:rPr>
                <w:spacing w:val="-2"/>
                <w:sz w:val="18"/>
              </w:rPr>
              <w:t>0.112</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0.067</w:t>
            </w:r>
          </w:p>
        </w:tc>
        <w:tc>
          <w:tcPr>
            <w:tcW w:w="902" w:type="dxa"/>
          </w:tcPr>
          <w:p>
            <w:pPr>
              <w:pStyle w:val="11"/>
              <w:ind w:left="7" w:right="1"/>
              <w:rPr>
                <w:sz w:val="18"/>
              </w:rPr>
            </w:pPr>
            <w:r>
              <w:rPr>
                <w:spacing w:val="-2"/>
                <w:sz w:val="18"/>
              </w:rPr>
              <w:t>0.167</w:t>
            </w:r>
          </w:p>
        </w:tc>
        <w:tc>
          <w:tcPr>
            <w:tcW w:w="991" w:type="dxa"/>
          </w:tcPr>
          <w:p>
            <w:pPr>
              <w:pStyle w:val="11"/>
              <w:ind w:left="202"/>
              <w:jc w:val="left"/>
              <w:rPr>
                <w:sz w:val="18"/>
              </w:rPr>
            </w:pPr>
            <w:r>
              <w:rPr>
                <w:spacing w:val="-2"/>
                <w:sz w:val="18"/>
              </w:rPr>
              <w:t>0.012</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0.814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0.102</w:t>
            </w:r>
          </w:p>
        </w:tc>
        <w:tc>
          <w:tcPr>
            <w:tcW w:w="902" w:type="dxa"/>
          </w:tcPr>
          <w:p>
            <w:pPr>
              <w:pStyle w:val="11"/>
              <w:ind w:left="7" w:right="1"/>
              <w:rPr>
                <w:sz w:val="18"/>
              </w:rPr>
            </w:pPr>
            <w:r>
              <w:rPr>
                <w:spacing w:val="-2"/>
                <w:sz w:val="18"/>
              </w:rPr>
              <w:t>0.157</w:t>
            </w:r>
          </w:p>
        </w:tc>
        <w:tc>
          <w:tcPr>
            <w:tcW w:w="991" w:type="dxa"/>
          </w:tcPr>
          <w:p>
            <w:pPr>
              <w:pStyle w:val="11"/>
              <w:ind w:left="202"/>
              <w:jc w:val="left"/>
              <w:rPr>
                <w:sz w:val="18"/>
              </w:rPr>
            </w:pPr>
            <w:r>
              <w:rPr>
                <w:spacing w:val="-2"/>
                <w:sz w:val="18"/>
              </w:rPr>
              <w:t>0.032</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0.575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0.872</w:t>
            </w:r>
          </w:p>
        </w:tc>
        <w:tc>
          <w:tcPr>
            <w:tcW w:w="902" w:type="dxa"/>
          </w:tcPr>
          <w:p>
            <w:pPr>
              <w:pStyle w:val="11"/>
              <w:ind w:left="7" w:right="1"/>
              <w:rPr>
                <w:sz w:val="18"/>
              </w:rPr>
            </w:pPr>
            <w:r>
              <w:rPr>
                <w:spacing w:val="-2"/>
                <w:sz w:val="18"/>
              </w:rPr>
              <w:t>0.171</w:t>
            </w:r>
          </w:p>
        </w:tc>
        <w:tc>
          <w:tcPr>
            <w:tcW w:w="991" w:type="dxa"/>
          </w:tcPr>
          <w:p>
            <w:pPr>
              <w:pStyle w:val="11"/>
              <w:ind w:left="202"/>
              <w:jc w:val="left"/>
              <w:rPr>
                <w:sz w:val="18"/>
              </w:rPr>
            </w:pPr>
            <w:r>
              <w:rPr>
                <w:spacing w:val="-2"/>
                <w:sz w:val="18"/>
              </w:rPr>
              <w:t>0.935</w:t>
            </w:r>
          </w:p>
        </w:tc>
        <w:tc>
          <w:tcPr>
            <w:tcW w:w="1141" w:type="dxa"/>
          </w:tcPr>
          <w:p>
            <w:pPr>
              <w:pStyle w:val="11"/>
              <w:ind w:left="3" w:right="62"/>
              <w:rPr>
                <w:sz w:val="18"/>
              </w:rPr>
            </w:pPr>
            <w:r>
              <w:rPr>
                <w:spacing w:val="-5"/>
                <w:sz w:val="18"/>
              </w:rPr>
              <w:t>0.3</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0.063</w:t>
            </w:r>
          </w:p>
        </w:tc>
        <w:tc>
          <w:tcPr>
            <w:tcW w:w="902" w:type="dxa"/>
          </w:tcPr>
          <w:p>
            <w:pPr>
              <w:pStyle w:val="11"/>
              <w:ind w:left="7" w:right="1"/>
              <w:rPr>
                <w:sz w:val="18"/>
              </w:rPr>
            </w:pPr>
            <w:r>
              <w:rPr>
                <w:spacing w:val="-2"/>
                <w:sz w:val="18"/>
              </w:rPr>
              <w:t>0.142</w:t>
            </w:r>
          </w:p>
        </w:tc>
        <w:tc>
          <w:tcPr>
            <w:tcW w:w="991" w:type="dxa"/>
          </w:tcPr>
          <w:p>
            <w:pPr>
              <w:pStyle w:val="11"/>
              <w:ind w:left="202"/>
              <w:jc w:val="left"/>
              <w:rPr>
                <w:sz w:val="18"/>
              </w:rPr>
            </w:pPr>
            <w:r>
              <w:rPr>
                <w:spacing w:val="-2"/>
                <w:sz w:val="18"/>
              </w:rPr>
              <w:t>0.016</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0.588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LC2</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0.065</w:t>
            </w:r>
          </w:p>
        </w:tc>
        <w:tc>
          <w:tcPr>
            <w:tcW w:w="902" w:type="dxa"/>
          </w:tcPr>
          <w:p>
            <w:pPr>
              <w:pStyle w:val="11"/>
              <w:ind w:left="7" w:right="1"/>
              <w:rPr>
                <w:sz w:val="18"/>
              </w:rPr>
            </w:pPr>
            <w:r>
              <w:rPr>
                <w:spacing w:val="-2"/>
                <w:sz w:val="18"/>
              </w:rPr>
              <w:t>0.096</w:t>
            </w:r>
          </w:p>
        </w:tc>
        <w:tc>
          <w:tcPr>
            <w:tcW w:w="991" w:type="dxa"/>
          </w:tcPr>
          <w:p>
            <w:pPr>
              <w:pStyle w:val="11"/>
              <w:ind w:left="202"/>
              <w:jc w:val="left"/>
              <w:rPr>
                <w:sz w:val="18"/>
              </w:rPr>
            </w:pPr>
            <w:r>
              <w:rPr>
                <w:spacing w:val="-2"/>
                <w:sz w:val="18"/>
              </w:rPr>
              <w:t>0.027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0.346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LC3</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0.88</w:t>
            </w:r>
          </w:p>
        </w:tc>
        <w:tc>
          <w:tcPr>
            <w:tcW w:w="902" w:type="dxa"/>
          </w:tcPr>
          <w:p>
            <w:pPr>
              <w:pStyle w:val="11"/>
              <w:ind w:left="7" w:right="3"/>
              <w:rPr>
                <w:sz w:val="18"/>
              </w:rPr>
            </w:pPr>
            <w:r>
              <w:rPr>
                <w:spacing w:val="-4"/>
                <w:sz w:val="18"/>
              </w:rPr>
              <w:t>0.16</w:t>
            </w:r>
          </w:p>
        </w:tc>
        <w:tc>
          <w:tcPr>
            <w:tcW w:w="991" w:type="dxa"/>
          </w:tcPr>
          <w:p>
            <w:pPr>
              <w:pStyle w:val="11"/>
              <w:ind w:left="202"/>
              <w:jc w:val="left"/>
              <w:rPr>
                <w:sz w:val="18"/>
              </w:rPr>
            </w:pPr>
            <w:r>
              <w:rPr>
                <w:spacing w:val="-2"/>
                <w:sz w:val="18"/>
              </w:rPr>
              <w:t>0.935</w:t>
            </w:r>
          </w:p>
        </w:tc>
        <w:tc>
          <w:tcPr>
            <w:tcW w:w="1141" w:type="dxa"/>
          </w:tcPr>
          <w:p>
            <w:pPr>
              <w:pStyle w:val="11"/>
              <w:ind w:left="2" w:right="62"/>
              <w:rPr>
                <w:sz w:val="18"/>
              </w:rPr>
            </w:pPr>
            <w:r>
              <w:rPr>
                <w:spacing w:val="-2"/>
                <w:sz w:val="18"/>
              </w:rPr>
              <w:t>0.344</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LC3</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0.064</w:t>
            </w:r>
          </w:p>
        </w:tc>
        <w:tc>
          <w:tcPr>
            <w:tcW w:w="902" w:type="dxa"/>
          </w:tcPr>
          <w:p>
            <w:pPr>
              <w:pStyle w:val="11"/>
              <w:ind w:left="7" w:right="1"/>
              <w:rPr>
                <w:sz w:val="18"/>
              </w:rPr>
            </w:pPr>
            <w:r>
              <w:rPr>
                <w:spacing w:val="-2"/>
                <w:sz w:val="18"/>
              </w:rPr>
              <w:t>0.139</w:t>
            </w:r>
          </w:p>
        </w:tc>
        <w:tc>
          <w:tcPr>
            <w:tcW w:w="991" w:type="dxa"/>
          </w:tcPr>
          <w:p>
            <w:pPr>
              <w:pStyle w:val="11"/>
              <w:ind w:left="202"/>
              <w:jc w:val="left"/>
              <w:rPr>
                <w:sz w:val="18"/>
              </w:rPr>
            </w:pPr>
            <w:r>
              <w:rPr>
                <w:spacing w:val="-2"/>
                <w:sz w:val="18"/>
              </w:rPr>
              <w:t>0.016</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0.577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LC3</w:t>
            </w:r>
          </w:p>
        </w:tc>
        <w:tc>
          <w:tcPr>
            <w:tcW w:w="1105" w:type="dxa"/>
          </w:tcPr>
          <w:p>
            <w:pPr>
              <w:pStyle w:val="11"/>
              <w:spacing w:before="54"/>
              <w:ind w:left="20"/>
              <w:rPr>
                <w:sz w:val="18"/>
              </w:rPr>
            </w:pPr>
            <w:r>
              <w:rPr>
                <w:spacing w:val="-2"/>
                <w:sz w:val="18"/>
              </w:rPr>
              <w:t>Flowering</w:t>
            </w:r>
          </w:p>
        </w:tc>
        <w:tc>
          <w:tcPr>
            <w:tcW w:w="1728" w:type="dxa"/>
          </w:tcPr>
          <w:p>
            <w:pPr>
              <w:pStyle w:val="11"/>
              <w:spacing w:before="54"/>
              <w:ind w:left="1" w:right="61"/>
              <w:rPr>
                <w:sz w:val="18"/>
              </w:rPr>
            </w:pPr>
            <w:r>
              <w:rPr>
                <w:spacing w:val="-2"/>
                <w:sz w:val="18"/>
              </w:rPr>
              <w:t>Detritivore</w:t>
            </w:r>
          </w:p>
        </w:tc>
        <w:tc>
          <w:tcPr>
            <w:tcW w:w="889" w:type="dxa"/>
          </w:tcPr>
          <w:p>
            <w:pPr>
              <w:pStyle w:val="11"/>
              <w:spacing w:before="54"/>
              <w:ind w:left="2" w:right="40"/>
              <w:rPr>
                <w:sz w:val="18"/>
              </w:rPr>
            </w:pPr>
            <w:r>
              <w:rPr>
                <w:spacing w:val="-2"/>
                <w:sz w:val="18"/>
              </w:rPr>
              <w:t>0.057</w:t>
            </w:r>
          </w:p>
        </w:tc>
        <w:tc>
          <w:tcPr>
            <w:tcW w:w="902" w:type="dxa"/>
          </w:tcPr>
          <w:p>
            <w:pPr>
              <w:pStyle w:val="11"/>
              <w:spacing w:before="54"/>
              <w:ind w:left="7" w:right="1"/>
              <w:rPr>
                <w:sz w:val="18"/>
              </w:rPr>
            </w:pPr>
            <w:r>
              <w:rPr>
                <w:spacing w:val="-2"/>
                <w:sz w:val="18"/>
              </w:rPr>
              <w:t>0.078</w:t>
            </w:r>
          </w:p>
        </w:tc>
        <w:tc>
          <w:tcPr>
            <w:tcW w:w="991" w:type="dxa"/>
          </w:tcPr>
          <w:p>
            <w:pPr>
              <w:pStyle w:val="11"/>
              <w:spacing w:before="54"/>
              <w:ind w:left="202"/>
              <w:jc w:val="left"/>
              <w:rPr>
                <w:sz w:val="18"/>
              </w:rPr>
            </w:pPr>
            <w:r>
              <w:rPr>
                <w:spacing w:val="-2"/>
                <w:sz w:val="18"/>
              </w:rPr>
              <w:t>0.026</w:t>
            </w:r>
          </w:p>
        </w:tc>
        <w:tc>
          <w:tcPr>
            <w:tcW w:w="1141" w:type="dxa"/>
          </w:tcPr>
          <w:p>
            <w:pPr>
              <w:pStyle w:val="11"/>
              <w:spacing w:before="54"/>
              <w:ind w:left="3" w:right="62"/>
              <w:rPr>
                <w:sz w:val="18"/>
              </w:rPr>
            </w:pPr>
            <w:r>
              <w:rPr>
                <w:spacing w:val="-10"/>
                <w:sz w:val="18"/>
              </w:rPr>
              <w:t>0</w:t>
            </w:r>
          </w:p>
        </w:tc>
        <w:tc>
          <w:tcPr>
            <w:tcW w:w="874" w:type="dxa"/>
          </w:tcPr>
          <w:p>
            <w:pPr>
              <w:pStyle w:val="11"/>
              <w:spacing w:before="54"/>
              <w:ind w:left="348"/>
              <w:jc w:val="left"/>
              <w:rPr>
                <w:sz w:val="18"/>
              </w:rPr>
            </w:pPr>
            <w:r>
              <w:rPr>
                <w:spacing w:val="-2"/>
                <w:sz w:val="18"/>
              </w:rPr>
              <w:t>0.286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LC3</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0.946</w:t>
            </w:r>
          </w:p>
        </w:tc>
        <w:tc>
          <w:tcPr>
            <w:tcW w:w="902" w:type="dxa"/>
          </w:tcPr>
          <w:p>
            <w:pPr>
              <w:pStyle w:val="11"/>
              <w:ind w:left="7" w:right="1"/>
              <w:rPr>
                <w:sz w:val="18"/>
              </w:rPr>
            </w:pPr>
            <w:r>
              <w:rPr>
                <w:spacing w:val="-2"/>
                <w:sz w:val="18"/>
              </w:rPr>
              <w:t>0.143</w:t>
            </w:r>
          </w:p>
        </w:tc>
        <w:tc>
          <w:tcPr>
            <w:tcW w:w="991" w:type="dxa"/>
          </w:tcPr>
          <w:p>
            <w:pPr>
              <w:pStyle w:val="11"/>
              <w:ind w:left="202"/>
              <w:jc w:val="left"/>
              <w:rPr>
                <w:sz w:val="18"/>
              </w:rPr>
            </w:pPr>
            <w:r>
              <w:rPr>
                <w:spacing w:val="-2"/>
                <w:sz w:val="18"/>
              </w:rPr>
              <w:t>0.984</w:t>
            </w:r>
          </w:p>
        </w:tc>
        <w:tc>
          <w:tcPr>
            <w:tcW w:w="1141" w:type="dxa"/>
          </w:tcPr>
          <w:p>
            <w:pPr>
              <w:pStyle w:val="11"/>
              <w:ind w:left="2" w:right="62"/>
              <w:rPr>
                <w:sz w:val="18"/>
              </w:rPr>
            </w:pPr>
            <w:r>
              <w:rPr>
                <w:spacing w:val="-2"/>
                <w:sz w:val="18"/>
              </w:rPr>
              <w:t>0.471</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LC3</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0.038</w:t>
            </w:r>
          </w:p>
        </w:tc>
        <w:tc>
          <w:tcPr>
            <w:tcW w:w="902" w:type="dxa"/>
          </w:tcPr>
          <w:p>
            <w:pPr>
              <w:pStyle w:val="11"/>
              <w:ind w:left="7" w:right="1"/>
              <w:rPr>
                <w:sz w:val="18"/>
              </w:rPr>
            </w:pPr>
            <w:r>
              <w:rPr>
                <w:spacing w:val="-2"/>
                <w:sz w:val="18"/>
              </w:rPr>
              <w:t>0.139</w:t>
            </w:r>
          </w:p>
        </w:tc>
        <w:tc>
          <w:tcPr>
            <w:tcW w:w="991" w:type="dxa"/>
          </w:tcPr>
          <w:p>
            <w:pPr>
              <w:pStyle w:val="11"/>
              <w:ind w:left="202"/>
              <w:jc w:val="left"/>
              <w:rPr>
                <w:sz w:val="18"/>
              </w:rPr>
            </w:pPr>
            <w:r>
              <w:rPr>
                <w:spacing w:val="-2"/>
                <w:sz w:val="18"/>
              </w:rPr>
              <w:t>0.004</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LC3</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0.017</w:t>
            </w:r>
          </w:p>
        </w:tc>
        <w:tc>
          <w:tcPr>
            <w:tcW w:w="902" w:type="dxa"/>
          </w:tcPr>
          <w:p>
            <w:pPr>
              <w:pStyle w:val="11"/>
              <w:ind w:left="7" w:right="1"/>
              <w:rPr>
                <w:sz w:val="18"/>
              </w:rPr>
            </w:pPr>
            <w:r>
              <w:rPr>
                <w:spacing w:val="-2"/>
                <w:sz w:val="18"/>
              </w:rPr>
              <w:t>0.028</w:t>
            </w:r>
          </w:p>
        </w:tc>
        <w:tc>
          <w:tcPr>
            <w:tcW w:w="991" w:type="dxa"/>
          </w:tcPr>
          <w:p>
            <w:pPr>
              <w:pStyle w:val="11"/>
              <w:ind w:left="202"/>
              <w:jc w:val="left"/>
              <w:rPr>
                <w:sz w:val="18"/>
              </w:rPr>
            </w:pPr>
            <w:r>
              <w:rPr>
                <w:spacing w:val="-2"/>
                <w:sz w:val="18"/>
              </w:rPr>
              <w:t>0.006</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0.94</w:t>
            </w:r>
          </w:p>
        </w:tc>
        <w:tc>
          <w:tcPr>
            <w:tcW w:w="902" w:type="dxa"/>
          </w:tcPr>
          <w:p>
            <w:pPr>
              <w:pStyle w:val="11"/>
              <w:ind w:left="7" w:right="1"/>
              <w:rPr>
                <w:sz w:val="18"/>
              </w:rPr>
            </w:pPr>
            <w:r>
              <w:rPr>
                <w:spacing w:val="-2"/>
                <w:sz w:val="18"/>
              </w:rPr>
              <w:t>0.138</w:t>
            </w:r>
          </w:p>
        </w:tc>
        <w:tc>
          <w:tcPr>
            <w:tcW w:w="991" w:type="dxa"/>
          </w:tcPr>
          <w:p>
            <w:pPr>
              <w:pStyle w:val="11"/>
              <w:ind w:left="202"/>
              <w:jc w:val="left"/>
              <w:rPr>
                <w:sz w:val="18"/>
              </w:rPr>
            </w:pPr>
            <w:r>
              <w:rPr>
                <w:spacing w:val="-2"/>
                <w:sz w:val="18"/>
              </w:rPr>
              <w:t>0.981</w:t>
            </w:r>
          </w:p>
        </w:tc>
        <w:tc>
          <w:tcPr>
            <w:tcW w:w="1141" w:type="dxa"/>
          </w:tcPr>
          <w:p>
            <w:pPr>
              <w:pStyle w:val="11"/>
              <w:ind w:right="62"/>
              <w:rPr>
                <w:sz w:val="18"/>
              </w:rPr>
            </w:pPr>
            <w:r>
              <w:rPr>
                <w:spacing w:val="-4"/>
                <w:sz w:val="18"/>
              </w:rPr>
              <w:t>0.46</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0.04</w:t>
            </w:r>
          </w:p>
        </w:tc>
        <w:tc>
          <w:tcPr>
            <w:tcW w:w="902" w:type="dxa"/>
          </w:tcPr>
          <w:p>
            <w:pPr>
              <w:pStyle w:val="11"/>
              <w:ind w:left="7" w:right="1"/>
              <w:rPr>
                <w:sz w:val="18"/>
              </w:rPr>
            </w:pPr>
            <w:r>
              <w:rPr>
                <w:spacing w:val="-2"/>
                <w:sz w:val="18"/>
              </w:rPr>
              <w:t>0.131</w:t>
            </w:r>
          </w:p>
        </w:tc>
        <w:tc>
          <w:tcPr>
            <w:tcW w:w="991" w:type="dxa"/>
          </w:tcPr>
          <w:p>
            <w:pPr>
              <w:pStyle w:val="11"/>
              <w:ind w:left="202"/>
              <w:jc w:val="left"/>
              <w:rPr>
                <w:sz w:val="18"/>
              </w:rPr>
            </w:pPr>
            <w:r>
              <w:rPr>
                <w:spacing w:val="-2"/>
                <w:sz w:val="18"/>
              </w:rPr>
              <w:t>0.005</w:t>
            </w:r>
          </w:p>
        </w:tc>
        <w:tc>
          <w:tcPr>
            <w:tcW w:w="1141" w:type="dxa"/>
          </w:tcPr>
          <w:p>
            <w:pPr>
              <w:pStyle w:val="11"/>
              <w:ind w:left="3" w:right="62"/>
              <w:rPr>
                <w:sz w:val="18"/>
              </w:rPr>
            </w:pPr>
            <w:r>
              <w:rPr>
                <w:spacing w:val="-10"/>
                <w:sz w:val="18"/>
              </w:rPr>
              <w:t>0</w:t>
            </w:r>
          </w:p>
        </w:tc>
        <w:tc>
          <w:tcPr>
            <w:tcW w:w="874" w:type="dxa"/>
          </w:tcPr>
          <w:p>
            <w:pPr>
              <w:pStyle w:val="11"/>
              <w:ind w:left="451"/>
              <w:jc w:val="left"/>
              <w:rPr>
                <w:sz w:val="18"/>
              </w:rPr>
            </w:pPr>
            <w:r>
              <w:rPr>
                <w:spacing w:val="-5"/>
                <w:sz w:val="18"/>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0.02</w:t>
            </w:r>
          </w:p>
        </w:tc>
        <w:tc>
          <w:tcPr>
            <w:tcW w:w="902" w:type="dxa"/>
          </w:tcPr>
          <w:p>
            <w:pPr>
              <w:pStyle w:val="11"/>
              <w:ind w:left="7" w:right="1"/>
              <w:rPr>
                <w:sz w:val="18"/>
              </w:rPr>
            </w:pPr>
            <w:r>
              <w:rPr>
                <w:spacing w:val="-2"/>
                <w:sz w:val="18"/>
              </w:rPr>
              <w:t>0.035</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line="188" w:lineRule="exact"/>
              <w:ind w:right="20"/>
              <w:rPr>
                <w:sz w:val="18"/>
              </w:rPr>
            </w:pPr>
            <w:r>
              <w:rPr>
                <w:spacing w:val="-4"/>
                <w:sz w:val="18"/>
              </w:rPr>
              <w:t>2019</w:t>
            </w:r>
          </w:p>
        </w:tc>
        <w:tc>
          <w:tcPr>
            <w:tcW w:w="830" w:type="dxa"/>
          </w:tcPr>
          <w:p>
            <w:pPr>
              <w:pStyle w:val="11"/>
              <w:spacing w:line="188" w:lineRule="exact"/>
              <w:ind w:left="9" w:right="38"/>
              <w:rPr>
                <w:sz w:val="18"/>
              </w:rPr>
            </w:pPr>
            <w:r>
              <w:rPr>
                <w:spacing w:val="-2"/>
                <w:sz w:val="18"/>
              </w:rPr>
              <w:t>adybeet</w:t>
            </w:r>
          </w:p>
        </w:tc>
        <w:tc>
          <w:tcPr>
            <w:tcW w:w="664" w:type="dxa"/>
          </w:tcPr>
          <w:p>
            <w:pPr>
              <w:pStyle w:val="11"/>
              <w:spacing w:line="188" w:lineRule="exact"/>
              <w:ind w:right="61"/>
              <w:rPr>
                <w:sz w:val="18"/>
              </w:rPr>
            </w:pPr>
            <w:r>
              <w:rPr>
                <w:spacing w:val="-5"/>
                <w:sz w:val="18"/>
              </w:rPr>
              <w:t>LO3</w:t>
            </w:r>
          </w:p>
        </w:tc>
        <w:tc>
          <w:tcPr>
            <w:tcW w:w="1105" w:type="dxa"/>
          </w:tcPr>
          <w:p>
            <w:pPr>
              <w:pStyle w:val="11"/>
              <w:spacing w:line="188" w:lineRule="exact"/>
              <w:ind w:left="20"/>
              <w:rPr>
                <w:sz w:val="18"/>
              </w:rPr>
            </w:pPr>
            <w:r>
              <w:rPr>
                <w:spacing w:val="-2"/>
                <w:sz w:val="18"/>
              </w:rPr>
              <w:t>Tillering</w:t>
            </w:r>
          </w:p>
        </w:tc>
        <w:tc>
          <w:tcPr>
            <w:tcW w:w="1728" w:type="dxa"/>
          </w:tcPr>
          <w:p>
            <w:pPr>
              <w:pStyle w:val="11"/>
              <w:spacing w:line="188" w:lineRule="exact"/>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line="188" w:lineRule="exact"/>
              <w:ind w:left="2" w:right="40"/>
              <w:rPr>
                <w:sz w:val="18"/>
              </w:rPr>
            </w:pPr>
            <w:r>
              <w:rPr>
                <w:spacing w:val="-2"/>
                <w:sz w:val="18"/>
              </w:rPr>
              <w:t>0.901</w:t>
            </w:r>
          </w:p>
        </w:tc>
        <w:tc>
          <w:tcPr>
            <w:tcW w:w="902" w:type="dxa"/>
          </w:tcPr>
          <w:p>
            <w:pPr>
              <w:pStyle w:val="11"/>
              <w:spacing w:line="188" w:lineRule="exact"/>
              <w:ind w:left="7" w:right="1"/>
              <w:rPr>
                <w:sz w:val="18"/>
              </w:rPr>
            </w:pPr>
            <w:r>
              <w:rPr>
                <w:spacing w:val="-2"/>
                <w:sz w:val="18"/>
              </w:rPr>
              <w:t>0.215</w:t>
            </w:r>
          </w:p>
        </w:tc>
        <w:tc>
          <w:tcPr>
            <w:tcW w:w="991" w:type="dxa"/>
          </w:tcPr>
          <w:p>
            <w:pPr>
              <w:pStyle w:val="11"/>
              <w:spacing w:line="188" w:lineRule="exact"/>
              <w:ind w:left="202"/>
              <w:jc w:val="left"/>
              <w:rPr>
                <w:sz w:val="18"/>
              </w:rPr>
            </w:pPr>
            <w:r>
              <w:rPr>
                <w:spacing w:val="-2"/>
                <w:sz w:val="18"/>
              </w:rPr>
              <w:t>0.969</w:t>
            </w:r>
          </w:p>
        </w:tc>
        <w:tc>
          <w:tcPr>
            <w:tcW w:w="1141" w:type="dxa"/>
          </w:tcPr>
          <w:p>
            <w:pPr>
              <w:pStyle w:val="11"/>
              <w:spacing w:line="188" w:lineRule="exact"/>
              <w:ind w:left="2" w:right="62"/>
              <w:rPr>
                <w:sz w:val="18"/>
              </w:rPr>
            </w:pPr>
            <w:r>
              <w:rPr>
                <w:spacing w:val="-2"/>
                <w:sz w:val="18"/>
              </w:rPr>
              <w:t>0.049</w:t>
            </w:r>
          </w:p>
        </w:tc>
        <w:tc>
          <w:tcPr>
            <w:tcW w:w="874" w:type="dxa"/>
          </w:tcPr>
          <w:p>
            <w:pPr>
              <w:pStyle w:val="11"/>
              <w:spacing w:line="188" w:lineRule="exact"/>
              <w:ind w:left="348"/>
              <w:jc w:val="left"/>
              <w:rPr>
                <w:sz w:val="18"/>
              </w:rPr>
            </w:pPr>
            <w:r>
              <w:rPr>
                <w:spacing w:val="-2"/>
                <w:sz w:val="18"/>
              </w:rPr>
              <w:t>0.999</w:t>
            </w:r>
          </w:p>
        </w:tc>
      </w:tr>
    </w:tbl>
    <w:p>
      <w:pPr>
        <w:spacing w:after="0" w:line="188" w:lineRule="exact"/>
        <w:jc w:val="left"/>
        <w:rPr>
          <w:sz w:val="18"/>
        </w:rPr>
        <w:sectPr>
          <w:footerReference r:id="rId46" w:type="default"/>
          <w:pgSz w:w="12240" w:h="15840"/>
          <w:pgMar w:top="1160" w:right="60" w:bottom="280" w:left="0" w:header="0" w:footer="0" w:gutter="0"/>
          <w:cols w:space="720" w:num="1"/>
        </w:sectPr>
      </w:pPr>
    </w:p>
    <w:tbl>
      <w:tblPr>
        <w:tblStyle w:val="5"/>
        <w:tblW w:w="0" w:type="auto"/>
        <w:tblInd w:w="10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
        <w:gridCol w:w="830"/>
        <w:gridCol w:w="664"/>
        <w:gridCol w:w="1105"/>
        <w:gridCol w:w="1728"/>
        <w:gridCol w:w="889"/>
        <w:gridCol w:w="902"/>
        <w:gridCol w:w="991"/>
        <w:gridCol w:w="1141"/>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before="0" w:line="205" w:lineRule="exact"/>
              <w:ind w:right="20"/>
              <w:rPr>
                <w:sz w:val="18"/>
              </w:rPr>
            </w:pPr>
            <w:r>
              <w:rPr>
                <w:spacing w:val="-4"/>
                <w:sz w:val="18"/>
              </w:rPr>
              <w:t>2019</w:t>
            </w:r>
          </w:p>
        </w:tc>
        <w:tc>
          <w:tcPr>
            <w:tcW w:w="830" w:type="dxa"/>
          </w:tcPr>
          <w:p>
            <w:pPr>
              <w:pStyle w:val="11"/>
              <w:spacing w:before="0" w:line="205" w:lineRule="exact"/>
              <w:ind w:left="9" w:right="38"/>
              <w:rPr>
                <w:sz w:val="18"/>
              </w:rPr>
            </w:pPr>
            <w:r>
              <w:rPr>
                <w:spacing w:val="-2"/>
                <w:sz w:val="18"/>
              </w:rPr>
              <w:t>adybeet</w:t>
            </w:r>
          </w:p>
        </w:tc>
        <w:tc>
          <w:tcPr>
            <w:tcW w:w="664" w:type="dxa"/>
          </w:tcPr>
          <w:p>
            <w:pPr>
              <w:pStyle w:val="11"/>
              <w:spacing w:before="0" w:line="205" w:lineRule="exact"/>
              <w:ind w:right="61"/>
              <w:rPr>
                <w:sz w:val="18"/>
              </w:rPr>
            </w:pPr>
            <w:r>
              <w:rPr>
                <w:spacing w:val="-5"/>
                <w:sz w:val="18"/>
              </w:rPr>
              <w:t>LO3</w:t>
            </w:r>
          </w:p>
        </w:tc>
        <w:tc>
          <w:tcPr>
            <w:tcW w:w="1105" w:type="dxa"/>
          </w:tcPr>
          <w:p>
            <w:pPr>
              <w:pStyle w:val="11"/>
              <w:spacing w:before="0" w:line="205" w:lineRule="exact"/>
              <w:ind w:left="20"/>
              <w:rPr>
                <w:sz w:val="18"/>
              </w:rPr>
            </w:pPr>
            <w:r>
              <w:rPr>
                <w:spacing w:val="-2"/>
                <w:sz w:val="18"/>
              </w:rPr>
              <w:t>Tillering</w:t>
            </w:r>
          </w:p>
        </w:tc>
        <w:tc>
          <w:tcPr>
            <w:tcW w:w="1728" w:type="dxa"/>
          </w:tcPr>
          <w:p>
            <w:pPr>
              <w:pStyle w:val="11"/>
              <w:spacing w:before="0" w:line="205" w:lineRule="exact"/>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0" w:line="205" w:lineRule="exact"/>
              <w:ind w:left="2" w:right="40"/>
              <w:rPr>
                <w:sz w:val="18"/>
              </w:rPr>
            </w:pPr>
            <w:r>
              <w:rPr>
                <w:spacing w:val="-2"/>
                <w:sz w:val="18"/>
              </w:rPr>
              <w:t>0.054</w:t>
            </w:r>
          </w:p>
        </w:tc>
        <w:tc>
          <w:tcPr>
            <w:tcW w:w="902" w:type="dxa"/>
          </w:tcPr>
          <w:p>
            <w:pPr>
              <w:pStyle w:val="11"/>
              <w:spacing w:before="0" w:line="205" w:lineRule="exact"/>
              <w:ind w:left="7" w:right="1"/>
              <w:rPr>
                <w:sz w:val="18"/>
              </w:rPr>
            </w:pPr>
            <w:r>
              <w:rPr>
                <w:spacing w:val="-2"/>
                <w:sz w:val="18"/>
              </w:rPr>
              <w:t>0.179</w:t>
            </w:r>
          </w:p>
        </w:tc>
        <w:tc>
          <w:tcPr>
            <w:tcW w:w="991" w:type="dxa"/>
          </w:tcPr>
          <w:p>
            <w:pPr>
              <w:pStyle w:val="11"/>
              <w:spacing w:before="0" w:line="205" w:lineRule="exact"/>
              <w:ind w:left="202"/>
              <w:jc w:val="left"/>
              <w:rPr>
                <w:sz w:val="18"/>
              </w:rPr>
            </w:pPr>
            <w:r>
              <w:rPr>
                <w:spacing w:val="-2"/>
                <w:sz w:val="18"/>
              </w:rPr>
              <w:t>0.007</w:t>
            </w:r>
          </w:p>
        </w:tc>
        <w:tc>
          <w:tcPr>
            <w:tcW w:w="1141" w:type="dxa"/>
          </w:tcPr>
          <w:p>
            <w:pPr>
              <w:pStyle w:val="11"/>
              <w:spacing w:before="0" w:line="205" w:lineRule="exact"/>
              <w:ind w:left="3" w:right="62"/>
              <w:rPr>
                <w:sz w:val="18"/>
              </w:rPr>
            </w:pPr>
            <w:r>
              <w:rPr>
                <w:spacing w:val="-10"/>
                <w:sz w:val="18"/>
              </w:rPr>
              <w:t>0</w:t>
            </w:r>
          </w:p>
        </w:tc>
        <w:tc>
          <w:tcPr>
            <w:tcW w:w="874" w:type="dxa"/>
          </w:tcPr>
          <w:p>
            <w:pPr>
              <w:pStyle w:val="11"/>
              <w:spacing w:before="0" w:line="205" w:lineRule="exact"/>
              <w:ind w:left="348"/>
              <w:jc w:val="left"/>
              <w:rPr>
                <w:sz w:val="18"/>
              </w:rPr>
            </w:pPr>
            <w:r>
              <w:rPr>
                <w:spacing w:val="-2"/>
                <w:sz w:val="18"/>
              </w:rPr>
              <w:t>0.891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0.045</w:t>
            </w:r>
          </w:p>
        </w:tc>
        <w:tc>
          <w:tcPr>
            <w:tcW w:w="902" w:type="dxa"/>
          </w:tcPr>
          <w:p>
            <w:pPr>
              <w:pStyle w:val="11"/>
              <w:ind w:left="7" w:right="1"/>
              <w:rPr>
                <w:sz w:val="18"/>
              </w:rPr>
            </w:pPr>
            <w:r>
              <w:rPr>
                <w:spacing w:val="-2"/>
                <w:sz w:val="18"/>
              </w:rPr>
              <w:t>0.121</w:t>
            </w:r>
          </w:p>
        </w:tc>
        <w:tc>
          <w:tcPr>
            <w:tcW w:w="991" w:type="dxa"/>
          </w:tcPr>
          <w:p>
            <w:pPr>
              <w:pStyle w:val="11"/>
              <w:ind w:left="202"/>
              <w:jc w:val="left"/>
              <w:rPr>
                <w:sz w:val="18"/>
              </w:rPr>
            </w:pPr>
            <w:r>
              <w:rPr>
                <w:spacing w:val="-2"/>
                <w:sz w:val="18"/>
              </w:rPr>
              <w:t>0.015</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LO3</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0.958</w:t>
            </w:r>
          </w:p>
        </w:tc>
        <w:tc>
          <w:tcPr>
            <w:tcW w:w="902" w:type="dxa"/>
          </w:tcPr>
          <w:p>
            <w:pPr>
              <w:pStyle w:val="11"/>
              <w:spacing w:before="54"/>
              <w:ind w:left="7" w:right="1"/>
              <w:rPr>
                <w:sz w:val="18"/>
              </w:rPr>
            </w:pPr>
            <w:r>
              <w:rPr>
                <w:spacing w:val="-2"/>
                <w:sz w:val="18"/>
              </w:rPr>
              <w:t>0.154</w:t>
            </w:r>
          </w:p>
        </w:tc>
        <w:tc>
          <w:tcPr>
            <w:tcW w:w="991" w:type="dxa"/>
          </w:tcPr>
          <w:p>
            <w:pPr>
              <w:pStyle w:val="11"/>
              <w:spacing w:before="54"/>
              <w:ind w:left="202"/>
              <w:jc w:val="left"/>
              <w:rPr>
                <w:sz w:val="18"/>
              </w:rPr>
            </w:pPr>
            <w:r>
              <w:rPr>
                <w:spacing w:val="-2"/>
                <w:sz w:val="18"/>
              </w:rPr>
              <w:t>0.993</w:t>
            </w:r>
          </w:p>
        </w:tc>
        <w:tc>
          <w:tcPr>
            <w:tcW w:w="1141" w:type="dxa"/>
          </w:tcPr>
          <w:p>
            <w:pPr>
              <w:pStyle w:val="11"/>
              <w:spacing w:before="54"/>
              <w:ind w:left="2" w:right="62"/>
              <w:rPr>
                <w:sz w:val="18"/>
              </w:rPr>
            </w:pPr>
            <w:r>
              <w:rPr>
                <w:spacing w:val="-2"/>
                <w:sz w:val="18"/>
              </w:rPr>
              <w:t>0.242</w:t>
            </w:r>
          </w:p>
        </w:tc>
        <w:tc>
          <w:tcPr>
            <w:tcW w:w="874" w:type="dxa"/>
          </w:tcPr>
          <w:p>
            <w:pPr>
              <w:pStyle w:val="11"/>
              <w:spacing w:before="54"/>
              <w:ind w:left="528"/>
              <w:jc w:val="left"/>
              <w:rPr>
                <w:sz w:val="18"/>
              </w:rPr>
            </w:pPr>
            <w:r>
              <w:rPr>
                <w:spacing w:val="-10"/>
                <w:sz w:val="1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0.034</w:t>
            </w:r>
          </w:p>
        </w:tc>
        <w:tc>
          <w:tcPr>
            <w:tcW w:w="902" w:type="dxa"/>
          </w:tcPr>
          <w:p>
            <w:pPr>
              <w:pStyle w:val="11"/>
              <w:ind w:left="7" w:right="1"/>
              <w:rPr>
                <w:sz w:val="18"/>
              </w:rPr>
            </w:pPr>
            <w:r>
              <w:rPr>
                <w:spacing w:val="-2"/>
                <w:sz w:val="18"/>
              </w:rPr>
              <w:t>0.152</w:t>
            </w:r>
          </w:p>
        </w:tc>
        <w:tc>
          <w:tcPr>
            <w:tcW w:w="991" w:type="dxa"/>
          </w:tcPr>
          <w:p>
            <w:pPr>
              <w:pStyle w:val="11"/>
              <w:ind w:left="202"/>
              <w:jc w:val="left"/>
              <w:rPr>
                <w:sz w:val="18"/>
              </w:rPr>
            </w:pPr>
            <w:r>
              <w:rPr>
                <w:spacing w:val="-2"/>
                <w:sz w:val="18"/>
              </w:rPr>
              <w:t>0.002</w:t>
            </w:r>
          </w:p>
        </w:tc>
        <w:tc>
          <w:tcPr>
            <w:tcW w:w="1141" w:type="dxa"/>
          </w:tcPr>
          <w:p>
            <w:pPr>
              <w:pStyle w:val="11"/>
              <w:ind w:left="3" w:right="62"/>
              <w:rPr>
                <w:sz w:val="18"/>
              </w:rPr>
            </w:pPr>
            <w:r>
              <w:rPr>
                <w:spacing w:val="-10"/>
                <w:sz w:val="18"/>
              </w:rPr>
              <w:t>0</w:t>
            </w:r>
          </w:p>
        </w:tc>
        <w:tc>
          <w:tcPr>
            <w:tcW w:w="874" w:type="dxa"/>
          </w:tcPr>
          <w:p>
            <w:pPr>
              <w:pStyle w:val="11"/>
              <w:ind w:left="398"/>
              <w:jc w:val="left"/>
              <w:rPr>
                <w:sz w:val="18"/>
              </w:rPr>
            </w:pPr>
            <w:r>
              <w:rPr>
                <w:spacing w:val="-4"/>
                <w:sz w:val="18"/>
              </w:rPr>
              <w:t>0.74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LO3</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0.008</w:t>
            </w:r>
          </w:p>
        </w:tc>
        <w:tc>
          <w:tcPr>
            <w:tcW w:w="902" w:type="dxa"/>
          </w:tcPr>
          <w:p>
            <w:pPr>
              <w:pStyle w:val="11"/>
              <w:ind w:left="7" w:right="1"/>
              <w:rPr>
                <w:sz w:val="18"/>
              </w:rPr>
            </w:pPr>
            <w:r>
              <w:rPr>
                <w:spacing w:val="-2"/>
                <w:sz w:val="18"/>
              </w:rPr>
              <w:t>0.018</w:t>
            </w:r>
          </w:p>
        </w:tc>
        <w:tc>
          <w:tcPr>
            <w:tcW w:w="991" w:type="dxa"/>
          </w:tcPr>
          <w:p>
            <w:pPr>
              <w:pStyle w:val="11"/>
              <w:ind w:left="202"/>
              <w:jc w:val="left"/>
              <w:rPr>
                <w:sz w:val="18"/>
              </w:rPr>
            </w:pPr>
            <w:r>
              <w:rPr>
                <w:spacing w:val="-2"/>
                <w:sz w:val="18"/>
              </w:rPr>
              <w:t>0.003</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0.049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MC2</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0.92</w:t>
            </w:r>
          </w:p>
        </w:tc>
        <w:tc>
          <w:tcPr>
            <w:tcW w:w="902" w:type="dxa"/>
          </w:tcPr>
          <w:p>
            <w:pPr>
              <w:pStyle w:val="11"/>
              <w:ind w:left="7" w:right="1"/>
              <w:rPr>
                <w:sz w:val="18"/>
              </w:rPr>
            </w:pPr>
            <w:r>
              <w:rPr>
                <w:spacing w:val="-2"/>
                <w:sz w:val="18"/>
              </w:rPr>
              <w:t>0.152</w:t>
            </w:r>
          </w:p>
        </w:tc>
        <w:tc>
          <w:tcPr>
            <w:tcW w:w="991" w:type="dxa"/>
          </w:tcPr>
          <w:p>
            <w:pPr>
              <w:pStyle w:val="11"/>
              <w:ind w:left="202"/>
              <w:jc w:val="left"/>
              <w:rPr>
                <w:sz w:val="18"/>
              </w:rPr>
            </w:pPr>
            <w:r>
              <w:rPr>
                <w:spacing w:val="-2"/>
                <w:sz w:val="18"/>
              </w:rPr>
              <w:t>0.961</w:t>
            </w:r>
          </w:p>
        </w:tc>
        <w:tc>
          <w:tcPr>
            <w:tcW w:w="1141" w:type="dxa"/>
          </w:tcPr>
          <w:p>
            <w:pPr>
              <w:pStyle w:val="11"/>
              <w:ind w:left="2" w:right="62"/>
              <w:rPr>
                <w:sz w:val="18"/>
              </w:rPr>
            </w:pPr>
            <w:r>
              <w:rPr>
                <w:spacing w:val="-2"/>
                <w:sz w:val="18"/>
              </w:rPr>
              <w:t>0.222</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MC2</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0.05</w:t>
            </w:r>
          </w:p>
        </w:tc>
        <w:tc>
          <w:tcPr>
            <w:tcW w:w="902" w:type="dxa"/>
          </w:tcPr>
          <w:p>
            <w:pPr>
              <w:pStyle w:val="11"/>
              <w:ind w:left="7" w:right="1"/>
              <w:rPr>
                <w:sz w:val="18"/>
              </w:rPr>
            </w:pPr>
            <w:r>
              <w:rPr>
                <w:spacing w:val="-2"/>
                <w:sz w:val="18"/>
              </w:rPr>
              <w:t>0.146</w:t>
            </w:r>
          </w:p>
        </w:tc>
        <w:tc>
          <w:tcPr>
            <w:tcW w:w="991" w:type="dxa"/>
          </w:tcPr>
          <w:p>
            <w:pPr>
              <w:pStyle w:val="11"/>
              <w:ind w:left="202"/>
              <w:jc w:val="left"/>
              <w:rPr>
                <w:sz w:val="18"/>
              </w:rPr>
            </w:pPr>
            <w:r>
              <w:rPr>
                <w:spacing w:val="-2"/>
                <w:sz w:val="18"/>
              </w:rPr>
              <w:t>0.011</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0.708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MC2</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0.03</w:t>
            </w:r>
          </w:p>
        </w:tc>
        <w:tc>
          <w:tcPr>
            <w:tcW w:w="902" w:type="dxa"/>
          </w:tcPr>
          <w:p>
            <w:pPr>
              <w:pStyle w:val="11"/>
              <w:ind w:left="7" w:right="1"/>
              <w:rPr>
                <w:sz w:val="18"/>
              </w:rPr>
            </w:pPr>
            <w:r>
              <w:rPr>
                <w:spacing w:val="-2"/>
                <w:sz w:val="18"/>
              </w:rPr>
              <w:t>0.037</w:t>
            </w:r>
          </w:p>
        </w:tc>
        <w:tc>
          <w:tcPr>
            <w:tcW w:w="991" w:type="dxa"/>
          </w:tcPr>
          <w:p>
            <w:pPr>
              <w:pStyle w:val="11"/>
              <w:ind w:left="202"/>
              <w:jc w:val="left"/>
              <w:rPr>
                <w:sz w:val="18"/>
              </w:rPr>
            </w:pPr>
            <w:r>
              <w:rPr>
                <w:spacing w:val="-2"/>
                <w:sz w:val="18"/>
              </w:rPr>
              <w:t>0.017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MC3</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0.872</w:t>
            </w:r>
          </w:p>
        </w:tc>
        <w:tc>
          <w:tcPr>
            <w:tcW w:w="902" w:type="dxa"/>
          </w:tcPr>
          <w:p>
            <w:pPr>
              <w:pStyle w:val="11"/>
              <w:ind w:left="7" w:right="1"/>
              <w:rPr>
                <w:sz w:val="18"/>
              </w:rPr>
            </w:pPr>
            <w:r>
              <w:rPr>
                <w:spacing w:val="-2"/>
                <w:sz w:val="18"/>
              </w:rPr>
              <w:t>0.163</w:t>
            </w:r>
          </w:p>
        </w:tc>
        <w:tc>
          <w:tcPr>
            <w:tcW w:w="991" w:type="dxa"/>
          </w:tcPr>
          <w:p>
            <w:pPr>
              <w:pStyle w:val="11"/>
              <w:ind w:left="252"/>
              <w:jc w:val="left"/>
              <w:rPr>
                <w:sz w:val="18"/>
              </w:rPr>
            </w:pPr>
            <w:r>
              <w:rPr>
                <w:spacing w:val="-4"/>
                <w:sz w:val="18"/>
              </w:rPr>
              <w:t>0.93</w:t>
            </w:r>
          </w:p>
        </w:tc>
        <w:tc>
          <w:tcPr>
            <w:tcW w:w="1141" w:type="dxa"/>
          </w:tcPr>
          <w:p>
            <w:pPr>
              <w:pStyle w:val="11"/>
              <w:ind w:left="2" w:right="62"/>
              <w:rPr>
                <w:sz w:val="18"/>
              </w:rPr>
            </w:pPr>
            <w:r>
              <w:rPr>
                <w:spacing w:val="-2"/>
                <w:sz w:val="18"/>
              </w:rPr>
              <w:t>0.352</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MC3</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0.073</w:t>
            </w:r>
          </w:p>
        </w:tc>
        <w:tc>
          <w:tcPr>
            <w:tcW w:w="902" w:type="dxa"/>
          </w:tcPr>
          <w:p>
            <w:pPr>
              <w:pStyle w:val="11"/>
              <w:ind w:left="7" w:right="1"/>
              <w:rPr>
                <w:sz w:val="18"/>
              </w:rPr>
            </w:pPr>
            <w:r>
              <w:rPr>
                <w:spacing w:val="-2"/>
                <w:sz w:val="18"/>
              </w:rPr>
              <w:t>0.147</w:t>
            </w:r>
          </w:p>
        </w:tc>
        <w:tc>
          <w:tcPr>
            <w:tcW w:w="991" w:type="dxa"/>
          </w:tcPr>
          <w:p>
            <w:pPr>
              <w:pStyle w:val="11"/>
              <w:ind w:left="202"/>
              <w:jc w:val="left"/>
              <w:rPr>
                <w:sz w:val="18"/>
              </w:rPr>
            </w:pPr>
            <w:r>
              <w:rPr>
                <w:spacing w:val="-2"/>
                <w:sz w:val="18"/>
              </w:rPr>
              <w:t>0.019</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0.581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MC3</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0.055</w:t>
            </w:r>
          </w:p>
        </w:tc>
        <w:tc>
          <w:tcPr>
            <w:tcW w:w="902" w:type="dxa"/>
          </w:tcPr>
          <w:p>
            <w:pPr>
              <w:pStyle w:val="11"/>
              <w:ind w:left="7" w:right="1"/>
              <w:rPr>
                <w:sz w:val="18"/>
              </w:rPr>
            </w:pPr>
            <w:r>
              <w:rPr>
                <w:spacing w:val="-2"/>
                <w:sz w:val="18"/>
              </w:rPr>
              <w:t>0.071</w:t>
            </w:r>
          </w:p>
        </w:tc>
        <w:tc>
          <w:tcPr>
            <w:tcW w:w="991" w:type="dxa"/>
          </w:tcPr>
          <w:p>
            <w:pPr>
              <w:pStyle w:val="11"/>
              <w:ind w:left="202"/>
              <w:jc w:val="left"/>
              <w:rPr>
                <w:sz w:val="18"/>
              </w:rPr>
            </w:pPr>
            <w:r>
              <w:rPr>
                <w:spacing w:val="-2"/>
                <w:sz w:val="18"/>
              </w:rPr>
              <w:t>0.027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0.265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MC3</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0.943</w:t>
            </w:r>
          </w:p>
        </w:tc>
        <w:tc>
          <w:tcPr>
            <w:tcW w:w="902" w:type="dxa"/>
          </w:tcPr>
          <w:p>
            <w:pPr>
              <w:pStyle w:val="11"/>
              <w:ind w:left="7" w:right="1"/>
              <w:rPr>
                <w:sz w:val="18"/>
              </w:rPr>
            </w:pPr>
            <w:r>
              <w:rPr>
                <w:spacing w:val="-2"/>
                <w:sz w:val="18"/>
              </w:rPr>
              <w:t>0.143</w:t>
            </w:r>
          </w:p>
        </w:tc>
        <w:tc>
          <w:tcPr>
            <w:tcW w:w="991" w:type="dxa"/>
          </w:tcPr>
          <w:p>
            <w:pPr>
              <w:pStyle w:val="11"/>
              <w:ind w:left="202"/>
              <w:jc w:val="left"/>
              <w:rPr>
                <w:sz w:val="18"/>
              </w:rPr>
            </w:pPr>
            <w:r>
              <w:rPr>
                <w:spacing w:val="-2"/>
                <w:sz w:val="18"/>
              </w:rPr>
              <w:t>0.983</w:t>
            </w:r>
          </w:p>
        </w:tc>
        <w:tc>
          <w:tcPr>
            <w:tcW w:w="1141" w:type="dxa"/>
          </w:tcPr>
          <w:p>
            <w:pPr>
              <w:pStyle w:val="11"/>
              <w:ind w:left="2" w:right="62"/>
              <w:rPr>
                <w:sz w:val="18"/>
              </w:rPr>
            </w:pPr>
            <w:r>
              <w:rPr>
                <w:spacing w:val="-2"/>
                <w:sz w:val="18"/>
              </w:rPr>
              <w:t>0.504</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MC3</w:t>
            </w:r>
          </w:p>
        </w:tc>
        <w:tc>
          <w:tcPr>
            <w:tcW w:w="1105" w:type="dxa"/>
          </w:tcPr>
          <w:p>
            <w:pPr>
              <w:pStyle w:val="11"/>
              <w:spacing w:before="54"/>
              <w:ind w:left="20" w:right="3"/>
              <w:rPr>
                <w:sz w:val="18"/>
              </w:rPr>
            </w:pPr>
            <w:r>
              <w:rPr>
                <w:spacing w:val="-2"/>
                <w:sz w:val="18"/>
              </w:rPr>
              <w:t>Ripening</w:t>
            </w:r>
          </w:p>
        </w:tc>
        <w:tc>
          <w:tcPr>
            <w:tcW w:w="1728" w:type="dxa"/>
          </w:tcPr>
          <w:p>
            <w:pPr>
              <w:pStyle w:val="11"/>
              <w:spacing w:before="54"/>
              <w:ind w:right="61"/>
              <w:rPr>
                <w:sz w:val="18"/>
              </w:rPr>
            </w:pPr>
            <w:r>
              <w:rPr>
                <w:sz w:val="18"/>
              </w:rPr>
              <w:t>Tourist</w:t>
            </w:r>
            <w:r>
              <w:rPr>
                <w:spacing w:val="8"/>
                <w:sz w:val="18"/>
              </w:rPr>
              <w:t xml:space="preserve"> </w:t>
            </w:r>
            <w:r>
              <w:rPr>
                <w:spacing w:val="-2"/>
                <w:sz w:val="18"/>
              </w:rPr>
              <w:t>herbivore</w:t>
            </w:r>
          </w:p>
        </w:tc>
        <w:tc>
          <w:tcPr>
            <w:tcW w:w="889" w:type="dxa"/>
          </w:tcPr>
          <w:p>
            <w:pPr>
              <w:pStyle w:val="11"/>
              <w:spacing w:before="54"/>
              <w:ind w:right="40"/>
              <w:rPr>
                <w:sz w:val="18"/>
              </w:rPr>
            </w:pPr>
            <w:r>
              <w:rPr>
                <w:spacing w:val="-4"/>
                <w:sz w:val="18"/>
              </w:rPr>
              <w:t>0.04</w:t>
            </w:r>
          </w:p>
        </w:tc>
        <w:tc>
          <w:tcPr>
            <w:tcW w:w="902" w:type="dxa"/>
          </w:tcPr>
          <w:p>
            <w:pPr>
              <w:pStyle w:val="11"/>
              <w:spacing w:before="54"/>
              <w:ind w:left="7" w:right="1"/>
              <w:rPr>
                <w:sz w:val="18"/>
              </w:rPr>
            </w:pPr>
            <w:r>
              <w:rPr>
                <w:spacing w:val="-2"/>
                <w:sz w:val="18"/>
              </w:rPr>
              <w:t>0.139</w:t>
            </w:r>
          </w:p>
        </w:tc>
        <w:tc>
          <w:tcPr>
            <w:tcW w:w="991" w:type="dxa"/>
          </w:tcPr>
          <w:p>
            <w:pPr>
              <w:pStyle w:val="11"/>
              <w:spacing w:before="54"/>
              <w:ind w:left="202"/>
              <w:jc w:val="left"/>
              <w:rPr>
                <w:sz w:val="18"/>
              </w:rPr>
            </w:pPr>
            <w:r>
              <w:rPr>
                <w:spacing w:val="-2"/>
                <w:sz w:val="18"/>
              </w:rPr>
              <w:t>0.005</w:t>
            </w:r>
          </w:p>
        </w:tc>
        <w:tc>
          <w:tcPr>
            <w:tcW w:w="1141" w:type="dxa"/>
          </w:tcPr>
          <w:p>
            <w:pPr>
              <w:pStyle w:val="11"/>
              <w:spacing w:before="54"/>
              <w:ind w:left="3" w:right="62"/>
              <w:rPr>
                <w:sz w:val="18"/>
              </w:rPr>
            </w:pPr>
            <w:r>
              <w:rPr>
                <w:spacing w:val="-10"/>
                <w:sz w:val="18"/>
              </w:rPr>
              <w:t>0</w:t>
            </w:r>
          </w:p>
        </w:tc>
        <w:tc>
          <w:tcPr>
            <w:tcW w:w="874" w:type="dxa"/>
          </w:tcPr>
          <w:p>
            <w:pPr>
              <w:pStyle w:val="11"/>
              <w:spacing w:before="54"/>
              <w:ind w:left="348"/>
              <w:jc w:val="left"/>
              <w:rPr>
                <w:sz w:val="18"/>
              </w:rPr>
            </w:pPr>
            <w:r>
              <w:rPr>
                <w:spacing w:val="-2"/>
                <w:sz w:val="18"/>
              </w:rPr>
              <w:t>0.466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MC3</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0.017</w:t>
            </w:r>
          </w:p>
        </w:tc>
        <w:tc>
          <w:tcPr>
            <w:tcW w:w="902" w:type="dxa"/>
          </w:tcPr>
          <w:p>
            <w:pPr>
              <w:pStyle w:val="11"/>
              <w:ind w:left="7" w:right="1"/>
              <w:rPr>
                <w:sz w:val="18"/>
              </w:rPr>
            </w:pPr>
            <w:r>
              <w:rPr>
                <w:spacing w:val="-2"/>
                <w:sz w:val="18"/>
              </w:rPr>
              <w:t>0.029</w:t>
            </w:r>
          </w:p>
        </w:tc>
        <w:tc>
          <w:tcPr>
            <w:tcW w:w="991" w:type="dxa"/>
          </w:tcPr>
          <w:p>
            <w:pPr>
              <w:pStyle w:val="11"/>
              <w:ind w:left="202"/>
              <w:jc w:val="left"/>
              <w:rPr>
                <w:sz w:val="18"/>
              </w:rPr>
            </w:pPr>
            <w:r>
              <w:rPr>
                <w:spacing w:val="-2"/>
                <w:sz w:val="18"/>
              </w:rPr>
              <w:t>0.006</w:t>
            </w:r>
          </w:p>
        </w:tc>
        <w:tc>
          <w:tcPr>
            <w:tcW w:w="1141" w:type="dxa"/>
          </w:tcPr>
          <w:p>
            <w:pPr>
              <w:pStyle w:val="11"/>
              <w:ind w:left="3" w:right="62"/>
              <w:rPr>
                <w:sz w:val="18"/>
              </w:rPr>
            </w:pPr>
            <w:r>
              <w:rPr>
                <w:spacing w:val="-10"/>
                <w:sz w:val="18"/>
              </w:rPr>
              <w:t>0</w:t>
            </w:r>
          </w:p>
        </w:tc>
        <w:tc>
          <w:tcPr>
            <w:tcW w:w="874" w:type="dxa"/>
          </w:tcPr>
          <w:p>
            <w:pPr>
              <w:pStyle w:val="11"/>
              <w:ind w:left="451"/>
              <w:jc w:val="left"/>
              <w:rPr>
                <w:sz w:val="18"/>
              </w:rPr>
            </w:pPr>
            <w:r>
              <w:rPr>
                <w:spacing w:val="-5"/>
                <w:sz w:val="18"/>
              </w:rPr>
              <w: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0.92</w:t>
            </w:r>
          </w:p>
        </w:tc>
        <w:tc>
          <w:tcPr>
            <w:tcW w:w="902" w:type="dxa"/>
          </w:tcPr>
          <w:p>
            <w:pPr>
              <w:pStyle w:val="11"/>
              <w:ind w:left="7" w:right="1"/>
              <w:rPr>
                <w:sz w:val="18"/>
              </w:rPr>
            </w:pPr>
            <w:r>
              <w:rPr>
                <w:spacing w:val="-2"/>
                <w:sz w:val="18"/>
              </w:rPr>
              <w:t>0.165</w:t>
            </w:r>
          </w:p>
        </w:tc>
        <w:tc>
          <w:tcPr>
            <w:tcW w:w="991" w:type="dxa"/>
          </w:tcPr>
          <w:p>
            <w:pPr>
              <w:pStyle w:val="11"/>
              <w:ind w:left="252"/>
              <w:jc w:val="left"/>
              <w:rPr>
                <w:sz w:val="18"/>
              </w:rPr>
            </w:pPr>
            <w:r>
              <w:rPr>
                <w:spacing w:val="-4"/>
                <w:sz w:val="18"/>
              </w:rPr>
              <w:t>0.98</w:t>
            </w:r>
          </w:p>
        </w:tc>
        <w:tc>
          <w:tcPr>
            <w:tcW w:w="1141" w:type="dxa"/>
          </w:tcPr>
          <w:p>
            <w:pPr>
              <w:pStyle w:val="11"/>
              <w:ind w:left="2" w:right="62"/>
              <w:rPr>
                <w:sz w:val="18"/>
              </w:rPr>
            </w:pPr>
            <w:r>
              <w:rPr>
                <w:spacing w:val="-2"/>
                <w:sz w:val="18"/>
              </w:rPr>
              <w:t>0.346</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0.044</w:t>
            </w:r>
          </w:p>
        </w:tc>
        <w:tc>
          <w:tcPr>
            <w:tcW w:w="902" w:type="dxa"/>
          </w:tcPr>
          <w:p>
            <w:pPr>
              <w:pStyle w:val="11"/>
              <w:ind w:left="7" w:right="1"/>
              <w:rPr>
                <w:sz w:val="18"/>
              </w:rPr>
            </w:pPr>
            <w:r>
              <w:rPr>
                <w:spacing w:val="-2"/>
                <w:sz w:val="18"/>
              </w:rPr>
              <w:t>0.139</w:t>
            </w:r>
          </w:p>
        </w:tc>
        <w:tc>
          <w:tcPr>
            <w:tcW w:w="991" w:type="dxa"/>
          </w:tcPr>
          <w:p>
            <w:pPr>
              <w:pStyle w:val="11"/>
              <w:ind w:left="202"/>
              <w:jc w:val="left"/>
              <w:rPr>
                <w:sz w:val="18"/>
              </w:rPr>
            </w:pPr>
            <w:r>
              <w:rPr>
                <w:spacing w:val="-2"/>
                <w:sz w:val="18"/>
              </w:rPr>
              <w:t>0.005</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MO1</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0.036</w:t>
            </w:r>
          </w:p>
        </w:tc>
        <w:tc>
          <w:tcPr>
            <w:tcW w:w="902" w:type="dxa"/>
          </w:tcPr>
          <w:p>
            <w:pPr>
              <w:pStyle w:val="11"/>
              <w:ind w:left="7" w:right="1"/>
              <w:rPr>
                <w:sz w:val="18"/>
              </w:rPr>
            </w:pPr>
            <w:r>
              <w:rPr>
                <w:spacing w:val="-2"/>
                <w:sz w:val="18"/>
              </w:rPr>
              <w:t>0.084</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0.307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Tillering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right="40"/>
              <w:rPr>
                <w:sz w:val="18"/>
              </w:rPr>
            </w:pPr>
            <w:r>
              <w:rPr>
                <w:spacing w:val="-4"/>
                <w:sz w:val="18"/>
              </w:rPr>
              <w:t>0.88</w:t>
            </w:r>
          </w:p>
        </w:tc>
        <w:tc>
          <w:tcPr>
            <w:tcW w:w="902" w:type="dxa"/>
          </w:tcPr>
          <w:p>
            <w:pPr>
              <w:pStyle w:val="11"/>
              <w:ind w:left="7" w:right="1"/>
              <w:rPr>
                <w:sz w:val="18"/>
              </w:rPr>
            </w:pPr>
            <w:r>
              <w:rPr>
                <w:spacing w:val="-2"/>
                <w:sz w:val="18"/>
              </w:rPr>
              <w:t>0.229</w:t>
            </w:r>
          </w:p>
        </w:tc>
        <w:tc>
          <w:tcPr>
            <w:tcW w:w="991" w:type="dxa"/>
          </w:tcPr>
          <w:p>
            <w:pPr>
              <w:pStyle w:val="11"/>
              <w:ind w:left="252"/>
              <w:jc w:val="left"/>
              <w:rPr>
                <w:sz w:val="18"/>
              </w:rPr>
            </w:pPr>
            <w:r>
              <w:rPr>
                <w:spacing w:val="-4"/>
                <w:sz w:val="18"/>
              </w:rPr>
              <w:t>0.96</w:t>
            </w:r>
          </w:p>
        </w:tc>
        <w:tc>
          <w:tcPr>
            <w:tcW w:w="1141" w:type="dxa"/>
          </w:tcPr>
          <w:p>
            <w:pPr>
              <w:pStyle w:val="11"/>
              <w:ind w:left="2" w:right="62"/>
              <w:rPr>
                <w:sz w:val="18"/>
              </w:rPr>
            </w:pPr>
            <w:r>
              <w:rPr>
                <w:spacing w:val="-2"/>
                <w:sz w:val="18"/>
              </w:rPr>
              <w:t>0.044</w:t>
            </w:r>
          </w:p>
        </w:tc>
        <w:tc>
          <w:tcPr>
            <w:tcW w:w="874" w:type="dxa"/>
          </w:tcPr>
          <w:p>
            <w:pPr>
              <w:pStyle w:val="11"/>
              <w:ind w:left="348"/>
              <w:jc w:val="lef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0.081</w:t>
            </w:r>
          </w:p>
        </w:tc>
        <w:tc>
          <w:tcPr>
            <w:tcW w:w="902" w:type="dxa"/>
          </w:tcPr>
          <w:p>
            <w:pPr>
              <w:pStyle w:val="11"/>
              <w:ind w:left="7" w:right="1"/>
              <w:rPr>
                <w:sz w:val="18"/>
              </w:rPr>
            </w:pPr>
            <w:r>
              <w:rPr>
                <w:spacing w:val="-2"/>
                <w:sz w:val="18"/>
              </w:rPr>
              <w:t>0.219</w:t>
            </w:r>
          </w:p>
        </w:tc>
        <w:tc>
          <w:tcPr>
            <w:tcW w:w="991" w:type="dxa"/>
          </w:tcPr>
          <w:p>
            <w:pPr>
              <w:pStyle w:val="11"/>
              <w:ind w:left="202"/>
              <w:jc w:val="left"/>
              <w:rPr>
                <w:sz w:val="18"/>
              </w:rPr>
            </w:pPr>
            <w:r>
              <w:rPr>
                <w:spacing w:val="-2"/>
                <w:sz w:val="18"/>
              </w:rPr>
              <w:t>0.008</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0.917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0.039</w:t>
            </w:r>
          </w:p>
        </w:tc>
        <w:tc>
          <w:tcPr>
            <w:tcW w:w="902" w:type="dxa"/>
          </w:tcPr>
          <w:p>
            <w:pPr>
              <w:pStyle w:val="11"/>
              <w:ind w:left="7" w:right="1"/>
              <w:rPr>
                <w:sz w:val="18"/>
              </w:rPr>
            </w:pPr>
            <w:r>
              <w:rPr>
                <w:spacing w:val="-2"/>
                <w:sz w:val="18"/>
              </w:rPr>
              <w:t>0.068</w:t>
            </w:r>
          </w:p>
        </w:tc>
        <w:tc>
          <w:tcPr>
            <w:tcW w:w="991" w:type="dxa"/>
          </w:tcPr>
          <w:p>
            <w:pPr>
              <w:pStyle w:val="11"/>
              <w:ind w:left="202"/>
              <w:jc w:val="left"/>
              <w:rPr>
                <w:sz w:val="18"/>
              </w:rPr>
            </w:pPr>
            <w:r>
              <w:rPr>
                <w:spacing w:val="-2"/>
                <w:sz w:val="18"/>
              </w:rPr>
              <w:t>0.018</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0.185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0.901</w:t>
            </w:r>
          </w:p>
        </w:tc>
        <w:tc>
          <w:tcPr>
            <w:tcW w:w="902" w:type="dxa"/>
          </w:tcPr>
          <w:p>
            <w:pPr>
              <w:pStyle w:val="11"/>
              <w:ind w:left="7" w:right="1"/>
              <w:rPr>
                <w:sz w:val="18"/>
              </w:rPr>
            </w:pPr>
            <w:r>
              <w:rPr>
                <w:spacing w:val="-2"/>
                <w:sz w:val="18"/>
              </w:rPr>
              <w:t>0.185</w:t>
            </w:r>
          </w:p>
        </w:tc>
        <w:tc>
          <w:tcPr>
            <w:tcW w:w="991" w:type="dxa"/>
          </w:tcPr>
          <w:p>
            <w:pPr>
              <w:pStyle w:val="11"/>
              <w:ind w:left="202"/>
              <w:jc w:val="left"/>
              <w:rPr>
                <w:sz w:val="18"/>
              </w:rPr>
            </w:pPr>
            <w:r>
              <w:rPr>
                <w:spacing w:val="-2"/>
                <w:sz w:val="18"/>
              </w:rPr>
              <w:t>0.964</w:t>
            </w:r>
          </w:p>
        </w:tc>
        <w:tc>
          <w:tcPr>
            <w:tcW w:w="1141" w:type="dxa"/>
          </w:tcPr>
          <w:p>
            <w:pPr>
              <w:pStyle w:val="11"/>
              <w:ind w:left="2" w:right="62"/>
              <w:rPr>
                <w:sz w:val="18"/>
              </w:rPr>
            </w:pPr>
            <w:r>
              <w:rPr>
                <w:spacing w:val="-2"/>
                <w:sz w:val="18"/>
              </w:rPr>
              <w:t>0.142</w:t>
            </w:r>
          </w:p>
        </w:tc>
        <w:tc>
          <w:tcPr>
            <w:tcW w:w="874" w:type="dxa"/>
          </w:tcPr>
          <w:p>
            <w:pPr>
              <w:pStyle w:val="11"/>
              <w:ind w:left="348"/>
              <w:jc w:val="lef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0.069</w:t>
            </w:r>
          </w:p>
        </w:tc>
        <w:tc>
          <w:tcPr>
            <w:tcW w:w="902" w:type="dxa"/>
          </w:tcPr>
          <w:p>
            <w:pPr>
              <w:pStyle w:val="11"/>
              <w:ind w:left="7" w:right="1"/>
              <w:rPr>
                <w:sz w:val="18"/>
              </w:rPr>
            </w:pPr>
            <w:r>
              <w:rPr>
                <w:spacing w:val="-2"/>
                <w:sz w:val="18"/>
              </w:rPr>
              <w:t>0.178</w:t>
            </w:r>
          </w:p>
        </w:tc>
        <w:tc>
          <w:tcPr>
            <w:tcW w:w="991" w:type="dxa"/>
          </w:tcPr>
          <w:p>
            <w:pPr>
              <w:pStyle w:val="11"/>
              <w:ind w:left="252"/>
              <w:jc w:val="left"/>
              <w:rPr>
                <w:sz w:val="18"/>
              </w:rPr>
            </w:pPr>
            <w:r>
              <w:rPr>
                <w:spacing w:val="-4"/>
                <w:sz w:val="18"/>
              </w:rPr>
              <w:t>0.01</w:t>
            </w:r>
          </w:p>
        </w:tc>
        <w:tc>
          <w:tcPr>
            <w:tcW w:w="1141" w:type="dxa"/>
          </w:tcPr>
          <w:p>
            <w:pPr>
              <w:pStyle w:val="11"/>
              <w:ind w:left="3" w:right="62"/>
              <w:rPr>
                <w:sz w:val="18"/>
              </w:rPr>
            </w:pPr>
            <w:r>
              <w:rPr>
                <w:spacing w:val="-10"/>
                <w:sz w:val="18"/>
              </w:rPr>
              <w:t>0</w:t>
            </w:r>
          </w:p>
        </w:tc>
        <w:tc>
          <w:tcPr>
            <w:tcW w:w="874" w:type="dxa"/>
          </w:tcPr>
          <w:p>
            <w:pPr>
              <w:pStyle w:val="11"/>
              <w:ind w:left="398"/>
              <w:jc w:val="left"/>
              <w:rPr>
                <w:sz w:val="18"/>
              </w:rPr>
            </w:pPr>
            <w:r>
              <w:rPr>
                <w:spacing w:val="-4"/>
                <w:sz w:val="18"/>
              </w:rPr>
              <w:t>0.82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MO2</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0.03</w:t>
            </w:r>
          </w:p>
        </w:tc>
        <w:tc>
          <w:tcPr>
            <w:tcW w:w="902" w:type="dxa"/>
          </w:tcPr>
          <w:p>
            <w:pPr>
              <w:pStyle w:val="11"/>
              <w:ind w:left="7" w:right="1"/>
              <w:rPr>
                <w:sz w:val="18"/>
              </w:rPr>
            </w:pPr>
            <w:r>
              <w:rPr>
                <w:spacing w:val="-2"/>
                <w:sz w:val="18"/>
              </w:rPr>
              <w:t>0.048</w:t>
            </w:r>
          </w:p>
        </w:tc>
        <w:tc>
          <w:tcPr>
            <w:tcW w:w="991" w:type="dxa"/>
          </w:tcPr>
          <w:p>
            <w:pPr>
              <w:pStyle w:val="11"/>
              <w:ind w:left="202"/>
              <w:jc w:val="left"/>
              <w:rPr>
                <w:sz w:val="18"/>
              </w:rPr>
            </w:pPr>
            <w:r>
              <w:rPr>
                <w:spacing w:val="-2"/>
                <w:sz w:val="18"/>
              </w:rPr>
              <w:t>0.014</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0.149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MO3</w:t>
            </w:r>
          </w:p>
        </w:tc>
        <w:tc>
          <w:tcPr>
            <w:tcW w:w="1105" w:type="dxa"/>
          </w:tcPr>
          <w:p>
            <w:pPr>
              <w:pStyle w:val="11"/>
              <w:spacing w:before="54"/>
              <w:ind w:left="20"/>
              <w:rPr>
                <w:sz w:val="18"/>
              </w:rPr>
            </w:pPr>
            <w:r>
              <w:rPr>
                <w:spacing w:val="-2"/>
                <w:sz w:val="18"/>
              </w:rPr>
              <w:t>Tillering</w:t>
            </w:r>
          </w:p>
        </w:tc>
        <w:tc>
          <w:tcPr>
            <w:tcW w:w="1728" w:type="dxa"/>
          </w:tcPr>
          <w:p>
            <w:pPr>
              <w:pStyle w:val="11"/>
              <w:spacing w:before="54"/>
              <w:ind w:left="3" w:right="61"/>
              <w:rPr>
                <w:sz w:val="18"/>
              </w:rPr>
            </w:pPr>
            <w:r>
              <w:rPr>
                <w:sz w:val="18"/>
              </w:rPr>
              <w:t>Rice</w:t>
            </w:r>
            <w:r>
              <w:rPr>
                <w:spacing w:val="8"/>
                <w:sz w:val="18"/>
              </w:rPr>
              <w:t xml:space="preserve"> </w:t>
            </w:r>
            <w:r>
              <w:rPr>
                <w:spacing w:val="-2"/>
                <w:sz w:val="18"/>
              </w:rPr>
              <w:t>herbivore</w:t>
            </w:r>
          </w:p>
        </w:tc>
        <w:tc>
          <w:tcPr>
            <w:tcW w:w="889" w:type="dxa"/>
          </w:tcPr>
          <w:p>
            <w:pPr>
              <w:pStyle w:val="11"/>
              <w:spacing w:before="54"/>
              <w:ind w:left="2" w:right="40"/>
              <w:rPr>
                <w:sz w:val="18"/>
              </w:rPr>
            </w:pPr>
            <w:r>
              <w:rPr>
                <w:spacing w:val="-2"/>
                <w:sz w:val="18"/>
              </w:rPr>
              <w:t>0.781</w:t>
            </w:r>
          </w:p>
        </w:tc>
        <w:tc>
          <w:tcPr>
            <w:tcW w:w="902" w:type="dxa"/>
          </w:tcPr>
          <w:p>
            <w:pPr>
              <w:pStyle w:val="11"/>
              <w:spacing w:before="54"/>
              <w:ind w:left="7" w:right="1"/>
              <w:rPr>
                <w:sz w:val="18"/>
              </w:rPr>
            </w:pPr>
            <w:r>
              <w:rPr>
                <w:spacing w:val="-2"/>
                <w:sz w:val="18"/>
              </w:rPr>
              <w:t>0.236</w:t>
            </w:r>
          </w:p>
        </w:tc>
        <w:tc>
          <w:tcPr>
            <w:tcW w:w="991" w:type="dxa"/>
          </w:tcPr>
          <w:p>
            <w:pPr>
              <w:pStyle w:val="11"/>
              <w:spacing w:before="54"/>
              <w:ind w:left="202"/>
              <w:jc w:val="left"/>
              <w:rPr>
                <w:sz w:val="18"/>
              </w:rPr>
            </w:pPr>
            <w:r>
              <w:rPr>
                <w:spacing w:val="-2"/>
                <w:sz w:val="18"/>
              </w:rPr>
              <w:t>0.871</w:t>
            </w:r>
          </w:p>
        </w:tc>
        <w:tc>
          <w:tcPr>
            <w:tcW w:w="1141" w:type="dxa"/>
          </w:tcPr>
          <w:p>
            <w:pPr>
              <w:pStyle w:val="11"/>
              <w:spacing w:before="54"/>
              <w:ind w:right="62"/>
              <w:rPr>
                <w:sz w:val="18"/>
              </w:rPr>
            </w:pPr>
            <w:r>
              <w:rPr>
                <w:spacing w:val="-4"/>
                <w:sz w:val="18"/>
              </w:rPr>
              <w:t>0.13</w:t>
            </w:r>
          </w:p>
        </w:tc>
        <w:tc>
          <w:tcPr>
            <w:tcW w:w="874" w:type="dxa"/>
          </w:tcPr>
          <w:p>
            <w:pPr>
              <w:pStyle w:val="11"/>
              <w:spacing w:before="54"/>
              <w:ind w:left="348"/>
              <w:jc w:val="left"/>
              <w:rPr>
                <w:sz w:val="18"/>
              </w:rPr>
            </w:pPr>
            <w:r>
              <w:rPr>
                <w:spacing w:val="-2"/>
                <w:sz w:val="18"/>
              </w:rPr>
              <w:t>0.998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Tillering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0.092</w:t>
            </w:r>
          </w:p>
        </w:tc>
        <w:tc>
          <w:tcPr>
            <w:tcW w:w="902" w:type="dxa"/>
          </w:tcPr>
          <w:p>
            <w:pPr>
              <w:pStyle w:val="11"/>
              <w:ind w:left="7" w:right="1"/>
              <w:rPr>
                <w:sz w:val="18"/>
              </w:rPr>
            </w:pPr>
            <w:r>
              <w:rPr>
                <w:spacing w:val="-2"/>
                <w:sz w:val="18"/>
              </w:rPr>
              <w:t>0.179</w:t>
            </w:r>
          </w:p>
        </w:tc>
        <w:tc>
          <w:tcPr>
            <w:tcW w:w="991" w:type="dxa"/>
          </w:tcPr>
          <w:p>
            <w:pPr>
              <w:pStyle w:val="11"/>
              <w:ind w:left="202"/>
              <w:jc w:val="left"/>
              <w:rPr>
                <w:sz w:val="18"/>
              </w:rPr>
            </w:pPr>
            <w:r>
              <w:rPr>
                <w:spacing w:val="-2"/>
                <w:sz w:val="18"/>
              </w:rPr>
              <w:t>0.018</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0.736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Tillering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0.126</w:t>
            </w:r>
          </w:p>
        </w:tc>
        <w:tc>
          <w:tcPr>
            <w:tcW w:w="902" w:type="dxa"/>
          </w:tcPr>
          <w:p>
            <w:pPr>
              <w:pStyle w:val="11"/>
              <w:ind w:left="7" w:right="1"/>
              <w:rPr>
                <w:sz w:val="18"/>
              </w:rPr>
            </w:pPr>
            <w:r>
              <w:rPr>
                <w:spacing w:val="-2"/>
                <w:sz w:val="18"/>
              </w:rPr>
              <w:t>0.172</w:t>
            </w:r>
          </w:p>
        </w:tc>
        <w:tc>
          <w:tcPr>
            <w:tcW w:w="991" w:type="dxa"/>
          </w:tcPr>
          <w:p>
            <w:pPr>
              <w:pStyle w:val="11"/>
              <w:ind w:left="202"/>
              <w:jc w:val="left"/>
              <w:rPr>
                <w:sz w:val="18"/>
              </w:rPr>
            </w:pPr>
            <w:r>
              <w:rPr>
                <w:spacing w:val="-2"/>
                <w:sz w:val="18"/>
              </w:rPr>
              <w:t>0.049</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0.826</w:t>
            </w:r>
          </w:p>
        </w:tc>
        <w:tc>
          <w:tcPr>
            <w:tcW w:w="902" w:type="dxa"/>
          </w:tcPr>
          <w:p>
            <w:pPr>
              <w:pStyle w:val="11"/>
              <w:ind w:left="7" w:right="1"/>
              <w:rPr>
                <w:sz w:val="18"/>
              </w:rPr>
            </w:pPr>
            <w:r>
              <w:rPr>
                <w:spacing w:val="-2"/>
                <w:sz w:val="18"/>
              </w:rPr>
              <w:t>0.185</w:t>
            </w:r>
          </w:p>
        </w:tc>
        <w:tc>
          <w:tcPr>
            <w:tcW w:w="991" w:type="dxa"/>
          </w:tcPr>
          <w:p>
            <w:pPr>
              <w:pStyle w:val="11"/>
              <w:ind w:left="202"/>
              <w:jc w:val="left"/>
              <w:rPr>
                <w:sz w:val="18"/>
              </w:rPr>
            </w:pPr>
            <w:r>
              <w:rPr>
                <w:spacing w:val="-2"/>
                <w:sz w:val="18"/>
              </w:rPr>
              <w:t>0.886</w:t>
            </w:r>
          </w:p>
        </w:tc>
        <w:tc>
          <w:tcPr>
            <w:tcW w:w="1141" w:type="dxa"/>
          </w:tcPr>
          <w:p>
            <w:pPr>
              <w:pStyle w:val="11"/>
              <w:ind w:left="2" w:right="62"/>
              <w:rPr>
                <w:sz w:val="18"/>
              </w:rPr>
            </w:pPr>
            <w:r>
              <w:rPr>
                <w:spacing w:val="-2"/>
                <w:sz w:val="18"/>
              </w:rPr>
              <w:t>0.271</w:t>
            </w:r>
          </w:p>
        </w:tc>
        <w:tc>
          <w:tcPr>
            <w:tcW w:w="874" w:type="dxa"/>
          </w:tcPr>
          <w:p>
            <w:pPr>
              <w:pStyle w:val="11"/>
              <w:ind w:left="348"/>
              <w:jc w:val="left"/>
              <w:rPr>
                <w:sz w:val="18"/>
              </w:rPr>
            </w:pPr>
            <w:r>
              <w:rPr>
                <w:spacing w:val="-2"/>
                <w:sz w:val="18"/>
              </w:rPr>
              <w:t>0.996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0.088</w:t>
            </w:r>
          </w:p>
        </w:tc>
        <w:tc>
          <w:tcPr>
            <w:tcW w:w="902" w:type="dxa"/>
          </w:tcPr>
          <w:p>
            <w:pPr>
              <w:pStyle w:val="11"/>
              <w:ind w:left="7" w:right="1"/>
              <w:rPr>
                <w:sz w:val="18"/>
              </w:rPr>
            </w:pPr>
            <w:r>
              <w:rPr>
                <w:spacing w:val="-2"/>
                <w:sz w:val="18"/>
              </w:rPr>
              <w:t>0.156</w:t>
            </w:r>
          </w:p>
        </w:tc>
        <w:tc>
          <w:tcPr>
            <w:tcW w:w="991" w:type="dxa"/>
          </w:tcPr>
          <w:p>
            <w:pPr>
              <w:pStyle w:val="11"/>
              <w:ind w:left="202"/>
              <w:jc w:val="left"/>
              <w:rPr>
                <w:sz w:val="18"/>
              </w:rPr>
            </w:pPr>
            <w:r>
              <w:rPr>
                <w:spacing w:val="-2"/>
                <w:sz w:val="18"/>
              </w:rPr>
              <w:t>0.024</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0.639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0.085</w:t>
            </w:r>
          </w:p>
        </w:tc>
        <w:tc>
          <w:tcPr>
            <w:tcW w:w="902" w:type="dxa"/>
          </w:tcPr>
          <w:p>
            <w:pPr>
              <w:pStyle w:val="11"/>
              <w:ind w:left="7" w:right="1"/>
              <w:rPr>
                <w:sz w:val="18"/>
              </w:rPr>
            </w:pPr>
            <w:r>
              <w:rPr>
                <w:spacing w:val="-2"/>
                <w:sz w:val="18"/>
              </w:rPr>
              <w:t>0.109</w:t>
            </w:r>
          </w:p>
        </w:tc>
        <w:tc>
          <w:tcPr>
            <w:tcW w:w="991" w:type="dxa"/>
          </w:tcPr>
          <w:p>
            <w:pPr>
              <w:pStyle w:val="11"/>
              <w:ind w:left="202"/>
              <w:jc w:val="left"/>
              <w:rPr>
                <w:sz w:val="18"/>
              </w:rPr>
            </w:pPr>
            <w:r>
              <w:rPr>
                <w:spacing w:val="-2"/>
                <w:sz w:val="18"/>
              </w:rPr>
              <w:t>0.042</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0.926</w:t>
            </w:r>
          </w:p>
        </w:tc>
        <w:tc>
          <w:tcPr>
            <w:tcW w:w="902" w:type="dxa"/>
          </w:tcPr>
          <w:p>
            <w:pPr>
              <w:pStyle w:val="11"/>
              <w:ind w:left="7" w:right="1"/>
              <w:rPr>
                <w:sz w:val="18"/>
              </w:rPr>
            </w:pPr>
            <w:r>
              <w:rPr>
                <w:spacing w:val="-2"/>
                <w:sz w:val="18"/>
              </w:rPr>
              <w:t>0.157</w:t>
            </w:r>
          </w:p>
        </w:tc>
        <w:tc>
          <w:tcPr>
            <w:tcW w:w="991" w:type="dxa"/>
          </w:tcPr>
          <w:p>
            <w:pPr>
              <w:pStyle w:val="11"/>
              <w:ind w:left="202"/>
              <w:jc w:val="left"/>
              <w:rPr>
                <w:sz w:val="18"/>
              </w:rPr>
            </w:pPr>
            <w:r>
              <w:rPr>
                <w:spacing w:val="-2"/>
                <w:sz w:val="18"/>
              </w:rPr>
              <w:t>0.973</w:t>
            </w:r>
          </w:p>
        </w:tc>
        <w:tc>
          <w:tcPr>
            <w:tcW w:w="1141" w:type="dxa"/>
          </w:tcPr>
          <w:p>
            <w:pPr>
              <w:pStyle w:val="11"/>
              <w:ind w:left="2" w:right="62"/>
              <w:rPr>
                <w:sz w:val="18"/>
              </w:rPr>
            </w:pPr>
            <w:r>
              <w:rPr>
                <w:spacing w:val="-2"/>
                <w:sz w:val="18"/>
              </w:rPr>
              <w:t>0.258</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right="40"/>
              <w:rPr>
                <w:sz w:val="18"/>
              </w:rPr>
            </w:pPr>
            <w:r>
              <w:rPr>
                <w:spacing w:val="-4"/>
                <w:sz w:val="18"/>
              </w:rPr>
              <w:t>0.05</w:t>
            </w:r>
          </w:p>
        </w:tc>
        <w:tc>
          <w:tcPr>
            <w:tcW w:w="902" w:type="dxa"/>
          </w:tcPr>
          <w:p>
            <w:pPr>
              <w:pStyle w:val="11"/>
              <w:ind w:left="7" w:right="1"/>
              <w:rPr>
                <w:sz w:val="18"/>
              </w:rPr>
            </w:pPr>
            <w:r>
              <w:rPr>
                <w:spacing w:val="-2"/>
                <w:sz w:val="18"/>
              </w:rPr>
              <w:t>0.151</w:t>
            </w:r>
          </w:p>
        </w:tc>
        <w:tc>
          <w:tcPr>
            <w:tcW w:w="991" w:type="dxa"/>
          </w:tcPr>
          <w:p>
            <w:pPr>
              <w:pStyle w:val="11"/>
              <w:ind w:left="202"/>
              <w:jc w:val="left"/>
              <w:rPr>
                <w:sz w:val="18"/>
              </w:rPr>
            </w:pPr>
            <w:r>
              <w:rPr>
                <w:spacing w:val="-2"/>
                <w:sz w:val="18"/>
              </w:rPr>
              <w:t>0.007</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0.665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MO3</w:t>
            </w:r>
          </w:p>
        </w:tc>
        <w:tc>
          <w:tcPr>
            <w:tcW w:w="1105" w:type="dxa"/>
          </w:tcPr>
          <w:p>
            <w:pPr>
              <w:pStyle w:val="11"/>
              <w:ind w:left="20" w:right="3"/>
              <w:rPr>
                <w:sz w:val="18"/>
              </w:rPr>
            </w:pPr>
            <w:r>
              <w:rPr>
                <w:spacing w:val="-2"/>
                <w:sz w:val="18"/>
              </w:rPr>
              <w:t>Ripening</w:t>
            </w:r>
          </w:p>
        </w:tc>
        <w:tc>
          <w:tcPr>
            <w:tcW w:w="1728" w:type="dxa"/>
          </w:tcPr>
          <w:p>
            <w:pPr>
              <w:pStyle w:val="11"/>
              <w:ind w:left="1" w:right="61"/>
              <w:rPr>
                <w:sz w:val="18"/>
              </w:rPr>
            </w:pPr>
            <w:r>
              <w:rPr>
                <w:spacing w:val="-2"/>
                <w:sz w:val="18"/>
              </w:rPr>
              <w:t>Detritivore</w:t>
            </w:r>
          </w:p>
        </w:tc>
        <w:tc>
          <w:tcPr>
            <w:tcW w:w="889" w:type="dxa"/>
          </w:tcPr>
          <w:p>
            <w:pPr>
              <w:pStyle w:val="11"/>
              <w:ind w:left="2" w:right="40"/>
              <w:rPr>
                <w:sz w:val="18"/>
              </w:rPr>
            </w:pPr>
            <w:r>
              <w:rPr>
                <w:spacing w:val="-2"/>
                <w:sz w:val="18"/>
              </w:rPr>
              <w:t>0.024</w:t>
            </w:r>
          </w:p>
        </w:tc>
        <w:tc>
          <w:tcPr>
            <w:tcW w:w="902" w:type="dxa"/>
          </w:tcPr>
          <w:p>
            <w:pPr>
              <w:pStyle w:val="11"/>
              <w:ind w:left="7" w:right="1"/>
              <w:rPr>
                <w:sz w:val="18"/>
              </w:rPr>
            </w:pPr>
            <w:r>
              <w:rPr>
                <w:spacing w:val="-2"/>
                <w:sz w:val="18"/>
              </w:rPr>
              <w:t>0.037</w:t>
            </w:r>
          </w:p>
        </w:tc>
        <w:tc>
          <w:tcPr>
            <w:tcW w:w="991" w:type="dxa"/>
          </w:tcPr>
          <w:p>
            <w:pPr>
              <w:pStyle w:val="11"/>
              <w:ind w:left="252"/>
              <w:jc w:val="left"/>
              <w:rPr>
                <w:sz w:val="18"/>
              </w:rPr>
            </w:pPr>
            <w:r>
              <w:rPr>
                <w:spacing w:val="-4"/>
                <w:sz w:val="18"/>
              </w:rPr>
              <w:t>0.01</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0.129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0.892</w:t>
            </w:r>
          </w:p>
        </w:tc>
        <w:tc>
          <w:tcPr>
            <w:tcW w:w="902" w:type="dxa"/>
          </w:tcPr>
          <w:p>
            <w:pPr>
              <w:pStyle w:val="11"/>
              <w:ind w:left="7" w:right="1"/>
              <w:rPr>
                <w:sz w:val="18"/>
              </w:rPr>
            </w:pPr>
            <w:r>
              <w:rPr>
                <w:spacing w:val="-2"/>
                <w:sz w:val="18"/>
              </w:rPr>
              <w:t>0.161</w:t>
            </w:r>
          </w:p>
        </w:tc>
        <w:tc>
          <w:tcPr>
            <w:tcW w:w="991" w:type="dxa"/>
          </w:tcPr>
          <w:p>
            <w:pPr>
              <w:pStyle w:val="11"/>
              <w:ind w:left="202"/>
              <w:jc w:val="left"/>
              <w:rPr>
                <w:sz w:val="18"/>
              </w:rPr>
            </w:pPr>
            <w:r>
              <w:rPr>
                <w:spacing w:val="-2"/>
                <w:sz w:val="18"/>
              </w:rPr>
              <w:t>0.947</w:t>
            </w:r>
          </w:p>
        </w:tc>
        <w:tc>
          <w:tcPr>
            <w:tcW w:w="1141" w:type="dxa"/>
          </w:tcPr>
          <w:p>
            <w:pPr>
              <w:pStyle w:val="11"/>
              <w:ind w:left="2" w:right="62"/>
              <w:rPr>
                <w:sz w:val="18"/>
              </w:rPr>
            </w:pPr>
            <w:r>
              <w:rPr>
                <w:spacing w:val="-2"/>
                <w:sz w:val="18"/>
              </w:rPr>
              <w:t>0.297</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SC1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0.061</w:t>
            </w:r>
          </w:p>
        </w:tc>
        <w:tc>
          <w:tcPr>
            <w:tcW w:w="902" w:type="dxa"/>
          </w:tcPr>
          <w:p>
            <w:pPr>
              <w:pStyle w:val="11"/>
              <w:ind w:left="7" w:right="1"/>
              <w:rPr>
                <w:sz w:val="18"/>
              </w:rPr>
            </w:pPr>
            <w:r>
              <w:rPr>
                <w:spacing w:val="-2"/>
                <w:sz w:val="18"/>
              </w:rPr>
              <w:t>0.145</w:t>
            </w:r>
          </w:p>
        </w:tc>
        <w:tc>
          <w:tcPr>
            <w:tcW w:w="991" w:type="dxa"/>
          </w:tcPr>
          <w:p>
            <w:pPr>
              <w:pStyle w:val="11"/>
              <w:ind w:left="202"/>
              <w:jc w:val="left"/>
              <w:rPr>
                <w:sz w:val="18"/>
              </w:rPr>
            </w:pPr>
            <w:r>
              <w:rPr>
                <w:spacing w:val="-2"/>
                <w:sz w:val="18"/>
              </w:rPr>
              <w:t>0.014</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0.648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7" w:hRule="atLeast"/>
        </w:trPr>
        <w:tc>
          <w:tcPr>
            <w:tcW w:w="535" w:type="dxa"/>
          </w:tcPr>
          <w:p>
            <w:pPr>
              <w:pStyle w:val="11"/>
              <w:spacing w:before="54"/>
              <w:ind w:right="20"/>
              <w:rPr>
                <w:sz w:val="18"/>
              </w:rPr>
            </w:pPr>
            <w:r>
              <w:rPr>
                <w:spacing w:val="-4"/>
                <w:sz w:val="18"/>
              </w:rPr>
              <w:t>2019</w:t>
            </w:r>
          </w:p>
        </w:tc>
        <w:tc>
          <w:tcPr>
            <w:tcW w:w="830" w:type="dxa"/>
          </w:tcPr>
          <w:p>
            <w:pPr>
              <w:pStyle w:val="11"/>
              <w:spacing w:before="54"/>
              <w:ind w:left="9" w:right="38"/>
              <w:rPr>
                <w:sz w:val="18"/>
              </w:rPr>
            </w:pPr>
            <w:r>
              <w:rPr>
                <w:spacing w:val="-2"/>
                <w:sz w:val="18"/>
              </w:rPr>
              <w:t>adybeet</w:t>
            </w:r>
          </w:p>
        </w:tc>
        <w:tc>
          <w:tcPr>
            <w:tcW w:w="664" w:type="dxa"/>
          </w:tcPr>
          <w:p>
            <w:pPr>
              <w:pStyle w:val="11"/>
              <w:spacing w:before="54"/>
              <w:ind w:right="61"/>
              <w:rPr>
                <w:sz w:val="18"/>
              </w:rPr>
            </w:pPr>
            <w:r>
              <w:rPr>
                <w:spacing w:val="-5"/>
                <w:sz w:val="18"/>
              </w:rPr>
              <w:t>SC1</w:t>
            </w:r>
          </w:p>
        </w:tc>
        <w:tc>
          <w:tcPr>
            <w:tcW w:w="1105" w:type="dxa"/>
          </w:tcPr>
          <w:p>
            <w:pPr>
              <w:pStyle w:val="11"/>
              <w:spacing w:before="54"/>
              <w:ind w:left="20"/>
              <w:rPr>
                <w:sz w:val="18"/>
              </w:rPr>
            </w:pPr>
            <w:r>
              <w:rPr>
                <w:spacing w:val="-2"/>
                <w:sz w:val="18"/>
              </w:rPr>
              <w:t>Flowering</w:t>
            </w:r>
          </w:p>
        </w:tc>
        <w:tc>
          <w:tcPr>
            <w:tcW w:w="1728" w:type="dxa"/>
          </w:tcPr>
          <w:p>
            <w:pPr>
              <w:pStyle w:val="11"/>
              <w:spacing w:before="54"/>
              <w:ind w:left="1" w:right="61"/>
              <w:rPr>
                <w:sz w:val="18"/>
              </w:rPr>
            </w:pPr>
            <w:r>
              <w:rPr>
                <w:spacing w:val="-2"/>
                <w:sz w:val="18"/>
              </w:rPr>
              <w:t>Detritivore</w:t>
            </w:r>
          </w:p>
        </w:tc>
        <w:tc>
          <w:tcPr>
            <w:tcW w:w="889" w:type="dxa"/>
          </w:tcPr>
          <w:p>
            <w:pPr>
              <w:pStyle w:val="11"/>
              <w:spacing w:before="54"/>
              <w:ind w:left="2" w:right="40"/>
              <w:rPr>
                <w:sz w:val="18"/>
              </w:rPr>
            </w:pPr>
            <w:r>
              <w:rPr>
                <w:spacing w:val="-2"/>
                <w:sz w:val="18"/>
              </w:rPr>
              <w:t>0.047</w:t>
            </w:r>
          </w:p>
        </w:tc>
        <w:tc>
          <w:tcPr>
            <w:tcW w:w="902" w:type="dxa"/>
          </w:tcPr>
          <w:p>
            <w:pPr>
              <w:pStyle w:val="11"/>
              <w:spacing w:before="54"/>
              <w:ind w:left="7" w:right="1"/>
              <w:rPr>
                <w:sz w:val="18"/>
              </w:rPr>
            </w:pPr>
            <w:r>
              <w:rPr>
                <w:spacing w:val="-2"/>
                <w:sz w:val="18"/>
              </w:rPr>
              <w:t>0.068</w:t>
            </w:r>
          </w:p>
        </w:tc>
        <w:tc>
          <w:tcPr>
            <w:tcW w:w="991" w:type="dxa"/>
          </w:tcPr>
          <w:p>
            <w:pPr>
              <w:pStyle w:val="11"/>
              <w:spacing w:before="54"/>
              <w:ind w:left="252"/>
              <w:jc w:val="left"/>
              <w:rPr>
                <w:sz w:val="18"/>
              </w:rPr>
            </w:pPr>
            <w:r>
              <w:rPr>
                <w:spacing w:val="-4"/>
                <w:sz w:val="18"/>
              </w:rPr>
              <w:t>0.02</w:t>
            </w:r>
          </w:p>
        </w:tc>
        <w:tc>
          <w:tcPr>
            <w:tcW w:w="1141" w:type="dxa"/>
          </w:tcPr>
          <w:p>
            <w:pPr>
              <w:pStyle w:val="11"/>
              <w:spacing w:before="54"/>
              <w:ind w:left="3" w:right="62"/>
              <w:rPr>
                <w:sz w:val="18"/>
              </w:rPr>
            </w:pPr>
            <w:r>
              <w:rPr>
                <w:spacing w:val="-10"/>
                <w:sz w:val="18"/>
              </w:rPr>
              <w:t>0</w:t>
            </w:r>
          </w:p>
        </w:tc>
        <w:tc>
          <w:tcPr>
            <w:tcW w:w="874" w:type="dxa"/>
          </w:tcPr>
          <w:p>
            <w:pPr>
              <w:pStyle w:val="11"/>
              <w:spacing w:before="54"/>
              <w:ind w:left="348"/>
              <w:jc w:val="left"/>
              <w:rPr>
                <w:sz w:val="18"/>
              </w:rPr>
            </w:pPr>
            <w:r>
              <w:rPr>
                <w:spacing w:val="-2"/>
                <w:sz w:val="18"/>
              </w:rPr>
              <w:t>0.238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Flowering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0.875</w:t>
            </w:r>
          </w:p>
        </w:tc>
        <w:tc>
          <w:tcPr>
            <w:tcW w:w="902" w:type="dxa"/>
          </w:tcPr>
          <w:p>
            <w:pPr>
              <w:pStyle w:val="11"/>
              <w:ind w:left="7" w:right="1"/>
              <w:rPr>
                <w:sz w:val="18"/>
              </w:rPr>
            </w:pPr>
            <w:r>
              <w:rPr>
                <w:spacing w:val="-2"/>
                <w:sz w:val="18"/>
              </w:rPr>
              <w:t>0.155</w:t>
            </w:r>
          </w:p>
        </w:tc>
        <w:tc>
          <w:tcPr>
            <w:tcW w:w="991" w:type="dxa"/>
          </w:tcPr>
          <w:p>
            <w:pPr>
              <w:pStyle w:val="11"/>
              <w:ind w:left="202"/>
              <w:jc w:val="left"/>
              <w:rPr>
                <w:sz w:val="18"/>
              </w:rPr>
            </w:pPr>
            <w:r>
              <w:rPr>
                <w:spacing w:val="-2"/>
                <w:sz w:val="18"/>
              </w:rPr>
              <w:t>0.929</w:t>
            </w:r>
          </w:p>
        </w:tc>
        <w:tc>
          <w:tcPr>
            <w:tcW w:w="1141" w:type="dxa"/>
          </w:tcPr>
          <w:p>
            <w:pPr>
              <w:pStyle w:val="11"/>
              <w:ind w:left="2" w:right="62"/>
              <w:rPr>
                <w:sz w:val="18"/>
              </w:rPr>
            </w:pPr>
            <w:r>
              <w:rPr>
                <w:spacing w:val="-2"/>
                <w:sz w:val="18"/>
              </w:rPr>
              <w:t>0.432</w:t>
            </w:r>
          </w:p>
        </w:tc>
        <w:tc>
          <w:tcPr>
            <w:tcW w:w="874" w:type="dxa"/>
          </w:tcPr>
          <w:p>
            <w:pPr>
              <w:pStyle w:val="11"/>
              <w:ind w:left="348"/>
              <w:jc w:val="left"/>
              <w:rPr>
                <w:sz w:val="18"/>
              </w:rPr>
            </w:pPr>
            <w:r>
              <w:rPr>
                <w:spacing w:val="-2"/>
                <w:sz w:val="18"/>
              </w:rPr>
              <w:t>0.997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Flowering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0.065</w:t>
            </w:r>
          </w:p>
        </w:tc>
        <w:tc>
          <w:tcPr>
            <w:tcW w:w="902" w:type="dxa"/>
          </w:tcPr>
          <w:p>
            <w:pPr>
              <w:pStyle w:val="11"/>
              <w:ind w:left="7" w:right="1"/>
              <w:rPr>
                <w:sz w:val="18"/>
              </w:rPr>
            </w:pPr>
            <w:r>
              <w:rPr>
                <w:spacing w:val="-2"/>
                <w:sz w:val="18"/>
              </w:rPr>
              <w:t>0.133</w:t>
            </w:r>
          </w:p>
        </w:tc>
        <w:tc>
          <w:tcPr>
            <w:tcW w:w="991" w:type="dxa"/>
          </w:tcPr>
          <w:p>
            <w:pPr>
              <w:pStyle w:val="11"/>
              <w:ind w:left="202"/>
              <w:jc w:val="left"/>
              <w:rPr>
                <w:sz w:val="18"/>
              </w:rPr>
            </w:pPr>
            <w:r>
              <w:rPr>
                <w:spacing w:val="-2"/>
                <w:sz w:val="18"/>
              </w:rPr>
              <w:t>0.018</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Pr>
                <w:sz w:val="18"/>
              </w:rPr>
            </w:pPr>
            <w:r>
              <w:rPr>
                <w:spacing w:val="-2"/>
                <w:sz w:val="18"/>
              </w:rPr>
              <w:t>Flowering</w:t>
            </w:r>
          </w:p>
        </w:tc>
        <w:tc>
          <w:tcPr>
            <w:tcW w:w="1728" w:type="dxa"/>
          </w:tcPr>
          <w:p>
            <w:pPr>
              <w:pStyle w:val="11"/>
              <w:ind w:left="1" w:right="61"/>
              <w:rPr>
                <w:sz w:val="18"/>
              </w:rPr>
            </w:pPr>
            <w:r>
              <w:rPr>
                <w:spacing w:val="-2"/>
                <w:sz w:val="18"/>
              </w:rPr>
              <w:t>Detritivore</w:t>
            </w:r>
          </w:p>
        </w:tc>
        <w:tc>
          <w:tcPr>
            <w:tcW w:w="889" w:type="dxa"/>
          </w:tcPr>
          <w:p>
            <w:pPr>
              <w:pStyle w:val="11"/>
              <w:ind w:right="40"/>
              <w:rPr>
                <w:sz w:val="18"/>
              </w:rPr>
            </w:pPr>
            <w:r>
              <w:rPr>
                <w:spacing w:val="-4"/>
                <w:sz w:val="18"/>
              </w:rPr>
              <w:t>0.06</w:t>
            </w:r>
          </w:p>
        </w:tc>
        <w:tc>
          <w:tcPr>
            <w:tcW w:w="902" w:type="dxa"/>
          </w:tcPr>
          <w:p>
            <w:pPr>
              <w:pStyle w:val="11"/>
              <w:ind w:left="7" w:right="1"/>
              <w:rPr>
                <w:sz w:val="18"/>
              </w:rPr>
            </w:pPr>
            <w:r>
              <w:rPr>
                <w:spacing w:val="-2"/>
                <w:sz w:val="18"/>
              </w:rPr>
              <w:t>0.079</w:t>
            </w:r>
          </w:p>
        </w:tc>
        <w:tc>
          <w:tcPr>
            <w:tcW w:w="991" w:type="dxa"/>
          </w:tcPr>
          <w:p>
            <w:pPr>
              <w:pStyle w:val="11"/>
              <w:ind w:left="202"/>
              <w:jc w:val="left"/>
              <w:rPr>
                <w:sz w:val="18"/>
              </w:rPr>
            </w:pPr>
            <w:r>
              <w:rPr>
                <w:spacing w:val="-2"/>
                <w:sz w:val="18"/>
              </w:rPr>
              <w:t>0.028</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left="3" w:right="61"/>
              <w:rPr>
                <w:sz w:val="18"/>
              </w:rPr>
            </w:pPr>
            <w:r>
              <w:rPr>
                <w:sz w:val="18"/>
              </w:rPr>
              <w:t>Rice</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0.943</w:t>
            </w:r>
          </w:p>
        </w:tc>
        <w:tc>
          <w:tcPr>
            <w:tcW w:w="902" w:type="dxa"/>
          </w:tcPr>
          <w:p>
            <w:pPr>
              <w:pStyle w:val="11"/>
              <w:ind w:left="7" w:right="1"/>
              <w:rPr>
                <w:sz w:val="18"/>
              </w:rPr>
            </w:pPr>
            <w:r>
              <w:rPr>
                <w:spacing w:val="-2"/>
                <w:sz w:val="18"/>
              </w:rPr>
              <w:t>0.139</w:t>
            </w:r>
          </w:p>
        </w:tc>
        <w:tc>
          <w:tcPr>
            <w:tcW w:w="991" w:type="dxa"/>
          </w:tcPr>
          <w:p>
            <w:pPr>
              <w:pStyle w:val="11"/>
              <w:ind w:left="202"/>
              <w:jc w:val="left"/>
              <w:rPr>
                <w:sz w:val="18"/>
              </w:rPr>
            </w:pPr>
            <w:r>
              <w:rPr>
                <w:spacing w:val="-2"/>
                <w:sz w:val="18"/>
              </w:rPr>
              <w:t>0.982</w:t>
            </w:r>
          </w:p>
        </w:tc>
        <w:tc>
          <w:tcPr>
            <w:tcW w:w="1141" w:type="dxa"/>
          </w:tcPr>
          <w:p>
            <w:pPr>
              <w:pStyle w:val="11"/>
              <w:ind w:left="2" w:right="62"/>
              <w:rPr>
                <w:sz w:val="18"/>
              </w:rPr>
            </w:pPr>
            <w:r>
              <w:rPr>
                <w:spacing w:val="-2"/>
                <w:sz w:val="18"/>
              </w:rPr>
              <w:t>0.546</w:t>
            </w:r>
          </w:p>
        </w:tc>
        <w:tc>
          <w:tcPr>
            <w:tcW w:w="874" w:type="dxa"/>
          </w:tcPr>
          <w:p>
            <w:pPr>
              <w:pStyle w:val="11"/>
              <w:ind w:left="348"/>
              <w:jc w:val="left"/>
              <w:rPr>
                <w:sz w:val="18"/>
              </w:rPr>
            </w:pPr>
            <w:r>
              <w:rPr>
                <w:spacing w:val="-2"/>
                <w:sz w:val="18"/>
              </w:rPr>
              <w:t>0.999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535" w:type="dxa"/>
          </w:tcPr>
          <w:p>
            <w:pPr>
              <w:pStyle w:val="11"/>
              <w:ind w:right="20"/>
              <w:rPr>
                <w:sz w:val="18"/>
              </w:rPr>
            </w:pPr>
            <w:r>
              <w:rPr>
                <w:spacing w:val="-4"/>
                <w:sz w:val="18"/>
              </w:rPr>
              <w:t>2019</w:t>
            </w:r>
          </w:p>
        </w:tc>
        <w:tc>
          <w:tcPr>
            <w:tcW w:w="830" w:type="dxa"/>
          </w:tcPr>
          <w:p>
            <w:pPr>
              <w:pStyle w:val="11"/>
              <w:ind w:left="9" w:right="38"/>
              <w:rPr>
                <w:sz w:val="18"/>
              </w:rPr>
            </w:pPr>
            <w:r>
              <w:rPr>
                <w:spacing w:val="-2"/>
                <w:sz w:val="18"/>
              </w:rPr>
              <w:t>adybeet</w:t>
            </w:r>
          </w:p>
        </w:tc>
        <w:tc>
          <w:tcPr>
            <w:tcW w:w="664" w:type="dxa"/>
          </w:tcPr>
          <w:p>
            <w:pPr>
              <w:pStyle w:val="11"/>
              <w:ind w:right="61"/>
              <w:rPr>
                <w:sz w:val="18"/>
              </w:rPr>
            </w:pPr>
            <w:r>
              <w:rPr>
                <w:spacing w:val="-5"/>
                <w:sz w:val="18"/>
              </w:rPr>
              <w:t>SO1</w:t>
            </w:r>
          </w:p>
        </w:tc>
        <w:tc>
          <w:tcPr>
            <w:tcW w:w="1105" w:type="dxa"/>
          </w:tcPr>
          <w:p>
            <w:pPr>
              <w:pStyle w:val="11"/>
              <w:ind w:left="20" w:right="3"/>
              <w:rPr>
                <w:sz w:val="18"/>
              </w:rPr>
            </w:pPr>
            <w:r>
              <w:rPr>
                <w:spacing w:val="-2"/>
                <w:sz w:val="18"/>
              </w:rPr>
              <w:t>Ripening</w:t>
            </w:r>
          </w:p>
        </w:tc>
        <w:tc>
          <w:tcPr>
            <w:tcW w:w="1728" w:type="dxa"/>
          </w:tcPr>
          <w:p>
            <w:pPr>
              <w:pStyle w:val="11"/>
              <w:ind w:right="61"/>
              <w:rPr>
                <w:sz w:val="18"/>
              </w:rPr>
            </w:pPr>
            <w:r>
              <w:rPr>
                <w:sz w:val="18"/>
              </w:rPr>
              <w:t>Tourist</w:t>
            </w:r>
            <w:r>
              <w:rPr>
                <w:spacing w:val="8"/>
                <w:sz w:val="18"/>
              </w:rPr>
              <w:t xml:space="preserve"> </w:t>
            </w:r>
            <w:r>
              <w:rPr>
                <w:spacing w:val="-2"/>
                <w:sz w:val="18"/>
              </w:rPr>
              <w:t>herbivore</w:t>
            </w:r>
          </w:p>
        </w:tc>
        <w:tc>
          <w:tcPr>
            <w:tcW w:w="889" w:type="dxa"/>
          </w:tcPr>
          <w:p>
            <w:pPr>
              <w:pStyle w:val="11"/>
              <w:ind w:left="2" w:right="40"/>
              <w:rPr>
                <w:sz w:val="18"/>
              </w:rPr>
            </w:pPr>
            <w:r>
              <w:rPr>
                <w:spacing w:val="-2"/>
                <w:sz w:val="18"/>
              </w:rPr>
              <w:t>0.038</w:t>
            </w:r>
          </w:p>
        </w:tc>
        <w:tc>
          <w:tcPr>
            <w:tcW w:w="902" w:type="dxa"/>
          </w:tcPr>
          <w:p>
            <w:pPr>
              <w:pStyle w:val="11"/>
              <w:ind w:left="7" w:right="1"/>
              <w:rPr>
                <w:sz w:val="18"/>
              </w:rPr>
            </w:pPr>
            <w:r>
              <w:rPr>
                <w:spacing w:val="-2"/>
                <w:sz w:val="18"/>
              </w:rPr>
              <w:t>0.132</w:t>
            </w:r>
          </w:p>
        </w:tc>
        <w:tc>
          <w:tcPr>
            <w:tcW w:w="991" w:type="dxa"/>
          </w:tcPr>
          <w:p>
            <w:pPr>
              <w:pStyle w:val="11"/>
              <w:ind w:left="202"/>
              <w:jc w:val="left"/>
              <w:rPr>
                <w:sz w:val="18"/>
              </w:rPr>
            </w:pPr>
            <w:r>
              <w:rPr>
                <w:spacing w:val="-2"/>
                <w:sz w:val="18"/>
              </w:rPr>
              <w:t>0.004</w:t>
            </w:r>
          </w:p>
        </w:tc>
        <w:tc>
          <w:tcPr>
            <w:tcW w:w="1141" w:type="dxa"/>
          </w:tcPr>
          <w:p>
            <w:pPr>
              <w:pStyle w:val="11"/>
              <w:ind w:left="3" w:right="62"/>
              <w:rPr>
                <w:sz w:val="18"/>
              </w:rPr>
            </w:pPr>
            <w:r>
              <w:rPr>
                <w:spacing w:val="-10"/>
                <w:sz w:val="18"/>
              </w:rPr>
              <w:t>0</w:t>
            </w:r>
          </w:p>
        </w:tc>
        <w:tc>
          <w:tcPr>
            <w:tcW w:w="874" w:type="dxa"/>
          </w:tcPr>
          <w:p>
            <w:pPr>
              <w:pStyle w:val="11"/>
              <w:ind w:left="348"/>
              <w:jc w:val="left"/>
              <w:rPr>
                <w:sz w:val="18"/>
              </w:rPr>
            </w:pPr>
            <w:r>
              <w:rPr>
                <w:spacing w:val="-2"/>
                <w:sz w:val="18"/>
              </w:rPr>
              <w:t>0.433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535" w:type="dxa"/>
          </w:tcPr>
          <w:p>
            <w:pPr>
              <w:pStyle w:val="11"/>
              <w:spacing w:line="188" w:lineRule="exact"/>
              <w:ind w:right="20"/>
              <w:rPr>
                <w:sz w:val="18"/>
              </w:rPr>
            </w:pPr>
            <w:r>
              <w:rPr>
                <w:spacing w:val="-4"/>
                <w:sz w:val="18"/>
              </w:rPr>
              <w:t>2019</w:t>
            </w:r>
          </w:p>
        </w:tc>
        <w:tc>
          <w:tcPr>
            <w:tcW w:w="830" w:type="dxa"/>
          </w:tcPr>
          <w:p>
            <w:pPr>
              <w:pStyle w:val="11"/>
              <w:spacing w:line="188" w:lineRule="exact"/>
              <w:ind w:left="9" w:right="38"/>
              <w:rPr>
                <w:sz w:val="18"/>
              </w:rPr>
            </w:pPr>
            <w:r>
              <w:rPr>
                <w:spacing w:val="-2"/>
                <w:sz w:val="18"/>
              </w:rPr>
              <w:t>adybeet</w:t>
            </w:r>
          </w:p>
        </w:tc>
        <w:tc>
          <w:tcPr>
            <w:tcW w:w="664" w:type="dxa"/>
          </w:tcPr>
          <w:p>
            <w:pPr>
              <w:pStyle w:val="11"/>
              <w:spacing w:line="188" w:lineRule="exact"/>
              <w:ind w:right="61"/>
              <w:rPr>
                <w:sz w:val="18"/>
              </w:rPr>
            </w:pPr>
            <w:r>
              <w:rPr>
                <w:spacing w:val="-5"/>
                <w:sz w:val="18"/>
              </w:rPr>
              <w:t>SO1</w:t>
            </w:r>
          </w:p>
        </w:tc>
        <w:tc>
          <w:tcPr>
            <w:tcW w:w="1105" w:type="dxa"/>
          </w:tcPr>
          <w:p>
            <w:pPr>
              <w:pStyle w:val="11"/>
              <w:spacing w:line="188" w:lineRule="exact"/>
              <w:ind w:left="20" w:right="3"/>
              <w:rPr>
                <w:sz w:val="18"/>
              </w:rPr>
            </w:pPr>
            <w:r>
              <w:rPr>
                <w:spacing w:val="-2"/>
                <w:sz w:val="18"/>
              </w:rPr>
              <w:t>Ripening</w:t>
            </w:r>
          </w:p>
        </w:tc>
        <w:tc>
          <w:tcPr>
            <w:tcW w:w="1728" w:type="dxa"/>
          </w:tcPr>
          <w:p>
            <w:pPr>
              <w:pStyle w:val="11"/>
              <w:spacing w:line="188" w:lineRule="exact"/>
              <w:ind w:left="1" w:right="61"/>
              <w:rPr>
                <w:sz w:val="18"/>
              </w:rPr>
            </w:pPr>
            <w:r>
              <w:rPr>
                <w:spacing w:val="-2"/>
                <w:sz w:val="18"/>
              </w:rPr>
              <w:t>Detritivore</w:t>
            </w:r>
          </w:p>
        </w:tc>
        <w:tc>
          <w:tcPr>
            <w:tcW w:w="889" w:type="dxa"/>
          </w:tcPr>
          <w:p>
            <w:pPr>
              <w:pStyle w:val="11"/>
              <w:spacing w:line="188" w:lineRule="exact"/>
              <w:ind w:left="2" w:right="40"/>
              <w:rPr>
                <w:sz w:val="18"/>
              </w:rPr>
            </w:pPr>
            <w:r>
              <w:rPr>
                <w:spacing w:val="-2"/>
                <w:sz w:val="18"/>
              </w:rPr>
              <w:t>0.019</w:t>
            </w:r>
          </w:p>
        </w:tc>
        <w:tc>
          <w:tcPr>
            <w:tcW w:w="902" w:type="dxa"/>
          </w:tcPr>
          <w:p>
            <w:pPr>
              <w:pStyle w:val="11"/>
              <w:spacing w:line="188" w:lineRule="exact"/>
              <w:ind w:left="7" w:right="1"/>
              <w:rPr>
                <w:sz w:val="18"/>
              </w:rPr>
            </w:pPr>
            <w:r>
              <w:rPr>
                <w:spacing w:val="-2"/>
                <w:sz w:val="18"/>
              </w:rPr>
              <w:t>0.035</w:t>
            </w:r>
          </w:p>
        </w:tc>
        <w:tc>
          <w:tcPr>
            <w:tcW w:w="991" w:type="dxa"/>
          </w:tcPr>
          <w:p>
            <w:pPr>
              <w:pStyle w:val="11"/>
              <w:spacing w:line="188" w:lineRule="exact"/>
              <w:ind w:left="202"/>
              <w:jc w:val="left"/>
              <w:rPr>
                <w:sz w:val="18"/>
              </w:rPr>
            </w:pPr>
            <w:r>
              <w:rPr>
                <w:spacing w:val="-2"/>
                <w:sz w:val="18"/>
              </w:rPr>
              <w:t>0.006</w:t>
            </w:r>
          </w:p>
        </w:tc>
        <w:tc>
          <w:tcPr>
            <w:tcW w:w="1141" w:type="dxa"/>
          </w:tcPr>
          <w:p>
            <w:pPr>
              <w:pStyle w:val="11"/>
              <w:spacing w:line="188" w:lineRule="exact"/>
              <w:ind w:left="3" w:right="62"/>
              <w:rPr>
                <w:sz w:val="18"/>
              </w:rPr>
            </w:pPr>
            <w:r>
              <w:rPr>
                <w:spacing w:val="-10"/>
                <w:sz w:val="18"/>
              </w:rPr>
              <w:t>0</w:t>
            </w:r>
          </w:p>
        </w:tc>
        <w:tc>
          <w:tcPr>
            <w:tcW w:w="874" w:type="dxa"/>
          </w:tcPr>
          <w:p>
            <w:pPr>
              <w:pStyle w:val="11"/>
              <w:spacing w:line="188" w:lineRule="exact"/>
              <w:ind w:left="398"/>
              <w:jc w:val="left"/>
              <w:rPr>
                <w:sz w:val="18"/>
              </w:rPr>
            </w:pPr>
            <w:r>
              <w:rPr>
                <w:spacing w:val="-4"/>
                <w:sz w:val="18"/>
              </w:rPr>
              <w:t>0.12</w:t>
            </w:r>
          </w:p>
        </w:tc>
      </w:tr>
    </w:tbl>
    <w:p>
      <w:pPr>
        <w:spacing w:after="0" w:line="188" w:lineRule="exact"/>
        <w:jc w:val="left"/>
        <w:rPr>
          <w:sz w:val="18"/>
        </w:rPr>
        <w:sectPr>
          <w:footerReference r:id="rId47" w:type="default"/>
          <w:pgSz w:w="12240" w:h="15840"/>
          <w:pgMar w:top="1160" w:right="60" w:bottom="280" w:left="0" w:header="0" w:footer="0" w:gutter="0"/>
          <w:cols w:space="720" w:num="1"/>
        </w:sectPr>
      </w:pPr>
    </w:p>
    <w:p>
      <w:pPr>
        <w:spacing w:before="0"/>
        <w:ind w:left="100" w:right="0" w:firstLine="0"/>
        <w:jc w:val="left"/>
        <w:rPr>
          <w:rFonts w:ascii="Arial Unicode MS"/>
          <w:sz w:val="20"/>
        </w:rPr>
      </w:pPr>
      <w:r>
        <w:rPr>
          <w:rFonts w:ascii="Arial Unicode MS"/>
          <w:sz w:val="20"/>
        </w:rPr>
        <w:t>Declaration</w:t>
      </w:r>
      <w:r>
        <w:rPr>
          <w:rFonts w:ascii="Arial Unicode MS"/>
          <w:spacing w:val="-7"/>
          <w:sz w:val="20"/>
        </w:rPr>
        <w:t xml:space="preserve"> </w:t>
      </w:r>
      <w:r>
        <w:rPr>
          <w:rFonts w:ascii="Arial Unicode MS"/>
          <w:sz w:val="20"/>
        </w:rPr>
        <w:t>of</w:t>
      </w:r>
      <w:r>
        <w:rPr>
          <w:rFonts w:ascii="Arial Unicode MS"/>
          <w:spacing w:val="-7"/>
          <w:sz w:val="20"/>
        </w:rPr>
        <w:t xml:space="preserve"> </w:t>
      </w:r>
      <w:r>
        <w:rPr>
          <w:rFonts w:ascii="Arial Unicode MS"/>
          <w:sz w:val="20"/>
        </w:rPr>
        <w:t>Interest</w:t>
      </w:r>
      <w:r>
        <w:rPr>
          <w:rFonts w:ascii="Arial Unicode MS"/>
          <w:spacing w:val="-7"/>
          <w:sz w:val="20"/>
        </w:rPr>
        <w:t xml:space="preserve"> </w:t>
      </w:r>
      <w:r>
        <w:rPr>
          <w:rFonts w:ascii="Arial Unicode MS"/>
          <w:spacing w:val="-2"/>
          <w:sz w:val="20"/>
        </w:rPr>
        <w:t>Statement</w:t>
      </w:r>
    </w:p>
    <w:p>
      <w:pPr>
        <w:pStyle w:val="6"/>
        <w:rPr>
          <w:rFonts w:ascii="Arial Unicode MS"/>
          <w:sz w:val="22"/>
        </w:rPr>
      </w:pPr>
    </w:p>
    <w:p>
      <w:pPr>
        <w:pStyle w:val="6"/>
        <w:rPr>
          <w:rFonts w:ascii="Arial Unicode MS"/>
          <w:sz w:val="22"/>
        </w:rPr>
      </w:pPr>
    </w:p>
    <w:p>
      <w:pPr>
        <w:pStyle w:val="6"/>
        <w:spacing w:before="120"/>
        <w:rPr>
          <w:rFonts w:ascii="Arial Unicode MS"/>
          <w:sz w:val="22"/>
        </w:rPr>
      </w:pPr>
    </w:p>
    <w:p>
      <w:pPr>
        <w:spacing w:before="0"/>
        <w:ind w:left="1440" w:right="0" w:firstLine="0"/>
        <w:jc w:val="left"/>
        <w:rPr>
          <w:rFonts w:ascii="Calibri"/>
          <w:b/>
          <w:sz w:val="22"/>
        </w:rPr>
      </w:pPr>
      <w:r>
        <w:rPr>
          <w:rFonts w:ascii="Calibri"/>
          <w:b/>
          <w:sz w:val="22"/>
        </w:rPr>
        <w:t>Declaration</w:t>
      </w:r>
      <w:r>
        <w:rPr>
          <w:rFonts w:ascii="Calibri"/>
          <w:b/>
          <w:spacing w:val="-9"/>
          <w:sz w:val="22"/>
        </w:rPr>
        <w:t xml:space="preserve"> </w:t>
      </w:r>
      <w:r>
        <w:rPr>
          <w:rFonts w:ascii="Calibri"/>
          <w:b/>
          <w:sz w:val="22"/>
        </w:rPr>
        <w:t>of</w:t>
      </w:r>
      <w:r>
        <w:rPr>
          <w:rFonts w:ascii="Calibri"/>
          <w:b/>
          <w:spacing w:val="-6"/>
          <w:sz w:val="22"/>
        </w:rPr>
        <w:t xml:space="preserve"> </w:t>
      </w:r>
      <w:r>
        <w:rPr>
          <w:rFonts w:ascii="Calibri"/>
          <w:b/>
          <w:spacing w:val="-2"/>
          <w:sz w:val="22"/>
        </w:rPr>
        <w:t>interests</w:t>
      </w:r>
    </w:p>
    <w:p>
      <w:pPr>
        <w:spacing w:before="241"/>
        <w:ind w:left="1440" w:right="1427" w:firstLine="0"/>
        <w:jc w:val="left"/>
        <w:rPr>
          <w:rFonts w:ascii="Calibri" w:hAnsi="Calibri"/>
          <w:sz w:val="22"/>
        </w:rPr>
      </w:pPr>
      <w:r>
        <w:rPr>
          <w:rFonts w:ascii="Segoe UI Symbol" w:hAnsi="Segoe UI Symbol"/>
          <w:sz w:val="22"/>
        </w:rPr>
        <w:t>☒</w:t>
      </w:r>
      <w:r>
        <w:rPr>
          <w:rFonts w:ascii="Calibri" w:hAnsi="Calibri"/>
          <w:sz w:val="22"/>
        </w:rPr>
        <w:t>The</w:t>
      </w:r>
      <w:r>
        <w:rPr>
          <w:rFonts w:ascii="Calibri" w:hAnsi="Calibri"/>
          <w:spacing w:val="-6"/>
          <w:sz w:val="22"/>
        </w:rPr>
        <w:t xml:space="preserve"> </w:t>
      </w:r>
      <w:r>
        <w:rPr>
          <w:rFonts w:ascii="Calibri" w:hAnsi="Calibri"/>
          <w:sz w:val="22"/>
        </w:rPr>
        <w:t>authors</w:t>
      </w:r>
      <w:r>
        <w:rPr>
          <w:rFonts w:ascii="Calibri" w:hAnsi="Calibri"/>
          <w:spacing w:val="-5"/>
          <w:sz w:val="22"/>
        </w:rPr>
        <w:t xml:space="preserve"> </w:t>
      </w:r>
      <w:r>
        <w:rPr>
          <w:rFonts w:ascii="Calibri" w:hAnsi="Calibri"/>
          <w:sz w:val="22"/>
        </w:rPr>
        <w:t>declare</w:t>
      </w:r>
      <w:r>
        <w:rPr>
          <w:rFonts w:ascii="Calibri" w:hAnsi="Calibri"/>
          <w:spacing w:val="-5"/>
          <w:sz w:val="22"/>
        </w:rPr>
        <w:t xml:space="preserve"> </w:t>
      </w:r>
      <w:r>
        <w:rPr>
          <w:rFonts w:ascii="Calibri" w:hAnsi="Calibri"/>
          <w:sz w:val="22"/>
        </w:rPr>
        <w:t>that</w:t>
      </w:r>
      <w:r>
        <w:rPr>
          <w:rFonts w:ascii="Calibri" w:hAnsi="Calibri"/>
          <w:spacing w:val="-6"/>
          <w:sz w:val="22"/>
        </w:rPr>
        <w:t xml:space="preserve"> </w:t>
      </w:r>
      <w:r>
        <w:rPr>
          <w:rFonts w:ascii="Calibri" w:hAnsi="Calibri"/>
          <w:sz w:val="22"/>
        </w:rPr>
        <w:t>they</w:t>
      </w:r>
      <w:r>
        <w:rPr>
          <w:rFonts w:ascii="Calibri" w:hAnsi="Calibri"/>
          <w:spacing w:val="-5"/>
          <w:sz w:val="22"/>
        </w:rPr>
        <w:t xml:space="preserve"> </w:t>
      </w:r>
      <w:r>
        <w:rPr>
          <w:rFonts w:ascii="Calibri" w:hAnsi="Calibri"/>
          <w:sz w:val="22"/>
        </w:rPr>
        <w:t>have</w:t>
      </w:r>
      <w:r>
        <w:rPr>
          <w:rFonts w:ascii="Calibri" w:hAnsi="Calibri"/>
          <w:spacing w:val="-5"/>
          <w:sz w:val="22"/>
        </w:rPr>
        <w:t xml:space="preserve"> </w:t>
      </w:r>
      <w:r>
        <w:rPr>
          <w:rFonts w:ascii="Calibri" w:hAnsi="Calibri"/>
          <w:sz w:val="22"/>
        </w:rPr>
        <w:t>no</w:t>
      </w:r>
      <w:r>
        <w:rPr>
          <w:rFonts w:ascii="Calibri" w:hAnsi="Calibri"/>
          <w:spacing w:val="-6"/>
          <w:sz w:val="22"/>
        </w:rPr>
        <w:t xml:space="preserve"> </w:t>
      </w:r>
      <w:r>
        <w:rPr>
          <w:rFonts w:ascii="Calibri" w:hAnsi="Calibri"/>
          <w:sz w:val="22"/>
        </w:rPr>
        <w:t>known</w:t>
      </w:r>
      <w:r>
        <w:rPr>
          <w:rFonts w:ascii="Calibri" w:hAnsi="Calibri"/>
          <w:spacing w:val="-5"/>
          <w:sz w:val="22"/>
        </w:rPr>
        <w:t xml:space="preserve"> </w:t>
      </w:r>
      <w:r>
        <w:rPr>
          <w:rFonts w:ascii="Calibri" w:hAnsi="Calibri"/>
          <w:sz w:val="22"/>
        </w:rPr>
        <w:t>competing</w:t>
      </w:r>
      <w:r>
        <w:rPr>
          <w:rFonts w:ascii="Calibri" w:hAnsi="Calibri"/>
          <w:spacing w:val="-6"/>
          <w:sz w:val="22"/>
        </w:rPr>
        <w:t xml:space="preserve"> </w:t>
      </w:r>
      <w:r>
        <w:rPr>
          <w:rFonts w:ascii="Calibri" w:hAnsi="Calibri"/>
          <w:sz w:val="22"/>
        </w:rPr>
        <w:t>financial</w:t>
      </w:r>
      <w:r>
        <w:rPr>
          <w:rFonts w:ascii="Calibri" w:hAnsi="Calibri"/>
          <w:spacing w:val="-6"/>
          <w:sz w:val="22"/>
        </w:rPr>
        <w:t xml:space="preserve"> </w:t>
      </w:r>
      <w:r>
        <w:rPr>
          <w:rFonts w:ascii="Calibri" w:hAnsi="Calibri"/>
          <w:sz w:val="22"/>
        </w:rPr>
        <w:t>interests</w:t>
      </w:r>
      <w:r>
        <w:rPr>
          <w:rFonts w:ascii="Calibri" w:hAnsi="Calibri"/>
          <w:spacing w:val="-7"/>
          <w:sz w:val="22"/>
        </w:rPr>
        <w:t xml:space="preserve"> </w:t>
      </w:r>
      <w:r>
        <w:rPr>
          <w:rFonts w:ascii="Calibri" w:hAnsi="Calibri"/>
          <w:sz w:val="22"/>
        </w:rPr>
        <w:t>or</w:t>
      </w:r>
      <w:r>
        <w:rPr>
          <w:rFonts w:ascii="Calibri" w:hAnsi="Calibri"/>
          <w:spacing w:val="-9"/>
          <w:sz w:val="22"/>
        </w:rPr>
        <w:t xml:space="preserve"> </w:t>
      </w:r>
      <w:r>
        <w:rPr>
          <w:rFonts w:ascii="Calibri" w:hAnsi="Calibri"/>
          <w:sz w:val="22"/>
        </w:rPr>
        <w:t>personal</w:t>
      </w:r>
      <w:r>
        <w:rPr>
          <w:rFonts w:ascii="Calibri" w:hAnsi="Calibri"/>
          <w:spacing w:val="-5"/>
          <w:sz w:val="22"/>
        </w:rPr>
        <w:t xml:space="preserve"> </w:t>
      </w:r>
      <w:r>
        <w:rPr>
          <w:rFonts w:ascii="Calibri" w:hAnsi="Calibri"/>
          <w:sz w:val="22"/>
        </w:rPr>
        <w:t>relationships that could have appeared to influence the work reported in this paper.</w:t>
      </w:r>
    </w:p>
    <w:p>
      <w:pPr>
        <w:spacing w:before="239"/>
        <w:ind w:left="1440" w:right="1427" w:firstLine="0"/>
        <w:jc w:val="left"/>
        <w:rPr>
          <w:rFonts w:ascii="Calibri" w:hAnsi="Calibri"/>
          <w:sz w:val="22"/>
        </w:rPr>
      </w:pPr>
      <w:r>
        <w:rPr>
          <w:rFonts w:ascii="Segoe UI Symbol" w:hAnsi="Segoe UI Symbol"/>
          <w:sz w:val="22"/>
        </w:rPr>
        <w:t>☐</w:t>
      </w:r>
      <w:r>
        <w:rPr>
          <w:rFonts w:ascii="Calibri" w:hAnsi="Calibri"/>
          <w:sz w:val="22"/>
        </w:rPr>
        <w:t>The</w:t>
      </w:r>
      <w:r>
        <w:rPr>
          <w:rFonts w:ascii="Calibri" w:hAnsi="Calibri"/>
          <w:spacing w:val="-8"/>
          <w:sz w:val="22"/>
        </w:rPr>
        <w:t xml:space="preserve"> </w:t>
      </w:r>
      <w:r>
        <w:rPr>
          <w:rFonts w:ascii="Calibri" w:hAnsi="Calibri"/>
          <w:sz w:val="22"/>
        </w:rPr>
        <w:t>authors</w:t>
      </w:r>
      <w:r>
        <w:rPr>
          <w:rFonts w:ascii="Calibri" w:hAnsi="Calibri"/>
          <w:spacing w:val="-6"/>
          <w:sz w:val="22"/>
        </w:rPr>
        <w:t xml:space="preserve"> </w:t>
      </w:r>
      <w:r>
        <w:rPr>
          <w:rFonts w:ascii="Calibri" w:hAnsi="Calibri"/>
          <w:sz w:val="22"/>
        </w:rPr>
        <w:t>declare</w:t>
      </w:r>
      <w:r>
        <w:rPr>
          <w:rFonts w:ascii="Calibri" w:hAnsi="Calibri"/>
          <w:spacing w:val="-6"/>
          <w:sz w:val="22"/>
        </w:rPr>
        <w:t xml:space="preserve"> </w:t>
      </w:r>
      <w:r>
        <w:rPr>
          <w:rFonts w:ascii="Calibri" w:hAnsi="Calibri"/>
          <w:sz w:val="22"/>
        </w:rPr>
        <w:t>the</w:t>
      </w:r>
      <w:r>
        <w:rPr>
          <w:rFonts w:ascii="Calibri" w:hAnsi="Calibri"/>
          <w:spacing w:val="-6"/>
          <w:sz w:val="22"/>
        </w:rPr>
        <w:t xml:space="preserve"> </w:t>
      </w:r>
      <w:r>
        <w:rPr>
          <w:rFonts w:ascii="Calibri" w:hAnsi="Calibri"/>
          <w:sz w:val="22"/>
        </w:rPr>
        <w:t>following</w:t>
      </w:r>
      <w:r>
        <w:rPr>
          <w:rFonts w:ascii="Calibri" w:hAnsi="Calibri"/>
          <w:spacing w:val="-8"/>
          <w:sz w:val="22"/>
        </w:rPr>
        <w:t xml:space="preserve"> </w:t>
      </w:r>
      <w:r>
        <w:rPr>
          <w:rFonts w:ascii="Calibri" w:hAnsi="Calibri"/>
          <w:sz w:val="22"/>
        </w:rPr>
        <w:t>financial</w:t>
      </w:r>
      <w:r>
        <w:rPr>
          <w:rFonts w:ascii="Calibri" w:hAnsi="Calibri"/>
          <w:spacing w:val="-7"/>
          <w:sz w:val="22"/>
        </w:rPr>
        <w:t xml:space="preserve"> </w:t>
      </w:r>
      <w:r>
        <w:rPr>
          <w:rFonts w:ascii="Calibri" w:hAnsi="Calibri"/>
          <w:sz w:val="22"/>
        </w:rPr>
        <w:t>interests/personal</w:t>
      </w:r>
      <w:r>
        <w:rPr>
          <w:rFonts w:ascii="Calibri" w:hAnsi="Calibri"/>
          <w:spacing w:val="-6"/>
          <w:sz w:val="22"/>
        </w:rPr>
        <w:t xml:space="preserve"> </w:t>
      </w:r>
      <w:r>
        <w:rPr>
          <w:rFonts w:ascii="Calibri" w:hAnsi="Calibri"/>
          <w:sz w:val="22"/>
        </w:rPr>
        <w:t>relationships</w:t>
      </w:r>
      <w:r>
        <w:rPr>
          <w:rFonts w:ascii="Calibri" w:hAnsi="Calibri"/>
          <w:spacing w:val="-8"/>
          <w:sz w:val="22"/>
        </w:rPr>
        <w:t xml:space="preserve"> </w:t>
      </w:r>
      <w:r>
        <w:rPr>
          <w:rFonts w:ascii="Calibri" w:hAnsi="Calibri"/>
          <w:sz w:val="22"/>
        </w:rPr>
        <w:t>which</w:t>
      </w:r>
      <w:r>
        <w:rPr>
          <w:rFonts w:ascii="Calibri" w:hAnsi="Calibri"/>
          <w:spacing w:val="-6"/>
          <w:sz w:val="22"/>
        </w:rPr>
        <w:t xml:space="preserve"> </w:t>
      </w:r>
      <w:r>
        <w:rPr>
          <w:rFonts w:ascii="Calibri" w:hAnsi="Calibri"/>
          <w:sz w:val="22"/>
        </w:rPr>
        <w:t>may</w:t>
      </w:r>
      <w:r>
        <w:rPr>
          <w:rFonts w:ascii="Calibri" w:hAnsi="Calibri"/>
          <w:spacing w:val="-6"/>
          <w:sz w:val="22"/>
        </w:rPr>
        <w:t xml:space="preserve"> </w:t>
      </w:r>
      <w:r>
        <w:rPr>
          <w:rFonts w:ascii="Calibri" w:hAnsi="Calibri"/>
          <w:sz w:val="22"/>
        </w:rPr>
        <w:t>be</w:t>
      </w:r>
      <w:r>
        <w:rPr>
          <w:rFonts w:ascii="Calibri" w:hAnsi="Calibri"/>
          <w:spacing w:val="-8"/>
          <w:sz w:val="22"/>
        </w:rPr>
        <w:t xml:space="preserve"> </w:t>
      </w:r>
      <w:r>
        <w:rPr>
          <w:rFonts w:ascii="Calibri" w:hAnsi="Calibri"/>
          <w:sz w:val="22"/>
        </w:rPr>
        <w:t>considered as potential competing interests:</w:t>
      </w:r>
    </w:p>
    <w:p>
      <w:pPr>
        <w:spacing w:after="0"/>
        <w:jc w:val="left"/>
        <w:rPr>
          <w:rFonts w:ascii="Calibri" w:hAnsi="Calibri"/>
          <w:sz w:val="22"/>
        </w:rPr>
        <w:sectPr>
          <w:footerReference r:id="rId48" w:type="default"/>
          <w:pgSz w:w="12240" w:h="15840"/>
          <w:pgMar w:top="0" w:right="60" w:bottom="280" w:left="0" w:header="0" w:footer="0" w:gutter="0"/>
          <w:cols w:space="720" w:num="1"/>
        </w:sectPr>
      </w:pPr>
    </w:p>
    <w:p>
      <w:pPr>
        <w:tabs>
          <w:tab w:val="left" w:pos="8638"/>
        </w:tabs>
        <w:spacing w:before="0"/>
        <w:ind w:left="100" w:right="0" w:firstLine="0"/>
        <w:jc w:val="left"/>
        <w:rPr>
          <w:rFonts w:ascii="Arial Unicode MS"/>
          <w:sz w:val="20"/>
        </w:rPr>
      </w:pPr>
      <w:r>
        <w:rPr>
          <w:rFonts w:ascii="Arial Unicode MS"/>
          <w:sz w:val="20"/>
        </w:rPr>
        <w:t>REVISED</w:t>
      </w:r>
      <w:r>
        <w:rPr>
          <w:rFonts w:ascii="Arial Unicode MS"/>
          <w:spacing w:val="-8"/>
          <w:sz w:val="20"/>
        </w:rPr>
        <w:t xml:space="preserve"> </w:t>
      </w:r>
      <w:r>
        <w:rPr>
          <w:rFonts w:ascii="Arial Unicode MS"/>
          <w:sz w:val="20"/>
        </w:rPr>
        <w:t>Manuscript</w:t>
      </w:r>
      <w:r>
        <w:rPr>
          <w:rFonts w:ascii="Arial Unicode MS"/>
          <w:spacing w:val="-7"/>
          <w:sz w:val="20"/>
        </w:rPr>
        <w:t xml:space="preserve"> </w:t>
      </w:r>
      <w:r>
        <w:rPr>
          <w:rFonts w:ascii="Arial Unicode MS"/>
          <w:sz w:val="20"/>
        </w:rPr>
        <w:t>(text</w:t>
      </w:r>
      <w:r>
        <w:rPr>
          <w:rFonts w:ascii="Arial Unicode MS"/>
          <w:spacing w:val="-7"/>
          <w:sz w:val="20"/>
        </w:rPr>
        <w:t xml:space="preserve"> </w:t>
      </w:r>
      <w:r>
        <w:rPr>
          <w:rFonts w:ascii="Arial Unicode MS"/>
          <w:spacing w:val="-2"/>
          <w:sz w:val="20"/>
        </w:rPr>
        <w:t>UNmarked)</w:t>
      </w:r>
      <w:r>
        <w:rPr>
          <w:rFonts w:ascii="Arial Unicode MS"/>
          <w:sz w:val="20"/>
        </w:rPr>
        <w:tab/>
      </w:r>
      <w:r>
        <w:fldChar w:fldCharType="begin"/>
      </w:r>
      <w:r>
        <w:instrText xml:space="preserve"> HYPERLINK "https://www2.cloud.editorialmanager.com/agee/viewRCResults.aspx?pdf=1&amp;docID=70379&amp;rev=1&amp;fileID=1207423&amp;msid=00965957-f659-4096-b02d-abb84cfe4af8" \h </w:instrText>
      </w:r>
      <w:r>
        <w:fldChar w:fldCharType="separate"/>
      </w:r>
      <w:r>
        <w:rPr>
          <w:rFonts w:ascii="Arial Unicode MS"/>
          <w:color w:val="003399"/>
          <w:sz w:val="20"/>
        </w:rPr>
        <w:t>Click here to view linked References</w:t>
      </w:r>
      <w:r>
        <w:rPr>
          <w:rFonts w:ascii="Arial Unicode MS"/>
          <w:color w:val="003399"/>
          <w:spacing w:val="40"/>
          <w:sz w:val="20"/>
        </w:rPr>
        <w:t xml:space="preserve"> </w:t>
      </w:r>
      <w:r>
        <w:rPr>
          <w:rFonts w:ascii="Arial Unicode MS"/>
          <w:color w:val="003399"/>
          <w:spacing w:val="-12"/>
          <w:sz w:val="20"/>
        </w:rPr>
        <w:drawing>
          <wp:inline distT="0" distB="0" distL="0" distR="0">
            <wp:extent cx="67945" cy="76200"/>
            <wp:effectExtent l="0" t="0" r="0" b="0"/>
            <wp:docPr id="92" name="Image 92">
              <a:hlinkClick xmlns:a="http://schemas.openxmlformats.org/drawingml/2006/main" r:id="rId84"/>
            </wp:docPr>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61" cstate="print"/>
                    <a:stretch>
                      <a:fillRect/>
                    </a:stretch>
                  </pic:blipFill>
                  <pic:spPr>
                    <a:xfrm>
                      <a:off x="0" y="0"/>
                      <a:ext cx="68579" cy="76200"/>
                    </a:xfrm>
                    <a:prstGeom prst="rect">
                      <a:avLst/>
                    </a:prstGeom>
                  </pic:spPr>
                </pic:pic>
              </a:graphicData>
            </a:graphic>
          </wp:inline>
        </w:drawing>
      </w:r>
      <w:r>
        <w:rPr>
          <w:rFonts w:ascii="Arial Unicode MS"/>
          <w:color w:val="003399"/>
          <w:spacing w:val="-12"/>
          <w:sz w:val="20"/>
        </w:rPr>
        <w:fldChar w:fldCharType="end"/>
      </w:r>
    </w:p>
    <w:p>
      <w:pPr>
        <w:pStyle w:val="6"/>
        <w:rPr>
          <w:rFonts w:ascii="Arial Unicode MS"/>
        </w:rPr>
      </w:pPr>
    </w:p>
    <w:p>
      <w:pPr>
        <w:pStyle w:val="6"/>
        <w:spacing w:before="250"/>
        <w:rPr>
          <w:rFonts w:ascii="Arial Unicode MS"/>
        </w:rPr>
      </w:pPr>
    </w:p>
    <w:p>
      <w:pPr>
        <w:tabs>
          <w:tab w:val="left" w:pos="1440"/>
        </w:tabs>
        <w:spacing w:before="0"/>
        <w:ind w:left="960" w:right="0" w:firstLine="0"/>
        <w:jc w:val="left"/>
        <w:rPr>
          <w:i/>
          <w:sz w:val="24"/>
        </w:rPr>
      </w:pPr>
      <w:r>
        <w:rPr>
          <w:spacing w:val="-10"/>
          <w:sz w:val="24"/>
        </w:rPr>
        <w:t>1</w:t>
      </w:r>
      <w:r>
        <w:rPr>
          <w:sz w:val="24"/>
        </w:rPr>
        <w:tab/>
      </w:r>
      <w:r>
        <w:rPr>
          <w:i/>
          <w:sz w:val="24"/>
        </w:rPr>
        <w:t>Submission</w:t>
      </w:r>
      <w:r>
        <w:rPr>
          <w:i/>
          <w:spacing w:val="-2"/>
          <w:sz w:val="24"/>
        </w:rPr>
        <w:t xml:space="preserve"> </w:t>
      </w:r>
      <w:r>
        <w:rPr>
          <w:i/>
          <w:sz w:val="24"/>
        </w:rPr>
        <w:t>type:</w:t>
      </w:r>
      <w:r>
        <w:rPr>
          <w:i/>
          <w:spacing w:val="-2"/>
          <w:sz w:val="24"/>
        </w:rPr>
        <w:t xml:space="preserve"> </w:t>
      </w:r>
      <w:r>
        <w:rPr>
          <w:i/>
          <w:sz w:val="24"/>
        </w:rPr>
        <w:t>Research</w:t>
      </w:r>
      <w:r>
        <w:rPr>
          <w:i/>
          <w:spacing w:val="-1"/>
          <w:sz w:val="24"/>
        </w:rPr>
        <w:t xml:space="preserve"> </w:t>
      </w:r>
      <w:r>
        <w:rPr>
          <w:i/>
          <w:spacing w:val="-2"/>
          <w:sz w:val="24"/>
        </w:rPr>
        <w:t>article</w:t>
      </w:r>
    </w:p>
    <w:p>
      <w:pPr>
        <w:pStyle w:val="6"/>
        <w:spacing w:before="104"/>
        <w:rPr>
          <w:i/>
        </w:rPr>
      </w:pPr>
    </w:p>
    <w:p>
      <w:pPr>
        <w:pStyle w:val="6"/>
        <w:ind w:left="960"/>
      </w:pPr>
      <w:r>
        <w:rPr>
          <w:spacing w:val="-10"/>
        </w:rPr>
        <w:t>2</w:t>
      </w:r>
    </w:p>
    <w:p>
      <w:pPr>
        <w:pStyle w:val="6"/>
        <w:spacing w:before="8"/>
        <w:rPr>
          <w:sz w:val="28"/>
        </w:rPr>
      </w:pPr>
    </w:p>
    <w:p>
      <w:pPr>
        <w:pStyle w:val="2"/>
        <w:tabs>
          <w:tab w:val="left" w:pos="1704"/>
        </w:tabs>
      </w:pPr>
      <w:r>
        <w:rPr>
          <w:b w:val="0"/>
          <w:spacing w:val="-10"/>
          <w:sz w:val="24"/>
        </w:rPr>
        <w:t>3</w:t>
      </w:r>
      <w:r>
        <w:rPr>
          <w:b w:val="0"/>
          <w:sz w:val="24"/>
        </w:rPr>
        <w:tab/>
      </w:r>
      <w:r>
        <w:t>A</w:t>
      </w:r>
      <w:r>
        <w:rPr>
          <w:spacing w:val="-5"/>
        </w:rPr>
        <w:t xml:space="preserve"> </w:t>
      </w:r>
      <w:r>
        <w:t>predator</w:t>
      </w:r>
      <w:r>
        <w:rPr>
          <w:spacing w:val="-3"/>
        </w:rPr>
        <w:t xml:space="preserve"> </w:t>
      </w:r>
      <w:r>
        <w:t>in</w:t>
      </w:r>
      <w:r>
        <w:rPr>
          <w:spacing w:val="-3"/>
        </w:rPr>
        <w:t xml:space="preserve"> </w:t>
      </w:r>
      <w:r>
        <w:t>need</w:t>
      </w:r>
      <w:r>
        <w:rPr>
          <w:spacing w:val="-4"/>
        </w:rPr>
        <w:t xml:space="preserve"> </w:t>
      </w:r>
      <w:r>
        <w:t>is</w:t>
      </w:r>
      <w:r>
        <w:rPr>
          <w:spacing w:val="-2"/>
        </w:rPr>
        <w:t xml:space="preserve"> </w:t>
      </w:r>
      <w:r>
        <w:t>a</w:t>
      </w:r>
      <w:r>
        <w:rPr>
          <w:spacing w:val="-3"/>
        </w:rPr>
        <w:t xml:space="preserve"> </w:t>
      </w:r>
      <w:r>
        <w:t>predator</w:t>
      </w:r>
      <w:r>
        <w:rPr>
          <w:spacing w:val="-6"/>
        </w:rPr>
        <w:t xml:space="preserve"> </w:t>
      </w:r>
      <w:r>
        <w:t>indeed:</w:t>
      </w:r>
      <w:r>
        <w:rPr>
          <w:spacing w:val="-6"/>
        </w:rPr>
        <w:t xml:space="preserve"> </w:t>
      </w:r>
      <w:r>
        <w:t>generalist</w:t>
      </w:r>
      <w:r>
        <w:rPr>
          <w:spacing w:val="-4"/>
        </w:rPr>
        <w:t xml:space="preserve"> </w:t>
      </w:r>
      <w:r>
        <w:t>predators</w:t>
      </w:r>
      <w:r>
        <w:rPr>
          <w:spacing w:val="1"/>
        </w:rPr>
        <w:t xml:space="preserve"> </w:t>
      </w:r>
      <w:r>
        <w:t>(spiders</w:t>
      </w:r>
      <w:r>
        <w:rPr>
          <w:spacing w:val="-2"/>
        </w:rPr>
        <w:t xml:space="preserve"> </w:t>
      </w:r>
      <w:r>
        <w:rPr>
          <w:spacing w:val="-5"/>
        </w:rPr>
        <w:t>and</w:t>
      </w:r>
    </w:p>
    <w:p>
      <w:pPr>
        <w:tabs>
          <w:tab w:val="left" w:pos="1737"/>
        </w:tabs>
        <w:spacing w:before="321"/>
        <w:ind w:left="960" w:right="0" w:firstLine="0"/>
        <w:jc w:val="left"/>
        <w:rPr>
          <w:b/>
          <w:sz w:val="28"/>
        </w:rPr>
      </w:pPr>
      <w:r>
        <w:rPr>
          <w:spacing w:val="-10"/>
          <w:sz w:val="24"/>
        </w:rPr>
        <w:t>4</w:t>
      </w:r>
      <w:r>
        <w:rPr>
          <w:sz w:val="24"/>
        </w:rPr>
        <w:tab/>
      </w:r>
      <w:r>
        <w:rPr>
          <w:b/>
          <w:sz w:val="28"/>
        </w:rPr>
        <w:t>ladybeetles)</w:t>
      </w:r>
      <w:r>
        <w:rPr>
          <w:b/>
          <w:spacing w:val="-6"/>
          <w:sz w:val="28"/>
        </w:rPr>
        <w:t xml:space="preserve"> </w:t>
      </w:r>
      <w:r>
        <w:rPr>
          <w:b/>
          <w:sz w:val="28"/>
        </w:rPr>
        <w:t>specialize</w:t>
      </w:r>
      <w:r>
        <w:rPr>
          <w:b/>
          <w:spacing w:val="-4"/>
          <w:sz w:val="28"/>
        </w:rPr>
        <w:t xml:space="preserve"> </w:t>
      </w:r>
      <w:r>
        <w:rPr>
          <w:b/>
          <w:sz w:val="28"/>
        </w:rPr>
        <w:t>in</w:t>
      </w:r>
      <w:r>
        <w:rPr>
          <w:b/>
          <w:spacing w:val="-2"/>
          <w:sz w:val="28"/>
        </w:rPr>
        <w:t xml:space="preserve"> </w:t>
      </w:r>
      <w:r>
        <w:rPr>
          <w:b/>
          <w:sz w:val="28"/>
        </w:rPr>
        <w:t>pest</w:t>
      </w:r>
      <w:r>
        <w:rPr>
          <w:b/>
          <w:spacing w:val="-4"/>
          <w:sz w:val="28"/>
        </w:rPr>
        <w:t xml:space="preserve"> </w:t>
      </w:r>
      <w:r>
        <w:rPr>
          <w:b/>
          <w:sz w:val="28"/>
        </w:rPr>
        <w:t>consumption</w:t>
      </w:r>
      <w:r>
        <w:rPr>
          <w:b/>
          <w:spacing w:val="-3"/>
          <w:sz w:val="28"/>
        </w:rPr>
        <w:t xml:space="preserve"> </w:t>
      </w:r>
      <w:r>
        <w:rPr>
          <w:b/>
          <w:sz w:val="28"/>
        </w:rPr>
        <w:t>at</w:t>
      </w:r>
      <w:r>
        <w:rPr>
          <w:b/>
          <w:spacing w:val="-4"/>
          <w:sz w:val="28"/>
        </w:rPr>
        <w:t xml:space="preserve"> </w:t>
      </w:r>
      <w:r>
        <w:rPr>
          <w:b/>
          <w:sz w:val="28"/>
        </w:rPr>
        <w:t>the</w:t>
      </w:r>
      <w:r>
        <w:rPr>
          <w:b/>
          <w:spacing w:val="-3"/>
          <w:sz w:val="28"/>
        </w:rPr>
        <w:t xml:space="preserve"> </w:t>
      </w:r>
      <w:r>
        <w:rPr>
          <w:b/>
          <w:sz w:val="28"/>
        </w:rPr>
        <w:t>late</w:t>
      </w:r>
      <w:r>
        <w:rPr>
          <w:b/>
          <w:spacing w:val="-7"/>
          <w:sz w:val="28"/>
        </w:rPr>
        <w:t xml:space="preserve"> </w:t>
      </w:r>
      <w:r>
        <w:rPr>
          <w:b/>
          <w:sz w:val="28"/>
        </w:rPr>
        <w:t>growth</w:t>
      </w:r>
      <w:r>
        <w:rPr>
          <w:b/>
          <w:spacing w:val="-3"/>
          <w:sz w:val="28"/>
        </w:rPr>
        <w:t xml:space="preserve"> </w:t>
      </w:r>
      <w:r>
        <w:rPr>
          <w:b/>
          <w:sz w:val="28"/>
        </w:rPr>
        <w:t>stage</w:t>
      </w:r>
      <w:r>
        <w:rPr>
          <w:b/>
          <w:spacing w:val="-7"/>
          <w:sz w:val="28"/>
        </w:rPr>
        <w:t xml:space="preserve"> </w:t>
      </w:r>
      <w:r>
        <w:rPr>
          <w:b/>
          <w:sz w:val="28"/>
        </w:rPr>
        <w:t>of</w:t>
      </w:r>
      <w:r>
        <w:rPr>
          <w:b/>
          <w:spacing w:val="-3"/>
          <w:sz w:val="28"/>
        </w:rPr>
        <w:t xml:space="preserve"> </w:t>
      </w:r>
      <w:r>
        <w:rPr>
          <w:b/>
          <w:spacing w:val="-4"/>
          <w:sz w:val="28"/>
        </w:rPr>
        <w:t>rice</w:t>
      </w:r>
    </w:p>
    <w:p>
      <w:pPr>
        <w:pStyle w:val="6"/>
        <w:spacing w:before="318"/>
        <w:ind w:left="960"/>
      </w:pPr>
      <w:r>
        <w:rPr>
          <w:spacing w:val="-10"/>
        </w:rPr>
        <w:t>5</w:t>
      </w:r>
    </w:p>
    <w:p>
      <w:pPr>
        <w:pStyle w:val="6"/>
      </w:pPr>
    </w:p>
    <w:p>
      <w:pPr>
        <w:pStyle w:val="6"/>
        <w:tabs>
          <w:tab w:val="left" w:pos="1805"/>
        </w:tabs>
        <w:spacing w:line="480" w:lineRule="auto"/>
        <w:ind w:left="960" w:right="1740"/>
      </w:pPr>
      <w:r>
        <w:rPr>
          <w:spacing w:val="-10"/>
        </w:rPr>
        <w:t>6</w:t>
      </w:r>
      <w:r>
        <w:tab/>
      </w:r>
      <w:r>
        <w:t>Gen-Chang</w:t>
      </w:r>
      <w:r>
        <w:rPr>
          <w:spacing w:val="-5"/>
        </w:rPr>
        <w:t xml:space="preserve"> </w:t>
      </w:r>
      <w:r>
        <w:t>Hsu</w:t>
      </w:r>
      <w:r>
        <w:rPr>
          <w:vertAlign w:val="superscript"/>
        </w:rPr>
        <w:t>1</w:t>
      </w:r>
      <w:r>
        <w:rPr>
          <w:vertAlign w:val="baseline"/>
        </w:rPr>
        <w:t>,</w:t>
      </w:r>
      <w:r>
        <w:rPr>
          <w:spacing w:val="-3"/>
          <w:vertAlign w:val="baseline"/>
        </w:rPr>
        <w:t xml:space="preserve"> </w:t>
      </w:r>
      <w:r>
        <w:rPr>
          <w:vertAlign w:val="baseline"/>
        </w:rPr>
        <w:t>Jia-Ang</w:t>
      </w:r>
      <w:r>
        <w:rPr>
          <w:spacing w:val="-6"/>
          <w:vertAlign w:val="baseline"/>
        </w:rPr>
        <w:t xml:space="preserve"> </w:t>
      </w:r>
      <w:r>
        <w:rPr>
          <w:vertAlign w:val="baseline"/>
        </w:rPr>
        <w:t>Ou</w:t>
      </w:r>
      <w:r>
        <w:rPr>
          <w:vertAlign w:val="superscript"/>
        </w:rPr>
        <w:t>2,3</w:t>
      </w:r>
      <w:r>
        <w:rPr>
          <w:vertAlign w:val="baseline"/>
        </w:rPr>
        <w:t>,</w:t>
      </w:r>
      <w:r>
        <w:rPr>
          <w:spacing w:val="-3"/>
          <w:vertAlign w:val="baseline"/>
        </w:rPr>
        <w:t xml:space="preserve"> </w:t>
      </w:r>
      <w:r>
        <w:rPr>
          <w:vertAlign w:val="baseline"/>
        </w:rPr>
        <w:t>Min-Hsuan</w:t>
      </w:r>
      <w:r>
        <w:rPr>
          <w:spacing w:val="-3"/>
          <w:vertAlign w:val="baseline"/>
        </w:rPr>
        <w:t xml:space="preserve"> </w:t>
      </w:r>
      <w:r>
        <w:rPr>
          <w:vertAlign w:val="baseline"/>
        </w:rPr>
        <w:t>Ni</w:t>
      </w:r>
      <w:r>
        <w:rPr>
          <w:vertAlign w:val="superscript"/>
        </w:rPr>
        <w:t>2</w:t>
      </w:r>
      <w:r>
        <w:rPr>
          <w:vertAlign w:val="baseline"/>
        </w:rPr>
        <w:t>,</w:t>
      </w:r>
      <w:r>
        <w:rPr>
          <w:spacing w:val="-6"/>
          <w:vertAlign w:val="baseline"/>
        </w:rPr>
        <w:t xml:space="preserve"> </w:t>
      </w:r>
      <w:r>
        <w:rPr>
          <w:vertAlign w:val="baseline"/>
        </w:rPr>
        <w:t>Zheng-Hong</w:t>
      </w:r>
      <w:r>
        <w:rPr>
          <w:spacing w:val="-4"/>
          <w:vertAlign w:val="baseline"/>
        </w:rPr>
        <w:t xml:space="preserve"> </w:t>
      </w:r>
      <w:r>
        <w:rPr>
          <w:vertAlign w:val="baseline"/>
        </w:rPr>
        <w:t>Lin</w:t>
      </w:r>
      <w:r>
        <w:rPr>
          <w:vertAlign w:val="superscript"/>
        </w:rPr>
        <w:t>2</w:t>
      </w:r>
      <w:r>
        <w:rPr>
          <w:spacing w:val="-3"/>
          <w:vertAlign w:val="baseline"/>
        </w:rPr>
        <w:t xml:space="preserve"> </w:t>
      </w:r>
      <w:r>
        <w:rPr>
          <w:vertAlign w:val="baseline"/>
        </w:rPr>
        <w:t>and</w:t>
      </w:r>
      <w:r>
        <w:rPr>
          <w:spacing w:val="-3"/>
          <w:vertAlign w:val="baseline"/>
        </w:rPr>
        <w:t xml:space="preserve"> </w:t>
      </w:r>
      <w:r>
        <w:rPr>
          <w:vertAlign w:val="baseline"/>
        </w:rPr>
        <w:t>Chuan-Kai</w:t>
      </w:r>
      <w:r>
        <w:rPr>
          <w:spacing w:val="-3"/>
          <w:vertAlign w:val="baseline"/>
        </w:rPr>
        <w:t xml:space="preserve"> </w:t>
      </w:r>
      <w:r>
        <w:rPr>
          <w:vertAlign w:val="baseline"/>
        </w:rPr>
        <w:t>Ho</w:t>
      </w:r>
      <w:r>
        <w:rPr>
          <w:vertAlign w:val="superscript"/>
        </w:rPr>
        <w:t>1,2*</w:t>
      </w:r>
      <w:r>
        <w:rPr>
          <w:vertAlign w:val="baseline"/>
        </w:rPr>
        <w:t xml:space="preserve"> </w:t>
      </w:r>
      <w:r>
        <w:rPr>
          <w:spacing w:val="-10"/>
          <w:vertAlign w:val="baseline"/>
        </w:rPr>
        <w:t>7</w:t>
      </w:r>
    </w:p>
    <w:p>
      <w:pPr>
        <w:pStyle w:val="10"/>
        <w:numPr>
          <w:ilvl w:val="0"/>
          <w:numId w:val="17"/>
        </w:numPr>
        <w:tabs>
          <w:tab w:val="left" w:pos="1440"/>
        </w:tabs>
        <w:spacing w:before="1" w:after="0" w:line="240" w:lineRule="auto"/>
        <w:ind w:left="1440" w:right="0" w:hanging="480"/>
        <w:jc w:val="left"/>
        <w:rPr>
          <w:sz w:val="24"/>
        </w:rPr>
      </w:pPr>
      <w:r>
        <w:rPr>
          <w:sz w:val="24"/>
          <w:vertAlign w:val="superscript"/>
        </w:rPr>
        <w:t>1</w:t>
      </w:r>
      <w:r>
        <w:rPr>
          <w:sz w:val="24"/>
          <w:vertAlign w:val="baseline"/>
        </w:rPr>
        <w:t>Department</w:t>
      </w:r>
      <w:r>
        <w:rPr>
          <w:spacing w:val="-2"/>
          <w:sz w:val="24"/>
          <w:vertAlign w:val="baseline"/>
        </w:rPr>
        <w:t xml:space="preserve"> </w:t>
      </w:r>
      <w:r>
        <w:rPr>
          <w:sz w:val="24"/>
          <w:vertAlign w:val="baseline"/>
        </w:rPr>
        <w:t>of</w:t>
      </w:r>
      <w:r>
        <w:rPr>
          <w:spacing w:val="-1"/>
          <w:sz w:val="24"/>
          <w:vertAlign w:val="baseline"/>
        </w:rPr>
        <w:t xml:space="preserve"> </w:t>
      </w:r>
      <w:r>
        <w:rPr>
          <w:sz w:val="24"/>
          <w:vertAlign w:val="baseline"/>
        </w:rPr>
        <w:t>Life</w:t>
      </w:r>
      <w:r>
        <w:rPr>
          <w:spacing w:val="-3"/>
          <w:sz w:val="24"/>
          <w:vertAlign w:val="baseline"/>
        </w:rPr>
        <w:t xml:space="preserve"> </w:t>
      </w:r>
      <w:r>
        <w:rPr>
          <w:sz w:val="24"/>
          <w:vertAlign w:val="baseline"/>
        </w:rPr>
        <w:t>Science,</w:t>
      </w:r>
      <w:r>
        <w:rPr>
          <w:spacing w:val="-2"/>
          <w:sz w:val="24"/>
          <w:vertAlign w:val="baseline"/>
        </w:rPr>
        <w:t xml:space="preserve"> </w:t>
      </w:r>
      <w:r>
        <w:rPr>
          <w:sz w:val="24"/>
          <w:vertAlign w:val="baseline"/>
        </w:rPr>
        <w:t>National</w:t>
      </w:r>
      <w:r>
        <w:rPr>
          <w:spacing w:val="-1"/>
          <w:sz w:val="24"/>
          <w:vertAlign w:val="baseline"/>
        </w:rPr>
        <w:t xml:space="preserve"> </w:t>
      </w:r>
      <w:r>
        <w:rPr>
          <w:sz w:val="24"/>
          <w:vertAlign w:val="baseline"/>
        </w:rPr>
        <w:t>Taiwan</w:t>
      </w:r>
      <w:r>
        <w:rPr>
          <w:spacing w:val="-2"/>
          <w:sz w:val="24"/>
          <w:vertAlign w:val="baseline"/>
        </w:rPr>
        <w:t xml:space="preserve"> </w:t>
      </w:r>
      <w:r>
        <w:rPr>
          <w:sz w:val="24"/>
          <w:vertAlign w:val="baseline"/>
        </w:rPr>
        <w:t>University,</w:t>
      </w:r>
      <w:r>
        <w:rPr>
          <w:spacing w:val="-1"/>
          <w:sz w:val="24"/>
          <w:vertAlign w:val="baseline"/>
        </w:rPr>
        <w:t xml:space="preserve"> </w:t>
      </w:r>
      <w:r>
        <w:rPr>
          <w:sz w:val="24"/>
          <w:vertAlign w:val="baseline"/>
        </w:rPr>
        <w:t>Taipei</w:t>
      </w:r>
      <w:r>
        <w:rPr>
          <w:spacing w:val="2"/>
          <w:sz w:val="24"/>
          <w:vertAlign w:val="baseline"/>
        </w:rPr>
        <w:t xml:space="preserve"> </w:t>
      </w:r>
      <w:r>
        <w:rPr>
          <w:sz w:val="24"/>
          <w:vertAlign w:val="baseline"/>
        </w:rPr>
        <w:t>106,</w:t>
      </w:r>
      <w:r>
        <w:rPr>
          <w:spacing w:val="-2"/>
          <w:sz w:val="24"/>
          <w:vertAlign w:val="baseline"/>
        </w:rPr>
        <w:t xml:space="preserve"> Taiwan</w:t>
      </w:r>
    </w:p>
    <w:p>
      <w:pPr>
        <w:pStyle w:val="6"/>
      </w:pPr>
    </w:p>
    <w:p>
      <w:pPr>
        <w:pStyle w:val="10"/>
        <w:numPr>
          <w:ilvl w:val="0"/>
          <w:numId w:val="17"/>
        </w:numPr>
        <w:tabs>
          <w:tab w:val="left" w:pos="1440"/>
        </w:tabs>
        <w:spacing w:before="0" w:after="0" w:line="240" w:lineRule="auto"/>
        <w:ind w:left="1440" w:right="0" w:hanging="480"/>
        <w:jc w:val="left"/>
        <w:rPr>
          <w:sz w:val="24"/>
        </w:rPr>
      </w:pPr>
      <w:r>
        <w:rPr>
          <w:sz w:val="24"/>
          <w:vertAlign w:val="superscript"/>
        </w:rPr>
        <w:t>2</w:t>
      </w:r>
      <w:r>
        <w:rPr>
          <w:sz w:val="24"/>
          <w:vertAlign w:val="baseline"/>
        </w:rPr>
        <w:t>Institute</w:t>
      </w:r>
      <w:r>
        <w:rPr>
          <w:spacing w:val="-3"/>
          <w:sz w:val="24"/>
          <w:vertAlign w:val="baseline"/>
        </w:rPr>
        <w:t xml:space="preserve"> </w:t>
      </w:r>
      <w:r>
        <w:rPr>
          <w:sz w:val="24"/>
          <w:vertAlign w:val="baseline"/>
        </w:rPr>
        <w:t>of</w:t>
      </w:r>
      <w:r>
        <w:rPr>
          <w:spacing w:val="-1"/>
          <w:sz w:val="24"/>
          <w:vertAlign w:val="baseline"/>
        </w:rPr>
        <w:t xml:space="preserve"> </w:t>
      </w:r>
      <w:r>
        <w:rPr>
          <w:sz w:val="24"/>
          <w:vertAlign w:val="baseline"/>
        </w:rPr>
        <w:t>Ecology</w:t>
      </w:r>
      <w:r>
        <w:rPr>
          <w:spacing w:val="-6"/>
          <w:sz w:val="24"/>
          <w:vertAlign w:val="baseline"/>
        </w:rPr>
        <w:t xml:space="preserve"> </w:t>
      </w:r>
      <w:r>
        <w:rPr>
          <w:sz w:val="24"/>
          <w:vertAlign w:val="baseline"/>
        </w:rPr>
        <w:t>and Evolutionary</w:t>
      </w:r>
      <w:r>
        <w:rPr>
          <w:spacing w:val="-4"/>
          <w:sz w:val="24"/>
          <w:vertAlign w:val="baseline"/>
        </w:rPr>
        <w:t xml:space="preserve"> </w:t>
      </w:r>
      <w:r>
        <w:rPr>
          <w:sz w:val="24"/>
          <w:vertAlign w:val="baseline"/>
        </w:rPr>
        <w:t>Biology, National</w:t>
      </w:r>
      <w:r>
        <w:rPr>
          <w:spacing w:val="4"/>
          <w:sz w:val="24"/>
          <w:vertAlign w:val="baseline"/>
        </w:rPr>
        <w:t xml:space="preserve"> </w:t>
      </w:r>
      <w:r>
        <w:rPr>
          <w:sz w:val="24"/>
          <w:vertAlign w:val="baseline"/>
        </w:rPr>
        <w:t>Taiwan</w:t>
      </w:r>
      <w:r>
        <w:rPr>
          <w:spacing w:val="-1"/>
          <w:sz w:val="24"/>
          <w:vertAlign w:val="baseline"/>
        </w:rPr>
        <w:t xml:space="preserve"> </w:t>
      </w:r>
      <w:r>
        <w:rPr>
          <w:sz w:val="24"/>
          <w:vertAlign w:val="baseline"/>
        </w:rPr>
        <w:t>University, Taipei</w:t>
      </w:r>
      <w:r>
        <w:rPr>
          <w:spacing w:val="1"/>
          <w:sz w:val="24"/>
          <w:vertAlign w:val="baseline"/>
        </w:rPr>
        <w:t xml:space="preserve"> </w:t>
      </w:r>
      <w:r>
        <w:rPr>
          <w:sz w:val="24"/>
          <w:vertAlign w:val="baseline"/>
        </w:rPr>
        <w:t>106,</w:t>
      </w:r>
      <w:r>
        <w:rPr>
          <w:spacing w:val="-2"/>
          <w:sz w:val="24"/>
          <w:vertAlign w:val="baseline"/>
        </w:rPr>
        <w:t xml:space="preserve"> Taiwan</w:t>
      </w:r>
    </w:p>
    <w:p>
      <w:pPr>
        <w:pStyle w:val="6"/>
      </w:pPr>
    </w:p>
    <w:p>
      <w:pPr>
        <w:pStyle w:val="10"/>
        <w:numPr>
          <w:ilvl w:val="0"/>
          <w:numId w:val="17"/>
        </w:numPr>
        <w:tabs>
          <w:tab w:val="left" w:pos="1440"/>
        </w:tabs>
        <w:spacing w:before="0" w:after="0" w:line="480" w:lineRule="auto"/>
        <w:ind w:left="840" w:right="1819" w:firstLine="0"/>
        <w:jc w:val="left"/>
        <w:rPr>
          <w:sz w:val="24"/>
        </w:rPr>
      </w:pPr>
      <w:r>
        <w:rPr>
          <w:sz w:val="24"/>
          <w:vertAlign w:val="superscript"/>
        </w:rPr>
        <w:t>3</w:t>
      </w:r>
      <w:r>
        <w:rPr>
          <w:sz w:val="24"/>
          <w:vertAlign w:val="baseline"/>
        </w:rPr>
        <w:t>Department</w:t>
      </w:r>
      <w:r>
        <w:rPr>
          <w:spacing w:val="-4"/>
          <w:sz w:val="24"/>
          <w:vertAlign w:val="baseline"/>
        </w:rPr>
        <w:t xml:space="preserve"> </w:t>
      </w:r>
      <w:r>
        <w:rPr>
          <w:sz w:val="24"/>
          <w:vertAlign w:val="baseline"/>
        </w:rPr>
        <w:t>of</w:t>
      </w:r>
      <w:r>
        <w:rPr>
          <w:spacing w:val="-3"/>
          <w:sz w:val="24"/>
          <w:vertAlign w:val="baseline"/>
        </w:rPr>
        <w:t xml:space="preserve"> </w:t>
      </w:r>
      <w:r>
        <w:rPr>
          <w:sz w:val="24"/>
          <w:vertAlign w:val="baseline"/>
        </w:rPr>
        <w:t>Zoology,</w:t>
      </w:r>
      <w:r>
        <w:rPr>
          <w:spacing w:val="-2"/>
          <w:sz w:val="24"/>
          <w:vertAlign w:val="baseline"/>
        </w:rPr>
        <w:t xml:space="preserve"> </w:t>
      </w:r>
      <w:r>
        <w:rPr>
          <w:sz w:val="24"/>
          <w:vertAlign w:val="baseline"/>
        </w:rPr>
        <w:t>University</w:t>
      </w:r>
      <w:r>
        <w:rPr>
          <w:spacing w:val="-8"/>
          <w:sz w:val="24"/>
          <w:vertAlign w:val="baseline"/>
        </w:rPr>
        <w:t xml:space="preserve"> </w:t>
      </w:r>
      <w:r>
        <w:rPr>
          <w:sz w:val="24"/>
          <w:vertAlign w:val="baseline"/>
        </w:rPr>
        <w:t>of</w:t>
      </w:r>
      <w:r>
        <w:rPr>
          <w:spacing w:val="-4"/>
          <w:sz w:val="24"/>
          <w:vertAlign w:val="baseline"/>
        </w:rPr>
        <w:t xml:space="preserve"> </w:t>
      </w:r>
      <w:r>
        <w:rPr>
          <w:sz w:val="24"/>
          <w:vertAlign w:val="baseline"/>
        </w:rPr>
        <w:t>British</w:t>
      </w:r>
      <w:r>
        <w:rPr>
          <w:spacing w:val="-4"/>
          <w:sz w:val="24"/>
          <w:vertAlign w:val="baseline"/>
        </w:rPr>
        <w:t xml:space="preserve"> </w:t>
      </w:r>
      <w:r>
        <w:rPr>
          <w:sz w:val="24"/>
          <w:vertAlign w:val="baseline"/>
        </w:rPr>
        <w:t>Columbia,</w:t>
      </w:r>
      <w:r>
        <w:rPr>
          <w:spacing w:val="-4"/>
          <w:sz w:val="24"/>
          <w:vertAlign w:val="baseline"/>
        </w:rPr>
        <w:t xml:space="preserve"> </w:t>
      </w:r>
      <w:r>
        <w:rPr>
          <w:sz w:val="24"/>
          <w:vertAlign w:val="baseline"/>
        </w:rPr>
        <w:t>Vancouver,</w:t>
      </w:r>
      <w:r>
        <w:rPr>
          <w:spacing w:val="-5"/>
          <w:sz w:val="24"/>
          <w:vertAlign w:val="baseline"/>
        </w:rPr>
        <w:t xml:space="preserve"> </w:t>
      </w:r>
      <w:r>
        <w:rPr>
          <w:sz w:val="24"/>
          <w:vertAlign w:val="baseline"/>
        </w:rPr>
        <w:t>BC,</w:t>
      </w:r>
      <w:r>
        <w:rPr>
          <w:spacing w:val="-2"/>
          <w:sz w:val="24"/>
          <w:vertAlign w:val="baseline"/>
        </w:rPr>
        <w:t xml:space="preserve"> </w:t>
      </w:r>
      <w:r>
        <w:rPr>
          <w:sz w:val="24"/>
          <w:vertAlign w:val="baseline"/>
        </w:rPr>
        <w:t>V6T</w:t>
      </w:r>
      <w:r>
        <w:rPr>
          <w:spacing w:val="-5"/>
          <w:sz w:val="24"/>
          <w:vertAlign w:val="baseline"/>
        </w:rPr>
        <w:t xml:space="preserve"> </w:t>
      </w:r>
      <w:r>
        <w:rPr>
          <w:sz w:val="24"/>
          <w:vertAlign w:val="baseline"/>
        </w:rPr>
        <w:t>1Z4,</w:t>
      </w:r>
      <w:r>
        <w:rPr>
          <w:spacing w:val="-4"/>
          <w:sz w:val="24"/>
          <w:vertAlign w:val="baseline"/>
        </w:rPr>
        <w:t xml:space="preserve"> </w:t>
      </w:r>
      <w:r>
        <w:rPr>
          <w:sz w:val="24"/>
          <w:vertAlign w:val="baseline"/>
        </w:rPr>
        <w:t xml:space="preserve">Canada </w:t>
      </w:r>
      <w:r>
        <w:rPr>
          <w:spacing w:val="-6"/>
          <w:sz w:val="24"/>
          <w:vertAlign w:val="baseline"/>
        </w:rPr>
        <w:t>11</w:t>
      </w:r>
    </w:p>
    <w:p>
      <w:pPr>
        <w:pStyle w:val="10"/>
        <w:numPr>
          <w:ilvl w:val="0"/>
          <w:numId w:val="18"/>
        </w:numPr>
        <w:tabs>
          <w:tab w:val="left" w:pos="1440"/>
        </w:tabs>
        <w:spacing w:before="0" w:after="0" w:line="240" w:lineRule="auto"/>
        <w:ind w:left="1440" w:right="0" w:hanging="600"/>
        <w:jc w:val="left"/>
        <w:rPr>
          <w:sz w:val="24"/>
        </w:rPr>
      </w:pPr>
      <w:r>
        <w:rPr>
          <w:sz w:val="24"/>
        </w:rPr>
        <w:t>*</w:t>
      </w:r>
      <w:r>
        <w:rPr>
          <w:spacing w:val="-2"/>
          <w:sz w:val="24"/>
        </w:rPr>
        <w:t xml:space="preserve"> </w:t>
      </w:r>
      <w:r>
        <w:rPr>
          <w:sz w:val="24"/>
        </w:rPr>
        <w:t>Corresponding</w:t>
      </w:r>
      <w:r>
        <w:rPr>
          <w:spacing w:val="-2"/>
          <w:sz w:val="24"/>
        </w:rPr>
        <w:t xml:space="preserve"> author.</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ORCiD</w:t>
      </w:r>
      <w:r>
        <w:rPr>
          <w:spacing w:val="-6"/>
          <w:sz w:val="24"/>
        </w:rPr>
        <w:t xml:space="preserve"> </w:t>
      </w:r>
      <w:r>
        <w:rPr>
          <w:sz w:val="24"/>
        </w:rPr>
        <w:t>ID:</w:t>
      </w:r>
      <w:r>
        <w:rPr>
          <w:spacing w:val="-4"/>
          <w:sz w:val="24"/>
        </w:rPr>
        <w:t xml:space="preserve"> </w:t>
      </w:r>
      <w:r>
        <w:fldChar w:fldCharType="begin"/>
      </w:r>
      <w:r>
        <w:instrText xml:space="preserve"> HYPERLINK "http://orcid.org/0000-0002-6437-0073" \h </w:instrText>
      </w:r>
      <w:r>
        <w:fldChar w:fldCharType="separate"/>
      </w:r>
      <w:r>
        <w:rPr>
          <w:sz w:val="24"/>
        </w:rPr>
        <w:t>http://orcid.org/0000-0002-6437-</w:t>
      </w:r>
      <w:r>
        <w:rPr>
          <w:spacing w:val="-4"/>
          <w:sz w:val="24"/>
        </w:rPr>
        <w:t>0073</w:t>
      </w:r>
      <w:r>
        <w:rPr>
          <w:spacing w:val="-4"/>
          <w:sz w:val="24"/>
        </w:rPr>
        <w:fldChar w:fldCharType="end"/>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Address:</w:t>
      </w:r>
      <w:r>
        <w:rPr>
          <w:spacing w:val="4"/>
          <w:sz w:val="24"/>
        </w:rPr>
        <w:t xml:space="preserve"> </w:t>
      </w:r>
      <w:r>
        <w:rPr>
          <w:sz w:val="24"/>
        </w:rPr>
        <w:t>Institute of</w:t>
      </w:r>
      <w:r>
        <w:rPr>
          <w:spacing w:val="3"/>
          <w:sz w:val="24"/>
        </w:rPr>
        <w:t xml:space="preserve"> </w:t>
      </w:r>
      <w:r>
        <w:rPr>
          <w:sz w:val="24"/>
        </w:rPr>
        <w:t>Ecology</w:t>
      </w:r>
      <w:r>
        <w:rPr>
          <w:spacing w:val="-2"/>
          <w:sz w:val="24"/>
        </w:rPr>
        <w:t xml:space="preserve"> </w:t>
      </w:r>
      <w:r>
        <w:rPr>
          <w:sz w:val="24"/>
        </w:rPr>
        <w:t>and</w:t>
      </w:r>
      <w:r>
        <w:rPr>
          <w:spacing w:val="1"/>
          <w:sz w:val="24"/>
        </w:rPr>
        <w:t xml:space="preserve"> </w:t>
      </w:r>
      <w:r>
        <w:rPr>
          <w:sz w:val="24"/>
        </w:rPr>
        <w:t>Evolutionary</w:t>
      </w:r>
      <w:r>
        <w:rPr>
          <w:spacing w:val="-1"/>
          <w:sz w:val="24"/>
        </w:rPr>
        <w:t xml:space="preserve"> </w:t>
      </w:r>
      <w:r>
        <w:rPr>
          <w:sz w:val="24"/>
        </w:rPr>
        <w:t>Biology,</w:t>
      </w:r>
      <w:r>
        <w:rPr>
          <w:spacing w:val="1"/>
          <w:sz w:val="24"/>
        </w:rPr>
        <w:t xml:space="preserve"> </w:t>
      </w:r>
      <w:r>
        <w:rPr>
          <w:sz w:val="24"/>
        </w:rPr>
        <w:t>National</w:t>
      </w:r>
      <w:r>
        <w:rPr>
          <w:spacing w:val="1"/>
          <w:sz w:val="24"/>
        </w:rPr>
        <w:t xml:space="preserve"> </w:t>
      </w:r>
      <w:r>
        <w:rPr>
          <w:sz w:val="24"/>
        </w:rPr>
        <w:t>Taiwan</w:t>
      </w:r>
      <w:r>
        <w:rPr>
          <w:spacing w:val="4"/>
          <w:sz w:val="24"/>
        </w:rPr>
        <w:t xml:space="preserve"> </w:t>
      </w:r>
      <w:r>
        <w:rPr>
          <w:sz w:val="24"/>
        </w:rPr>
        <w:t>University,</w:t>
      </w:r>
      <w:r>
        <w:rPr>
          <w:spacing w:val="3"/>
          <w:sz w:val="24"/>
        </w:rPr>
        <w:t xml:space="preserve"> </w:t>
      </w:r>
      <w:r>
        <w:rPr>
          <w:sz w:val="24"/>
        </w:rPr>
        <w:t>Taipei</w:t>
      </w:r>
      <w:r>
        <w:rPr>
          <w:spacing w:val="2"/>
          <w:sz w:val="24"/>
        </w:rPr>
        <w:t xml:space="preserve"> </w:t>
      </w:r>
      <w:r>
        <w:rPr>
          <w:spacing w:val="-4"/>
          <w:sz w:val="24"/>
        </w:rPr>
        <w:t>106,</w:t>
      </w:r>
    </w:p>
    <w:p>
      <w:pPr>
        <w:pStyle w:val="6"/>
      </w:pPr>
    </w:p>
    <w:p>
      <w:pPr>
        <w:pStyle w:val="10"/>
        <w:numPr>
          <w:ilvl w:val="0"/>
          <w:numId w:val="18"/>
        </w:numPr>
        <w:tabs>
          <w:tab w:val="left" w:pos="1440"/>
        </w:tabs>
        <w:spacing w:before="0" w:after="0" w:line="240" w:lineRule="auto"/>
        <w:ind w:left="1440" w:right="0" w:hanging="600"/>
        <w:jc w:val="left"/>
        <w:rPr>
          <w:sz w:val="24"/>
        </w:rPr>
      </w:pPr>
      <w:r>
        <w:rPr>
          <w:spacing w:val="-2"/>
          <w:sz w:val="24"/>
        </w:rPr>
        <w:t>Taiwan</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Email:</w:t>
      </w:r>
      <w:r>
        <w:rPr>
          <w:spacing w:val="-3"/>
          <w:sz w:val="24"/>
        </w:rPr>
        <w:t xml:space="preserve"> </w:t>
      </w:r>
      <w:r>
        <w:fldChar w:fldCharType="begin"/>
      </w:r>
      <w:r>
        <w:instrText xml:space="preserve"> HYPERLINK "mailto:ckho@ntu.edu.tw" \h </w:instrText>
      </w:r>
      <w:r>
        <w:fldChar w:fldCharType="separate"/>
      </w:r>
      <w:r>
        <w:rPr>
          <w:color w:val="0000FF"/>
          <w:spacing w:val="-2"/>
          <w:sz w:val="24"/>
          <w:u w:val="single" w:color="0000FF"/>
        </w:rPr>
        <w:t>ckho@ntu.edu.tw</w:t>
      </w:r>
      <w:r>
        <w:rPr>
          <w:color w:val="0000FF"/>
          <w:spacing w:val="-2"/>
          <w:sz w:val="24"/>
          <w:u w:val="single" w:color="0000FF"/>
        </w:rPr>
        <w:fldChar w:fldCharType="end"/>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Telephone</w:t>
      </w:r>
      <w:r>
        <w:rPr>
          <w:spacing w:val="-5"/>
          <w:sz w:val="24"/>
        </w:rPr>
        <w:t xml:space="preserve"> </w:t>
      </w:r>
      <w:r>
        <w:rPr>
          <w:sz w:val="24"/>
        </w:rPr>
        <w:t>number:</w:t>
      </w:r>
      <w:r>
        <w:rPr>
          <w:spacing w:val="-1"/>
          <w:sz w:val="24"/>
        </w:rPr>
        <w:t xml:space="preserve"> </w:t>
      </w:r>
      <w:r>
        <w:rPr>
          <w:sz w:val="24"/>
        </w:rPr>
        <w:t>886-2-33662466</w:t>
      </w:r>
      <w:r>
        <w:rPr>
          <w:spacing w:val="57"/>
          <w:sz w:val="24"/>
        </w:rPr>
        <w:t xml:space="preserve"> </w:t>
      </w:r>
      <w:r>
        <w:rPr>
          <w:sz w:val="24"/>
        </w:rPr>
        <w:t>/</w:t>
      </w:r>
      <w:r>
        <w:rPr>
          <w:spacing w:val="-1"/>
          <w:sz w:val="24"/>
        </w:rPr>
        <w:t xml:space="preserve"> </w:t>
      </w:r>
      <w:r>
        <w:rPr>
          <w:sz w:val="24"/>
        </w:rPr>
        <w:t>Fax</w:t>
      </w:r>
      <w:r>
        <w:rPr>
          <w:spacing w:val="1"/>
          <w:sz w:val="24"/>
        </w:rPr>
        <w:t xml:space="preserve"> </w:t>
      </w:r>
      <w:r>
        <w:rPr>
          <w:sz w:val="24"/>
        </w:rPr>
        <w:t>number:</w:t>
      </w:r>
      <w:r>
        <w:rPr>
          <w:spacing w:val="-1"/>
          <w:sz w:val="24"/>
        </w:rPr>
        <w:t xml:space="preserve"> </w:t>
      </w:r>
      <w:r>
        <w:rPr>
          <w:sz w:val="24"/>
        </w:rPr>
        <w:t>886-2-</w:t>
      </w:r>
      <w:r>
        <w:rPr>
          <w:spacing w:val="-2"/>
          <w:sz w:val="24"/>
        </w:rPr>
        <w:t>23686750</w:t>
      </w:r>
    </w:p>
    <w:p>
      <w:pPr>
        <w:spacing w:after="0" w:line="240" w:lineRule="auto"/>
        <w:jc w:val="left"/>
        <w:rPr>
          <w:sz w:val="24"/>
        </w:rPr>
        <w:sectPr>
          <w:footerReference r:id="rId49" w:type="default"/>
          <w:pgSz w:w="12240" w:h="15840"/>
          <w:pgMar w:top="0" w:right="60" w:bottom="1240" w:left="0" w:header="0" w:footer="1056" w:gutter="0"/>
          <w:pgNumType w:start="1"/>
          <w:cols w:space="720" w:num="1"/>
        </w:sectPr>
      </w:pPr>
    </w:p>
    <w:p>
      <w:pPr>
        <w:pStyle w:val="2"/>
        <w:numPr>
          <w:ilvl w:val="0"/>
          <w:numId w:val="18"/>
        </w:numPr>
        <w:tabs>
          <w:tab w:val="left" w:pos="5600"/>
        </w:tabs>
        <w:spacing w:before="78" w:after="0" w:line="240" w:lineRule="auto"/>
        <w:ind w:left="5600" w:right="0" w:hanging="4760"/>
        <w:jc w:val="left"/>
      </w:pPr>
      <w:r>
        <w:rPr>
          <w:spacing w:val="-2"/>
        </w:rPr>
        <w:t>Abstract</w:t>
      </w:r>
    </w:p>
    <w:p>
      <w:pPr>
        <w:pStyle w:val="6"/>
        <w:spacing w:before="39"/>
        <w:rPr>
          <w:b/>
        </w:rPr>
      </w:pPr>
    </w:p>
    <w:p>
      <w:pPr>
        <w:pStyle w:val="10"/>
        <w:numPr>
          <w:ilvl w:val="0"/>
          <w:numId w:val="18"/>
        </w:numPr>
        <w:tabs>
          <w:tab w:val="left" w:pos="1440"/>
        </w:tabs>
        <w:spacing w:before="0" w:after="0" w:line="240" w:lineRule="auto"/>
        <w:ind w:left="1440" w:right="0" w:hanging="600"/>
        <w:jc w:val="left"/>
        <w:rPr>
          <w:sz w:val="24"/>
        </w:rPr>
      </w:pPr>
      <w:r>
        <w:rPr>
          <w:sz w:val="24"/>
        </w:rPr>
        <w:t>Biocontrol,</w:t>
      </w:r>
      <w:r>
        <w:rPr>
          <w:spacing w:val="-1"/>
          <w:sz w:val="24"/>
        </w:rPr>
        <w:t xml:space="preserve"> </w:t>
      </w:r>
      <w:r>
        <w:rPr>
          <w:sz w:val="24"/>
        </w:rPr>
        <w:t>using</w:t>
      </w:r>
      <w:r>
        <w:rPr>
          <w:spacing w:val="-3"/>
          <w:sz w:val="24"/>
        </w:rPr>
        <w:t xml:space="preserve"> </w:t>
      </w:r>
      <w:r>
        <w:rPr>
          <w:sz w:val="24"/>
        </w:rPr>
        <w:t>natural</w:t>
      </w:r>
      <w:r>
        <w:rPr>
          <w:spacing w:val="2"/>
          <w:sz w:val="24"/>
        </w:rPr>
        <w:t xml:space="preserve"> </w:t>
      </w:r>
      <w:r>
        <w:rPr>
          <w:sz w:val="24"/>
        </w:rPr>
        <w:t>enemies</w:t>
      </w:r>
      <w:r>
        <w:rPr>
          <w:spacing w:val="-1"/>
          <w:sz w:val="24"/>
        </w:rPr>
        <w:t xml:space="preserve"> </w:t>
      </w:r>
      <w:r>
        <w:rPr>
          <w:sz w:val="24"/>
        </w:rPr>
        <w:t>for</w:t>
      </w:r>
      <w:r>
        <w:rPr>
          <w:spacing w:val="-2"/>
          <w:sz w:val="24"/>
        </w:rPr>
        <w:t xml:space="preserve"> </w:t>
      </w:r>
      <w:r>
        <w:rPr>
          <w:sz w:val="24"/>
        </w:rPr>
        <w:t>pest</w:t>
      </w:r>
      <w:r>
        <w:rPr>
          <w:spacing w:val="-1"/>
          <w:sz w:val="24"/>
        </w:rPr>
        <w:t xml:space="preserve"> </w:t>
      </w:r>
      <w:r>
        <w:rPr>
          <w:sz w:val="24"/>
        </w:rPr>
        <w:t>control,</w:t>
      </w:r>
      <w:r>
        <w:rPr>
          <w:spacing w:val="1"/>
          <w:sz w:val="24"/>
        </w:rPr>
        <w:t xml:space="preserve"> </w:t>
      </w:r>
      <w:r>
        <w:rPr>
          <w:sz w:val="24"/>
        </w:rPr>
        <w:t>has a</w:t>
      </w:r>
      <w:r>
        <w:rPr>
          <w:spacing w:val="-2"/>
          <w:sz w:val="24"/>
        </w:rPr>
        <w:t xml:space="preserve"> </w:t>
      </w:r>
      <w:r>
        <w:rPr>
          <w:sz w:val="24"/>
        </w:rPr>
        <w:t>long</w:t>
      </w:r>
      <w:r>
        <w:rPr>
          <w:spacing w:val="-3"/>
          <w:sz w:val="24"/>
        </w:rPr>
        <w:t xml:space="preserve"> </w:t>
      </w:r>
      <w:r>
        <w:rPr>
          <w:sz w:val="24"/>
        </w:rPr>
        <w:t>history</w:t>
      </w:r>
      <w:r>
        <w:rPr>
          <w:spacing w:val="-6"/>
          <w:sz w:val="24"/>
        </w:rPr>
        <w:t xml:space="preserve"> </w:t>
      </w:r>
      <w:r>
        <w:rPr>
          <w:sz w:val="24"/>
        </w:rPr>
        <w:t>in</w:t>
      </w:r>
      <w:r>
        <w:rPr>
          <w:spacing w:val="-1"/>
          <w:sz w:val="24"/>
        </w:rPr>
        <w:t xml:space="preserve"> </w:t>
      </w:r>
      <w:r>
        <w:rPr>
          <w:sz w:val="24"/>
        </w:rPr>
        <w:t>agriculture.</w:t>
      </w:r>
      <w:r>
        <w:rPr>
          <w:spacing w:val="66"/>
          <w:sz w:val="24"/>
        </w:rPr>
        <w:t xml:space="preserve"> </w:t>
      </w:r>
      <w:r>
        <w:rPr>
          <w:sz w:val="24"/>
        </w:rPr>
        <w:t xml:space="preserve">It </w:t>
      </w:r>
      <w:r>
        <w:rPr>
          <w:spacing w:val="-5"/>
          <w:sz w:val="24"/>
        </w:rPr>
        <w:t>has</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received</w:t>
      </w:r>
      <w:r>
        <w:rPr>
          <w:spacing w:val="-1"/>
          <w:sz w:val="24"/>
        </w:rPr>
        <w:t xml:space="preserve"> </w:t>
      </w:r>
      <w:r>
        <w:rPr>
          <w:sz w:val="24"/>
        </w:rPr>
        <w:t>a</w:t>
      </w:r>
      <w:r>
        <w:rPr>
          <w:spacing w:val="-1"/>
          <w:sz w:val="24"/>
        </w:rPr>
        <w:t xml:space="preserve"> </w:t>
      </w:r>
      <w:r>
        <w:rPr>
          <w:sz w:val="24"/>
        </w:rPr>
        <w:t>surge</w:t>
      </w:r>
      <w:r>
        <w:rPr>
          <w:spacing w:val="-2"/>
          <w:sz w:val="24"/>
        </w:rPr>
        <w:t xml:space="preserve"> </w:t>
      </w:r>
      <w:r>
        <w:rPr>
          <w:sz w:val="24"/>
        </w:rPr>
        <w:t>of interest in</w:t>
      </w:r>
      <w:r>
        <w:rPr>
          <w:spacing w:val="-1"/>
          <w:sz w:val="24"/>
        </w:rPr>
        <w:t xml:space="preserve"> </w:t>
      </w:r>
      <w:r>
        <w:rPr>
          <w:sz w:val="24"/>
        </w:rPr>
        <w:t>the</w:t>
      </w:r>
      <w:r>
        <w:rPr>
          <w:spacing w:val="1"/>
          <w:sz w:val="24"/>
        </w:rPr>
        <w:t xml:space="preserve"> </w:t>
      </w:r>
      <w:r>
        <w:rPr>
          <w:sz w:val="24"/>
        </w:rPr>
        <w:t>recent Anthropocene</w:t>
      </w:r>
      <w:r>
        <w:rPr>
          <w:spacing w:val="-2"/>
          <w:sz w:val="24"/>
        </w:rPr>
        <w:t xml:space="preserve"> </w:t>
      </w:r>
      <w:r>
        <w:rPr>
          <w:sz w:val="24"/>
        </w:rPr>
        <w:t>because</w:t>
      </w:r>
      <w:r>
        <w:rPr>
          <w:spacing w:val="-1"/>
          <w:sz w:val="24"/>
        </w:rPr>
        <w:t xml:space="preserve"> </w:t>
      </w:r>
      <w:r>
        <w:rPr>
          <w:sz w:val="24"/>
        </w:rPr>
        <w:t>of</w:t>
      </w:r>
      <w:r>
        <w:rPr>
          <w:spacing w:val="-1"/>
          <w:sz w:val="24"/>
        </w:rPr>
        <w:t xml:space="preserve"> </w:t>
      </w:r>
      <w:r>
        <w:rPr>
          <w:sz w:val="24"/>
        </w:rPr>
        <w:t>its potential as</w:t>
      </w:r>
      <w:r>
        <w:rPr>
          <w:spacing w:val="-1"/>
          <w:sz w:val="24"/>
        </w:rPr>
        <w:t xml:space="preserve"> </w:t>
      </w:r>
      <w:r>
        <w:rPr>
          <w:sz w:val="24"/>
        </w:rPr>
        <w:t>a</w:t>
      </w:r>
      <w:r>
        <w:rPr>
          <w:spacing w:val="1"/>
          <w:sz w:val="24"/>
        </w:rPr>
        <w:t xml:space="preserve"> </w:t>
      </w:r>
      <w:r>
        <w:rPr>
          <w:sz w:val="24"/>
        </w:rPr>
        <w:t>valuable</w:t>
      </w:r>
      <w:r>
        <w:rPr>
          <w:spacing w:val="-1"/>
          <w:sz w:val="24"/>
        </w:rPr>
        <w:t xml:space="preserve"> </w:t>
      </w:r>
      <w:r>
        <w:rPr>
          <w:spacing w:val="-4"/>
          <w:sz w:val="24"/>
        </w:rPr>
        <w:t>tool</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for</w:t>
      </w:r>
      <w:r>
        <w:rPr>
          <w:spacing w:val="-3"/>
          <w:sz w:val="24"/>
        </w:rPr>
        <w:t xml:space="preserve"> </w:t>
      </w:r>
      <w:r>
        <w:rPr>
          <w:sz w:val="24"/>
        </w:rPr>
        <w:t>sustainable</w:t>
      </w:r>
      <w:r>
        <w:rPr>
          <w:spacing w:val="-1"/>
          <w:sz w:val="24"/>
        </w:rPr>
        <w:t xml:space="preserve"> </w:t>
      </w:r>
      <w:r>
        <w:rPr>
          <w:sz w:val="24"/>
        </w:rPr>
        <w:t>agriculture.</w:t>
      </w:r>
      <w:r>
        <w:rPr>
          <w:spacing w:val="61"/>
          <w:sz w:val="24"/>
        </w:rPr>
        <w:t xml:space="preserve"> </w:t>
      </w:r>
      <w:r>
        <w:rPr>
          <w:sz w:val="24"/>
        </w:rPr>
        <w:t>To solve a</w:t>
      </w:r>
      <w:r>
        <w:rPr>
          <w:spacing w:val="-3"/>
          <w:sz w:val="24"/>
        </w:rPr>
        <w:t xml:space="preserve"> </w:t>
      </w:r>
      <w:r>
        <w:rPr>
          <w:sz w:val="24"/>
        </w:rPr>
        <w:t>long-standing</w:t>
      </w:r>
      <w:r>
        <w:rPr>
          <w:spacing w:val="-3"/>
          <w:sz w:val="24"/>
        </w:rPr>
        <w:t xml:space="preserve"> </w:t>
      </w:r>
      <w:r>
        <w:rPr>
          <w:sz w:val="24"/>
        </w:rPr>
        <w:t xml:space="preserve">puzzle in biocontrol—how well </w:t>
      </w:r>
      <w:r>
        <w:rPr>
          <w:spacing w:val="-5"/>
          <w:sz w:val="24"/>
        </w:rPr>
        <w:t>the</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ubiquitous</w:t>
      </w:r>
      <w:r>
        <w:rPr>
          <w:spacing w:val="-3"/>
          <w:sz w:val="24"/>
        </w:rPr>
        <w:t xml:space="preserve"> </w:t>
      </w:r>
      <w:r>
        <w:rPr>
          <w:sz w:val="24"/>
        </w:rPr>
        <w:t>generalist</w:t>
      </w:r>
      <w:r>
        <w:rPr>
          <w:spacing w:val="-1"/>
          <w:sz w:val="24"/>
        </w:rPr>
        <w:t xml:space="preserve"> </w:t>
      </w:r>
      <w:r>
        <w:rPr>
          <w:sz w:val="24"/>
        </w:rPr>
        <w:t>arthropod</w:t>
      </w:r>
      <w:r>
        <w:rPr>
          <w:spacing w:val="-1"/>
          <w:sz w:val="24"/>
        </w:rPr>
        <w:t xml:space="preserve"> </w:t>
      </w:r>
      <w:r>
        <w:rPr>
          <w:sz w:val="24"/>
        </w:rPr>
        <w:t>predators</w:t>
      </w:r>
      <w:r>
        <w:rPr>
          <w:spacing w:val="-1"/>
          <w:sz w:val="24"/>
        </w:rPr>
        <w:t xml:space="preserve"> </w:t>
      </w:r>
      <w:r>
        <w:rPr>
          <w:sz w:val="24"/>
        </w:rPr>
        <w:t>(GAPs)</w:t>
      </w:r>
      <w:r>
        <w:rPr>
          <w:spacing w:val="-1"/>
          <w:sz w:val="24"/>
        </w:rPr>
        <w:t xml:space="preserve"> </w:t>
      </w:r>
      <w:r>
        <w:rPr>
          <w:sz w:val="24"/>
        </w:rPr>
        <w:t>function as</w:t>
      </w:r>
      <w:r>
        <w:rPr>
          <w:spacing w:val="-1"/>
          <w:sz w:val="24"/>
        </w:rPr>
        <w:t xml:space="preserve"> </w:t>
      </w:r>
      <w:r>
        <w:rPr>
          <w:sz w:val="24"/>
        </w:rPr>
        <w:t>biocontrol</w:t>
      </w:r>
      <w:r>
        <w:rPr>
          <w:spacing w:val="-1"/>
          <w:sz w:val="24"/>
        </w:rPr>
        <w:t xml:space="preserve"> </w:t>
      </w:r>
      <w:r>
        <w:rPr>
          <w:sz w:val="24"/>
        </w:rPr>
        <w:t xml:space="preserve">agents—this </w:t>
      </w:r>
      <w:r>
        <w:rPr>
          <w:spacing w:val="-2"/>
          <w:sz w:val="24"/>
        </w:rPr>
        <w:t>study</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aimed</w:t>
      </w:r>
      <w:r>
        <w:rPr>
          <w:spacing w:val="-2"/>
          <w:sz w:val="24"/>
        </w:rPr>
        <w:t xml:space="preserve"> </w:t>
      </w:r>
      <w:r>
        <w:rPr>
          <w:sz w:val="24"/>
        </w:rPr>
        <w:t>to</w:t>
      </w:r>
      <w:r>
        <w:rPr>
          <w:spacing w:val="-1"/>
          <w:sz w:val="24"/>
        </w:rPr>
        <w:t xml:space="preserve"> </w:t>
      </w:r>
      <w:r>
        <w:rPr>
          <w:sz w:val="24"/>
        </w:rPr>
        <w:t>1) quantify</w:t>
      </w:r>
      <w:r>
        <w:rPr>
          <w:spacing w:val="-6"/>
          <w:sz w:val="24"/>
        </w:rPr>
        <w:t xml:space="preserve"> </w:t>
      </w:r>
      <w:r>
        <w:rPr>
          <w:sz w:val="24"/>
        </w:rPr>
        <w:t>the</w:t>
      </w:r>
      <w:r>
        <w:rPr>
          <w:spacing w:val="1"/>
          <w:sz w:val="24"/>
        </w:rPr>
        <w:t xml:space="preserve"> </w:t>
      </w:r>
      <w:r>
        <w:rPr>
          <w:sz w:val="24"/>
        </w:rPr>
        <w:t>diet</w:t>
      </w:r>
      <w:r>
        <w:rPr>
          <w:spacing w:val="-1"/>
          <w:sz w:val="24"/>
        </w:rPr>
        <w:t xml:space="preserve"> </w:t>
      </w:r>
      <w:r>
        <w:rPr>
          <w:sz w:val="24"/>
        </w:rPr>
        <w:t>composition of</w:t>
      </w:r>
      <w:r>
        <w:rPr>
          <w:spacing w:val="1"/>
          <w:sz w:val="24"/>
        </w:rPr>
        <w:t xml:space="preserve"> </w:t>
      </w:r>
      <w:r>
        <w:rPr>
          <w:sz w:val="24"/>
        </w:rPr>
        <w:t>GAPs</w:t>
      </w:r>
      <w:r>
        <w:rPr>
          <w:spacing w:val="-1"/>
          <w:sz w:val="24"/>
        </w:rPr>
        <w:t xml:space="preserve"> </w:t>
      </w:r>
      <w:r>
        <w:rPr>
          <w:sz w:val="24"/>
        </w:rPr>
        <w:t>(spiders and</w:t>
      </w:r>
      <w:r>
        <w:rPr>
          <w:spacing w:val="-1"/>
          <w:sz w:val="24"/>
        </w:rPr>
        <w:t xml:space="preserve"> </w:t>
      </w:r>
      <w:r>
        <w:rPr>
          <w:sz w:val="24"/>
        </w:rPr>
        <w:t>ladybeetles)</w:t>
      </w:r>
      <w:r>
        <w:rPr>
          <w:spacing w:val="1"/>
          <w:sz w:val="24"/>
        </w:rPr>
        <w:t xml:space="preserve"> </w:t>
      </w:r>
      <w:r>
        <w:rPr>
          <w:sz w:val="24"/>
        </w:rPr>
        <w:t xml:space="preserve">at different </w:t>
      </w:r>
      <w:r>
        <w:rPr>
          <w:spacing w:val="-4"/>
          <w:sz w:val="24"/>
        </w:rPr>
        <w:t>crop</w:t>
      </w:r>
    </w:p>
    <w:p>
      <w:pPr>
        <w:pStyle w:val="6"/>
        <w:spacing w:before="1"/>
      </w:pPr>
    </w:p>
    <w:p>
      <w:pPr>
        <w:pStyle w:val="10"/>
        <w:numPr>
          <w:ilvl w:val="0"/>
          <w:numId w:val="18"/>
        </w:numPr>
        <w:tabs>
          <w:tab w:val="left" w:pos="1440"/>
        </w:tabs>
        <w:spacing w:before="0" w:after="0" w:line="240" w:lineRule="auto"/>
        <w:ind w:left="1440" w:right="0" w:hanging="600"/>
        <w:jc w:val="left"/>
        <w:rPr>
          <w:sz w:val="24"/>
        </w:rPr>
      </w:pPr>
      <w:r>
        <w:rPr>
          <w:sz w:val="24"/>
        </w:rPr>
        <w:t>stages</w:t>
      </w:r>
      <w:r>
        <w:rPr>
          <w:spacing w:val="-3"/>
          <w:sz w:val="24"/>
        </w:rPr>
        <w:t xml:space="preserve"> </w:t>
      </w:r>
      <w:r>
        <w:rPr>
          <w:sz w:val="24"/>
        </w:rPr>
        <w:t>using</w:t>
      </w:r>
      <w:r>
        <w:rPr>
          <w:spacing w:val="-3"/>
          <w:sz w:val="24"/>
        </w:rPr>
        <w:t xml:space="preserve"> </w:t>
      </w:r>
      <w:r>
        <w:rPr>
          <w:sz w:val="24"/>
        </w:rPr>
        <w:t>stable</w:t>
      </w:r>
      <w:r>
        <w:rPr>
          <w:spacing w:val="-1"/>
          <w:sz w:val="24"/>
        </w:rPr>
        <w:t xml:space="preserve"> </w:t>
      </w:r>
      <w:r>
        <w:rPr>
          <w:sz w:val="24"/>
        </w:rPr>
        <w:t>isotope</w:t>
      </w:r>
      <w:r>
        <w:rPr>
          <w:spacing w:val="-1"/>
          <w:sz w:val="24"/>
        </w:rPr>
        <w:t xml:space="preserve"> </w:t>
      </w:r>
      <w:r>
        <w:rPr>
          <w:sz w:val="24"/>
        </w:rPr>
        <w:t>analysis, 2) examine</w:t>
      </w:r>
      <w:r>
        <w:rPr>
          <w:spacing w:val="-1"/>
          <w:sz w:val="24"/>
        </w:rPr>
        <w:t xml:space="preserve"> </w:t>
      </w:r>
      <w:r>
        <w:rPr>
          <w:sz w:val="24"/>
        </w:rPr>
        <w:t>the consistency</w:t>
      </w:r>
      <w:r>
        <w:rPr>
          <w:spacing w:val="-5"/>
          <w:sz w:val="24"/>
        </w:rPr>
        <w:t xml:space="preserve"> </w:t>
      </w:r>
      <w:r>
        <w:rPr>
          <w:sz w:val="24"/>
        </w:rPr>
        <w:t>of</w:t>
      </w:r>
      <w:r>
        <w:rPr>
          <w:spacing w:val="2"/>
          <w:sz w:val="24"/>
        </w:rPr>
        <w:t xml:space="preserve"> </w:t>
      </w:r>
      <w:r>
        <w:rPr>
          <w:sz w:val="24"/>
        </w:rPr>
        <w:t xml:space="preserve">GAPs in pest </w:t>
      </w:r>
      <w:r>
        <w:rPr>
          <w:spacing w:val="-2"/>
          <w:sz w:val="24"/>
        </w:rPr>
        <w:t>consumption</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over</w:t>
      </w:r>
      <w:r>
        <w:rPr>
          <w:spacing w:val="-1"/>
          <w:sz w:val="24"/>
        </w:rPr>
        <w:t xml:space="preserve"> </w:t>
      </w:r>
      <w:r>
        <w:rPr>
          <w:sz w:val="24"/>
        </w:rPr>
        <w:t>years,</w:t>
      </w:r>
      <w:r>
        <w:rPr>
          <w:spacing w:val="-1"/>
          <w:sz w:val="24"/>
        </w:rPr>
        <w:t xml:space="preserve"> </w:t>
      </w:r>
      <w:r>
        <w:rPr>
          <w:sz w:val="24"/>
        </w:rPr>
        <w:t>and</w:t>
      </w:r>
      <w:r>
        <w:rPr>
          <w:spacing w:val="-1"/>
          <w:sz w:val="24"/>
        </w:rPr>
        <w:t xml:space="preserve"> </w:t>
      </w:r>
      <w:r>
        <w:rPr>
          <w:sz w:val="24"/>
        </w:rPr>
        <w:t>3)</w:t>
      </w:r>
      <w:r>
        <w:rPr>
          <w:spacing w:val="-2"/>
          <w:sz w:val="24"/>
        </w:rPr>
        <w:t xml:space="preserve"> </w:t>
      </w:r>
      <w:r>
        <w:rPr>
          <w:sz w:val="24"/>
        </w:rPr>
        <w:t>investigate</w:t>
      </w:r>
      <w:r>
        <w:rPr>
          <w:spacing w:val="-2"/>
          <w:sz w:val="24"/>
        </w:rPr>
        <w:t xml:space="preserve"> </w:t>
      </w:r>
      <w:r>
        <w:rPr>
          <w:sz w:val="24"/>
        </w:rPr>
        <w:t>how abiotic</w:t>
      </w:r>
      <w:r>
        <w:rPr>
          <w:spacing w:val="-1"/>
          <w:sz w:val="24"/>
        </w:rPr>
        <w:t xml:space="preserve"> </w:t>
      </w:r>
      <w:r>
        <w:rPr>
          <w:sz w:val="24"/>
        </w:rPr>
        <w:t>and</w:t>
      </w:r>
      <w:r>
        <w:rPr>
          <w:spacing w:val="-1"/>
          <w:sz w:val="24"/>
        </w:rPr>
        <w:t xml:space="preserve"> </w:t>
      </w:r>
      <w:r>
        <w:rPr>
          <w:sz w:val="24"/>
        </w:rPr>
        <w:t>biotic</w:t>
      </w:r>
      <w:r>
        <w:rPr>
          <w:spacing w:val="-1"/>
          <w:sz w:val="24"/>
        </w:rPr>
        <w:t xml:space="preserve"> </w:t>
      </w:r>
      <w:r>
        <w:rPr>
          <w:sz w:val="24"/>
        </w:rPr>
        <w:t>factors affect</w:t>
      </w:r>
      <w:r>
        <w:rPr>
          <w:spacing w:val="3"/>
          <w:sz w:val="24"/>
        </w:rPr>
        <w:t xml:space="preserve"> </w:t>
      </w:r>
      <w:r>
        <w:rPr>
          <w:sz w:val="24"/>
        </w:rPr>
        <w:t>pest</w:t>
      </w:r>
      <w:r>
        <w:rPr>
          <w:spacing w:val="-1"/>
          <w:sz w:val="24"/>
        </w:rPr>
        <w:t xml:space="preserve"> </w:t>
      </w:r>
      <w:r>
        <w:rPr>
          <w:sz w:val="24"/>
        </w:rPr>
        <w:t>consumption</w:t>
      </w:r>
      <w:r>
        <w:rPr>
          <w:spacing w:val="-1"/>
          <w:sz w:val="24"/>
        </w:rPr>
        <w:t xml:space="preserve"> </w:t>
      </w:r>
      <w:r>
        <w:rPr>
          <w:sz w:val="24"/>
        </w:rPr>
        <w:t>by</w:t>
      </w:r>
      <w:r>
        <w:rPr>
          <w:spacing w:val="-6"/>
          <w:sz w:val="24"/>
        </w:rPr>
        <w:t xml:space="preserve"> </w:t>
      </w:r>
      <w:r>
        <w:rPr>
          <w:spacing w:val="-2"/>
          <w:sz w:val="24"/>
        </w:rPr>
        <w:t>GAPs.</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Specifically,</w:t>
      </w:r>
      <w:r>
        <w:rPr>
          <w:spacing w:val="-1"/>
          <w:sz w:val="24"/>
        </w:rPr>
        <w:t xml:space="preserve"> </w:t>
      </w:r>
      <w:r>
        <w:rPr>
          <w:sz w:val="24"/>
        </w:rPr>
        <w:t>we</w:t>
      </w:r>
      <w:r>
        <w:rPr>
          <w:spacing w:val="-3"/>
          <w:sz w:val="24"/>
        </w:rPr>
        <w:t xml:space="preserve"> </w:t>
      </w:r>
      <w:r>
        <w:rPr>
          <w:sz w:val="24"/>
        </w:rPr>
        <w:t>sampled</w:t>
      </w:r>
      <w:r>
        <w:rPr>
          <w:spacing w:val="1"/>
          <w:sz w:val="24"/>
        </w:rPr>
        <w:t xml:space="preserve"> </w:t>
      </w:r>
      <w:r>
        <w:rPr>
          <w:sz w:val="24"/>
        </w:rPr>
        <w:t>arthropod</w:t>
      </w:r>
      <w:r>
        <w:rPr>
          <w:spacing w:val="-1"/>
          <w:sz w:val="24"/>
        </w:rPr>
        <w:t xml:space="preserve"> </w:t>
      </w:r>
      <w:r>
        <w:rPr>
          <w:sz w:val="24"/>
        </w:rPr>
        <w:t>prey</w:t>
      </w:r>
      <w:r>
        <w:rPr>
          <w:spacing w:val="-4"/>
          <w:sz w:val="24"/>
        </w:rPr>
        <w:t xml:space="preserve"> </w:t>
      </w:r>
      <w:r>
        <w:rPr>
          <w:sz w:val="24"/>
        </w:rPr>
        <w:t>and</w:t>
      </w:r>
      <w:r>
        <w:rPr>
          <w:spacing w:val="-1"/>
          <w:sz w:val="24"/>
        </w:rPr>
        <w:t xml:space="preserve"> </w:t>
      </w:r>
      <w:r>
        <w:rPr>
          <w:sz w:val="24"/>
        </w:rPr>
        <w:t>GAPs</w:t>
      </w:r>
      <w:r>
        <w:rPr>
          <w:spacing w:val="-1"/>
          <w:sz w:val="24"/>
        </w:rPr>
        <w:t xml:space="preserve"> </w:t>
      </w:r>
      <w:r>
        <w:rPr>
          <w:sz w:val="24"/>
        </w:rPr>
        <w:t>in</w:t>
      </w:r>
      <w:r>
        <w:rPr>
          <w:spacing w:val="-1"/>
          <w:sz w:val="24"/>
        </w:rPr>
        <w:t xml:space="preserve"> </w:t>
      </w:r>
      <w:r>
        <w:rPr>
          <w:sz w:val="24"/>
        </w:rPr>
        <w:t>sub-tropical</w:t>
      </w:r>
      <w:r>
        <w:rPr>
          <w:spacing w:val="-1"/>
          <w:sz w:val="24"/>
        </w:rPr>
        <w:t xml:space="preserve"> </w:t>
      </w:r>
      <w:r>
        <w:rPr>
          <w:sz w:val="24"/>
        </w:rPr>
        <w:t>organic and</w:t>
      </w:r>
      <w:r>
        <w:rPr>
          <w:spacing w:val="-1"/>
          <w:sz w:val="24"/>
        </w:rPr>
        <w:t xml:space="preserve"> </w:t>
      </w:r>
      <w:r>
        <w:rPr>
          <w:sz w:val="24"/>
        </w:rPr>
        <w:t xml:space="preserve">conventional </w:t>
      </w:r>
      <w:r>
        <w:rPr>
          <w:spacing w:val="-4"/>
          <w:sz w:val="24"/>
        </w:rPr>
        <w:t>rice</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farms</w:t>
      </w:r>
      <w:r>
        <w:rPr>
          <w:spacing w:val="-4"/>
          <w:sz w:val="24"/>
        </w:rPr>
        <w:t xml:space="preserve"> </w:t>
      </w:r>
      <w:r>
        <w:rPr>
          <w:sz w:val="24"/>
        </w:rPr>
        <w:t>over</w:t>
      </w:r>
      <w:r>
        <w:rPr>
          <w:spacing w:val="-1"/>
          <w:sz w:val="24"/>
        </w:rPr>
        <w:t xml:space="preserve"> </w:t>
      </w:r>
      <w:r>
        <w:rPr>
          <w:sz w:val="24"/>
        </w:rPr>
        <w:t>crop</w:t>
      </w:r>
      <w:r>
        <w:rPr>
          <w:spacing w:val="-2"/>
          <w:sz w:val="24"/>
        </w:rPr>
        <w:t xml:space="preserve"> </w:t>
      </w:r>
      <w:r>
        <w:rPr>
          <w:sz w:val="24"/>
        </w:rPr>
        <w:t>stages</w:t>
      </w:r>
      <w:r>
        <w:rPr>
          <w:spacing w:val="-2"/>
          <w:sz w:val="24"/>
        </w:rPr>
        <w:t xml:space="preserve"> </w:t>
      </w:r>
      <w:r>
        <w:rPr>
          <w:sz w:val="24"/>
        </w:rPr>
        <w:t>(seedling,</w:t>
      </w:r>
      <w:r>
        <w:rPr>
          <w:spacing w:val="-2"/>
          <w:sz w:val="24"/>
        </w:rPr>
        <w:t xml:space="preserve"> </w:t>
      </w:r>
      <w:r>
        <w:rPr>
          <w:sz w:val="24"/>
        </w:rPr>
        <w:t>tillering,</w:t>
      </w:r>
      <w:r>
        <w:rPr>
          <w:spacing w:val="-1"/>
          <w:sz w:val="24"/>
        </w:rPr>
        <w:t xml:space="preserve"> </w:t>
      </w:r>
      <w:r>
        <w:rPr>
          <w:sz w:val="24"/>
        </w:rPr>
        <w:t>flowering,</w:t>
      </w:r>
      <w:r>
        <w:rPr>
          <w:spacing w:val="-2"/>
          <w:sz w:val="24"/>
        </w:rPr>
        <w:t xml:space="preserve"> </w:t>
      </w:r>
      <w:r>
        <w:rPr>
          <w:sz w:val="24"/>
        </w:rPr>
        <w:t>and ripening)</w:t>
      </w:r>
      <w:r>
        <w:rPr>
          <w:spacing w:val="2"/>
          <w:sz w:val="24"/>
        </w:rPr>
        <w:t xml:space="preserve"> </w:t>
      </w:r>
      <w:r>
        <w:rPr>
          <w:sz w:val="24"/>
        </w:rPr>
        <w:t>in</w:t>
      </w:r>
      <w:r>
        <w:rPr>
          <w:spacing w:val="-2"/>
          <w:sz w:val="24"/>
        </w:rPr>
        <w:t xml:space="preserve"> </w:t>
      </w:r>
      <w:r>
        <w:rPr>
          <w:sz w:val="24"/>
        </w:rPr>
        <w:t>three</w:t>
      </w:r>
      <w:r>
        <w:rPr>
          <w:spacing w:val="-1"/>
          <w:sz w:val="24"/>
        </w:rPr>
        <w:t xml:space="preserve"> </w:t>
      </w:r>
      <w:r>
        <w:rPr>
          <w:sz w:val="24"/>
        </w:rPr>
        <w:t>consecutive</w:t>
      </w:r>
      <w:r>
        <w:rPr>
          <w:spacing w:val="2"/>
          <w:sz w:val="24"/>
        </w:rPr>
        <w:t xml:space="preserve"> </w:t>
      </w:r>
      <w:r>
        <w:rPr>
          <w:spacing w:val="-2"/>
          <w:sz w:val="24"/>
        </w:rPr>
        <w:t>years.</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Among</w:t>
      </w:r>
      <w:r>
        <w:rPr>
          <w:spacing w:val="-6"/>
          <w:sz w:val="24"/>
        </w:rPr>
        <w:t xml:space="preserve"> </w:t>
      </w:r>
      <w:r>
        <w:rPr>
          <w:sz w:val="24"/>
        </w:rPr>
        <w:t>our field-collected</w:t>
      </w:r>
      <w:r>
        <w:rPr>
          <w:spacing w:val="-1"/>
          <w:sz w:val="24"/>
        </w:rPr>
        <w:t xml:space="preserve"> </w:t>
      </w:r>
      <w:r>
        <w:rPr>
          <w:sz w:val="24"/>
        </w:rPr>
        <w:t>samples,</w:t>
      </w:r>
      <w:r>
        <w:rPr>
          <w:spacing w:val="2"/>
          <w:sz w:val="24"/>
        </w:rPr>
        <w:t xml:space="preserve"> </w:t>
      </w:r>
      <w:r>
        <w:rPr>
          <w:sz w:val="24"/>
        </w:rPr>
        <w:t>352</w:t>
      </w:r>
      <w:r>
        <w:rPr>
          <w:spacing w:val="-1"/>
          <w:sz w:val="24"/>
        </w:rPr>
        <w:t xml:space="preserve"> </w:t>
      </w:r>
      <w:r>
        <w:rPr>
          <w:sz w:val="24"/>
        </w:rPr>
        <w:t>arthropod</w:t>
      </w:r>
      <w:r>
        <w:rPr>
          <w:spacing w:val="1"/>
          <w:sz w:val="24"/>
        </w:rPr>
        <w:t xml:space="preserve"> </w:t>
      </w:r>
      <w:r>
        <w:rPr>
          <w:sz w:val="24"/>
        </w:rPr>
        <w:t>predator and</w:t>
      </w:r>
      <w:r>
        <w:rPr>
          <w:spacing w:val="-1"/>
          <w:sz w:val="24"/>
        </w:rPr>
        <w:t xml:space="preserve"> </w:t>
      </w:r>
      <w:r>
        <w:rPr>
          <w:sz w:val="24"/>
        </w:rPr>
        <w:t>828 prey</w:t>
      </w:r>
      <w:r>
        <w:rPr>
          <w:spacing w:val="-5"/>
          <w:sz w:val="24"/>
        </w:rPr>
        <w:t xml:space="preserve"> </w:t>
      </w:r>
      <w:r>
        <w:rPr>
          <w:sz w:val="24"/>
        </w:rPr>
        <w:t>isotope</w:t>
      </w:r>
      <w:r>
        <w:rPr>
          <w:spacing w:val="-1"/>
          <w:sz w:val="24"/>
        </w:rPr>
        <w:t xml:space="preserve"> </w:t>
      </w:r>
      <w:r>
        <w:rPr>
          <w:sz w:val="24"/>
        </w:rPr>
        <w:t xml:space="preserve">samples </w:t>
      </w:r>
      <w:r>
        <w:rPr>
          <w:spacing w:val="-4"/>
          <w:sz w:val="24"/>
        </w:rPr>
        <w:t>were</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analyzed</w:t>
      </w:r>
      <w:r>
        <w:rPr>
          <w:spacing w:val="-1"/>
          <w:sz w:val="24"/>
        </w:rPr>
        <w:t xml:space="preserve"> </w:t>
      </w:r>
      <w:r>
        <w:rPr>
          <w:sz w:val="24"/>
        </w:rPr>
        <w:t>to infer</w:t>
      </w:r>
      <w:r>
        <w:rPr>
          <w:spacing w:val="-1"/>
          <w:sz w:val="24"/>
        </w:rPr>
        <w:t xml:space="preserve"> </w:t>
      </w:r>
      <w:r>
        <w:rPr>
          <w:sz w:val="24"/>
        </w:rPr>
        <w:t>predator-prey</w:t>
      </w:r>
      <w:r>
        <w:rPr>
          <w:spacing w:val="-6"/>
          <w:sz w:val="24"/>
        </w:rPr>
        <w:t xml:space="preserve"> </w:t>
      </w:r>
      <w:r>
        <w:rPr>
          <w:sz w:val="24"/>
        </w:rPr>
        <w:t>interactions.</w:t>
      </w:r>
      <w:r>
        <w:rPr>
          <w:spacing w:val="58"/>
          <w:sz w:val="24"/>
        </w:rPr>
        <w:t xml:space="preserve"> </w:t>
      </w:r>
      <w:r>
        <w:rPr>
          <w:sz w:val="24"/>
        </w:rPr>
        <w:t>Our</w:t>
      </w:r>
      <w:r>
        <w:rPr>
          <w:spacing w:val="-1"/>
          <w:sz w:val="24"/>
        </w:rPr>
        <w:t xml:space="preserve"> </w:t>
      </w:r>
      <w:r>
        <w:rPr>
          <w:sz w:val="24"/>
        </w:rPr>
        <w:t>results</w:t>
      </w:r>
      <w:r>
        <w:rPr>
          <w:spacing w:val="-1"/>
          <w:sz w:val="24"/>
        </w:rPr>
        <w:t xml:space="preserve"> </w:t>
      </w:r>
      <w:r>
        <w:rPr>
          <w:sz w:val="24"/>
        </w:rPr>
        <w:t>show</w:t>
      </w:r>
      <w:r>
        <w:rPr>
          <w:spacing w:val="-1"/>
          <w:sz w:val="24"/>
        </w:rPr>
        <w:t xml:space="preserve"> </w:t>
      </w:r>
      <w:r>
        <w:rPr>
          <w:sz w:val="24"/>
        </w:rPr>
        <w:t>the</w:t>
      </w:r>
      <w:r>
        <w:rPr>
          <w:spacing w:val="-1"/>
          <w:sz w:val="24"/>
        </w:rPr>
        <w:t xml:space="preserve"> </w:t>
      </w:r>
      <w:r>
        <w:rPr>
          <w:sz w:val="24"/>
        </w:rPr>
        <w:t>following:</w:t>
      </w:r>
      <w:r>
        <w:rPr>
          <w:spacing w:val="58"/>
          <w:sz w:val="24"/>
        </w:rPr>
        <w:t xml:space="preserve"> </w:t>
      </w:r>
      <w:r>
        <w:rPr>
          <w:sz w:val="24"/>
        </w:rPr>
        <w:t>a) The</w:t>
      </w:r>
      <w:r>
        <w:rPr>
          <w:spacing w:val="-2"/>
          <w:sz w:val="24"/>
        </w:rPr>
        <w:t xml:space="preserve"> proportion</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of</w:t>
      </w:r>
      <w:r>
        <w:rPr>
          <w:spacing w:val="-3"/>
          <w:sz w:val="24"/>
        </w:rPr>
        <w:t xml:space="preserve"> </w:t>
      </w:r>
      <w:r>
        <w:rPr>
          <w:sz w:val="24"/>
        </w:rPr>
        <w:t>rice</w:t>
      </w:r>
      <w:r>
        <w:rPr>
          <w:spacing w:val="-3"/>
          <w:sz w:val="24"/>
        </w:rPr>
        <w:t xml:space="preserve"> </w:t>
      </w:r>
      <w:r>
        <w:rPr>
          <w:sz w:val="24"/>
        </w:rPr>
        <w:t>pests</w:t>
      </w:r>
      <w:r>
        <w:rPr>
          <w:spacing w:val="-1"/>
          <w:sz w:val="24"/>
        </w:rPr>
        <w:t xml:space="preserve"> </w:t>
      </w:r>
      <w:r>
        <w:rPr>
          <w:sz w:val="24"/>
        </w:rPr>
        <w:t>in</w:t>
      </w:r>
      <w:r>
        <w:rPr>
          <w:spacing w:val="-1"/>
          <w:sz w:val="24"/>
        </w:rPr>
        <w:t xml:space="preserve"> </w:t>
      </w:r>
      <w:r>
        <w:rPr>
          <w:sz w:val="24"/>
        </w:rPr>
        <w:t>GAPs’</w:t>
      </w:r>
      <w:r>
        <w:rPr>
          <w:spacing w:val="-1"/>
          <w:sz w:val="24"/>
        </w:rPr>
        <w:t xml:space="preserve"> </w:t>
      </w:r>
      <w:r>
        <w:rPr>
          <w:sz w:val="24"/>
        </w:rPr>
        <w:t>diets</w:t>
      </w:r>
      <w:r>
        <w:rPr>
          <w:spacing w:val="-2"/>
          <w:sz w:val="24"/>
        </w:rPr>
        <w:t xml:space="preserve"> </w:t>
      </w:r>
      <w:r>
        <w:rPr>
          <w:sz w:val="24"/>
        </w:rPr>
        <w:t>in</w:t>
      </w:r>
      <w:r>
        <w:rPr>
          <w:spacing w:val="-1"/>
          <w:sz w:val="24"/>
        </w:rPr>
        <w:t xml:space="preserve"> </w:t>
      </w:r>
      <w:r>
        <w:rPr>
          <w:sz w:val="24"/>
        </w:rPr>
        <w:t>both</w:t>
      </w:r>
      <w:r>
        <w:rPr>
          <w:spacing w:val="-1"/>
          <w:sz w:val="24"/>
        </w:rPr>
        <w:t xml:space="preserve"> </w:t>
      </w:r>
      <w:r>
        <w:rPr>
          <w:sz w:val="24"/>
        </w:rPr>
        <w:t>organic</w:t>
      </w:r>
      <w:r>
        <w:rPr>
          <w:spacing w:val="-2"/>
          <w:sz w:val="24"/>
        </w:rPr>
        <w:t xml:space="preserve"> </w:t>
      </w:r>
      <w:r>
        <w:rPr>
          <w:sz w:val="24"/>
        </w:rPr>
        <w:t>and</w:t>
      </w:r>
      <w:r>
        <w:rPr>
          <w:spacing w:val="-1"/>
          <w:sz w:val="24"/>
        </w:rPr>
        <w:t xml:space="preserve"> </w:t>
      </w:r>
      <w:r>
        <w:rPr>
          <w:sz w:val="24"/>
        </w:rPr>
        <w:t>conventional</w:t>
      </w:r>
      <w:r>
        <w:rPr>
          <w:spacing w:val="2"/>
          <w:sz w:val="24"/>
        </w:rPr>
        <w:t xml:space="preserve"> </w:t>
      </w:r>
      <w:r>
        <w:rPr>
          <w:sz w:val="24"/>
        </w:rPr>
        <w:t>rice</w:t>
      </w:r>
      <w:r>
        <w:rPr>
          <w:spacing w:val="-2"/>
          <w:sz w:val="24"/>
        </w:rPr>
        <w:t xml:space="preserve"> </w:t>
      </w:r>
      <w:r>
        <w:rPr>
          <w:sz w:val="24"/>
        </w:rPr>
        <w:t>farms</w:t>
      </w:r>
      <w:r>
        <w:rPr>
          <w:spacing w:val="-1"/>
          <w:sz w:val="24"/>
        </w:rPr>
        <w:t xml:space="preserve"> </w:t>
      </w:r>
      <w:r>
        <w:rPr>
          <w:sz w:val="24"/>
        </w:rPr>
        <w:t>increased</w:t>
      </w:r>
      <w:r>
        <w:rPr>
          <w:spacing w:val="-1"/>
          <w:sz w:val="24"/>
        </w:rPr>
        <w:t xml:space="preserve"> </w:t>
      </w:r>
      <w:r>
        <w:rPr>
          <w:sz w:val="24"/>
        </w:rPr>
        <w:t>over</w:t>
      </w:r>
      <w:r>
        <w:rPr>
          <w:spacing w:val="-1"/>
          <w:sz w:val="24"/>
        </w:rPr>
        <w:t xml:space="preserve"> </w:t>
      </w:r>
      <w:r>
        <w:rPr>
          <w:sz w:val="24"/>
        </w:rPr>
        <w:t>the</w:t>
      </w:r>
      <w:r>
        <w:rPr>
          <w:spacing w:val="-1"/>
          <w:sz w:val="24"/>
        </w:rPr>
        <w:t xml:space="preserve"> </w:t>
      </w:r>
      <w:r>
        <w:rPr>
          <w:spacing w:val="-4"/>
          <w:sz w:val="24"/>
        </w:rPr>
        <w:t>crop</w:t>
      </w:r>
    </w:p>
    <w:p>
      <w:pPr>
        <w:pStyle w:val="6"/>
        <w:spacing w:before="1"/>
      </w:pPr>
    </w:p>
    <w:p>
      <w:pPr>
        <w:pStyle w:val="10"/>
        <w:numPr>
          <w:ilvl w:val="0"/>
          <w:numId w:val="18"/>
        </w:numPr>
        <w:tabs>
          <w:tab w:val="left" w:pos="1440"/>
        </w:tabs>
        <w:spacing w:before="0" w:after="0" w:line="240" w:lineRule="auto"/>
        <w:ind w:left="1440" w:right="0" w:hanging="600"/>
        <w:jc w:val="left"/>
        <w:rPr>
          <w:sz w:val="24"/>
        </w:rPr>
      </w:pPr>
      <w:r>
        <w:rPr>
          <w:sz w:val="24"/>
        </w:rPr>
        <w:t>season,</w:t>
      </w:r>
      <w:r>
        <w:rPr>
          <w:spacing w:val="-3"/>
          <w:sz w:val="24"/>
        </w:rPr>
        <w:t xml:space="preserve"> </w:t>
      </w:r>
      <w:r>
        <w:rPr>
          <w:sz w:val="24"/>
        </w:rPr>
        <w:t>from 21-47%</w:t>
      </w:r>
      <w:r>
        <w:rPr>
          <w:spacing w:val="-2"/>
          <w:sz w:val="24"/>
        </w:rPr>
        <w:t xml:space="preserve"> </w:t>
      </w:r>
      <w:r>
        <w:rPr>
          <w:sz w:val="24"/>
        </w:rPr>
        <w:t>at the</w:t>
      </w:r>
      <w:r>
        <w:rPr>
          <w:spacing w:val="-1"/>
          <w:sz w:val="24"/>
        </w:rPr>
        <w:t xml:space="preserve"> </w:t>
      </w:r>
      <w:r>
        <w:rPr>
          <w:sz w:val="24"/>
        </w:rPr>
        <w:t>tillering</w:t>
      </w:r>
      <w:r>
        <w:rPr>
          <w:spacing w:val="-4"/>
          <w:sz w:val="24"/>
        </w:rPr>
        <w:t xml:space="preserve"> </w:t>
      </w:r>
      <w:r>
        <w:rPr>
          <w:sz w:val="24"/>
        </w:rPr>
        <w:t>stage</w:t>
      </w:r>
      <w:r>
        <w:rPr>
          <w:spacing w:val="-1"/>
          <w:sz w:val="24"/>
        </w:rPr>
        <w:t xml:space="preserve"> </w:t>
      </w:r>
      <w:r>
        <w:rPr>
          <w:sz w:val="24"/>
        </w:rPr>
        <w:t>to</w:t>
      </w:r>
      <w:r>
        <w:rPr>
          <w:spacing w:val="2"/>
          <w:sz w:val="24"/>
        </w:rPr>
        <w:t xml:space="preserve"> </w:t>
      </w:r>
      <w:r>
        <w:rPr>
          <w:sz w:val="24"/>
        </w:rPr>
        <w:t>80-97%</w:t>
      </w:r>
      <w:r>
        <w:rPr>
          <w:spacing w:val="-2"/>
          <w:sz w:val="24"/>
        </w:rPr>
        <w:t xml:space="preserve"> </w:t>
      </w:r>
      <w:r>
        <w:rPr>
          <w:sz w:val="24"/>
        </w:rPr>
        <w:t>at the</w:t>
      </w:r>
      <w:r>
        <w:rPr>
          <w:spacing w:val="-2"/>
          <w:sz w:val="24"/>
        </w:rPr>
        <w:t xml:space="preserve"> </w:t>
      </w:r>
      <w:r>
        <w:rPr>
          <w:sz w:val="24"/>
        </w:rPr>
        <w:t>ripening</w:t>
      </w:r>
      <w:r>
        <w:rPr>
          <w:spacing w:val="-3"/>
          <w:sz w:val="24"/>
        </w:rPr>
        <w:t xml:space="preserve"> </w:t>
      </w:r>
      <w:r>
        <w:rPr>
          <w:sz w:val="24"/>
        </w:rPr>
        <w:t>stage,</w:t>
      </w:r>
      <w:r>
        <w:rPr>
          <w:spacing w:val="2"/>
          <w:sz w:val="24"/>
        </w:rPr>
        <w:t xml:space="preserve"> </w:t>
      </w:r>
      <w:r>
        <w:rPr>
          <w:sz w:val="24"/>
        </w:rPr>
        <w:t>across</w:t>
      </w:r>
      <w:r>
        <w:rPr>
          <w:spacing w:val="-1"/>
          <w:sz w:val="24"/>
        </w:rPr>
        <w:t xml:space="preserve"> </w:t>
      </w:r>
      <w:r>
        <w:rPr>
          <w:sz w:val="24"/>
        </w:rPr>
        <w:t>the three</w:t>
      </w:r>
      <w:r>
        <w:rPr>
          <w:spacing w:val="-1"/>
          <w:sz w:val="24"/>
        </w:rPr>
        <w:t xml:space="preserve"> </w:t>
      </w:r>
      <w:r>
        <w:rPr>
          <w:spacing w:val="-2"/>
          <w:sz w:val="24"/>
        </w:rPr>
        <w:t>study</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years.</w:t>
      </w:r>
      <w:r>
        <w:rPr>
          <w:spacing w:val="55"/>
          <w:sz w:val="24"/>
        </w:rPr>
        <w:t xml:space="preserve"> </w:t>
      </w:r>
      <w:r>
        <w:rPr>
          <w:sz w:val="24"/>
        </w:rPr>
        <w:t>The</w:t>
      </w:r>
      <w:r>
        <w:rPr>
          <w:spacing w:val="-2"/>
          <w:sz w:val="24"/>
        </w:rPr>
        <w:t xml:space="preserve"> </w:t>
      </w:r>
      <w:r>
        <w:rPr>
          <w:sz w:val="24"/>
        </w:rPr>
        <w:t>high</w:t>
      </w:r>
      <w:r>
        <w:rPr>
          <w:spacing w:val="-1"/>
          <w:sz w:val="24"/>
        </w:rPr>
        <w:t xml:space="preserve"> </w:t>
      </w:r>
      <w:r>
        <w:rPr>
          <w:sz w:val="24"/>
        </w:rPr>
        <w:t>percentage in</w:t>
      </w:r>
      <w:r>
        <w:rPr>
          <w:spacing w:val="-1"/>
          <w:sz w:val="24"/>
        </w:rPr>
        <w:t xml:space="preserve"> </w:t>
      </w:r>
      <w:r>
        <w:rPr>
          <w:sz w:val="24"/>
        </w:rPr>
        <w:t>pest consumption</w:t>
      </w:r>
      <w:r>
        <w:rPr>
          <w:spacing w:val="-1"/>
          <w:sz w:val="24"/>
        </w:rPr>
        <w:t xml:space="preserve"> </w:t>
      </w:r>
      <w:r>
        <w:rPr>
          <w:sz w:val="24"/>
        </w:rPr>
        <w:t>at</w:t>
      </w:r>
      <w:r>
        <w:rPr>
          <w:spacing w:val="-1"/>
          <w:sz w:val="24"/>
        </w:rPr>
        <w:t xml:space="preserve"> </w:t>
      </w:r>
      <w:r>
        <w:rPr>
          <w:sz w:val="24"/>
        </w:rPr>
        <w:t>late</w:t>
      </w:r>
      <w:r>
        <w:rPr>
          <w:spacing w:val="-1"/>
          <w:sz w:val="24"/>
        </w:rPr>
        <w:t xml:space="preserve"> </w:t>
      </w:r>
      <w:r>
        <w:rPr>
          <w:sz w:val="24"/>
        </w:rPr>
        <w:t>crop</w:t>
      </w:r>
      <w:r>
        <w:rPr>
          <w:spacing w:val="-2"/>
          <w:sz w:val="24"/>
        </w:rPr>
        <w:t xml:space="preserve"> </w:t>
      </w:r>
      <w:r>
        <w:rPr>
          <w:sz w:val="24"/>
        </w:rPr>
        <w:t>stages (flowering</w:t>
      </w:r>
      <w:r>
        <w:rPr>
          <w:spacing w:val="-4"/>
          <w:sz w:val="24"/>
        </w:rPr>
        <w:t xml:space="preserve"> </w:t>
      </w:r>
      <w:r>
        <w:rPr>
          <w:sz w:val="24"/>
        </w:rPr>
        <w:t>and</w:t>
      </w:r>
      <w:r>
        <w:rPr>
          <w:spacing w:val="2"/>
          <w:sz w:val="24"/>
        </w:rPr>
        <w:t xml:space="preserve"> </w:t>
      </w:r>
      <w:r>
        <w:rPr>
          <w:spacing w:val="-2"/>
          <w:sz w:val="24"/>
        </w:rPr>
        <w:t>ripening)</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suggests</w:t>
      </w:r>
      <w:r>
        <w:rPr>
          <w:spacing w:val="-1"/>
          <w:sz w:val="24"/>
        </w:rPr>
        <w:t xml:space="preserve"> </w:t>
      </w:r>
      <w:r>
        <w:rPr>
          <w:sz w:val="24"/>
        </w:rPr>
        <w:t>that</w:t>
      </w:r>
      <w:r>
        <w:rPr>
          <w:spacing w:val="-1"/>
          <w:sz w:val="24"/>
        </w:rPr>
        <w:t xml:space="preserve"> </w:t>
      </w:r>
      <w:r>
        <w:rPr>
          <w:sz w:val="24"/>
        </w:rPr>
        <w:t>GAPs</w:t>
      </w:r>
      <w:r>
        <w:rPr>
          <w:spacing w:val="-1"/>
          <w:sz w:val="24"/>
        </w:rPr>
        <w:t xml:space="preserve"> </w:t>
      </w:r>
      <w:r>
        <w:rPr>
          <w:sz w:val="24"/>
        </w:rPr>
        <w:t>can</w:t>
      </w:r>
      <w:r>
        <w:rPr>
          <w:spacing w:val="-1"/>
          <w:sz w:val="24"/>
        </w:rPr>
        <w:t xml:space="preserve"> </w:t>
      </w:r>
      <w:r>
        <w:rPr>
          <w:sz w:val="24"/>
        </w:rPr>
        <w:t>function</w:t>
      </w:r>
      <w:r>
        <w:rPr>
          <w:spacing w:val="-1"/>
          <w:sz w:val="24"/>
        </w:rPr>
        <w:t xml:space="preserve"> </w:t>
      </w:r>
      <w:r>
        <w:rPr>
          <w:sz w:val="24"/>
        </w:rPr>
        <w:t>as</w:t>
      </w:r>
      <w:r>
        <w:rPr>
          <w:spacing w:val="-1"/>
          <w:sz w:val="24"/>
        </w:rPr>
        <w:t xml:space="preserve"> </w:t>
      </w:r>
      <w:r>
        <w:rPr>
          <w:sz w:val="24"/>
        </w:rPr>
        <w:t>specialists</w:t>
      </w:r>
      <w:r>
        <w:rPr>
          <w:spacing w:val="-1"/>
          <w:sz w:val="24"/>
        </w:rPr>
        <w:t xml:space="preserve"> </w:t>
      </w:r>
      <w:r>
        <w:rPr>
          <w:sz w:val="24"/>
        </w:rPr>
        <w:t>in pest</w:t>
      </w:r>
      <w:r>
        <w:rPr>
          <w:spacing w:val="-1"/>
          <w:sz w:val="24"/>
        </w:rPr>
        <w:t xml:space="preserve"> </w:t>
      </w:r>
      <w:r>
        <w:rPr>
          <w:sz w:val="24"/>
        </w:rPr>
        <w:t>management</w:t>
      </w:r>
      <w:r>
        <w:rPr>
          <w:spacing w:val="-1"/>
          <w:sz w:val="24"/>
        </w:rPr>
        <w:t xml:space="preserve"> </w:t>
      </w:r>
      <w:r>
        <w:rPr>
          <w:sz w:val="24"/>
        </w:rPr>
        <w:t>during</w:t>
      </w:r>
      <w:r>
        <w:rPr>
          <w:spacing w:val="-4"/>
          <w:sz w:val="24"/>
        </w:rPr>
        <w:t xml:space="preserve"> </w:t>
      </w:r>
      <w:r>
        <w:rPr>
          <w:sz w:val="24"/>
        </w:rPr>
        <w:t>the</w:t>
      </w:r>
      <w:r>
        <w:rPr>
          <w:spacing w:val="-2"/>
          <w:sz w:val="24"/>
        </w:rPr>
        <w:t xml:space="preserve"> </w:t>
      </w:r>
      <w:r>
        <w:rPr>
          <w:sz w:val="24"/>
        </w:rPr>
        <w:t>critical</w:t>
      </w:r>
      <w:r>
        <w:rPr>
          <w:spacing w:val="-1"/>
          <w:sz w:val="24"/>
        </w:rPr>
        <w:t xml:space="preserve"> </w:t>
      </w:r>
      <w:r>
        <w:rPr>
          <w:sz w:val="24"/>
        </w:rPr>
        <w:t xml:space="preserve">period </w:t>
      </w:r>
      <w:r>
        <w:rPr>
          <w:spacing w:val="-5"/>
          <w:sz w:val="24"/>
        </w:rPr>
        <w:t>of</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crop</w:t>
      </w:r>
      <w:r>
        <w:rPr>
          <w:spacing w:val="-3"/>
          <w:sz w:val="24"/>
        </w:rPr>
        <w:t xml:space="preserve"> </w:t>
      </w:r>
      <w:r>
        <w:rPr>
          <w:sz w:val="24"/>
        </w:rPr>
        <w:t>production.</w:t>
      </w:r>
      <w:r>
        <w:rPr>
          <w:spacing w:val="58"/>
          <w:sz w:val="24"/>
        </w:rPr>
        <w:t xml:space="preserve"> </w:t>
      </w:r>
      <w:r>
        <w:rPr>
          <w:sz w:val="24"/>
        </w:rPr>
        <w:t>Regarding</w:t>
      </w:r>
      <w:r>
        <w:rPr>
          <w:spacing w:val="-3"/>
          <w:sz w:val="24"/>
        </w:rPr>
        <w:t xml:space="preserve"> </w:t>
      </w:r>
      <w:r>
        <w:rPr>
          <w:sz w:val="24"/>
        </w:rPr>
        <w:t>individual predator groups,</w:t>
      </w:r>
      <w:r>
        <w:rPr>
          <w:spacing w:val="2"/>
          <w:sz w:val="24"/>
        </w:rPr>
        <w:t xml:space="preserve"> </w:t>
      </w:r>
      <w:r>
        <w:rPr>
          <w:sz w:val="24"/>
        </w:rPr>
        <w:t>spiders</w:t>
      </w:r>
      <w:r>
        <w:rPr>
          <w:spacing w:val="-1"/>
          <w:sz w:val="24"/>
        </w:rPr>
        <w:t xml:space="preserve"> </w:t>
      </w:r>
      <w:r>
        <w:rPr>
          <w:sz w:val="24"/>
        </w:rPr>
        <w:t>and</w:t>
      </w:r>
      <w:r>
        <w:rPr>
          <w:spacing w:val="-1"/>
          <w:sz w:val="24"/>
        </w:rPr>
        <w:t xml:space="preserve"> </w:t>
      </w:r>
      <w:r>
        <w:rPr>
          <w:sz w:val="24"/>
        </w:rPr>
        <w:t xml:space="preserve">ladybeetles </w:t>
      </w:r>
      <w:r>
        <w:rPr>
          <w:spacing w:val="-2"/>
          <w:sz w:val="24"/>
        </w:rPr>
        <w:t>exhibited</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distinct</w:t>
      </w:r>
      <w:r>
        <w:rPr>
          <w:spacing w:val="-2"/>
          <w:sz w:val="24"/>
        </w:rPr>
        <w:t xml:space="preserve"> </w:t>
      </w:r>
      <w:r>
        <w:rPr>
          <w:sz w:val="24"/>
        </w:rPr>
        <w:t>dietary</w:t>
      </w:r>
      <w:r>
        <w:rPr>
          <w:spacing w:val="-5"/>
          <w:sz w:val="24"/>
        </w:rPr>
        <w:t xml:space="preserve"> </w:t>
      </w:r>
      <w:r>
        <w:rPr>
          <w:sz w:val="24"/>
        </w:rPr>
        <w:t>patterns over crop stages.</w:t>
      </w:r>
      <w:r>
        <w:rPr>
          <w:spacing w:val="60"/>
          <w:sz w:val="24"/>
        </w:rPr>
        <w:t xml:space="preserve"> </w:t>
      </w:r>
      <w:r>
        <w:rPr>
          <w:sz w:val="24"/>
        </w:rPr>
        <w:t>b) The</w:t>
      </w:r>
      <w:r>
        <w:rPr>
          <w:spacing w:val="-1"/>
          <w:sz w:val="24"/>
        </w:rPr>
        <w:t xml:space="preserve"> </w:t>
      </w:r>
      <w:r>
        <w:rPr>
          <w:sz w:val="24"/>
        </w:rPr>
        <w:t>high pest consumption by</w:t>
      </w:r>
      <w:r>
        <w:rPr>
          <w:spacing w:val="-3"/>
          <w:sz w:val="24"/>
        </w:rPr>
        <w:t xml:space="preserve"> </w:t>
      </w:r>
      <w:r>
        <w:rPr>
          <w:sz w:val="24"/>
        </w:rPr>
        <w:t>GAPs</w:t>
      </w:r>
      <w:r>
        <w:rPr>
          <w:spacing w:val="1"/>
          <w:sz w:val="24"/>
        </w:rPr>
        <w:t xml:space="preserve"> </w:t>
      </w:r>
      <w:r>
        <w:rPr>
          <w:sz w:val="24"/>
        </w:rPr>
        <w:t xml:space="preserve">at late </w:t>
      </w:r>
      <w:r>
        <w:rPr>
          <w:spacing w:val="-4"/>
          <w:sz w:val="24"/>
        </w:rPr>
        <w:t>crop</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stages was</w:t>
      </w:r>
      <w:r>
        <w:rPr>
          <w:spacing w:val="-2"/>
          <w:sz w:val="24"/>
        </w:rPr>
        <w:t xml:space="preserve"> </w:t>
      </w:r>
      <w:r>
        <w:rPr>
          <w:sz w:val="24"/>
        </w:rPr>
        <w:t>similar</w:t>
      </w:r>
      <w:r>
        <w:rPr>
          <w:spacing w:val="-3"/>
          <w:sz w:val="24"/>
        </w:rPr>
        <w:t xml:space="preserve"> </w:t>
      </w:r>
      <w:r>
        <w:rPr>
          <w:sz w:val="24"/>
        </w:rPr>
        <w:t>across</w:t>
      </w:r>
      <w:r>
        <w:rPr>
          <w:spacing w:val="3"/>
          <w:sz w:val="24"/>
        </w:rPr>
        <w:t xml:space="preserve"> </w:t>
      </w:r>
      <w:r>
        <w:rPr>
          <w:sz w:val="24"/>
        </w:rPr>
        <w:t>years</w:t>
      </w:r>
      <w:r>
        <w:rPr>
          <w:spacing w:val="-1"/>
          <w:sz w:val="24"/>
        </w:rPr>
        <w:t xml:space="preserve"> </w:t>
      </w:r>
      <w:r>
        <w:rPr>
          <w:sz w:val="24"/>
        </w:rPr>
        <w:t>despite</w:t>
      </w:r>
      <w:r>
        <w:rPr>
          <w:spacing w:val="-3"/>
          <w:sz w:val="24"/>
        </w:rPr>
        <w:t xml:space="preserve"> </w:t>
      </w:r>
      <w:r>
        <w:rPr>
          <w:sz w:val="24"/>
        </w:rPr>
        <w:t>variable climatic</w:t>
      </w:r>
      <w:r>
        <w:rPr>
          <w:spacing w:val="-2"/>
          <w:sz w:val="24"/>
        </w:rPr>
        <w:t xml:space="preserve"> </w:t>
      </w:r>
      <w:r>
        <w:rPr>
          <w:sz w:val="24"/>
        </w:rPr>
        <w:t>conditions</w:t>
      </w:r>
      <w:r>
        <w:rPr>
          <w:spacing w:val="-1"/>
          <w:sz w:val="24"/>
        </w:rPr>
        <w:t xml:space="preserve"> </w:t>
      </w:r>
      <w:r>
        <w:rPr>
          <w:sz w:val="24"/>
        </w:rPr>
        <w:t>and</w:t>
      </w:r>
      <w:r>
        <w:rPr>
          <w:spacing w:val="-2"/>
          <w:sz w:val="24"/>
        </w:rPr>
        <w:t xml:space="preserve"> </w:t>
      </w:r>
      <w:r>
        <w:rPr>
          <w:sz w:val="24"/>
        </w:rPr>
        <w:t>prey</w:t>
      </w:r>
      <w:r>
        <w:rPr>
          <w:spacing w:val="-4"/>
          <w:sz w:val="24"/>
        </w:rPr>
        <w:t xml:space="preserve"> </w:t>
      </w:r>
      <w:r>
        <w:rPr>
          <w:spacing w:val="-2"/>
          <w:sz w:val="24"/>
        </w:rPr>
        <w:t>availability,</w:t>
      </w:r>
    </w:p>
    <w:p>
      <w:pPr>
        <w:pStyle w:val="6"/>
        <w:spacing w:before="1"/>
      </w:pPr>
    </w:p>
    <w:p>
      <w:pPr>
        <w:pStyle w:val="10"/>
        <w:numPr>
          <w:ilvl w:val="0"/>
          <w:numId w:val="18"/>
        </w:numPr>
        <w:tabs>
          <w:tab w:val="left" w:pos="1440"/>
        </w:tabs>
        <w:spacing w:before="0" w:after="0" w:line="240" w:lineRule="auto"/>
        <w:ind w:left="1440" w:right="0" w:hanging="600"/>
        <w:jc w:val="left"/>
        <w:rPr>
          <w:sz w:val="24"/>
        </w:rPr>
      </w:pPr>
      <w:r>
        <w:rPr>
          <w:sz w:val="24"/>
        </w:rPr>
        <w:t>suggesting</w:t>
      </w:r>
      <w:r>
        <w:rPr>
          <w:spacing w:val="-4"/>
          <w:sz w:val="24"/>
        </w:rPr>
        <w:t xml:space="preserve"> </w:t>
      </w:r>
      <w:r>
        <w:rPr>
          <w:sz w:val="24"/>
        </w:rPr>
        <w:t>a</w:t>
      </w:r>
      <w:r>
        <w:rPr>
          <w:spacing w:val="1"/>
          <w:sz w:val="24"/>
        </w:rPr>
        <w:t xml:space="preserve"> </w:t>
      </w:r>
      <w:r>
        <w:rPr>
          <w:sz w:val="24"/>
        </w:rPr>
        <w:t>consistency</w:t>
      </w:r>
      <w:r>
        <w:rPr>
          <w:spacing w:val="-3"/>
          <w:sz w:val="24"/>
        </w:rPr>
        <w:t xml:space="preserve"> </w:t>
      </w:r>
      <w:r>
        <w:rPr>
          <w:sz w:val="24"/>
        </w:rPr>
        <w:t>in GAP feeding</w:t>
      </w:r>
      <w:r>
        <w:rPr>
          <w:spacing w:val="-3"/>
          <w:sz w:val="24"/>
        </w:rPr>
        <w:t xml:space="preserve"> </w:t>
      </w:r>
      <w:r>
        <w:rPr>
          <w:sz w:val="24"/>
        </w:rPr>
        <w:t>habits and biocontrol value.</w:t>
      </w:r>
      <w:r>
        <w:rPr>
          <w:spacing w:val="60"/>
          <w:sz w:val="24"/>
        </w:rPr>
        <w:t xml:space="preserve"> </w:t>
      </w:r>
      <w:r>
        <w:rPr>
          <w:sz w:val="24"/>
        </w:rPr>
        <w:t>c) The</w:t>
      </w:r>
      <w:r>
        <w:rPr>
          <w:spacing w:val="-1"/>
          <w:sz w:val="24"/>
        </w:rPr>
        <w:t xml:space="preserve"> </w:t>
      </w:r>
      <w:r>
        <w:rPr>
          <w:sz w:val="24"/>
        </w:rPr>
        <w:t>proportion</w:t>
      </w:r>
      <w:r>
        <w:rPr>
          <w:spacing w:val="1"/>
          <w:sz w:val="24"/>
        </w:rPr>
        <w:t xml:space="preserve"> </w:t>
      </w:r>
      <w:r>
        <w:rPr>
          <w:sz w:val="24"/>
        </w:rPr>
        <w:t xml:space="preserve">of </w:t>
      </w:r>
      <w:r>
        <w:rPr>
          <w:spacing w:val="-4"/>
          <w:sz w:val="24"/>
        </w:rPr>
        <w:t>rice</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pests</w:t>
      </w:r>
      <w:r>
        <w:rPr>
          <w:spacing w:val="-2"/>
          <w:sz w:val="24"/>
        </w:rPr>
        <w:t xml:space="preserve"> </w:t>
      </w:r>
      <w:r>
        <w:rPr>
          <w:sz w:val="24"/>
        </w:rPr>
        <w:t>in</w:t>
      </w:r>
      <w:r>
        <w:rPr>
          <w:spacing w:val="-1"/>
          <w:sz w:val="24"/>
        </w:rPr>
        <w:t xml:space="preserve"> </w:t>
      </w:r>
      <w:r>
        <w:rPr>
          <w:sz w:val="24"/>
        </w:rPr>
        <w:t>GAPs’</w:t>
      </w:r>
      <w:r>
        <w:rPr>
          <w:spacing w:val="-2"/>
          <w:sz w:val="24"/>
        </w:rPr>
        <w:t xml:space="preserve"> </w:t>
      </w:r>
      <w:r>
        <w:rPr>
          <w:sz w:val="24"/>
        </w:rPr>
        <w:t>diets</w:t>
      </w:r>
      <w:r>
        <w:rPr>
          <w:spacing w:val="-2"/>
          <w:sz w:val="24"/>
        </w:rPr>
        <w:t xml:space="preserve"> </w:t>
      </w:r>
      <w:r>
        <w:rPr>
          <w:sz w:val="24"/>
        </w:rPr>
        <w:t>varied</w:t>
      </w:r>
      <w:r>
        <w:rPr>
          <w:spacing w:val="-2"/>
          <w:sz w:val="24"/>
        </w:rPr>
        <w:t xml:space="preserve"> </w:t>
      </w:r>
      <w:r>
        <w:rPr>
          <w:sz w:val="24"/>
        </w:rPr>
        <w:t>with</w:t>
      </w:r>
      <w:r>
        <w:rPr>
          <w:spacing w:val="-1"/>
          <w:sz w:val="24"/>
        </w:rPr>
        <w:t xml:space="preserve"> </w:t>
      </w:r>
      <w:r>
        <w:rPr>
          <w:sz w:val="24"/>
        </w:rPr>
        <w:t>farm</w:t>
      </w:r>
      <w:r>
        <w:rPr>
          <w:spacing w:val="-2"/>
          <w:sz w:val="24"/>
        </w:rPr>
        <w:t xml:space="preserve"> </w:t>
      </w:r>
      <w:r>
        <w:rPr>
          <w:sz w:val="24"/>
        </w:rPr>
        <w:t>type and</w:t>
      </w:r>
      <w:r>
        <w:rPr>
          <w:spacing w:val="-1"/>
          <w:sz w:val="24"/>
        </w:rPr>
        <w:t xml:space="preserve"> </w:t>
      </w:r>
      <w:r>
        <w:rPr>
          <w:sz w:val="24"/>
        </w:rPr>
        <w:t>crop</w:t>
      </w:r>
      <w:r>
        <w:rPr>
          <w:spacing w:val="-2"/>
          <w:sz w:val="24"/>
        </w:rPr>
        <w:t xml:space="preserve"> </w:t>
      </w:r>
      <w:r>
        <w:rPr>
          <w:sz w:val="24"/>
        </w:rPr>
        <w:t>stage (e.g.,</w:t>
      </w:r>
      <w:r>
        <w:rPr>
          <w:spacing w:val="-2"/>
          <w:sz w:val="24"/>
        </w:rPr>
        <w:t xml:space="preserve"> </w:t>
      </w:r>
      <w:r>
        <w:rPr>
          <w:sz w:val="24"/>
        </w:rPr>
        <w:t>higher</w:t>
      </w:r>
      <w:r>
        <w:rPr>
          <w:spacing w:val="-1"/>
          <w:sz w:val="24"/>
        </w:rPr>
        <w:t xml:space="preserve"> </w:t>
      </w:r>
      <w:r>
        <w:rPr>
          <w:sz w:val="24"/>
        </w:rPr>
        <w:t>in</w:t>
      </w:r>
      <w:r>
        <w:rPr>
          <w:spacing w:val="-2"/>
          <w:sz w:val="24"/>
        </w:rPr>
        <w:t xml:space="preserve"> </w:t>
      </w:r>
      <w:r>
        <w:rPr>
          <w:sz w:val="24"/>
        </w:rPr>
        <w:t>conventional</w:t>
      </w:r>
      <w:r>
        <w:rPr>
          <w:spacing w:val="-1"/>
          <w:sz w:val="24"/>
        </w:rPr>
        <w:t xml:space="preserve"> </w:t>
      </w:r>
      <w:r>
        <w:rPr>
          <w:sz w:val="24"/>
        </w:rPr>
        <w:t>farms</w:t>
      </w:r>
      <w:r>
        <w:rPr>
          <w:spacing w:val="-1"/>
          <w:sz w:val="24"/>
        </w:rPr>
        <w:t xml:space="preserve"> </w:t>
      </w:r>
      <w:r>
        <w:rPr>
          <w:spacing w:val="-5"/>
          <w:sz w:val="24"/>
        </w:rPr>
        <w:t>and</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during</w:t>
      </w:r>
      <w:r>
        <w:rPr>
          <w:spacing w:val="-6"/>
          <w:sz w:val="24"/>
        </w:rPr>
        <w:t xml:space="preserve"> </w:t>
      </w:r>
      <w:r>
        <w:rPr>
          <w:sz w:val="24"/>
        </w:rPr>
        <w:t>flowering/ripening</w:t>
      </w:r>
      <w:r>
        <w:rPr>
          <w:spacing w:val="-3"/>
          <w:sz w:val="24"/>
        </w:rPr>
        <w:t xml:space="preserve"> </w:t>
      </w:r>
      <w:r>
        <w:rPr>
          <w:sz w:val="24"/>
        </w:rPr>
        <w:t>stages).</w:t>
      </w:r>
      <w:r>
        <w:rPr>
          <w:spacing w:val="59"/>
          <w:sz w:val="24"/>
        </w:rPr>
        <w:t xml:space="preserve"> </w:t>
      </w:r>
      <w:r>
        <w:rPr>
          <w:sz w:val="24"/>
        </w:rPr>
        <w:t>By</w:t>
      </w:r>
      <w:r>
        <w:rPr>
          <w:spacing w:val="-6"/>
          <w:sz w:val="24"/>
        </w:rPr>
        <w:t xml:space="preserve"> </w:t>
      </w:r>
      <w:r>
        <w:rPr>
          <w:sz w:val="24"/>
        </w:rPr>
        <w:t>quantifying</w:t>
      </w:r>
      <w:r>
        <w:rPr>
          <w:spacing w:val="-3"/>
          <w:sz w:val="24"/>
        </w:rPr>
        <w:t xml:space="preserve"> </w:t>
      </w:r>
      <w:r>
        <w:rPr>
          <w:sz w:val="24"/>
        </w:rPr>
        <w:t>the diet</w:t>
      </w:r>
      <w:r>
        <w:rPr>
          <w:spacing w:val="1"/>
          <w:sz w:val="24"/>
        </w:rPr>
        <w:t xml:space="preserve"> </w:t>
      </w:r>
      <w:r>
        <w:rPr>
          <w:sz w:val="24"/>
        </w:rPr>
        <w:t>composition of</w:t>
      </w:r>
      <w:r>
        <w:rPr>
          <w:spacing w:val="1"/>
          <w:sz w:val="24"/>
        </w:rPr>
        <w:t xml:space="preserve"> </w:t>
      </w:r>
      <w:r>
        <w:rPr>
          <w:sz w:val="24"/>
        </w:rPr>
        <w:t xml:space="preserve">GAPs over </w:t>
      </w:r>
      <w:r>
        <w:rPr>
          <w:spacing w:val="-4"/>
          <w:sz w:val="24"/>
        </w:rPr>
        <w:t>crop</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stages, farm</w:t>
      </w:r>
      <w:r>
        <w:rPr>
          <w:spacing w:val="-1"/>
          <w:sz w:val="24"/>
        </w:rPr>
        <w:t xml:space="preserve"> </w:t>
      </w:r>
      <w:r>
        <w:rPr>
          <w:sz w:val="24"/>
        </w:rPr>
        <w:t>types,</w:t>
      </w:r>
      <w:r>
        <w:rPr>
          <w:spacing w:val="2"/>
          <w:sz w:val="24"/>
        </w:rPr>
        <w:t xml:space="preserve"> </w:t>
      </w:r>
      <w:r>
        <w:rPr>
          <w:sz w:val="24"/>
        </w:rPr>
        <w:t>and</w:t>
      </w:r>
      <w:r>
        <w:rPr>
          <w:spacing w:val="3"/>
          <w:sz w:val="24"/>
        </w:rPr>
        <w:t xml:space="preserve"> </w:t>
      </w:r>
      <w:r>
        <w:rPr>
          <w:sz w:val="24"/>
        </w:rPr>
        <w:t>years,</w:t>
      </w:r>
      <w:r>
        <w:rPr>
          <w:spacing w:val="-1"/>
          <w:sz w:val="24"/>
        </w:rPr>
        <w:t xml:space="preserve"> </w:t>
      </w:r>
      <w:r>
        <w:rPr>
          <w:sz w:val="24"/>
        </w:rPr>
        <w:t>this</w:t>
      </w:r>
      <w:r>
        <w:rPr>
          <w:spacing w:val="-2"/>
          <w:sz w:val="24"/>
        </w:rPr>
        <w:t xml:space="preserve"> </w:t>
      </w:r>
      <w:r>
        <w:rPr>
          <w:sz w:val="24"/>
        </w:rPr>
        <w:t>study</w:t>
      </w:r>
      <w:r>
        <w:rPr>
          <w:spacing w:val="-4"/>
          <w:sz w:val="24"/>
        </w:rPr>
        <w:t xml:space="preserve"> </w:t>
      </w:r>
      <w:r>
        <w:rPr>
          <w:sz w:val="24"/>
        </w:rPr>
        <w:t>reveals that</w:t>
      </w:r>
      <w:r>
        <w:rPr>
          <w:spacing w:val="-1"/>
          <w:sz w:val="24"/>
        </w:rPr>
        <w:t xml:space="preserve"> </w:t>
      </w:r>
      <w:r>
        <w:rPr>
          <w:sz w:val="24"/>
        </w:rPr>
        <w:t>generalist</w:t>
      </w:r>
      <w:r>
        <w:rPr>
          <w:spacing w:val="-1"/>
          <w:sz w:val="24"/>
        </w:rPr>
        <w:t xml:space="preserve"> </w:t>
      </w:r>
      <w:r>
        <w:rPr>
          <w:sz w:val="24"/>
        </w:rPr>
        <w:t>predators</w:t>
      </w:r>
      <w:r>
        <w:rPr>
          <w:spacing w:val="-1"/>
          <w:sz w:val="24"/>
        </w:rPr>
        <w:t xml:space="preserve"> </w:t>
      </w:r>
      <w:r>
        <w:rPr>
          <w:sz w:val="24"/>
        </w:rPr>
        <w:t>have</w:t>
      </w:r>
      <w:r>
        <w:rPr>
          <w:spacing w:val="-2"/>
          <w:sz w:val="24"/>
        </w:rPr>
        <w:t xml:space="preserve"> </w:t>
      </w:r>
      <w:r>
        <w:rPr>
          <w:sz w:val="24"/>
        </w:rPr>
        <w:t>potential</w:t>
      </w:r>
      <w:r>
        <w:rPr>
          <w:spacing w:val="-1"/>
          <w:sz w:val="24"/>
        </w:rPr>
        <w:t xml:space="preserve"> </w:t>
      </w:r>
      <w:r>
        <w:rPr>
          <w:spacing w:val="-5"/>
          <w:sz w:val="24"/>
        </w:rPr>
        <w:t>to</w:t>
      </w:r>
    </w:p>
    <w:p>
      <w:pPr>
        <w:spacing w:after="0" w:line="240" w:lineRule="auto"/>
        <w:jc w:val="left"/>
        <w:rPr>
          <w:sz w:val="24"/>
        </w:rPr>
        <w:sectPr>
          <w:pgSz w:w="12240" w:h="15840"/>
          <w:pgMar w:top="1360" w:right="60" w:bottom="1240" w:left="0" w:header="0" w:footer="1056" w:gutter="0"/>
          <w:cols w:space="720" w:num="1"/>
        </w:sectPr>
      </w:pPr>
    </w:p>
    <w:p>
      <w:pPr>
        <w:pStyle w:val="10"/>
        <w:numPr>
          <w:ilvl w:val="0"/>
          <w:numId w:val="18"/>
        </w:numPr>
        <w:tabs>
          <w:tab w:val="left" w:pos="1440"/>
        </w:tabs>
        <w:spacing w:before="72" w:after="0" w:line="240" w:lineRule="auto"/>
        <w:ind w:left="1440" w:right="0" w:hanging="600"/>
        <w:jc w:val="left"/>
        <w:rPr>
          <w:sz w:val="24"/>
        </w:rPr>
      </w:pPr>
      <w:r>
        <w:rPr>
          <w:sz w:val="24"/>
        </w:rPr>
        <w:t>produce</w:t>
      </w:r>
      <w:r>
        <w:rPr>
          <w:spacing w:val="-2"/>
          <w:sz w:val="24"/>
        </w:rPr>
        <w:t xml:space="preserve"> </w:t>
      </w:r>
      <w:r>
        <w:rPr>
          <w:sz w:val="24"/>
        </w:rPr>
        <w:t>a</w:t>
      </w:r>
      <w:r>
        <w:rPr>
          <w:spacing w:val="-2"/>
          <w:sz w:val="24"/>
        </w:rPr>
        <w:t xml:space="preserve"> </w:t>
      </w:r>
      <w:r>
        <w:rPr>
          <w:sz w:val="24"/>
        </w:rPr>
        <w:t>stable, predictable</w:t>
      </w:r>
      <w:r>
        <w:rPr>
          <w:spacing w:val="-1"/>
          <w:sz w:val="24"/>
        </w:rPr>
        <w:t xml:space="preserve"> </w:t>
      </w:r>
      <w:r>
        <w:rPr>
          <w:sz w:val="24"/>
        </w:rPr>
        <w:t>top-down</w:t>
      </w:r>
      <w:r>
        <w:rPr>
          <w:spacing w:val="-1"/>
          <w:sz w:val="24"/>
        </w:rPr>
        <w:t xml:space="preserve"> </w:t>
      </w:r>
      <w:r>
        <w:rPr>
          <w:sz w:val="24"/>
        </w:rPr>
        <w:t>effect on</w:t>
      </w:r>
      <w:r>
        <w:rPr>
          <w:spacing w:val="-1"/>
          <w:sz w:val="24"/>
        </w:rPr>
        <w:t xml:space="preserve"> </w:t>
      </w:r>
      <w:r>
        <w:rPr>
          <w:sz w:val="24"/>
        </w:rPr>
        <w:t>pests</w:t>
      </w:r>
      <w:r>
        <w:rPr>
          <w:spacing w:val="1"/>
          <w:sz w:val="24"/>
        </w:rPr>
        <w:t xml:space="preserve"> </w:t>
      </w:r>
      <w:r>
        <w:rPr>
          <w:sz w:val="24"/>
        </w:rPr>
        <w:t>in</w:t>
      </w:r>
      <w:r>
        <w:rPr>
          <w:spacing w:val="-1"/>
          <w:sz w:val="24"/>
        </w:rPr>
        <w:t xml:space="preserve"> </w:t>
      </w:r>
      <w:r>
        <w:rPr>
          <w:sz w:val="24"/>
        </w:rPr>
        <w:t>rice</w:t>
      </w:r>
      <w:r>
        <w:rPr>
          <w:spacing w:val="-2"/>
          <w:sz w:val="24"/>
        </w:rPr>
        <w:t xml:space="preserve"> </w:t>
      </w:r>
      <w:r>
        <w:rPr>
          <w:sz w:val="24"/>
        </w:rPr>
        <w:t>agro-ecosystems.</w:t>
      </w:r>
      <w:r>
        <w:rPr>
          <w:spacing w:val="59"/>
          <w:sz w:val="24"/>
        </w:rPr>
        <w:t xml:space="preserve"> </w:t>
      </w:r>
      <w:r>
        <w:rPr>
          <w:sz w:val="24"/>
        </w:rPr>
        <w:t xml:space="preserve">As </w:t>
      </w:r>
      <w:r>
        <w:rPr>
          <w:spacing w:val="-2"/>
          <w:sz w:val="24"/>
        </w:rPr>
        <w:t>sustainable</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agriculture</w:t>
      </w:r>
      <w:r>
        <w:rPr>
          <w:spacing w:val="-5"/>
          <w:sz w:val="24"/>
        </w:rPr>
        <w:t xml:space="preserve"> </w:t>
      </w:r>
      <w:r>
        <w:rPr>
          <w:sz w:val="24"/>
        </w:rPr>
        <w:t>has</w:t>
      </w:r>
      <w:r>
        <w:rPr>
          <w:spacing w:val="-1"/>
          <w:sz w:val="24"/>
        </w:rPr>
        <w:t xml:space="preserve"> </w:t>
      </w:r>
      <w:r>
        <w:rPr>
          <w:sz w:val="24"/>
        </w:rPr>
        <w:t>become</w:t>
      </w:r>
      <w:r>
        <w:rPr>
          <w:spacing w:val="-1"/>
          <w:sz w:val="24"/>
        </w:rPr>
        <w:t xml:space="preserve"> </w:t>
      </w:r>
      <w:r>
        <w:rPr>
          <w:sz w:val="24"/>
        </w:rPr>
        <w:t>increasingly</w:t>
      </w:r>
      <w:r>
        <w:rPr>
          <w:spacing w:val="-6"/>
          <w:sz w:val="24"/>
        </w:rPr>
        <w:t xml:space="preserve"> </w:t>
      </w:r>
      <w:r>
        <w:rPr>
          <w:sz w:val="24"/>
        </w:rPr>
        <w:t>important,</w:t>
      </w:r>
      <w:r>
        <w:rPr>
          <w:spacing w:val="3"/>
          <w:sz w:val="24"/>
        </w:rPr>
        <w:t xml:space="preserve"> </w:t>
      </w:r>
      <w:r>
        <w:rPr>
          <w:sz w:val="24"/>
        </w:rPr>
        <w:t>incorporating</w:t>
      </w:r>
      <w:r>
        <w:rPr>
          <w:spacing w:val="-4"/>
          <w:sz w:val="24"/>
        </w:rPr>
        <w:t xml:space="preserve"> </w:t>
      </w:r>
      <w:r>
        <w:rPr>
          <w:sz w:val="24"/>
        </w:rPr>
        <w:t>the</w:t>
      </w:r>
      <w:r>
        <w:rPr>
          <w:spacing w:val="-1"/>
          <w:sz w:val="24"/>
        </w:rPr>
        <w:t xml:space="preserve"> </w:t>
      </w:r>
      <w:r>
        <w:rPr>
          <w:sz w:val="24"/>
        </w:rPr>
        <w:t>ubiquitous</w:t>
      </w:r>
      <w:r>
        <w:rPr>
          <w:spacing w:val="-1"/>
          <w:sz w:val="24"/>
        </w:rPr>
        <w:t xml:space="preserve"> </w:t>
      </w:r>
      <w:r>
        <w:rPr>
          <w:sz w:val="24"/>
        </w:rPr>
        <w:t xml:space="preserve">generalist </w:t>
      </w:r>
      <w:r>
        <w:rPr>
          <w:spacing w:val="-2"/>
          <w:sz w:val="24"/>
        </w:rPr>
        <w:t>predators</w:t>
      </w:r>
    </w:p>
    <w:p>
      <w:pPr>
        <w:pStyle w:val="6"/>
      </w:pPr>
    </w:p>
    <w:p>
      <w:pPr>
        <w:pStyle w:val="10"/>
        <w:numPr>
          <w:ilvl w:val="0"/>
          <w:numId w:val="18"/>
        </w:numPr>
        <w:tabs>
          <w:tab w:val="left" w:pos="1440"/>
        </w:tabs>
        <w:spacing w:before="0" w:after="0" w:line="240" w:lineRule="auto"/>
        <w:ind w:left="1440" w:right="0" w:hanging="600"/>
        <w:jc w:val="left"/>
        <w:rPr>
          <w:sz w:val="24"/>
        </w:rPr>
      </w:pPr>
      <w:r>
        <w:rPr>
          <w:sz w:val="24"/>
        </w:rPr>
        <w:t>into</w:t>
      </w:r>
      <w:r>
        <w:rPr>
          <w:spacing w:val="-2"/>
          <w:sz w:val="24"/>
        </w:rPr>
        <w:t xml:space="preserve"> </w:t>
      </w:r>
      <w:r>
        <w:rPr>
          <w:sz w:val="24"/>
        </w:rPr>
        <w:t>pest management will</w:t>
      </w:r>
      <w:r>
        <w:rPr>
          <w:spacing w:val="3"/>
          <w:sz w:val="24"/>
        </w:rPr>
        <w:t xml:space="preserve"> </w:t>
      </w:r>
      <w:r>
        <w:rPr>
          <w:sz w:val="24"/>
        </w:rPr>
        <w:t>likely</w:t>
      </w:r>
      <w:r>
        <w:rPr>
          <w:spacing w:val="-7"/>
          <w:sz w:val="24"/>
        </w:rPr>
        <w:t xml:space="preserve"> </w:t>
      </w:r>
      <w:r>
        <w:rPr>
          <w:sz w:val="24"/>
        </w:rPr>
        <w:t>open a</w:t>
      </w:r>
      <w:r>
        <w:rPr>
          <w:spacing w:val="-1"/>
          <w:sz w:val="24"/>
        </w:rPr>
        <w:t xml:space="preserve"> </w:t>
      </w:r>
      <w:r>
        <w:rPr>
          <w:sz w:val="24"/>
        </w:rPr>
        <w:t>promising</w:t>
      </w:r>
      <w:r>
        <w:rPr>
          <w:spacing w:val="-2"/>
          <w:sz w:val="24"/>
        </w:rPr>
        <w:t xml:space="preserve"> </w:t>
      </w:r>
      <w:r>
        <w:rPr>
          <w:sz w:val="24"/>
        </w:rPr>
        <w:t>avenue towards</w:t>
      </w:r>
      <w:r>
        <w:rPr>
          <w:spacing w:val="-1"/>
          <w:sz w:val="24"/>
        </w:rPr>
        <w:t xml:space="preserve"> </w:t>
      </w:r>
      <w:r>
        <w:rPr>
          <w:sz w:val="24"/>
        </w:rPr>
        <w:t>this</w:t>
      </w:r>
      <w:r>
        <w:rPr>
          <w:spacing w:val="1"/>
          <w:sz w:val="24"/>
        </w:rPr>
        <w:t xml:space="preserve"> </w:t>
      </w:r>
      <w:r>
        <w:rPr>
          <w:spacing w:val="-2"/>
          <w:sz w:val="24"/>
        </w:rPr>
        <w:t>goal.</w:t>
      </w:r>
    </w:p>
    <w:p>
      <w:pPr>
        <w:pStyle w:val="6"/>
      </w:pPr>
    </w:p>
    <w:p>
      <w:pPr>
        <w:pStyle w:val="6"/>
        <w:ind w:left="840"/>
      </w:pPr>
      <w:r>
        <w:rPr>
          <w:spacing w:val="-5"/>
        </w:rPr>
        <w:t>44</w:t>
      </w:r>
    </w:p>
    <w:p>
      <w:pPr>
        <w:pStyle w:val="6"/>
      </w:pPr>
    </w:p>
    <w:p>
      <w:pPr>
        <w:pStyle w:val="10"/>
        <w:numPr>
          <w:ilvl w:val="0"/>
          <w:numId w:val="19"/>
        </w:numPr>
        <w:tabs>
          <w:tab w:val="left" w:pos="1440"/>
        </w:tabs>
        <w:spacing w:before="0" w:after="0" w:line="240" w:lineRule="auto"/>
        <w:ind w:left="1440" w:right="0" w:hanging="600"/>
        <w:jc w:val="left"/>
        <w:rPr>
          <w:i/>
          <w:sz w:val="24"/>
        </w:rPr>
      </w:pPr>
      <w:r>
        <w:rPr>
          <w:i/>
          <w:sz w:val="24"/>
        </w:rPr>
        <w:t>Keywords:</w:t>
      </w:r>
      <w:r>
        <w:rPr>
          <w:i/>
          <w:spacing w:val="-1"/>
          <w:sz w:val="24"/>
        </w:rPr>
        <w:t xml:space="preserve"> </w:t>
      </w:r>
      <w:r>
        <w:rPr>
          <w:i/>
          <w:sz w:val="24"/>
        </w:rPr>
        <w:t>biocontrol,</w:t>
      </w:r>
      <w:r>
        <w:rPr>
          <w:i/>
          <w:spacing w:val="-1"/>
          <w:sz w:val="24"/>
        </w:rPr>
        <w:t xml:space="preserve"> </w:t>
      </w:r>
      <w:r>
        <w:rPr>
          <w:i/>
          <w:sz w:val="24"/>
        </w:rPr>
        <w:t>trophic</w:t>
      </w:r>
      <w:r>
        <w:rPr>
          <w:i/>
          <w:spacing w:val="-1"/>
          <w:sz w:val="24"/>
        </w:rPr>
        <w:t xml:space="preserve"> </w:t>
      </w:r>
      <w:r>
        <w:rPr>
          <w:i/>
          <w:sz w:val="24"/>
        </w:rPr>
        <w:t>interactions,</w:t>
      </w:r>
      <w:r>
        <w:rPr>
          <w:i/>
          <w:spacing w:val="-1"/>
          <w:sz w:val="24"/>
        </w:rPr>
        <w:t xml:space="preserve"> </w:t>
      </w:r>
      <w:r>
        <w:rPr>
          <w:i/>
          <w:sz w:val="24"/>
        </w:rPr>
        <w:t>generalist predators,</w:t>
      </w:r>
      <w:r>
        <w:rPr>
          <w:i/>
          <w:spacing w:val="-1"/>
          <w:sz w:val="24"/>
        </w:rPr>
        <w:t xml:space="preserve"> </w:t>
      </w:r>
      <w:r>
        <w:rPr>
          <w:i/>
          <w:sz w:val="24"/>
        </w:rPr>
        <w:t>rice</w:t>
      </w:r>
      <w:r>
        <w:rPr>
          <w:i/>
          <w:spacing w:val="-2"/>
          <w:sz w:val="24"/>
        </w:rPr>
        <w:t xml:space="preserve"> </w:t>
      </w:r>
      <w:r>
        <w:rPr>
          <w:i/>
          <w:sz w:val="24"/>
        </w:rPr>
        <w:t>paddy,</w:t>
      </w:r>
      <w:r>
        <w:rPr>
          <w:i/>
          <w:spacing w:val="-1"/>
          <w:sz w:val="24"/>
        </w:rPr>
        <w:t xml:space="preserve"> </w:t>
      </w:r>
      <w:r>
        <w:rPr>
          <w:i/>
          <w:sz w:val="24"/>
        </w:rPr>
        <w:t>organic</w:t>
      </w:r>
      <w:r>
        <w:rPr>
          <w:i/>
          <w:spacing w:val="-1"/>
          <w:sz w:val="24"/>
        </w:rPr>
        <w:t xml:space="preserve"> </w:t>
      </w:r>
      <w:r>
        <w:rPr>
          <w:i/>
          <w:spacing w:val="-5"/>
          <w:sz w:val="24"/>
        </w:rPr>
        <w:t>and</w:t>
      </w:r>
    </w:p>
    <w:p>
      <w:pPr>
        <w:pStyle w:val="6"/>
        <w:rPr>
          <w:i/>
        </w:rPr>
      </w:pPr>
    </w:p>
    <w:p>
      <w:pPr>
        <w:pStyle w:val="10"/>
        <w:numPr>
          <w:ilvl w:val="0"/>
          <w:numId w:val="19"/>
        </w:numPr>
        <w:tabs>
          <w:tab w:val="left" w:pos="1440"/>
        </w:tabs>
        <w:spacing w:before="0" w:after="0" w:line="240" w:lineRule="auto"/>
        <w:ind w:left="1440" w:right="0" w:hanging="600"/>
        <w:jc w:val="left"/>
        <w:rPr>
          <w:i/>
          <w:sz w:val="24"/>
        </w:rPr>
      </w:pPr>
      <w:r>
        <w:rPr>
          <w:i/>
          <w:sz w:val="24"/>
        </w:rPr>
        <w:t>conventional</w:t>
      </w:r>
      <w:r>
        <w:rPr>
          <w:i/>
          <w:spacing w:val="-1"/>
          <w:sz w:val="24"/>
        </w:rPr>
        <w:t xml:space="preserve"> </w:t>
      </w:r>
      <w:r>
        <w:rPr>
          <w:i/>
          <w:sz w:val="24"/>
        </w:rPr>
        <w:t>farms,</w:t>
      </w:r>
      <w:r>
        <w:rPr>
          <w:i/>
          <w:spacing w:val="-1"/>
          <w:sz w:val="24"/>
        </w:rPr>
        <w:t xml:space="preserve"> </w:t>
      </w:r>
      <w:r>
        <w:rPr>
          <w:i/>
          <w:sz w:val="24"/>
        </w:rPr>
        <w:t>stable</w:t>
      </w:r>
      <w:r>
        <w:rPr>
          <w:i/>
          <w:spacing w:val="-1"/>
          <w:sz w:val="24"/>
        </w:rPr>
        <w:t xml:space="preserve"> </w:t>
      </w:r>
      <w:r>
        <w:rPr>
          <w:i/>
          <w:sz w:val="24"/>
        </w:rPr>
        <w:t>isotope</w:t>
      </w:r>
      <w:r>
        <w:rPr>
          <w:i/>
          <w:spacing w:val="-1"/>
          <w:sz w:val="24"/>
        </w:rPr>
        <w:t xml:space="preserve"> </w:t>
      </w:r>
      <w:r>
        <w:rPr>
          <w:i/>
          <w:spacing w:val="-2"/>
          <w:sz w:val="24"/>
        </w:rPr>
        <w:t>analysis</w:t>
      </w:r>
    </w:p>
    <w:p>
      <w:pPr>
        <w:spacing w:after="0" w:line="240" w:lineRule="auto"/>
        <w:jc w:val="left"/>
        <w:rPr>
          <w:sz w:val="24"/>
        </w:rPr>
        <w:sectPr>
          <w:pgSz w:w="12240" w:h="15840"/>
          <w:pgMar w:top="1360" w:right="60" w:bottom="1240" w:left="0" w:header="0" w:footer="1056" w:gutter="0"/>
          <w:cols w:space="720" w:num="1"/>
        </w:sectPr>
      </w:pPr>
    </w:p>
    <w:p>
      <w:pPr>
        <w:pStyle w:val="3"/>
        <w:numPr>
          <w:ilvl w:val="0"/>
          <w:numId w:val="19"/>
        </w:numPr>
        <w:tabs>
          <w:tab w:val="left" w:pos="1440"/>
        </w:tabs>
        <w:spacing w:before="76" w:after="0" w:line="240" w:lineRule="auto"/>
        <w:ind w:left="1440" w:right="0" w:hanging="600"/>
        <w:jc w:val="left"/>
      </w:pPr>
      <w:r>
        <w:t>1.</w:t>
      </w:r>
      <w:r>
        <w:rPr>
          <w:spacing w:val="58"/>
        </w:rPr>
        <w:t xml:space="preserve"> </w:t>
      </w:r>
      <w:r>
        <w:rPr>
          <w:spacing w:val="-2"/>
        </w:rPr>
        <w:t>Introduction</w:t>
      </w:r>
    </w:p>
    <w:p>
      <w:pPr>
        <w:pStyle w:val="10"/>
        <w:numPr>
          <w:ilvl w:val="0"/>
          <w:numId w:val="19"/>
        </w:numPr>
        <w:tabs>
          <w:tab w:val="left" w:pos="2160"/>
        </w:tabs>
        <w:spacing w:before="272" w:after="0" w:line="240" w:lineRule="auto"/>
        <w:ind w:left="2160" w:right="0" w:hanging="1320"/>
        <w:jc w:val="left"/>
        <w:rPr>
          <w:sz w:val="24"/>
        </w:rPr>
      </w:pPr>
      <w:r>
        <w:rPr>
          <w:sz w:val="24"/>
        </w:rPr>
        <w:t>Using</w:t>
      </w:r>
      <w:r>
        <w:rPr>
          <w:spacing w:val="-4"/>
          <w:sz w:val="24"/>
        </w:rPr>
        <w:t xml:space="preserve"> </w:t>
      </w:r>
      <w:r>
        <w:rPr>
          <w:sz w:val="24"/>
        </w:rPr>
        <w:t>natural arthropod</w:t>
      </w:r>
      <w:r>
        <w:rPr>
          <w:spacing w:val="1"/>
          <w:sz w:val="24"/>
        </w:rPr>
        <w:t xml:space="preserve"> </w:t>
      </w:r>
      <w:r>
        <w:rPr>
          <w:sz w:val="24"/>
        </w:rPr>
        <w:t>enemies</w:t>
      </w:r>
      <w:r>
        <w:rPr>
          <w:spacing w:val="-1"/>
          <w:sz w:val="24"/>
        </w:rPr>
        <w:t xml:space="preserve"> </w:t>
      </w:r>
      <w:r>
        <w:rPr>
          <w:sz w:val="24"/>
        </w:rPr>
        <w:t>for</w:t>
      </w:r>
      <w:r>
        <w:rPr>
          <w:spacing w:val="-2"/>
          <w:sz w:val="24"/>
        </w:rPr>
        <w:t xml:space="preserve"> </w:t>
      </w:r>
      <w:r>
        <w:rPr>
          <w:sz w:val="24"/>
        </w:rPr>
        <w:t>pest control</w:t>
      </w:r>
      <w:r>
        <w:rPr>
          <w:spacing w:val="2"/>
          <w:sz w:val="24"/>
        </w:rPr>
        <w:t xml:space="preserve"> </w:t>
      </w:r>
      <w:r>
        <w:rPr>
          <w:sz w:val="24"/>
        </w:rPr>
        <w:t>has</w:t>
      </w:r>
      <w:r>
        <w:rPr>
          <w:spacing w:val="-1"/>
          <w:sz w:val="24"/>
        </w:rPr>
        <w:t xml:space="preserve"> </w:t>
      </w:r>
      <w:r>
        <w:rPr>
          <w:sz w:val="24"/>
        </w:rPr>
        <w:t>a</w:t>
      </w:r>
      <w:r>
        <w:rPr>
          <w:spacing w:val="-1"/>
          <w:sz w:val="24"/>
        </w:rPr>
        <w:t xml:space="preserve"> </w:t>
      </w:r>
      <w:r>
        <w:rPr>
          <w:sz w:val="24"/>
        </w:rPr>
        <w:t>long</w:t>
      </w:r>
      <w:r>
        <w:rPr>
          <w:spacing w:val="-3"/>
          <w:sz w:val="24"/>
        </w:rPr>
        <w:t xml:space="preserve"> </w:t>
      </w:r>
      <w:r>
        <w:rPr>
          <w:sz w:val="24"/>
        </w:rPr>
        <w:t>history</w:t>
      </w:r>
      <w:r>
        <w:rPr>
          <w:spacing w:val="-6"/>
          <w:sz w:val="24"/>
        </w:rPr>
        <w:t xml:space="preserve"> </w:t>
      </w:r>
      <w:r>
        <w:rPr>
          <w:sz w:val="24"/>
        </w:rPr>
        <w:t>in agriculture.</w:t>
      </w:r>
      <w:r>
        <w:rPr>
          <w:spacing w:val="65"/>
          <w:sz w:val="24"/>
        </w:rPr>
        <w:t xml:space="preserve"> </w:t>
      </w:r>
      <w:r>
        <w:rPr>
          <w:spacing w:val="-5"/>
          <w:sz w:val="24"/>
        </w:rPr>
        <w:t>The</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earliest</w:t>
      </w:r>
      <w:r>
        <w:rPr>
          <w:spacing w:val="-1"/>
          <w:sz w:val="24"/>
        </w:rPr>
        <w:t xml:space="preserve"> </w:t>
      </w:r>
      <w:r>
        <w:rPr>
          <w:sz w:val="24"/>
        </w:rPr>
        <w:t>record</w:t>
      </w:r>
      <w:r>
        <w:rPr>
          <w:spacing w:val="-1"/>
          <w:sz w:val="24"/>
        </w:rPr>
        <w:t xml:space="preserve"> </w:t>
      </w:r>
      <w:r>
        <w:rPr>
          <w:sz w:val="24"/>
        </w:rPr>
        <w:t>of biocontrol</w:t>
      </w:r>
      <w:r>
        <w:rPr>
          <w:spacing w:val="-1"/>
          <w:sz w:val="24"/>
        </w:rPr>
        <w:t xml:space="preserve"> </w:t>
      </w:r>
      <w:r>
        <w:rPr>
          <w:sz w:val="24"/>
        </w:rPr>
        <w:t>was documented in</w:t>
      </w:r>
      <w:r>
        <w:rPr>
          <w:spacing w:val="-1"/>
          <w:sz w:val="24"/>
        </w:rPr>
        <w:t xml:space="preserve"> </w:t>
      </w:r>
      <w:r>
        <w:rPr>
          <w:sz w:val="24"/>
        </w:rPr>
        <w:t>the</w:t>
      </w:r>
      <w:r>
        <w:rPr>
          <w:spacing w:val="-2"/>
          <w:sz w:val="24"/>
        </w:rPr>
        <w:t xml:space="preserve"> </w:t>
      </w:r>
      <w:r>
        <w:rPr>
          <w:sz w:val="24"/>
        </w:rPr>
        <w:t>book</w:t>
      </w:r>
      <w:r>
        <w:rPr>
          <w:spacing w:val="1"/>
          <w:sz w:val="24"/>
        </w:rPr>
        <w:t xml:space="preserve"> </w:t>
      </w:r>
      <w:r>
        <w:rPr>
          <w:i/>
          <w:sz w:val="24"/>
        </w:rPr>
        <w:t>Plants</w:t>
      </w:r>
      <w:r>
        <w:rPr>
          <w:i/>
          <w:spacing w:val="-1"/>
          <w:sz w:val="24"/>
        </w:rPr>
        <w:t xml:space="preserve"> </w:t>
      </w:r>
      <w:r>
        <w:rPr>
          <w:i/>
          <w:sz w:val="24"/>
        </w:rPr>
        <w:t>of</w:t>
      </w:r>
      <w:r>
        <w:rPr>
          <w:i/>
          <w:spacing w:val="-1"/>
          <w:sz w:val="24"/>
        </w:rPr>
        <w:t xml:space="preserve"> </w:t>
      </w:r>
      <w:r>
        <w:rPr>
          <w:i/>
          <w:sz w:val="24"/>
        </w:rPr>
        <w:t>the Southern</w:t>
      </w:r>
      <w:r>
        <w:rPr>
          <w:i/>
          <w:spacing w:val="-1"/>
          <w:sz w:val="24"/>
        </w:rPr>
        <w:t xml:space="preserve"> </w:t>
      </w:r>
      <w:r>
        <w:rPr>
          <w:i/>
          <w:sz w:val="24"/>
        </w:rPr>
        <w:t>Regions</w:t>
      </w:r>
      <w:r>
        <w:rPr>
          <w:i/>
          <w:spacing w:val="1"/>
          <w:sz w:val="24"/>
        </w:rPr>
        <w:t xml:space="preserve"> </w:t>
      </w:r>
      <w:r>
        <w:rPr>
          <w:sz w:val="24"/>
        </w:rPr>
        <w:t>(</w:t>
      </w:r>
      <w:r>
        <w:rPr>
          <w:i/>
          <w:sz w:val="24"/>
        </w:rPr>
        <w:t xml:space="preserve">ca. </w:t>
      </w:r>
      <w:r>
        <w:rPr>
          <w:spacing w:val="-5"/>
          <w:sz w:val="24"/>
        </w:rPr>
        <w:t>304</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A.D.):</w:t>
      </w:r>
      <w:r>
        <w:rPr>
          <w:spacing w:val="-1"/>
          <w:sz w:val="24"/>
        </w:rPr>
        <w:t xml:space="preserve"> </w:t>
      </w:r>
      <w:r>
        <w:rPr>
          <w:sz w:val="24"/>
        </w:rPr>
        <w:t>people</w:t>
      </w:r>
      <w:r>
        <w:rPr>
          <w:spacing w:val="-1"/>
          <w:sz w:val="24"/>
        </w:rPr>
        <w:t xml:space="preserve"> </w:t>
      </w:r>
      <w:r>
        <w:rPr>
          <w:sz w:val="24"/>
        </w:rPr>
        <w:t>sold</w:t>
      </w:r>
      <w:r>
        <w:rPr>
          <w:spacing w:val="-1"/>
          <w:sz w:val="24"/>
        </w:rPr>
        <w:t xml:space="preserve"> </w:t>
      </w:r>
      <w:r>
        <w:rPr>
          <w:sz w:val="24"/>
        </w:rPr>
        <w:t>ants and</w:t>
      </w:r>
      <w:r>
        <w:rPr>
          <w:spacing w:val="-1"/>
          <w:sz w:val="24"/>
        </w:rPr>
        <w:t xml:space="preserve"> </w:t>
      </w:r>
      <w:r>
        <w:rPr>
          <w:sz w:val="24"/>
        </w:rPr>
        <w:t>their</w:t>
      </w:r>
      <w:r>
        <w:rPr>
          <w:spacing w:val="-1"/>
          <w:sz w:val="24"/>
        </w:rPr>
        <w:t xml:space="preserve"> </w:t>
      </w:r>
      <w:r>
        <w:rPr>
          <w:sz w:val="24"/>
        </w:rPr>
        <w:t>nests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markets to</w:t>
      </w:r>
      <w:r>
        <w:rPr>
          <w:spacing w:val="-1"/>
          <w:sz w:val="24"/>
        </w:rPr>
        <w:t xml:space="preserve"> </w:t>
      </w:r>
      <w:r>
        <w:rPr>
          <w:sz w:val="24"/>
        </w:rPr>
        <w:t>control citrus</w:t>
      </w:r>
      <w:r>
        <w:rPr>
          <w:spacing w:val="-1"/>
          <w:sz w:val="24"/>
        </w:rPr>
        <w:t xml:space="preserve"> </w:t>
      </w:r>
      <w:r>
        <w:rPr>
          <w:sz w:val="24"/>
        </w:rPr>
        <w:t>insect</w:t>
      </w:r>
      <w:r>
        <w:rPr>
          <w:spacing w:val="-1"/>
          <w:sz w:val="24"/>
        </w:rPr>
        <w:t xml:space="preserve"> </w:t>
      </w:r>
      <w:r>
        <w:rPr>
          <w:sz w:val="24"/>
        </w:rPr>
        <w:t>pests</w:t>
      </w:r>
      <w:r>
        <w:rPr>
          <w:spacing w:val="1"/>
          <w:sz w:val="24"/>
        </w:rPr>
        <w:t xml:space="preserve"> </w:t>
      </w:r>
      <w:r>
        <w:rPr>
          <w:sz w:val="24"/>
        </w:rPr>
        <w:t>(Huang</w:t>
      </w:r>
      <w:r>
        <w:rPr>
          <w:spacing w:val="-3"/>
          <w:sz w:val="24"/>
        </w:rPr>
        <w:t xml:space="preserve"> </w:t>
      </w:r>
      <w:r>
        <w:rPr>
          <w:spacing w:val="-5"/>
          <w:sz w:val="24"/>
        </w:rPr>
        <w:t>and</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Yang,</w:t>
      </w:r>
      <w:r>
        <w:rPr>
          <w:spacing w:val="-3"/>
          <w:sz w:val="24"/>
        </w:rPr>
        <w:t xml:space="preserve"> </w:t>
      </w:r>
      <w:r>
        <w:rPr>
          <w:sz w:val="24"/>
        </w:rPr>
        <w:t>1987).</w:t>
      </w:r>
      <w:r>
        <w:rPr>
          <w:spacing w:val="59"/>
          <w:sz w:val="24"/>
        </w:rPr>
        <w:t xml:space="preserve"> </w:t>
      </w:r>
      <w:r>
        <w:rPr>
          <w:sz w:val="24"/>
        </w:rPr>
        <w:t>While</w:t>
      </w:r>
      <w:r>
        <w:rPr>
          <w:spacing w:val="-2"/>
          <w:sz w:val="24"/>
        </w:rPr>
        <w:t xml:space="preserve"> </w:t>
      </w:r>
      <w:r>
        <w:rPr>
          <w:sz w:val="24"/>
        </w:rPr>
        <w:t>synthetic</w:t>
      </w:r>
      <w:r>
        <w:rPr>
          <w:spacing w:val="-2"/>
          <w:sz w:val="24"/>
        </w:rPr>
        <w:t xml:space="preserve"> </w:t>
      </w:r>
      <w:r>
        <w:rPr>
          <w:sz w:val="24"/>
        </w:rPr>
        <w:t>pesticides have</w:t>
      </w:r>
      <w:r>
        <w:rPr>
          <w:spacing w:val="-2"/>
          <w:sz w:val="24"/>
        </w:rPr>
        <w:t xml:space="preserve"> </w:t>
      </w:r>
      <w:r>
        <w:rPr>
          <w:sz w:val="24"/>
        </w:rPr>
        <w:t>become</w:t>
      </w:r>
      <w:r>
        <w:rPr>
          <w:spacing w:val="-1"/>
          <w:sz w:val="24"/>
        </w:rPr>
        <w:t xml:space="preserve"> </w:t>
      </w:r>
      <w:r>
        <w:rPr>
          <w:sz w:val="24"/>
        </w:rPr>
        <w:t>the</w:t>
      </w:r>
      <w:r>
        <w:rPr>
          <w:spacing w:val="-1"/>
          <w:sz w:val="24"/>
        </w:rPr>
        <w:t xml:space="preserve"> </w:t>
      </w:r>
      <w:r>
        <w:rPr>
          <w:sz w:val="24"/>
        </w:rPr>
        <w:t>main</w:t>
      </w:r>
      <w:r>
        <w:rPr>
          <w:spacing w:val="-1"/>
          <w:sz w:val="24"/>
        </w:rPr>
        <w:t xml:space="preserve"> </w:t>
      </w:r>
      <w:r>
        <w:rPr>
          <w:sz w:val="24"/>
        </w:rPr>
        <w:t>method</w:t>
      </w:r>
      <w:r>
        <w:rPr>
          <w:spacing w:val="2"/>
          <w:sz w:val="24"/>
        </w:rPr>
        <w:t xml:space="preserve"> </w:t>
      </w:r>
      <w:r>
        <w:rPr>
          <w:sz w:val="24"/>
        </w:rPr>
        <w:t>for controlling</w:t>
      </w:r>
      <w:r>
        <w:rPr>
          <w:spacing w:val="-4"/>
          <w:sz w:val="24"/>
        </w:rPr>
        <w:t xml:space="preserve"> </w:t>
      </w:r>
      <w:r>
        <w:rPr>
          <w:sz w:val="24"/>
        </w:rPr>
        <w:t xml:space="preserve">pests </w:t>
      </w:r>
      <w:r>
        <w:rPr>
          <w:spacing w:val="-5"/>
          <w:sz w:val="24"/>
        </w:rPr>
        <w:t>in</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the</w:t>
      </w:r>
      <w:r>
        <w:rPr>
          <w:spacing w:val="-1"/>
          <w:sz w:val="24"/>
        </w:rPr>
        <w:t xml:space="preserve"> </w:t>
      </w:r>
      <w:r>
        <w:rPr>
          <w:sz w:val="24"/>
        </w:rPr>
        <w:t>past century, this</w:t>
      </w:r>
      <w:r>
        <w:rPr>
          <w:spacing w:val="-1"/>
          <w:sz w:val="24"/>
        </w:rPr>
        <w:t xml:space="preserve"> </w:t>
      </w:r>
      <w:r>
        <w:rPr>
          <w:sz w:val="24"/>
        </w:rPr>
        <w:t>comes at a</w:t>
      </w:r>
      <w:r>
        <w:rPr>
          <w:spacing w:val="-1"/>
          <w:sz w:val="24"/>
        </w:rPr>
        <w:t xml:space="preserve"> </w:t>
      </w:r>
      <w:r>
        <w:rPr>
          <w:sz w:val="24"/>
        </w:rPr>
        <w:t>cost, such as</w:t>
      </w:r>
      <w:r>
        <w:rPr>
          <w:spacing w:val="-1"/>
          <w:sz w:val="24"/>
        </w:rPr>
        <w:t xml:space="preserve"> </w:t>
      </w:r>
      <w:r>
        <w:rPr>
          <w:sz w:val="24"/>
        </w:rPr>
        <w:t>posing</w:t>
      </w:r>
      <w:r>
        <w:rPr>
          <w:spacing w:val="-2"/>
          <w:sz w:val="24"/>
        </w:rPr>
        <w:t xml:space="preserve"> </w:t>
      </w:r>
      <w:r>
        <w:rPr>
          <w:sz w:val="24"/>
        </w:rPr>
        <w:t>risks to</w:t>
      </w:r>
      <w:r>
        <w:rPr>
          <w:spacing w:val="-1"/>
          <w:sz w:val="24"/>
        </w:rPr>
        <w:t xml:space="preserve"> </w:t>
      </w:r>
      <w:r>
        <w:rPr>
          <w:sz w:val="24"/>
        </w:rPr>
        <w:t>people, reducing</w:t>
      </w:r>
      <w:r>
        <w:rPr>
          <w:spacing w:val="-2"/>
          <w:sz w:val="24"/>
        </w:rPr>
        <w:t xml:space="preserve"> </w:t>
      </w:r>
      <w:r>
        <w:rPr>
          <w:sz w:val="24"/>
        </w:rPr>
        <w:t>biodiversity</w:t>
      </w:r>
      <w:r>
        <w:rPr>
          <w:spacing w:val="-5"/>
          <w:sz w:val="24"/>
        </w:rPr>
        <w:t xml:space="preserve"> and</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hampering</w:t>
      </w:r>
      <w:r>
        <w:rPr>
          <w:spacing w:val="-7"/>
          <w:sz w:val="24"/>
        </w:rPr>
        <w:t xml:space="preserve"> </w:t>
      </w:r>
      <w:r>
        <w:rPr>
          <w:sz w:val="24"/>
        </w:rPr>
        <w:t>ecosystem</w:t>
      </w:r>
      <w:r>
        <w:rPr>
          <w:spacing w:val="1"/>
          <w:sz w:val="24"/>
        </w:rPr>
        <w:t xml:space="preserve"> </w:t>
      </w:r>
      <w:r>
        <w:rPr>
          <w:sz w:val="24"/>
        </w:rPr>
        <w:t>functions</w:t>
      </w:r>
      <w:r>
        <w:rPr>
          <w:spacing w:val="1"/>
          <w:sz w:val="24"/>
        </w:rPr>
        <w:t xml:space="preserve"> </w:t>
      </w:r>
      <w:r>
        <w:rPr>
          <w:sz w:val="24"/>
        </w:rPr>
        <w:t>(Geiger</w:t>
      </w:r>
      <w:r>
        <w:rPr>
          <w:spacing w:val="-1"/>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2010;</w:t>
      </w:r>
      <w:r>
        <w:rPr>
          <w:spacing w:val="-2"/>
          <w:sz w:val="24"/>
        </w:rPr>
        <w:t xml:space="preserve"> </w:t>
      </w:r>
      <w:r>
        <w:rPr>
          <w:sz w:val="24"/>
        </w:rPr>
        <w:t>Kehoe</w:t>
      </w:r>
      <w:r>
        <w:rPr>
          <w:spacing w:val="-2"/>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2017).</w:t>
      </w:r>
      <w:r>
        <w:rPr>
          <w:spacing w:val="59"/>
          <w:sz w:val="24"/>
        </w:rPr>
        <w:t xml:space="preserve"> </w:t>
      </w:r>
      <w:r>
        <w:rPr>
          <w:sz w:val="24"/>
        </w:rPr>
        <w:t>As</w:t>
      </w:r>
      <w:r>
        <w:rPr>
          <w:spacing w:val="-1"/>
          <w:sz w:val="24"/>
        </w:rPr>
        <w:t xml:space="preserve"> </w:t>
      </w:r>
      <w:r>
        <w:rPr>
          <w:sz w:val="24"/>
        </w:rPr>
        <w:t>agriculture</w:t>
      </w:r>
      <w:r>
        <w:rPr>
          <w:spacing w:val="-3"/>
          <w:sz w:val="24"/>
        </w:rPr>
        <w:t xml:space="preserve"> </w:t>
      </w:r>
      <w:r>
        <w:rPr>
          <w:spacing w:val="-5"/>
          <w:sz w:val="24"/>
        </w:rPr>
        <w:t>has</w:t>
      </w:r>
    </w:p>
    <w:p>
      <w:pPr>
        <w:pStyle w:val="6"/>
        <w:spacing w:before="1"/>
      </w:pPr>
    </w:p>
    <w:p>
      <w:pPr>
        <w:pStyle w:val="10"/>
        <w:numPr>
          <w:ilvl w:val="0"/>
          <w:numId w:val="19"/>
        </w:numPr>
        <w:tabs>
          <w:tab w:val="left" w:pos="1440"/>
        </w:tabs>
        <w:spacing w:before="0" w:after="0" w:line="240" w:lineRule="auto"/>
        <w:ind w:left="1440" w:right="0" w:hanging="600"/>
        <w:jc w:val="left"/>
        <w:rPr>
          <w:sz w:val="24"/>
        </w:rPr>
      </w:pPr>
      <w:r>
        <w:rPr>
          <w:sz w:val="24"/>
        </w:rPr>
        <w:t>become</w:t>
      </w:r>
      <w:r>
        <w:rPr>
          <w:spacing w:val="-1"/>
          <w:sz w:val="24"/>
        </w:rPr>
        <w:t xml:space="preserve"> </w:t>
      </w:r>
      <w:r>
        <w:rPr>
          <w:sz w:val="24"/>
        </w:rPr>
        <w:t>the</w:t>
      </w:r>
      <w:r>
        <w:rPr>
          <w:spacing w:val="-2"/>
          <w:sz w:val="24"/>
        </w:rPr>
        <w:t xml:space="preserve"> </w:t>
      </w:r>
      <w:r>
        <w:rPr>
          <w:sz w:val="24"/>
        </w:rPr>
        <w:t>largest</w:t>
      </w:r>
      <w:r>
        <w:rPr>
          <w:spacing w:val="-1"/>
          <w:sz w:val="24"/>
        </w:rPr>
        <w:t xml:space="preserve"> </w:t>
      </w:r>
      <w:r>
        <w:rPr>
          <w:sz w:val="24"/>
        </w:rPr>
        <w:t>land</w:t>
      </w:r>
      <w:r>
        <w:rPr>
          <w:spacing w:val="-1"/>
          <w:sz w:val="24"/>
        </w:rPr>
        <w:t xml:space="preserve"> </w:t>
      </w:r>
      <w:r>
        <w:rPr>
          <w:sz w:val="24"/>
        </w:rPr>
        <w:t>use</w:t>
      </w:r>
      <w:r>
        <w:rPr>
          <w:spacing w:val="-1"/>
          <w:sz w:val="24"/>
        </w:rPr>
        <w:t xml:space="preserve"> </w:t>
      </w:r>
      <w:r>
        <w:rPr>
          <w:sz w:val="24"/>
        </w:rPr>
        <w:t>type worldwide and</w:t>
      </w:r>
      <w:r>
        <w:rPr>
          <w:spacing w:val="-1"/>
          <w:sz w:val="24"/>
        </w:rPr>
        <w:t xml:space="preserve"> </w:t>
      </w:r>
      <w:r>
        <w:rPr>
          <w:sz w:val="24"/>
        </w:rPr>
        <w:t>a major</w:t>
      </w:r>
      <w:r>
        <w:rPr>
          <w:spacing w:val="-1"/>
          <w:sz w:val="24"/>
        </w:rPr>
        <w:t xml:space="preserve"> </w:t>
      </w:r>
      <w:r>
        <w:rPr>
          <w:sz w:val="24"/>
        </w:rPr>
        <w:t>driver</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global</w:t>
      </w:r>
      <w:r>
        <w:rPr>
          <w:spacing w:val="-1"/>
          <w:sz w:val="24"/>
        </w:rPr>
        <w:t xml:space="preserve"> </w:t>
      </w:r>
      <w:r>
        <w:rPr>
          <w:sz w:val="24"/>
        </w:rPr>
        <w:t>biodiversity</w:t>
      </w:r>
      <w:r>
        <w:rPr>
          <w:spacing w:val="-5"/>
          <w:sz w:val="24"/>
        </w:rPr>
        <w:t xml:space="preserve"> </w:t>
      </w:r>
      <w:r>
        <w:rPr>
          <w:spacing w:val="-2"/>
          <w:sz w:val="24"/>
        </w:rPr>
        <w:t>crisis</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in</w:t>
      </w:r>
      <w:r>
        <w:rPr>
          <w:spacing w:val="-1"/>
          <w:sz w:val="24"/>
        </w:rPr>
        <w:t xml:space="preserve"> </w:t>
      </w:r>
      <w:r>
        <w:rPr>
          <w:sz w:val="24"/>
        </w:rPr>
        <w:t xml:space="preserve">Anthropocene (Campbell </w:t>
      </w:r>
      <w:r>
        <w:rPr>
          <w:i/>
          <w:sz w:val="24"/>
        </w:rPr>
        <w:t>et</w:t>
      </w:r>
      <w:r>
        <w:rPr>
          <w:i/>
          <w:spacing w:val="-1"/>
          <w:sz w:val="24"/>
        </w:rPr>
        <w:t xml:space="preserve"> </w:t>
      </w:r>
      <w:r>
        <w:rPr>
          <w:i/>
          <w:sz w:val="24"/>
        </w:rPr>
        <w:t>al.</w:t>
      </w:r>
      <w:r>
        <w:rPr>
          <w:sz w:val="24"/>
        </w:rPr>
        <w:t>,</w:t>
      </w:r>
      <w:r>
        <w:rPr>
          <w:spacing w:val="-1"/>
          <w:sz w:val="24"/>
        </w:rPr>
        <w:t xml:space="preserve"> </w:t>
      </w:r>
      <w:r>
        <w:rPr>
          <w:sz w:val="24"/>
        </w:rPr>
        <w:t>2017),</w:t>
      </w:r>
      <w:r>
        <w:rPr>
          <w:spacing w:val="-1"/>
          <w:sz w:val="24"/>
        </w:rPr>
        <w:t xml:space="preserve"> </w:t>
      </w:r>
      <w:r>
        <w:rPr>
          <w:sz w:val="24"/>
        </w:rPr>
        <w:t>a</w:t>
      </w:r>
      <w:r>
        <w:rPr>
          <w:spacing w:val="-1"/>
          <w:sz w:val="24"/>
        </w:rPr>
        <w:t xml:space="preserve"> </w:t>
      </w:r>
      <w:r>
        <w:rPr>
          <w:sz w:val="24"/>
        </w:rPr>
        <w:t>shift</w:t>
      </w:r>
      <w:r>
        <w:rPr>
          <w:spacing w:val="-1"/>
          <w:sz w:val="24"/>
        </w:rPr>
        <w:t xml:space="preserve"> </w:t>
      </w:r>
      <w:r>
        <w:rPr>
          <w:sz w:val="24"/>
        </w:rPr>
        <w:t>from</w:t>
      </w:r>
      <w:r>
        <w:rPr>
          <w:spacing w:val="-1"/>
          <w:sz w:val="24"/>
        </w:rPr>
        <w:t xml:space="preserve"> </w:t>
      </w:r>
      <w:r>
        <w:rPr>
          <w:sz w:val="24"/>
        </w:rPr>
        <w:t>synthetic</w:t>
      </w:r>
      <w:r>
        <w:rPr>
          <w:spacing w:val="-1"/>
          <w:sz w:val="24"/>
        </w:rPr>
        <w:t xml:space="preserve"> </w:t>
      </w:r>
      <w:r>
        <w:rPr>
          <w:sz w:val="24"/>
        </w:rPr>
        <w:t>pesticides</w:t>
      </w:r>
      <w:r>
        <w:rPr>
          <w:spacing w:val="-1"/>
          <w:sz w:val="24"/>
        </w:rPr>
        <w:t xml:space="preserve"> </w:t>
      </w:r>
      <w:r>
        <w:rPr>
          <w:sz w:val="24"/>
        </w:rPr>
        <w:t xml:space="preserve">to </w:t>
      </w:r>
      <w:r>
        <w:rPr>
          <w:spacing w:val="-2"/>
          <w:sz w:val="24"/>
        </w:rPr>
        <w:t>environmentally</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friendly</w:t>
      </w:r>
      <w:r>
        <w:rPr>
          <w:spacing w:val="-6"/>
          <w:sz w:val="24"/>
        </w:rPr>
        <w:t xml:space="preserve"> </w:t>
      </w:r>
      <w:r>
        <w:rPr>
          <w:sz w:val="24"/>
        </w:rPr>
        <w:t>practices (e.g., biocontrol) is urgently</w:t>
      </w:r>
      <w:r>
        <w:rPr>
          <w:spacing w:val="-6"/>
          <w:sz w:val="24"/>
        </w:rPr>
        <w:t xml:space="preserve"> </w:t>
      </w:r>
      <w:r>
        <w:rPr>
          <w:sz w:val="24"/>
        </w:rPr>
        <w:t>needed to make</w:t>
      </w:r>
      <w:r>
        <w:rPr>
          <w:spacing w:val="-1"/>
          <w:sz w:val="24"/>
        </w:rPr>
        <w:t xml:space="preserve"> </w:t>
      </w:r>
      <w:r>
        <w:rPr>
          <w:sz w:val="24"/>
        </w:rPr>
        <w:t>agriculture more</w:t>
      </w:r>
      <w:r>
        <w:rPr>
          <w:spacing w:val="-2"/>
          <w:sz w:val="24"/>
        </w:rPr>
        <w:t xml:space="preserve"> sustainable</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(Gomiero</w:t>
      </w:r>
      <w:r>
        <w:rPr>
          <w:spacing w:val="-4"/>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2011).</w:t>
      </w:r>
      <w:r>
        <w:rPr>
          <w:spacing w:val="61"/>
          <w:sz w:val="24"/>
        </w:rPr>
        <w:t xml:space="preserve"> </w:t>
      </w:r>
      <w:r>
        <w:rPr>
          <w:sz w:val="24"/>
        </w:rPr>
        <w:t>For</w:t>
      </w:r>
      <w:r>
        <w:rPr>
          <w:spacing w:val="-1"/>
          <w:sz w:val="24"/>
        </w:rPr>
        <w:t xml:space="preserve"> </w:t>
      </w:r>
      <w:r>
        <w:rPr>
          <w:sz w:val="24"/>
        </w:rPr>
        <w:t>example,</w:t>
      </w:r>
      <w:r>
        <w:rPr>
          <w:spacing w:val="-1"/>
          <w:sz w:val="24"/>
        </w:rPr>
        <w:t xml:space="preserve"> </w:t>
      </w:r>
      <w:r>
        <w:rPr>
          <w:sz w:val="24"/>
        </w:rPr>
        <w:t>the</w:t>
      </w:r>
      <w:r>
        <w:rPr>
          <w:spacing w:val="-1"/>
          <w:sz w:val="24"/>
        </w:rPr>
        <w:t xml:space="preserve"> </w:t>
      </w:r>
      <w:r>
        <w:rPr>
          <w:sz w:val="24"/>
        </w:rPr>
        <w:t>European</w:t>
      </w:r>
      <w:r>
        <w:rPr>
          <w:spacing w:val="-1"/>
          <w:sz w:val="24"/>
        </w:rPr>
        <w:t xml:space="preserve"> </w:t>
      </w:r>
      <w:r>
        <w:rPr>
          <w:sz w:val="24"/>
        </w:rPr>
        <w:t>Commission has</w:t>
      </w:r>
      <w:r>
        <w:rPr>
          <w:spacing w:val="-1"/>
          <w:sz w:val="24"/>
        </w:rPr>
        <w:t xml:space="preserve"> </w:t>
      </w:r>
      <w:r>
        <w:rPr>
          <w:sz w:val="24"/>
        </w:rPr>
        <w:t>announced</w:t>
      </w:r>
      <w:r>
        <w:rPr>
          <w:spacing w:val="-1"/>
          <w:sz w:val="24"/>
        </w:rPr>
        <w:t xml:space="preserve"> </w:t>
      </w:r>
      <w:r>
        <w:rPr>
          <w:sz w:val="24"/>
        </w:rPr>
        <w:t>its</w:t>
      </w:r>
      <w:r>
        <w:rPr>
          <w:spacing w:val="-1"/>
          <w:sz w:val="24"/>
        </w:rPr>
        <w:t xml:space="preserve"> </w:t>
      </w:r>
      <w:r>
        <w:rPr>
          <w:sz w:val="24"/>
        </w:rPr>
        <w:t xml:space="preserve">plan </w:t>
      </w:r>
      <w:r>
        <w:rPr>
          <w:spacing w:val="-5"/>
          <w:sz w:val="24"/>
        </w:rPr>
        <w:t>to</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reduce</w:t>
      </w:r>
      <w:r>
        <w:rPr>
          <w:spacing w:val="-2"/>
          <w:sz w:val="24"/>
        </w:rPr>
        <w:t xml:space="preserve"> </w:t>
      </w:r>
      <w:r>
        <w:rPr>
          <w:sz w:val="24"/>
        </w:rPr>
        <w:t>the</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chemical</w:t>
      </w:r>
      <w:r>
        <w:rPr>
          <w:spacing w:val="-1"/>
          <w:sz w:val="24"/>
        </w:rPr>
        <w:t xml:space="preserve"> </w:t>
      </w:r>
      <w:r>
        <w:rPr>
          <w:sz w:val="24"/>
        </w:rPr>
        <w:t>pesticides in European</w:t>
      </w:r>
      <w:r>
        <w:rPr>
          <w:spacing w:val="2"/>
          <w:sz w:val="24"/>
        </w:rPr>
        <w:t xml:space="preserve"> </w:t>
      </w:r>
      <w:r>
        <w:rPr>
          <w:sz w:val="24"/>
        </w:rPr>
        <w:t>Union agricultural</w:t>
      </w:r>
      <w:r>
        <w:rPr>
          <w:spacing w:val="-1"/>
          <w:sz w:val="24"/>
        </w:rPr>
        <w:t xml:space="preserve"> </w:t>
      </w:r>
      <w:r>
        <w:rPr>
          <w:sz w:val="24"/>
        </w:rPr>
        <w:t>systems by</w:t>
      </w:r>
      <w:r>
        <w:rPr>
          <w:spacing w:val="-5"/>
          <w:sz w:val="24"/>
        </w:rPr>
        <w:t xml:space="preserve"> </w:t>
      </w:r>
      <w:r>
        <w:rPr>
          <w:sz w:val="24"/>
        </w:rPr>
        <w:t>50%</w:t>
      </w:r>
      <w:r>
        <w:rPr>
          <w:spacing w:val="-1"/>
          <w:sz w:val="24"/>
        </w:rPr>
        <w:t xml:space="preserve"> </w:t>
      </w:r>
      <w:r>
        <w:rPr>
          <w:sz w:val="24"/>
        </w:rPr>
        <w:t>by</w:t>
      </w:r>
      <w:r>
        <w:rPr>
          <w:spacing w:val="-5"/>
          <w:sz w:val="24"/>
        </w:rPr>
        <w:t xml:space="preserve"> </w:t>
      </w:r>
      <w:r>
        <w:rPr>
          <w:spacing w:val="-4"/>
          <w:sz w:val="24"/>
        </w:rPr>
        <w:t>2030</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(European</w:t>
      </w:r>
      <w:r>
        <w:rPr>
          <w:spacing w:val="-1"/>
          <w:sz w:val="24"/>
        </w:rPr>
        <w:t xml:space="preserve"> </w:t>
      </w:r>
      <w:r>
        <w:rPr>
          <w:sz w:val="24"/>
        </w:rPr>
        <w:t>Commission,</w:t>
      </w:r>
      <w:r>
        <w:rPr>
          <w:spacing w:val="-1"/>
          <w:sz w:val="24"/>
        </w:rPr>
        <w:t xml:space="preserve"> </w:t>
      </w:r>
      <w:r>
        <w:rPr>
          <w:sz w:val="24"/>
        </w:rPr>
        <w:t>2020).</w:t>
      </w:r>
      <w:r>
        <w:rPr>
          <w:spacing w:val="59"/>
          <w:sz w:val="24"/>
        </w:rPr>
        <w:t xml:space="preserve"> </w:t>
      </w:r>
      <w:r>
        <w:rPr>
          <w:sz w:val="24"/>
        </w:rPr>
        <w:t>To</w:t>
      </w:r>
      <w:r>
        <w:rPr>
          <w:spacing w:val="-1"/>
          <w:sz w:val="24"/>
        </w:rPr>
        <w:t xml:space="preserve"> </w:t>
      </w:r>
      <w:r>
        <w:rPr>
          <w:sz w:val="24"/>
        </w:rPr>
        <w:t>achieve</w:t>
      </w:r>
      <w:r>
        <w:rPr>
          <w:spacing w:val="-1"/>
          <w:sz w:val="24"/>
        </w:rPr>
        <w:t xml:space="preserve"> </w:t>
      </w:r>
      <w:r>
        <w:rPr>
          <w:sz w:val="24"/>
        </w:rPr>
        <w:t>this</w:t>
      </w:r>
      <w:r>
        <w:rPr>
          <w:spacing w:val="-1"/>
          <w:sz w:val="24"/>
        </w:rPr>
        <w:t xml:space="preserve"> </w:t>
      </w:r>
      <w:r>
        <w:rPr>
          <w:sz w:val="24"/>
        </w:rPr>
        <w:t>ambitious</w:t>
      </w:r>
      <w:r>
        <w:rPr>
          <w:spacing w:val="-1"/>
          <w:sz w:val="24"/>
        </w:rPr>
        <w:t xml:space="preserve"> </w:t>
      </w:r>
      <w:r>
        <w:rPr>
          <w:sz w:val="24"/>
        </w:rPr>
        <w:t>sustainability</w:t>
      </w:r>
      <w:r>
        <w:rPr>
          <w:spacing w:val="-6"/>
          <w:sz w:val="24"/>
        </w:rPr>
        <w:t xml:space="preserve"> </w:t>
      </w:r>
      <w:r>
        <w:rPr>
          <w:sz w:val="24"/>
        </w:rPr>
        <w:t>goal,</w:t>
      </w:r>
      <w:r>
        <w:rPr>
          <w:spacing w:val="-1"/>
          <w:sz w:val="24"/>
        </w:rPr>
        <w:t xml:space="preserve"> </w:t>
      </w:r>
      <w:r>
        <w:rPr>
          <w:sz w:val="24"/>
        </w:rPr>
        <w:t xml:space="preserve">biocontrol </w:t>
      </w:r>
      <w:r>
        <w:rPr>
          <w:spacing w:val="-5"/>
          <w:sz w:val="24"/>
        </w:rPr>
        <w:t>by</w:t>
      </w:r>
    </w:p>
    <w:p>
      <w:pPr>
        <w:pStyle w:val="6"/>
      </w:pPr>
    </w:p>
    <w:p>
      <w:pPr>
        <w:pStyle w:val="10"/>
        <w:numPr>
          <w:ilvl w:val="0"/>
          <w:numId w:val="19"/>
        </w:numPr>
        <w:tabs>
          <w:tab w:val="left" w:pos="1440"/>
        </w:tabs>
        <w:spacing w:before="1" w:after="0" w:line="240" w:lineRule="auto"/>
        <w:ind w:left="1440" w:right="0" w:hanging="600"/>
        <w:jc w:val="left"/>
        <w:rPr>
          <w:sz w:val="24"/>
        </w:rPr>
      </w:pPr>
      <w:r>
        <w:rPr>
          <w:sz w:val="24"/>
        </w:rPr>
        <w:t>natural</w:t>
      </w:r>
      <w:r>
        <w:rPr>
          <w:spacing w:val="-3"/>
          <w:sz w:val="24"/>
        </w:rPr>
        <w:t xml:space="preserve"> </w:t>
      </w:r>
      <w:r>
        <w:rPr>
          <w:sz w:val="24"/>
        </w:rPr>
        <w:t>enemies</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considered</w:t>
      </w:r>
      <w:r>
        <w:rPr>
          <w:spacing w:val="1"/>
          <w:sz w:val="24"/>
        </w:rPr>
        <w:t xml:space="preserve"> </w:t>
      </w:r>
      <w:r>
        <w:rPr>
          <w:sz w:val="24"/>
        </w:rPr>
        <w:t>a</w:t>
      </w:r>
      <w:r>
        <w:rPr>
          <w:spacing w:val="-2"/>
          <w:sz w:val="24"/>
        </w:rPr>
        <w:t xml:space="preserve"> </w:t>
      </w:r>
      <w:r>
        <w:rPr>
          <w:sz w:val="24"/>
        </w:rPr>
        <w:t>key</w:t>
      </w:r>
      <w:r>
        <w:rPr>
          <w:spacing w:val="-5"/>
          <w:sz w:val="24"/>
        </w:rPr>
        <w:t xml:space="preserve"> </w:t>
      </w:r>
      <w:r>
        <w:rPr>
          <w:sz w:val="24"/>
        </w:rPr>
        <w:t>approach</w:t>
      </w:r>
      <w:r>
        <w:rPr>
          <w:spacing w:val="-1"/>
          <w:sz w:val="24"/>
        </w:rPr>
        <w:t xml:space="preserve"> </w:t>
      </w:r>
      <w:r>
        <w:rPr>
          <w:sz w:val="24"/>
        </w:rPr>
        <w:t>and has</w:t>
      </w:r>
      <w:r>
        <w:rPr>
          <w:spacing w:val="-1"/>
          <w:sz w:val="24"/>
        </w:rPr>
        <w:t xml:space="preserve"> </w:t>
      </w:r>
      <w:r>
        <w:rPr>
          <w:sz w:val="24"/>
        </w:rPr>
        <w:t>regained</w:t>
      </w:r>
      <w:r>
        <w:rPr>
          <w:spacing w:val="-1"/>
          <w:sz w:val="24"/>
        </w:rPr>
        <w:t xml:space="preserve"> </w:t>
      </w:r>
      <w:r>
        <w:rPr>
          <w:sz w:val="24"/>
        </w:rPr>
        <w:t>importance</w:t>
      </w:r>
      <w:r>
        <w:rPr>
          <w:spacing w:val="-2"/>
          <w:sz w:val="24"/>
        </w:rPr>
        <w:t xml:space="preserve"> </w:t>
      </w:r>
      <w:r>
        <w:rPr>
          <w:sz w:val="24"/>
        </w:rPr>
        <w:t xml:space="preserve">in </w:t>
      </w:r>
      <w:r>
        <w:rPr>
          <w:spacing w:val="-2"/>
          <w:sz w:val="24"/>
        </w:rPr>
        <w:t>modern</w:t>
      </w:r>
    </w:p>
    <w:p>
      <w:pPr>
        <w:pStyle w:val="10"/>
        <w:numPr>
          <w:ilvl w:val="0"/>
          <w:numId w:val="19"/>
        </w:numPr>
        <w:tabs>
          <w:tab w:val="left" w:pos="1440"/>
        </w:tabs>
        <w:spacing w:before="276" w:after="0" w:line="240" w:lineRule="auto"/>
        <w:ind w:left="1440" w:right="0" w:hanging="600"/>
        <w:jc w:val="left"/>
        <w:rPr>
          <w:sz w:val="24"/>
        </w:rPr>
      </w:pPr>
      <w:r>
        <w:rPr>
          <w:spacing w:val="-2"/>
          <w:sz w:val="24"/>
        </w:rPr>
        <w:t>agriculture.</w:t>
      </w:r>
    </w:p>
    <w:p>
      <w:pPr>
        <w:pStyle w:val="10"/>
        <w:numPr>
          <w:ilvl w:val="0"/>
          <w:numId w:val="19"/>
        </w:numPr>
        <w:tabs>
          <w:tab w:val="left" w:pos="2160"/>
        </w:tabs>
        <w:spacing w:before="276" w:after="0" w:line="240" w:lineRule="auto"/>
        <w:ind w:left="2160" w:right="0" w:hanging="1320"/>
        <w:jc w:val="left"/>
        <w:rPr>
          <w:sz w:val="24"/>
        </w:rPr>
      </w:pPr>
      <w:r>
        <w:rPr>
          <w:sz w:val="24"/>
        </w:rPr>
        <w:t>Natural</w:t>
      </w:r>
      <w:r>
        <w:rPr>
          <w:spacing w:val="-1"/>
          <w:sz w:val="24"/>
        </w:rPr>
        <w:t xml:space="preserve"> </w:t>
      </w:r>
      <w:r>
        <w:rPr>
          <w:sz w:val="24"/>
        </w:rPr>
        <w:t>enemies used</w:t>
      </w:r>
      <w:r>
        <w:rPr>
          <w:spacing w:val="-1"/>
          <w:sz w:val="24"/>
        </w:rPr>
        <w:t xml:space="preserve"> </w:t>
      </w:r>
      <w:r>
        <w:rPr>
          <w:sz w:val="24"/>
        </w:rPr>
        <w:t>for</w:t>
      </w:r>
      <w:r>
        <w:rPr>
          <w:spacing w:val="-1"/>
          <w:sz w:val="24"/>
        </w:rPr>
        <w:t xml:space="preserve"> </w:t>
      </w:r>
      <w:r>
        <w:rPr>
          <w:sz w:val="24"/>
        </w:rPr>
        <w:t>pest control</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classified</w:t>
      </w:r>
      <w:r>
        <w:rPr>
          <w:spacing w:val="-1"/>
          <w:sz w:val="24"/>
        </w:rPr>
        <w:t xml:space="preserve"> </w:t>
      </w:r>
      <w:r>
        <w:rPr>
          <w:sz w:val="24"/>
        </w:rPr>
        <w:t>into two</w:t>
      </w:r>
      <w:r>
        <w:rPr>
          <w:spacing w:val="-1"/>
          <w:sz w:val="24"/>
        </w:rPr>
        <w:t xml:space="preserve"> </w:t>
      </w:r>
      <w:r>
        <w:rPr>
          <w:sz w:val="24"/>
        </w:rPr>
        <w:t>major</w:t>
      </w:r>
      <w:r>
        <w:rPr>
          <w:spacing w:val="-2"/>
          <w:sz w:val="24"/>
        </w:rPr>
        <w:t xml:space="preserve"> </w:t>
      </w:r>
      <w:r>
        <w:rPr>
          <w:sz w:val="24"/>
        </w:rPr>
        <w:t>groups</w:t>
      </w:r>
      <w:r>
        <w:rPr>
          <w:spacing w:val="-1"/>
          <w:sz w:val="24"/>
        </w:rPr>
        <w:t xml:space="preserve"> </w:t>
      </w:r>
      <w:r>
        <w:rPr>
          <w:sz w:val="24"/>
        </w:rPr>
        <w:t xml:space="preserve">based </w:t>
      </w:r>
      <w:r>
        <w:rPr>
          <w:spacing w:val="-5"/>
          <w:sz w:val="24"/>
        </w:rPr>
        <w:t>on</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their</w:t>
      </w:r>
      <w:r>
        <w:rPr>
          <w:spacing w:val="-4"/>
          <w:sz w:val="24"/>
        </w:rPr>
        <w:t xml:space="preserve"> </w:t>
      </w:r>
      <w:r>
        <w:rPr>
          <w:sz w:val="24"/>
        </w:rPr>
        <w:t>prey</w:t>
      </w:r>
      <w:r>
        <w:rPr>
          <w:spacing w:val="-6"/>
          <w:sz w:val="24"/>
        </w:rPr>
        <w:t xml:space="preserve"> </w:t>
      </w:r>
      <w:r>
        <w:rPr>
          <w:sz w:val="24"/>
        </w:rPr>
        <w:t>range:</w:t>
      </w:r>
      <w:r>
        <w:rPr>
          <w:spacing w:val="-1"/>
          <w:sz w:val="24"/>
        </w:rPr>
        <w:t xml:space="preserve"> </w:t>
      </w:r>
      <w:r>
        <w:rPr>
          <w:sz w:val="24"/>
        </w:rPr>
        <w:t>specialist</w:t>
      </w:r>
      <w:r>
        <w:rPr>
          <w:spacing w:val="-1"/>
          <w:sz w:val="24"/>
        </w:rPr>
        <w:t xml:space="preserve"> </w:t>
      </w:r>
      <w:r>
        <w:rPr>
          <w:sz w:val="24"/>
        </w:rPr>
        <w:t>and</w:t>
      </w:r>
      <w:r>
        <w:rPr>
          <w:spacing w:val="-1"/>
          <w:sz w:val="24"/>
        </w:rPr>
        <w:t xml:space="preserve"> </w:t>
      </w:r>
      <w:r>
        <w:rPr>
          <w:sz w:val="24"/>
        </w:rPr>
        <w:t>generalist predators.</w:t>
      </w:r>
      <w:r>
        <w:rPr>
          <w:spacing w:val="61"/>
          <w:sz w:val="24"/>
        </w:rPr>
        <w:t xml:space="preserve"> </w:t>
      </w:r>
      <w:r>
        <w:rPr>
          <w:sz w:val="24"/>
        </w:rPr>
        <w:t>While</w:t>
      </w:r>
      <w:r>
        <w:rPr>
          <w:spacing w:val="-2"/>
          <w:sz w:val="24"/>
        </w:rPr>
        <w:t xml:space="preserve"> </w:t>
      </w:r>
      <w:r>
        <w:rPr>
          <w:sz w:val="24"/>
        </w:rPr>
        <w:t>specialist</w:t>
      </w:r>
      <w:r>
        <w:rPr>
          <w:spacing w:val="-1"/>
          <w:sz w:val="24"/>
        </w:rPr>
        <w:t xml:space="preserve"> </w:t>
      </w:r>
      <w:r>
        <w:rPr>
          <w:sz w:val="24"/>
        </w:rPr>
        <w:t>predators</w:t>
      </w:r>
      <w:r>
        <w:rPr>
          <w:spacing w:val="-1"/>
          <w:sz w:val="24"/>
        </w:rPr>
        <w:t xml:space="preserve"> </w:t>
      </w:r>
      <w:r>
        <w:rPr>
          <w:sz w:val="24"/>
        </w:rPr>
        <w:t xml:space="preserve">(e.g., </w:t>
      </w:r>
      <w:r>
        <w:rPr>
          <w:spacing w:val="-2"/>
          <w:sz w:val="24"/>
        </w:rPr>
        <w:t>parasitoid</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wasps)</w:t>
      </w:r>
      <w:r>
        <w:rPr>
          <w:spacing w:val="-3"/>
          <w:sz w:val="24"/>
        </w:rPr>
        <w:t xml:space="preserve"> </w:t>
      </w:r>
      <w:r>
        <w:rPr>
          <w:sz w:val="24"/>
        </w:rPr>
        <w:t>have</w:t>
      </w:r>
      <w:r>
        <w:rPr>
          <w:spacing w:val="-2"/>
          <w:sz w:val="24"/>
        </w:rPr>
        <w:t xml:space="preserve"> </w:t>
      </w:r>
      <w:r>
        <w:rPr>
          <w:sz w:val="24"/>
        </w:rPr>
        <w:t>been</w:t>
      </w:r>
      <w:r>
        <w:rPr>
          <w:spacing w:val="1"/>
          <w:sz w:val="24"/>
        </w:rPr>
        <w:t xml:space="preserve"> </w:t>
      </w:r>
      <w:r>
        <w:rPr>
          <w:sz w:val="24"/>
        </w:rPr>
        <w:t>widely</w:t>
      </w:r>
      <w:r>
        <w:rPr>
          <w:spacing w:val="-3"/>
          <w:sz w:val="24"/>
        </w:rPr>
        <w:t xml:space="preserve"> </w:t>
      </w:r>
      <w:r>
        <w:rPr>
          <w:sz w:val="24"/>
        </w:rPr>
        <w:t>advocated</w:t>
      </w:r>
      <w:r>
        <w:rPr>
          <w:spacing w:val="-1"/>
          <w:sz w:val="24"/>
        </w:rPr>
        <w:t xml:space="preserve"> </w:t>
      </w:r>
      <w:r>
        <w:rPr>
          <w:sz w:val="24"/>
        </w:rPr>
        <w:t>in</w:t>
      </w:r>
      <w:r>
        <w:rPr>
          <w:spacing w:val="1"/>
          <w:sz w:val="24"/>
        </w:rPr>
        <w:t xml:space="preserve"> </w:t>
      </w:r>
      <w:r>
        <w:rPr>
          <w:sz w:val="24"/>
        </w:rPr>
        <w:t>agriculture because</w:t>
      </w:r>
      <w:r>
        <w:rPr>
          <w:spacing w:val="-2"/>
          <w:sz w:val="24"/>
        </w:rPr>
        <w:t xml:space="preserve"> </w:t>
      </w:r>
      <w:r>
        <w:rPr>
          <w:sz w:val="24"/>
        </w:rPr>
        <w:t>they</w:t>
      </w:r>
      <w:r>
        <w:rPr>
          <w:spacing w:val="-6"/>
          <w:sz w:val="24"/>
        </w:rPr>
        <w:t xml:space="preserve"> </w:t>
      </w:r>
      <w:r>
        <w:rPr>
          <w:sz w:val="24"/>
        </w:rPr>
        <w:t>target specific</w:t>
      </w:r>
      <w:r>
        <w:rPr>
          <w:spacing w:val="-3"/>
          <w:sz w:val="24"/>
        </w:rPr>
        <w:t xml:space="preserve"> </w:t>
      </w:r>
      <w:r>
        <w:rPr>
          <w:sz w:val="24"/>
        </w:rPr>
        <w:t>pest</w:t>
      </w:r>
      <w:r>
        <w:rPr>
          <w:spacing w:val="-1"/>
          <w:sz w:val="24"/>
        </w:rPr>
        <w:t xml:space="preserve"> </w:t>
      </w:r>
      <w:r>
        <w:rPr>
          <w:sz w:val="24"/>
        </w:rPr>
        <w:t>species</w:t>
      </w:r>
      <w:r>
        <w:rPr>
          <w:spacing w:val="1"/>
          <w:sz w:val="24"/>
        </w:rPr>
        <w:t xml:space="preserve"> </w:t>
      </w:r>
      <w:r>
        <w:rPr>
          <w:spacing w:val="-5"/>
          <w:sz w:val="24"/>
        </w:rPr>
        <w:t>and</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produce</w:t>
      </w:r>
      <w:r>
        <w:rPr>
          <w:spacing w:val="-3"/>
          <w:sz w:val="24"/>
        </w:rPr>
        <w:t xml:space="preserve"> </w:t>
      </w:r>
      <w:r>
        <w:rPr>
          <w:sz w:val="24"/>
        </w:rPr>
        <w:t>less</w:t>
      </w:r>
      <w:r>
        <w:rPr>
          <w:spacing w:val="-1"/>
          <w:sz w:val="24"/>
        </w:rPr>
        <w:t xml:space="preserve"> </w:t>
      </w:r>
      <w:r>
        <w:rPr>
          <w:sz w:val="24"/>
        </w:rPr>
        <w:t>undesirable non-target</w:t>
      </w:r>
      <w:r>
        <w:rPr>
          <w:spacing w:val="-1"/>
          <w:sz w:val="24"/>
        </w:rPr>
        <w:t xml:space="preserve"> </w:t>
      </w:r>
      <w:r>
        <w:rPr>
          <w:sz w:val="24"/>
        </w:rPr>
        <w:t>effects (Stiling</w:t>
      </w:r>
      <w:r>
        <w:rPr>
          <w:spacing w:val="-4"/>
          <w:sz w:val="24"/>
        </w:rPr>
        <w:t xml:space="preserve"> </w:t>
      </w:r>
      <w:r>
        <w:rPr>
          <w:sz w:val="24"/>
        </w:rPr>
        <w:t>and Cornelissen,</w:t>
      </w:r>
      <w:r>
        <w:rPr>
          <w:spacing w:val="-1"/>
          <w:sz w:val="24"/>
        </w:rPr>
        <w:t xml:space="preserve"> </w:t>
      </w:r>
      <w:r>
        <w:rPr>
          <w:sz w:val="24"/>
        </w:rPr>
        <w:t>2005),</w:t>
      </w:r>
      <w:r>
        <w:rPr>
          <w:spacing w:val="-1"/>
          <w:sz w:val="24"/>
        </w:rPr>
        <w:t xml:space="preserve"> </w:t>
      </w:r>
      <w:r>
        <w:rPr>
          <w:sz w:val="24"/>
        </w:rPr>
        <w:t>generalist</w:t>
      </w:r>
      <w:r>
        <w:rPr>
          <w:spacing w:val="-1"/>
          <w:sz w:val="24"/>
        </w:rPr>
        <w:t xml:space="preserve"> </w:t>
      </w:r>
      <w:r>
        <w:rPr>
          <w:spacing w:val="-2"/>
          <w:sz w:val="24"/>
        </w:rPr>
        <w:t>predators</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(e.g.,</w:t>
      </w:r>
      <w:r>
        <w:rPr>
          <w:spacing w:val="-3"/>
          <w:sz w:val="24"/>
        </w:rPr>
        <w:t xml:space="preserve"> </w:t>
      </w:r>
      <w:r>
        <w:rPr>
          <w:sz w:val="24"/>
        </w:rPr>
        <w:t>spiders)</w:t>
      </w:r>
      <w:r>
        <w:rPr>
          <w:spacing w:val="-3"/>
          <w:sz w:val="24"/>
        </w:rPr>
        <w:t xml:space="preserve"> </w:t>
      </w:r>
      <w:r>
        <w:rPr>
          <w:sz w:val="24"/>
        </w:rPr>
        <w:t>have</w:t>
      </w:r>
      <w:r>
        <w:rPr>
          <w:spacing w:val="-2"/>
          <w:sz w:val="24"/>
        </w:rPr>
        <w:t xml:space="preserve"> </w:t>
      </w:r>
      <w:r>
        <w:rPr>
          <w:sz w:val="24"/>
        </w:rPr>
        <w:t>been</w:t>
      </w:r>
      <w:r>
        <w:rPr>
          <w:spacing w:val="1"/>
          <w:sz w:val="24"/>
        </w:rPr>
        <w:t xml:space="preserve"> </w:t>
      </w:r>
      <w:r>
        <w:rPr>
          <w:sz w:val="24"/>
        </w:rPr>
        <w:t>increasingly</w:t>
      </w:r>
      <w:r>
        <w:rPr>
          <w:spacing w:val="-6"/>
          <w:sz w:val="24"/>
        </w:rPr>
        <w:t xml:space="preserve"> </w:t>
      </w:r>
      <w:r>
        <w:rPr>
          <w:sz w:val="24"/>
        </w:rPr>
        <w:t>appreciated</w:t>
      </w:r>
      <w:r>
        <w:rPr>
          <w:spacing w:val="1"/>
          <w:sz w:val="24"/>
        </w:rPr>
        <w:t xml:space="preserve"> </w:t>
      </w:r>
      <w:r>
        <w:rPr>
          <w:sz w:val="24"/>
        </w:rPr>
        <w:t>for</w:t>
      </w:r>
      <w:r>
        <w:rPr>
          <w:spacing w:val="-3"/>
          <w:sz w:val="24"/>
        </w:rPr>
        <w:t xml:space="preserve"> </w:t>
      </w:r>
      <w:r>
        <w:rPr>
          <w:sz w:val="24"/>
        </w:rPr>
        <w:t>their</w:t>
      </w:r>
      <w:r>
        <w:rPr>
          <w:spacing w:val="-2"/>
          <w:sz w:val="24"/>
        </w:rPr>
        <w:t xml:space="preserve"> </w:t>
      </w:r>
      <w:r>
        <w:rPr>
          <w:sz w:val="24"/>
        </w:rPr>
        <w:t>conspicuous</w:t>
      </w:r>
      <w:r>
        <w:rPr>
          <w:spacing w:val="1"/>
          <w:sz w:val="24"/>
        </w:rPr>
        <w:t xml:space="preserve"> </w:t>
      </w:r>
      <w:r>
        <w:rPr>
          <w:sz w:val="24"/>
        </w:rPr>
        <w:t>existence</w:t>
      </w:r>
      <w:r>
        <w:rPr>
          <w:spacing w:val="-2"/>
          <w:sz w:val="24"/>
        </w:rPr>
        <w:t xml:space="preserve"> </w:t>
      </w:r>
      <w:r>
        <w:rPr>
          <w:sz w:val="24"/>
        </w:rPr>
        <w:t>and</w:t>
      </w:r>
      <w:r>
        <w:rPr>
          <w:spacing w:val="2"/>
          <w:sz w:val="24"/>
        </w:rPr>
        <w:t xml:space="preserve"> </w:t>
      </w:r>
      <w:r>
        <w:rPr>
          <w:spacing w:val="-2"/>
          <w:sz w:val="24"/>
        </w:rPr>
        <w:t>consistent</w:t>
      </w:r>
    </w:p>
    <w:p>
      <w:pPr>
        <w:pStyle w:val="6"/>
      </w:pPr>
    </w:p>
    <w:p>
      <w:pPr>
        <w:pStyle w:val="10"/>
        <w:numPr>
          <w:ilvl w:val="0"/>
          <w:numId w:val="19"/>
        </w:numPr>
        <w:tabs>
          <w:tab w:val="left" w:pos="1440"/>
        </w:tabs>
        <w:spacing w:before="1" w:after="0" w:line="240" w:lineRule="auto"/>
        <w:ind w:left="1440" w:right="0" w:hanging="600"/>
        <w:jc w:val="left"/>
        <w:rPr>
          <w:i/>
          <w:sz w:val="24"/>
        </w:rPr>
      </w:pPr>
      <w:r>
        <w:rPr>
          <w:sz w:val="24"/>
        </w:rPr>
        <w:t>biocontrol</w:t>
      </w:r>
      <w:r>
        <w:rPr>
          <w:spacing w:val="-1"/>
          <w:sz w:val="24"/>
        </w:rPr>
        <w:t xml:space="preserve"> </w:t>
      </w:r>
      <w:r>
        <w:rPr>
          <w:sz w:val="24"/>
        </w:rPr>
        <w:t>effect</w:t>
      </w:r>
      <w:r>
        <w:rPr>
          <w:spacing w:val="-1"/>
          <w:sz w:val="24"/>
        </w:rPr>
        <w:t xml:space="preserve"> </w:t>
      </w:r>
      <w:r>
        <w:rPr>
          <w:sz w:val="24"/>
        </w:rPr>
        <w:t>on</w:t>
      </w:r>
      <w:r>
        <w:rPr>
          <w:spacing w:val="-1"/>
          <w:sz w:val="24"/>
        </w:rPr>
        <w:t xml:space="preserve"> </w:t>
      </w:r>
      <w:r>
        <w:rPr>
          <w:sz w:val="24"/>
        </w:rPr>
        <w:t>pests</w:t>
      </w:r>
      <w:r>
        <w:rPr>
          <w:spacing w:val="3"/>
          <w:sz w:val="24"/>
        </w:rPr>
        <w:t xml:space="preserve"> </w:t>
      </w:r>
      <w:r>
        <w:rPr>
          <w:sz w:val="24"/>
        </w:rPr>
        <w:t>(Symondson</w:t>
      </w:r>
      <w:r>
        <w:rPr>
          <w:spacing w:val="-1"/>
          <w:sz w:val="24"/>
        </w:rPr>
        <w:t xml:space="preserve"> </w:t>
      </w:r>
      <w:r>
        <w:rPr>
          <w:i/>
          <w:sz w:val="24"/>
        </w:rPr>
        <w:t>et</w:t>
      </w:r>
      <w:r>
        <w:rPr>
          <w:i/>
          <w:spacing w:val="-1"/>
          <w:sz w:val="24"/>
        </w:rPr>
        <w:t xml:space="preserve"> </w:t>
      </w:r>
      <w:r>
        <w:rPr>
          <w:i/>
          <w:sz w:val="24"/>
        </w:rPr>
        <w:t>al.</w:t>
      </w:r>
      <w:r>
        <w:rPr>
          <w:sz w:val="24"/>
        </w:rPr>
        <w:t>, 2002;</w:t>
      </w:r>
      <w:r>
        <w:rPr>
          <w:spacing w:val="-1"/>
          <w:sz w:val="24"/>
        </w:rPr>
        <w:t xml:space="preserve"> </w:t>
      </w:r>
      <w:r>
        <w:rPr>
          <w:sz w:val="24"/>
        </w:rPr>
        <w:t>Stiling</w:t>
      </w:r>
      <w:r>
        <w:rPr>
          <w:spacing w:val="-4"/>
          <w:sz w:val="24"/>
        </w:rPr>
        <w:t xml:space="preserve"> </w:t>
      </w:r>
      <w:r>
        <w:rPr>
          <w:sz w:val="24"/>
        </w:rPr>
        <w:t>and Cornelissen,</w:t>
      </w:r>
      <w:r>
        <w:rPr>
          <w:spacing w:val="-1"/>
          <w:sz w:val="24"/>
        </w:rPr>
        <w:t xml:space="preserve"> </w:t>
      </w:r>
      <w:r>
        <w:rPr>
          <w:sz w:val="24"/>
        </w:rPr>
        <w:t>2005;</w:t>
      </w:r>
      <w:r>
        <w:rPr>
          <w:spacing w:val="-1"/>
          <w:sz w:val="24"/>
        </w:rPr>
        <w:t xml:space="preserve"> </w:t>
      </w:r>
      <w:r>
        <w:rPr>
          <w:sz w:val="24"/>
        </w:rPr>
        <w:t>Michalko</w:t>
      </w:r>
      <w:r>
        <w:rPr>
          <w:spacing w:val="2"/>
          <w:sz w:val="24"/>
        </w:rPr>
        <w:t xml:space="preserve"> </w:t>
      </w:r>
      <w:r>
        <w:rPr>
          <w:i/>
          <w:spacing w:val="-5"/>
          <w:sz w:val="24"/>
        </w:rPr>
        <w:t>et</w:t>
      </w:r>
    </w:p>
    <w:p>
      <w:pPr>
        <w:pStyle w:val="10"/>
        <w:numPr>
          <w:ilvl w:val="0"/>
          <w:numId w:val="19"/>
        </w:numPr>
        <w:tabs>
          <w:tab w:val="left" w:pos="1440"/>
        </w:tabs>
        <w:spacing w:before="276" w:after="0" w:line="240" w:lineRule="auto"/>
        <w:ind w:left="1440" w:right="0" w:hanging="600"/>
        <w:jc w:val="left"/>
        <w:rPr>
          <w:sz w:val="24"/>
        </w:rPr>
      </w:pPr>
      <w:r>
        <w:rPr>
          <w:i/>
          <w:sz w:val="24"/>
        </w:rPr>
        <w:t>al.</w:t>
      </w:r>
      <w:r>
        <w:rPr>
          <w:sz w:val="24"/>
        </w:rPr>
        <w:t>,</w:t>
      </w:r>
      <w:r>
        <w:rPr>
          <w:spacing w:val="-3"/>
          <w:sz w:val="24"/>
        </w:rPr>
        <w:t xml:space="preserve"> </w:t>
      </w:r>
      <w:r>
        <w:rPr>
          <w:sz w:val="24"/>
        </w:rPr>
        <w:t>2019;</w:t>
      </w:r>
      <w:r>
        <w:rPr>
          <w:spacing w:val="-1"/>
          <w:sz w:val="24"/>
        </w:rPr>
        <w:t xml:space="preserve"> </w:t>
      </w:r>
      <w:r>
        <w:rPr>
          <w:sz w:val="24"/>
        </w:rPr>
        <w:t>Hsu</w:t>
      </w:r>
      <w:r>
        <w:rPr>
          <w:spacing w:val="-1"/>
          <w:sz w:val="24"/>
        </w:rPr>
        <w:t xml:space="preserve"> </w:t>
      </w:r>
      <w:r>
        <w:rPr>
          <w:i/>
          <w:sz w:val="24"/>
        </w:rPr>
        <w:t>et al.</w:t>
      </w:r>
      <w:r>
        <w:rPr>
          <w:sz w:val="24"/>
        </w:rPr>
        <w:t>,</w:t>
      </w:r>
      <w:r>
        <w:rPr>
          <w:spacing w:val="-1"/>
          <w:sz w:val="24"/>
        </w:rPr>
        <w:t xml:space="preserve"> </w:t>
      </w:r>
      <w:r>
        <w:rPr>
          <w:sz w:val="24"/>
        </w:rPr>
        <w:t>2021;</w:t>
      </w:r>
      <w:r>
        <w:rPr>
          <w:spacing w:val="-1"/>
          <w:sz w:val="24"/>
        </w:rPr>
        <w:t xml:space="preserve"> </w:t>
      </w:r>
      <w:r>
        <w:rPr>
          <w:sz w:val="24"/>
        </w:rPr>
        <w:t xml:space="preserve">Gajski </w:t>
      </w:r>
      <w:r>
        <w:rPr>
          <w:i/>
          <w:sz w:val="24"/>
        </w:rPr>
        <w:t>et al.</w:t>
      </w:r>
      <w:r>
        <w:rPr>
          <w:sz w:val="24"/>
        </w:rPr>
        <w:t>,</w:t>
      </w:r>
      <w:r>
        <w:rPr>
          <w:spacing w:val="-1"/>
          <w:sz w:val="24"/>
        </w:rPr>
        <w:t xml:space="preserve"> </w:t>
      </w:r>
      <w:r>
        <w:rPr>
          <w:sz w:val="24"/>
        </w:rPr>
        <w:t>2023).</w:t>
      </w:r>
      <w:r>
        <w:rPr>
          <w:spacing w:val="58"/>
          <w:sz w:val="24"/>
        </w:rPr>
        <w:t xml:space="preserve"> </w:t>
      </w:r>
      <w:r>
        <w:rPr>
          <w:sz w:val="24"/>
        </w:rPr>
        <w:t>For example,</w:t>
      </w:r>
      <w:r>
        <w:rPr>
          <w:spacing w:val="-1"/>
          <w:sz w:val="24"/>
        </w:rPr>
        <w:t xml:space="preserve"> </w:t>
      </w:r>
      <w:r>
        <w:rPr>
          <w:sz w:val="24"/>
        </w:rPr>
        <w:t>generalist</w:t>
      </w:r>
      <w:r>
        <w:rPr>
          <w:spacing w:val="-1"/>
          <w:sz w:val="24"/>
        </w:rPr>
        <w:t xml:space="preserve"> </w:t>
      </w:r>
      <w:r>
        <w:rPr>
          <w:sz w:val="24"/>
        </w:rPr>
        <w:t xml:space="preserve">predators </w:t>
      </w:r>
      <w:r>
        <w:rPr>
          <w:spacing w:val="-4"/>
          <w:sz w:val="24"/>
        </w:rPr>
        <w:t>were</w:t>
      </w:r>
    </w:p>
    <w:p>
      <w:pPr>
        <w:pStyle w:val="10"/>
        <w:numPr>
          <w:ilvl w:val="0"/>
          <w:numId w:val="19"/>
        </w:numPr>
        <w:tabs>
          <w:tab w:val="left" w:pos="1440"/>
        </w:tabs>
        <w:spacing w:before="276" w:after="0" w:line="240" w:lineRule="auto"/>
        <w:ind w:left="1440" w:right="0" w:hanging="600"/>
        <w:jc w:val="left"/>
        <w:rPr>
          <w:sz w:val="24"/>
        </w:rPr>
      </w:pPr>
      <w:r>
        <w:rPr>
          <w:sz w:val="24"/>
        </w:rPr>
        <w:t>commonly</w:t>
      </w:r>
      <w:r>
        <w:rPr>
          <w:spacing w:val="-6"/>
          <w:sz w:val="24"/>
        </w:rPr>
        <w:t xml:space="preserve"> </w:t>
      </w:r>
      <w:r>
        <w:rPr>
          <w:sz w:val="24"/>
        </w:rPr>
        <w:t>reported in various</w:t>
      </w:r>
      <w:r>
        <w:rPr>
          <w:spacing w:val="-1"/>
          <w:sz w:val="24"/>
        </w:rPr>
        <w:t xml:space="preserve"> </w:t>
      </w:r>
      <w:r>
        <w:rPr>
          <w:sz w:val="24"/>
        </w:rPr>
        <w:t>agro-ecosystems and significantly</w:t>
      </w:r>
      <w:r>
        <w:rPr>
          <w:spacing w:val="-6"/>
          <w:sz w:val="24"/>
        </w:rPr>
        <w:t xml:space="preserve"> </w:t>
      </w:r>
      <w:r>
        <w:rPr>
          <w:sz w:val="24"/>
        </w:rPr>
        <w:t>reduced pest abundance</w:t>
      </w:r>
      <w:r>
        <w:rPr>
          <w:spacing w:val="-1"/>
          <w:sz w:val="24"/>
        </w:rPr>
        <w:t xml:space="preserve"> </w:t>
      </w:r>
      <w:r>
        <w:rPr>
          <w:spacing w:val="-5"/>
          <w:sz w:val="24"/>
        </w:rPr>
        <w:t>in</w:t>
      </w:r>
    </w:p>
    <w:p>
      <w:pPr>
        <w:spacing w:after="0" w:line="240" w:lineRule="auto"/>
        <w:jc w:val="left"/>
        <w:rPr>
          <w:sz w:val="24"/>
        </w:rPr>
        <w:sectPr>
          <w:pgSz w:w="12240" w:h="15840"/>
          <w:pgMar w:top="1360" w:right="60" w:bottom="1240" w:left="0" w:header="0" w:footer="1056" w:gutter="0"/>
          <w:cols w:space="720" w:num="1"/>
        </w:sectPr>
      </w:pPr>
    </w:p>
    <w:p>
      <w:pPr>
        <w:pStyle w:val="10"/>
        <w:numPr>
          <w:ilvl w:val="0"/>
          <w:numId w:val="19"/>
        </w:numPr>
        <w:tabs>
          <w:tab w:val="left" w:pos="1440"/>
        </w:tabs>
        <w:spacing w:before="72" w:after="0" w:line="240" w:lineRule="auto"/>
        <w:ind w:left="1440" w:right="0" w:hanging="600"/>
        <w:jc w:val="left"/>
        <w:rPr>
          <w:sz w:val="24"/>
        </w:rPr>
      </w:pPr>
      <w:r>
        <w:rPr>
          <w:sz w:val="24"/>
        </w:rPr>
        <w:t>approximately</w:t>
      </w:r>
      <w:r>
        <w:rPr>
          <w:spacing w:val="-5"/>
          <w:sz w:val="24"/>
        </w:rPr>
        <w:t xml:space="preserve"> </w:t>
      </w:r>
      <w:r>
        <w:rPr>
          <w:sz w:val="24"/>
        </w:rPr>
        <w:t>75%</w:t>
      </w:r>
      <w:r>
        <w:rPr>
          <w:spacing w:val="-2"/>
          <w:sz w:val="24"/>
        </w:rPr>
        <w:t xml:space="preserve"> </w:t>
      </w:r>
      <w:r>
        <w:rPr>
          <w:sz w:val="24"/>
        </w:rPr>
        <w:t>of</w:t>
      </w:r>
      <w:r>
        <w:rPr>
          <w:spacing w:val="1"/>
          <w:sz w:val="24"/>
        </w:rPr>
        <w:t xml:space="preserve"> </w:t>
      </w:r>
      <w:r>
        <w:rPr>
          <w:sz w:val="24"/>
        </w:rPr>
        <w:t>cases</w:t>
      </w:r>
      <w:r>
        <w:rPr>
          <w:spacing w:val="-1"/>
          <w:sz w:val="24"/>
        </w:rPr>
        <w:t xml:space="preserve"> </w:t>
      </w:r>
      <w:r>
        <w:rPr>
          <w:sz w:val="24"/>
        </w:rPr>
        <w:t>in</w:t>
      </w:r>
      <w:r>
        <w:rPr>
          <w:spacing w:val="-1"/>
          <w:sz w:val="24"/>
        </w:rPr>
        <w:t xml:space="preserve"> </w:t>
      </w:r>
      <w:r>
        <w:rPr>
          <w:sz w:val="24"/>
        </w:rPr>
        <w:t>181 field</w:t>
      </w:r>
      <w:r>
        <w:rPr>
          <w:spacing w:val="-1"/>
          <w:sz w:val="24"/>
        </w:rPr>
        <w:t xml:space="preserve"> </w:t>
      </w:r>
      <w:r>
        <w:rPr>
          <w:sz w:val="24"/>
        </w:rPr>
        <w:t>manipulative</w:t>
      </w:r>
      <w:r>
        <w:rPr>
          <w:spacing w:val="-1"/>
          <w:sz w:val="24"/>
        </w:rPr>
        <w:t xml:space="preserve"> </w:t>
      </w:r>
      <w:r>
        <w:rPr>
          <w:sz w:val="24"/>
        </w:rPr>
        <w:t>studies</w:t>
      </w:r>
      <w:r>
        <w:rPr>
          <w:spacing w:val="1"/>
          <w:sz w:val="24"/>
        </w:rPr>
        <w:t xml:space="preserve"> </w:t>
      </w:r>
      <w:r>
        <w:rPr>
          <w:sz w:val="24"/>
        </w:rPr>
        <w:t>(Symondson</w:t>
      </w:r>
      <w:r>
        <w:rPr>
          <w:spacing w:val="1"/>
          <w:sz w:val="24"/>
        </w:rPr>
        <w:t xml:space="preserve"> </w:t>
      </w:r>
      <w:r>
        <w:rPr>
          <w:i/>
          <w:sz w:val="24"/>
        </w:rPr>
        <w:t>et</w:t>
      </w:r>
      <w:r>
        <w:rPr>
          <w:i/>
          <w:spacing w:val="-1"/>
          <w:sz w:val="24"/>
        </w:rPr>
        <w:t xml:space="preserve"> </w:t>
      </w:r>
      <w:r>
        <w:rPr>
          <w:i/>
          <w:sz w:val="24"/>
        </w:rPr>
        <w:t>al.</w:t>
      </w:r>
      <w:r>
        <w:rPr>
          <w:sz w:val="24"/>
        </w:rPr>
        <w:t xml:space="preserve">, </w:t>
      </w:r>
      <w:r>
        <w:rPr>
          <w:spacing w:val="-2"/>
          <w:sz w:val="24"/>
        </w:rPr>
        <w:t>2002).</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Moreover,</w:t>
      </w:r>
      <w:r>
        <w:rPr>
          <w:spacing w:val="-1"/>
          <w:sz w:val="24"/>
        </w:rPr>
        <w:t xml:space="preserve"> </w:t>
      </w:r>
      <w:r>
        <w:rPr>
          <w:sz w:val="24"/>
        </w:rPr>
        <w:t>a</w:t>
      </w:r>
      <w:r>
        <w:rPr>
          <w:spacing w:val="-2"/>
          <w:sz w:val="24"/>
        </w:rPr>
        <w:t xml:space="preserve"> </w:t>
      </w:r>
      <w:r>
        <w:rPr>
          <w:sz w:val="24"/>
        </w:rPr>
        <w:t>meta-analysis</w:t>
      </w:r>
      <w:r>
        <w:rPr>
          <w:spacing w:val="-1"/>
          <w:sz w:val="24"/>
        </w:rPr>
        <w:t xml:space="preserve"> </w:t>
      </w:r>
      <w:r>
        <w:rPr>
          <w:sz w:val="24"/>
        </w:rPr>
        <w:t>suggests</w:t>
      </w:r>
      <w:r>
        <w:rPr>
          <w:spacing w:val="-1"/>
          <w:sz w:val="24"/>
        </w:rPr>
        <w:t xml:space="preserve"> </w:t>
      </w:r>
      <w:r>
        <w:rPr>
          <w:sz w:val="24"/>
        </w:rPr>
        <w:t>that generalist</w:t>
      </w:r>
      <w:r>
        <w:rPr>
          <w:spacing w:val="-1"/>
          <w:sz w:val="24"/>
        </w:rPr>
        <w:t xml:space="preserve"> </w:t>
      </w:r>
      <w:r>
        <w:rPr>
          <w:sz w:val="24"/>
        </w:rPr>
        <w:t>predators</w:t>
      </w:r>
      <w:r>
        <w:rPr>
          <w:spacing w:val="-1"/>
          <w:sz w:val="24"/>
        </w:rPr>
        <w:t xml:space="preserve"> </w:t>
      </w:r>
      <w:r>
        <w:rPr>
          <w:sz w:val="24"/>
        </w:rPr>
        <w:t>may</w:t>
      </w:r>
      <w:r>
        <w:rPr>
          <w:spacing w:val="-4"/>
          <w:sz w:val="24"/>
        </w:rPr>
        <w:t xml:space="preserve"> </w:t>
      </w:r>
      <w:r>
        <w:rPr>
          <w:sz w:val="24"/>
        </w:rPr>
        <w:t>exert</w:t>
      </w:r>
      <w:r>
        <w:rPr>
          <w:spacing w:val="-1"/>
          <w:sz w:val="24"/>
        </w:rPr>
        <w:t xml:space="preserve"> </w:t>
      </w:r>
      <w:r>
        <w:rPr>
          <w:sz w:val="24"/>
        </w:rPr>
        <w:t>stronger</w:t>
      </w:r>
      <w:r>
        <w:rPr>
          <w:spacing w:val="-1"/>
          <w:sz w:val="24"/>
        </w:rPr>
        <w:t xml:space="preserve"> </w:t>
      </w:r>
      <w:r>
        <w:rPr>
          <w:spacing w:val="-2"/>
          <w:sz w:val="24"/>
        </w:rPr>
        <w:t>biocontrol</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effects</w:t>
      </w:r>
      <w:r>
        <w:rPr>
          <w:spacing w:val="-1"/>
          <w:sz w:val="24"/>
        </w:rPr>
        <w:t xml:space="preserve"> </w:t>
      </w:r>
      <w:r>
        <w:rPr>
          <w:sz w:val="24"/>
        </w:rPr>
        <w:t>on</w:t>
      </w:r>
      <w:r>
        <w:rPr>
          <w:spacing w:val="-1"/>
          <w:sz w:val="24"/>
        </w:rPr>
        <w:t xml:space="preserve"> </w:t>
      </w:r>
      <w:r>
        <w:rPr>
          <w:sz w:val="24"/>
        </w:rPr>
        <w:t>pest</w:t>
      </w:r>
      <w:r>
        <w:rPr>
          <w:spacing w:val="-1"/>
          <w:sz w:val="24"/>
        </w:rPr>
        <w:t xml:space="preserve"> </w:t>
      </w:r>
      <w:r>
        <w:rPr>
          <w:sz w:val="24"/>
        </w:rPr>
        <w:t>populations</w:t>
      </w:r>
      <w:r>
        <w:rPr>
          <w:spacing w:val="-1"/>
          <w:sz w:val="24"/>
        </w:rPr>
        <w:t xml:space="preserve"> </w:t>
      </w:r>
      <w:r>
        <w:rPr>
          <w:sz w:val="24"/>
        </w:rPr>
        <w:t>over</w:t>
      </w:r>
      <w:r>
        <w:rPr>
          <w:spacing w:val="-2"/>
          <w:sz w:val="24"/>
        </w:rPr>
        <w:t xml:space="preserve"> </w:t>
      </w:r>
      <w:r>
        <w:rPr>
          <w:sz w:val="24"/>
        </w:rPr>
        <w:t>time</w:t>
      </w:r>
      <w:r>
        <w:rPr>
          <w:spacing w:val="-1"/>
          <w:sz w:val="24"/>
        </w:rPr>
        <w:t xml:space="preserve"> </w:t>
      </w:r>
      <w:r>
        <w:rPr>
          <w:sz w:val="24"/>
        </w:rPr>
        <w:t>compared</w:t>
      </w:r>
      <w:r>
        <w:rPr>
          <w:spacing w:val="-1"/>
          <w:sz w:val="24"/>
        </w:rPr>
        <w:t xml:space="preserve"> </w:t>
      </w:r>
      <w:r>
        <w:rPr>
          <w:sz w:val="24"/>
        </w:rPr>
        <w:t>to</w:t>
      </w:r>
      <w:r>
        <w:rPr>
          <w:spacing w:val="-1"/>
          <w:sz w:val="24"/>
        </w:rPr>
        <w:t xml:space="preserve"> </w:t>
      </w:r>
      <w:r>
        <w:rPr>
          <w:sz w:val="24"/>
        </w:rPr>
        <w:t>specialists</w:t>
      </w:r>
      <w:r>
        <w:rPr>
          <w:spacing w:val="2"/>
          <w:sz w:val="24"/>
        </w:rPr>
        <w:t xml:space="preserve"> </w:t>
      </w:r>
      <w:r>
        <w:rPr>
          <w:sz w:val="24"/>
        </w:rPr>
        <w:t>(Stiling</w:t>
      </w:r>
      <w:r>
        <w:rPr>
          <w:spacing w:val="-4"/>
          <w:sz w:val="24"/>
        </w:rPr>
        <w:t xml:space="preserve"> </w:t>
      </w:r>
      <w:r>
        <w:rPr>
          <w:sz w:val="24"/>
        </w:rPr>
        <w:t>and</w:t>
      </w:r>
      <w:r>
        <w:rPr>
          <w:spacing w:val="-1"/>
          <w:sz w:val="24"/>
        </w:rPr>
        <w:t xml:space="preserve"> </w:t>
      </w:r>
      <w:r>
        <w:rPr>
          <w:sz w:val="24"/>
        </w:rPr>
        <w:t xml:space="preserve">Cornelissen, </w:t>
      </w:r>
      <w:r>
        <w:rPr>
          <w:spacing w:val="-2"/>
          <w:sz w:val="24"/>
        </w:rPr>
        <w:t>2005).</w:t>
      </w:r>
    </w:p>
    <w:p>
      <w:pPr>
        <w:pStyle w:val="6"/>
      </w:pPr>
    </w:p>
    <w:p>
      <w:pPr>
        <w:pStyle w:val="10"/>
        <w:numPr>
          <w:ilvl w:val="0"/>
          <w:numId w:val="19"/>
        </w:numPr>
        <w:tabs>
          <w:tab w:val="left" w:pos="2160"/>
        </w:tabs>
        <w:spacing w:before="0" w:after="0" w:line="240" w:lineRule="auto"/>
        <w:ind w:left="2160" w:right="0" w:hanging="1320"/>
        <w:jc w:val="left"/>
        <w:rPr>
          <w:sz w:val="24"/>
        </w:rPr>
      </w:pPr>
      <w:r>
        <w:rPr>
          <w:sz w:val="24"/>
        </w:rPr>
        <w:t>While</w:t>
      </w:r>
      <w:r>
        <w:rPr>
          <w:spacing w:val="-2"/>
          <w:sz w:val="24"/>
        </w:rPr>
        <w:t xml:space="preserve"> </w:t>
      </w:r>
      <w:r>
        <w:rPr>
          <w:sz w:val="24"/>
        </w:rPr>
        <w:t>the value</w:t>
      </w:r>
      <w:r>
        <w:rPr>
          <w:spacing w:val="-1"/>
          <w:sz w:val="24"/>
        </w:rPr>
        <w:t xml:space="preserve"> </w:t>
      </w:r>
      <w:r>
        <w:rPr>
          <w:sz w:val="24"/>
        </w:rPr>
        <w:t>of</w:t>
      </w:r>
      <w:r>
        <w:rPr>
          <w:spacing w:val="-2"/>
          <w:sz w:val="24"/>
        </w:rPr>
        <w:t xml:space="preserve"> </w:t>
      </w:r>
      <w:r>
        <w:rPr>
          <w:sz w:val="24"/>
        </w:rPr>
        <w:t>generalist</w:t>
      </w:r>
      <w:r>
        <w:rPr>
          <w:spacing w:val="3"/>
          <w:sz w:val="24"/>
        </w:rPr>
        <w:t xml:space="preserve"> </w:t>
      </w:r>
      <w:r>
        <w:rPr>
          <w:sz w:val="24"/>
        </w:rPr>
        <w:t>predators</w:t>
      </w:r>
      <w:r>
        <w:rPr>
          <w:spacing w:val="-1"/>
          <w:sz w:val="24"/>
        </w:rPr>
        <w:t xml:space="preserve"> </w:t>
      </w:r>
      <w:r>
        <w:rPr>
          <w:sz w:val="24"/>
        </w:rPr>
        <w:t>has been increasingly</w:t>
      </w:r>
      <w:r>
        <w:rPr>
          <w:spacing w:val="-6"/>
          <w:sz w:val="24"/>
        </w:rPr>
        <w:t xml:space="preserve"> </w:t>
      </w:r>
      <w:r>
        <w:rPr>
          <w:sz w:val="24"/>
        </w:rPr>
        <w:t>appreciated,</w:t>
      </w:r>
      <w:r>
        <w:rPr>
          <w:spacing w:val="1"/>
          <w:sz w:val="24"/>
        </w:rPr>
        <w:t xml:space="preserve"> </w:t>
      </w:r>
      <w:r>
        <w:rPr>
          <w:sz w:val="24"/>
        </w:rPr>
        <w:t>a</w:t>
      </w:r>
      <w:r>
        <w:rPr>
          <w:spacing w:val="-1"/>
          <w:sz w:val="24"/>
        </w:rPr>
        <w:t xml:space="preserve"> </w:t>
      </w:r>
      <w:r>
        <w:rPr>
          <w:spacing w:val="-5"/>
          <w:sz w:val="24"/>
        </w:rPr>
        <w:t>few</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fundamental</w:t>
      </w:r>
      <w:r>
        <w:rPr>
          <w:spacing w:val="-1"/>
          <w:sz w:val="24"/>
        </w:rPr>
        <w:t xml:space="preserve"> </w:t>
      </w:r>
      <w:r>
        <w:rPr>
          <w:sz w:val="24"/>
        </w:rPr>
        <w:t>knowledge gaps</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be filled to</w:t>
      </w:r>
      <w:r>
        <w:rPr>
          <w:spacing w:val="-1"/>
          <w:sz w:val="24"/>
        </w:rPr>
        <w:t xml:space="preserve"> </w:t>
      </w:r>
      <w:r>
        <w:rPr>
          <w:sz w:val="24"/>
        </w:rPr>
        <w:t>validate</w:t>
      </w:r>
      <w:r>
        <w:rPr>
          <w:spacing w:val="-1"/>
          <w:sz w:val="24"/>
        </w:rPr>
        <w:t xml:space="preserve"> </w:t>
      </w:r>
      <w:r>
        <w:rPr>
          <w:sz w:val="24"/>
        </w:rPr>
        <w:t>their</w:t>
      </w:r>
      <w:r>
        <w:rPr>
          <w:spacing w:val="-1"/>
          <w:sz w:val="24"/>
        </w:rPr>
        <w:t xml:space="preserve"> </w:t>
      </w:r>
      <w:r>
        <w:rPr>
          <w:sz w:val="24"/>
        </w:rPr>
        <w:t>biocontrol</w:t>
      </w:r>
      <w:r>
        <w:rPr>
          <w:spacing w:val="1"/>
          <w:sz w:val="24"/>
        </w:rPr>
        <w:t xml:space="preserve"> </w:t>
      </w:r>
      <w:r>
        <w:rPr>
          <w:sz w:val="24"/>
        </w:rPr>
        <w:t>potential</w:t>
      </w:r>
      <w:r>
        <w:rPr>
          <w:spacing w:val="-1"/>
          <w:sz w:val="24"/>
        </w:rPr>
        <w:t xml:space="preserve"> </w:t>
      </w:r>
      <w:r>
        <w:rPr>
          <w:sz w:val="24"/>
        </w:rPr>
        <w:t xml:space="preserve">and </w:t>
      </w:r>
      <w:r>
        <w:rPr>
          <w:spacing w:val="-5"/>
          <w:sz w:val="24"/>
        </w:rPr>
        <w:t>the</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underlying</w:t>
      </w:r>
      <w:r>
        <w:rPr>
          <w:spacing w:val="-7"/>
          <w:sz w:val="24"/>
        </w:rPr>
        <w:t xml:space="preserve"> </w:t>
      </w:r>
      <w:r>
        <w:rPr>
          <w:sz w:val="24"/>
        </w:rPr>
        <w:t>mechanisms</w:t>
      </w:r>
      <w:r>
        <w:rPr>
          <w:spacing w:val="-1"/>
          <w:sz w:val="24"/>
        </w:rPr>
        <w:t xml:space="preserve"> </w:t>
      </w:r>
      <w:r>
        <w:rPr>
          <w:sz w:val="24"/>
        </w:rPr>
        <w:t>in</w:t>
      </w:r>
      <w:r>
        <w:rPr>
          <w:spacing w:val="-1"/>
          <w:sz w:val="24"/>
        </w:rPr>
        <w:t xml:space="preserve"> </w:t>
      </w:r>
      <w:r>
        <w:rPr>
          <w:sz w:val="24"/>
        </w:rPr>
        <w:t>agro-ecosystems.</w:t>
      </w:r>
      <w:r>
        <w:rPr>
          <w:spacing w:val="59"/>
          <w:sz w:val="24"/>
        </w:rPr>
        <w:t xml:space="preserve"> </w:t>
      </w:r>
      <w:r>
        <w:rPr>
          <w:sz w:val="24"/>
        </w:rPr>
        <w:t>For example, while</w:t>
      </w:r>
      <w:r>
        <w:rPr>
          <w:spacing w:val="-2"/>
          <w:sz w:val="24"/>
        </w:rPr>
        <w:t xml:space="preserve"> </w:t>
      </w:r>
      <w:r>
        <w:rPr>
          <w:sz w:val="24"/>
        </w:rPr>
        <w:t>studies</w:t>
      </w:r>
      <w:r>
        <w:rPr>
          <w:spacing w:val="-1"/>
          <w:sz w:val="24"/>
        </w:rPr>
        <w:t xml:space="preserve"> </w:t>
      </w:r>
      <w:r>
        <w:rPr>
          <w:sz w:val="24"/>
        </w:rPr>
        <w:t>have</w:t>
      </w:r>
      <w:r>
        <w:rPr>
          <w:spacing w:val="-2"/>
          <w:sz w:val="24"/>
        </w:rPr>
        <w:t xml:space="preserve"> qualitatively</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analyzed</w:t>
      </w:r>
      <w:r>
        <w:rPr>
          <w:spacing w:val="-2"/>
          <w:sz w:val="24"/>
        </w:rPr>
        <w:t xml:space="preserve"> </w:t>
      </w:r>
      <w:r>
        <w:rPr>
          <w:sz w:val="24"/>
        </w:rPr>
        <w:t>the</w:t>
      </w:r>
      <w:r>
        <w:rPr>
          <w:spacing w:val="-3"/>
          <w:sz w:val="24"/>
        </w:rPr>
        <w:t xml:space="preserve"> </w:t>
      </w:r>
      <w:r>
        <w:rPr>
          <w:sz w:val="24"/>
        </w:rPr>
        <w:t>diets</w:t>
      </w:r>
      <w:r>
        <w:rPr>
          <w:spacing w:val="-1"/>
          <w:sz w:val="24"/>
        </w:rPr>
        <w:t xml:space="preserve"> </w:t>
      </w:r>
      <w:r>
        <w:rPr>
          <w:sz w:val="24"/>
        </w:rPr>
        <w:t>of generalist</w:t>
      </w:r>
      <w:r>
        <w:rPr>
          <w:spacing w:val="-1"/>
          <w:sz w:val="24"/>
        </w:rPr>
        <w:t xml:space="preserve"> </w:t>
      </w:r>
      <w:r>
        <w:rPr>
          <w:sz w:val="24"/>
        </w:rPr>
        <w:t>predators</w:t>
      </w:r>
      <w:r>
        <w:rPr>
          <w:spacing w:val="-2"/>
          <w:sz w:val="24"/>
        </w:rPr>
        <w:t xml:space="preserve"> </w:t>
      </w:r>
      <w:r>
        <w:rPr>
          <w:sz w:val="24"/>
        </w:rPr>
        <w:t>(e.g.,</w:t>
      </w:r>
      <w:r>
        <w:rPr>
          <w:spacing w:val="-1"/>
          <w:sz w:val="24"/>
        </w:rPr>
        <w:t xml:space="preserve"> </w:t>
      </w:r>
      <w:r>
        <w:rPr>
          <w:sz w:val="24"/>
        </w:rPr>
        <w:t>using</w:t>
      </w:r>
      <w:r>
        <w:rPr>
          <w:spacing w:val="-5"/>
          <w:sz w:val="24"/>
        </w:rPr>
        <w:t xml:space="preserve"> </w:t>
      </w:r>
      <w:r>
        <w:rPr>
          <w:sz w:val="24"/>
        </w:rPr>
        <w:t>molecular gut</w:t>
      </w:r>
      <w:r>
        <w:rPr>
          <w:spacing w:val="-2"/>
          <w:sz w:val="24"/>
        </w:rPr>
        <w:t xml:space="preserve"> </w:t>
      </w:r>
      <w:r>
        <w:rPr>
          <w:sz w:val="24"/>
        </w:rPr>
        <w:t>content</w:t>
      </w:r>
      <w:r>
        <w:rPr>
          <w:spacing w:val="1"/>
          <w:sz w:val="24"/>
        </w:rPr>
        <w:t xml:space="preserve"> </w:t>
      </w:r>
      <w:r>
        <w:rPr>
          <w:sz w:val="24"/>
        </w:rPr>
        <w:t>analysis</w:t>
      </w:r>
      <w:r>
        <w:rPr>
          <w:spacing w:val="-2"/>
          <w:sz w:val="24"/>
        </w:rPr>
        <w:t xml:space="preserve"> </w:t>
      </w:r>
      <w:r>
        <w:rPr>
          <w:sz w:val="24"/>
        </w:rPr>
        <w:t>to</w:t>
      </w:r>
      <w:r>
        <w:rPr>
          <w:spacing w:val="-1"/>
          <w:sz w:val="24"/>
        </w:rPr>
        <w:t xml:space="preserve"> </w:t>
      </w:r>
      <w:r>
        <w:rPr>
          <w:spacing w:val="-2"/>
          <w:sz w:val="24"/>
        </w:rPr>
        <w:t>identify</w:t>
      </w:r>
    </w:p>
    <w:p>
      <w:pPr>
        <w:pStyle w:val="6"/>
        <w:spacing w:before="1"/>
      </w:pPr>
    </w:p>
    <w:p>
      <w:pPr>
        <w:pStyle w:val="10"/>
        <w:numPr>
          <w:ilvl w:val="0"/>
          <w:numId w:val="19"/>
        </w:numPr>
        <w:tabs>
          <w:tab w:val="left" w:pos="1440"/>
        </w:tabs>
        <w:spacing w:before="0" w:after="0" w:line="240" w:lineRule="auto"/>
        <w:ind w:left="1440" w:right="0" w:hanging="600"/>
        <w:jc w:val="left"/>
        <w:rPr>
          <w:sz w:val="24"/>
        </w:rPr>
      </w:pPr>
      <w:r>
        <w:rPr>
          <w:sz w:val="24"/>
        </w:rPr>
        <w:t>prey</w:t>
      </w:r>
      <w:r>
        <w:rPr>
          <w:spacing w:val="-8"/>
          <w:sz w:val="24"/>
        </w:rPr>
        <w:t xml:space="preserve"> </w:t>
      </w:r>
      <w:r>
        <w:rPr>
          <w:sz w:val="24"/>
        </w:rPr>
        <w:t>species)</w:t>
      </w:r>
      <w:r>
        <w:rPr>
          <w:spacing w:val="-1"/>
          <w:sz w:val="24"/>
        </w:rPr>
        <w:t xml:space="preserve"> </w:t>
      </w:r>
      <w:r>
        <w:rPr>
          <w:sz w:val="24"/>
        </w:rPr>
        <w:t>(Eitzinger and</w:t>
      </w:r>
      <w:r>
        <w:rPr>
          <w:spacing w:val="-1"/>
          <w:sz w:val="24"/>
        </w:rPr>
        <w:t xml:space="preserve"> </w:t>
      </w:r>
      <w:r>
        <w:rPr>
          <w:sz w:val="24"/>
        </w:rPr>
        <w:t>Traugott,</w:t>
      </w:r>
      <w:r>
        <w:rPr>
          <w:spacing w:val="-1"/>
          <w:sz w:val="24"/>
        </w:rPr>
        <w:t xml:space="preserve"> </w:t>
      </w:r>
      <w:r>
        <w:rPr>
          <w:sz w:val="24"/>
        </w:rPr>
        <w:t>2011;</w:t>
      </w:r>
      <w:r>
        <w:rPr>
          <w:spacing w:val="2"/>
          <w:sz w:val="24"/>
        </w:rPr>
        <w:t xml:space="preserve"> </w:t>
      </w:r>
      <w:r>
        <w:rPr>
          <w:sz w:val="24"/>
        </w:rPr>
        <w:t>Ingrao</w:t>
      </w:r>
      <w:r>
        <w:rPr>
          <w:spacing w:val="2"/>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2017; Albertini</w:t>
      </w:r>
      <w:r>
        <w:rPr>
          <w:spacing w:val="-1"/>
          <w:sz w:val="24"/>
        </w:rPr>
        <w:t xml:space="preserve"> </w:t>
      </w:r>
      <w:r>
        <w:rPr>
          <w:i/>
          <w:sz w:val="24"/>
        </w:rPr>
        <w:t>et</w:t>
      </w:r>
      <w:r>
        <w:rPr>
          <w:i/>
          <w:spacing w:val="-1"/>
          <w:sz w:val="24"/>
        </w:rPr>
        <w:t xml:space="preserve"> </w:t>
      </w:r>
      <w:r>
        <w:rPr>
          <w:i/>
          <w:sz w:val="24"/>
        </w:rPr>
        <w:t>al.</w:t>
      </w:r>
      <w:r>
        <w:rPr>
          <w:sz w:val="24"/>
        </w:rPr>
        <w:t>, 2018),</w:t>
      </w:r>
      <w:r>
        <w:rPr>
          <w:spacing w:val="-1"/>
          <w:sz w:val="24"/>
        </w:rPr>
        <w:t xml:space="preserve"> </w:t>
      </w:r>
      <w:r>
        <w:rPr>
          <w:sz w:val="24"/>
        </w:rPr>
        <w:t>very</w:t>
      </w:r>
      <w:r>
        <w:rPr>
          <w:spacing w:val="-5"/>
          <w:sz w:val="24"/>
        </w:rPr>
        <w:t xml:space="preserve"> few</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have</w:t>
      </w:r>
      <w:r>
        <w:rPr>
          <w:spacing w:val="-2"/>
          <w:sz w:val="24"/>
        </w:rPr>
        <w:t xml:space="preserve"> </w:t>
      </w:r>
      <w:r>
        <w:rPr>
          <w:sz w:val="24"/>
        </w:rPr>
        <w:t>quantified</w:t>
      </w:r>
      <w:r>
        <w:rPr>
          <w:spacing w:val="-1"/>
          <w:sz w:val="24"/>
        </w:rPr>
        <w:t xml:space="preserve"> </w:t>
      </w:r>
      <w:r>
        <w:rPr>
          <w:sz w:val="24"/>
        </w:rPr>
        <w:t>their</w:t>
      </w:r>
      <w:r>
        <w:rPr>
          <w:spacing w:val="-2"/>
          <w:sz w:val="24"/>
        </w:rPr>
        <w:t xml:space="preserve"> </w:t>
      </w:r>
      <w:r>
        <w:rPr>
          <w:sz w:val="24"/>
        </w:rPr>
        <w:t>diet</w:t>
      </w:r>
      <w:r>
        <w:rPr>
          <w:spacing w:val="-1"/>
          <w:sz w:val="24"/>
        </w:rPr>
        <w:t xml:space="preserve"> </w:t>
      </w:r>
      <w:r>
        <w:rPr>
          <w:sz w:val="24"/>
        </w:rPr>
        <w:t>composition over</w:t>
      </w:r>
      <w:r>
        <w:rPr>
          <w:spacing w:val="-1"/>
          <w:sz w:val="24"/>
        </w:rPr>
        <w:t xml:space="preserve"> </w:t>
      </w:r>
      <w:r>
        <w:rPr>
          <w:sz w:val="24"/>
        </w:rPr>
        <w:t>a growth</w:t>
      </w:r>
      <w:r>
        <w:rPr>
          <w:spacing w:val="-1"/>
          <w:sz w:val="24"/>
        </w:rPr>
        <w:t xml:space="preserve"> </w:t>
      </w:r>
      <w:r>
        <w:rPr>
          <w:sz w:val="24"/>
        </w:rPr>
        <w:t>season</w:t>
      </w:r>
      <w:r>
        <w:rPr>
          <w:spacing w:val="-1"/>
          <w:sz w:val="24"/>
        </w:rPr>
        <w:t xml:space="preserve"> </w:t>
      </w:r>
      <w:r>
        <w:rPr>
          <w:sz w:val="24"/>
        </w:rPr>
        <w:t>in the</w:t>
      </w:r>
      <w:r>
        <w:rPr>
          <w:spacing w:val="-2"/>
          <w:sz w:val="24"/>
        </w:rPr>
        <w:t xml:space="preserve"> </w:t>
      </w:r>
      <w:r>
        <w:rPr>
          <w:sz w:val="24"/>
        </w:rPr>
        <w:t>field</w:t>
      </w:r>
      <w:r>
        <w:rPr>
          <w:spacing w:val="-1"/>
          <w:sz w:val="24"/>
        </w:rPr>
        <w:t xml:space="preserve"> </w:t>
      </w:r>
      <w:r>
        <w:rPr>
          <w:sz w:val="24"/>
        </w:rPr>
        <w:t>(knowledge gap</w:t>
      </w:r>
      <w:r>
        <w:rPr>
          <w:spacing w:val="-1"/>
          <w:sz w:val="24"/>
        </w:rPr>
        <w:t xml:space="preserve"> </w:t>
      </w:r>
      <w:r>
        <w:rPr>
          <w:sz w:val="24"/>
        </w:rPr>
        <w:t>1)</w:t>
      </w:r>
      <w:r>
        <w:rPr>
          <w:spacing w:val="1"/>
          <w:sz w:val="24"/>
        </w:rPr>
        <w:t xml:space="preserve"> </w:t>
      </w:r>
      <w:r>
        <w:rPr>
          <w:spacing w:val="-4"/>
          <w:sz w:val="24"/>
        </w:rPr>
        <w:t>(Hsu</w:t>
      </w:r>
    </w:p>
    <w:p>
      <w:pPr>
        <w:pStyle w:val="6"/>
      </w:pPr>
    </w:p>
    <w:p>
      <w:pPr>
        <w:pStyle w:val="10"/>
        <w:numPr>
          <w:ilvl w:val="0"/>
          <w:numId w:val="19"/>
        </w:numPr>
        <w:tabs>
          <w:tab w:val="left" w:pos="1440"/>
        </w:tabs>
        <w:spacing w:before="0" w:after="0" w:line="240" w:lineRule="auto"/>
        <w:ind w:left="1440" w:right="0" w:hanging="600"/>
        <w:jc w:val="left"/>
        <w:rPr>
          <w:sz w:val="24"/>
        </w:rPr>
      </w:pPr>
      <w:r>
        <w:rPr>
          <w:i/>
          <w:sz w:val="24"/>
        </w:rPr>
        <w:t>et</w:t>
      </w:r>
      <w:r>
        <w:rPr>
          <w:i/>
          <w:spacing w:val="-1"/>
          <w:sz w:val="24"/>
        </w:rPr>
        <w:t xml:space="preserve"> </w:t>
      </w:r>
      <w:r>
        <w:rPr>
          <w:i/>
          <w:sz w:val="24"/>
        </w:rPr>
        <w:t>al.</w:t>
      </w:r>
      <w:r>
        <w:rPr>
          <w:sz w:val="24"/>
        </w:rPr>
        <w:t>,</w:t>
      </w:r>
      <w:r>
        <w:rPr>
          <w:spacing w:val="-1"/>
          <w:sz w:val="24"/>
        </w:rPr>
        <w:t xml:space="preserve"> </w:t>
      </w:r>
      <w:r>
        <w:rPr>
          <w:sz w:val="24"/>
        </w:rPr>
        <w:t>2021;</w:t>
      </w:r>
      <w:r>
        <w:rPr>
          <w:spacing w:val="-1"/>
          <w:sz w:val="24"/>
        </w:rPr>
        <w:t xml:space="preserve"> </w:t>
      </w:r>
      <w:r>
        <w:rPr>
          <w:sz w:val="24"/>
        </w:rPr>
        <w:t>Otieno</w:t>
      </w:r>
      <w:r>
        <w:rPr>
          <w:spacing w:val="-1"/>
          <w:sz w:val="24"/>
        </w:rPr>
        <w:t xml:space="preserve"> </w:t>
      </w:r>
      <w:r>
        <w:rPr>
          <w:i/>
          <w:sz w:val="24"/>
        </w:rPr>
        <w:t>et al.</w:t>
      </w:r>
      <w:r>
        <w:rPr>
          <w:sz w:val="24"/>
        </w:rPr>
        <w:t>,</w:t>
      </w:r>
      <w:r>
        <w:rPr>
          <w:spacing w:val="-1"/>
          <w:sz w:val="24"/>
        </w:rPr>
        <w:t xml:space="preserve"> </w:t>
      </w:r>
      <w:r>
        <w:rPr>
          <w:sz w:val="24"/>
        </w:rPr>
        <w:t>2023).</w:t>
      </w:r>
      <w:r>
        <w:rPr>
          <w:spacing w:val="58"/>
          <w:sz w:val="24"/>
        </w:rPr>
        <w:t xml:space="preserve"> </w:t>
      </w:r>
      <w:r>
        <w:rPr>
          <w:sz w:val="24"/>
        </w:rPr>
        <w:t>Quantifying</w:t>
      </w:r>
      <w:r>
        <w:rPr>
          <w:spacing w:val="-4"/>
          <w:sz w:val="24"/>
        </w:rPr>
        <w:t xml:space="preserve"> </w:t>
      </w:r>
      <w:r>
        <w:rPr>
          <w:sz w:val="24"/>
        </w:rPr>
        <w:t>their</w:t>
      </w:r>
      <w:r>
        <w:rPr>
          <w:spacing w:val="-1"/>
          <w:sz w:val="24"/>
        </w:rPr>
        <w:t xml:space="preserve"> </w:t>
      </w:r>
      <w:r>
        <w:rPr>
          <w:sz w:val="24"/>
        </w:rPr>
        <w:t>diet</w:t>
      </w:r>
      <w:r>
        <w:rPr>
          <w:spacing w:val="-1"/>
          <w:sz w:val="24"/>
        </w:rPr>
        <w:t xml:space="preserve"> </w:t>
      </w:r>
      <w:r>
        <w:rPr>
          <w:sz w:val="24"/>
        </w:rPr>
        <w:t xml:space="preserve">composition will help address </w:t>
      </w:r>
      <w:r>
        <w:rPr>
          <w:spacing w:val="-5"/>
          <w:sz w:val="24"/>
        </w:rPr>
        <w:t>the</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concern</w:t>
      </w:r>
      <w:r>
        <w:rPr>
          <w:spacing w:val="-3"/>
          <w:sz w:val="24"/>
        </w:rPr>
        <w:t xml:space="preserve"> </w:t>
      </w:r>
      <w:r>
        <w:rPr>
          <w:sz w:val="24"/>
        </w:rPr>
        <w:t>that generalist</w:t>
      </w:r>
      <w:r>
        <w:rPr>
          <w:spacing w:val="-1"/>
          <w:sz w:val="24"/>
        </w:rPr>
        <w:t xml:space="preserve"> </w:t>
      </w:r>
      <w:r>
        <w:rPr>
          <w:sz w:val="24"/>
        </w:rPr>
        <w:t>predators may</w:t>
      </w:r>
      <w:r>
        <w:rPr>
          <w:spacing w:val="-6"/>
          <w:sz w:val="24"/>
        </w:rPr>
        <w:t xml:space="preserve"> </w:t>
      </w:r>
      <w:r>
        <w:rPr>
          <w:sz w:val="24"/>
        </w:rPr>
        <w:t>switch their</w:t>
      </w:r>
      <w:r>
        <w:rPr>
          <w:spacing w:val="1"/>
          <w:sz w:val="24"/>
        </w:rPr>
        <w:t xml:space="preserve"> </w:t>
      </w:r>
      <w:r>
        <w:rPr>
          <w:sz w:val="24"/>
        </w:rPr>
        <w:t>diet</w:t>
      </w:r>
      <w:r>
        <w:rPr>
          <w:spacing w:val="-1"/>
          <w:sz w:val="24"/>
        </w:rPr>
        <w:t xml:space="preserve"> </w:t>
      </w:r>
      <w:r>
        <w:rPr>
          <w:sz w:val="24"/>
        </w:rPr>
        <w:t>from pests</w:t>
      </w:r>
      <w:r>
        <w:rPr>
          <w:spacing w:val="-1"/>
          <w:sz w:val="24"/>
        </w:rPr>
        <w:t xml:space="preserve"> </w:t>
      </w:r>
      <w:r>
        <w:rPr>
          <w:sz w:val="24"/>
        </w:rPr>
        <w:t>to alternative</w:t>
      </w:r>
      <w:r>
        <w:rPr>
          <w:spacing w:val="-1"/>
          <w:sz w:val="24"/>
        </w:rPr>
        <w:t xml:space="preserve"> </w:t>
      </w:r>
      <w:r>
        <w:rPr>
          <w:sz w:val="24"/>
        </w:rPr>
        <w:t>prey</w:t>
      </w:r>
      <w:r>
        <w:rPr>
          <w:spacing w:val="-5"/>
          <w:sz w:val="24"/>
        </w:rPr>
        <w:t xml:space="preserve"> </w:t>
      </w:r>
      <w:r>
        <w:rPr>
          <w:sz w:val="24"/>
        </w:rPr>
        <w:t xml:space="preserve">and </w:t>
      </w:r>
      <w:r>
        <w:rPr>
          <w:spacing w:val="-4"/>
          <w:sz w:val="24"/>
        </w:rPr>
        <w:t>thus</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reduce</w:t>
      </w:r>
      <w:r>
        <w:rPr>
          <w:spacing w:val="-4"/>
          <w:sz w:val="24"/>
        </w:rPr>
        <w:t xml:space="preserve"> </w:t>
      </w:r>
      <w:r>
        <w:rPr>
          <w:sz w:val="24"/>
        </w:rPr>
        <w:t>their</w:t>
      </w:r>
      <w:r>
        <w:rPr>
          <w:spacing w:val="-1"/>
          <w:sz w:val="24"/>
        </w:rPr>
        <w:t xml:space="preserve"> </w:t>
      </w:r>
      <w:r>
        <w:rPr>
          <w:sz w:val="24"/>
        </w:rPr>
        <w:t>pest</w:t>
      </w:r>
      <w:r>
        <w:rPr>
          <w:spacing w:val="-1"/>
          <w:sz w:val="24"/>
        </w:rPr>
        <w:t xml:space="preserve"> </w:t>
      </w:r>
      <w:r>
        <w:rPr>
          <w:sz w:val="24"/>
        </w:rPr>
        <w:t>control</w:t>
      </w:r>
      <w:r>
        <w:rPr>
          <w:spacing w:val="1"/>
          <w:sz w:val="24"/>
        </w:rPr>
        <w:t xml:space="preserve"> </w:t>
      </w:r>
      <w:r>
        <w:rPr>
          <w:sz w:val="24"/>
        </w:rPr>
        <w:t>effectiveness (Michalko</w:t>
      </w:r>
      <w:r>
        <w:rPr>
          <w:spacing w:val="1"/>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2019).</w:t>
      </w:r>
      <w:r>
        <w:rPr>
          <w:spacing w:val="58"/>
          <w:sz w:val="24"/>
        </w:rPr>
        <w:t xml:space="preserve"> </w:t>
      </w:r>
      <w:r>
        <w:rPr>
          <w:sz w:val="24"/>
        </w:rPr>
        <w:t>For</w:t>
      </w:r>
      <w:r>
        <w:rPr>
          <w:spacing w:val="-1"/>
          <w:sz w:val="24"/>
        </w:rPr>
        <w:t xml:space="preserve"> </w:t>
      </w:r>
      <w:r>
        <w:rPr>
          <w:sz w:val="24"/>
        </w:rPr>
        <w:t>instance, if</w:t>
      </w:r>
      <w:r>
        <w:rPr>
          <w:spacing w:val="-1"/>
          <w:sz w:val="24"/>
        </w:rPr>
        <w:t xml:space="preserve"> </w:t>
      </w:r>
      <w:r>
        <w:rPr>
          <w:spacing w:val="-2"/>
          <w:sz w:val="24"/>
        </w:rPr>
        <w:t>generalist</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predators</w:t>
      </w:r>
      <w:r>
        <w:rPr>
          <w:spacing w:val="-3"/>
          <w:sz w:val="24"/>
        </w:rPr>
        <w:t xml:space="preserve"> </w:t>
      </w:r>
      <w:r>
        <w:rPr>
          <w:sz w:val="24"/>
        </w:rPr>
        <w:t>still consume</w:t>
      </w:r>
      <w:r>
        <w:rPr>
          <w:spacing w:val="-2"/>
          <w:sz w:val="24"/>
        </w:rPr>
        <w:t xml:space="preserve"> </w:t>
      </w:r>
      <w:r>
        <w:rPr>
          <w:sz w:val="24"/>
        </w:rPr>
        <w:t>a</w:t>
      </w:r>
      <w:r>
        <w:rPr>
          <w:spacing w:val="1"/>
          <w:sz w:val="24"/>
        </w:rPr>
        <w:t xml:space="preserve"> </w:t>
      </w:r>
      <w:r>
        <w:rPr>
          <w:sz w:val="24"/>
        </w:rPr>
        <w:t>high</w:t>
      </w:r>
      <w:r>
        <w:rPr>
          <w:spacing w:val="-1"/>
          <w:sz w:val="24"/>
        </w:rPr>
        <w:t xml:space="preserve"> </w:t>
      </w:r>
      <w:r>
        <w:rPr>
          <w:sz w:val="24"/>
        </w:rPr>
        <w:t>proportion</w:t>
      </w:r>
      <w:r>
        <w:rPr>
          <w:spacing w:val="-1"/>
          <w:sz w:val="24"/>
        </w:rPr>
        <w:t xml:space="preserve"> </w:t>
      </w:r>
      <w:r>
        <w:rPr>
          <w:sz w:val="24"/>
        </w:rPr>
        <w:t>of</w:t>
      </w:r>
      <w:r>
        <w:rPr>
          <w:spacing w:val="-1"/>
          <w:sz w:val="24"/>
        </w:rPr>
        <w:t xml:space="preserve"> </w:t>
      </w:r>
      <w:r>
        <w:rPr>
          <w:sz w:val="24"/>
        </w:rPr>
        <w:t>pests in</w:t>
      </w:r>
      <w:r>
        <w:rPr>
          <w:spacing w:val="-1"/>
          <w:sz w:val="24"/>
        </w:rPr>
        <w:t xml:space="preserve"> </w:t>
      </w:r>
      <w:r>
        <w:rPr>
          <w:sz w:val="24"/>
        </w:rPr>
        <w:t>their</w:t>
      </w:r>
      <w:r>
        <w:rPr>
          <w:spacing w:val="-1"/>
          <w:sz w:val="24"/>
        </w:rPr>
        <w:t xml:space="preserve"> </w:t>
      </w:r>
      <w:r>
        <w:rPr>
          <w:sz w:val="24"/>
        </w:rPr>
        <w:t>diet</w:t>
      </w:r>
      <w:r>
        <w:rPr>
          <w:spacing w:val="2"/>
          <w:sz w:val="24"/>
        </w:rPr>
        <w:t xml:space="preserve"> </w:t>
      </w:r>
      <w:r>
        <w:rPr>
          <w:sz w:val="24"/>
        </w:rPr>
        <w:t>with the</w:t>
      </w:r>
      <w:r>
        <w:rPr>
          <w:spacing w:val="-2"/>
          <w:sz w:val="24"/>
        </w:rPr>
        <w:t xml:space="preserve"> </w:t>
      </w:r>
      <w:r>
        <w:rPr>
          <w:sz w:val="24"/>
        </w:rPr>
        <w:t>presence</w:t>
      </w:r>
      <w:r>
        <w:rPr>
          <w:spacing w:val="-2"/>
          <w:sz w:val="24"/>
        </w:rPr>
        <w:t xml:space="preserve"> </w:t>
      </w:r>
      <w:r>
        <w:rPr>
          <w:sz w:val="24"/>
        </w:rPr>
        <w:t xml:space="preserve">of </w:t>
      </w:r>
      <w:r>
        <w:rPr>
          <w:spacing w:val="-2"/>
          <w:sz w:val="24"/>
        </w:rPr>
        <w:t>alternative</w:t>
      </w:r>
    </w:p>
    <w:p>
      <w:pPr>
        <w:pStyle w:val="6"/>
      </w:pPr>
    </w:p>
    <w:p>
      <w:pPr>
        <w:pStyle w:val="10"/>
        <w:numPr>
          <w:ilvl w:val="0"/>
          <w:numId w:val="19"/>
        </w:numPr>
        <w:tabs>
          <w:tab w:val="left" w:pos="1440"/>
        </w:tabs>
        <w:spacing w:before="1" w:after="0" w:line="240" w:lineRule="auto"/>
        <w:ind w:left="1440" w:right="0" w:hanging="600"/>
        <w:jc w:val="left"/>
        <w:rPr>
          <w:sz w:val="24"/>
        </w:rPr>
      </w:pPr>
      <w:r>
        <w:rPr>
          <w:sz w:val="24"/>
        </w:rPr>
        <w:t>prey</w:t>
      </w:r>
      <w:r>
        <w:rPr>
          <w:spacing w:val="-8"/>
          <w:sz w:val="24"/>
        </w:rPr>
        <w:t xml:space="preserve"> </w:t>
      </w:r>
      <w:r>
        <w:rPr>
          <w:sz w:val="24"/>
        </w:rPr>
        <w:t>in</w:t>
      </w:r>
      <w:r>
        <w:rPr>
          <w:spacing w:val="-1"/>
          <w:sz w:val="24"/>
        </w:rPr>
        <w:t xml:space="preserve"> </w:t>
      </w:r>
      <w:r>
        <w:rPr>
          <w:sz w:val="24"/>
        </w:rPr>
        <w:t>the</w:t>
      </w:r>
      <w:r>
        <w:rPr>
          <w:spacing w:val="-2"/>
          <w:sz w:val="24"/>
        </w:rPr>
        <w:t xml:space="preserve"> </w:t>
      </w:r>
      <w:r>
        <w:rPr>
          <w:sz w:val="24"/>
        </w:rPr>
        <w:t>field, this</w:t>
      </w:r>
      <w:r>
        <w:rPr>
          <w:spacing w:val="-1"/>
          <w:sz w:val="24"/>
        </w:rPr>
        <w:t xml:space="preserve"> </w:t>
      </w:r>
      <w:r>
        <w:rPr>
          <w:sz w:val="24"/>
        </w:rPr>
        <w:t>result</w:t>
      </w:r>
      <w:r>
        <w:rPr>
          <w:spacing w:val="1"/>
          <w:sz w:val="24"/>
        </w:rPr>
        <w:t xml:space="preserve"> </w:t>
      </w:r>
      <w:r>
        <w:rPr>
          <w:sz w:val="24"/>
        </w:rPr>
        <w:t>would</w:t>
      </w:r>
      <w:r>
        <w:rPr>
          <w:spacing w:val="-1"/>
          <w:sz w:val="24"/>
        </w:rPr>
        <w:t xml:space="preserve"> </w:t>
      </w:r>
      <w:r>
        <w:rPr>
          <w:sz w:val="24"/>
        </w:rPr>
        <w:t>help end a</w:t>
      </w:r>
      <w:r>
        <w:rPr>
          <w:spacing w:val="-3"/>
          <w:sz w:val="24"/>
        </w:rPr>
        <w:t xml:space="preserve"> </w:t>
      </w:r>
      <w:r>
        <w:rPr>
          <w:sz w:val="24"/>
        </w:rPr>
        <w:t>long debate</w:t>
      </w:r>
      <w:r>
        <w:rPr>
          <w:spacing w:val="-2"/>
          <w:sz w:val="24"/>
        </w:rPr>
        <w:t xml:space="preserve"> </w:t>
      </w:r>
      <w:r>
        <w:rPr>
          <w:sz w:val="24"/>
        </w:rPr>
        <w:t>on whether</w:t>
      </w:r>
      <w:r>
        <w:rPr>
          <w:spacing w:val="-1"/>
          <w:sz w:val="24"/>
        </w:rPr>
        <w:t xml:space="preserve"> </w:t>
      </w:r>
      <w:r>
        <w:rPr>
          <w:sz w:val="24"/>
        </w:rPr>
        <w:t xml:space="preserve">generalist predators </w:t>
      </w:r>
      <w:r>
        <w:rPr>
          <w:spacing w:val="-2"/>
          <w:sz w:val="24"/>
        </w:rPr>
        <w:t>serve</w:t>
      </w:r>
    </w:p>
    <w:p>
      <w:pPr>
        <w:pStyle w:val="10"/>
        <w:numPr>
          <w:ilvl w:val="0"/>
          <w:numId w:val="19"/>
        </w:numPr>
        <w:tabs>
          <w:tab w:val="left" w:pos="1440"/>
        </w:tabs>
        <w:spacing w:before="276" w:after="0" w:line="240" w:lineRule="auto"/>
        <w:ind w:left="1440" w:right="0" w:hanging="600"/>
        <w:jc w:val="left"/>
        <w:rPr>
          <w:sz w:val="24"/>
        </w:rPr>
      </w:pPr>
      <w:r>
        <w:rPr>
          <w:sz w:val="24"/>
        </w:rPr>
        <w:t>well</w:t>
      </w:r>
      <w:r>
        <w:rPr>
          <w:spacing w:val="-1"/>
          <w:sz w:val="24"/>
        </w:rPr>
        <w:t xml:space="preserve"> </w:t>
      </w:r>
      <w:r>
        <w:rPr>
          <w:sz w:val="24"/>
        </w:rPr>
        <w:t>as</w:t>
      </w:r>
      <w:r>
        <w:rPr>
          <w:spacing w:val="-1"/>
          <w:sz w:val="24"/>
        </w:rPr>
        <w:t xml:space="preserve"> </w:t>
      </w:r>
      <w:r>
        <w:rPr>
          <w:sz w:val="24"/>
        </w:rPr>
        <w:t>biocontrol</w:t>
      </w:r>
      <w:r>
        <w:rPr>
          <w:spacing w:val="-1"/>
          <w:sz w:val="24"/>
        </w:rPr>
        <w:t xml:space="preserve"> </w:t>
      </w:r>
      <w:r>
        <w:rPr>
          <w:sz w:val="24"/>
        </w:rPr>
        <w:t>agents</w:t>
      </w:r>
      <w:r>
        <w:rPr>
          <w:spacing w:val="4"/>
          <w:sz w:val="24"/>
        </w:rPr>
        <w:t xml:space="preserve"> </w:t>
      </w:r>
      <w:r>
        <w:rPr>
          <w:sz w:val="24"/>
        </w:rPr>
        <w:t>(Symondson</w:t>
      </w:r>
      <w:r>
        <w:rPr>
          <w:spacing w:val="-1"/>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2002; Krey</w:t>
      </w:r>
      <w:r>
        <w:rPr>
          <w:spacing w:val="-6"/>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 xml:space="preserve">2017; Michalko </w:t>
      </w:r>
      <w:r>
        <w:rPr>
          <w:i/>
          <w:sz w:val="24"/>
        </w:rPr>
        <w:t>et</w:t>
      </w:r>
      <w:r>
        <w:rPr>
          <w:i/>
          <w:spacing w:val="-1"/>
          <w:sz w:val="24"/>
        </w:rPr>
        <w:t xml:space="preserve"> </w:t>
      </w:r>
      <w:r>
        <w:rPr>
          <w:i/>
          <w:sz w:val="24"/>
        </w:rPr>
        <w:t>al.</w:t>
      </w:r>
      <w:r>
        <w:rPr>
          <w:sz w:val="24"/>
        </w:rPr>
        <w:t xml:space="preserve">, </w:t>
      </w:r>
      <w:r>
        <w:rPr>
          <w:spacing w:val="-2"/>
          <w:sz w:val="24"/>
        </w:rPr>
        <w:t>2019).</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Moreover,</w:t>
      </w:r>
      <w:r>
        <w:rPr>
          <w:spacing w:val="1"/>
          <w:sz w:val="24"/>
        </w:rPr>
        <w:t xml:space="preserve"> </w:t>
      </w:r>
      <w:r>
        <w:rPr>
          <w:sz w:val="24"/>
        </w:rPr>
        <w:t>examining</w:t>
      </w:r>
      <w:r>
        <w:rPr>
          <w:spacing w:val="-3"/>
          <w:sz w:val="24"/>
        </w:rPr>
        <w:t xml:space="preserve"> </w:t>
      </w:r>
      <w:r>
        <w:rPr>
          <w:sz w:val="24"/>
        </w:rPr>
        <w:t>the consistency</w:t>
      </w:r>
      <w:r>
        <w:rPr>
          <w:spacing w:val="-5"/>
          <w:sz w:val="24"/>
        </w:rPr>
        <w:t xml:space="preserve"> </w:t>
      </w:r>
      <w:r>
        <w:rPr>
          <w:sz w:val="24"/>
        </w:rPr>
        <w:t>of</w:t>
      </w:r>
      <w:r>
        <w:rPr>
          <w:spacing w:val="2"/>
          <w:sz w:val="24"/>
        </w:rPr>
        <w:t xml:space="preserve"> </w:t>
      </w:r>
      <w:r>
        <w:rPr>
          <w:sz w:val="24"/>
        </w:rPr>
        <w:t>generalist</w:t>
      </w:r>
      <w:r>
        <w:rPr>
          <w:spacing w:val="1"/>
          <w:sz w:val="24"/>
        </w:rPr>
        <w:t xml:space="preserve"> </w:t>
      </w:r>
      <w:r>
        <w:rPr>
          <w:sz w:val="24"/>
        </w:rPr>
        <w:t>predators in</w:t>
      </w:r>
      <w:r>
        <w:rPr>
          <w:spacing w:val="-1"/>
          <w:sz w:val="24"/>
        </w:rPr>
        <w:t xml:space="preserve"> </w:t>
      </w:r>
      <w:r>
        <w:rPr>
          <w:sz w:val="24"/>
        </w:rPr>
        <w:t>pest consumption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field</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over</w:t>
      </w:r>
      <w:r>
        <w:rPr>
          <w:spacing w:val="2"/>
          <w:sz w:val="24"/>
        </w:rPr>
        <w:t xml:space="preserve"> </w:t>
      </w:r>
      <w:r>
        <w:rPr>
          <w:sz w:val="24"/>
        </w:rPr>
        <w:t>years</w:t>
      </w:r>
      <w:r>
        <w:rPr>
          <w:spacing w:val="-2"/>
          <w:sz w:val="24"/>
        </w:rPr>
        <w:t xml:space="preserve"> </w:t>
      </w:r>
      <w:r>
        <w:rPr>
          <w:sz w:val="24"/>
        </w:rPr>
        <w:t>is</w:t>
      </w:r>
      <w:r>
        <w:rPr>
          <w:spacing w:val="-1"/>
          <w:sz w:val="24"/>
        </w:rPr>
        <w:t xml:space="preserve"> </w:t>
      </w:r>
      <w:r>
        <w:rPr>
          <w:sz w:val="24"/>
        </w:rPr>
        <w:t>important</w:t>
      </w:r>
      <w:r>
        <w:rPr>
          <w:spacing w:val="-1"/>
          <w:sz w:val="24"/>
        </w:rPr>
        <w:t xml:space="preserve"> </w:t>
      </w:r>
      <w:r>
        <w:rPr>
          <w:sz w:val="24"/>
        </w:rPr>
        <w:t>to</w:t>
      </w:r>
      <w:r>
        <w:rPr>
          <w:spacing w:val="1"/>
          <w:sz w:val="24"/>
        </w:rPr>
        <w:t xml:space="preserve"> </w:t>
      </w:r>
      <w:r>
        <w:rPr>
          <w:sz w:val="24"/>
        </w:rPr>
        <w:t>assess</w:t>
      </w:r>
      <w:r>
        <w:rPr>
          <w:spacing w:val="-1"/>
          <w:sz w:val="24"/>
        </w:rPr>
        <w:t xml:space="preserve"> </w:t>
      </w:r>
      <w:r>
        <w:rPr>
          <w:sz w:val="24"/>
        </w:rPr>
        <w:t>the</w:t>
      </w:r>
      <w:r>
        <w:rPr>
          <w:spacing w:val="-1"/>
          <w:sz w:val="24"/>
        </w:rPr>
        <w:t xml:space="preserve"> </w:t>
      </w:r>
      <w:r>
        <w:rPr>
          <w:sz w:val="24"/>
        </w:rPr>
        <w:t>reliability</w:t>
      </w:r>
      <w:r>
        <w:rPr>
          <w:spacing w:val="-6"/>
          <w:sz w:val="24"/>
        </w:rPr>
        <w:t xml:space="preserve"> </w:t>
      </w:r>
      <w:r>
        <w:rPr>
          <w:sz w:val="24"/>
        </w:rPr>
        <w:t>of</w:t>
      </w:r>
      <w:r>
        <w:rPr>
          <w:spacing w:val="-1"/>
          <w:sz w:val="24"/>
        </w:rPr>
        <w:t xml:space="preserve"> </w:t>
      </w:r>
      <w:r>
        <w:rPr>
          <w:sz w:val="24"/>
        </w:rPr>
        <w:t>these</w:t>
      </w:r>
      <w:r>
        <w:rPr>
          <w:spacing w:val="-1"/>
          <w:sz w:val="24"/>
        </w:rPr>
        <w:t xml:space="preserve"> </w:t>
      </w:r>
      <w:r>
        <w:rPr>
          <w:sz w:val="24"/>
        </w:rPr>
        <w:t>predators</w:t>
      </w:r>
      <w:r>
        <w:rPr>
          <w:spacing w:val="-1"/>
          <w:sz w:val="24"/>
        </w:rPr>
        <w:t xml:space="preserve"> </w:t>
      </w:r>
      <w:r>
        <w:rPr>
          <w:sz w:val="24"/>
        </w:rPr>
        <w:t>as</w:t>
      </w:r>
      <w:r>
        <w:rPr>
          <w:spacing w:val="-1"/>
          <w:sz w:val="24"/>
        </w:rPr>
        <w:t xml:space="preserve"> </w:t>
      </w:r>
      <w:r>
        <w:rPr>
          <w:sz w:val="24"/>
        </w:rPr>
        <w:t>biocontrol</w:t>
      </w:r>
      <w:r>
        <w:rPr>
          <w:spacing w:val="-1"/>
          <w:sz w:val="24"/>
        </w:rPr>
        <w:t xml:space="preserve"> </w:t>
      </w:r>
      <w:r>
        <w:rPr>
          <w:sz w:val="24"/>
        </w:rPr>
        <w:t xml:space="preserve">agents </w:t>
      </w:r>
      <w:r>
        <w:rPr>
          <w:spacing w:val="-5"/>
          <w:sz w:val="24"/>
        </w:rPr>
        <w:t>in</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agriculture, although</w:t>
      </w:r>
      <w:r>
        <w:rPr>
          <w:spacing w:val="-1"/>
          <w:sz w:val="24"/>
        </w:rPr>
        <w:t xml:space="preserve"> </w:t>
      </w:r>
      <w:r>
        <w:rPr>
          <w:sz w:val="24"/>
        </w:rPr>
        <w:t>this</w:t>
      </w:r>
      <w:r>
        <w:rPr>
          <w:spacing w:val="1"/>
          <w:sz w:val="24"/>
        </w:rPr>
        <w:t xml:space="preserve"> </w:t>
      </w:r>
      <w:r>
        <w:rPr>
          <w:sz w:val="24"/>
        </w:rPr>
        <w:t>information</w:t>
      </w:r>
      <w:r>
        <w:rPr>
          <w:spacing w:val="-1"/>
          <w:sz w:val="24"/>
        </w:rPr>
        <w:t xml:space="preserve"> </w:t>
      </w:r>
      <w:r>
        <w:rPr>
          <w:sz w:val="24"/>
        </w:rPr>
        <w:t>is</w:t>
      </w:r>
      <w:r>
        <w:rPr>
          <w:spacing w:val="-2"/>
          <w:sz w:val="24"/>
        </w:rPr>
        <w:t xml:space="preserve"> </w:t>
      </w:r>
      <w:r>
        <w:rPr>
          <w:sz w:val="24"/>
        </w:rPr>
        <w:t>lacking</w:t>
      </w:r>
      <w:r>
        <w:rPr>
          <w:spacing w:val="-1"/>
          <w:sz w:val="24"/>
        </w:rPr>
        <w:t xml:space="preserve"> </w:t>
      </w:r>
      <w:r>
        <w:rPr>
          <w:sz w:val="24"/>
        </w:rPr>
        <w:t>(knowledge gap</w:t>
      </w:r>
      <w:r>
        <w:rPr>
          <w:spacing w:val="-1"/>
          <w:sz w:val="24"/>
        </w:rPr>
        <w:t xml:space="preserve"> </w:t>
      </w:r>
      <w:r>
        <w:rPr>
          <w:sz w:val="24"/>
        </w:rPr>
        <w:t>2).</w:t>
      </w:r>
      <w:r>
        <w:rPr>
          <w:spacing w:val="60"/>
          <w:sz w:val="24"/>
        </w:rPr>
        <w:t xml:space="preserve"> </w:t>
      </w:r>
      <w:r>
        <w:rPr>
          <w:sz w:val="24"/>
        </w:rPr>
        <w:t>Given</w:t>
      </w:r>
      <w:r>
        <w:rPr>
          <w:spacing w:val="1"/>
          <w:sz w:val="24"/>
        </w:rPr>
        <w:t xml:space="preserve"> </w:t>
      </w:r>
      <w:r>
        <w:rPr>
          <w:sz w:val="24"/>
        </w:rPr>
        <w:t xml:space="preserve">that </w:t>
      </w:r>
      <w:r>
        <w:rPr>
          <w:spacing w:val="-2"/>
          <w:sz w:val="24"/>
        </w:rPr>
        <w:t>temporal</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dynamics</w:t>
      </w:r>
      <w:r>
        <w:rPr>
          <w:spacing w:val="-2"/>
          <w:sz w:val="24"/>
        </w:rPr>
        <w:t xml:space="preserve"> </w:t>
      </w:r>
      <w:r>
        <w:rPr>
          <w:sz w:val="24"/>
        </w:rPr>
        <w:t>in population density</w:t>
      </w:r>
      <w:r>
        <w:rPr>
          <w:spacing w:val="-5"/>
          <w:sz w:val="24"/>
        </w:rPr>
        <w:t xml:space="preserve"> </w:t>
      </w:r>
      <w:r>
        <w:rPr>
          <w:sz w:val="24"/>
        </w:rPr>
        <w:t>or</w:t>
      </w:r>
      <w:r>
        <w:rPr>
          <w:spacing w:val="1"/>
          <w:sz w:val="24"/>
        </w:rPr>
        <w:t xml:space="preserve"> </w:t>
      </w:r>
      <w:r>
        <w:rPr>
          <w:sz w:val="24"/>
        </w:rPr>
        <w:t>species composition commonly</w:t>
      </w:r>
      <w:r>
        <w:rPr>
          <w:spacing w:val="-8"/>
          <w:sz w:val="24"/>
        </w:rPr>
        <w:t xml:space="preserve"> </w:t>
      </w:r>
      <w:r>
        <w:rPr>
          <w:sz w:val="24"/>
        </w:rPr>
        <w:t>occur in</w:t>
      </w:r>
      <w:r>
        <w:rPr>
          <w:spacing w:val="2"/>
          <w:sz w:val="24"/>
        </w:rPr>
        <w:t xml:space="preserve"> </w:t>
      </w:r>
      <w:r>
        <w:rPr>
          <w:sz w:val="24"/>
        </w:rPr>
        <w:t>agro-</w:t>
      </w:r>
      <w:r>
        <w:rPr>
          <w:spacing w:val="-2"/>
          <w:sz w:val="24"/>
        </w:rPr>
        <w:t>ecosystems</w:t>
      </w:r>
    </w:p>
    <w:p>
      <w:pPr>
        <w:pStyle w:val="6"/>
      </w:pPr>
    </w:p>
    <w:p>
      <w:pPr>
        <w:pStyle w:val="10"/>
        <w:numPr>
          <w:ilvl w:val="0"/>
          <w:numId w:val="19"/>
        </w:numPr>
        <w:tabs>
          <w:tab w:val="left" w:pos="1440"/>
        </w:tabs>
        <w:spacing w:before="1" w:after="0" w:line="240" w:lineRule="auto"/>
        <w:ind w:left="1440" w:right="0" w:hanging="600"/>
        <w:jc w:val="left"/>
        <w:rPr>
          <w:sz w:val="24"/>
        </w:rPr>
      </w:pPr>
      <w:r>
        <w:rPr>
          <w:sz w:val="24"/>
        </w:rPr>
        <w:t>(Settle</w:t>
      </w:r>
      <w:r>
        <w:rPr>
          <w:spacing w:val="-4"/>
          <w:sz w:val="24"/>
        </w:rPr>
        <w:t xml:space="preserve"> </w:t>
      </w:r>
      <w:r>
        <w:rPr>
          <w:i/>
          <w:sz w:val="24"/>
        </w:rPr>
        <w:t>et al.</w:t>
      </w:r>
      <w:r>
        <w:rPr>
          <w:sz w:val="24"/>
        </w:rPr>
        <w:t>, 1996; Dominik</w:t>
      </w:r>
      <w:r>
        <w:rPr>
          <w:spacing w:val="1"/>
          <w:sz w:val="24"/>
        </w:rPr>
        <w:t xml:space="preserve"> </w:t>
      </w:r>
      <w:r>
        <w:rPr>
          <w:i/>
          <w:sz w:val="24"/>
        </w:rPr>
        <w:t>et al.</w:t>
      </w:r>
      <w:r>
        <w:rPr>
          <w:sz w:val="24"/>
        </w:rPr>
        <w:t>, 2018), a</w:t>
      </w:r>
      <w:r>
        <w:rPr>
          <w:spacing w:val="-1"/>
          <w:sz w:val="24"/>
        </w:rPr>
        <w:t xml:space="preserve"> </w:t>
      </w:r>
      <w:r>
        <w:rPr>
          <w:sz w:val="24"/>
        </w:rPr>
        <w:t>consistently</w:t>
      </w:r>
      <w:r>
        <w:rPr>
          <w:spacing w:val="-5"/>
          <w:sz w:val="24"/>
        </w:rPr>
        <w:t xml:space="preserve"> </w:t>
      </w:r>
      <w:r>
        <w:rPr>
          <w:sz w:val="24"/>
        </w:rPr>
        <w:t>high pest consumption by</w:t>
      </w:r>
      <w:r>
        <w:rPr>
          <w:spacing w:val="-3"/>
          <w:sz w:val="24"/>
        </w:rPr>
        <w:t xml:space="preserve"> </w:t>
      </w:r>
      <w:r>
        <w:rPr>
          <w:spacing w:val="-2"/>
          <w:sz w:val="24"/>
        </w:rPr>
        <w:t>generalist</w:t>
      </w:r>
    </w:p>
    <w:p>
      <w:pPr>
        <w:pStyle w:val="10"/>
        <w:numPr>
          <w:ilvl w:val="0"/>
          <w:numId w:val="19"/>
        </w:numPr>
        <w:tabs>
          <w:tab w:val="left" w:pos="1440"/>
        </w:tabs>
        <w:spacing w:before="276" w:after="0" w:line="240" w:lineRule="auto"/>
        <w:ind w:left="1440" w:right="0" w:hanging="600"/>
        <w:jc w:val="left"/>
        <w:rPr>
          <w:sz w:val="24"/>
        </w:rPr>
      </w:pPr>
      <w:r>
        <w:rPr>
          <w:sz w:val="24"/>
        </w:rPr>
        <w:t>predators</w:t>
      </w:r>
      <w:r>
        <w:rPr>
          <w:spacing w:val="-1"/>
          <w:sz w:val="24"/>
        </w:rPr>
        <w:t xml:space="preserve"> </w:t>
      </w:r>
      <w:r>
        <w:rPr>
          <w:sz w:val="24"/>
        </w:rPr>
        <w:t>over</w:t>
      </w:r>
      <w:r>
        <w:rPr>
          <w:spacing w:val="2"/>
          <w:sz w:val="24"/>
        </w:rPr>
        <w:t xml:space="preserve"> </w:t>
      </w:r>
      <w:r>
        <w:rPr>
          <w:sz w:val="24"/>
        </w:rPr>
        <w:t>years, if</w:t>
      </w:r>
      <w:r>
        <w:rPr>
          <w:spacing w:val="-2"/>
          <w:sz w:val="24"/>
        </w:rPr>
        <w:t xml:space="preserve"> </w:t>
      </w:r>
      <w:r>
        <w:rPr>
          <w:sz w:val="24"/>
        </w:rPr>
        <w:t>it</w:t>
      </w:r>
      <w:r>
        <w:rPr>
          <w:spacing w:val="-1"/>
          <w:sz w:val="24"/>
        </w:rPr>
        <w:t xml:space="preserve"> </w:t>
      </w:r>
      <w:r>
        <w:rPr>
          <w:sz w:val="24"/>
        </w:rPr>
        <w:t>occurs, will</w:t>
      </w:r>
      <w:r>
        <w:rPr>
          <w:spacing w:val="-1"/>
          <w:sz w:val="24"/>
        </w:rPr>
        <w:t xml:space="preserve"> </w:t>
      </w:r>
      <w:r>
        <w:rPr>
          <w:sz w:val="24"/>
        </w:rPr>
        <w:t>provide strong</w:t>
      </w:r>
      <w:r>
        <w:rPr>
          <w:spacing w:val="-4"/>
          <w:sz w:val="24"/>
        </w:rPr>
        <w:t xml:space="preserve"> </w:t>
      </w:r>
      <w:r>
        <w:rPr>
          <w:sz w:val="24"/>
        </w:rPr>
        <w:t>support</w:t>
      </w:r>
      <w:r>
        <w:rPr>
          <w:spacing w:val="-1"/>
          <w:sz w:val="24"/>
        </w:rPr>
        <w:t xml:space="preserve"> </w:t>
      </w:r>
      <w:r>
        <w:rPr>
          <w:sz w:val="24"/>
        </w:rPr>
        <w:t>for applying</w:t>
      </w:r>
      <w:r>
        <w:rPr>
          <w:spacing w:val="-4"/>
          <w:sz w:val="24"/>
        </w:rPr>
        <w:t xml:space="preserve"> </w:t>
      </w:r>
      <w:r>
        <w:rPr>
          <w:sz w:val="24"/>
        </w:rPr>
        <w:t>these</w:t>
      </w:r>
      <w:r>
        <w:rPr>
          <w:spacing w:val="-2"/>
          <w:sz w:val="24"/>
        </w:rPr>
        <w:t xml:space="preserve"> </w:t>
      </w:r>
      <w:r>
        <w:rPr>
          <w:sz w:val="24"/>
        </w:rPr>
        <w:t>predators</w:t>
      </w:r>
      <w:r>
        <w:rPr>
          <w:spacing w:val="-1"/>
          <w:sz w:val="24"/>
        </w:rPr>
        <w:t xml:space="preserve"> </w:t>
      </w:r>
      <w:r>
        <w:rPr>
          <w:sz w:val="24"/>
        </w:rPr>
        <w:t xml:space="preserve">in </w:t>
      </w:r>
      <w:r>
        <w:rPr>
          <w:spacing w:val="-4"/>
          <w:sz w:val="24"/>
        </w:rPr>
        <w:t>pest</w:t>
      </w:r>
    </w:p>
    <w:p>
      <w:pPr>
        <w:pStyle w:val="10"/>
        <w:numPr>
          <w:ilvl w:val="0"/>
          <w:numId w:val="19"/>
        </w:numPr>
        <w:tabs>
          <w:tab w:val="left" w:pos="1440"/>
        </w:tabs>
        <w:spacing w:before="276" w:after="0" w:line="240" w:lineRule="auto"/>
        <w:ind w:left="1440" w:right="0" w:hanging="600"/>
        <w:jc w:val="left"/>
        <w:rPr>
          <w:sz w:val="24"/>
        </w:rPr>
      </w:pPr>
      <w:r>
        <w:rPr>
          <w:sz w:val="24"/>
        </w:rPr>
        <w:t>management</w:t>
      </w:r>
      <w:r>
        <w:rPr>
          <w:spacing w:val="-4"/>
          <w:sz w:val="24"/>
        </w:rPr>
        <w:t xml:space="preserve"> </w:t>
      </w:r>
      <w:r>
        <w:rPr>
          <w:spacing w:val="-2"/>
          <w:sz w:val="24"/>
        </w:rPr>
        <w:t>programs.</w:t>
      </w:r>
    </w:p>
    <w:p>
      <w:pPr>
        <w:spacing w:after="0" w:line="240" w:lineRule="auto"/>
        <w:jc w:val="left"/>
        <w:rPr>
          <w:sz w:val="24"/>
        </w:rPr>
        <w:sectPr>
          <w:pgSz w:w="12240" w:h="15840"/>
          <w:pgMar w:top="1360" w:right="60" w:bottom="1240" w:left="0" w:header="0" w:footer="1056" w:gutter="0"/>
          <w:cols w:space="720" w:num="1"/>
        </w:sectPr>
      </w:pPr>
    </w:p>
    <w:p>
      <w:pPr>
        <w:pStyle w:val="10"/>
        <w:numPr>
          <w:ilvl w:val="0"/>
          <w:numId w:val="19"/>
        </w:numPr>
        <w:tabs>
          <w:tab w:val="left" w:pos="2100"/>
        </w:tabs>
        <w:spacing w:before="72" w:after="0" w:line="240" w:lineRule="auto"/>
        <w:ind w:left="2100" w:right="0" w:hanging="1260"/>
        <w:jc w:val="left"/>
        <w:rPr>
          <w:sz w:val="24"/>
        </w:rPr>
      </w:pPr>
      <w:r>
        <w:rPr>
          <w:sz w:val="24"/>
        </w:rPr>
        <w:t>To</w:t>
      </w:r>
      <w:r>
        <w:rPr>
          <w:spacing w:val="-3"/>
          <w:sz w:val="24"/>
        </w:rPr>
        <w:t xml:space="preserve"> </w:t>
      </w:r>
      <w:r>
        <w:rPr>
          <w:sz w:val="24"/>
        </w:rPr>
        <w:t>understand</w:t>
      </w:r>
      <w:r>
        <w:rPr>
          <w:spacing w:val="2"/>
          <w:sz w:val="24"/>
        </w:rPr>
        <w:t xml:space="preserve"> </w:t>
      </w:r>
      <w:r>
        <w:rPr>
          <w:sz w:val="24"/>
        </w:rPr>
        <w:t>the</w:t>
      </w:r>
      <w:r>
        <w:rPr>
          <w:spacing w:val="-1"/>
          <w:sz w:val="24"/>
        </w:rPr>
        <w:t xml:space="preserve"> </w:t>
      </w:r>
      <w:r>
        <w:rPr>
          <w:sz w:val="24"/>
        </w:rPr>
        <w:t>underlying</w:t>
      </w:r>
      <w:r>
        <w:rPr>
          <w:spacing w:val="-3"/>
          <w:sz w:val="24"/>
        </w:rPr>
        <w:t xml:space="preserve"> </w:t>
      </w:r>
      <w:r>
        <w:rPr>
          <w:sz w:val="24"/>
        </w:rPr>
        <w:t>mechanisms</w:t>
      </w:r>
      <w:r>
        <w:rPr>
          <w:spacing w:val="1"/>
          <w:sz w:val="24"/>
        </w:rPr>
        <w:t xml:space="preserve"> </w:t>
      </w:r>
      <w:r>
        <w:rPr>
          <w:sz w:val="24"/>
        </w:rPr>
        <w:t>for the</w:t>
      </w:r>
      <w:r>
        <w:rPr>
          <w:spacing w:val="-1"/>
          <w:sz w:val="24"/>
        </w:rPr>
        <w:t xml:space="preserve"> </w:t>
      </w:r>
      <w:r>
        <w:rPr>
          <w:sz w:val="24"/>
        </w:rPr>
        <w:t>biocontrol effect</w:t>
      </w:r>
      <w:r>
        <w:rPr>
          <w:spacing w:val="-1"/>
          <w:sz w:val="24"/>
        </w:rPr>
        <w:t xml:space="preserve"> </w:t>
      </w:r>
      <w:r>
        <w:rPr>
          <w:sz w:val="24"/>
        </w:rPr>
        <w:t>of</w:t>
      </w:r>
      <w:r>
        <w:rPr>
          <w:spacing w:val="1"/>
          <w:sz w:val="24"/>
        </w:rPr>
        <w:t xml:space="preserve"> </w:t>
      </w:r>
      <w:r>
        <w:rPr>
          <w:sz w:val="24"/>
        </w:rPr>
        <w:t xml:space="preserve">generalist </w:t>
      </w:r>
      <w:r>
        <w:rPr>
          <w:spacing w:val="-2"/>
          <w:sz w:val="24"/>
        </w:rPr>
        <w:t>predators,</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we</w:t>
      </w:r>
      <w:r>
        <w:rPr>
          <w:spacing w:val="-3"/>
          <w:sz w:val="24"/>
        </w:rPr>
        <w:t xml:space="preserve"> </w:t>
      </w:r>
      <w:r>
        <w:rPr>
          <w:sz w:val="24"/>
        </w:rPr>
        <w:t>also</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examine</w:t>
      </w:r>
      <w:r>
        <w:rPr>
          <w:spacing w:val="-1"/>
          <w:sz w:val="24"/>
        </w:rPr>
        <w:t xml:space="preserve"> </w:t>
      </w:r>
      <w:r>
        <w:rPr>
          <w:sz w:val="24"/>
        </w:rPr>
        <w:t>how</w:t>
      </w:r>
      <w:r>
        <w:rPr>
          <w:spacing w:val="-1"/>
          <w:sz w:val="24"/>
        </w:rPr>
        <w:t xml:space="preserve"> </w:t>
      </w:r>
      <w:r>
        <w:rPr>
          <w:sz w:val="24"/>
        </w:rPr>
        <w:t>various</w:t>
      </w:r>
      <w:r>
        <w:rPr>
          <w:spacing w:val="-1"/>
          <w:sz w:val="24"/>
        </w:rPr>
        <w:t xml:space="preserve"> </w:t>
      </w:r>
      <w:r>
        <w:rPr>
          <w:sz w:val="24"/>
        </w:rPr>
        <w:t>abiotic</w:t>
      </w:r>
      <w:r>
        <w:rPr>
          <w:spacing w:val="-1"/>
          <w:sz w:val="24"/>
        </w:rPr>
        <w:t xml:space="preserve"> </w:t>
      </w:r>
      <w:r>
        <w:rPr>
          <w:sz w:val="24"/>
        </w:rPr>
        <w:t>and</w:t>
      </w:r>
      <w:r>
        <w:rPr>
          <w:spacing w:val="1"/>
          <w:sz w:val="24"/>
        </w:rPr>
        <w:t xml:space="preserve"> </w:t>
      </w:r>
      <w:r>
        <w:rPr>
          <w:sz w:val="24"/>
        </w:rPr>
        <w:t>biotic</w:t>
      </w:r>
      <w:r>
        <w:rPr>
          <w:spacing w:val="-1"/>
          <w:sz w:val="24"/>
        </w:rPr>
        <w:t xml:space="preserve"> </w:t>
      </w:r>
      <w:r>
        <w:rPr>
          <w:sz w:val="24"/>
        </w:rPr>
        <w:t>factors affect</w:t>
      </w:r>
      <w:r>
        <w:rPr>
          <w:spacing w:val="-1"/>
          <w:sz w:val="24"/>
        </w:rPr>
        <w:t xml:space="preserve"> </w:t>
      </w:r>
      <w:r>
        <w:rPr>
          <w:sz w:val="24"/>
        </w:rPr>
        <w:t>the</w:t>
      </w:r>
      <w:r>
        <w:rPr>
          <w:spacing w:val="-2"/>
          <w:sz w:val="24"/>
        </w:rPr>
        <w:t xml:space="preserve"> </w:t>
      </w:r>
      <w:r>
        <w:rPr>
          <w:sz w:val="24"/>
        </w:rPr>
        <w:t>diet</w:t>
      </w:r>
      <w:r>
        <w:rPr>
          <w:spacing w:val="-1"/>
          <w:sz w:val="24"/>
        </w:rPr>
        <w:t xml:space="preserve"> </w:t>
      </w:r>
      <w:r>
        <w:rPr>
          <w:sz w:val="24"/>
        </w:rPr>
        <w:t xml:space="preserve">composition </w:t>
      </w:r>
      <w:r>
        <w:rPr>
          <w:spacing w:val="-5"/>
          <w:sz w:val="24"/>
        </w:rPr>
        <w:t>of</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generalist</w:t>
      </w:r>
      <w:r>
        <w:rPr>
          <w:spacing w:val="-4"/>
          <w:sz w:val="24"/>
        </w:rPr>
        <w:t xml:space="preserve"> </w:t>
      </w:r>
      <w:r>
        <w:rPr>
          <w:sz w:val="24"/>
        </w:rPr>
        <w:t>predators</w:t>
      </w:r>
      <w:r>
        <w:rPr>
          <w:spacing w:val="-1"/>
          <w:sz w:val="24"/>
        </w:rPr>
        <w:t xml:space="preserve"> </w:t>
      </w:r>
      <w:r>
        <w:rPr>
          <w:sz w:val="24"/>
        </w:rPr>
        <w:t>in</w:t>
      </w:r>
      <w:r>
        <w:rPr>
          <w:spacing w:val="-1"/>
          <w:sz w:val="24"/>
        </w:rPr>
        <w:t xml:space="preserve"> </w:t>
      </w:r>
      <w:r>
        <w:rPr>
          <w:sz w:val="24"/>
        </w:rPr>
        <w:t>agro-ecosystems</w:t>
      </w:r>
      <w:r>
        <w:rPr>
          <w:spacing w:val="-1"/>
          <w:sz w:val="24"/>
        </w:rPr>
        <w:t xml:space="preserve"> </w:t>
      </w:r>
      <w:r>
        <w:rPr>
          <w:sz w:val="24"/>
        </w:rPr>
        <w:t>(knowledge gap</w:t>
      </w:r>
      <w:r>
        <w:rPr>
          <w:spacing w:val="-2"/>
          <w:sz w:val="24"/>
        </w:rPr>
        <w:t xml:space="preserve"> </w:t>
      </w:r>
      <w:r>
        <w:rPr>
          <w:sz w:val="24"/>
        </w:rPr>
        <w:t>3).</w:t>
      </w:r>
      <w:r>
        <w:rPr>
          <w:spacing w:val="61"/>
          <w:sz w:val="24"/>
        </w:rPr>
        <w:t xml:space="preserve"> </w:t>
      </w:r>
      <w:r>
        <w:rPr>
          <w:sz w:val="24"/>
        </w:rPr>
        <w:t>First,</w:t>
      </w:r>
      <w:r>
        <w:rPr>
          <w:spacing w:val="-1"/>
          <w:sz w:val="24"/>
        </w:rPr>
        <w:t xml:space="preserve"> </w:t>
      </w:r>
      <w:r>
        <w:rPr>
          <w:sz w:val="24"/>
        </w:rPr>
        <w:t>arthropod</w:t>
      </w:r>
      <w:r>
        <w:rPr>
          <w:spacing w:val="-1"/>
          <w:sz w:val="24"/>
        </w:rPr>
        <w:t xml:space="preserve"> </w:t>
      </w:r>
      <w:r>
        <w:rPr>
          <w:spacing w:val="-2"/>
          <w:sz w:val="24"/>
        </w:rPr>
        <w:t>community</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composition</w:t>
      </w:r>
      <w:r>
        <w:rPr>
          <w:spacing w:val="-3"/>
          <w:sz w:val="24"/>
        </w:rPr>
        <w:t xml:space="preserve"> </w:t>
      </w:r>
      <w:r>
        <w:rPr>
          <w:sz w:val="24"/>
        </w:rPr>
        <w:t>(e.g., pest vs. alternative</w:t>
      </w:r>
      <w:r>
        <w:rPr>
          <w:spacing w:val="-2"/>
          <w:sz w:val="24"/>
        </w:rPr>
        <w:t xml:space="preserve"> </w:t>
      </w:r>
      <w:r>
        <w:rPr>
          <w:sz w:val="24"/>
        </w:rPr>
        <w:t>prey</w:t>
      </w:r>
      <w:r>
        <w:rPr>
          <w:spacing w:val="-5"/>
          <w:sz w:val="24"/>
        </w:rPr>
        <w:t xml:space="preserve"> </w:t>
      </w:r>
      <w:r>
        <w:rPr>
          <w:sz w:val="24"/>
        </w:rPr>
        <w:t>density)</w:t>
      </w:r>
      <w:r>
        <w:rPr>
          <w:spacing w:val="3"/>
          <w:sz w:val="24"/>
        </w:rPr>
        <w:t xml:space="preserve"> </w:t>
      </w:r>
      <w:r>
        <w:rPr>
          <w:sz w:val="24"/>
        </w:rPr>
        <w:t>may</w:t>
      </w:r>
      <w:r>
        <w:rPr>
          <w:spacing w:val="-5"/>
          <w:sz w:val="24"/>
        </w:rPr>
        <w:t xml:space="preserve"> </w:t>
      </w:r>
      <w:r>
        <w:rPr>
          <w:sz w:val="24"/>
        </w:rPr>
        <w:t>vary</w:t>
      </w:r>
      <w:r>
        <w:rPr>
          <w:spacing w:val="-6"/>
          <w:sz w:val="24"/>
        </w:rPr>
        <w:t xml:space="preserve"> </w:t>
      </w:r>
      <w:r>
        <w:rPr>
          <w:sz w:val="24"/>
        </w:rPr>
        <w:t xml:space="preserve">with crop stages and </w:t>
      </w:r>
      <w:r>
        <w:rPr>
          <w:spacing w:val="-2"/>
          <w:sz w:val="24"/>
        </w:rPr>
        <w:t>affect</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predator-prey</w:t>
      </w:r>
      <w:r>
        <w:rPr>
          <w:spacing w:val="-8"/>
          <w:sz w:val="24"/>
        </w:rPr>
        <w:t xml:space="preserve"> </w:t>
      </w:r>
      <w:r>
        <w:rPr>
          <w:sz w:val="24"/>
        </w:rPr>
        <w:t>trophic interactions</w:t>
      </w:r>
      <w:r>
        <w:rPr>
          <w:spacing w:val="2"/>
          <w:sz w:val="24"/>
        </w:rPr>
        <w:t xml:space="preserve"> </w:t>
      </w:r>
      <w:r>
        <w:rPr>
          <w:sz w:val="24"/>
        </w:rPr>
        <w:t>(Roubinet</w:t>
      </w:r>
      <w:r>
        <w:rPr>
          <w:spacing w:val="-1"/>
          <w:sz w:val="24"/>
        </w:rPr>
        <w:t xml:space="preserve"> </w:t>
      </w:r>
      <w:r>
        <w:rPr>
          <w:i/>
          <w:sz w:val="24"/>
        </w:rPr>
        <w:t>et al.</w:t>
      </w:r>
      <w:r>
        <w:rPr>
          <w:sz w:val="24"/>
        </w:rPr>
        <w:t>, 2017).</w:t>
      </w:r>
      <w:r>
        <w:rPr>
          <w:spacing w:val="59"/>
          <w:sz w:val="24"/>
        </w:rPr>
        <w:t xml:space="preserve"> </w:t>
      </w:r>
      <w:r>
        <w:rPr>
          <w:sz w:val="24"/>
        </w:rPr>
        <w:t>Therefore, we</w:t>
      </w:r>
      <w:r>
        <w:rPr>
          <w:spacing w:val="-3"/>
          <w:sz w:val="24"/>
        </w:rPr>
        <w:t xml:space="preserve"> </w:t>
      </w:r>
      <w:r>
        <w:rPr>
          <w:sz w:val="24"/>
        </w:rPr>
        <w:t>should examine</w:t>
      </w:r>
      <w:r>
        <w:rPr>
          <w:spacing w:val="-1"/>
          <w:sz w:val="24"/>
        </w:rPr>
        <w:t xml:space="preserve"> </w:t>
      </w:r>
      <w:r>
        <w:rPr>
          <w:spacing w:val="-5"/>
          <w:sz w:val="24"/>
        </w:rPr>
        <w:t>how</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crop</w:t>
      </w:r>
      <w:r>
        <w:rPr>
          <w:spacing w:val="-1"/>
          <w:sz w:val="24"/>
        </w:rPr>
        <w:t xml:space="preserve"> </w:t>
      </w:r>
      <w:r>
        <w:rPr>
          <w:sz w:val="24"/>
        </w:rPr>
        <w:t>stage affects</w:t>
      </w:r>
      <w:r>
        <w:rPr>
          <w:spacing w:val="-1"/>
          <w:sz w:val="24"/>
        </w:rPr>
        <w:t xml:space="preserve"> </w:t>
      </w:r>
      <w:r>
        <w:rPr>
          <w:sz w:val="24"/>
        </w:rPr>
        <w:t>the</w:t>
      </w:r>
      <w:r>
        <w:rPr>
          <w:spacing w:val="-1"/>
          <w:sz w:val="24"/>
        </w:rPr>
        <w:t xml:space="preserve"> </w:t>
      </w:r>
      <w:r>
        <w:rPr>
          <w:sz w:val="24"/>
        </w:rPr>
        <w:t>pest</w:t>
      </w:r>
      <w:r>
        <w:rPr>
          <w:spacing w:val="-1"/>
          <w:sz w:val="24"/>
        </w:rPr>
        <w:t xml:space="preserve"> </w:t>
      </w:r>
      <w:r>
        <w:rPr>
          <w:sz w:val="24"/>
        </w:rPr>
        <w:t>consumption</w:t>
      </w:r>
      <w:r>
        <w:rPr>
          <w:spacing w:val="-1"/>
          <w:sz w:val="24"/>
        </w:rPr>
        <w:t xml:space="preserve"> </w:t>
      </w:r>
      <w:r>
        <w:rPr>
          <w:sz w:val="24"/>
        </w:rPr>
        <w:t>by</w:t>
      </w:r>
      <w:r>
        <w:rPr>
          <w:spacing w:val="-6"/>
          <w:sz w:val="24"/>
        </w:rPr>
        <w:t xml:space="preserve"> </w:t>
      </w:r>
      <w:r>
        <w:rPr>
          <w:sz w:val="24"/>
        </w:rPr>
        <w:t>generalist</w:t>
      </w:r>
      <w:r>
        <w:rPr>
          <w:spacing w:val="-1"/>
          <w:sz w:val="24"/>
        </w:rPr>
        <w:t xml:space="preserve"> </w:t>
      </w:r>
      <w:r>
        <w:rPr>
          <w:sz w:val="24"/>
        </w:rPr>
        <w:t>predators</w:t>
      </w:r>
      <w:r>
        <w:rPr>
          <w:spacing w:val="-1"/>
          <w:sz w:val="24"/>
        </w:rPr>
        <w:t xml:space="preserve"> </w:t>
      </w:r>
      <w:r>
        <w:rPr>
          <w:sz w:val="24"/>
        </w:rPr>
        <w:t>within</w:t>
      </w:r>
      <w:r>
        <w:rPr>
          <w:spacing w:val="-1"/>
          <w:sz w:val="24"/>
        </w:rPr>
        <w:t xml:space="preserve"> </w:t>
      </w:r>
      <w:r>
        <w:rPr>
          <w:sz w:val="24"/>
        </w:rPr>
        <w:t>a</w:t>
      </w:r>
      <w:r>
        <w:rPr>
          <w:spacing w:val="1"/>
          <w:sz w:val="24"/>
        </w:rPr>
        <w:t xml:space="preserve"> </w:t>
      </w:r>
      <w:r>
        <w:rPr>
          <w:sz w:val="24"/>
        </w:rPr>
        <w:t>growth</w:t>
      </w:r>
      <w:r>
        <w:rPr>
          <w:spacing w:val="-1"/>
          <w:sz w:val="24"/>
        </w:rPr>
        <w:t xml:space="preserve"> </w:t>
      </w:r>
      <w:r>
        <w:rPr>
          <w:sz w:val="24"/>
        </w:rPr>
        <w:t>season.</w:t>
      </w:r>
      <w:r>
        <w:rPr>
          <w:spacing w:val="64"/>
          <w:sz w:val="24"/>
        </w:rPr>
        <w:t xml:space="preserve"> </w:t>
      </w:r>
      <w:r>
        <w:rPr>
          <w:spacing w:val="-2"/>
          <w:sz w:val="24"/>
        </w:rPr>
        <w:t>Second,</w:t>
      </w:r>
    </w:p>
    <w:p>
      <w:pPr>
        <w:pStyle w:val="6"/>
      </w:pPr>
    </w:p>
    <w:p>
      <w:pPr>
        <w:pStyle w:val="10"/>
        <w:numPr>
          <w:ilvl w:val="0"/>
          <w:numId w:val="19"/>
        </w:numPr>
        <w:tabs>
          <w:tab w:val="left" w:pos="1440"/>
        </w:tabs>
        <w:spacing w:before="0" w:after="0" w:line="240" w:lineRule="auto"/>
        <w:ind w:left="1440" w:right="0" w:hanging="600"/>
        <w:jc w:val="left"/>
        <w:rPr>
          <w:sz w:val="24"/>
        </w:rPr>
      </w:pPr>
      <w:r>
        <w:rPr>
          <w:sz w:val="24"/>
        </w:rPr>
        <w:t>we</w:t>
      </w:r>
      <w:r>
        <w:rPr>
          <w:spacing w:val="-3"/>
          <w:sz w:val="24"/>
        </w:rPr>
        <w:t xml:space="preserve"> </w:t>
      </w:r>
      <w:r>
        <w:rPr>
          <w:sz w:val="24"/>
        </w:rPr>
        <w:t>should</w:t>
      </w:r>
      <w:r>
        <w:rPr>
          <w:spacing w:val="-1"/>
          <w:sz w:val="24"/>
        </w:rPr>
        <w:t xml:space="preserve"> </w:t>
      </w:r>
      <w:r>
        <w:rPr>
          <w:sz w:val="24"/>
        </w:rPr>
        <w:t>examine</w:t>
      </w:r>
      <w:r>
        <w:rPr>
          <w:spacing w:val="-1"/>
          <w:sz w:val="24"/>
        </w:rPr>
        <w:t xml:space="preserve"> </w:t>
      </w:r>
      <w:r>
        <w:rPr>
          <w:sz w:val="24"/>
        </w:rPr>
        <w:t>whether</w:t>
      </w:r>
      <w:r>
        <w:rPr>
          <w:spacing w:val="-3"/>
          <w:sz w:val="24"/>
        </w:rPr>
        <w:t xml:space="preserve"> </w:t>
      </w:r>
      <w:r>
        <w:rPr>
          <w:sz w:val="24"/>
        </w:rPr>
        <w:t>farming</w:t>
      </w:r>
      <w:r>
        <w:rPr>
          <w:spacing w:val="-3"/>
          <w:sz w:val="24"/>
        </w:rPr>
        <w:t xml:space="preserve"> </w:t>
      </w:r>
      <w:r>
        <w:rPr>
          <w:sz w:val="24"/>
        </w:rPr>
        <w:t>practices</w:t>
      </w:r>
      <w:r>
        <w:rPr>
          <w:spacing w:val="-1"/>
          <w:sz w:val="24"/>
        </w:rPr>
        <w:t xml:space="preserve"> </w:t>
      </w:r>
      <w:r>
        <w:rPr>
          <w:sz w:val="24"/>
        </w:rPr>
        <w:t>(e.g.,</w:t>
      </w:r>
      <w:r>
        <w:rPr>
          <w:spacing w:val="-1"/>
          <w:sz w:val="24"/>
        </w:rPr>
        <w:t xml:space="preserve"> </w:t>
      </w:r>
      <w:r>
        <w:rPr>
          <w:sz w:val="24"/>
        </w:rPr>
        <w:t>organic and</w:t>
      </w:r>
      <w:r>
        <w:rPr>
          <w:spacing w:val="1"/>
          <w:sz w:val="24"/>
        </w:rPr>
        <w:t xml:space="preserve"> </w:t>
      </w:r>
      <w:r>
        <w:rPr>
          <w:sz w:val="24"/>
        </w:rPr>
        <w:t>conventional) influence</w:t>
      </w:r>
      <w:r>
        <w:rPr>
          <w:spacing w:val="-2"/>
          <w:sz w:val="24"/>
        </w:rPr>
        <w:t xml:space="preserve"> </w:t>
      </w:r>
      <w:r>
        <w:rPr>
          <w:sz w:val="24"/>
        </w:rPr>
        <w:t xml:space="preserve">the </w:t>
      </w:r>
      <w:r>
        <w:rPr>
          <w:spacing w:val="-4"/>
          <w:sz w:val="24"/>
        </w:rPr>
        <w:t>diet</w:t>
      </w:r>
    </w:p>
    <w:p>
      <w:pPr>
        <w:pStyle w:val="6"/>
        <w:spacing w:before="1"/>
      </w:pPr>
    </w:p>
    <w:p>
      <w:pPr>
        <w:pStyle w:val="10"/>
        <w:numPr>
          <w:ilvl w:val="0"/>
          <w:numId w:val="19"/>
        </w:numPr>
        <w:tabs>
          <w:tab w:val="left" w:pos="1440"/>
        </w:tabs>
        <w:spacing w:before="0" w:after="0" w:line="240" w:lineRule="auto"/>
        <w:ind w:left="1440" w:right="0" w:hanging="600"/>
        <w:jc w:val="left"/>
        <w:rPr>
          <w:sz w:val="24"/>
        </w:rPr>
      </w:pPr>
      <w:r>
        <w:rPr>
          <w:sz w:val="24"/>
        </w:rPr>
        <w:t>composition</w:t>
      </w:r>
      <w:r>
        <w:rPr>
          <w:spacing w:val="-1"/>
          <w:sz w:val="24"/>
        </w:rPr>
        <w:t xml:space="preserve"> </w:t>
      </w:r>
      <w:r>
        <w:rPr>
          <w:sz w:val="24"/>
        </w:rPr>
        <w:t>of</w:t>
      </w:r>
      <w:r>
        <w:rPr>
          <w:spacing w:val="-1"/>
          <w:sz w:val="24"/>
        </w:rPr>
        <w:t xml:space="preserve"> </w:t>
      </w:r>
      <w:r>
        <w:rPr>
          <w:sz w:val="24"/>
        </w:rPr>
        <w:t>predators</w:t>
      </w:r>
      <w:r>
        <w:rPr>
          <w:spacing w:val="1"/>
          <w:sz w:val="24"/>
        </w:rPr>
        <w:t xml:space="preserve"> </w:t>
      </w:r>
      <w:r>
        <w:rPr>
          <w:sz w:val="24"/>
        </w:rPr>
        <w:t>(e.g.,</w:t>
      </w:r>
      <w:r>
        <w:rPr>
          <w:spacing w:val="-1"/>
          <w:sz w:val="24"/>
        </w:rPr>
        <w:t xml:space="preserve"> </w:t>
      </w:r>
      <w:r>
        <w:rPr>
          <w:sz w:val="24"/>
        </w:rPr>
        <w:t>pest</w:t>
      </w:r>
      <w:r>
        <w:rPr>
          <w:spacing w:val="-1"/>
          <w:sz w:val="24"/>
        </w:rPr>
        <w:t xml:space="preserve"> </w:t>
      </w:r>
      <w:r>
        <w:rPr>
          <w:sz w:val="24"/>
        </w:rPr>
        <w:t>consumption)</w:t>
      </w:r>
      <w:r>
        <w:rPr>
          <w:spacing w:val="2"/>
          <w:sz w:val="24"/>
        </w:rPr>
        <w:t xml:space="preserve"> </w:t>
      </w:r>
      <w:r>
        <w:rPr>
          <w:sz w:val="24"/>
        </w:rPr>
        <w:t>(Birkhofer</w:t>
      </w:r>
      <w:r>
        <w:rPr>
          <w:spacing w:val="-1"/>
          <w:sz w:val="24"/>
        </w:rPr>
        <w:t xml:space="preserve"> </w:t>
      </w:r>
      <w:r>
        <w:rPr>
          <w:i/>
          <w:sz w:val="24"/>
        </w:rPr>
        <w:t>et</w:t>
      </w:r>
      <w:r>
        <w:rPr>
          <w:i/>
          <w:spacing w:val="-1"/>
          <w:sz w:val="24"/>
        </w:rPr>
        <w:t xml:space="preserve"> </w:t>
      </w:r>
      <w:r>
        <w:rPr>
          <w:i/>
          <w:sz w:val="24"/>
        </w:rPr>
        <w:t>al.</w:t>
      </w:r>
      <w:r>
        <w:rPr>
          <w:sz w:val="24"/>
        </w:rPr>
        <w:t>, 2011).</w:t>
      </w:r>
      <w:r>
        <w:rPr>
          <w:spacing w:val="59"/>
          <w:sz w:val="24"/>
        </w:rPr>
        <w:t xml:space="preserve"> </w:t>
      </w:r>
      <w:r>
        <w:rPr>
          <w:sz w:val="24"/>
        </w:rPr>
        <w:t>This</w:t>
      </w:r>
      <w:r>
        <w:rPr>
          <w:spacing w:val="-1"/>
          <w:sz w:val="24"/>
        </w:rPr>
        <w:t xml:space="preserve"> </w:t>
      </w:r>
      <w:r>
        <w:rPr>
          <w:sz w:val="24"/>
        </w:rPr>
        <w:t xml:space="preserve">will </w:t>
      </w:r>
      <w:r>
        <w:rPr>
          <w:spacing w:val="-2"/>
          <w:sz w:val="24"/>
        </w:rPr>
        <w:t>demonstrate</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whether</w:t>
      </w:r>
      <w:r>
        <w:rPr>
          <w:spacing w:val="-2"/>
          <w:sz w:val="24"/>
        </w:rPr>
        <w:t xml:space="preserve"> </w:t>
      </w:r>
      <w:r>
        <w:rPr>
          <w:sz w:val="24"/>
        </w:rPr>
        <w:t>generalist predators</w:t>
      </w:r>
      <w:r>
        <w:rPr>
          <w:spacing w:val="-1"/>
          <w:sz w:val="24"/>
        </w:rPr>
        <w:t xml:space="preserve"> </w:t>
      </w:r>
      <w:r>
        <w:rPr>
          <w:sz w:val="24"/>
        </w:rPr>
        <w:t>provide</w:t>
      </w:r>
      <w:r>
        <w:rPr>
          <w:spacing w:val="-1"/>
          <w:sz w:val="24"/>
        </w:rPr>
        <w:t xml:space="preserve"> </w:t>
      </w:r>
      <w:r>
        <w:rPr>
          <w:sz w:val="24"/>
        </w:rPr>
        <w:t>varying</w:t>
      </w:r>
      <w:r>
        <w:rPr>
          <w:spacing w:val="-3"/>
          <w:sz w:val="24"/>
        </w:rPr>
        <w:t xml:space="preserve"> </w:t>
      </w:r>
      <w:r>
        <w:rPr>
          <w:sz w:val="24"/>
        </w:rPr>
        <w:t>biocontrol</w:t>
      </w:r>
      <w:r>
        <w:rPr>
          <w:spacing w:val="-1"/>
          <w:sz w:val="24"/>
        </w:rPr>
        <w:t xml:space="preserve"> </w:t>
      </w:r>
      <w:r>
        <w:rPr>
          <w:sz w:val="24"/>
        </w:rPr>
        <w:t>values</w:t>
      </w:r>
      <w:r>
        <w:rPr>
          <w:spacing w:val="-1"/>
          <w:sz w:val="24"/>
        </w:rPr>
        <w:t xml:space="preserve"> </w:t>
      </w:r>
      <w:r>
        <w:rPr>
          <w:sz w:val="24"/>
        </w:rPr>
        <w:t>in specific</w:t>
      </w:r>
      <w:r>
        <w:rPr>
          <w:spacing w:val="-2"/>
          <w:sz w:val="24"/>
        </w:rPr>
        <w:t xml:space="preserve"> </w:t>
      </w:r>
      <w:r>
        <w:rPr>
          <w:sz w:val="24"/>
        </w:rPr>
        <w:t>farm</w:t>
      </w:r>
      <w:r>
        <w:rPr>
          <w:spacing w:val="-1"/>
          <w:sz w:val="24"/>
        </w:rPr>
        <w:t xml:space="preserve"> </w:t>
      </w:r>
      <w:r>
        <w:rPr>
          <w:sz w:val="24"/>
        </w:rPr>
        <w:t>types.</w:t>
      </w:r>
      <w:r>
        <w:rPr>
          <w:spacing w:val="59"/>
          <w:sz w:val="24"/>
        </w:rPr>
        <w:t xml:space="preserve"> </w:t>
      </w:r>
      <w:r>
        <w:rPr>
          <w:sz w:val="24"/>
        </w:rPr>
        <w:t>Third,</w:t>
      </w:r>
      <w:r>
        <w:rPr>
          <w:spacing w:val="-1"/>
          <w:sz w:val="24"/>
        </w:rPr>
        <w:t xml:space="preserve"> </w:t>
      </w:r>
      <w:r>
        <w:rPr>
          <w:spacing w:val="-5"/>
          <w:sz w:val="24"/>
        </w:rPr>
        <w:t>we</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should</w:t>
      </w:r>
      <w:r>
        <w:rPr>
          <w:spacing w:val="-1"/>
          <w:sz w:val="24"/>
        </w:rPr>
        <w:t xml:space="preserve"> </w:t>
      </w:r>
      <w:r>
        <w:rPr>
          <w:sz w:val="24"/>
        </w:rPr>
        <w:t>investigate the</w:t>
      </w:r>
      <w:r>
        <w:rPr>
          <w:spacing w:val="-1"/>
          <w:sz w:val="24"/>
        </w:rPr>
        <w:t xml:space="preserve"> </w:t>
      </w:r>
      <w:r>
        <w:rPr>
          <w:sz w:val="24"/>
        </w:rPr>
        <w:t>relationship</w:t>
      </w:r>
      <w:r>
        <w:rPr>
          <w:spacing w:val="-1"/>
          <w:sz w:val="24"/>
        </w:rPr>
        <w:t xml:space="preserve"> </w:t>
      </w:r>
      <w:r>
        <w:rPr>
          <w:sz w:val="24"/>
        </w:rPr>
        <w:t>between the relative</w:t>
      </w:r>
      <w:r>
        <w:rPr>
          <w:spacing w:val="-2"/>
          <w:sz w:val="24"/>
        </w:rPr>
        <w:t xml:space="preserve"> </w:t>
      </w:r>
      <w:r>
        <w:rPr>
          <w:sz w:val="24"/>
        </w:rPr>
        <w:t>prey</w:t>
      </w:r>
      <w:r>
        <w:rPr>
          <w:spacing w:val="-5"/>
          <w:sz w:val="24"/>
        </w:rPr>
        <w:t xml:space="preserve"> </w:t>
      </w:r>
      <w:r>
        <w:rPr>
          <w:sz w:val="24"/>
        </w:rPr>
        <w:t>abundance</w:t>
      </w:r>
      <w:r>
        <w:rPr>
          <w:spacing w:val="-1"/>
          <w:sz w:val="24"/>
        </w:rPr>
        <w:t xml:space="preserve"> </w:t>
      </w:r>
      <w:r>
        <w:rPr>
          <w:sz w:val="24"/>
        </w:rPr>
        <w:t>and</w:t>
      </w:r>
      <w:r>
        <w:rPr>
          <w:spacing w:val="6"/>
          <w:sz w:val="24"/>
        </w:rPr>
        <w:t xml:space="preserve"> </w:t>
      </w:r>
      <w:r>
        <w:rPr>
          <w:sz w:val="24"/>
        </w:rPr>
        <w:t xml:space="preserve">the diet </w:t>
      </w:r>
      <w:r>
        <w:rPr>
          <w:spacing w:val="-2"/>
          <w:sz w:val="24"/>
        </w:rPr>
        <w:t>composition</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of</w:t>
      </w:r>
      <w:r>
        <w:rPr>
          <w:spacing w:val="-1"/>
          <w:sz w:val="24"/>
        </w:rPr>
        <w:t xml:space="preserve"> </w:t>
      </w:r>
      <w:r>
        <w:rPr>
          <w:sz w:val="24"/>
        </w:rPr>
        <w:t>their</w:t>
      </w:r>
      <w:r>
        <w:rPr>
          <w:spacing w:val="-1"/>
          <w:sz w:val="24"/>
        </w:rPr>
        <w:t xml:space="preserve"> </w:t>
      </w:r>
      <w:r>
        <w:rPr>
          <w:sz w:val="24"/>
        </w:rPr>
        <w:t>predators.</w:t>
      </w:r>
      <w:r>
        <w:rPr>
          <w:spacing w:val="59"/>
          <w:sz w:val="24"/>
        </w:rPr>
        <w:t xml:space="preserve"> </w:t>
      </w:r>
      <w:r>
        <w:rPr>
          <w:sz w:val="24"/>
        </w:rPr>
        <w:t>This</w:t>
      </w:r>
      <w:r>
        <w:rPr>
          <w:spacing w:val="-1"/>
          <w:sz w:val="24"/>
        </w:rPr>
        <w:t xml:space="preserve"> </w:t>
      </w:r>
      <w:r>
        <w:rPr>
          <w:sz w:val="24"/>
        </w:rPr>
        <w:t>will clarify</w:t>
      </w:r>
      <w:r>
        <w:rPr>
          <w:spacing w:val="-6"/>
          <w:sz w:val="24"/>
        </w:rPr>
        <w:t xml:space="preserve"> </w:t>
      </w:r>
      <w:r>
        <w:rPr>
          <w:sz w:val="24"/>
        </w:rPr>
        <w:t>whether pest</w:t>
      </w:r>
      <w:r>
        <w:rPr>
          <w:spacing w:val="1"/>
          <w:sz w:val="24"/>
        </w:rPr>
        <w:t xml:space="preserve"> </w:t>
      </w:r>
      <w:r>
        <w:rPr>
          <w:sz w:val="24"/>
        </w:rPr>
        <w:t>abundance</w:t>
      </w:r>
      <w:r>
        <w:rPr>
          <w:spacing w:val="-2"/>
          <w:sz w:val="24"/>
        </w:rPr>
        <w:t xml:space="preserve"> </w:t>
      </w:r>
      <w:r>
        <w:rPr>
          <w:sz w:val="24"/>
        </w:rPr>
        <w:t>or predator</w:t>
      </w:r>
      <w:r>
        <w:rPr>
          <w:spacing w:val="-1"/>
          <w:sz w:val="24"/>
        </w:rPr>
        <w:t xml:space="preserve"> </w:t>
      </w:r>
      <w:r>
        <w:rPr>
          <w:sz w:val="24"/>
        </w:rPr>
        <w:t>preference</w:t>
      </w:r>
      <w:r>
        <w:rPr>
          <w:spacing w:val="-1"/>
          <w:sz w:val="24"/>
        </w:rPr>
        <w:t xml:space="preserve"> </w:t>
      </w:r>
      <w:r>
        <w:rPr>
          <w:spacing w:val="-2"/>
          <w:sz w:val="24"/>
        </w:rPr>
        <w:t>mainly</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explains</w:t>
      </w:r>
      <w:r>
        <w:rPr>
          <w:spacing w:val="-3"/>
          <w:sz w:val="24"/>
        </w:rPr>
        <w:t xml:space="preserve"> </w:t>
      </w:r>
      <w:r>
        <w:rPr>
          <w:sz w:val="24"/>
        </w:rPr>
        <w:t>the</w:t>
      </w:r>
      <w:r>
        <w:rPr>
          <w:spacing w:val="-1"/>
          <w:sz w:val="24"/>
        </w:rPr>
        <w:t xml:space="preserve"> </w:t>
      </w:r>
      <w:r>
        <w:rPr>
          <w:sz w:val="24"/>
        </w:rPr>
        <w:t>pest consumption by</w:t>
      </w:r>
      <w:r>
        <w:rPr>
          <w:spacing w:val="-5"/>
          <w:sz w:val="24"/>
        </w:rPr>
        <w:t xml:space="preserve"> </w:t>
      </w:r>
      <w:r>
        <w:rPr>
          <w:sz w:val="24"/>
        </w:rPr>
        <w:t>predators</w:t>
      </w:r>
      <w:r>
        <w:rPr>
          <w:spacing w:val="2"/>
          <w:sz w:val="24"/>
        </w:rPr>
        <w:t xml:space="preserve"> </w:t>
      </w:r>
      <w:r>
        <w:rPr>
          <w:sz w:val="24"/>
        </w:rPr>
        <w:t xml:space="preserve">(Wise </w:t>
      </w:r>
      <w:r>
        <w:rPr>
          <w:i/>
          <w:sz w:val="24"/>
        </w:rPr>
        <w:t>et al.</w:t>
      </w:r>
      <w:r>
        <w:rPr>
          <w:sz w:val="24"/>
        </w:rPr>
        <w:t xml:space="preserve">, 2006; Kuusk and Ekbom, </w:t>
      </w:r>
      <w:r>
        <w:rPr>
          <w:spacing w:val="-2"/>
          <w:sz w:val="24"/>
        </w:rPr>
        <w:t>2012;</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Roubinet</w:t>
      </w:r>
      <w:r>
        <w:rPr>
          <w:spacing w:val="-3"/>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2017;</w:t>
      </w:r>
      <w:r>
        <w:rPr>
          <w:spacing w:val="-1"/>
          <w:sz w:val="24"/>
        </w:rPr>
        <w:t xml:space="preserve"> </w:t>
      </w:r>
      <w:r>
        <w:rPr>
          <w:sz w:val="24"/>
        </w:rPr>
        <w:t xml:space="preserve">Eitzinger </w:t>
      </w:r>
      <w:r>
        <w:rPr>
          <w:i/>
          <w:sz w:val="24"/>
        </w:rPr>
        <w:t>et</w:t>
      </w:r>
      <w:r>
        <w:rPr>
          <w:i/>
          <w:spacing w:val="-1"/>
          <w:sz w:val="24"/>
        </w:rPr>
        <w:t xml:space="preserve"> </w:t>
      </w:r>
      <w:r>
        <w:rPr>
          <w:i/>
          <w:sz w:val="24"/>
        </w:rPr>
        <w:t>al.</w:t>
      </w:r>
      <w:r>
        <w:rPr>
          <w:sz w:val="24"/>
        </w:rPr>
        <w:t>,</w:t>
      </w:r>
      <w:r>
        <w:rPr>
          <w:spacing w:val="-1"/>
          <w:sz w:val="24"/>
        </w:rPr>
        <w:t xml:space="preserve"> </w:t>
      </w:r>
      <w:r>
        <w:rPr>
          <w:sz w:val="24"/>
        </w:rPr>
        <w:t>2019).</w:t>
      </w:r>
      <w:r>
        <w:rPr>
          <w:spacing w:val="60"/>
          <w:sz w:val="24"/>
        </w:rPr>
        <w:t xml:space="preserve"> </w:t>
      </w:r>
      <w:r>
        <w:rPr>
          <w:sz w:val="24"/>
        </w:rPr>
        <w:t>Lastly, we</w:t>
      </w:r>
      <w:r>
        <w:rPr>
          <w:spacing w:val="-3"/>
          <w:sz w:val="24"/>
        </w:rPr>
        <w:t xml:space="preserve"> </w:t>
      </w:r>
      <w:r>
        <w:rPr>
          <w:sz w:val="24"/>
        </w:rPr>
        <w:t>should</w:t>
      </w:r>
      <w:r>
        <w:rPr>
          <w:spacing w:val="1"/>
          <w:sz w:val="24"/>
        </w:rPr>
        <w:t xml:space="preserve"> </w:t>
      </w:r>
      <w:r>
        <w:rPr>
          <w:sz w:val="24"/>
        </w:rPr>
        <w:t>examine</w:t>
      </w:r>
      <w:r>
        <w:rPr>
          <w:spacing w:val="-2"/>
          <w:sz w:val="24"/>
        </w:rPr>
        <w:t xml:space="preserve"> </w:t>
      </w:r>
      <w:r>
        <w:rPr>
          <w:sz w:val="24"/>
        </w:rPr>
        <w:t xml:space="preserve">how </w:t>
      </w:r>
      <w:r>
        <w:rPr>
          <w:spacing w:val="-2"/>
          <w:sz w:val="24"/>
        </w:rPr>
        <w:t>surrounding</w:t>
      </w:r>
    </w:p>
    <w:p>
      <w:pPr>
        <w:pStyle w:val="6"/>
      </w:pPr>
    </w:p>
    <w:p>
      <w:pPr>
        <w:pStyle w:val="10"/>
        <w:numPr>
          <w:ilvl w:val="0"/>
          <w:numId w:val="19"/>
        </w:numPr>
        <w:tabs>
          <w:tab w:val="left" w:pos="1440"/>
        </w:tabs>
        <w:spacing w:before="1" w:after="0" w:line="240" w:lineRule="auto"/>
        <w:ind w:left="1440" w:right="0" w:hanging="720"/>
        <w:jc w:val="left"/>
        <w:rPr>
          <w:sz w:val="24"/>
        </w:rPr>
      </w:pPr>
      <w:r>
        <w:rPr>
          <w:sz w:val="24"/>
        </w:rPr>
        <w:t>vegetation</w:t>
      </w:r>
      <w:r>
        <w:rPr>
          <w:spacing w:val="-2"/>
          <w:sz w:val="24"/>
        </w:rPr>
        <w:t xml:space="preserve"> </w:t>
      </w:r>
      <w:r>
        <w:rPr>
          <w:sz w:val="24"/>
        </w:rPr>
        <w:t>(e.g.,</w:t>
      </w:r>
      <w:r>
        <w:rPr>
          <w:spacing w:val="1"/>
          <w:sz w:val="24"/>
        </w:rPr>
        <w:t xml:space="preserve"> </w:t>
      </w:r>
      <w:r>
        <w:rPr>
          <w:sz w:val="24"/>
        </w:rPr>
        <w:t>forest</w:t>
      </w:r>
      <w:r>
        <w:rPr>
          <w:spacing w:val="-1"/>
          <w:sz w:val="24"/>
        </w:rPr>
        <w:t xml:space="preserve"> </w:t>
      </w:r>
      <w:r>
        <w:rPr>
          <w:sz w:val="24"/>
        </w:rPr>
        <w:t>cover)</w:t>
      </w:r>
      <w:r>
        <w:rPr>
          <w:spacing w:val="-3"/>
          <w:sz w:val="24"/>
        </w:rPr>
        <w:t xml:space="preserve"> </w:t>
      </w:r>
      <w:r>
        <w:rPr>
          <w:sz w:val="24"/>
        </w:rPr>
        <w:t>affects</w:t>
      </w:r>
      <w:r>
        <w:rPr>
          <w:spacing w:val="-1"/>
          <w:sz w:val="24"/>
        </w:rPr>
        <w:t xml:space="preserve"> </w:t>
      </w:r>
      <w:r>
        <w:rPr>
          <w:sz w:val="24"/>
        </w:rPr>
        <w:t>the</w:t>
      </w:r>
      <w:r>
        <w:rPr>
          <w:spacing w:val="-2"/>
          <w:sz w:val="24"/>
        </w:rPr>
        <w:t xml:space="preserve"> </w:t>
      </w:r>
      <w:r>
        <w:rPr>
          <w:sz w:val="24"/>
        </w:rPr>
        <w:t>diet</w:t>
      </w:r>
      <w:r>
        <w:rPr>
          <w:spacing w:val="-1"/>
          <w:sz w:val="24"/>
        </w:rPr>
        <w:t xml:space="preserve"> </w:t>
      </w:r>
      <w:r>
        <w:rPr>
          <w:sz w:val="24"/>
        </w:rPr>
        <w:t>composition</w:t>
      </w:r>
      <w:r>
        <w:rPr>
          <w:spacing w:val="-1"/>
          <w:sz w:val="24"/>
        </w:rPr>
        <w:t xml:space="preserve"> </w:t>
      </w:r>
      <w:r>
        <w:rPr>
          <w:sz w:val="24"/>
        </w:rPr>
        <w:t>of</w:t>
      </w:r>
      <w:r>
        <w:rPr>
          <w:spacing w:val="-1"/>
          <w:sz w:val="24"/>
        </w:rPr>
        <w:t xml:space="preserve"> </w:t>
      </w:r>
      <w:r>
        <w:rPr>
          <w:sz w:val="24"/>
        </w:rPr>
        <w:t>generalist</w:t>
      </w:r>
      <w:r>
        <w:rPr>
          <w:spacing w:val="-1"/>
          <w:sz w:val="24"/>
        </w:rPr>
        <w:t xml:space="preserve"> </w:t>
      </w:r>
      <w:r>
        <w:rPr>
          <w:sz w:val="24"/>
        </w:rPr>
        <w:t>predators.</w:t>
      </w:r>
      <w:r>
        <w:rPr>
          <w:spacing w:val="63"/>
          <w:sz w:val="24"/>
        </w:rPr>
        <w:t xml:space="preserve"> </w:t>
      </w:r>
      <w:r>
        <w:rPr>
          <w:spacing w:val="-2"/>
          <w:sz w:val="24"/>
        </w:rPr>
        <w:t>While</w:t>
      </w:r>
    </w:p>
    <w:p>
      <w:pPr>
        <w:pStyle w:val="10"/>
        <w:numPr>
          <w:ilvl w:val="0"/>
          <w:numId w:val="19"/>
        </w:numPr>
        <w:tabs>
          <w:tab w:val="left" w:pos="1440"/>
        </w:tabs>
        <w:spacing w:before="276" w:after="0" w:line="240" w:lineRule="auto"/>
        <w:ind w:left="1440" w:right="0" w:hanging="720"/>
        <w:jc w:val="left"/>
        <w:rPr>
          <w:sz w:val="24"/>
        </w:rPr>
      </w:pPr>
      <w:r>
        <w:rPr>
          <w:sz w:val="24"/>
        </w:rPr>
        <w:t>surrounding</w:t>
      </w:r>
      <w:r>
        <w:rPr>
          <w:spacing w:val="-4"/>
          <w:sz w:val="24"/>
        </w:rPr>
        <w:t xml:space="preserve"> </w:t>
      </w:r>
      <w:r>
        <w:rPr>
          <w:sz w:val="24"/>
        </w:rPr>
        <w:t>vegetation reportedly</w:t>
      </w:r>
      <w:r>
        <w:rPr>
          <w:spacing w:val="-5"/>
          <w:sz w:val="24"/>
        </w:rPr>
        <w:t xml:space="preserve"> </w:t>
      </w:r>
      <w:r>
        <w:rPr>
          <w:sz w:val="24"/>
        </w:rPr>
        <w:t>affected arthropod diversity</w:t>
      </w:r>
      <w:r>
        <w:rPr>
          <w:spacing w:val="-5"/>
          <w:sz w:val="24"/>
        </w:rPr>
        <w:t xml:space="preserve"> </w:t>
      </w:r>
      <w:r>
        <w:rPr>
          <w:sz w:val="24"/>
        </w:rPr>
        <w:t>and predator-prey</w:t>
      </w:r>
      <w:r>
        <w:rPr>
          <w:spacing w:val="-5"/>
          <w:sz w:val="24"/>
        </w:rPr>
        <w:t xml:space="preserve"> </w:t>
      </w:r>
      <w:r>
        <w:rPr>
          <w:sz w:val="24"/>
        </w:rPr>
        <w:t>interactions</w:t>
      </w:r>
      <w:r>
        <w:rPr>
          <w:spacing w:val="1"/>
          <w:sz w:val="24"/>
        </w:rPr>
        <w:t xml:space="preserve"> </w:t>
      </w:r>
      <w:r>
        <w:rPr>
          <w:spacing w:val="-5"/>
          <w:sz w:val="24"/>
        </w:rPr>
        <w:t>in</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agro-ecosystems</w:t>
      </w:r>
      <w:r>
        <w:rPr>
          <w:spacing w:val="-2"/>
          <w:sz w:val="24"/>
        </w:rPr>
        <w:t xml:space="preserve"> </w:t>
      </w:r>
      <w:r>
        <w:rPr>
          <w:sz w:val="24"/>
        </w:rPr>
        <w:t>(Altieri and Letourneau,</w:t>
      </w:r>
      <w:r>
        <w:rPr>
          <w:spacing w:val="-2"/>
          <w:sz w:val="24"/>
        </w:rPr>
        <w:t xml:space="preserve"> </w:t>
      </w:r>
      <w:r>
        <w:rPr>
          <w:sz w:val="24"/>
        </w:rPr>
        <w:t>1982;</w:t>
      </w:r>
      <w:r>
        <w:rPr>
          <w:spacing w:val="-2"/>
          <w:sz w:val="24"/>
        </w:rPr>
        <w:t xml:space="preserve"> </w:t>
      </w:r>
      <w:r>
        <w:rPr>
          <w:sz w:val="24"/>
        </w:rPr>
        <w:t>Altieri,</w:t>
      </w:r>
      <w:r>
        <w:rPr>
          <w:spacing w:val="-2"/>
          <w:sz w:val="24"/>
        </w:rPr>
        <w:t xml:space="preserve"> </w:t>
      </w:r>
      <w:r>
        <w:rPr>
          <w:sz w:val="24"/>
        </w:rPr>
        <w:t>1999;</w:t>
      </w:r>
      <w:r>
        <w:rPr>
          <w:spacing w:val="-2"/>
          <w:sz w:val="24"/>
        </w:rPr>
        <w:t xml:space="preserve"> </w:t>
      </w:r>
      <w:r>
        <w:rPr>
          <w:sz w:val="24"/>
        </w:rPr>
        <w:t>Barbosa</w:t>
      </w:r>
      <w:r>
        <w:rPr>
          <w:spacing w:val="-2"/>
          <w:sz w:val="24"/>
        </w:rPr>
        <w:t xml:space="preserve"> </w:t>
      </w:r>
      <w:r>
        <w:rPr>
          <w:sz w:val="24"/>
        </w:rPr>
        <w:t>and Castellanos,</w:t>
      </w:r>
      <w:r>
        <w:rPr>
          <w:spacing w:val="-1"/>
          <w:sz w:val="24"/>
        </w:rPr>
        <w:t xml:space="preserve"> </w:t>
      </w:r>
      <w:r>
        <w:rPr>
          <w:spacing w:val="-2"/>
          <w:sz w:val="24"/>
        </w:rPr>
        <w:t>2005;</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Diehl</w:t>
      </w:r>
      <w:r>
        <w:rPr>
          <w:spacing w:val="-1"/>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2013; Lichtenberg</w:t>
      </w:r>
      <w:r>
        <w:rPr>
          <w:spacing w:val="-2"/>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2017),</w:t>
      </w:r>
      <w:r>
        <w:rPr>
          <w:spacing w:val="-1"/>
          <w:sz w:val="24"/>
        </w:rPr>
        <w:t xml:space="preserve"> </w:t>
      </w:r>
      <w:r>
        <w:rPr>
          <w:sz w:val="24"/>
        </w:rPr>
        <w:t>its</w:t>
      </w:r>
      <w:r>
        <w:rPr>
          <w:spacing w:val="-2"/>
          <w:sz w:val="24"/>
        </w:rPr>
        <w:t xml:space="preserve"> </w:t>
      </w:r>
      <w:r>
        <w:rPr>
          <w:sz w:val="24"/>
        </w:rPr>
        <w:t>effect</w:t>
      </w:r>
      <w:r>
        <w:rPr>
          <w:spacing w:val="-1"/>
          <w:sz w:val="24"/>
        </w:rPr>
        <w:t xml:space="preserve"> </w:t>
      </w:r>
      <w:r>
        <w:rPr>
          <w:sz w:val="24"/>
        </w:rPr>
        <w:t>on</w:t>
      </w:r>
      <w:r>
        <w:rPr>
          <w:spacing w:val="-1"/>
          <w:sz w:val="24"/>
        </w:rPr>
        <w:t xml:space="preserve"> </w:t>
      </w:r>
      <w:r>
        <w:rPr>
          <w:sz w:val="24"/>
        </w:rPr>
        <w:t>predators’</w:t>
      </w:r>
      <w:r>
        <w:rPr>
          <w:spacing w:val="-2"/>
          <w:sz w:val="24"/>
        </w:rPr>
        <w:t xml:space="preserve"> </w:t>
      </w:r>
      <w:r>
        <w:rPr>
          <w:sz w:val="24"/>
        </w:rPr>
        <w:t>diet</w:t>
      </w:r>
      <w:r>
        <w:rPr>
          <w:spacing w:val="-1"/>
          <w:sz w:val="24"/>
        </w:rPr>
        <w:t xml:space="preserve"> </w:t>
      </w:r>
      <w:r>
        <w:rPr>
          <w:sz w:val="24"/>
        </w:rPr>
        <w:t>composition</w:t>
      </w:r>
      <w:r>
        <w:rPr>
          <w:spacing w:val="-1"/>
          <w:sz w:val="24"/>
        </w:rPr>
        <w:t xml:space="preserve"> </w:t>
      </w:r>
      <w:r>
        <w:rPr>
          <w:sz w:val="24"/>
        </w:rPr>
        <w:t>is</w:t>
      </w:r>
      <w:r>
        <w:rPr>
          <w:spacing w:val="-1"/>
          <w:sz w:val="24"/>
        </w:rPr>
        <w:t xml:space="preserve"> </w:t>
      </w:r>
      <w:r>
        <w:rPr>
          <w:spacing w:val="-2"/>
          <w:sz w:val="24"/>
        </w:rPr>
        <w:t>unclear.</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Understanding</w:t>
      </w:r>
      <w:r>
        <w:rPr>
          <w:spacing w:val="-6"/>
          <w:sz w:val="24"/>
        </w:rPr>
        <w:t xml:space="preserve"> </w:t>
      </w:r>
      <w:r>
        <w:rPr>
          <w:sz w:val="24"/>
        </w:rPr>
        <w:t>this</w:t>
      </w:r>
      <w:r>
        <w:rPr>
          <w:spacing w:val="-1"/>
          <w:sz w:val="24"/>
        </w:rPr>
        <w:t xml:space="preserve"> </w:t>
      </w:r>
      <w:r>
        <w:rPr>
          <w:sz w:val="24"/>
        </w:rPr>
        <w:t>will</w:t>
      </w:r>
      <w:r>
        <w:rPr>
          <w:spacing w:val="-1"/>
          <w:sz w:val="24"/>
        </w:rPr>
        <w:t xml:space="preserve"> </w:t>
      </w:r>
      <w:r>
        <w:rPr>
          <w:sz w:val="24"/>
        </w:rPr>
        <w:t>provide</w:t>
      </w:r>
      <w:r>
        <w:rPr>
          <w:spacing w:val="-1"/>
          <w:sz w:val="24"/>
        </w:rPr>
        <w:t xml:space="preserve"> </w:t>
      </w:r>
      <w:r>
        <w:rPr>
          <w:sz w:val="24"/>
        </w:rPr>
        <w:t>insights</w:t>
      </w:r>
      <w:r>
        <w:rPr>
          <w:spacing w:val="-1"/>
          <w:sz w:val="24"/>
        </w:rPr>
        <w:t xml:space="preserve"> </w:t>
      </w:r>
      <w:r>
        <w:rPr>
          <w:sz w:val="24"/>
        </w:rPr>
        <w:t>for</w:t>
      </w:r>
      <w:r>
        <w:rPr>
          <w:spacing w:val="-1"/>
          <w:sz w:val="24"/>
        </w:rPr>
        <w:t xml:space="preserve"> </w:t>
      </w:r>
      <w:r>
        <w:rPr>
          <w:sz w:val="24"/>
        </w:rPr>
        <w:t>managing</w:t>
      </w:r>
      <w:r>
        <w:rPr>
          <w:spacing w:val="-1"/>
          <w:sz w:val="24"/>
        </w:rPr>
        <w:t xml:space="preserve"> </w:t>
      </w:r>
      <w:r>
        <w:rPr>
          <w:sz w:val="24"/>
        </w:rPr>
        <w:t>the</w:t>
      </w:r>
      <w:r>
        <w:rPr>
          <w:spacing w:val="-2"/>
          <w:sz w:val="24"/>
        </w:rPr>
        <w:t xml:space="preserve"> </w:t>
      </w:r>
      <w:r>
        <w:rPr>
          <w:sz w:val="24"/>
        </w:rPr>
        <w:t>agricultural</w:t>
      </w:r>
      <w:r>
        <w:rPr>
          <w:spacing w:val="-1"/>
          <w:sz w:val="24"/>
        </w:rPr>
        <w:t xml:space="preserve"> </w:t>
      </w:r>
      <w:r>
        <w:rPr>
          <w:sz w:val="24"/>
        </w:rPr>
        <w:t>landscape</w:t>
      </w:r>
      <w:r>
        <w:rPr>
          <w:spacing w:val="-2"/>
          <w:sz w:val="24"/>
        </w:rPr>
        <w:t xml:space="preserve"> </w:t>
      </w:r>
      <w:r>
        <w:rPr>
          <w:sz w:val="24"/>
        </w:rPr>
        <w:t xml:space="preserve">and </w:t>
      </w:r>
      <w:r>
        <w:rPr>
          <w:spacing w:val="-2"/>
          <w:sz w:val="24"/>
        </w:rPr>
        <w:t>promoting</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biocontrol</w:t>
      </w:r>
      <w:r>
        <w:rPr>
          <w:spacing w:val="-1"/>
          <w:sz w:val="24"/>
        </w:rPr>
        <w:t xml:space="preserve"> </w:t>
      </w:r>
      <w:r>
        <w:rPr>
          <w:sz w:val="24"/>
        </w:rPr>
        <w:t>services</w:t>
      </w:r>
      <w:r>
        <w:rPr>
          <w:spacing w:val="-1"/>
          <w:sz w:val="24"/>
        </w:rPr>
        <w:t xml:space="preserve"> </w:t>
      </w:r>
      <w:r>
        <w:rPr>
          <w:sz w:val="24"/>
        </w:rPr>
        <w:t>by</w:t>
      </w:r>
      <w:r>
        <w:rPr>
          <w:spacing w:val="-3"/>
          <w:sz w:val="24"/>
        </w:rPr>
        <w:t xml:space="preserve"> </w:t>
      </w:r>
      <w:r>
        <w:rPr>
          <w:sz w:val="24"/>
        </w:rPr>
        <w:t xml:space="preserve">generalist </w:t>
      </w:r>
      <w:r>
        <w:rPr>
          <w:spacing w:val="-2"/>
          <w:sz w:val="24"/>
        </w:rPr>
        <w:t>predators.</w:t>
      </w:r>
    </w:p>
    <w:p>
      <w:pPr>
        <w:pStyle w:val="6"/>
      </w:pPr>
    </w:p>
    <w:p>
      <w:pPr>
        <w:pStyle w:val="10"/>
        <w:numPr>
          <w:ilvl w:val="0"/>
          <w:numId w:val="19"/>
        </w:numPr>
        <w:tabs>
          <w:tab w:val="left" w:pos="2160"/>
        </w:tabs>
        <w:spacing w:before="1" w:after="0" w:line="240" w:lineRule="auto"/>
        <w:ind w:left="2160" w:right="0" w:hanging="1440"/>
        <w:jc w:val="left"/>
        <w:rPr>
          <w:sz w:val="24"/>
        </w:rPr>
      </w:pPr>
      <w:r>
        <w:rPr>
          <w:sz w:val="24"/>
        </w:rPr>
        <w:t>To</w:t>
      </w:r>
      <w:r>
        <w:rPr>
          <w:spacing w:val="-3"/>
          <w:sz w:val="24"/>
        </w:rPr>
        <w:t xml:space="preserve"> </w:t>
      </w:r>
      <w:r>
        <w:rPr>
          <w:sz w:val="24"/>
        </w:rPr>
        <w:t>address these</w:t>
      </w:r>
      <w:r>
        <w:rPr>
          <w:spacing w:val="-1"/>
          <w:sz w:val="24"/>
        </w:rPr>
        <w:t xml:space="preserve"> </w:t>
      </w:r>
      <w:r>
        <w:rPr>
          <w:sz w:val="24"/>
        </w:rPr>
        <w:t>three</w:t>
      </w:r>
      <w:r>
        <w:rPr>
          <w:spacing w:val="-2"/>
          <w:sz w:val="24"/>
        </w:rPr>
        <w:t xml:space="preserve"> </w:t>
      </w:r>
      <w:r>
        <w:rPr>
          <w:sz w:val="24"/>
        </w:rPr>
        <w:t>knowledge</w:t>
      </w:r>
      <w:r>
        <w:rPr>
          <w:spacing w:val="1"/>
          <w:sz w:val="24"/>
        </w:rPr>
        <w:t xml:space="preserve"> </w:t>
      </w:r>
      <w:r>
        <w:rPr>
          <w:sz w:val="24"/>
        </w:rPr>
        <w:t>gaps, this</w:t>
      </w:r>
      <w:r>
        <w:rPr>
          <w:spacing w:val="-1"/>
          <w:sz w:val="24"/>
        </w:rPr>
        <w:t xml:space="preserve"> </w:t>
      </w:r>
      <w:r>
        <w:rPr>
          <w:sz w:val="24"/>
        </w:rPr>
        <w:t>study</w:t>
      </w:r>
      <w:r>
        <w:rPr>
          <w:spacing w:val="-3"/>
          <w:sz w:val="24"/>
        </w:rPr>
        <w:t xml:space="preserve"> </w:t>
      </w:r>
      <w:r>
        <w:rPr>
          <w:sz w:val="24"/>
        </w:rPr>
        <w:t>aimed to</w:t>
      </w:r>
      <w:r>
        <w:rPr>
          <w:spacing w:val="-1"/>
          <w:sz w:val="24"/>
        </w:rPr>
        <w:t xml:space="preserve"> </w:t>
      </w:r>
      <w:r>
        <w:rPr>
          <w:sz w:val="24"/>
        </w:rPr>
        <w:t>1) quantify</w:t>
      </w:r>
      <w:r>
        <w:rPr>
          <w:spacing w:val="-5"/>
          <w:sz w:val="24"/>
        </w:rPr>
        <w:t xml:space="preserve"> </w:t>
      </w:r>
      <w:r>
        <w:rPr>
          <w:sz w:val="24"/>
        </w:rPr>
        <w:t>the</w:t>
      </w:r>
      <w:r>
        <w:rPr>
          <w:spacing w:val="1"/>
          <w:sz w:val="24"/>
        </w:rPr>
        <w:t xml:space="preserve"> </w:t>
      </w:r>
      <w:r>
        <w:rPr>
          <w:spacing w:val="-4"/>
          <w:sz w:val="24"/>
        </w:rPr>
        <w:t>diet</w:t>
      </w:r>
    </w:p>
    <w:p>
      <w:pPr>
        <w:pStyle w:val="10"/>
        <w:numPr>
          <w:ilvl w:val="0"/>
          <w:numId w:val="19"/>
        </w:numPr>
        <w:tabs>
          <w:tab w:val="left" w:pos="1440"/>
        </w:tabs>
        <w:spacing w:before="276" w:after="0" w:line="240" w:lineRule="auto"/>
        <w:ind w:left="1440" w:right="0" w:hanging="720"/>
        <w:jc w:val="left"/>
        <w:rPr>
          <w:sz w:val="24"/>
        </w:rPr>
      </w:pPr>
      <w:r>
        <w:rPr>
          <w:sz w:val="24"/>
        </w:rPr>
        <w:t>composition</w:t>
      </w:r>
      <w:r>
        <w:rPr>
          <w:spacing w:val="-1"/>
          <w:sz w:val="24"/>
        </w:rPr>
        <w:t xml:space="preserve"> </w:t>
      </w:r>
      <w:r>
        <w:rPr>
          <w:sz w:val="24"/>
        </w:rPr>
        <w:t>of generalist</w:t>
      </w:r>
      <w:r>
        <w:rPr>
          <w:spacing w:val="1"/>
          <w:sz w:val="24"/>
        </w:rPr>
        <w:t xml:space="preserve"> </w:t>
      </w:r>
      <w:r>
        <w:rPr>
          <w:sz w:val="24"/>
        </w:rPr>
        <w:t>predators,</w:t>
      </w:r>
      <w:r>
        <w:rPr>
          <w:spacing w:val="-1"/>
          <w:sz w:val="24"/>
        </w:rPr>
        <w:t xml:space="preserve"> </w:t>
      </w:r>
      <w:r>
        <w:rPr>
          <w:sz w:val="24"/>
        </w:rPr>
        <w:t>2)</w:t>
      </w:r>
      <w:r>
        <w:rPr>
          <w:spacing w:val="1"/>
          <w:sz w:val="24"/>
        </w:rPr>
        <w:t xml:space="preserve"> </w:t>
      </w:r>
      <w:r>
        <w:rPr>
          <w:sz w:val="24"/>
        </w:rPr>
        <w:t>examine</w:t>
      </w:r>
      <w:r>
        <w:rPr>
          <w:spacing w:val="-2"/>
          <w:sz w:val="24"/>
        </w:rPr>
        <w:t xml:space="preserve"> </w:t>
      </w:r>
      <w:r>
        <w:rPr>
          <w:sz w:val="24"/>
        </w:rPr>
        <w:t>the</w:t>
      </w:r>
      <w:r>
        <w:rPr>
          <w:spacing w:val="3"/>
          <w:sz w:val="24"/>
        </w:rPr>
        <w:t xml:space="preserve"> </w:t>
      </w:r>
      <w:r>
        <w:rPr>
          <w:sz w:val="24"/>
        </w:rPr>
        <w:t>consistency</w:t>
      </w:r>
      <w:r>
        <w:rPr>
          <w:spacing w:val="-5"/>
          <w:sz w:val="24"/>
        </w:rPr>
        <w:t xml:space="preserve"> </w:t>
      </w:r>
      <w:r>
        <w:rPr>
          <w:sz w:val="24"/>
        </w:rPr>
        <w:t>of</w:t>
      </w:r>
      <w:r>
        <w:rPr>
          <w:spacing w:val="-2"/>
          <w:sz w:val="24"/>
        </w:rPr>
        <w:t xml:space="preserve"> </w:t>
      </w:r>
      <w:r>
        <w:rPr>
          <w:sz w:val="24"/>
        </w:rPr>
        <w:t>predators in</w:t>
      </w:r>
      <w:r>
        <w:rPr>
          <w:spacing w:val="-1"/>
          <w:sz w:val="24"/>
        </w:rPr>
        <w:t xml:space="preserve"> </w:t>
      </w:r>
      <w:r>
        <w:rPr>
          <w:sz w:val="24"/>
        </w:rPr>
        <w:t xml:space="preserve">pest </w:t>
      </w:r>
      <w:r>
        <w:rPr>
          <w:spacing w:val="-2"/>
          <w:sz w:val="24"/>
        </w:rPr>
        <w:t>consumption</w:t>
      </w:r>
    </w:p>
    <w:p>
      <w:pPr>
        <w:pStyle w:val="10"/>
        <w:numPr>
          <w:ilvl w:val="0"/>
          <w:numId w:val="19"/>
        </w:numPr>
        <w:tabs>
          <w:tab w:val="left" w:pos="1440"/>
        </w:tabs>
        <w:spacing w:before="276" w:after="0" w:line="240" w:lineRule="auto"/>
        <w:ind w:left="1440" w:right="0" w:hanging="720"/>
        <w:jc w:val="left"/>
        <w:rPr>
          <w:sz w:val="24"/>
        </w:rPr>
      </w:pPr>
      <w:r>
        <w:rPr>
          <w:sz w:val="24"/>
        </w:rPr>
        <w:t>over years,</w:t>
      </w:r>
      <w:r>
        <w:rPr>
          <w:spacing w:val="-1"/>
          <w:sz w:val="24"/>
        </w:rPr>
        <w:t xml:space="preserve"> </w:t>
      </w:r>
      <w:r>
        <w:rPr>
          <w:sz w:val="24"/>
        </w:rPr>
        <w:t>and</w:t>
      </w:r>
      <w:r>
        <w:rPr>
          <w:spacing w:val="-1"/>
          <w:sz w:val="24"/>
        </w:rPr>
        <w:t xml:space="preserve"> </w:t>
      </w:r>
      <w:r>
        <w:rPr>
          <w:sz w:val="24"/>
        </w:rPr>
        <w:t>3)</w:t>
      </w:r>
      <w:r>
        <w:rPr>
          <w:spacing w:val="-2"/>
          <w:sz w:val="24"/>
        </w:rPr>
        <w:t xml:space="preserve"> </w:t>
      </w:r>
      <w:r>
        <w:rPr>
          <w:sz w:val="24"/>
        </w:rPr>
        <w:t>investigate</w:t>
      </w:r>
      <w:r>
        <w:rPr>
          <w:spacing w:val="-2"/>
          <w:sz w:val="24"/>
        </w:rPr>
        <w:t xml:space="preserve"> </w:t>
      </w:r>
      <w:r>
        <w:rPr>
          <w:sz w:val="24"/>
        </w:rPr>
        <w:t>how</w:t>
      </w:r>
      <w:r>
        <w:rPr>
          <w:spacing w:val="-1"/>
          <w:sz w:val="24"/>
        </w:rPr>
        <w:t xml:space="preserve"> </w:t>
      </w:r>
      <w:r>
        <w:rPr>
          <w:sz w:val="24"/>
        </w:rPr>
        <w:t>abiotic</w:t>
      </w:r>
      <w:r>
        <w:rPr>
          <w:spacing w:val="-1"/>
          <w:sz w:val="24"/>
        </w:rPr>
        <w:t xml:space="preserve"> </w:t>
      </w:r>
      <w:r>
        <w:rPr>
          <w:sz w:val="24"/>
        </w:rPr>
        <w:t>and</w:t>
      </w:r>
      <w:r>
        <w:rPr>
          <w:spacing w:val="-1"/>
          <w:sz w:val="24"/>
        </w:rPr>
        <w:t xml:space="preserve"> </w:t>
      </w:r>
      <w:r>
        <w:rPr>
          <w:sz w:val="24"/>
        </w:rPr>
        <w:t>biotic</w:t>
      </w:r>
      <w:r>
        <w:rPr>
          <w:spacing w:val="-1"/>
          <w:sz w:val="24"/>
        </w:rPr>
        <w:t xml:space="preserve"> </w:t>
      </w:r>
      <w:r>
        <w:rPr>
          <w:sz w:val="24"/>
        </w:rPr>
        <w:t>factors</w:t>
      </w:r>
      <w:r>
        <w:rPr>
          <w:spacing w:val="2"/>
          <w:sz w:val="24"/>
        </w:rPr>
        <w:t xml:space="preserve"> </w:t>
      </w:r>
      <w:r>
        <w:rPr>
          <w:sz w:val="24"/>
        </w:rPr>
        <w:t>may</w:t>
      </w:r>
      <w:r>
        <w:rPr>
          <w:spacing w:val="-4"/>
          <w:sz w:val="24"/>
        </w:rPr>
        <w:t xml:space="preserve"> </w:t>
      </w:r>
      <w:r>
        <w:rPr>
          <w:sz w:val="24"/>
        </w:rPr>
        <w:t>affect</w:t>
      </w:r>
      <w:r>
        <w:rPr>
          <w:spacing w:val="-1"/>
          <w:sz w:val="24"/>
        </w:rPr>
        <w:t xml:space="preserve"> </w:t>
      </w:r>
      <w:r>
        <w:rPr>
          <w:sz w:val="24"/>
        </w:rPr>
        <w:t>the</w:t>
      </w:r>
      <w:r>
        <w:rPr>
          <w:spacing w:val="1"/>
          <w:sz w:val="24"/>
        </w:rPr>
        <w:t xml:space="preserve"> </w:t>
      </w:r>
      <w:r>
        <w:rPr>
          <w:sz w:val="24"/>
        </w:rPr>
        <w:t>diet</w:t>
      </w:r>
      <w:r>
        <w:rPr>
          <w:spacing w:val="-1"/>
          <w:sz w:val="24"/>
        </w:rPr>
        <w:t xml:space="preserve"> </w:t>
      </w:r>
      <w:r>
        <w:rPr>
          <w:sz w:val="24"/>
        </w:rPr>
        <w:t>composition</w:t>
      </w:r>
      <w:r>
        <w:rPr>
          <w:spacing w:val="1"/>
          <w:sz w:val="24"/>
        </w:rPr>
        <w:t xml:space="preserve"> </w:t>
      </w:r>
      <w:r>
        <w:rPr>
          <w:spacing w:val="-5"/>
          <w:sz w:val="24"/>
        </w:rPr>
        <w:t>of</w:t>
      </w:r>
    </w:p>
    <w:p>
      <w:pPr>
        <w:pStyle w:val="10"/>
        <w:numPr>
          <w:ilvl w:val="0"/>
          <w:numId w:val="19"/>
        </w:numPr>
        <w:tabs>
          <w:tab w:val="left" w:pos="1440"/>
        </w:tabs>
        <w:spacing w:before="276" w:after="0" w:line="240" w:lineRule="auto"/>
        <w:ind w:left="1440" w:right="0" w:hanging="720"/>
        <w:jc w:val="left"/>
        <w:rPr>
          <w:sz w:val="24"/>
        </w:rPr>
      </w:pPr>
      <w:r>
        <w:rPr>
          <w:sz w:val="24"/>
        </w:rPr>
        <w:t>these</w:t>
      </w:r>
      <w:r>
        <w:rPr>
          <w:spacing w:val="-2"/>
          <w:sz w:val="24"/>
        </w:rPr>
        <w:t xml:space="preserve"> </w:t>
      </w:r>
      <w:r>
        <w:rPr>
          <w:sz w:val="24"/>
        </w:rPr>
        <w:t>predators.</w:t>
      </w:r>
      <w:r>
        <w:rPr>
          <w:spacing w:val="58"/>
          <w:sz w:val="24"/>
        </w:rPr>
        <w:t xml:space="preserve"> </w:t>
      </w:r>
      <w:r>
        <w:rPr>
          <w:sz w:val="24"/>
        </w:rPr>
        <w:t>Filling</w:t>
      </w:r>
      <w:r>
        <w:rPr>
          <w:spacing w:val="-4"/>
          <w:sz w:val="24"/>
        </w:rPr>
        <w:t xml:space="preserve"> </w:t>
      </w:r>
      <w:r>
        <w:rPr>
          <w:sz w:val="24"/>
        </w:rPr>
        <w:t>these gaps</w:t>
      </w:r>
      <w:r>
        <w:rPr>
          <w:spacing w:val="-1"/>
          <w:sz w:val="24"/>
        </w:rPr>
        <w:t xml:space="preserve"> </w:t>
      </w:r>
      <w:r>
        <w:rPr>
          <w:sz w:val="24"/>
        </w:rPr>
        <w:t>will</w:t>
      </w:r>
      <w:r>
        <w:rPr>
          <w:spacing w:val="-1"/>
          <w:sz w:val="24"/>
        </w:rPr>
        <w:t xml:space="preserve"> </w:t>
      </w:r>
      <w:r>
        <w:rPr>
          <w:sz w:val="24"/>
        </w:rPr>
        <w:t>provide</w:t>
      </w:r>
      <w:r>
        <w:rPr>
          <w:spacing w:val="-1"/>
          <w:sz w:val="24"/>
        </w:rPr>
        <w:t xml:space="preserve"> </w:t>
      </w:r>
      <w:r>
        <w:rPr>
          <w:sz w:val="24"/>
        </w:rPr>
        <w:t>insights</w:t>
      </w:r>
      <w:r>
        <w:rPr>
          <w:spacing w:val="-1"/>
          <w:sz w:val="24"/>
        </w:rPr>
        <w:t xml:space="preserve"> </w:t>
      </w:r>
      <w:r>
        <w:rPr>
          <w:sz w:val="24"/>
        </w:rPr>
        <w:t>for</w:t>
      </w:r>
      <w:r>
        <w:rPr>
          <w:spacing w:val="-2"/>
          <w:sz w:val="24"/>
        </w:rPr>
        <w:t xml:space="preserve"> </w:t>
      </w:r>
      <w:r>
        <w:rPr>
          <w:sz w:val="24"/>
        </w:rPr>
        <w:t>applying</w:t>
      </w:r>
      <w:r>
        <w:rPr>
          <w:spacing w:val="-2"/>
          <w:sz w:val="24"/>
        </w:rPr>
        <w:t xml:space="preserve"> </w:t>
      </w:r>
      <w:r>
        <w:rPr>
          <w:sz w:val="24"/>
        </w:rPr>
        <w:t>generalist</w:t>
      </w:r>
      <w:r>
        <w:rPr>
          <w:spacing w:val="-1"/>
          <w:sz w:val="24"/>
        </w:rPr>
        <w:t xml:space="preserve"> </w:t>
      </w:r>
      <w:r>
        <w:rPr>
          <w:sz w:val="24"/>
        </w:rPr>
        <w:t xml:space="preserve">predators </w:t>
      </w:r>
      <w:r>
        <w:rPr>
          <w:spacing w:val="-5"/>
          <w:sz w:val="24"/>
        </w:rPr>
        <w:t>in</w:t>
      </w:r>
    </w:p>
    <w:p>
      <w:pPr>
        <w:spacing w:after="0" w:line="240" w:lineRule="auto"/>
        <w:jc w:val="left"/>
        <w:rPr>
          <w:sz w:val="24"/>
        </w:rPr>
        <w:sectPr>
          <w:pgSz w:w="12240" w:h="15840"/>
          <w:pgMar w:top="1360" w:right="60" w:bottom="1240" w:left="0" w:header="0" w:footer="1056" w:gutter="0"/>
          <w:cols w:space="720" w:num="1"/>
        </w:sectPr>
      </w:pPr>
    </w:p>
    <w:p>
      <w:pPr>
        <w:pStyle w:val="10"/>
        <w:numPr>
          <w:ilvl w:val="0"/>
          <w:numId w:val="19"/>
        </w:numPr>
        <w:tabs>
          <w:tab w:val="left" w:pos="1440"/>
        </w:tabs>
        <w:spacing w:before="72" w:after="0" w:line="240" w:lineRule="auto"/>
        <w:ind w:left="1440" w:right="0" w:hanging="720"/>
        <w:jc w:val="left"/>
        <w:rPr>
          <w:sz w:val="24"/>
        </w:rPr>
      </w:pPr>
      <w:r>
        <w:rPr>
          <w:sz w:val="24"/>
        </w:rPr>
        <w:t>biocontrol</w:t>
      </w:r>
      <w:r>
        <w:rPr>
          <w:spacing w:val="-3"/>
          <w:sz w:val="24"/>
        </w:rPr>
        <w:t xml:space="preserve"> </w:t>
      </w:r>
      <w:r>
        <w:rPr>
          <w:sz w:val="24"/>
        </w:rPr>
        <w:t>programs.</w:t>
      </w:r>
      <w:r>
        <w:rPr>
          <w:spacing w:val="58"/>
          <w:sz w:val="24"/>
        </w:rPr>
        <w:t xml:space="preserve"> </w:t>
      </w:r>
      <w:r>
        <w:rPr>
          <w:sz w:val="24"/>
        </w:rPr>
        <w:t>Specifically,</w:t>
      </w:r>
      <w:r>
        <w:rPr>
          <w:spacing w:val="-1"/>
          <w:sz w:val="24"/>
        </w:rPr>
        <w:t xml:space="preserve"> </w:t>
      </w:r>
      <w:r>
        <w:rPr>
          <w:sz w:val="24"/>
        </w:rPr>
        <w:t>this</w:t>
      </w:r>
      <w:r>
        <w:rPr>
          <w:spacing w:val="-1"/>
          <w:sz w:val="24"/>
        </w:rPr>
        <w:t xml:space="preserve"> </w:t>
      </w:r>
      <w:r>
        <w:rPr>
          <w:sz w:val="24"/>
        </w:rPr>
        <w:t>study</w:t>
      </w:r>
      <w:r>
        <w:rPr>
          <w:spacing w:val="-5"/>
          <w:sz w:val="24"/>
        </w:rPr>
        <w:t xml:space="preserve"> </w:t>
      </w:r>
      <w:r>
        <w:rPr>
          <w:sz w:val="24"/>
        </w:rPr>
        <w:t>sampled</w:t>
      </w:r>
      <w:r>
        <w:rPr>
          <w:spacing w:val="-1"/>
          <w:sz w:val="24"/>
        </w:rPr>
        <w:t xml:space="preserve"> </w:t>
      </w:r>
      <w:r>
        <w:rPr>
          <w:sz w:val="24"/>
        </w:rPr>
        <w:t>arthropod</w:t>
      </w:r>
      <w:r>
        <w:rPr>
          <w:spacing w:val="-1"/>
          <w:sz w:val="24"/>
        </w:rPr>
        <w:t xml:space="preserve"> </w:t>
      </w:r>
      <w:r>
        <w:rPr>
          <w:sz w:val="24"/>
        </w:rPr>
        <w:t>prey</w:t>
      </w:r>
      <w:r>
        <w:rPr>
          <w:spacing w:val="-6"/>
          <w:sz w:val="24"/>
        </w:rPr>
        <w:t xml:space="preserve"> </w:t>
      </w:r>
      <w:r>
        <w:rPr>
          <w:sz w:val="24"/>
        </w:rPr>
        <w:t>and</w:t>
      </w:r>
      <w:r>
        <w:rPr>
          <w:spacing w:val="1"/>
          <w:sz w:val="24"/>
        </w:rPr>
        <w:t xml:space="preserve"> </w:t>
      </w:r>
      <w:r>
        <w:rPr>
          <w:sz w:val="24"/>
        </w:rPr>
        <w:t xml:space="preserve">generalist </w:t>
      </w:r>
      <w:r>
        <w:rPr>
          <w:spacing w:val="-2"/>
          <w:sz w:val="24"/>
        </w:rPr>
        <w:t>arthropod</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predators</w:t>
      </w:r>
      <w:r>
        <w:rPr>
          <w:spacing w:val="-3"/>
          <w:sz w:val="24"/>
        </w:rPr>
        <w:t xml:space="preserve"> </w:t>
      </w:r>
      <w:r>
        <w:rPr>
          <w:sz w:val="24"/>
        </w:rPr>
        <w:t>(GAPs)</w:t>
      </w:r>
      <w:r>
        <w:rPr>
          <w:spacing w:val="-1"/>
          <w:sz w:val="24"/>
        </w:rPr>
        <w:t xml:space="preserve"> </w:t>
      </w:r>
      <w:r>
        <w:rPr>
          <w:sz w:val="24"/>
        </w:rPr>
        <w:t>in</w:t>
      </w:r>
      <w:r>
        <w:rPr>
          <w:spacing w:val="-1"/>
          <w:sz w:val="24"/>
        </w:rPr>
        <w:t xml:space="preserve"> </w:t>
      </w:r>
      <w:r>
        <w:rPr>
          <w:sz w:val="24"/>
        </w:rPr>
        <w:t>sub-tropical</w:t>
      </w:r>
      <w:r>
        <w:rPr>
          <w:spacing w:val="-1"/>
          <w:sz w:val="24"/>
        </w:rPr>
        <w:t xml:space="preserve"> </w:t>
      </w:r>
      <w:r>
        <w:rPr>
          <w:sz w:val="24"/>
        </w:rPr>
        <w:t>organic and</w:t>
      </w:r>
      <w:r>
        <w:rPr>
          <w:spacing w:val="-1"/>
          <w:sz w:val="24"/>
        </w:rPr>
        <w:t xml:space="preserve"> </w:t>
      </w:r>
      <w:r>
        <w:rPr>
          <w:sz w:val="24"/>
        </w:rPr>
        <w:t>conventional</w:t>
      </w:r>
      <w:r>
        <w:rPr>
          <w:spacing w:val="-1"/>
          <w:sz w:val="24"/>
        </w:rPr>
        <w:t xml:space="preserve"> </w:t>
      </w:r>
      <w:r>
        <w:rPr>
          <w:sz w:val="24"/>
        </w:rPr>
        <w:t>rice</w:t>
      </w:r>
      <w:r>
        <w:rPr>
          <w:spacing w:val="-2"/>
          <w:sz w:val="24"/>
        </w:rPr>
        <w:t xml:space="preserve"> </w:t>
      </w:r>
      <w:r>
        <w:rPr>
          <w:sz w:val="24"/>
        </w:rPr>
        <w:t>farms</w:t>
      </w:r>
      <w:r>
        <w:rPr>
          <w:spacing w:val="1"/>
          <w:sz w:val="24"/>
        </w:rPr>
        <w:t xml:space="preserve"> </w:t>
      </w:r>
      <w:r>
        <w:rPr>
          <w:sz w:val="24"/>
        </w:rPr>
        <w:t>over</w:t>
      </w:r>
      <w:r>
        <w:rPr>
          <w:spacing w:val="-2"/>
          <w:sz w:val="24"/>
        </w:rPr>
        <w:t xml:space="preserve"> </w:t>
      </w:r>
      <w:r>
        <w:rPr>
          <w:sz w:val="24"/>
        </w:rPr>
        <w:t>the</w:t>
      </w:r>
      <w:r>
        <w:rPr>
          <w:spacing w:val="-2"/>
          <w:sz w:val="24"/>
        </w:rPr>
        <w:t xml:space="preserve"> </w:t>
      </w:r>
      <w:r>
        <w:rPr>
          <w:sz w:val="24"/>
        </w:rPr>
        <w:t xml:space="preserve">rice growth </w:t>
      </w:r>
      <w:r>
        <w:rPr>
          <w:spacing w:val="-2"/>
          <w:sz w:val="24"/>
        </w:rPr>
        <w:t>season</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(seedling,</w:t>
      </w:r>
      <w:r>
        <w:rPr>
          <w:spacing w:val="-2"/>
          <w:sz w:val="24"/>
        </w:rPr>
        <w:t xml:space="preserve"> </w:t>
      </w:r>
      <w:r>
        <w:rPr>
          <w:sz w:val="24"/>
        </w:rPr>
        <w:t>tillering,</w:t>
      </w:r>
      <w:r>
        <w:rPr>
          <w:spacing w:val="1"/>
          <w:sz w:val="24"/>
        </w:rPr>
        <w:t xml:space="preserve"> </w:t>
      </w:r>
      <w:r>
        <w:rPr>
          <w:sz w:val="24"/>
        </w:rPr>
        <w:t>flowering,</w:t>
      </w:r>
      <w:r>
        <w:rPr>
          <w:spacing w:val="-2"/>
          <w:sz w:val="24"/>
        </w:rPr>
        <w:t xml:space="preserve"> </w:t>
      </w:r>
      <w:r>
        <w:rPr>
          <w:sz w:val="24"/>
        </w:rPr>
        <w:t>and</w:t>
      </w:r>
      <w:r>
        <w:rPr>
          <w:spacing w:val="1"/>
          <w:sz w:val="24"/>
        </w:rPr>
        <w:t xml:space="preserve"> </w:t>
      </w:r>
      <w:r>
        <w:rPr>
          <w:sz w:val="24"/>
        </w:rPr>
        <w:t>ripening</w:t>
      </w:r>
      <w:r>
        <w:rPr>
          <w:spacing w:val="-5"/>
          <w:sz w:val="24"/>
        </w:rPr>
        <w:t xml:space="preserve"> </w:t>
      </w:r>
      <w:r>
        <w:rPr>
          <w:sz w:val="24"/>
        </w:rPr>
        <w:t>stages) in</w:t>
      </w:r>
      <w:r>
        <w:rPr>
          <w:spacing w:val="2"/>
          <w:sz w:val="24"/>
        </w:rPr>
        <w:t xml:space="preserve"> </w:t>
      </w:r>
      <w:r>
        <w:rPr>
          <w:sz w:val="24"/>
        </w:rPr>
        <w:t>central</w:t>
      </w:r>
      <w:r>
        <w:rPr>
          <w:spacing w:val="-1"/>
          <w:sz w:val="24"/>
        </w:rPr>
        <w:t xml:space="preserve"> </w:t>
      </w:r>
      <w:r>
        <w:rPr>
          <w:sz w:val="24"/>
        </w:rPr>
        <w:t>Taiwan</w:t>
      </w:r>
      <w:r>
        <w:rPr>
          <w:spacing w:val="-2"/>
          <w:sz w:val="24"/>
        </w:rPr>
        <w:t xml:space="preserve"> </w:t>
      </w:r>
      <w:r>
        <w:rPr>
          <w:sz w:val="24"/>
        </w:rPr>
        <w:t>from</w:t>
      </w:r>
      <w:r>
        <w:rPr>
          <w:spacing w:val="-1"/>
          <w:sz w:val="24"/>
        </w:rPr>
        <w:t xml:space="preserve"> </w:t>
      </w:r>
      <w:r>
        <w:rPr>
          <w:sz w:val="24"/>
        </w:rPr>
        <w:t>2017</w:t>
      </w:r>
      <w:r>
        <w:rPr>
          <w:spacing w:val="-2"/>
          <w:sz w:val="24"/>
        </w:rPr>
        <w:t xml:space="preserve"> </w:t>
      </w:r>
      <w:r>
        <w:rPr>
          <w:sz w:val="24"/>
        </w:rPr>
        <w:t>to</w:t>
      </w:r>
      <w:r>
        <w:rPr>
          <w:spacing w:val="-1"/>
          <w:sz w:val="24"/>
        </w:rPr>
        <w:t xml:space="preserve"> </w:t>
      </w:r>
      <w:r>
        <w:rPr>
          <w:sz w:val="24"/>
        </w:rPr>
        <w:t>2019,</w:t>
      </w:r>
      <w:r>
        <w:rPr>
          <w:spacing w:val="-1"/>
          <w:sz w:val="24"/>
        </w:rPr>
        <w:t xml:space="preserve"> </w:t>
      </w:r>
      <w:r>
        <w:rPr>
          <w:spacing w:val="-5"/>
          <w:sz w:val="24"/>
        </w:rPr>
        <w:t>and</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quantified</w:t>
      </w:r>
      <w:r>
        <w:rPr>
          <w:spacing w:val="-2"/>
          <w:sz w:val="24"/>
        </w:rPr>
        <w:t xml:space="preserve"> </w:t>
      </w:r>
      <w:r>
        <w:rPr>
          <w:sz w:val="24"/>
        </w:rPr>
        <w:t>the</w:t>
      </w:r>
      <w:r>
        <w:rPr>
          <w:spacing w:val="-1"/>
          <w:sz w:val="24"/>
        </w:rPr>
        <w:t xml:space="preserve"> </w:t>
      </w:r>
      <w:r>
        <w:rPr>
          <w:sz w:val="24"/>
        </w:rPr>
        <w:t>diet composition</w:t>
      </w:r>
      <w:r>
        <w:rPr>
          <w:spacing w:val="-1"/>
          <w:sz w:val="24"/>
        </w:rPr>
        <w:t xml:space="preserve"> </w:t>
      </w:r>
      <w:r>
        <w:rPr>
          <w:sz w:val="24"/>
        </w:rPr>
        <w:t>of</w:t>
      </w:r>
      <w:r>
        <w:rPr>
          <w:spacing w:val="-1"/>
          <w:sz w:val="24"/>
        </w:rPr>
        <w:t xml:space="preserve"> </w:t>
      </w:r>
      <w:r>
        <w:rPr>
          <w:sz w:val="24"/>
        </w:rPr>
        <w:t>GAPs (ladybeetles</w:t>
      </w:r>
      <w:r>
        <w:rPr>
          <w:spacing w:val="-1"/>
          <w:sz w:val="24"/>
        </w:rPr>
        <w:t xml:space="preserve"> </w:t>
      </w:r>
      <w:r>
        <w:rPr>
          <w:sz w:val="24"/>
        </w:rPr>
        <w:t>and</w:t>
      </w:r>
      <w:r>
        <w:rPr>
          <w:spacing w:val="-1"/>
          <w:sz w:val="24"/>
        </w:rPr>
        <w:t xml:space="preserve"> </w:t>
      </w:r>
      <w:r>
        <w:rPr>
          <w:sz w:val="24"/>
        </w:rPr>
        <w:t>spiders)</w:t>
      </w:r>
      <w:r>
        <w:rPr>
          <w:spacing w:val="-2"/>
          <w:sz w:val="24"/>
        </w:rPr>
        <w:t xml:space="preserve"> </w:t>
      </w:r>
      <w:r>
        <w:rPr>
          <w:sz w:val="24"/>
        </w:rPr>
        <w:t>at</w:t>
      </w:r>
      <w:r>
        <w:rPr>
          <w:spacing w:val="-1"/>
          <w:sz w:val="24"/>
        </w:rPr>
        <w:t xml:space="preserve"> </w:t>
      </w:r>
      <w:r>
        <w:rPr>
          <w:sz w:val="24"/>
        </w:rPr>
        <w:t>each</w:t>
      </w:r>
      <w:r>
        <w:rPr>
          <w:spacing w:val="1"/>
          <w:sz w:val="24"/>
        </w:rPr>
        <w:t xml:space="preserve"> </w:t>
      </w:r>
      <w:r>
        <w:rPr>
          <w:sz w:val="24"/>
        </w:rPr>
        <w:t>rice</w:t>
      </w:r>
      <w:r>
        <w:rPr>
          <w:spacing w:val="-2"/>
          <w:sz w:val="24"/>
        </w:rPr>
        <w:t xml:space="preserve"> </w:t>
      </w:r>
      <w:r>
        <w:rPr>
          <w:sz w:val="24"/>
        </w:rPr>
        <w:t>stage</w:t>
      </w:r>
      <w:r>
        <w:rPr>
          <w:spacing w:val="-2"/>
          <w:sz w:val="24"/>
        </w:rPr>
        <w:t xml:space="preserve"> </w:t>
      </w:r>
      <w:r>
        <w:rPr>
          <w:sz w:val="24"/>
        </w:rPr>
        <w:t>using</w:t>
      </w:r>
      <w:r>
        <w:rPr>
          <w:spacing w:val="-3"/>
          <w:sz w:val="24"/>
        </w:rPr>
        <w:t xml:space="preserve"> </w:t>
      </w:r>
      <w:r>
        <w:rPr>
          <w:spacing w:val="-2"/>
          <w:sz w:val="24"/>
        </w:rPr>
        <w:t>stable</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isotope</w:t>
      </w:r>
      <w:r>
        <w:rPr>
          <w:spacing w:val="-2"/>
          <w:sz w:val="24"/>
        </w:rPr>
        <w:t xml:space="preserve"> </w:t>
      </w:r>
      <w:r>
        <w:rPr>
          <w:sz w:val="24"/>
        </w:rPr>
        <w:t>analysis (δ</w:t>
      </w:r>
      <w:r>
        <w:rPr>
          <w:sz w:val="24"/>
          <w:vertAlign w:val="superscript"/>
        </w:rPr>
        <w:t>13</w:t>
      </w:r>
      <w:r>
        <w:rPr>
          <w:sz w:val="24"/>
          <w:vertAlign w:val="baseline"/>
        </w:rPr>
        <w:t>C and δ</w:t>
      </w:r>
      <w:r>
        <w:rPr>
          <w:sz w:val="24"/>
          <w:vertAlign w:val="superscript"/>
        </w:rPr>
        <w:t>15</w:t>
      </w:r>
      <w:r>
        <w:rPr>
          <w:sz w:val="24"/>
          <w:vertAlign w:val="baseline"/>
        </w:rPr>
        <w:t>N).</w:t>
      </w:r>
      <w:r>
        <w:rPr>
          <w:spacing w:val="60"/>
          <w:sz w:val="24"/>
          <w:vertAlign w:val="baseline"/>
        </w:rPr>
        <w:t xml:space="preserve"> </w:t>
      </w:r>
      <w:r>
        <w:rPr>
          <w:sz w:val="24"/>
          <w:vertAlign w:val="baseline"/>
        </w:rPr>
        <w:t>Although GAPs</w:t>
      </w:r>
      <w:r>
        <w:rPr>
          <w:spacing w:val="-1"/>
          <w:sz w:val="24"/>
          <w:vertAlign w:val="baseline"/>
        </w:rPr>
        <w:t xml:space="preserve"> </w:t>
      </w:r>
      <w:r>
        <w:rPr>
          <w:sz w:val="24"/>
          <w:vertAlign w:val="baseline"/>
        </w:rPr>
        <w:t>may</w:t>
      </w:r>
      <w:r>
        <w:rPr>
          <w:spacing w:val="-3"/>
          <w:sz w:val="24"/>
          <w:vertAlign w:val="baseline"/>
        </w:rPr>
        <w:t xml:space="preserve"> </w:t>
      </w:r>
      <w:r>
        <w:rPr>
          <w:sz w:val="24"/>
          <w:vertAlign w:val="baseline"/>
        </w:rPr>
        <w:t>consume</w:t>
      </w:r>
      <w:r>
        <w:rPr>
          <w:spacing w:val="-1"/>
          <w:sz w:val="24"/>
          <w:vertAlign w:val="baseline"/>
        </w:rPr>
        <w:t xml:space="preserve"> </w:t>
      </w:r>
      <w:r>
        <w:rPr>
          <w:sz w:val="24"/>
          <w:vertAlign w:val="baseline"/>
        </w:rPr>
        <w:t>various prey</w:t>
      </w:r>
      <w:r>
        <w:rPr>
          <w:spacing w:val="-5"/>
          <w:sz w:val="24"/>
          <w:vertAlign w:val="baseline"/>
        </w:rPr>
        <w:t xml:space="preserve"> </w:t>
      </w:r>
      <w:r>
        <w:rPr>
          <w:sz w:val="24"/>
          <w:vertAlign w:val="baseline"/>
        </w:rPr>
        <w:t>items, we</w:t>
      </w:r>
      <w:r>
        <w:rPr>
          <w:spacing w:val="-1"/>
          <w:sz w:val="24"/>
          <w:vertAlign w:val="baseline"/>
        </w:rPr>
        <w:t xml:space="preserve"> </w:t>
      </w:r>
      <w:r>
        <w:rPr>
          <w:spacing w:val="-2"/>
          <w:sz w:val="24"/>
          <w:vertAlign w:val="baseline"/>
        </w:rPr>
        <w:t>expected</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that</w:t>
      </w:r>
      <w:r>
        <w:rPr>
          <w:spacing w:val="-3"/>
          <w:sz w:val="24"/>
        </w:rPr>
        <w:t xml:space="preserve"> </w:t>
      </w:r>
      <w:r>
        <w:rPr>
          <w:sz w:val="24"/>
        </w:rPr>
        <w:t>GAPs</w:t>
      </w:r>
      <w:r>
        <w:rPr>
          <w:spacing w:val="-1"/>
          <w:sz w:val="24"/>
        </w:rPr>
        <w:t xml:space="preserve"> </w:t>
      </w:r>
      <w:r>
        <w:rPr>
          <w:sz w:val="24"/>
        </w:rPr>
        <w:t>would consistently</w:t>
      </w:r>
      <w:r>
        <w:rPr>
          <w:spacing w:val="-6"/>
          <w:sz w:val="24"/>
        </w:rPr>
        <w:t xml:space="preserve"> </w:t>
      </w:r>
      <w:r>
        <w:rPr>
          <w:sz w:val="24"/>
        </w:rPr>
        <w:t>consume</w:t>
      </w:r>
      <w:r>
        <w:rPr>
          <w:spacing w:val="1"/>
          <w:sz w:val="24"/>
        </w:rPr>
        <w:t xml:space="preserve"> </w:t>
      </w:r>
      <w:r>
        <w:rPr>
          <w:sz w:val="24"/>
        </w:rPr>
        <w:t>a</w:t>
      </w:r>
      <w:r>
        <w:rPr>
          <w:spacing w:val="-1"/>
          <w:sz w:val="24"/>
        </w:rPr>
        <w:t xml:space="preserve"> </w:t>
      </w:r>
      <w:r>
        <w:rPr>
          <w:sz w:val="24"/>
        </w:rPr>
        <w:t>high proportion</w:t>
      </w:r>
      <w:r>
        <w:rPr>
          <w:spacing w:val="-1"/>
          <w:sz w:val="24"/>
        </w:rPr>
        <w:t xml:space="preserve"> </w:t>
      </w:r>
      <w:r>
        <w:rPr>
          <w:sz w:val="24"/>
        </w:rPr>
        <w:t>of</w:t>
      </w:r>
      <w:r>
        <w:rPr>
          <w:spacing w:val="-1"/>
          <w:sz w:val="24"/>
        </w:rPr>
        <w:t xml:space="preserve"> </w:t>
      </w:r>
      <w:r>
        <w:rPr>
          <w:sz w:val="24"/>
        </w:rPr>
        <w:t>pests in</w:t>
      </w:r>
      <w:r>
        <w:rPr>
          <w:spacing w:val="-1"/>
          <w:sz w:val="24"/>
        </w:rPr>
        <w:t xml:space="preserve"> </w:t>
      </w:r>
      <w:r>
        <w:rPr>
          <w:sz w:val="24"/>
        </w:rPr>
        <w:t>their diet</w:t>
      </w:r>
      <w:r>
        <w:rPr>
          <w:spacing w:val="1"/>
          <w:sz w:val="24"/>
        </w:rPr>
        <w:t xml:space="preserve"> </w:t>
      </w:r>
      <w:r>
        <w:rPr>
          <w:sz w:val="24"/>
        </w:rPr>
        <w:t>at late</w:t>
      </w:r>
      <w:r>
        <w:rPr>
          <w:spacing w:val="-1"/>
          <w:sz w:val="24"/>
        </w:rPr>
        <w:t xml:space="preserve"> </w:t>
      </w:r>
      <w:r>
        <w:rPr>
          <w:sz w:val="24"/>
        </w:rPr>
        <w:t xml:space="preserve">crop </w:t>
      </w:r>
      <w:r>
        <w:rPr>
          <w:spacing w:val="-2"/>
          <w:sz w:val="24"/>
        </w:rPr>
        <w:t>stages</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(with</w:t>
      </w:r>
      <w:r>
        <w:rPr>
          <w:spacing w:val="-2"/>
          <w:sz w:val="24"/>
        </w:rPr>
        <w:t xml:space="preserve"> </w:t>
      </w:r>
      <w:r>
        <w:rPr>
          <w:sz w:val="24"/>
        </w:rPr>
        <w:t>high</w:t>
      </w:r>
      <w:r>
        <w:rPr>
          <w:spacing w:val="-1"/>
          <w:sz w:val="24"/>
        </w:rPr>
        <w:t xml:space="preserve"> </w:t>
      </w:r>
      <w:r>
        <w:rPr>
          <w:sz w:val="24"/>
        </w:rPr>
        <w:t>pest</w:t>
      </w:r>
      <w:r>
        <w:rPr>
          <w:spacing w:val="-1"/>
          <w:sz w:val="24"/>
        </w:rPr>
        <w:t xml:space="preserve"> </w:t>
      </w:r>
      <w:r>
        <w:rPr>
          <w:sz w:val="24"/>
        </w:rPr>
        <w:t>densities)</w:t>
      </w:r>
      <w:r>
        <w:rPr>
          <w:spacing w:val="1"/>
          <w:sz w:val="24"/>
        </w:rPr>
        <w:t xml:space="preserve"> </w:t>
      </w:r>
      <w:r>
        <w:rPr>
          <w:sz w:val="24"/>
        </w:rPr>
        <w:t>regardless</w:t>
      </w:r>
      <w:r>
        <w:rPr>
          <w:spacing w:val="-1"/>
          <w:sz w:val="24"/>
        </w:rPr>
        <w:t xml:space="preserve"> </w:t>
      </w:r>
      <w:r>
        <w:rPr>
          <w:sz w:val="24"/>
        </w:rPr>
        <w:t>of</w:t>
      </w:r>
      <w:r>
        <w:rPr>
          <w:spacing w:val="3"/>
          <w:sz w:val="24"/>
        </w:rPr>
        <w:t xml:space="preserve"> </w:t>
      </w:r>
      <w:r>
        <w:rPr>
          <w:sz w:val="24"/>
        </w:rPr>
        <w:t>years.</w:t>
      </w:r>
      <w:r>
        <w:rPr>
          <w:spacing w:val="57"/>
          <w:sz w:val="24"/>
        </w:rPr>
        <w:t xml:space="preserve"> </w:t>
      </w:r>
      <w:r>
        <w:rPr>
          <w:sz w:val="24"/>
        </w:rPr>
        <w:t>We also</w:t>
      </w:r>
      <w:r>
        <w:rPr>
          <w:spacing w:val="-1"/>
          <w:sz w:val="24"/>
        </w:rPr>
        <w:t xml:space="preserve"> </w:t>
      </w:r>
      <w:r>
        <w:rPr>
          <w:sz w:val="24"/>
        </w:rPr>
        <w:t>expected</w:t>
      </w:r>
      <w:r>
        <w:rPr>
          <w:spacing w:val="-1"/>
          <w:sz w:val="24"/>
        </w:rPr>
        <w:t xml:space="preserve"> </w:t>
      </w:r>
      <w:r>
        <w:rPr>
          <w:sz w:val="24"/>
        </w:rPr>
        <w:t>that</w:t>
      </w:r>
      <w:r>
        <w:rPr>
          <w:spacing w:val="2"/>
          <w:sz w:val="24"/>
        </w:rPr>
        <w:t xml:space="preserve"> </w:t>
      </w:r>
      <w:r>
        <w:rPr>
          <w:sz w:val="24"/>
        </w:rPr>
        <w:t>the</w:t>
      </w:r>
      <w:r>
        <w:rPr>
          <w:spacing w:val="-1"/>
          <w:sz w:val="24"/>
        </w:rPr>
        <w:t xml:space="preserve"> </w:t>
      </w:r>
      <w:r>
        <w:rPr>
          <w:sz w:val="24"/>
        </w:rPr>
        <w:t>diet</w:t>
      </w:r>
      <w:r>
        <w:rPr>
          <w:spacing w:val="-1"/>
          <w:sz w:val="24"/>
        </w:rPr>
        <w:t xml:space="preserve"> </w:t>
      </w:r>
      <w:r>
        <w:rPr>
          <w:sz w:val="24"/>
        </w:rPr>
        <w:t>composition</w:t>
      </w:r>
      <w:r>
        <w:rPr>
          <w:spacing w:val="-1"/>
          <w:sz w:val="24"/>
        </w:rPr>
        <w:t xml:space="preserve"> </w:t>
      </w:r>
      <w:r>
        <w:rPr>
          <w:spacing w:val="-5"/>
          <w:sz w:val="24"/>
        </w:rPr>
        <w:t>of</w:t>
      </w:r>
    </w:p>
    <w:p>
      <w:pPr>
        <w:pStyle w:val="6"/>
        <w:spacing w:before="1"/>
      </w:pPr>
    </w:p>
    <w:p>
      <w:pPr>
        <w:pStyle w:val="10"/>
        <w:numPr>
          <w:ilvl w:val="0"/>
          <w:numId w:val="19"/>
        </w:numPr>
        <w:tabs>
          <w:tab w:val="left" w:pos="1440"/>
        </w:tabs>
        <w:spacing w:before="0" w:after="0" w:line="240" w:lineRule="auto"/>
        <w:ind w:left="1440" w:right="0" w:hanging="720"/>
        <w:jc w:val="left"/>
        <w:rPr>
          <w:sz w:val="24"/>
        </w:rPr>
      </w:pPr>
      <w:r>
        <w:rPr>
          <w:sz w:val="24"/>
        </w:rPr>
        <w:t>GAPs</w:t>
      </w:r>
      <w:r>
        <w:rPr>
          <w:spacing w:val="-1"/>
          <w:sz w:val="24"/>
        </w:rPr>
        <w:t xml:space="preserve"> </w:t>
      </w:r>
      <w:r>
        <w:rPr>
          <w:sz w:val="24"/>
        </w:rPr>
        <w:t>would</w:t>
      </w:r>
      <w:r>
        <w:rPr>
          <w:spacing w:val="-1"/>
          <w:sz w:val="24"/>
        </w:rPr>
        <w:t xml:space="preserve"> </w:t>
      </w:r>
      <w:r>
        <w:rPr>
          <w:sz w:val="24"/>
        </w:rPr>
        <w:t>be</w:t>
      </w:r>
      <w:r>
        <w:rPr>
          <w:spacing w:val="-2"/>
          <w:sz w:val="24"/>
        </w:rPr>
        <w:t xml:space="preserve"> </w:t>
      </w:r>
      <w:r>
        <w:rPr>
          <w:sz w:val="24"/>
        </w:rPr>
        <w:t>affected</w:t>
      </w:r>
      <w:r>
        <w:rPr>
          <w:spacing w:val="-1"/>
          <w:sz w:val="24"/>
        </w:rPr>
        <w:t xml:space="preserve"> </w:t>
      </w:r>
      <w:r>
        <w:rPr>
          <w:sz w:val="24"/>
        </w:rPr>
        <w:t>by</w:t>
      </w:r>
      <w:r>
        <w:rPr>
          <w:spacing w:val="-4"/>
          <w:sz w:val="24"/>
        </w:rPr>
        <w:t xml:space="preserve"> </w:t>
      </w:r>
      <w:r>
        <w:rPr>
          <w:sz w:val="24"/>
        </w:rPr>
        <w:t>local</w:t>
      </w:r>
      <w:r>
        <w:rPr>
          <w:spacing w:val="-1"/>
          <w:sz w:val="24"/>
        </w:rPr>
        <w:t xml:space="preserve"> </w:t>
      </w:r>
      <w:r>
        <w:rPr>
          <w:sz w:val="24"/>
        </w:rPr>
        <w:t>abiotic</w:t>
      </w:r>
      <w:r>
        <w:rPr>
          <w:spacing w:val="-2"/>
          <w:sz w:val="24"/>
        </w:rPr>
        <w:t xml:space="preserve"> </w:t>
      </w:r>
      <w:r>
        <w:rPr>
          <w:sz w:val="24"/>
        </w:rPr>
        <w:t>and</w:t>
      </w:r>
      <w:r>
        <w:rPr>
          <w:spacing w:val="-1"/>
          <w:sz w:val="24"/>
        </w:rPr>
        <w:t xml:space="preserve"> </w:t>
      </w:r>
      <w:r>
        <w:rPr>
          <w:sz w:val="24"/>
        </w:rPr>
        <w:t>biotic</w:t>
      </w:r>
      <w:r>
        <w:rPr>
          <w:spacing w:val="-1"/>
          <w:sz w:val="24"/>
        </w:rPr>
        <w:t xml:space="preserve"> </w:t>
      </w:r>
      <w:r>
        <w:rPr>
          <w:sz w:val="24"/>
        </w:rPr>
        <w:t>factors</w:t>
      </w:r>
      <w:r>
        <w:rPr>
          <w:spacing w:val="-1"/>
          <w:sz w:val="24"/>
        </w:rPr>
        <w:t xml:space="preserve"> </w:t>
      </w:r>
      <w:r>
        <w:rPr>
          <w:sz w:val="24"/>
        </w:rPr>
        <w:t>(e.g.,</w:t>
      </w:r>
      <w:r>
        <w:rPr>
          <w:spacing w:val="-1"/>
          <w:sz w:val="24"/>
        </w:rPr>
        <w:t xml:space="preserve"> </w:t>
      </w:r>
      <w:r>
        <w:rPr>
          <w:sz w:val="24"/>
        </w:rPr>
        <w:t>farm</w:t>
      </w:r>
      <w:r>
        <w:rPr>
          <w:spacing w:val="-1"/>
          <w:sz w:val="24"/>
        </w:rPr>
        <w:t xml:space="preserve"> </w:t>
      </w:r>
      <w:r>
        <w:rPr>
          <w:sz w:val="24"/>
        </w:rPr>
        <w:t>type,</w:t>
      </w:r>
      <w:r>
        <w:rPr>
          <w:spacing w:val="1"/>
          <w:sz w:val="24"/>
        </w:rPr>
        <w:t xml:space="preserve"> </w:t>
      </w:r>
      <w:r>
        <w:rPr>
          <w:sz w:val="24"/>
        </w:rPr>
        <w:t>crop</w:t>
      </w:r>
      <w:r>
        <w:rPr>
          <w:spacing w:val="-1"/>
          <w:sz w:val="24"/>
        </w:rPr>
        <w:t xml:space="preserve"> </w:t>
      </w:r>
      <w:r>
        <w:rPr>
          <w:sz w:val="24"/>
        </w:rPr>
        <w:t>stage,</w:t>
      </w:r>
      <w:r>
        <w:rPr>
          <w:spacing w:val="-1"/>
          <w:sz w:val="24"/>
        </w:rPr>
        <w:t xml:space="preserve"> </w:t>
      </w:r>
      <w:r>
        <w:rPr>
          <w:spacing w:val="-2"/>
          <w:sz w:val="24"/>
        </w:rPr>
        <w:t>percent</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forest</w:t>
      </w:r>
      <w:r>
        <w:rPr>
          <w:spacing w:val="-1"/>
          <w:sz w:val="24"/>
        </w:rPr>
        <w:t xml:space="preserve"> </w:t>
      </w:r>
      <w:r>
        <w:rPr>
          <w:sz w:val="24"/>
        </w:rPr>
        <w:t>cover,</w:t>
      </w:r>
      <w:r>
        <w:rPr>
          <w:spacing w:val="-1"/>
          <w:sz w:val="24"/>
        </w:rPr>
        <w:t xml:space="preserve"> </w:t>
      </w:r>
      <w:r>
        <w:rPr>
          <w:sz w:val="24"/>
        </w:rPr>
        <w:t>and</w:t>
      </w:r>
      <w:r>
        <w:rPr>
          <w:spacing w:val="-1"/>
          <w:sz w:val="24"/>
        </w:rPr>
        <w:t xml:space="preserve"> </w:t>
      </w:r>
      <w:r>
        <w:rPr>
          <w:sz w:val="24"/>
        </w:rPr>
        <w:t>the relative</w:t>
      </w:r>
      <w:r>
        <w:rPr>
          <w:spacing w:val="-1"/>
          <w:sz w:val="24"/>
        </w:rPr>
        <w:t xml:space="preserve"> </w:t>
      </w:r>
      <w:r>
        <w:rPr>
          <w:sz w:val="24"/>
        </w:rPr>
        <w:t>abundance</w:t>
      </w:r>
      <w:r>
        <w:rPr>
          <w:spacing w:val="-2"/>
          <w:sz w:val="24"/>
        </w:rPr>
        <w:t xml:space="preserve"> </w:t>
      </w:r>
      <w:r>
        <w:rPr>
          <w:sz w:val="24"/>
        </w:rPr>
        <w:t>of</w:t>
      </w:r>
      <w:r>
        <w:rPr>
          <w:spacing w:val="-1"/>
          <w:sz w:val="24"/>
        </w:rPr>
        <w:t xml:space="preserve"> </w:t>
      </w:r>
      <w:r>
        <w:rPr>
          <w:sz w:val="24"/>
        </w:rPr>
        <w:t>pests in</w:t>
      </w:r>
      <w:r>
        <w:rPr>
          <w:spacing w:val="1"/>
          <w:sz w:val="24"/>
        </w:rPr>
        <w:t xml:space="preserve"> </w:t>
      </w:r>
      <w:r>
        <w:rPr>
          <w:sz w:val="24"/>
        </w:rPr>
        <w:t>the</w:t>
      </w:r>
      <w:r>
        <w:rPr>
          <w:spacing w:val="-1"/>
          <w:sz w:val="24"/>
        </w:rPr>
        <w:t xml:space="preserve"> </w:t>
      </w:r>
      <w:r>
        <w:rPr>
          <w:sz w:val="24"/>
        </w:rPr>
        <w:t>field).</w:t>
      </w:r>
      <w:r>
        <w:rPr>
          <w:spacing w:val="60"/>
          <w:sz w:val="24"/>
        </w:rPr>
        <w:t xml:space="preserve"> </w:t>
      </w:r>
      <w:r>
        <w:rPr>
          <w:sz w:val="24"/>
        </w:rPr>
        <w:t>Stable</w:t>
      </w:r>
      <w:r>
        <w:rPr>
          <w:spacing w:val="-2"/>
          <w:sz w:val="24"/>
        </w:rPr>
        <w:t xml:space="preserve"> </w:t>
      </w:r>
      <w:r>
        <w:rPr>
          <w:sz w:val="24"/>
        </w:rPr>
        <w:t>isotope</w:t>
      </w:r>
      <w:r>
        <w:rPr>
          <w:spacing w:val="-2"/>
          <w:sz w:val="24"/>
        </w:rPr>
        <w:t xml:space="preserve"> </w:t>
      </w:r>
      <w:r>
        <w:rPr>
          <w:sz w:val="24"/>
        </w:rPr>
        <w:t>analysis</w:t>
      </w:r>
      <w:r>
        <w:rPr>
          <w:spacing w:val="-1"/>
          <w:sz w:val="24"/>
        </w:rPr>
        <w:t xml:space="preserve"> </w:t>
      </w:r>
      <w:r>
        <w:rPr>
          <w:sz w:val="24"/>
        </w:rPr>
        <w:t xml:space="preserve">has </w:t>
      </w:r>
      <w:r>
        <w:rPr>
          <w:spacing w:val="-4"/>
          <w:sz w:val="24"/>
        </w:rPr>
        <w:t>been</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widely</w:t>
      </w:r>
      <w:r>
        <w:rPr>
          <w:spacing w:val="-6"/>
          <w:sz w:val="24"/>
        </w:rPr>
        <w:t xml:space="preserve"> </w:t>
      </w:r>
      <w:r>
        <w:rPr>
          <w:sz w:val="24"/>
        </w:rPr>
        <w:t>applied in</w:t>
      </w:r>
      <w:r>
        <w:rPr>
          <w:spacing w:val="-1"/>
          <w:sz w:val="24"/>
        </w:rPr>
        <w:t xml:space="preserve"> </w:t>
      </w:r>
      <w:r>
        <w:rPr>
          <w:sz w:val="24"/>
        </w:rPr>
        <w:t>ecology</w:t>
      </w:r>
      <w:r>
        <w:rPr>
          <w:spacing w:val="-2"/>
          <w:sz w:val="24"/>
        </w:rPr>
        <w:t xml:space="preserve"> </w:t>
      </w:r>
      <w:r>
        <w:rPr>
          <w:sz w:val="24"/>
        </w:rPr>
        <w:t>to infer</w:t>
      </w:r>
      <w:r>
        <w:rPr>
          <w:spacing w:val="-1"/>
          <w:sz w:val="24"/>
        </w:rPr>
        <w:t xml:space="preserve"> </w:t>
      </w:r>
      <w:r>
        <w:rPr>
          <w:sz w:val="24"/>
        </w:rPr>
        <w:t>predator-prey</w:t>
      </w:r>
      <w:r>
        <w:rPr>
          <w:spacing w:val="-5"/>
          <w:sz w:val="24"/>
        </w:rPr>
        <w:t xml:space="preserve"> </w:t>
      </w:r>
      <w:r>
        <w:rPr>
          <w:sz w:val="24"/>
        </w:rPr>
        <w:t>trophic interactions</w:t>
      </w:r>
      <w:r>
        <w:rPr>
          <w:spacing w:val="-1"/>
          <w:sz w:val="24"/>
        </w:rPr>
        <w:t xml:space="preserve"> </w:t>
      </w:r>
      <w:r>
        <w:rPr>
          <w:sz w:val="24"/>
        </w:rPr>
        <w:t>and</w:t>
      </w:r>
      <w:r>
        <w:rPr>
          <w:spacing w:val="2"/>
          <w:sz w:val="24"/>
        </w:rPr>
        <w:t xml:space="preserve"> </w:t>
      </w:r>
      <w:r>
        <w:rPr>
          <w:sz w:val="24"/>
        </w:rPr>
        <w:t>estimate</w:t>
      </w:r>
      <w:r>
        <w:rPr>
          <w:spacing w:val="-1"/>
          <w:sz w:val="24"/>
        </w:rPr>
        <w:t xml:space="preserve"> </w:t>
      </w:r>
      <w:r>
        <w:rPr>
          <w:spacing w:val="-5"/>
          <w:sz w:val="24"/>
        </w:rPr>
        <w:t>the</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proportional</w:t>
      </w:r>
      <w:r>
        <w:rPr>
          <w:spacing w:val="-3"/>
          <w:sz w:val="24"/>
        </w:rPr>
        <w:t xml:space="preserve"> </w:t>
      </w:r>
      <w:r>
        <w:rPr>
          <w:sz w:val="24"/>
        </w:rPr>
        <w:t>contribution</w:t>
      </w:r>
      <w:r>
        <w:rPr>
          <w:spacing w:val="2"/>
          <w:sz w:val="24"/>
        </w:rPr>
        <w:t xml:space="preserve"> </w:t>
      </w:r>
      <w:r>
        <w:rPr>
          <w:sz w:val="24"/>
        </w:rPr>
        <w:t>of</w:t>
      </w:r>
      <w:r>
        <w:rPr>
          <w:spacing w:val="-1"/>
          <w:sz w:val="24"/>
        </w:rPr>
        <w:t xml:space="preserve"> </w:t>
      </w:r>
      <w:r>
        <w:rPr>
          <w:sz w:val="24"/>
        </w:rPr>
        <w:t>different prey</w:t>
      </w:r>
      <w:r>
        <w:rPr>
          <w:spacing w:val="-5"/>
          <w:sz w:val="24"/>
        </w:rPr>
        <w:t xml:space="preserve"> </w:t>
      </w:r>
      <w:r>
        <w:rPr>
          <w:sz w:val="24"/>
        </w:rPr>
        <w:t>sources</w:t>
      </w:r>
      <w:r>
        <w:rPr>
          <w:spacing w:val="1"/>
          <w:sz w:val="24"/>
        </w:rPr>
        <w:t xml:space="preserve"> </w:t>
      </w:r>
      <w:r>
        <w:rPr>
          <w:sz w:val="24"/>
        </w:rPr>
        <w:t>to predators’</w:t>
      </w:r>
      <w:r>
        <w:rPr>
          <w:spacing w:val="-3"/>
          <w:sz w:val="24"/>
        </w:rPr>
        <w:t xml:space="preserve"> </w:t>
      </w:r>
      <w:r>
        <w:rPr>
          <w:sz w:val="24"/>
        </w:rPr>
        <w:t>diets (Post,</w:t>
      </w:r>
      <w:r>
        <w:rPr>
          <w:spacing w:val="2"/>
          <w:sz w:val="24"/>
        </w:rPr>
        <w:t xml:space="preserve"> </w:t>
      </w:r>
      <w:r>
        <w:rPr>
          <w:sz w:val="24"/>
        </w:rPr>
        <w:t>2002;</w:t>
      </w:r>
      <w:r>
        <w:rPr>
          <w:spacing w:val="-1"/>
          <w:sz w:val="24"/>
        </w:rPr>
        <w:t xml:space="preserve"> </w:t>
      </w:r>
      <w:r>
        <w:rPr>
          <w:sz w:val="24"/>
        </w:rPr>
        <w:t>Boecklen</w:t>
      </w:r>
      <w:r>
        <w:rPr>
          <w:spacing w:val="3"/>
          <w:sz w:val="24"/>
        </w:rPr>
        <w:t xml:space="preserve"> </w:t>
      </w:r>
      <w:r>
        <w:rPr>
          <w:i/>
          <w:sz w:val="24"/>
        </w:rPr>
        <w:t xml:space="preserve">et </w:t>
      </w:r>
      <w:r>
        <w:rPr>
          <w:i/>
          <w:spacing w:val="-4"/>
          <w:sz w:val="24"/>
        </w:rPr>
        <w:t>al.</w:t>
      </w:r>
      <w:r>
        <w:rPr>
          <w:spacing w:val="-4"/>
          <w:sz w:val="24"/>
        </w:rPr>
        <w:t>,</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2011; Layman</w:t>
      </w:r>
      <w:r>
        <w:rPr>
          <w:spacing w:val="1"/>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2012).</w:t>
      </w:r>
      <w:r>
        <w:rPr>
          <w:spacing w:val="57"/>
          <w:sz w:val="24"/>
        </w:rPr>
        <w:t xml:space="preserve"> </w:t>
      </w:r>
      <w:r>
        <w:rPr>
          <w:sz w:val="24"/>
        </w:rPr>
        <w:t>This</w:t>
      </w:r>
      <w:r>
        <w:rPr>
          <w:spacing w:val="-1"/>
          <w:sz w:val="24"/>
        </w:rPr>
        <w:t xml:space="preserve"> </w:t>
      </w:r>
      <w:r>
        <w:rPr>
          <w:sz w:val="24"/>
        </w:rPr>
        <w:t>quantification</w:t>
      </w:r>
      <w:r>
        <w:rPr>
          <w:spacing w:val="-1"/>
          <w:sz w:val="24"/>
        </w:rPr>
        <w:t xml:space="preserve"> </w:t>
      </w:r>
      <w:r>
        <w:rPr>
          <w:sz w:val="24"/>
        </w:rPr>
        <w:t>method</w:t>
      </w:r>
      <w:r>
        <w:rPr>
          <w:spacing w:val="-1"/>
          <w:sz w:val="24"/>
        </w:rPr>
        <w:t xml:space="preserve"> </w:t>
      </w:r>
      <w:r>
        <w:rPr>
          <w:sz w:val="24"/>
        </w:rPr>
        <w:t>reflects</w:t>
      </w:r>
      <w:r>
        <w:rPr>
          <w:spacing w:val="-1"/>
          <w:sz w:val="24"/>
        </w:rPr>
        <w:t xml:space="preserve"> </w:t>
      </w:r>
      <w:r>
        <w:rPr>
          <w:sz w:val="24"/>
        </w:rPr>
        <w:t>accumulated</w:t>
      </w:r>
      <w:r>
        <w:rPr>
          <w:spacing w:val="-1"/>
          <w:sz w:val="24"/>
        </w:rPr>
        <w:t xml:space="preserve"> </w:t>
      </w:r>
      <w:r>
        <w:rPr>
          <w:sz w:val="24"/>
        </w:rPr>
        <w:t>prey</w:t>
      </w:r>
      <w:r>
        <w:rPr>
          <w:spacing w:val="-6"/>
          <w:sz w:val="24"/>
        </w:rPr>
        <w:t xml:space="preserve"> </w:t>
      </w:r>
      <w:r>
        <w:rPr>
          <w:spacing w:val="-2"/>
          <w:sz w:val="24"/>
        </w:rPr>
        <w:t>consumption</w:t>
      </w:r>
    </w:p>
    <w:p>
      <w:pPr>
        <w:pStyle w:val="6"/>
      </w:pPr>
    </w:p>
    <w:p>
      <w:pPr>
        <w:pStyle w:val="10"/>
        <w:numPr>
          <w:ilvl w:val="0"/>
          <w:numId w:val="19"/>
        </w:numPr>
        <w:tabs>
          <w:tab w:val="left" w:pos="1440"/>
        </w:tabs>
        <w:spacing w:before="0" w:after="0" w:line="240" w:lineRule="auto"/>
        <w:ind w:left="1440" w:right="0" w:hanging="720"/>
        <w:jc w:val="left"/>
        <w:rPr>
          <w:sz w:val="24"/>
        </w:rPr>
      </w:pPr>
      <w:r>
        <w:rPr>
          <w:sz w:val="24"/>
        </w:rPr>
        <w:t>in</w:t>
      </w:r>
      <w:r>
        <w:rPr>
          <w:spacing w:val="-1"/>
          <w:sz w:val="24"/>
        </w:rPr>
        <w:t xml:space="preserve"> </w:t>
      </w:r>
      <w:r>
        <w:rPr>
          <w:sz w:val="24"/>
        </w:rPr>
        <w:t>predators’</w:t>
      </w:r>
      <w:r>
        <w:rPr>
          <w:spacing w:val="-1"/>
          <w:sz w:val="24"/>
        </w:rPr>
        <w:t xml:space="preserve"> </w:t>
      </w:r>
      <w:r>
        <w:rPr>
          <w:sz w:val="24"/>
        </w:rPr>
        <w:t>diets,</w:t>
      </w:r>
      <w:r>
        <w:rPr>
          <w:spacing w:val="-1"/>
          <w:sz w:val="24"/>
        </w:rPr>
        <w:t xml:space="preserve"> </w:t>
      </w:r>
      <w:r>
        <w:rPr>
          <w:sz w:val="24"/>
        </w:rPr>
        <w:t>which</w:t>
      </w:r>
      <w:r>
        <w:rPr>
          <w:spacing w:val="2"/>
          <w:sz w:val="24"/>
        </w:rPr>
        <w:t xml:space="preserve"> </w:t>
      </w:r>
      <w:r>
        <w:rPr>
          <w:sz w:val="24"/>
        </w:rPr>
        <w:t>may</w:t>
      </w:r>
      <w:r>
        <w:rPr>
          <w:spacing w:val="-6"/>
          <w:sz w:val="24"/>
        </w:rPr>
        <w:t xml:space="preserve"> </w:t>
      </w:r>
      <w:r>
        <w:rPr>
          <w:sz w:val="24"/>
        </w:rPr>
        <w:t>not be achieved by</w:t>
      </w:r>
      <w:r>
        <w:rPr>
          <w:spacing w:val="-4"/>
          <w:sz w:val="24"/>
        </w:rPr>
        <w:t xml:space="preserve"> </w:t>
      </w:r>
      <w:r>
        <w:rPr>
          <w:sz w:val="24"/>
        </w:rPr>
        <w:t>some “snap-shot”</w:t>
      </w:r>
      <w:r>
        <w:rPr>
          <w:spacing w:val="-2"/>
          <w:sz w:val="24"/>
        </w:rPr>
        <w:t xml:space="preserve"> </w:t>
      </w:r>
      <w:r>
        <w:rPr>
          <w:sz w:val="24"/>
        </w:rPr>
        <w:t>techniques</w:t>
      </w:r>
      <w:r>
        <w:rPr>
          <w:spacing w:val="-1"/>
          <w:sz w:val="24"/>
        </w:rPr>
        <w:t xml:space="preserve"> </w:t>
      </w:r>
      <w:r>
        <w:rPr>
          <w:sz w:val="24"/>
        </w:rPr>
        <w:t xml:space="preserve">(e.g., </w:t>
      </w:r>
      <w:r>
        <w:rPr>
          <w:spacing w:val="-2"/>
          <w:sz w:val="24"/>
        </w:rPr>
        <w:t>field</w:t>
      </w:r>
    </w:p>
    <w:p>
      <w:pPr>
        <w:pStyle w:val="6"/>
        <w:spacing w:before="3"/>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128</w:t>
      </w:r>
    </w:p>
    <w:p>
      <w:pPr>
        <w:pStyle w:val="6"/>
        <w:spacing w:before="276"/>
        <w:ind w:left="720"/>
      </w:pPr>
      <w:r>
        <w:rPr>
          <w:spacing w:val="-5"/>
        </w:rPr>
        <w:t>129</w:t>
      </w:r>
    </w:p>
    <w:p>
      <w:pPr>
        <w:pStyle w:val="6"/>
        <w:spacing w:before="90"/>
        <w:ind w:left="320"/>
      </w:pPr>
      <w:r>
        <w:br w:type="column"/>
      </w:r>
      <w:r>
        <w:t>observations</w:t>
      </w:r>
      <w:r>
        <w:rPr>
          <w:spacing w:val="-2"/>
        </w:rPr>
        <w:t xml:space="preserve"> </w:t>
      </w:r>
      <w:r>
        <w:t>and</w:t>
      </w:r>
      <w:r>
        <w:rPr>
          <w:spacing w:val="-2"/>
        </w:rPr>
        <w:t xml:space="preserve"> </w:t>
      </w:r>
      <w:r>
        <w:t>molecular</w:t>
      </w:r>
      <w:r>
        <w:rPr>
          <w:spacing w:val="-1"/>
        </w:rPr>
        <w:t xml:space="preserve"> </w:t>
      </w:r>
      <w:r>
        <w:t>gut</w:t>
      </w:r>
      <w:r>
        <w:rPr>
          <w:spacing w:val="-2"/>
        </w:rPr>
        <w:t xml:space="preserve"> </w:t>
      </w:r>
      <w:r>
        <w:t>content</w:t>
      </w:r>
      <w:r>
        <w:rPr>
          <w:spacing w:val="-2"/>
        </w:rPr>
        <w:t xml:space="preserve"> </w:t>
      </w:r>
      <w:r>
        <w:t>analysis)</w:t>
      </w:r>
      <w:r>
        <w:rPr>
          <w:spacing w:val="2"/>
        </w:rPr>
        <w:t xml:space="preserve"> </w:t>
      </w:r>
      <w:r>
        <w:t>(Newton,</w:t>
      </w:r>
      <w:r>
        <w:rPr>
          <w:spacing w:val="-1"/>
        </w:rPr>
        <w:t xml:space="preserve"> </w:t>
      </w:r>
      <w:r>
        <w:rPr>
          <w:spacing w:val="-2"/>
        </w:rPr>
        <w:t>2016).</w:t>
      </w:r>
    </w:p>
    <w:p>
      <w:pPr>
        <w:spacing w:after="0"/>
        <w:sectPr>
          <w:type w:val="continuous"/>
          <w:pgSz w:w="12240" w:h="15840"/>
          <w:pgMar w:top="620" w:right="60" w:bottom="560" w:left="0" w:header="0" w:footer="1056" w:gutter="0"/>
          <w:cols w:equalWidth="0" w:num="2">
            <w:col w:w="1081" w:space="40"/>
            <w:col w:w="11059"/>
          </w:cols>
        </w:sectPr>
      </w:pPr>
    </w:p>
    <w:p>
      <w:pPr>
        <w:pStyle w:val="6"/>
        <w:spacing w:before="4"/>
      </w:pPr>
    </w:p>
    <w:p>
      <w:pPr>
        <w:pStyle w:val="3"/>
        <w:numPr>
          <w:ilvl w:val="0"/>
          <w:numId w:val="20"/>
        </w:numPr>
        <w:tabs>
          <w:tab w:val="left" w:pos="1440"/>
        </w:tabs>
        <w:spacing w:before="1" w:after="0" w:line="240" w:lineRule="auto"/>
        <w:ind w:left="1440" w:right="0" w:hanging="720"/>
        <w:jc w:val="left"/>
      </w:pPr>
      <w:r>
        <w:t>2.</w:t>
      </w:r>
      <w:r>
        <w:rPr>
          <w:spacing w:val="58"/>
        </w:rPr>
        <w:t xml:space="preserve"> </w:t>
      </w:r>
      <w:r>
        <w:t>Materials</w:t>
      </w:r>
      <w:r>
        <w:rPr>
          <w:spacing w:val="-1"/>
        </w:rPr>
        <w:t xml:space="preserve"> </w:t>
      </w:r>
      <w:r>
        <w:t>and</w:t>
      </w:r>
      <w:r>
        <w:rPr>
          <w:spacing w:val="-1"/>
        </w:rPr>
        <w:t xml:space="preserve"> </w:t>
      </w:r>
      <w:r>
        <w:rPr>
          <w:spacing w:val="-2"/>
        </w:rPr>
        <w:t>Methods</w:t>
      </w:r>
    </w:p>
    <w:p>
      <w:pPr>
        <w:pStyle w:val="10"/>
        <w:numPr>
          <w:ilvl w:val="0"/>
          <w:numId w:val="20"/>
        </w:numPr>
        <w:tabs>
          <w:tab w:val="left" w:pos="1440"/>
        </w:tabs>
        <w:spacing w:before="271" w:after="0" w:line="240" w:lineRule="auto"/>
        <w:ind w:left="1440" w:right="0" w:hanging="720"/>
        <w:jc w:val="left"/>
        <w:rPr>
          <w:i/>
          <w:sz w:val="24"/>
        </w:rPr>
      </w:pPr>
      <w:r>
        <w:rPr>
          <w:i/>
          <w:sz w:val="24"/>
        </w:rPr>
        <w:t>2.1.</w:t>
      </w:r>
      <w:r>
        <w:rPr>
          <w:i/>
          <w:spacing w:val="60"/>
          <w:sz w:val="24"/>
        </w:rPr>
        <w:t xml:space="preserve"> </w:t>
      </w:r>
      <w:r>
        <w:rPr>
          <w:i/>
          <w:sz w:val="24"/>
        </w:rPr>
        <w:t>Study system</w:t>
      </w:r>
      <w:r>
        <w:rPr>
          <w:i/>
          <w:spacing w:val="-1"/>
          <w:sz w:val="24"/>
        </w:rPr>
        <w:t xml:space="preserve"> </w:t>
      </w:r>
      <w:r>
        <w:rPr>
          <w:i/>
          <w:sz w:val="24"/>
        </w:rPr>
        <w:t>and sample</w:t>
      </w:r>
      <w:r>
        <w:rPr>
          <w:i/>
          <w:spacing w:val="-1"/>
          <w:sz w:val="24"/>
        </w:rPr>
        <w:t xml:space="preserve"> </w:t>
      </w:r>
      <w:r>
        <w:rPr>
          <w:i/>
          <w:spacing w:val="-2"/>
          <w:sz w:val="24"/>
        </w:rPr>
        <w:t>collection</w:t>
      </w:r>
    </w:p>
    <w:p>
      <w:pPr>
        <w:pStyle w:val="6"/>
        <w:rPr>
          <w:i/>
        </w:rPr>
      </w:pPr>
    </w:p>
    <w:p>
      <w:pPr>
        <w:pStyle w:val="10"/>
        <w:numPr>
          <w:ilvl w:val="0"/>
          <w:numId w:val="20"/>
        </w:numPr>
        <w:tabs>
          <w:tab w:val="left" w:pos="2160"/>
        </w:tabs>
        <w:spacing w:before="0" w:after="0" w:line="240" w:lineRule="auto"/>
        <w:ind w:left="2160" w:right="0" w:hanging="1440"/>
        <w:jc w:val="left"/>
        <w:rPr>
          <w:sz w:val="24"/>
        </w:rPr>
      </w:pPr>
      <w:r>
        <w:rPr>
          <w:sz w:val="24"/>
        </w:rPr>
        <w:t>We</w:t>
      </w:r>
      <w:r>
        <w:rPr>
          <w:spacing w:val="-2"/>
          <w:sz w:val="24"/>
        </w:rPr>
        <w:t xml:space="preserve"> </w:t>
      </w:r>
      <w:r>
        <w:rPr>
          <w:sz w:val="24"/>
        </w:rPr>
        <w:t>collected</w:t>
      </w:r>
      <w:r>
        <w:rPr>
          <w:spacing w:val="-1"/>
          <w:sz w:val="24"/>
        </w:rPr>
        <w:t xml:space="preserve"> </w:t>
      </w:r>
      <w:r>
        <w:rPr>
          <w:sz w:val="24"/>
        </w:rPr>
        <w:t>terrestrial</w:t>
      </w:r>
      <w:r>
        <w:rPr>
          <w:spacing w:val="-1"/>
          <w:sz w:val="24"/>
        </w:rPr>
        <w:t xml:space="preserve"> </w:t>
      </w:r>
      <w:r>
        <w:rPr>
          <w:sz w:val="24"/>
        </w:rPr>
        <w:t>arthropods</w:t>
      </w:r>
      <w:r>
        <w:rPr>
          <w:spacing w:val="-1"/>
          <w:sz w:val="24"/>
        </w:rPr>
        <w:t xml:space="preserve"> </w:t>
      </w:r>
      <w:r>
        <w:rPr>
          <w:sz w:val="24"/>
        </w:rPr>
        <w:t>in</w:t>
      </w:r>
      <w:r>
        <w:rPr>
          <w:spacing w:val="1"/>
          <w:sz w:val="24"/>
        </w:rPr>
        <w:t xml:space="preserve"> </w:t>
      </w:r>
      <w:r>
        <w:rPr>
          <w:sz w:val="24"/>
        </w:rPr>
        <w:t>paired organic</w:t>
      </w:r>
      <w:r>
        <w:rPr>
          <w:spacing w:val="-1"/>
          <w:sz w:val="24"/>
        </w:rPr>
        <w:t xml:space="preserve"> </w:t>
      </w:r>
      <w:r>
        <w:rPr>
          <w:sz w:val="24"/>
        </w:rPr>
        <w:t>and</w:t>
      </w:r>
      <w:r>
        <w:rPr>
          <w:spacing w:val="-1"/>
          <w:sz w:val="24"/>
        </w:rPr>
        <w:t xml:space="preserve"> </w:t>
      </w:r>
      <w:r>
        <w:rPr>
          <w:sz w:val="24"/>
        </w:rPr>
        <w:t>conventional</w:t>
      </w:r>
      <w:r>
        <w:rPr>
          <w:spacing w:val="-1"/>
          <w:sz w:val="24"/>
        </w:rPr>
        <w:t xml:space="preserve"> </w:t>
      </w:r>
      <w:r>
        <w:rPr>
          <w:sz w:val="24"/>
        </w:rPr>
        <w:t>rice</w:t>
      </w:r>
      <w:r>
        <w:rPr>
          <w:spacing w:val="-2"/>
          <w:sz w:val="24"/>
        </w:rPr>
        <w:t xml:space="preserve"> </w:t>
      </w:r>
      <w:r>
        <w:rPr>
          <w:sz w:val="24"/>
        </w:rPr>
        <w:t xml:space="preserve">farms </w:t>
      </w:r>
      <w:r>
        <w:rPr>
          <w:spacing w:val="-5"/>
          <w:sz w:val="24"/>
        </w:rPr>
        <w:t>in</w:t>
      </w:r>
    </w:p>
    <w:p>
      <w:pPr>
        <w:pStyle w:val="6"/>
      </w:pPr>
    </w:p>
    <w:p>
      <w:pPr>
        <w:pStyle w:val="6"/>
        <w:tabs>
          <w:tab w:val="left" w:pos="1440"/>
        </w:tabs>
        <w:ind w:left="720"/>
      </w:pPr>
      <w:r>
        <w:rPr>
          <w:spacing w:val="-5"/>
        </w:rPr>
        <w:t>133</w:t>
      </w:r>
      <w:r>
        <w:tab/>
      </w:r>
      <w:r>
        <w:t>subtropical</w:t>
      </w:r>
      <w:r>
        <w:rPr>
          <w:spacing w:val="-1"/>
        </w:rPr>
        <w:t xml:space="preserve"> </w:t>
      </w:r>
      <w:r>
        <w:t>Taiwan</w:t>
      </w:r>
      <w:r>
        <w:rPr>
          <w:spacing w:val="1"/>
        </w:rPr>
        <w:t xml:space="preserve"> </w:t>
      </w:r>
      <w:r>
        <w:t>(120.656-120.721</w:t>
      </w:r>
      <w:r>
        <w:rPr>
          <w:spacing w:val="-1"/>
        </w:rPr>
        <w:t xml:space="preserve"> </w:t>
      </w:r>
      <w:r>
        <w:t>°E;</w:t>
      </w:r>
      <w:r>
        <w:rPr>
          <w:spacing w:val="-1"/>
        </w:rPr>
        <w:t xml:space="preserve"> </w:t>
      </w:r>
      <w:r>
        <w:t>24.364-24.489</w:t>
      </w:r>
      <w:r>
        <w:rPr>
          <w:spacing w:val="-1"/>
        </w:rPr>
        <w:t xml:space="preserve"> </w:t>
      </w:r>
      <w:r>
        <w:t>°N)</w:t>
      </w:r>
      <w:r>
        <w:rPr>
          <w:spacing w:val="-2"/>
        </w:rPr>
        <w:t xml:space="preserve"> </w:t>
      </w:r>
      <w:r>
        <w:t>from</w:t>
      </w:r>
      <w:r>
        <w:rPr>
          <w:spacing w:val="-1"/>
        </w:rPr>
        <w:t xml:space="preserve"> </w:t>
      </w:r>
      <w:r>
        <w:t>2017</w:t>
      </w:r>
      <w:r>
        <w:rPr>
          <w:spacing w:val="-1"/>
        </w:rPr>
        <w:t xml:space="preserve"> </w:t>
      </w:r>
      <w:r>
        <w:t>to</w:t>
      </w:r>
      <w:r>
        <w:rPr>
          <w:spacing w:val="1"/>
        </w:rPr>
        <w:t xml:space="preserve"> </w:t>
      </w:r>
      <w:r>
        <w:t>2019</w:t>
      </w:r>
      <w:r>
        <w:rPr>
          <w:spacing w:val="-1"/>
        </w:rPr>
        <w:t xml:space="preserve"> </w:t>
      </w:r>
      <w:r>
        <w:t>(three</w:t>
      </w:r>
      <w:r>
        <w:rPr>
          <w:spacing w:val="-1"/>
        </w:rPr>
        <w:t xml:space="preserve"> </w:t>
      </w:r>
      <w:r>
        <w:rPr>
          <w:spacing w:val="-4"/>
        </w:rPr>
        <w:t>farm</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pairs</w:t>
      </w:r>
      <w:r>
        <w:rPr>
          <w:spacing w:val="-1"/>
          <w:sz w:val="24"/>
        </w:rPr>
        <w:t xml:space="preserve"> </w:t>
      </w:r>
      <w:r>
        <w:rPr>
          <w:sz w:val="24"/>
        </w:rPr>
        <w:t>in</w:t>
      </w:r>
      <w:r>
        <w:rPr>
          <w:spacing w:val="-1"/>
          <w:sz w:val="24"/>
        </w:rPr>
        <w:t xml:space="preserve"> </w:t>
      </w:r>
      <w:r>
        <w:rPr>
          <w:sz w:val="24"/>
        </w:rPr>
        <w:t>2017 and</w:t>
      </w:r>
      <w:r>
        <w:rPr>
          <w:spacing w:val="-1"/>
          <w:sz w:val="24"/>
        </w:rPr>
        <w:t xml:space="preserve"> </w:t>
      </w:r>
      <w:r>
        <w:rPr>
          <w:sz w:val="24"/>
        </w:rPr>
        <w:t>seven</w:t>
      </w:r>
      <w:r>
        <w:rPr>
          <w:spacing w:val="2"/>
          <w:sz w:val="24"/>
        </w:rPr>
        <w:t xml:space="preserve"> </w:t>
      </w:r>
      <w:r>
        <w:rPr>
          <w:sz w:val="24"/>
        </w:rPr>
        <w:t>farm</w:t>
      </w:r>
      <w:r>
        <w:rPr>
          <w:spacing w:val="-1"/>
          <w:sz w:val="24"/>
        </w:rPr>
        <w:t xml:space="preserve"> </w:t>
      </w:r>
      <w:r>
        <w:rPr>
          <w:sz w:val="24"/>
        </w:rPr>
        <w:t>pairs each</w:t>
      </w:r>
      <w:r>
        <w:rPr>
          <w:spacing w:val="-1"/>
          <w:sz w:val="24"/>
        </w:rPr>
        <w:t xml:space="preserve"> </w:t>
      </w:r>
      <w:r>
        <w:rPr>
          <w:sz w:val="24"/>
        </w:rPr>
        <w:t>in 2018</w:t>
      </w:r>
      <w:r>
        <w:rPr>
          <w:spacing w:val="-1"/>
          <w:sz w:val="24"/>
        </w:rPr>
        <w:t xml:space="preserve"> </w:t>
      </w:r>
      <w:r>
        <w:rPr>
          <w:sz w:val="24"/>
        </w:rPr>
        <w:t>and 2019).</w:t>
      </w:r>
      <w:r>
        <w:rPr>
          <w:spacing w:val="60"/>
          <w:sz w:val="24"/>
        </w:rPr>
        <w:t xml:space="preserve"> </w:t>
      </w:r>
      <w:r>
        <w:rPr>
          <w:sz w:val="24"/>
        </w:rPr>
        <w:t>While</w:t>
      </w:r>
      <w:r>
        <w:rPr>
          <w:spacing w:val="-2"/>
          <w:sz w:val="24"/>
        </w:rPr>
        <w:t xml:space="preserve"> </w:t>
      </w:r>
      <w:r>
        <w:rPr>
          <w:sz w:val="24"/>
        </w:rPr>
        <w:t>farms in</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pair</w:t>
      </w:r>
      <w:r>
        <w:rPr>
          <w:spacing w:val="1"/>
          <w:sz w:val="24"/>
        </w:rPr>
        <w:t xml:space="preserve"> </w:t>
      </w:r>
      <w:r>
        <w:rPr>
          <w:spacing w:val="-4"/>
          <w:sz w:val="24"/>
        </w:rPr>
        <w:t>were</w:t>
      </w:r>
    </w:p>
    <w:p>
      <w:pPr>
        <w:pStyle w:val="6"/>
      </w:pPr>
    </w:p>
    <w:p>
      <w:pPr>
        <w:pStyle w:val="10"/>
        <w:numPr>
          <w:ilvl w:val="0"/>
          <w:numId w:val="21"/>
        </w:numPr>
        <w:tabs>
          <w:tab w:val="left" w:pos="1440"/>
        </w:tabs>
        <w:spacing w:before="1" w:after="0" w:line="240" w:lineRule="auto"/>
        <w:ind w:left="1440" w:right="0" w:hanging="720"/>
        <w:jc w:val="left"/>
        <w:rPr>
          <w:sz w:val="24"/>
        </w:rPr>
      </w:pPr>
      <w:r>
        <w:rPr>
          <w:sz w:val="24"/>
        </w:rPr>
        <w:t>relatively</w:t>
      </w:r>
      <w:r>
        <w:rPr>
          <w:spacing w:val="-8"/>
          <w:sz w:val="24"/>
        </w:rPr>
        <w:t xml:space="preserve"> </w:t>
      </w:r>
      <w:r>
        <w:rPr>
          <w:sz w:val="24"/>
        </w:rPr>
        <w:t>close</w:t>
      </w:r>
      <w:r>
        <w:rPr>
          <w:spacing w:val="-1"/>
          <w:sz w:val="24"/>
        </w:rPr>
        <w:t xml:space="preserve"> </w:t>
      </w:r>
      <w:r>
        <w:rPr>
          <w:sz w:val="24"/>
        </w:rPr>
        <w:t>to</w:t>
      </w:r>
      <w:r>
        <w:rPr>
          <w:spacing w:val="-1"/>
          <w:sz w:val="24"/>
        </w:rPr>
        <w:t xml:space="preserve"> </w:t>
      </w:r>
      <w:r>
        <w:rPr>
          <w:sz w:val="24"/>
        </w:rPr>
        <w:t>each</w:t>
      </w:r>
      <w:r>
        <w:rPr>
          <w:spacing w:val="-1"/>
          <w:sz w:val="24"/>
        </w:rPr>
        <w:t xml:space="preserve"> </w:t>
      </w:r>
      <w:r>
        <w:rPr>
          <w:sz w:val="24"/>
        </w:rPr>
        <w:t>other (e.g.,</w:t>
      </w:r>
      <w:r>
        <w:rPr>
          <w:spacing w:val="1"/>
          <w:sz w:val="24"/>
        </w:rPr>
        <w:t xml:space="preserve"> </w:t>
      </w:r>
      <w:r>
        <w:rPr>
          <w:sz w:val="24"/>
        </w:rPr>
        <w:t>within</w:t>
      </w:r>
      <w:r>
        <w:rPr>
          <w:spacing w:val="-1"/>
          <w:sz w:val="24"/>
        </w:rPr>
        <w:t xml:space="preserve"> </w:t>
      </w:r>
      <w:r>
        <w:rPr>
          <w:sz w:val="24"/>
        </w:rPr>
        <w:t>a</w:t>
      </w:r>
      <w:r>
        <w:rPr>
          <w:spacing w:val="-2"/>
          <w:sz w:val="24"/>
        </w:rPr>
        <w:t xml:space="preserve"> </w:t>
      </w:r>
      <w:r>
        <w:rPr>
          <w:sz w:val="24"/>
        </w:rPr>
        <w:t>few</w:t>
      </w:r>
      <w:r>
        <w:rPr>
          <w:spacing w:val="-1"/>
          <w:sz w:val="24"/>
        </w:rPr>
        <w:t xml:space="preserve"> </w:t>
      </w:r>
      <w:r>
        <w:rPr>
          <w:sz w:val="24"/>
        </w:rPr>
        <w:t>hundred meters</w:t>
      </w:r>
      <w:r>
        <w:rPr>
          <w:spacing w:val="-1"/>
          <w:sz w:val="24"/>
        </w:rPr>
        <w:t xml:space="preserve"> </w:t>
      </w:r>
      <w:r>
        <w:rPr>
          <w:sz w:val="24"/>
        </w:rPr>
        <w:t>in</w:t>
      </w:r>
      <w:r>
        <w:rPr>
          <w:spacing w:val="-1"/>
          <w:sz w:val="24"/>
        </w:rPr>
        <w:t xml:space="preserve"> </w:t>
      </w:r>
      <w:r>
        <w:rPr>
          <w:sz w:val="24"/>
        </w:rPr>
        <w:t>distance),</w:t>
      </w:r>
      <w:r>
        <w:rPr>
          <w:spacing w:val="-1"/>
          <w:sz w:val="24"/>
        </w:rPr>
        <w:t xml:space="preserve"> </w:t>
      </w:r>
      <w:r>
        <w:rPr>
          <w:sz w:val="24"/>
        </w:rPr>
        <w:t>different</w:t>
      </w:r>
      <w:r>
        <w:rPr>
          <w:spacing w:val="2"/>
          <w:sz w:val="24"/>
        </w:rPr>
        <w:t xml:space="preserve"> </w:t>
      </w:r>
      <w:r>
        <w:rPr>
          <w:sz w:val="24"/>
        </w:rPr>
        <w:t xml:space="preserve">farm </w:t>
      </w:r>
      <w:r>
        <w:rPr>
          <w:spacing w:val="-2"/>
          <w:sz w:val="24"/>
        </w:rPr>
        <w:t>pairs</w:t>
      </w:r>
    </w:p>
    <w:p>
      <w:pPr>
        <w:pStyle w:val="10"/>
        <w:numPr>
          <w:ilvl w:val="0"/>
          <w:numId w:val="21"/>
        </w:numPr>
        <w:tabs>
          <w:tab w:val="left" w:pos="1440"/>
        </w:tabs>
        <w:spacing w:before="276" w:after="0" w:line="240" w:lineRule="auto"/>
        <w:ind w:left="1440" w:right="0" w:hanging="720"/>
        <w:jc w:val="left"/>
        <w:rPr>
          <w:sz w:val="24"/>
        </w:rPr>
      </w:pPr>
      <w:r>
        <w:rPr>
          <w:sz w:val="24"/>
        </w:rPr>
        <w:t>were</w:t>
      </w:r>
      <w:r>
        <w:rPr>
          <w:spacing w:val="-1"/>
          <w:sz w:val="24"/>
        </w:rPr>
        <w:t xml:space="preserve"> </w:t>
      </w:r>
      <w:r>
        <w:rPr>
          <w:sz w:val="24"/>
        </w:rPr>
        <w:t>at least 1 km</w:t>
      </w:r>
      <w:r>
        <w:rPr>
          <w:spacing w:val="-1"/>
          <w:sz w:val="24"/>
        </w:rPr>
        <w:t xml:space="preserve"> </w:t>
      </w:r>
      <w:r>
        <w:rPr>
          <w:sz w:val="24"/>
        </w:rPr>
        <w:t>apart from</w:t>
      </w:r>
      <w:r>
        <w:rPr>
          <w:spacing w:val="-1"/>
          <w:sz w:val="24"/>
        </w:rPr>
        <w:t xml:space="preserve"> </w:t>
      </w:r>
      <w:r>
        <w:rPr>
          <w:sz w:val="24"/>
        </w:rPr>
        <w:t>each other</w:t>
      </w:r>
      <w:r>
        <w:rPr>
          <w:spacing w:val="-1"/>
          <w:sz w:val="24"/>
        </w:rPr>
        <w:t xml:space="preserve"> </w:t>
      </w:r>
      <w:r>
        <w:rPr>
          <w:sz w:val="24"/>
        </w:rPr>
        <w:t>to reduce confounding</w:t>
      </w:r>
      <w:r>
        <w:rPr>
          <w:spacing w:val="-3"/>
          <w:sz w:val="24"/>
        </w:rPr>
        <w:t xml:space="preserve"> </w:t>
      </w:r>
      <w:r>
        <w:rPr>
          <w:sz w:val="24"/>
        </w:rPr>
        <w:t>effects.</w:t>
      </w:r>
      <w:r>
        <w:rPr>
          <w:spacing w:val="63"/>
          <w:sz w:val="24"/>
        </w:rPr>
        <w:t xml:space="preserve"> </w:t>
      </w:r>
      <w:r>
        <w:rPr>
          <w:sz w:val="24"/>
        </w:rPr>
        <w:t>The</w:t>
      </w:r>
      <w:r>
        <w:rPr>
          <w:spacing w:val="-2"/>
          <w:sz w:val="24"/>
        </w:rPr>
        <w:t xml:space="preserve"> </w:t>
      </w:r>
      <w:r>
        <w:rPr>
          <w:sz w:val="24"/>
        </w:rPr>
        <w:t>study</w:t>
      </w:r>
      <w:r>
        <w:rPr>
          <w:spacing w:val="-4"/>
          <w:sz w:val="24"/>
        </w:rPr>
        <w:t xml:space="preserve"> </w:t>
      </w:r>
      <w:r>
        <w:rPr>
          <w:sz w:val="24"/>
        </w:rPr>
        <w:t xml:space="preserve">farms </w:t>
      </w:r>
      <w:r>
        <w:rPr>
          <w:spacing w:val="-4"/>
          <w:sz w:val="24"/>
        </w:rPr>
        <w:t>were</w:t>
      </w:r>
    </w:p>
    <w:p>
      <w:pPr>
        <w:pStyle w:val="10"/>
        <w:numPr>
          <w:ilvl w:val="0"/>
          <w:numId w:val="21"/>
        </w:numPr>
        <w:tabs>
          <w:tab w:val="left" w:pos="1440"/>
        </w:tabs>
        <w:spacing w:before="276" w:after="0" w:line="240" w:lineRule="auto"/>
        <w:ind w:left="1440" w:right="0" w:hanging="720"/>
        <w:jc w:val="left"/>
        <w:rPr>
          <w:sz w:val="24"/>
        </w:rPr>
      </w:pPr>
      <w:r>
        <w:rPr>
          <w:sz w:val="24"/>
        </w:rPr>
        <w:t>0.2</w:t>
      </w:r>
      <w:r>
        <w:rPr>
          <w:spacing w:val="-2"/>
          <w:sz w:val="24"/>
        </w:rPr>
        <w:t xml:space="preserve"> </w:t>
      </w:r>
      <w:r>
        <w:rPr>
          <w:sz w:val="24"/>
        </w:rPr>
        <w:t>hectares</w:t>
      </w:r>
      <w:r>
        <w:rPr>
          <w:spacing w:val="-1"/>
          <w:sz w:val="24"/>
        </w:rPr>
        <w:t xml:space="preserve"> </w:t>
      </w:r>
      <w:r>
        <w:rPr>
          <w:sz w:val="24"/>
        </w:rPr>
        <w:t>on</w:t>
      </w:r>
      <w:r>
        <w:rPr>
          <w:spacing w:val="-1"/>
          <w:sz w:val="24"/>
        </w:rPr>
        <w:t xml:space="preserve"> </w:t>
      </w:r>
      <w:r>
        <w:rPr>
          <w:sz w:val="24"/>
        </w:rPr>
        <w:t>average</w:t>
      </w:r>
      <w:r>
        <w:rPr>
          <w:spacing w:val="-1"/>
          <w:sz w:val="24"/>
        </w:rPr>
        <w:t xml:space="preserve"> </w:t>
      </w:r>
      <w:r>
        <w:rPr>
          <w:sz w:val="24"/>
        </w:rPr>
        <w:t>and irrigated</w:t>
      </w:r>
      <w:r>
        <w:rPr>
          <w:spacing w:val="-2"/>
          <w:sz w:val="24"/>
        </w:rPr>
        <w:t xml:space="preserve"> </w:t>
      </w:r>
      <w:r>
        <w:rPr>
          <w:sz w:val="24"/>
        </w:rPr>
        <w:t>with</w:t>
      </w:r>
      <w:r>
        <w:rPr>
          <w:spacing w:val="-1"/>
          <w:sz w:val="24"/>
        </w:rPr>
        <w:t xml:space="preserve"> </w:t>
      </w:r>
      <w:r>
        <w:rPr>
          <w:sz w:val="24"/>
        </w:rPr>
        <w:t>surface water.</w:t>
      </w:r>
      <w:r>
        <w:rPr>
          <w:spacing w:val="58"/>
          <w:sz w:val="24"/>
        </w:rPr>
        <w:t xml:space="preserve"> </w:t>
      </w:r>
      <w:r>
        <w:rPr>
          <w:sz w:val="24"/>
        </w:rPr>
        <w:t>The</w:t>
      </w:r>
      <w:r>
        <w:rPr>
          <w:spacing w:val="-2"/>
          <w:sz w:val="24"/>
        </w:rPr>
        <w:t xml:space="preserve"> </w:t>
      </w:r>
      <w:r>
        <w:rPr>
          <w:sz w:val="24"/>
        </w:rPr>
        <w:t>organic</w:t>
      </w:r>
      <w:r>
        <w:rPr>
          <w:spacing w:val="-1"/>
          <w:sz w:val="24"/>
        </w:rPr>
        <w:t xml:space="preserve"> </w:t>
      </w:r>
      <w:r>
        <w:rPr>
          <w:sz w:val="24"/>
        </w:rPr>
        <w:t>farms</w:t>
      </w:r>
      <w:r>
        <w:rPr>
          <w:spacing w:val="-1"/>
          <w:sz w:val="24"/>
        </w:rPr>
        <w:t xml:space="preserve"> </w:t>
      </w:r>
      <w:r>
        <w:rPr>
          <w:sz w:val="24"/>
        </w:rPr>
        <w:t>were</w:t>
      </w:r>
      <w:r>
        <w:rPr>
          <w:spacing w:val="-3"/>
          <w:sz w:val="24"/>
        </w:rPr>
        <w:t xml:space="preserve"> </w:t>
      </w:r>
      <w:r>
        <w:rPr>
          <w:sz w:val="24"/>
        </w:rPr>
        <w:t>managed</w:t>
      </w:r>
      <w:r>
        <w:rPr>
          <w:spacing w:val="-1"/>
          <w:sz w:val="24"/>
        </w:rPr>
        <w:t xml:space="preserve"> </w:t>
      </w:r>
      <w:r>
        <w:rPr>
          <w:spacing w:val="-4"/>
          <w:sz w:val="24"/>
        </w:rPr>
        <w:t>with</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21"/>
        </w:numPr>
        <w:tabs>
          <w:tab w:val="left" w:pos="1440"/>
        </w:tabs>
        <w:spacing w:before="72" w:after="0" w:line="240" w:lineRule="auto"/>
        <w:ind w:left="1440" w:right="0" w:hanging="720"/>
        <w:jc w:val="left"/>
        <w:rPr>
          <w:sz w:val="24"/>
        </w:rPr>
      </w:pPr>
      <w:r>
        <w:rPr>
          <w:sz w:val="24"/>
        </w:rPr>
        <w:t>organic</w:t>
      </w:r>
      <w:r>
        <w:rPr>
          <w:spacing w:val="-2"/>
          <w:sz w:val="24"/>
        </w:rPr>
        <w:t xml:space="preserve"> </w:t>
      </w:r>
      <w:r>
        <w:rPr>
          <w:sz w:val="24"/>
        </w:rPr>
        <w:t>fertilizers</w:t>
      </w:r>
      <w:r>
        <w:rPr>
          <w:spacing w:val="-1"/>
          <w:sz w:val="24"/>
        </w:rPr>
        <w:t xml:space="preserve"> </w:t>
      </w:r>
      <w:r>
        <w:rPr>
          <w:sz w:val="24"/>
        </w:rPr>
        <w:t>(manure;</w:t>
      </w:r>
      <w:r>
        <w:rPr>
          <w:spacing w:val="-1"/>
          <w:sz w:val="24"/>
        </w:rPr>
        <w:t xml:space="preserve"> </w:t>
      </w:r>
      <w:r>
        <w:rPr>
          <w:sz w:val="24"/>
        </w:rPr>
        <w:t>2-3</w:t>
      </w:r>
      <w:r>
        <w:rPr>
          <w:spacing w:val="-1"/>
          <w:sz w:val="24"/>
        </w:rPr>
        <w:t xml:space="preserve"> </w:t>
      </w:r>
      <w:r>
        <w:rPr>
          <w:sz w:val="24"/>
        </w:rPr>
        <w:t>applications/crop</w:t>
      </w:r>
      <w:r>
        <w:rPr>
          <w:spacing w:val="-1"/>
          <w:sz w:val="24"/>
        </w:rPr>
        <w:t xml:space="preserve"> </w:t>
      </w:r>
      <w:r>
        <w:rPr>
          <w:sz w:val="24"/>
        </w:rPr>
        <w:t>season)</w:t>
      </w:r>
      <w:r>
        <w:rPr>
          <w:spacing w:val="-1"/>
          <w:sz w:val="24"/>
        </w:rPr>
        <w:t xml:space="preserve"> </w:t>
      </w:r>
      <w:r>
        <w:rPr>
          <w:sz w:val="24"/>
        </w:rPr>
        <w:t>and</w:t>
      </w:r>
      <w:r>
        <w:rPr>
          <w:spacing w:val="-1"/>
          <w:sz w:val="24"/>
        </w:rPr>
        <w:t xml:space="preserve"> </w:t>
      </w:r>
      <w:r>
        <w:rPr>
          <w:sz w:val="24"/>
        </w:rPr>
        <w:t>natural</w:t>
      </w:r>
      <w:r>
        <w:rPr>
          <w:spacing w:val="-1"/>
          <w:sz w:val="24"/>
        </w:rPr>
        <w:t xml:space="preserve"> </w:t>
      </w:r>
      <w:r>
        <w:rPr>
          <w:sz w:val="24"/>
        </w:rPr>
        <w:t>pesticides</w:t>
      </w:r>
      <w:r>
        <w:rPr>
          <w:spacing w:val="-1"/>
          <w:sz w:val="24"/>
        </w:rPr>
        <w:t xml:space="preserve"> </w:t>
      </w:r>
      <w:r>
        <w:rPr>
          <w:sz w:val="24"/>
        </w:rPr>
        <w:t>(tea</w:t>
      </w:r>
      <w:r>
        <w:rPr>
          <w:spacing w:val="-2"/>
          <w:sz w:val="24"/>
        </w:rPr>
        <w:t xml:space="preserve"> </w:t>
      </w:r>
      <w:r>
        <w:rPr>
          <w:sz w:val="24"/>
        </w:rPr>
        <w:t>saponins;</w:t>
      </w:r>
      <w:r>
        <w:rPr>
          <w:spacing w:val="-1"/>
          <w:sz w:val="24"/>
        </w:rPr>
        <w:t xml:space="preserve"> </w:t>
      </w:r>
      <w:r>
        <w:rPr>
          <w:spacing w:val="-10"/>
          <w:sz w:val="24"/>
        </w:rPr>
        <w:t>1</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application/crop</w:t>
      </w:r>
      <w:r>
        <w:rPr>
          <w:spacing w:val="-1"/>
          <w:sz w:val="24"/>
        </w:rPr>
        <w:t xml:space="preserve"> </w:t>
      </w:r>
      <w:r>
        <w:rPr>
          <w:sz w:val="24"/>
        </w:rPr>
        <w:t>season</w:t>
      </w:r>
      <w:r>
        <w:rPr>
          <w:spacing w:val="1"/>
          <w:sz w:val="24"/>
        </w:rPr>
        <w:t xml:space="preserve"> </w:t>
      </w:r>
      <w:r>
        <w:rPr>
          <w:sz w:val="24"/>
        </w:rPr>
        <w:t>during</w:t>
      </w:r>
      <w:r>
        <w:rPr>
          <w:spacing w:val="-3"/>
          <w:sz w:val="24"/>
        </w:rPr>
        <w:t xml:space="preserve"> </w:t>
      </w:r>
      <w:r>
        <w:rPr>
          <w:sz w:val="24"/>
        </w:rPr>
        <w:t>the</w:t>
      </w:r>
      <w:r>
        <w:rPr>
          <w:spacing w:val="-1"/>
          <w:sz w:val="24"/>
        </w:rPr>
        <w:t xml:space="preserve"> </w:t>
      </w:r>
      <w:r>
        <w:rPr>
          <w:sz w:val="24"/>
        </w:rPr>
        <w:t>seedling</w:t>
      </w:r>
      <w:r>
        <w:rPr>
          <w:spacing w:val="-4"/>
          <w:sz w:val="24"/>
        </w:rPr>
        <w:t xml:space="preserve"> </w:t>
      </w:r>
      <w:r>
        <w:rPr>
          <w:sz w:val="24"/>
        </w:rPr>
        <w:t>or tillering</w:t>
      </w:r>
      <w:r>
        <w:rPr>
          <w:spacing w:val="-2"/>
          <w:sz w:val="24"/>
        </w:rPr>
        <w:t xml:space="preserve"> </w:t>
      </w:r>
      <w:r>
        <w:rPr>
          <w:sz w:val="24"/>
        </w:rPr>
        <w:t>stage).</w:t>
      </w:r>
      <w:r>
        <w:rPr>
          <w:spacing w:val="58"/>
          <w:sz w:val="24"/>
        </w:rPr>
        <w:t xml:space="preserve"> </w:t>
      </w:r>
      <w:r>
        <w:rPr>
          <w:sz w:val="24"/>
        </w:rPr>
        <w:t>The</w:t>
      </w:r>
      <w:r>
        <w:rPr>
          <w:spacing w:val="-1"/>
          <w:sz w:val="24"/>
        </w:rPr>
        <w:t xml:space="preserve"> </w:t>
      </w:r>
      <w:r>
        <w:rPr>
          <w:sz w:val="24"/>
        </w:rPr>
        <w:t xml:space="preserve">conventional farms </w:t>
      </w:r>
      <w:r>
        <w:rPr>
          <w:spacing w:val="-4"/>
          <w:sz w:val="24"/>
        </w:rPr>
        <w:t>were</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managed</w:t>
      </w:r>
      <w:r>
        <w:rPr>
          <w:spacing w:val="-4"/>
          <w:sz w:val="24"/>
        </w:rPr>
        <w:t xml:space="preserve"> </w:t>
      </w:r>
      <w:r>
        <w:rPr>
          <w:sz w:val="24"/>
        </w:rPr>
        <w:t>with</w:t>
      </w:r>
      <w:r>
        <w:rPr>
          <w:spacing w:val="-2"/>
          <w:sz w:val="24"/>
        </w:rPr>
        <w:t xml:space="preserve"> </w:t>
      </w:r>
      <w:r>
        <w:rPr>
          <w:sz w:val="24"/>
        </w:rPr>
        <w:t>synthetic</w:t>
      </w:r>
      <w:r>
        <w:rPr>
          <w:spacing w:val="-1"/>
          <w:sz w:val="24"/>
        </w:rPr>
        <w:t xml:space="preserve"> </w:t>
      </w:r>
      <w:r>
        <w:rPr>
          <w:sz w:val="24"/>
        </w:rPr>
        <w:t>nitrogen</w:t>
      </w:r>
      <w:r>
        <w:rPr>
          <w:spacing w:val="-1"/>
          <w:sz w:val="24"/>
        </w:rPr>
        <w:t xml:space="preserve"> </w:t>
      </w:r>
      <w:r>
        <w:rPr>
          <w:sz w:val="24"/>
        </w:rPr>
        <w:t>fertilizers</w:t>
      </w:r>
      <w:r>
        <w:rPr>
          <w:spacing w:val="-2"/>
          <w:sz w:val="24"/>
        </w:rPr>
        <w:t xml:space="preserve"> </w:t>
      </w:r>
      <w:r>
        <w:rPr>
          <w:sz w:val="24"/>
        </w:rPr>
        <w:t>(2-3</w:t>
      </w:r>
      <w:r>
        <w:rPr>
          <w:spacing w:val="-2"/>
          <w:sz w:val="24"/>
        </w:rPr>
        <w:t xml:space="preserve"> </w:t>
      </w:r>
      <w:r>
        <w:rPr>
          <w:sz w:val="24"/>
        </w:rPr>
        <w:t>applications/crop</w:t>
      </w:r>
      <w:r>
        <w:rPr>
          <w:spacing w:val="-1"/>
          <w:sz w:val="24"/>
        </w:rPr>
        <w:t xml:space="preserve"> </w:t>
      </w:r>
      <w:r>
        <w:rPr>
          <w:sz w:val="24"/>
        </w:rPr>
        <w:t>season)</w:t>
      </w:r>
      <w:r>
        <w:rPr>
          <w:spacing w:val="-2"/>
          <w:sz w:val="24"/>
        </w:rPr>
        <w:t xml:space="preserve"> </w:t>
      </w:r>
      <w:r>
        <w:rPr>
          <w:sz w:val="24"/>
        </w:rPr>
        <w:t>and</w:t>
      </w:r>
      <w:r>
        <w:rPr>
          <w:spacing w:val="-1"/>
          <w:sz w:val="24"/>
        </w:rPr>
        <w:t xml:space="preserve"> </w:t>
      </w:r>
      <w:r>
        <w:rPr>
          <w:spacing w:val="-2"/>
          <w:sz w:val="24"/>
        </w:rPr>
        <w:t>organophosphate</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pesticides</w:t>
      </w:r>
      <w:r>
        <w:rPr>
          <w:spacing w:val="-1"/>
          <w:sz w:val="24"/>
        </w:rPr>
        <w:t xml:space="preserve"> </w:t>
      </w:r>
      <w:r>
        <w:rPr>
          <w:sz w:val="24"/>
        </w:rPr>
        <w:t>(1 application/crop season</w:t>
      </w:r>
      <w:r>
        <w:rPr>
          <w:spacing w:val="1"/>
          <w:sz w:val="24"/>
        </w:rPr>
        <w:t xml:space="preserve"> </w:t>
      </w:r>
      <w:r>
        <w:rPr>
          <w:sz w:val="24"/>
        </w:rPr>
        <w:t>during</w:t>
      </w:r>
      <w:r>
        <w:rPr>
          <w:spacing w:val="-3"/>
          <w:sz w:val="24"/>
        </w:rPr>
        <w:t xml:space="preserve"> </w:t>
      </w:r>
      <w:r>
        <w:rPr>
          <w:sz w:val="24"/>
        </w:rPr>
        <w:t>the</w:t>
      </w:r>
      <w:r>
        <w:rPr>
          <w:spacing w:val="-1"/>
          <w:sz w:val="24"/>
        </w:rPr>
        <w:t xml:space="preserve"> </w:t>
      </w:r>
      <w:r>
        <w:rPr>
          <w:sz w:val="24"/>
        </w:rPr>
        <w:t>tillering</w:t>
      </w:r>
      <w:r>
        <w:rPr>
          <w:spacing w:val="-3"/>
          <w:sz w:val="24"/>
        </w:rPr>
        <w:t xml:space="preserve"> </w:t>
      </w:r>
      <w:r>
        <w:rPr>
          <w:sz w:val="24"/>
        </w:rPr>
        <w:t>or</w:t>
      </w:r>
      <w:r>
        <w:rPr>
          <w:spacing w:val="-1"/>
          <w:sz w:val="24"/>
        </w:rPr>
        <w:t xml:space="preserve"> </w:t>
      </w:r>
      <w:r>
        <w:rPr>
          <w:sz w:val="24"/>
        </w:rPr>
        <w:t>flowering</w:t>
      </w:r>
      <w:r>
        <w:rPr>
          <w:spacing w:val="-3"/>
          <w:sz w:val="24"/>
        </w:rPr>
        <w:t xml:space="preserve"> </w:t>
      </w:r>
      <w:r>
        <w:rPr>
          <w:sz w:val="24"/>
        </w:rPr>
        <w:t>stage).</w:t>
      </w:r>
      <w:r>
        <w:rPr>
          <w:spacing w:val="59"/>
          <w:sz w:val="24"/>
        </w:rPr>
        <w:t xml:space="preserve"> </w:t>
      </w:r>
      <w:r>
        <w:rPr>
          <w:sz w:val="24"/>
        </w:rPr>
        <w:t>At each major</w:t>
      </w:r>
      <w:r>
        <w:rPr>
          <w:spacing w:val="1"/>
          <w:sz w:val="24"/>
        </w:rPr>
        <w:t xml:space="preserve"> </w:t>
      </w:r>
      <w:r>
        <w:rPr>
          <w:spacing w:val="-4"/>
          <w:sz w:val="24"/>
        </w:rPr>
        <w:t>rice</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crop</w:t>
      </w:r>
      <w:r>
        <w:rPr>
          <w:spacing w:val="-1"/>
          <w:sz w:val="24"/>
        </w:rPr>
        <w:t xml:space="preserve"> </w:t>
      </w:r>
      <w:r>
        <w:rPr>
          <w:sz w:val="24"/>
        </w:rPr>
        <w:t>stage</w:t>
      </w:r>
      <w:r>
        <w:rPr>
          <w:spacing w:val="-2"/>
          <w:sz w:val="24"/>
        </w:rPr>
        <w:t xml:space="preserve"> </w:t>
      </w:r>
      <w:r>
        <w:rPr>
          <w:sz w:val="24"/>
        </w:rPr>
        <w:t>(seedling,</w:t>
      </w:r>
      <w:r>
        <w:rPr>
          <w:spacing w:val="-1"/>
          <w:sz w:val="24"/>
        </w:rPr>
        <w:t xml:space="preserve"> </w:t>
      </w:r>
      <w:r>
        <w:rPr>
          <w:sz w:val="24"/>
        </w:rPr>
        <w:t>tillering,</w:t>
      </w:r>
      <w:r>
        <w:rPr>
          <w:spacing w:val="-1"/>
          <w:sz w:val="24"/>
        </w:rPr>
        <w:t xml:space="preserve"> </w:t>
      </w:r>
      <w:r>
        <w:rPr>
          <w:sz w:val="24"/>
        </w:rPr>
        <w:t>flowering,</w:t>
      </w:r>
      <w:r>
        <w:rPr>
          <w:spacing w:val="-1"/>
          <w:sz w:val="24"/>
        </w:rPr>
        <w:t xml:space="preserve"> </w:t>
      </w:r>
      <w:r>
        <w:rPr>
          <w:sz w:val="24"/>
        </w:rPr>
        <w:t>and</w:t>
      </w:r>
      <w:r>
        <w:rPr>
          <w:spacing w:val="1"/>
          <w:sz w:val="24"/>
        </w:rPr>
        <w:t xml:space="preserve"> </w:t>
      </w:r>
      <w:r>
        <w:rPr>
          <w:sz w:val="24"/>
        </w:rPr>
        <w:t>ripening</w:t>
      </w:r>
      <w:r>
        <w:rPr>
          <w:spacing w:val="-3"/>
          <w:sz w:val="24"/>
        </w:rPr>
        <w:t xml:space="preserve"> </w:t>
      </w:r>
      <w:r>
        <w:rPr>
          <w:sz w:val="24"/>
        </w:rPr>
        <w:t>stages)</w:t>
      </w:r>
      <w:r>
        <w:rPr>
          <w:spacing w:val="-1"/>
          <w:sz w:val="24"/>
        </w:rPr>
        <w:t xml:space="preserve"> </w:t>
      </w:r>
      <w:r>
        <w:rPr>
          <w:sz w:val="24"/>
        </w:rPr>
        <w:t>during</w:t>
      </w:r>
      <w:r>
        <w:rPr>
          <w:spacing w:val="-4"/>
          <w:sz w:val="24"/>
        </w:rPr>
        <w:t xml:space="preserve"> </w:t>
      </w:r>
      <w:r>
        <w:rPr>
          <w:sz w:val="24"/>
        </w:rPr>
        <w:t>the growing</w:t>
      </w:r>
      <w:r>
        <w:rPr>
          <w:spacing w:val="-4"/>
          <w:sz w:val="24"/>
        </w:rPr>
        <w:t xml:space="preserve"> </w:t>
      </w:r>
      <w:r>
        <w:rPr>
          <w:sz w:val="24"/>
        </w:rPr>
        <w:t>season</w:t>
      </w:r>
      <w:r>
        <w:rPr>
          <w:spacing w:val="-1"/>
          <w:sz w:val="24"/>
        </w:rPr>
        <w:t xml:space="preserve"> </w:t>
      </w:r>
      <w:r>
        <w:rPr>
          <w:sz w:val="24"/>
        </w:rPr>
        <w:t>(April</w:t>
      </w:r>
      <w:r>
        <w:rPr>
          <w:spacing w:val="1"/>
          <w:sz w:val="24"/>
        </w:rPr>
        <w:t xml:space="preserve"> </w:t>
      </w:r>
      <w:r>
        <w:rPr>
          <w:spacing w:val="-10"/>
          <w:sz w:val="24"/>
        </w:rPr>
        <w:t>-</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July)</w:t>
      </w:r>
      <w:r>
        <w:rPr>
          <w:spacing w:val="-3"/>
          <w:sz w:val="24"/>
        </w:rPr>
        <w:t xml:space="preserve"> </w:t>
      </w:r>
      <w:r>
        <w:rPr>
          <w:sz w:val="24"/>
        </w:rPr>
        <w:t>in each</w:t>
      </w:r>
      <w:r>
        <w:rPr>
          <w:spacing w:val="-1"/>
          <w:sz w:val="24"/>
        </w:rPr>
        <w:t xml:space="preserve"> </w:t>
      </w:r>
      <w:r>
        <w:rPr>
          <w:sz w:val="24"/>
        </w:rPr>
        <w:t>study</w:t>
      </w:r>
      <w:r>
        <w:rPr>
          <w:spacing w:val="-1"/>
          <w:sz w:val="24"/>
        </w:rPr>
        <w:t xml:space="preserve"> </w:t>
      </w:r>
      <w:r>
        <w:rPr>
          <w:sz w:val="24"/>
        </w:rPr>
        <w:t>year, we</w:t>
      </w:r>
      <w:r>
        <w:rPr>
          <w:spacing w:val="-2"/>
          <w:sz w:val="24"/>
        </w:rPr>
        <w:t xml:space="preserve"> </w:t>
      </w:r>
      <w:r>
        <w:rPr>
          <w:sz w:val="24"/>
        </w:rPr>
        <w:t>collected</w:t>
      </w:r>
      <w:r>
        <w:rPr>
          <w:spacing w:val="-1"/>
          <w:sz w:val="24"/>
        </w:rPr>
        <w:t xml:space="preserve"> </w:t>
      </w:r>
      <w:r>
        <w:rPr>
          <w:sz w:val="24"/>
        </w:rPr>
        <w:t>arthropod</w:t>
      </w:r>
      <w:r>
        <w:rPr>
          <w:spacing w:val="-1"/>
          <w:sz w:val="24"/>
        </w:rPr>
        <w:t xml:space="preserve"> </w:t>
      </w:r>
      <w:r>
        <w:rPr>
          <w:sz w:val="24"/>
        </w:rPr>
        <w:t>samples by</w:t>
      </w:r>
      <w:r>
        <w:rPr>
          <w:spacing w:val="-5"/>
          <w:sz w:val="24"/>
        </w:rPr>
        <w:t xml:space="preserve"> </w:t>
      </w:r>
      <w:r>
        <w:rPr>
          <w:sz w:val="24"/>
        </w:rPr>
        <w:t>sweep-netting</w:t>
      </w:r>
      <w:r>
        <w:rPr>
          <w:spacing w:val="-1"/>
          <w:sz w:val="24"/>
        </w:rPr>
        <w:t xml:space="preserve"> </w:t>
      </w:r>
      <w:r>
        <w:rPr>
          <w:sz w:val="24"/>
        </w:rPr>
        <w:t>(36 cm</w:t>
      </w:r>
      <w:r>
        <w:rPr>
          <w:spacing w:val="-1"/>
          <w:sz w:val="24"/>
        </w:rPr>
        <w:t xml:space="preserve"> </w:t>
      </w:r>
      <w:r>
        <w:rPr>
          <w:sz w:val="24"/>
        </w:rPr>
        <w:t xml:space="preserve">in </w:t>
      </w:r>
      <w:r>
        <w:rPr>
          <w:spacing w:val="-2"/>
          <w:sz w:val="24"/>
        </w:rPr>
        <w:t>diameter</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with</w:t>
      </w:r>
      <w:r>
        <w:rPr>
          <w:spacing w:val="-1"/>
          <w:sz w:val="24"/>
        </w:rPr>
        <w:t xml:space="preserve"> </w:t>
      </w:r>
      <w:r>
        <w:rPr>
          <w:sz w:val="24"/>
        </w:rPr>
        <w:t>a mesh size</w:t>
      </w:r>
      <w:r>
        <w:rPr>
          <w:spacing w:val="-2"/>
          <w:sz w:val="24"/>
        </w:rPr>
        <w:t xml:space="preserve"> </w:t>
      </w:r>
      <w:r>
        <w:rPr>
          <w:sz w:val="24"/>
        </w:rPr>
        <w:t>of 0.2 ×</w:t>
      </w:r>
      <w:r>
        <w:rPr>
          <w:spacing w:val="-2"/>
          <w:sz w:val="24"/>
        </w:rPr>
        <w:t xml:space="preserve"> </w:t>
      </w:r>
      <w:r>
        <w:rPr>
          <w:sz w:val="24"/>
        </w:rPr>
        <w:t>0.2 mm) the</w:t>
      </w:r>
      <w:r>
        <w:rPr>
          <w:spacing w:val="-3"/>
          <w:sz w:val="24"/>
        </w:rPr>
        <w:t xml:space="preserve"> </w:t>
      </w:r>
      <w:r>
        <w:rPr>
          <w:sz w:val="24"/>
        </w:rPr>
        <w:t>crop canopy</w:t>
      </w:r>
      <w:r>
        <w:rPr>
          <w:spacing w:val="-1"/>
          <w:sz w:val="24"/>
        </w:rPr>
        <w:t xml:space="preserve"> </w:t>
      </w:r>
      <w:r>
        <w:rPr>
          <w:sz w:val="24"/>
        </w:rPr>
        <w:t>30</w:t>
      </w:r>
      <w:r>
        <w:rPr>
          <w:spacing w:val="-1"/>
          <w:sz w:val="24"/>
        </w:rPr>
        <w:t xml:space="preserve"> </w:t>
      </w:r>
      <w:r>
        <w:rPr>
          <w:sz w:val="24"/>
        </w:rPr>
        <w:t>times in each</w:t>
      </w:r>
      <w:r>
        <w:rPr>
          <w:spacing w:val="-1"/>
          <w:sz w:val="24"/>
        </w:rPr>
        <w:t xml:space="preserve"> </w:t>
      </w:r>
      <w:r>
        <w:rPr>
          <w:sz w:val="24"/>
        </w:rPr>
        <w:t>of two</w:t>
      </w:r>
      <w:r>
        <w:rPr>
          <w:spacing w:val="2"/>
          <w:sz w:val="24"/>
        </w:rPr>
        <w:t xml:space="preserve"> </w:t>
      </w:r>
      <w:r>
        <w:rPr>
          <w:sz w:val="24"/>
        </w:rPr>
        <w:t>transects</w:t>
      </w:r>
      <w:r>
        <w:rPr>
          <w:spacing w:val="1"/>
          <w:sz w:val="24"/>
        </w:rPr>
        <w:t xml:space="preserve"> </w:t>
      </w:r>
      <w:r>
        <w:rPr>
          <w:sz w:val="24"/>
        </w:rPr>
        <w:t>inside</w:t>
      </w:r>
      <w:r>
        <w:rPr>
          <w:spacing w:val="-1"/>
          <w:sz w:val="24"/>
        </w:rPr>
        <w:t xml:space="preserve"> </w:t>
      </w:r>
      <w:r>
        <w:rPr>
          <w:sz w:val="24"/>
        </w:rPr>
        <w:t>a</w:t>
      </w:r>
      <w:r>
        <w:rPr>
          <w:spacing w:val="-1"/>
          <w:sz w:val="24"/>
        </w:rPr>
        <w:t xml:space="preserve"> </w:t>
      </w:r>
      <w:r>
        <w:rPr>
          <w:spacing w:val="-4"/>
          <w:sz w:val="24"/>
        </w:rPr>
        <w:t>rice</w:t>
      </w:r>
    </w:p>
    <w:p>
      <w:pPr>
        <w:pStyle w:val="6"/>
        <w:spacing w:before="1"/>
      </w:pPr>
    </w:p>
    <w:p>
      <w:pPr>
        <w:pStyle w:val="10"/>
        <w:numPr>
          <w:ilvl w:val="0"/>
          <w:numId w:val="21"/>
        </w:numPr>
        <w:tabs>
          <w:tab w:val="left" w:pos="1440"/>
        </w:tabs>
        <w:spacing w:before="0" w:after="0" w:line="240" w:lineRule="auto"/>
        <w:ind w:left="1440" w:right="0" w:hanging="720"/>
        <w:jc w:val="left"/>
        <w:rPr>
          <w:sz w:val="24"/>
        </w:rPr>
      </w:pPr>
      <w:r>
        <w:rPr>
          <w:sz w:val="24"/>
        </w:rPr>
        <w:t>field.</w:t>
      </w:r>
      <w:r>
        <w:rPr>
          <w:spacing w:val="56"/>
          <w:sz w:val="24"/>
        </w:rPr>
        <w:t xml:space="preserve"> </w:t>
      </w:r>
      <w:r>
        <w:rPr>
          <w:sz w:val="24"/>
        </w:rPr>
        <w:t>Each transect</w:t>
      </w:r>
      <w:r>
        <w:rPr>
          <w:spacing w:val="-1"/>
          <w:sz w:val="24"/>
        </w:rPr>
        <w:t xml:space="preserve"> </w:t>
      </w:r>
      <w:r>
        <w:rPr>
          <w:sz w:val="24"/>
        </w:rPr>
        <w:t>(ca</w:t>
      </w:r>
      <w:r>
        <w:rPr>
          <w:spacing w:val="-1"/>
          <w:sz w:val="24"/>
        </w:rPr>
        <w:t xml:space="preserve"> </w:t>
      </w:r>
      <w:r>
        <w:rPr>
          <w:sz w:val="24"/>
        </w:rPr>
        <w:t>30</w:t>
      </w:r>
      <w:r>
        <w:rPr>
          <w:spacing w:val="-1"/>
          <w:sz w:val="24"/>
        </w:rPr>
        <w:t xml:space="preserve"> </w:t>
      </w:r>
      <w:r>
        <w:rPr>
          <w:sz w:val="24"/>
        </w:rPr>
        <w:t>m long)</w:t>
      </w:r>
      <w:r>
        <w:rPr>
          <w:spacing w:val="-1"/>
          <w:sz w:val="24"/>
        </w:rPr>
        <w:t xml:space="preserve"> </w:t>
      </w:r>
      <w:r>
        <w:rPr>
          <w:sz w:val="24"/>
        </w:rPr>
        <w:t>was parallel</w:t>
      </w:r>
      <w:r>
        <w:rPr>
          <w:spacing w:val="1"/>
          <w:sz w:val="24"/>
        </w:rPr>
        <w:t xml:space="preserve"> </w:t>
      </w:r>
      <w:r>
        <w:rPr>
          <w:sz w:val="24"/>
        </w:rPr>
        <w:t>to</w:t>
      </w:r>
      <w:r>
        <w:rPr>
          <w:spacing w:val="-1"/>
          <w:sz w:val="24"/>
        </w:rPr>
        <w:t xml:space="preserve"> </w:t>
      </w:r>
      <w:r>
        <w:rPr>
          <w:sz w:val="24"/>
        </w:rPr>
        <w:t>but</w:t>
      </w:r>
      <w:r>
        <w:rPr>
          <w:spacing w:val="1"/>
          <w:sz w:val="24"/>
        </w:rPr>
        <w:t xml:space="preserve"> </w:t>
      </w:r>
      <w:r>
        <w:rPr>
          <w:sz w:val="24"/>
        </w:rPr>
        <w:t>1.5m</w:t>
      </w:r>
      <w:r>
        <w:rPr>
          <w:spacing w:val="-1"/>
          <w:sz w:val="24"/>
        </w:rPr>
        <w:t xml:space="preserve"> </w:t>
      </w:r>
      <w:r>
        <w:rPr>
          <w:sz w:val="24"/>
        </w:rPr>
        <w:t>away</w:t>
      </w:r>
      <w:r>
        <w:rPr>
          <w:spacing w:val="-5"/>
          <w:sz w:val="24"/>
        </w:rPr>
        <w:t xml:space="preserve"> </w:t>
      </w:r>
      <w:r>
        <w:rPr>
          <w:sz w:val="24"/>
        </w:rPr>
        <w:t>from</w:t>
      </w:r>
      <w:r>
        <w:rPr>
          <w:spacing w:val="-1"/>
          <w:sz w:val="24"/>
        </w:rPr>
        <w:t xml:space="preserve"> </w:t>
      </w:r>
      <w:r>
        <w:rPr>
          <w:sz w:val="24"/>
        </w:rPr>
        <w:t>a</w:t>
      </w:r>
      <w:r>
        <w:rPr>
          <w:spacing w:val="1"/>
          <w:sz w:val="24"/>
        </w:rPr>
        <w:t xml:space="preserve"> </w:t>
      </w:r>
      <w:r>
        <w:rPr>
          <w:sz w:val="24"/>
        </w:rPr>
        <w:t>randomly</w:t>
      </w:r>
      <w:r>
        <w:rPr>
          <w:spacing w:val="-6"/>
          <w:sz w:val="24"/>
        </w:rPr>
        <w:t xml:space="preserve"> </w:t>
      </w:r>
      <w:r>
        <w:rPr>
          <w:sz w:val="24"/>
        </w:rPr>
        <w:t>selected</w:t>
      </w:r>
      <w:r>
        <w:rPr>
          <w:spacing w:val="1"/>
          <w:sz w:val="24"/>
        </w:rPr>
        <w:t xml:space="preserve"> </w:t>
      </w:r>
      <w:r>
        <w:rPr>
          <w:spacing w:val="-4"/>
          <w:sz w:val="24"/>
        </w:rPr>
        <w:t>farm</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ridge.</w:t>
      </w:r>
      <w:r>
        <w:rPr>
          <w:spacing w:val="56"/>
          <w:sz w:val="24"/>
        </w:rPr>
        <w:t xml:space="preserve"> </w:t>
      </w:r>
      <w:r>
        <w:rPr>
          <w:sz w:val="24"/>
        </w:rPr>
        <w:t>Samples were</w:t>
      </w:r>
      <w:r>
        <w:rPr>
          <w:spacing w:val="-2"/>
          <w:sz w:val="24"/>
        </w:rPr>
        <w:t xml:space="preserve"> </w:t>
      </w:r>
      <w:r>
        <w:rPr>
          <w:sz w:val="24"/>
        </w:rPr>
        <w:t>sealed</w:t>
      </w:r>
      <w:r>
        <w:rPr>
          <w:spacing w:val="-2"/>
          <w:sz w:val="24"/>
        </w:rPr>
        <w:t xml:space="preserve"> </w:t>
      </w:r>
      <w:r>
        <w:rPr>
          <w:sz w:val="24"/>
        </w:rPr>
        <w:t>in</w:t>
      </w:r>
      <w:r>
        <w:rPr>
          <w:spacing w:val="-2"/>
          <w:sz w:val="24"/>
        </w:rPr>
        <w:t xml:space="preserve"> </w:t>
      </w:r>
      <w:r>
        <w:rPr>
          <w:sz w:val="24"/>
        </w:rPr>
        <w:t>bags</w:t>
      </w:r>
      <w:r>
        <w:rPr>
          <w:spacing w:val="-1"/>
          <w:sz w:val="24"/>
        </w:rPr>
        <w:t xml:space="preserve"> </w:t>
      </w:r>
      <w:r>
        <w:rPr>
          <w:sz w:val="24"/>
        </w:rPr>
        <w:t>without</w:t>
      </w:r>
      <w:r>
        <w:rPr>
          <w:spacing w:val="-2"/>
          <w:sz w:val="24"/>
        </w:rPr>
        <w:t xml:space="preserve"> </w:t>
      </w:r>
      <w:r>
        <w:rPr>
          <w:sz w:val="24"/>
        </w:rPr>
        <w:t>chemical</w:t>
      </w:r>
      <w:r>
        <w:rPr>
          <w:spacing w:val="-2"/>
          <w:sz w:val="24"/>
        </w:rPr>
        <w:t xml:space="preserve"> </w:t>
      </w:r>
      <w:r>
        <w:rPr>
          <w:sz w:val="24"/>
        </w:rPr>
        <w:t>preservatives,</w:t>
      </w:r>
      <w:r>
        <w:rPr>
          <w:spacing w:val="-1"/>
          <w:sz w:val="24"/>
        </w:rPr>
        <w:t xml:space="preserve"> </w:t>
      </w:r>
      <w:r>
        <w:rPr>
          <w:sz w:val="24"/>
        </w:rPr>
        <w:t>iced,</w:t>
      </w:r>
      <w:r>
        <w:rPr>
          <w:spacing w:val="-2"/>
          <w:sz w:val="24"/>
        </w:rPr>
        <w:t xml:space="preserve"> </w:t>
      </w:r>
      <w:r>
        <w:rPr>
          <w:sz w:val="24"/>
        </w:rPr>
        <w:t>and</w:t>
      </w:r>
      <w:r>
        <w:rPr>
          <w:spacing w:val="-2"/>
          <w:sz w:val="24"/>
        </w:rPr>
        <w:t xml:space="preserve"> </w:t>
      </w:r>
      <w:r>
        <w:rPr>
          <w:sz w:val="24"/>
        </w:rPr>
        <w:t>transferred</w:t>
      </w:r>
      <w:r>
        <w:rPr>
          <w:spacing w:val="-1"/>
          <w:sz w:val="24"/>
        </w:rPr>
        <w:t xml:space="preserve"> </w:t>
      </w:r>
      <w:r>
        <w:rPr>
          <w:spacing w:val="-5"/>
          <w:sz w:val="24"/>
        </w:rPr>
        <w:t>to</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refrigerator (−20ºC)</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laboratory.</w:t>
      </w:r>
      <w:r>
        <w:rPr>
          <w:spacing w:val="60"/>
          <w:sz w:val="24"/>
        </w:rPr>
        <w:t xml:space="preserve"> </w:t>
      </w:r>
      <w:r>
        <w:rPr>
          <w:sz w:val="24"/>
        </w:rPr>
        <w:t>We</w:t>
      </w:r>
      <w:r>
        <w:rPr>
          <w:spacing w:val="-1"/>
          <w:sz w:val="24"/>
        </w:rPr>
        <w:t xml:space="preserve"> </w:t>
      </w:r>
      <w:r>
        <w:rPr>
          <w:sz w:val="24"/>
        </w:rPr>
        <w:t>identified</w:t>
      </w:r>
      <w:r>
        <w:rPr>
          <w:spacing w:val="-1"/>
          <w:sz w:val="24"/>
        </w:rPr>
        <w:t xml:space="preserve"> </w:t>
      </w:r>
      <w:r>
        <w:rPr>
          <w:sz w:val="24"/>
        </w:rPr>
        <w:t>and</w:t>
      </w:r>
      <w:r>
        <w:rPr>
          <w:spacing w:val="-1"/>
          <w:sz w:val="24"/>
        </w:rPr>
        <w:t xml:space="preserve"> </w:t>
      </w:r>
      <w:r>
        <w:rPr>
          <w:sz w:val="24"/>
        </w:rPr>
        <w:t>counted arthropods</w:t>
      </w:r>
      <w:r>
        <w:rPr>
          <w:spacing w:val="-1"/>
          <w:sz w:val="24"/>
        </w:rPr>
        <w:t xml:space="preserve"> </w:t>
      </w:r>
      <w:r>
        <w:rPr>
          <w:sz w:val="24"/>
        </w:rPr>
        <w:t>under</w:t>
      </w:r>
      <w:r>
        <w:rPr>
          <w:spacing w:val="-1"/>
          <w:sz w:val="24"/>
        </w:rPr>
        <w:t xml:space="preserve"> </w:t>
      </w:r>
      <w:r>
        <w:rPr>
          <w:sz w:val="24"/>
        </w:rPr>
        <w:t>a</w:t>
      </w:r>
      <w:r>
        <w:rPr>
          <w:spacing w:val="-2"/>
          <w:sz w:val="24"/>
        </w:rPr>
        <w:t xml:space="preserve"> dissecting</w:t>
      </w:r>
    </w:p>
    <w:p>
      <w:pPr>
        <w:pStyle w:val="6"/>
      </w:pPr>
    </w:p>
    <w:p>
      <w:pPr>
        <w:pStyle w:val="10"/>
        <w:numPr>
          <w:ilvl w:val="0"/>
          <w:numId w:val="21"/>
        </w:numPr>
        <w:tabs>
          <w:tab w:val="left" w:pos="1440"/>
        </w:tabs>
        <w:spacing w:before="0" w:after="0" w:line="240" w:lineRule="auto"/>
        <w:ind w:left="1440" w:right="0" w:hanging="720"/>
        <w:jc w:val="left"/>
        <w:rPr>
          <w:sz w:val="24"/>
        </w:rPr>
      </w:pPr>
      <w:r>
        <w:rPr>
          <w:sz w:val="24"/>
        </w:rPr>
        <w:t>scope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lowest</w:t>
      </w:r>
      <w:r>
        <w:rPr>
          <w:spacing w:val="-1"/>
          <w:sz w:val="24"/>
        </w:rPr>
        <w:t xml:space="preserve"> </w:t>
      </w:r>
      <w:r>
        <w:rPr>
          <w:sz w:val="24"/>
        </w:rPr>
        <w:t>possible</w:t>
      </w:r>
      <w:r>
        <w:rPr>
          <w:spacing w:val="-2"/>
          <w:sz w:val="24"/>
        </w:rPr>
        <w:t xml:space="preserve"> </w:t>
      </w:r>
      <w:r>
        <w:rPr>
          <w:sz w:val="24"/>
        </w:rPr>
        <w:t>taxonomic</w:t>
      </w:r>
      <w:r>
        <w:rPr>
          <w:spacing w:val="-1"/>
          <w:sz w:val="24"/>
        </w:rPr>
        <w:t xml:space="preserve"> </w:t>
      </w:r>
      <w:r>
        <w:rPr>
          <w:sz w:val="24"/>
        </w:rPr>
        <w:t>level</w:t>
      </w:r>
      <w:r>
        <w:rPr>
          <w:spacing w:val="1"/>
          <w:sz w:val="24"/>
        </w:rPr>
        <w:t xml:space="preserve"> </w:t>
      </w:r>
      <w:r>
        <w:rPr>
          <w:sz w:val="24"/>
        </w:rPr>
        <w:t>(usually</w:t>
      </w:r>
      <w:r>
        <w:rPr>
          <w:spacing w:val="-6"/>
          <w:sz w:val="24"/>
        </w:rPr>
        <w:t xml:space="preserve"> </w:t>
      </w:r>
      <w:r>
        <w:rPr>
          <w:sz w:val="24"/>
        </w:rPr>
        <w:t>species,</w:t>
      </w:r>
      <w:r>
        <w:rPr>
          <w:spacing w:val="1"/>
          <w:sz w:val="24"/>
        </w:rPr>
        <w:t xml:space="preserve"> </w:t>
      </w:r>
      <w:r>
        <w:rPr>
          <w:sz w:val="24"/>
        </w:rPr>
        <w:t>genus,</w:t>
      </w:r>
      <w:r>
        <w:rPr>
          <w:spacing w:val="-1"/>
          <w:sz w:val="24"/>
        </w:rPr>
        <w:t xml:space="preserve"> </w:t>
      </w:r>
      <w:r>
        <w:rPr>
          <w:sz w:val="24"/>
        </w:rPr>
        <w:t>or family).</w:t>
      </w:r>
      <w:r>
        <w:rPr>
          <w:spacing w:val="59"/>
          <w:sz w:val="24"/>
        </w:rPr>
        <w:t xml:space="preserve"> </w:t>
      </w:r>
      <w:r>
        <w:rPr>
          <w:sz w:val="24"/>
        </w:rPr>
        <w:t xml:space="preserve">Main </w:t>
      </w:r>
      <w:r>
        <w:rPr>
          <w:spacing w:val="-2"/>
          <w:sz w:val="24"/>
        </w:rPr>
        <w:t>orders,</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149</w:t>
      </w:r>
    </w:p>
    <w:p>
      <w:pPr>
        <w:pStyle w:val="6"/>
      </w:pPr>
    </w:p>
    <w:p>
      <w:pPr>
        <w:pStyle w:val="6"/>
        <w:ind w:left="720"/>
      </w:pPr>
      <w:r>
        <w:rPr>
          <w:spacing w:val="-5"/>
        </w:rPr>
        <w:t>150</w:t>
      </w:r>
    </w:p>
    <w:p>
      <w:pPr>
        <w:pStyle w:val="6"/>
        <w:spacing w:before="90"/>
        <w:ind w:left="320"/>
      </w:pPr>
      <w:r>
        <w:br w:type="column"/>
      </w:r>
      <w:r>
        <w:t>families,</w:t>
      </w:r>
      <w:r>
        <w:rPr>
          <w:spacing w:val="-3"/>
        </w:rPr>
        <w:t xml:space="preserve"> </w:t>
      </w:r>
      <w:r>
        <w:t>and</w:t>
      </w:r>
      <w:r>
        <w:rPr>
          <w:spacing w:val="1"/>
        </w:rPr>
        <w:t xml:space="preserve"> </w:t>
      </w:r>
      <w:r>
        <w:t>genera</w:t>
      </w:r>
      <w:r>
        <w:rPr>
          <w:spacing w:val="-3"/>
        </w:rPr>
        <w:t xml:space="preserve"> </w:t>
      </w:r>
      <w:r>
        <w:t>have been</w:t>
      </w:r>
      <w:r>
        <w:rPr>
          <w:spacing w:val="-1"/>
        </w:rPr>
        <w:t xml:space="preserve"> </w:t>
      </w:r>
      <w:r>
        <w:t>documented</w:t>
      </w:r>
      <w:r>
        <w:rPr>
          <w:spacing w:val="-1"/>
        </w:rPr>
        <w:t xml:space="preserve"> </w:t>
      </w:r>
      <w:r>
        <w:t>in</w:t>
      </w:r>
      <w:r>
        <w:rPr>
          <w:spacing w:val="-1"/>
        </w:rPr>
        <w:t xml:space="preserve"> </w:t>
      </w:r>
      <w:r>
        <w:t>Hsu</w:t>
      </w:r>
      <w:r>
        <w:rPr>
          <w:spacing w:val="-1"/>
        </w:rPr>
        <w:t xml:space="preserve"> </w:t>
      </w:r>
      <w:r>
        <w:t>et</w:t>
      </w:r>
      <w:r>
        <w:rPr>
          <w:spacing w:val="-1"/>
        </w:rPr>
        <w:t xml:space="preserve"> </w:t>
      </w:r>
      <w:r>
        <w:t>al.</w:t>
      </w:r>
      <w:r>
        <w:rPr>
          <w:spacing w:val="2"/>
        </w:rPr>
        <w:t xml:space="preserve"> </w:t>
      </w:r>
      <w:r>
        <w:t>(Hsu</w:t>
      </w:r>
      <w:r>
        <w:rPr>
          <w:spacing w:val="-1"/>
        </w:rPr>
        <w:t xml:space="preserve"> </w:t>
      </w:r>
      <w:r>
        <w:rPr>
          <w:i/>
        </w:rPr>
        <w:t>et</w:t>
      </w:r>
      <w:r>
        <w:rPr>
          <w:i/>
          <w:spacing w:val="-1"/>
        </w:rPr>
        <w:t xml:space="preserve"> </w:t>
      </w:r>
      <w:r>
        <w:rPr>
          <w:i/>
        </w:rPr>
        <w:t>al.</w:t>
      </w:r>
      <w:r>
        <w:t xml:space="preserve">, </w:t>
      </w:r>
      <w:r>
        <w:rPr>
          <w:spacing w:val="-2"/>
        </w:rPr>
        <w:t>2021).</w:t>
      </w:r>
    </w:p>
    <w:p>
      <w:pPr>
        <w:spacing w:after="0"/>
        <w:sectPr>
          <w:type w:val="continuous"/>
          <w:pgSz w:w="12240" w:h="15840"/>
          <w:pgMar w:top="620" w:right="60" w:bottom="560" w:left="0" w:header="0" w:footer="1056" w:gutter="0"/>
          <w:cols w:equalWidth="0" w:num="2">
            <w:col w:w="1081" w:space="40"/>
            <w:col w:w="11059"/>
          </w:cols>
        </w:sectPr>
      </w:pPr>
    </w:p>
    <w:p>
      <w:pPr>
        <w:pStyle w:val="6"/>
      </w:pPr>
    </w:p>
    <w:p>
      <w:pPr>
        <w:pStyle w:val="10"/>
        <w:numPr>
          <w:ilvl w:val="0"/>
          <w:numId w:val="22"/>
        </w:numPr>
        <w:tabs>
          <w:tab w:val="left" w:pos="1440"/>
        </w:tabs>
        <w:spacing w:before="1" w:after="0" w:line="240" w:lineRule="auto"/>
        <w:ind w:left="1440" w:right="0" w:hanging="720"/>
        <w:jc w:val="left"/>
        <w:rPr>
          <w:sz w:val="24"/>
        </w:rPr>
      </w:pPr>
      <w:r>
        <w:rPr>
          <w:i/>
          <w:sz w:val="24"/>
        </w:rPr>
        <w:t>2.2.</w:t>
      </w:r>
      <w:r>
        <w:rPr>
          <w:i/>
          <w:spacing w:val="60"/>
          <w:sz w:val="24"/>
        </w:rPr>
        <w:t xml:space="preserve"> </w:t>
      </w:r>
      <w:r>
        <w:rPr>
          <w:i/>
          <w:sz w:val="24"/>
        </w:rPr>
        <w:t>Stable</w:t>
      </w:r>
      <w:r>
        <w:rPr>
          <w:i/>
          <w:spacing w:val="-1"/>
          <w:sz w:val="24"/>
        </w:rPr>
        <w:t xml:space="preserve"> </w:t>
      </w:r>
      <w:r>
        <w:rPr>
          <w:i/>
          <w:sz w:val="24"/>
        </w:rPr>
        <w:t>isotope</w:t>
      </w:r>
      <w:r>
        <w:rPr>
          <w:i/>
          <w:spacing w:val="-1"/>
          <w:sz w:val="24"/>
        </w:rPr>
        <w:t xml:space="preserve"> </w:t>
      </w:r>
      <w:r>
        <w:rPr>
          <w:i/>
          <w:sz w:val="24"/>
        </w:rPr>
        <w:t xml:space="preserve">analysis of arthropod </w:t>
      </w:r>
      <w:r>
        <w:rPr>
          <w:i/>
          <w:spacing w:val="-2"/>
          <w:sz w:val="24"/>
        </w:rPr>
        <w:t>samples</w:t>
      </w:r>
    </w:p>
    <w:p>
      <w:pPr>
        <w:pStyle w:val="10"/>
        <w:numPr>
          <w:ilvl w:val="0"/>
          <w:numId w:val="22"/>
        </w:numPr>
        <w:tabs>
          <w:tab w:val="left" w:pos="2160"/>
        </w:tabs>
        <w:spacing w:before="276" w:after="0" w:line="240" w:lineRule="auto"/>
        <w:ind w:left="2160" w:right="0" w:hanging="1440"/>
        <w:jc w:val="left"/>
        <w:rPr>
          <w:sz w:val="24"/>
        </w:rPr>
      </w:pPr>
      <w:r>
        <w:rPr>
          <w:sz w:val="24"/>
        </w:rPr>
        <w:t>After</w:t>
      </w:r>
      <w:r>
        <w:rPr>
          <w:spacing w:val="-3"/>
          <w:sz w:val="24"/>
        </w:rPr>
        <w:t xml:space="preserve"> </w:t>
      </w:r>
      <w:r>
        <w:rPr>
          <w:sz w:val="24"/>
        </w:rPr>
        <w:t>identification,</w:t>
      </w:r>
      <w:r>
        <w:rPr>
          <w:spacing w:val="-1"/>
          <w:sz w:val="24"/>
        </w:rPr>
        <w:t xml:space="preserve"> </w:t>
      </w:r>
      <w:r>
        <w:rPr>
          <w:sz w:val="24"/>
        </w:rPr>
        <w:t>arthropod samples</w:t>
      </w:r>
      <w:r>
        <w:rPr>
          <w:spacing w:val="-1"/>
          <w:sz w:val="24"/>
        </w:rPr>
        <w:t xml:space="preserve"> </w:t>
      </w:r>
      <w:r>
        <w:rPr>
          <w:sz w:val="24"/>
        </w:rPr>
        <w:t>were</w:t>
      </w:r>
      <w:r>
        <w:rPr>
          <w:spacing w:val="-2"/>
          <w:sz w:val="24"/>
        </w:rPr>
        <w:t xml:space="preserve"> </w:t>
      </w:r>
      <w:r>
        <w:rPr>
          <w:sz w:val="24"/>
        </w:rPr>
        <w:t>prepared for</w:t>
      </w:r>
      <w:r>
        <w:rPr>
          <w:spacing w:val="-3"/>
          <w:sz w:val="24"/>
        </w:rPr>
        <w:t xml:space="preserve"> </w:t>
      </w:r>
      <w:r>
        <w:rPr>
          <w:sz w:val="24"/>
        </w:rPr>
        <w:t>stable</w:t>
      </w:r>
      <w:r>
        <w:rPr>
          <w:spacing w:val="-2"/>
          <w:sz w:val="24"/>
        </w:rPr>
        <w:t xml:space="preserve"> </w:t>
      </w:r>
      <w:r>
        <w:rPr>
          <w:sz w:val="24"/>
        </w:rPr>
        <w:t>isotope</w:t>
      </w:r>
      <w:r>
        <w:rPr>
          <w:spacing w:val="-1"/>
          <w:sz w:val="24"/>
        </w:rPr>
        <w:t xml:space="preserve"> </w:t>
      </w:r>
      <w:r>
        <w:rPr>
          <w:sz w:val="24"/>
        </w:rPr>
        <w:t>analysis.</w:t>
      </w:r>
      <w:r>
        <w:rPr>
          <w:spacing w:val="59"/>
          <w:sz w:val="24"/>
        </w:rPr>
        <w:t xml:space="preserve"> </w:t>
      </w:r>
      <w:r>
        <w:rPr>
          <w:spacing w:val="-2"/>
          <w:sz w:val="24"/>
        </w:rPr>
        <w:t>First,</w:t>
      </w:r>
    </w:p>
    <w:p>
      <w:pPr>
        <w:pStyle w:val="6"/>
      </w:pPr>
    </w:p>
    <w:p>
      <w:pPr>
        <w:pStyle w:val="10"/>
        <w:numPr>
          <w:ilvl w:val="0"/>
          <w:numId w:val="22"/>
        </w:numPr>
        <w:tabs>
          <w:tab w:val="left" w:pos="1440"/>
        </w:tabs>
        <w:spacing w:before="0" w:after="0" w:line="240" w:lineRule="auto"/>
        <w:ind w:left="1440" w:right="0" w:hanging="720"/>
        <w:jc w:val="left"/>
        <w:rPr>
          <w:sz w:val="24"/>
        </w:rPr>
      </w:pPr>
      <w:r>
        <w:rPr>
          <w:sz w:val="24"/>
        </w:rPr>
        <w:t>samples</w:t>
      </w:r>
      <w:r>
        <w:rPr>
          <w:spacing w:val="-2"/>
          <w:sz w:val="24"/>
        </w:rPr>
        <w:t xml:space="preserve"> </w:t>
      </w:r>
      <w:r>
        <w:rPr>
          <w:sz w:val="24"/>
        </w:rPr>
        <w:t>were</w:t>
      </w:r>
      <w:r>
        <w:rPr>
          <w:spacing w:val="-1"/>
          <w:sz w:val="24"/>
        </w:rPr>
        <w:t xml:space="preserve"> </w:t>
      </w:r>
      <w:r>
        <w:rPr>
          <w:sz w:val="24"/>
        </w:rPr>
        <w:t>oven</w:t>
      </w:r>
      <w:r>
        <w:rPr>
          <w:spacing w:val="-1"/>
          <w:sz w:val="24"/>
        </w:rPr>
        <w:t xml:space="preserve"> </w:t>
      </w:r>
      <w:r>
        <w:rPr>
          <w:sz w:val="24"/>
        </w:rPr>
        <w:t>dried</w:t>
      </w:r>
      <w:r>
        <w:rPr>
          <w:spacing w:val="1"/>
          <w:sz w:val="24"/>
        </w:rPr>
        <w:t xml:space="preserve"> </w:t>
      </w:r>
      <w:r>
        <w:rPr>
          <w:sz w:val="24"/>
        </w:rPr>
        <w:t>(50ºC)</w:t>
      </w:r>
      <w:r>
        <w:rPr>
          <w:spacing w:val="-1"/>
          <w:sz w:val="24"/>
        </w:rPr>
        <w:t xml:space="preserve"> </w:t>
      </w:r>
      <w:r>
        <w:rPr>
          <w:sz w:val="24"/>
        </w:rPr>
        <w:t>for</w:t>
      </w:r>
      <w:r>
        <w:rPr>
          <w:spacing w:val="-1"/>
          <w:sz w:val="24"/>
        </w:rPr>
        <w:t xml:space="preserve"> </w:t>
      </w:r>
      <w:r>
        <w:rPr>
          <w:sz w:val="24"/>
        </w:rPr>
        <w:t>one week, ground,</w:t>
      </w:r>
      <w:r>
        <w:rPr>
          <w:spacing w:val="-1"/>
          <w:sz w:val="24"/>
        </w:rPr>
        <w:t xml:space="preserve"> </w:t>
      </w:r>
      <w:r>
        <w:rPr>
          <w:sz w:val="24"/>
        </w:rPr>
        <w:t>and</w:t>
      </w:r>
      <w:r>
        <w:rPr>
          <w:spacing w:val="-1"/>
          <w:sz w:val="24"/>
        </w:rPr>
        <w:t xml:space="preserve"> </w:t>
      </w:r>
      <w:r>
        <w:rPr>
          <w:sz w:val="24"/>
        </w:rPr>
        <w:t>weighed</w:t>
      </w:r>
      <w:r>
        <w:rPr>
          <w:spacing w:val="-1"/>
          <w:sz w:val="24"/>
        </w:rPr>
        <w:t xml:space="preserve"> </w:t>
      </w:r>
      <w:r>
        <w:rPr>
          <w:sz w:val="24"/>
        </w:rPr>
        <w:t>into</w:t>
      </w:r>
      <w:r>
        <w:rPr>
          <w:spacing w:val="-1"/>
          <w:sz w:val="24"/>
        </w:rPr>
        <w:t xml:space="preserve"> </w:t>
      </w:r>
      <w:r>
        <w:rPr>
          <w:sz w:val="24"/>
        </w:rPr>
        <w:t>individual</w:t>
      </w:r>
      <w:r>
        <w:rPr>
          <w:spacing w:val="-1"/>
          <w:sz w:val="24"/>
        </w:rPr>
        <w:t xml:space="preserve"> </w:t>
      </w:r>
      <w:r>
        <w:rPr>
          <w:sz w:val="24"/>
        </w:rPr>
        <w:t>tin</w:t>
      </w:r>
      <w:r>
        <w:rPr>
          <w:spacing w:val="-1"/>
          <w:sz w:val="24"/>
        </w:rPr>
        <w:t xml:space="preserve"> </w:t>
      </w:r>
      <w:r>
        <w:rPr>
          <w:spacing w:val="-2"/>
          <w:sz w:val="24"/>
        </w:rPr>
        <w:t>capsules</w:t>
      </w:r>
    </w:p>
    <w:p>
      <w:pPr>
        <w:pStyle w:val="6"/>
      </w:pPr>
    </w:p>
    <w:p>
      <w:pPr>
        <w:pStyle w:val="10"/>
        <w:numPr>
          <w:ilvl w:val="0"/>
          <w:numId w:val="22"/>
        </w:numPr>
        <w:tabs>
          <w:tab w:val="left" w:pos="1440"/>
        </w:tabs>
        <w:spacing w:before="0" w:after="0" w:line="240" w:lineRule="auto"/>
        <w:ind w:left="1440" w:right="0" w:hanging="720"/>
        <w:jc w:val="left"/>
        <w:rPr>
          <w:sz w:val="24"/>
        </w:rPr>
      </w:pPr>
      <w:r>
        <w:rPr>
          <w:sz w:val="24"/>
        </w:rPr>
        <w:t>(5</w:t>
      </w:r>
      <w:r>
        <w:rPr>
          <w:spacing w:val="-3"/>
          <w:sz w:val="24"/>
        </w:rPr>
        <w:t xml:space="preserve"> </w:t>
      </w:r>
      <w:r>
        <w:rPr>
          <w:sz w:val="24"/>
        </w:rPr>
        <w:t>×</w:t>
      </w:r>
      <w:r>
        <w:rPr>
          <w:spacing w:val="-3"/>
          <w:sz w:val="24"/>
        </w:rPr>
        <w:t xml:space="preserve"> </w:t>
      </w:r>
      <w:r>
        <w:rPr>
          <w:sz w:val="24"/>
        </w:rPr>
        <w:t>9</w:t>
      </w:r>
      <w:r>
        <w:rPr>
          <w:spacing w:val="-1"/>
          <w:sz w:val="24"/>
        </w:rPr>
        <w:t xml:space="preserve"> </w:t>
      </w:r>
      <w:r>
        <w:rPr>
          <w:sz w:val="24"/>
        </w:rPr>
        <w:t>mm).</w:t>
      </w:r>
      <w:r>
        <w:rPr>
          <w:spacing w:val="60"/>
          <w:sz w:val="24"/>
        </w:rPr>
        <w:t xml:space="preserve"> </w:t>
      </w:r>
      <w:r>
        <w:rPr>
          <w:sz w:val="24"/>
        </w:rPr>
        <w:t>If</w:t>
      </w:r>
      <w:r>
        <w:rPr>
          <w:spacing w:val="-1"/>
          <w:sz w:val="24"/>
        </w:rPr>
        <w:t xml:space="preserve"> </w:t>
      </w:r>
      <w:r>
        <w:rPr>
          <w:sz w:val="24"/>
        </w:rPr>
        <w:t>necessary,</w:t>
      </w:r>
      <w:r>
        <w:rPr>
          <w:spacing w:val="-1"/>
          <w:sz w:val="24"/>
        </w:rPr>
        <w:t xml:space="preserve"> </w:t>
      </w:r>
      <w:r>
        <w:rPr>
          <w:sz w:val="24"/>
        </w:rPr>
        <w:t>several</w:t>
      </w:r>
      <w:r>
        <w:rPr>
          <w:spacing w:val="1"/>
          <w:sz w:val="24"/>
        </w:rPr>
        <w:t xml:space="preserve"> </w:t>
      </w:r>
      <w:r>
        <w:rPr>
          <w:sz w:val="24"/>
        </w:rPr>
        <w:t>conspecifics would</w:t>
      </w:r>
      <w:r>
        <w:rPr>
          <w:spacing w:val="-1"/>
          <w:sz w:val="24"/>
        </w:rPr>
        <w:t xml:space="preserve"> </w:t>
      </w:r>
      <w:r>
        <w:rPr>
          <w:sz w:val="24"/>
        </w:rPr>
        <w:t>be</w:t>
      </w:r>
      <w:r>
        <w:rPr>
          <w:spacing w:val="-1"/>
          <w:sz w:val="24"/>
        </w:rPr>
        <w:t xml:space="preserve"> </w:t>
      </w:r>
      <w:r>
        <w:rPr>
          <w:sz w:val="24"/>
        </w:rPr>
        <w:t>pooled</w:t>
      </w:r>
      <w:r>
        <w:rPr>
          <w:spacing w:val="-1"/>
          <w:sz w:val="24"/>
        </w:rPr>
        <w:t xml:space="preserve"> </w:t>
      </w:r>
      <w:r>
        <w:rPr>
          <w:sz w:val="24"/>
        </w:rPr>
        <w:t>into a</w:t>
      </w:r>
      <w:r>
        <w:rPr>
          <w:spacing w:val="1"/>
          <w:sz w:val="24"/>
        </w:rPr>
        <w:t xml:space="preserve"> </w:t>
      </w:r>
      <w:r>
        <w:rPr>
          <w:sz w:val="24"/>
        </w:rPr>
        <w:t>capsule</w:t>
      </w:r>
      <w:r>
        <w:rPr>
          <w:spacing w:val="-1"/>
          <w:sz w:val="24"/>
        </w:rPr>
        <w:t xml:space="preserve"> </w:t>
      </w:r>
      <w:r>
        <w:rPr>
          <w:sz w:val="24"/>
        </w:rPr>
        <w:t>to</w:t>
      </w:r>
      <w:r>
        <w:rPr>
          <w:spacing w:val="-1"/>
          <w:sz w:val="24"/>
        </w:rPr>
        <w:t xml:space="preserve"> </w:t>
      </w:r>
      <w:r>
        <w:rPr>
          <w:sz w:val="24"/>
        </w:rPr>
        <w:t xml:space="preserve">meet </w:t>
      </w:r>
      <w:r>
        <w:rPr>
          <w:spacing w:val="-5"/>
          <w:sz w:val="24"/>
        </w:rPr>
        <w:t>the</w:t>
      </w:r>
    </w:p>
    <w:p>
      <w:pPr>
        <w:pStyle w:val="6"/>
      </w:pPr>
    </w:p>
    <w:p>
      <w:pPr>
        <w:pStyle w:val="10"/>
        <w:numPr>
          <w:ilvl w:val="0"/>
          <w:numId w:val="22"/>
        </w:numPr>
        <w:tabs>
          <w:tab w:val="left" w:pos="1440"/>
        </w:tabs>
        <w:spacing w:before="0" w:after="0" w:line="240" w:lineRule="auto"/>
        <w:ind w:left="1440" w:right="0" w:hanging="720"/>
        <w:jc w:val="left"/>
        <w:rPr>
          <w:sz w:val="24"/>
        </w:rPr>
      </w:pPr>
      <w:r>
        <w:rPr>
          <w:sz w:val="24"/>
        </w:rPr>
        <w:t>minimum</w:t>
      </w:r>
      <w:r>
        <w:rPr>
          <w:spacing w:val="-1"/>
          <w:sz w:val="24"/>
        </w:rPr>
        <w:t xml:space="preserve"> </w:t>
      </w:r>
      <w:r>
        <w:rPr>
          <w:sz w:val="24"/>
        </w:rPr>
        <w:t>weight</w:t>
      </w:r>
      <w:r>
        <w:rPr>
          <w:spacing w:val="-1"/>
          <w:sz w:val="24"/>
        </w:rPr>
        <w:t xml:space="preserve"> </w:t>
      </w:r>
      <w:r>
        <w:rPr>
          <w:sz w:val="24"/>
        </w:rPr>
        <w:t>required</w:t>
      </w:r>
      <w:r>
        <w:rPr>
          <w:spacing w:val="-1"/>
          <w:sz w:val="24"/>
        </w:rPr>
        <w:t xml:space="preserve"> </w:t>
      </w:r>
      <w:r>
        <w:rPr>
          <w:sz w:val="24"/>
        </w:rPr>
        <w:t>for</w:t>
      </w:r>
      <w:r>
        <w:rPr>
          <w:spacing w:val="-2"/>
          <w:sz w:val="24"/>
        </w:rPr>
        <w:t xml:space="preserve"> </w:t>
      </w:r>
      <w:r>
        <w:rPr>
          <w:sz w:val="24"/>
        </w:rPr>
        <w:t>stable</w:t>
      </w:r>
      <w:r>
        <w:rPr>
          <w:spacing w:val="-2"/>
          <w:sz w:val="24"/>
        </w:rPr>
        <w:t xml:space="preserve"> </w:t>
      </w:r>
      <w:r>
        <w:rPr>
          <w:sz w:val="24"/>
        </w:rPr>
        <w:t>isotope</w:t>
      </w:r>
      <w:r>
        <w:rPr>
          <w:spacing w:val="-2"/>
          <w:sz w:val="24"/>
        </w:rPr>
        <w:t xml:space="preserve"> </w:t>
      </w:r>
      <w:r>
        <w:rPr>
          <w:sz w:val="24"/>
        </w:rPr>
        <w:t>analysis (i.e.,</w:t>
      </w:r>
      <w:r>
        <w:rPr>
          <w:spacing w:val="-1"/>
          <w:sz w:val="24"/>
        </w:rPr>
        <w:t xml:space="preserve"> </w:t>
      </w:r>
      <w:r>
        <w:rPr>
          <w:sz w:val="24"/>
        </w:rPr>
        <w:t>2</w:t>
      </w:r>
      <w:r>
        <w:rPr>
          <w:spacing w:val="-1"/>
          <w:sz w:val="24"/>
        </w:rPr>
        <w:t xml:space="preserve"> </w:t>
      </w:r>
      <w:r>
        <w:rPr>
          <w:sz w:val="24"/>
        </w:rPr>
        <w:t>mg</w:t>
      </w:r>
      <w:r>
        <w:rPr>
          <w:spacing w:val="-2"/>
          <w:sz w:val="24"/>
        </w:rPr>
        <w:t xml:space="preserve"> </w:t>
      </w:r>
      <w:r>
        <w:rPr>
          <w:sz w:val="24"/>
        </w:rPr>
        <w:t>in</w:t>
      </w:r>
      <w:r>
        <w:rPr>
          <w:spacing w:val="-1"/>
          <w:sz w:val="24"/>
        </w:rPr>
        <w:t xml:space="preserve"> </w:t>
      </w:r>
      <w:r>
        <w:rPr>
          <w:sz w:val="24"/>
        </w:rPr>
        <w:t>this</w:t>
      </w:r>
      <w:r>
        <w:rPr>
          <w:spacing w:val="-1"/>
          <w:sz w:val="24"/>
        </w:rPr>
        <w:t xml:space="preserve"> </w:t>
      </w:r>
      <w:r>
        <w:rPr>
          <w:sz w:val="24"/>
        </w:rPr>
        <w:t>study).</w:t>
      </w:r>
      <w:r>
        <w:rPr>
          <w:spacing w:val="63"/>
          <w:sz w:val="24"/>
        </w:rPr>
        <w:t xml:space="preserve"> </w:t>
      </w:r>
      <w:r>
        <w:rPr>
          <w:sz w:val="24"/>
        </w:rPr>
        <w:t>The</w:t>
      </w:r>
      <w:r>
        <w:rPr>
          <w:spacing w:val="-2"/>
          <w:sz w:val="24"/>
        </w:rPr>
        <w:t xml:space="preserve"> </w:t>
      </w:r>
      <w:r>
        <w:rPr>
          <w:sz w:val="24"/>
        </w:rPr>
        <w:t>number</w:t>
      </w:r>
      <w:r>
        <w:rPr>
          <w:spacing w:val="-2"/>
          <w:sz w:val="24"/>
        </w:rPr>
        <w:t xml:space="preserve"> </w:t>
      </w:r>
      <w:r>
        <w:rPr>
          <w:spacing w:val="-5"/>
          <w:sz w:val="24"/>
        </w:rPr>
        <w:t>of</w:t>
      </w:r>
    </w:p>
    <w:p>
      <w:pPr>
        <w:pStyle w:val="6"/>
      </w:pPr>
    </w:p>
    <w:p>
      <w:pPr>
        <w:pStyle w:val="10"/>
        <w:numPr>
          <w:ilvl w:val="0"/>
          <w:numId w:val="22"/>
        </w:numPr>
        <w:tabs>
          <w:tab w:val="left" w:pos="1440"/>
        </w:tabs>
        <w:spacing w:before="0" w:after="0" w:line="240" w:lineRule="auto"/>
        <w:ind w:left="1440" w:right="0" w:hanging="720"/>
        <w:jc w:val="left"/>
        <w:rPr>
          <w:sz w:val="24"/>
        </w:rPr>
      </w:pPr>
      <w:r>
        <w:rPr>
          <w:sz w:val="24"/>
        </w:rPr>
        <w:t>isotope</w:t>
      </w:r>
      <w:r>
        <w:rPr>
          <w:spacing w:val="-4"/>
          <w:sz w:val="24"/>
        </w:rPr>
        <w:t xml:space="preserve"> </w:t>
      </w:r>
      <w:r>
        <w:rPr>
          <w:sz w:val="24"/>
        </w:rPr>
        <w:t>capsules</w:t>
      </w:r>
      <w:r>
        <w:rPr>
          <w:spacing w:val="-1"/>
          <w:sz w:val="24"/>
        </w:rPr>
        <w:t xml:space="preserve"> </w:t>
      </w:r>
      <w:r>
        <w:rPr>
          <w:sz w:val="24"/>
        </w:rPr>
        <w:t>for</w:t>
      </w:r>
      <w:r>
        <w:rPr>
          <w:spacing w:val="-1"/>
          <w:sz w:val="24"/>
        </w:rPr>
        <w:t xml:space="preserve"> </w:t>
      </w:r>
      <w:r>
        <w:rPr>
          <w:sz w:val="24"/>
        </w:rPr>
        <w:t>each</w:t>
      </w:r>
      <w:r>
        <w:rPr>
          <w:spacing w:val="2"/>
          <w:sz w:val="24"/>
        </w:rPr>
        <w:t xml:space="preserve"> </w:t>
      </w:r>
      <w:r>
        <w:rPr>
          <w:sz w:val="24"/>
        </w:rPr>
        <w:t>species</w:t>
      </w:r>
      <w:r>
        <w:rPr>
          <w:spacing w:val="1"/>
          <w:sz w:val="24"/>
        </w:rPr>
        <w:t xml:space="preserve"> </w:t>
      </w:r>
      <w:r>
        <w:rPr>
          <w:sz w:val="24"/>
        </w:rPr>
        <w:t>generally</w:t>
      </w:r>
      <w:r>
        <w:rPr>
          <w:spacing w:val="-6"/>
          <w:sz w:val="24"/>
        </w:rPr>
        <w:t xml:space="preserve"> </w:t>
      </w:r>
      <w:r>
        <w:rPr>
          <w:sz w:val="24"/>
        </w:rPr>
        <w:t>mirrored</w:t>
      </w:r>
      <w:r>
        <w:rPr>
          <w:spacing w:val="-1"/>
          <w:sz w:val="24"/>
        </w:rPr>
        <w:t xml:space="preserve"> </w:t>
      </w:r>
      <w:r>
        <w:rPr>
          <w:sz w:val="24"/>
        </w:rPr>
        <w:t>the</w:t>
      </w:r>
      <w:r>
        <w:rPr>
          <w:spacing w:val="-1"/>
          <w:sz w:val="24"/>
        </w:rPr>
        <w:t xml:space="preserve"> </w:t>
      </w:r>
      <w:r>
        <w:rPr>
          <w:sz w:val="24"/>
        </w:rPr>
        <w:t>arthropod</w:t>
      </w:r>
      <w:r>
        <w:rPr>
          <w:spacing w:val="1"/>
          <w:sz w:val="24"/>
        </w:rPr>
        <w:t xml:space="preserve"> </w:t>
      </w:r>
      <w:r>
        <w:rPr>
          <w:sz w:val="24"/>
        </w:rPr>
        <w:t>community</w:t>
      </w:r>
      <w:r>
        <w:rPr>
          <w:spacing w:val="-5"/>
          <w:sz w:val="24"/>
        </w:rPr>
        <w:t xml:space="preserve"> </w:t>
      </w:r>
      <w:r>
        <w:rPr>
          <w:sz w:val="24"/>
        </w:rPr>
        <w:t>composition</w:t>
      </w:r>
      <w:r>
        <w:rPr>
          <w:spacing w:val="-1"/>
          <w:sz w:val="24"/>
        </w:rPr>
        <w:t xml:space="preserve"> </w:t>
      </w:r>
      <w:r>
        <w:rPr>
          <w:sz w:val="24"/>
        </w:rPr>
        <w:t>in</w:t>
      </w:r>
      <w:r>
        <w:rPr>
          <w:spacing w:val="-1"/>
          <w:sz w:val="24"/>
        </w:rPr>
        <w:t xml:space="preserve"> </w:t>
      </w:r>
      <w:r>
        <w:rPr>
          <w:spacing w:val="-5"/>
          <w:sz w:val="24"/>
        </w:rPr>
        <w:t>the</w:t>
      </w:r>
    </w:p>
    <w:p>
      <w:pPr>
        <w:pStyle w:val="6"/>
      </w:pPr>
    </w:p>
    <w:p>
      <w:pPr>
        <w:pStyle w:val="10"/>
        <w:numPr>
          <w:ilvl w:val="0"/>
          <w:numId w:val="22"/>
        </w:numPr>
        <w:tabs>
          <w:tab w:val="left" w:pos="1440"/>
        </w:tabs>
        <w:spacing w:before="0" w:after="0" w:line="240" w:lineRule="auto"/>
        <w:ind w:left="1440" w:right="0" w:hanging="720"/>
        <w:jc w:val="left"/>
        <w:rPr>
          <w:sz w:val="24"/>
        </w:rPr>
      </w:pPr>
      <w:r>
        <w:rPr>
          <w:sz w:val="24"/>
        </w:rPr>
        <w:t>field.</w:t>
      </w:r>
      <w:r>
        <w:rPr>
          <w:spacing w:val="57"/>
          <w:sz w:val="24"/>
        </w:rPr>
        <w:t xml:space="preserve"> </w:t>
      </w:r>
      <w:r>
        <w:rPr>
          <w:sz w:val="24"/>
        </w:rPr>
        <w:t>Stable</w:t>
      </w:r>
      <w:r>
        <w:rPr>
          <w:spacing w:val="-2"/>
          <w:sz w:val="24"/>
        </w:rPr>
        <w:t xml:space="preserve"> </w:t>
      </w:r>
      <w:r>
        <w:rPr>
          <w:sz w:val="24"/>
        </w:rPr>
        <w:t>isotope</w:t>
      </w:r>
      <w:r>
        <w:rPr>
          <w:spacing w:val="-1"/>
          <w:sz w:val="24"/>
        </w:rPr>
        <w:t xml:space="preserve"> </w:t>
      </w:r>
      <w:r>
        <w:rPr>
          <w:sz w:val="24"/>
        </w:rPr>
        <w:t>analysis</w:t>
      </w:r>
      <w:r>
        <w:rPr>
          <w:spacing w:val="1"/>
          <w:sz w:val="24"/>
        </w:rPr>
        <w:t xml:space="preserve"> </w:t>
      </w:r>
      <w:r>
        <w:rPr>
          <w:sz w:val="24"/>
        </w:rPr>
        <w:t>(352 arthropod</w:t>
      </w:r>
      <w:r>
        <w:rPr>
          <w:spacing w:val="-1"/>
          <w:sz w:val="24"/>
        </w:rPr>
        <w:t xml:space="preserve"> </w:t>
      </w:r>
      <w:r>
        <w:rPr>
          <w:sz w:val="24"/>
        </w:rPr>
        <w:t>predator and</w:t>
      </w:r>
      <w:r>
        <w:rPr>
          <w:spacing w:val="-1"/>
          <w:sz w:val="24"/>
        </w:rPr>
        <w:t xml:space="preserve"> </w:t>
      </w:r>
      <w:r>
        <w:rPr>
          <w:sz w:val="24"/>
        </w:rPr>
        <w:t>828 prey</w:t>
      </w:r>
      <w:r>
        <w:rPr>
          <w:spacing w:val="-5"/>
          <w:sz w:val="24"/>
        </w:rPr>
        <w:t xml:space="preserve"> </w:t>
      </w:r>
      <w:r>
        <w:rPr>
          <w:sz w:val="24"/>
        </w:rPr>
        <w:t>isotope</w:t>
      </w:r>
      <w:r>
        <w:rPr>
          <w:spacing w:val="-1"/>
          <w:sz w:val="24"/>
        </w:rPr>
        <w:t xml:space="preserve"> </w:t>
      </w:r>
      <w:r>
        <w:rPr>
          <w:sz w:val="24"/>
        </w:rPr>
        <w:t>samples)</w:t>
      </w:r>
      <w:r>
        <w:rPr>
          <w:spacing w:val="-1"/>
          <w:sz w:val="24"/>
        </w:rPr>
        <w:t xml:space="preserve"> </w:t>
      </w:r>
      <w:r>
        <w:rPr>
          <w:spacing w:val="-5"/>
          <w:sz w:val="24"/>
        </w:rPr>
        <w:t>was</w:t>
      </w:r>
    </w:p>
    <w:p>
      <w:pPr>
        <w:pStyle w:val="6"/>
      </w:pPr>
    </w:p>
    <w:p>
      <w:pPr>
        <w:pStyle w:val="10"/>
        <w:numPr>
          <w:ilvl w:val="0"/>
          <w:numId w:val="22"/>
        </w:numPr>
        <w:tabs>
          <w:tab w:val="left" w:pos="1440"/>
        </w:tabs>
        <w:spacing w:before="1" w:after="0" w:line="240" w:lineRule="auto"/>
        <w:ind w:left="1440" w:right="0" w:hanging="720"/>
        <w:jc w:val="left"/>
        <w:rPr>
          <w:sz w:val="24"/>
        </w:rPr>
      </w:pPr>
      <w:r>
        <w:rPr>
          <w:sz w:val="24"/>
        </w:rPr>
        <w:t>conducted</w:t>
      </w:r>
      <w:r>
        <w:rPr>
          <w:spacing w:val="-1"/>
          <w:sz w:val="24"/>
        </w:rPr>
        <w:t xml:space="preserve"> </w:t>
      </w:r>
      <w:r>
        <w:rPr>
          <w:sz w:val="24"/>
        </w:rPr>
        <w:t>at the</w:t>
      </w:r>
      <w:r>
        <w:rPr>
          <w:spacing w:val="1"/>
          <w:sz w:val="24"/>
        </w:rPr>
        <w:t xml:space="preserve"> </w:t>
      </w:r>
      <w:r>
        <w:rPr>
          <w:sz w:val="24"/>
        </w:rPr>
        <w:t>UC Davis Stable</w:t>
      </w:r>
      <w:r>
        <w:rPr>
          <w:spacing w:val="1"/>
          <w:sz w:val="24"/>
        </w:rPr>
        <w:t xml:space="preserve"> </w:t>
      </w:r>
      <w:r>
        <w:rPr>
          <w:sz w:val="24"/>
        </w:rPr>
        <w:t>Isotope</w:t>
      </w:r>
      <w:r>
        <w:rPr>
          <w:spacing w:val="2"/>
          <w:sz w:val="24"/>
        </w:rPr>
        <w:t xml:space="preserve"> </w:t>
      </w:r>
      <w:r>
        <w:rPr>
          <w:sz w:val="24"/>
        </w:rPr>
        <w:t>Facility</w:t>
      </w:r>
      <w:r>
        <w:rPr>
          <w:spacing w:val="-3"/>
          <w:sz w:val="24"/>
        </w:rPr>
        <w:t xml:space="preserve"> </w:t>
      </w:r>
      <w:r>
        <w:rPr>
          <w:sz w:val="24"/>
        </w:rPr>
        <w:t>using</w:t>
      </w:r>
      <w:r>
        <w:rPr>
          <w:spacing w:val="-2"/>
          <w:sz w:val="24"/>
        </w:rPr>
        <w:t xml:space="preserve"> </w:t>
      </w:r>
      <w:r>
        <w:rPr>
          <w:sz w:val="24"/>
        </w:rPr>
        <w:t>a</w:t>
      </w:r>
      <w:r>
        <w:rPr>
          <w:spacing w:val="-1"/>
          <w:sz w:val="24"/>
        </w:rPr>
        <w:t xml:space="preserve"> </w:t>
      </w:r>
      <w:r>
        <w:rPr>
          <w:sz w:val="24"/>
        </w:rPr>
        <w:t>PDZ</w:t>
      </w:r>
      <w:r>
        <w:rPr>
          <w:spacing w:val="-3"/>
          <w:sz w:val="24"/>
        </w:rPr>
        <w:t xml:space="preserve"> </w:t>
      </w:r>
      <w:r>
        <w:rPr>
          <w:sz w:val="24"/>
        </w:rPr>
        <w:t>Europa</w:t>
      </w:r>
      <w:r>
        <w:rPr>
          <w:spacing w:val="-1"/>
          <w:sz w:val="24"/>
        </w:rPr>
        <w:t xml:space="preserve"> </w:t>
      </w:r>
      <w:r>
        <w:rPr>
          <w:sz w:val="24"/>
        </w:rPr>
        <w:t>ANCA-GSL</w:t>
      </w:r>
      <w:r>
        <w:rPr>
          <w:spacing w:val="-2"/>
          <w:sz w:val="24"/>
        </w:rPr>
        <w:t xml:space="preserve"> elemental</w:t>
      </w:r>
    </w:p>
    <w:p>
      <w:pPr>
        <w:pStyle w:val="10"/>
        <w:numPr>
          <w:ilvl w:val="0"/>
          <w:numId w:val="22"/>
        </w:numPr>
        <w:tabs>
          <w:tab w:val="left" w:pos="1440"/>
        </w:tabs>
        <w:spacing w:before="276" w:after="0" w:line="240" w:lineRule="auto"/>
        <w:ind w:left="1440" w:right="0" w:hanging="720"/>
        <w:jc w:val="left"/>
        <w:rPr>
          <w:sz w:val="24"/>
        </w:rPr>
      </w:pPr>
      <w:r>
        <w:rPr>
          <w:sz w:val="24"/>
        </w:rPr>
        <w:t>analyzer</w:t>
      </w:r>
      <w:r>
        <w:rPr>
          <w:spacing w:val="-1"/>
          <w:sz w:val="24"/>
        </w:rPr>
        <w:t xml:space="preserve"> </w:t>
      </w:r>
      <w:r>
        <w:rPr>
          <w:sz w:val="24"/>
        </w:rPr>
        <w:t>interfaced</w:t>
      </w:r>
      <w:r>
        <w:rPr>
          <w:spacing w:val="-1"/>
          <w:sz w:val="24"/>
        </w:rPr>
        <w:t xml:space="preserve"> </w:t>
      </w:r>
      <w:r>
        <w:rPr>
          <w:sz w:val="24"/>
        </w:rPr>
        <w:t>to a</w:t>
      </w:r>
      <w:r>
        <w:rPr>
          <w:spacing w:val="-2"/>
          <w:sz w:val="24"/>
        </w:rPr>
        <w:t xml:space="preserve"> </w:t>
      </w:r>
      <w:r>
        <w:rPr>
          <w:sz w:val="24"/>
        </w:rPr>
        <w:t>PDZ</w:t>
      </w:r>
      <w:r>
        <w:rPr>
          <w:spacing w:val="-4"/>
          <w:sz w:val="24"/>
        </w:rPr>
        <w:t xml:space="preserve"> </w:t>
      </w:r>
      <w:r>
        <w:rPr>
          <w:sz w:val="24"/>
        </w:rPr>
        <w:t>Europa</w:t>
      </w:r>
      <w:r>
        <w:rPr>
          <w:spacing w:val="-3"/>
          <w:sz w:val="24"/>
        </w:rPr>
        <w:t xml:space="preserve"> </w:t>
      </w:r>
      <w:r>
        <w:rPr>
          <w:sz w:val="24"/>
        </w:rPr>
        <w:t>20-20</w:t>
      </w:r>
      <w:r>
        <w:rPr>
          <w:spacing w:val="-1"/>
          <w:sz w:val="24"/>
        </w:rPr>
        <w:t xml:space="preserve"> </w:t>
      </w:r>
      <w:r>
        <w:rPr>
          <w:sz w:val="24"/>
        </w:rPr>
        <w:t>isotope ratio</w:t>
      </w:r>
      <w:r>
        <w:rPr>
          <w:spacing w:val="-1"/>
          <w:sz w:val="24"/>
        </w:rPr>
        <w:t xml:space="preserve"> </w:t>
      </w:r>
      <w:r>
        <w:rPr>
          <w:sz w:val="24"/>
        </w:rPr>
        <w:t>mass</w:t>
      </w:r>
      <w:r>
        <w:rPr>
          <w:spacing w:val="-1"/>
          <w:sz w:val="24"/>
        </w:rPr>
        <w:t xml:space="preserve"> </w:t>
      </w:r>
      <w:r>
        <w:rPr>
          <w:sz w:val="24"/>
        </w:rPr>
        <w:t>spectrometer (Sercon</w:t>
      </w:r>
      <w:r>
        <w:rPr>
          <w:spacing w:val="1"/>
          <w:sz w:val="24"/>
        </w:rPr>
        <w:t xml:space="preserve"> </w:t>
      </w:r>
      <w:r>
        <w:rPr>
          <w:spacing w:val="-2"/>
          <w:sz w:val="24"/>
        </w:rPr>
        <w:t>Ltd.,</w:t>
      </w:r>
    </w:p>
    <w:p>
      <w:pPr>
        <w:pStyle w:val="10"/>
        <w:numPr>
          <w:ilvl w:val="0"/>
          <w:numId w:val="22"/>
        </w:numPr>
        <w:tabs>
          <w:tab w:val="left" w:pos="1440"/>
        </w:tabs>
        <w:spacing w:before="276" w:after="0" w:line="240" w:lineRule="auto"/>
        <w:ind w:left="1440" w:right="0" w:hanging="720"/>
        <w:jc w:val="left"/>
        <w:rPr>
          <w:sz w:val="24"/>
        </w:rPr>
      </w:pPr>
      <w:r>
        <w:rPr>
          <w:sz w:val="24"/>
        </w:rPr>
        <w:t>Cheshire,</w:t>
      </w:r>
      <w:r>
        <w:rPr>
          <w:spacing w:val="-3"/>
          <w:sz w:val="24"/>
        </w:rPr>
        <w:t xml:space="preserve"> </w:t>
      </w:r>
      <w:r>
        <w:rPr>
          <w:sz w:val="24"/>
        </w:rPr>
        <w:t>UK).</w:t>
      </w:r>
      <w:r>
        <w:rPr>
          <w:spacing w:val="57"/>
          <w:sz w:val="24"/>
        </w:rPr>
        <w:t xml:space="preserve"> </w:t>
      </w:r>
      <w:r>
        <w:rPr>
          <w:sz w:val="24"/>
        </w:rPr>
        <w:t>The</w:t>
      </w:r>
      <w:r>
        <w:rPr>
          <w:spacing w:val="-2"/>
          <w:sz w:val="24"/>
        </w:rPr>
        <w:t xml:space="preserve"> </w:t>
      </w:r>
      <w:r>
        <w:rPr>
          <w:sz w:val="24"/>
        </w:rPr>
        <w:t>standards</w:t>
      </w:r>
      <w:r>
        <w:rPr>
          <w:spacing w:val="-1"/>
          <w:sz w:val="24"/>
        </w:rPr>
        <w:t xml:space="preserve"> </w:t>
      </w:r>
      <w:r>
        <w:rPr>
          <w:sz w:val="24"/>
        </w:rPr>
        <w:t>for carbon and</w:t>
      </w:r>
      <w:r>
        <w:rPr>
          <w:spacing w:val="-1"/>
          <w:sz w:val="24"/>
        </w:rPr>
        <w:t xml:space="preserve"> </w:t>
      </w:r>
      <w:r>
        <w:rPr>
          <w:sz w:val="24"/>
        </w:rPr>
        <w:t>nitrogen</w:t>
      </w:r>
      <w:r>
        <w:rPr>
          <w:spacing w:val="-1"/>
          <w:sz w:val="24"/>
        </w:rPr>
        <w:t xml:space="preserve"> </w:t>
      </w:r>
      <w:r>
        <w:rPr>
          <w:sz w:val="24"/>
        </w:rPr>
        <w:t>stable</w:t>
      </w:r>
      <w:r>
        <w:rPr>
          <w:spacing w:val="-2"/>
          <w:sz w:val="24"/>
        </w:rPr>
        <w:t xml:space="preserve"> </w:t>
      </w:r>
      <w:r>
        <w:rPr>
          <w:sz w:val="24"/>
        </w:rPr>
        <w:t>isotope</w:t>
      </w:r>
      <w:r>
        <w:rPr>
          <w:spacing w:val="-2"/>
          <w:sz w:val="24"/>
        </w:rPr>
        <w:t xml:space="preserve"> </w:t>
      </w:r>
      <w:r>
        <w:rPr>
          <w:sz w:val="24"/>
        </w:rPr>
        <w:t>ratios</w:t>
      </w:r>
      <w:r>
        <w:rPr>
          <w:spacing w:val="1"/>
          <w:sz w:val="24"/>
        </w:rPr>
        <w:t xml:space="preserve"> </w:t>
      </w:r>
      <w:r>
        <w:rPr>
          <w:sz w:val="24"/>
        </w:rPr>
        <w:t>were</w:t>
      </w:r>
      <w:r>
        <w:rPr>
          <w:spacing w:val="-1"/>
          <w:sz w:val="24"/>
        </w:rPr>
        <w:t xml:space="preserve"> </w:t>
      </w:r>
      <w:r>
        <w:rPr>
          <w:sz w:val="24"/>
        </w:rPr>
        <w:t>Vienna</w:t>
      </w:r>
      <w:r>
        <w:rPr>
          <w:spacing w:val="-1"/>
          <w:sz w:val="24"/>
        </w:rPr>
        <w:t xml:space="preserve"> </w:t>
      </w:r>
      <w:r>
        <w:rPr>
          <w:spacing w:val="-2"/>
          <w:sz w:val="24"/>
        </w:rPr>
        <w:t>PeeDee</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22"/>
        </w:numPr>
        <w:tabs>
          <w:tab w:val="left" w:pos="1440"/>
        </w:tabs>
        <w:spacing w:before="71" w:after="0" w:line="240" w:lineRule="auto"/>
        <w:ind w:left="1440" w:right="0" w:hanging="720"/>
        <w:jc w:val="left"/>
        <w:rPr>
          <w:position w:val="2"/>
          <w:sz w:val="24"/>
        </w:rPr>
      </w:pPr>
      <w:r>
        <w:rPr>
          <w:position w:val="2"/>
          <w:sz w:val="24"/>
        </w:rPr>
        <w:t>Beleminte</w:t>
      </w:r>
      <w:r>
        <w:rPr>
          <w:spacing w:val="-2"/>
          <w:position w:val="2"/>
          <w:sz w:val="24"/>
        </w:rPr>
        <w:t xml:space="preserve"> </w:t>
      </w:r>
      <w:r>
        <w:rPr>
          <w:position w:val="2"/>
          <w:sz w:val="24"/>
        </w:rPr>
        <w:t>and</w:t>
      </w:r>
      <w:r>
        <w:rPr>
          <w:spacing w:val="1"/>
          <w:position w:val="2"/>
          <w:sz w:val="24"/>
        </w:rPr>
        <w:t xml:space="preserve"> </w:t>
      </w:r>
      <w:r>
        <w:rPr>
          <w:position w:val="2"/>
          <w:sz w:val="24"/>
        </w:rPr>
        <w:t>atmospheric</w:t>
      </w:r>
      <w:r>
        <w:rPr>
          <w:spacing w:val="-1"/>
          <w:position w:val="2"/>
          <w:sz w:val="24"/>
        </w:rPr>
        <w:t xml:space="preserve"> </w:t>
      </w:r>
      <w:r>
        <w:rPr>
          <w:position w:val="2"/>
          <w:sz w:val="24"/>
        </w:rPr>
        <w:t>N</w:t>
      </w:r>
      <w:r>
        <w:rPr>
          <w:sz w:val="16"/>
        </w:rPr>
        <w:t>2</w:t>
      </w:r>
      <w:r>
        <w:rPr>
          <w:position w:val="2"/>
          <w:sz w:val="24"/>
        </w:rPr>
        <w:t>,</w:t>
      </w:r>
      <w:r>
        <w:rPr>
          <w:spacing w:val="-1"/>
          <w:position w:val="2"/>
          <w:sz w:val="24"/>
        </w:rPr>
        <w:t xml:space="preserve"> </w:t>
      </w:r>
      <w:r>
        <w:rPr>
          <w:position w:val="2"/>
          <w:sz w:val="24"/>
        </w:rPr>
        <w:t>respectively.</w:t>
      </w:r>
      <w:r>
        <w:rPr>
          <w:spacing w:val="58"/>
          <w:position w:val="2"/>
          <w:sz w:val="24"/>
        </w:rPr>
        <w:t xml:space="preserve"> </w:t>
      </w:r>
      <w:r>
        <w:rPr>
          <w:position w:val="2"/>
          <w:sz w:val="24"/>
        </w:rPr>
        <w:t>The</w:t>
      </w:r>
      <w:r>
        <w:rPr>
          <w:spacing w:val="-1"/>
          <w:position w:val="2"/>
          <w:sz w:val="24"/>
        </w:rPr>
        <w:t xml:space="preserve"> </w:t>
      </w:r>
      <w:r>
        <w:rPr>
          <w:position w:val="2"/>
          <w:sz w:val="24"/>
        </w:rPr>
        <w:t>results of</w:t>
      </w:r>
      <w:r>
        <w:rPr>
          <w:spacing w:val="-1"/>
          <w:position w:val="2"/>
          <w:sz w:val="24"/>
        </w:rPr>
        <w:t xml:space="preserve"> </w:t>
      </w:r>
      <w:r>
        <w:rPr>
          <w:position w:val="2"/>
          <w:sz w:val="24"/>
        </w:rPr>
        <w:t>our</w:t>
      </w:r>
      <w:r>
        <w:rPr>
          <w:spacing w:val="-3"/>
          <w:position w:val="2"/>
          <w:sz w:val="24"/>
        </w:rPr>
        <w:t xml:space="preserve"> </w:t>
      </w:r>
      <w:r>
        <w:rPr>
          <w:position w:val="2"/>
          <w:sz w:val="24"/>
        </w:rPr>
        <w:t>samples</w:t>
      </w:r>
      <w:r>
        <w:rPr>
          <w:spacing w:val="-1"/>
          <w:position w:val="2"/>
          <w:sz w:val="24"/>
        </w:rPr>
        <w:t xml:space="preserve"> </w:t>
      </w:r>
      <w:r>
        <w:rPr>
          <w:position w:val="2"/>
          <w:sz w:val="24"/>
        </w:rPr>
        <w:t>were</w:t>
      </w:r>
      <w:r>
        <w:rPr>
          <w:spacing w:val="-3"/>
          <w:position w:val="2"/>
          <w:sz w:val="24"/>
        </w:rPr>
        <w:t xml:space="preserve"> </w:t>
      </w:r>
      <w:r>
        <w:rPr>
          <w:position w:val="2"/>
          <w:sz w:val="24"/>
        </w:rPr>
        <w:t>expressed</w:t>
      </w:r>
      <w:r>
        <w:rPr>
          <w:spacing w:val="-1"/>
          <w:position w:val="2"/>
          <w:sz w:val="24"/>
        </w:rPr>
        <w:t xml:space="preserve"> </w:t>
      </w:r>
      <w:r>
        <w:rPr>
          <w:position w:val="2"/>
          <w:sz w:val="24"/>
        </w:rPr>
        <w:t xml:space="preserve">in </w:t>
      </w:r>
      <w:r>
        <w:rPr>
          <w:spacing w:val="-5"/>
          <w:position w:val="2"/>
          <w:sz w:val="24"/>
        </w:rPr>
        <w:t>per</w:t>
      </w:r>
    </w:p>
    <w:p>
      <w:pPr>
        <w:pStyle w:val="10"/>
        <w:numPr>
          <w:ilvl w:val="0"/>
          <w:numId w:val="22"/>
        </w:numPr>
        <w:tabs>
          <w:tab w:val="left" w:pos="1440"/>
        </w:tabs>
        <w:spacing w:before="274" w:after="0" w:line="240" w:lineRule="auto"/>
        <w:ind w:left="1440" w:right="0" w:hanging="720"/>
        <w:jc w:val="left"/>
        <w:rPr>
          <w:sz w:val="24"/>
        </w:rPr>
      </w:pPr>
      <w:r>
        <w:rPr>
          <w:sz w:val="24"/>
        </w:rPr>
        <w:t>mil</w:t>
      </w:r>
      <w:r>
        <w:rPr>
          <w:spacing w:val="-1"/>
          <w:sz w:val="24"/>
        </w:rPr>
        <w:t xml:space="preserve"> </w:t>
      </w:r>
      <w:r>
        <w:rPr>
          <w:sz w:val="24"/>
        </w:rPr>
        <w:t>(‰)</w:t>
      </w:r>
      <w:r>
        <w:rPr>
          <w:spacing w:val="-2"/>
          <w:sz w:val="24"/>
        </w:rPr>
        <w:t xml:space="preserve"> </w:t>
      </w:r>
      <w:r>
        <w:rPr>
          <w:sz w:val="24"/>
        </w:rPr>
        <w:t>relative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international</w:t>
      </w:r>
      <w:r>
        <w:rPr>
          <w:spacing w:val="-1"/>
          <w:sz w:val="24"/>
        </w:rPr>
        <w:t xml:space="preserve"> </w:t>
      </w:r>
      <w:r>
        <w:rPr>
          <w:sz w:val="24"/>
        </w:rPr>
        <w:t>standards (δ</w:t>
      </w:r>
      <w:r>
        <w:rPr>
          <w:sz w:val="24"/>
          <w:vertAlign w:val="superscript"/>
        </w:rPr>
        <w:t>13</w:t>
      </w:r>
      <w:r>
        <w:rPr>
          <w:sz w:val="24"/>
          <w:vertAlign w:val="baseline"/>
        </w:rPr>
        <w:t>C</w:t>
      </w:r>
      <w:r>
        <w:rPr>
          <w:spacing w:val="-1"/>
          <w:sz w:val="24"/>
          <w:vertAlign w:val="baseline"/>
        </w:rPr>
        <w:t xml:space="preserve"> </w:t>
      </w:r>
      <w:r>
        <w:rPr>
          <w:sz w:val="24"/>
          <w:vertAlign w:val="baseline"/>
        </w:rPr>
        <w:t>and</w:t>
      </w:r>
      <w:r>
        <w:rPr>
          <w:spacing w:val="-1"/>
          <w:sz w:val="24"/>
          <w:vertAlign w:val="baseline"/>
        </w:rPr>
        <w:t xml:space="preserve"> </w:t>
      </w:r>
      <w:r>
        <w:rPr>
          <w:spacing w:val="-2"/>
          <w:sz w:val="24"/>
          <w:vertAlign w:val="baseline"/>
        </w:rPr>
        <w:t>δ</w:t>
      </w:r>
      <w:r>
        <w:rPr>
          <w:spacing w:val="-2"/>
          <w:sz w:val="24"/>
          <w:vertAlign w:val="superscript"/>
        </w:rPr>
        <w:t>15</w:t>
      </w:r>
      <w:r>
        <w:rPr>
          <w:spacing w:val="-2"/>
          <w:sz w:val="24"/>
          <w:vertAlign w:val="baseline"/>
        </w:rPr>
        <w:t>N).</w:t>
      </w:r>
    </w:p>
    <w:p>
      <w:pPr>
        <w:pStyle w:val="6"/>
      </w:pPr>
    </w:p>
    <w:p>
      <w:pPr>
        <w:pStyle w:val="6"/>
        <w:ind w:left="720"/>
      </w:pPr>
      <w:r>
        <w:rPr>
          <w:spacing w:val="-5"/>
        </w:rPr>
        <w:t>163</w:t>
      </w:r>
    </w:p>
    <w:p>
      <w:pPr>
        <w:pStyle w:val="6"/>
      </w:pPr>
    </w:p>
    <w:p>
      <w:pPr>
        <w:pStyle w:val="10"/>
        <w:numPr>
          <w:ilvl w:val="0"/>
          <w:numId w:val="23"/>
        </w:numPr>
        <w:tabs>
          <w:tab w:val="left" w:pos="1440"/>
        </w:tabs>
        <w:spacing w:before="0" w:after="0" w:line="240" w:lineRule="auto"/>
        <w:ind w:left="1440" w:right="0" w:hanging="720"/>
        <w:jc w:val="left"/>
        <w:rPr>
          <w:i/>
          <w:sz w:val="24"/>
        </w:rPr>
      </w:pPr>
      <w:r>
        <w:rPr>
          <w:i/>
          <w:sz w:val="24"/>
        </w:rPr>
        <w:t>2.3.</w:t>
      </w:r>
      <w:r>
        <w:rPr>
          <w:i/>
          <w:spacing w:val="60"/>
          <w:sz w:val="24"/>
        </w:rPr>
        <w:t xml:space="preserve"> </w:t>
      </w:r>
      <w:r>
        <w:rPr>
          <w:i/>
          <w:sz w:val="24"/>
        </w:rPr>
        <w:t xml:space="preserve">Arthropod trophic guild </w:t>
      </w:r>
      <w:r>
        <w:rPr>
          <w:i/>
          <w:spacing w:val="-2"/>
          <w:sz w:val="24"/>
        </w:rPr>
        <w:t>assignment</w:t>
      </w:r>
    </w:p>
    <w:p>
      <w:pPr>
        <w:pStyle w:val="6"/>
        <w:rPr>
          <w:i/>
        </w:rPr>
      </w:pPr>
    </w:p>
    <w:p>
      <w:pPr>
        <w:pStyle w:val="10"/>
        <w:numPr>
          <w:ilvl w:val="0"/>
          <w:numId w:val="23"/>
        </w:numPr>
        <w:tabs>
          <w:tab w:val="left" w:pos="2160"/>
        </w:tabs>
        <w:spacing w:before="1" w:after="0" w:line="240" w:lineRule="auto"/>
        <w:ind w:left="2160" w:right="0" w:hanging="1440"/>
        <w:jc w:val="left"/>
        <w:rPr>
          <w:sz w:val="24"/>
        </w:rPr>
      </w:pPr>
      <w:r>
        <w:rPr>
          <w:sz w:val="24"/>
        </w:rPr>
        <w:t>A</w:t>
      </w:r>
      <w:r>
        <w:rPr>
          <w:spacing w:val="-3"/>
          <w:sz w:val="24"/>
        </w:rPr>
        <w:t xml:space="preserve"> </w:t>
      </w:r>
      <w:r>
        <w:rPr>
          <w:sz w:val="24"/>
        </w:rPr>
        <w:t>trophic guild</w:t>
      </w:r>
      <w:r>
        <w:rPr>
          <w:spacing w:val="-1"/>
          <w:sz w:val="24"/>
        </w:rPr>
        <w:t xml:space="preserve"> </w:t>
      </w:r>
      <w:r>
        <w:rPr>
          <w:sz w:val="24"/>
        </w:rPr>
        <w:t>represents</w:t>
      </w:r>
      <w:r>
        <w:rPr>
          <w:spacing w:val="-1"/>
          <w:sz w:val="24"/>
        </w:rPr>
        <w:t xml:space="preserve"> </w:t>
      </w:r>
      <w:r>
        <w:rPr>
          <w:sz w:val="24"/>
        </w:rPr>
        <w:t>a</w:t>
      </w:r>
      <w:r>
        <w:rPr>
          <w:spacing w:val="-2"/>
          <w:sz w:val="24"/>
        </w:rPr>
        <w:t xml:space="preserve"> </w:t>
      </w:r>
      <w:r>
        <w:rPr>
          <w:sz w:val="24"/>
        </w:rPr>
        <w:t>group</w:t>
      </w:r>
      <w:r>
        <w:rPr>
          <w:spacing w:val="-1"/>
          <w:sz w:val="24"/>
        </w:rPr>
        <w:t xml:space="preserve"> </w:t>
      </w:r>
      <w:r>
        <w:rPr>
          <w:sz w:val="24"/>
        </w:rPr>
        <w:t>of species</w:t>
      </w:r>
      <w:r>
        <w:rPr>
          <w:spacing w:val="-1"/>
          <w:sz w:val="24"/>
        </w:rPr>
        <w:t xml:space="preserve"> </w:t>
      </w:r>
      <w:r>
        <w:rPr>
          <w:sz w:val="24"/>
        </w:rPr>
        <w:t>using</w:t>
      </w:r>
      <w:r>
        <w:rPr>
          <w:spacing w:val="-3"/>
          <w:sz w:val="24"/>
        </w:rPr>
        <w:t xml:space="preserve"> </w:t>
      </w:r>
      <w:r>
        <w:rPr>
          <w:sz w:val="24"/>
        </w:rPr>
        <w:t>similar</w:t>
      </w:r>
      <w:r>
        <w:rPr>
          <w:spacing w:val="-1"/>
          <w:sz w:val="24"/>
        </w:rPr>
        <w:t xml:space="preserve"> </w:t>
      </w:r>
      <w:r>
        <w:rPr>
          <w:sz w:val="24"/>
        </w:rPr>
        <w:t>resources</w:t>
      </w:r>
      <w:r>
        <w:rPr>
          <w:spacing w:val="1"/>
          <w:sz w:val="24"/>
        </w:rPr>
        <w:t xml:space="preserve"> </w:t>
      </w:r>
      <w:r>
        <w:rPr>
          <w:sz w:val="24"/>
        </w:rPr>
        <w:t>and</w:t>
      </w:r>
      <w:r>
        <w:rPr>
          <w:spacing w:val="-1"/>
          <w:sz w:val="24"/>
        </w:rPr>
        <w:t xml:space="preserve"> </w:t>
      </w:r>
      <w:r>
        <w:rPr>
          <w:sz w:val="24"/>
        </w:rPr>
        <w:t>forms</w:t>
      </w:r>
      <w:r>
        <w:rPr>
          <w:spacing w:val="-1"/>
          <w:sz w:val="24"/>
        </w:rPr>
        <w:t xml:space="preserve"> </w:t>
      </w:r>
      <w:r>
        <w:rPr>
          <w:sz w:val="24"/>
        </w:rPr>
        <w:t>a</w:t>
      </w:r>
      <w:r>
        <w:rPr>
          <w:spacing w:val="-1"/>
          <w:sz w:val="24"/>
        </w:rPr>
        <w:t xml:space="preserve"> </w:t>
      </w:r>
      <w:r>
        <w:rPr>
          <w:spacing w:val="-2"/>
          <w:sz w:val="24"/>
        </w:rPr>
        <w:t>basic</w:t>
      </w:r>
    </w:p>
    <w:p>
      <w:pPr>
        <w:pStyle w:val="10"/>
        <w:numPr>
          <w:ilvl w:val="0"/>
          <w:numId w:val="23"/>
        </w:numPr>
        <w:tabs>
          <w:tab w:val="left" w:pos="1440"/>
        </w:tabs>
        <w:spacing w:before="276" w:after="0" w:line="240" w:lineRule="auto"/>
        <w:ind w:left="1440" w:right="0" w:hanging="720"/>
        <w:jc w:val="left"/>
        <w:rPr>
          <w:sz w:val="24"/>
        </w:rPr>
      </w:pPr>
      <w:r>
        <w:rPr>
          <w:sz w:val="24"/>
        </w:rPr>
        <w:t>component</w:t>
      </w:r>
      <w:r>
        <w:rPr>
          <w:spacing w:val="-3"/>
          <w:sz w:val="24"/>
        </w:rPr>
        <w:t xml:space="preserve"> </w:t>
      </w:r>
      <w:r>
        <w:rPr>
          <w:sz w:val="24"/>
        </w:rPr>
        <w:t>of</w:t>
      </w:r>
      <w:r>
        <w:rPr>
          <w:spacing w:val="-2"/>
          <w:sz w:val="24"/>
        </w:rPr>
        <w:t xml:space="preserve"> </w:t>
      </w:r>
      <w:r>
        <w:rPr>
          <w:sz w:val="24"/>
        </w:rPr>
        <w:t>food</w:t>
      </w:r>
      <w:r>
        <w:rPr>
          <w:spacing w:val="-1"/>
          <w:sz w:val="24"/>
        </w:rPr>
        <w:t xml:space="preserve"> </w:t>
      </w:r>
      <w:r>
        <w:rPr>
          <w:sz w:val="24"/>
        </w:rPr>
        <w:t>webs.</w:t>
      </w:r>
      <w:r>
        <w:rPr>
          <w:spacing w:val="61"/>
          <w:sz w:val="24"/>
        </w:rPr>
        <w:t xml:space="preserve"> </w:t>
      </w:r>
      <w:r>
        <w:rPr>
          <w:sz w:val="24"/>
        </w:rPr>
        <w:t>The</w:t>
      </w:r>
      <w:r>
        <w:rPr>
          <w:spacing w:val="-2"/>
          <w:sz w:val="24"/>
        </w:rPr>
        <w:t xml:space="preserve"> </w:t>
      </w:r>
      <w:r>
        <w:rPr>
          <w:sz w:val="24"/>
        </w:rPr>
        <w:t>concept</w:t>
      </w:r>
      <w:r>
        <w:rPr>
          <w:spacing w:val="-1"/>
          <w:sz w:val="24"/>
        </w:rPr>
        <w:t xml:space="preserve"> </w:t>
      </w:r>
      <w:r>
        <w:rPr>
          <w:sz w:val="24"/>
        </w:rPr>
        <w:t>has been</w:t>
      </w:r>
      <w:r>
        <w:rPr>
          <w:spacing w:val="-1"/>
          <w:sz w:val="24"/>
        </w:rPr>
        <w:t xml:space="preserve"> </w:t>
      </w:r>
      <w:r>
        <w:rPr>
          <w:sz w:val="24"/>
        </w:rPr>
        <w:t>proved to</w:t>
      </w:r>
      <w:r>
        <w:rPr>
          <w:spacing w:val="-1"/>
          <w:sz w:val="24"/>
        </w:rPr>
        <w:t xml:space="preserve"> </w:t>
      </w:r>
      <w:r>
        <w:rPr>
          <w:sz w:val="24"/>
        </w:rPr>
        <w:t>be</w:t>
      </w:r>
      <w:r>
        <w:rPr>
          <w:spacing w:val="-1"/>
          <w:sz w:val="24"/>
        </w:rPr>
        <w:t xml:space="preserve"> </w:t>
      </w:r>
      <w:r>
        <w:rPr>
          <w:sz w:val="24"/>
        </w:rPr>
        <w:t>practical in</w:t>
      </w:r>
      <w:r>
        <w:rPr>
          <w:spacing w:val="-1"/>
          <w:sz w:val="24"/>
        </w:rPr>
        <w:t xml:space="preserve"> </w:t>
      </w:r>
      <w:r>
        <w:rPr>
          <w:sz w:val="24"/>
        </w:rPr>
        <w:t xml:space="preserve">current </w:t>
      </w:r>
      <w:r>
        <w:rPr>
          <w:spacing w:val="-2"/>
          <w:sz w:val="24"/>
        </w:rPr>
        <w:t>ecology</w:t>
      </w:r>
    </w:p>
    <w:p>
      <w:pPr>
        <w:pStyle w:val="10"/>
        <w:numPr>
          <w:ilvl w:val="0"/>
          <w:numId w:val="23"/>
        </w:numPr>
        <w:tabs>
          <w:tab w:val="left" w:pos="1440"/>
        </w:tabs>
        <w:spacing w:before="276" w:after="0" w:line="240" w:lineRule="auto"/>
        <w:ind w:left="1440" w:right="0" w:hanging="720"/>
        <w:jc w:val="left"/>
        <w:rPr>
          <w:sz w:val="24"/>
        </w:rPr>
      </w:pPr>
      <w:r>
        <w:rPr>
          <w:sz w:val="24"/>
        </w:rPr>
        <w:t>because</w:t>
      </w:r>
      <w:r>
        <w:rPr>
          <w:spacing w:val="-3"/>
          <w:sz w:val="24"/>
        </w:rPr>
        <w:t xml:space="preserve"> </w:t>
      </w:r>
      <w:r>
        <w:rPr>
          <w:sz w:val="24"/>
        </w:rPr>
        <w:t>it</w:t>
      </w:r>
      <w:r>
        <w:rPr>
          <w:spacing w:val="-1"/>
          <w:sz w:val="24"/>
        </w:rPr>
        <w:t xml:space="preserve"> </w:t>
      </w:r>
      <w:r>
        <w:rPr>
          <w:sz w:val="24"/>
        </w:rPr>
        <w:t>condenses</w:t>
      </w:r>
      <w:r>
        <w:rPr>
          <w:spacing w:val="-1"/>
          <w:sz w:val="24"/>
        </w:rPr>
        <w:t xml:space="preserve"> </w:t>
      </w:r>
      <w:r>
        <w:rPr>
          <w:sz w:val="24"/>
        </w:rPr>
        <w:t>broad</w:t>
      </w:r>
      <w:r>
        <w:rPr>
          <w:spacing w:val="-1"/>
          <w:sz w:val="24"/>
        </w:rPr>
        <w:t xml:space="preserve"> </w:t>
      </w:r>
      <w:r>
        <w:rPr>
          <w:sz w:val="24"/>
        </w:rPr>
        <w:t>taxonomic</w:t>
      </w:r>
      <w:r>
        <w:rPr>
          <w:spacing w:val="-2"/>
          <w:sz w:val="24"/>
        </w:rPr>
        <w:t xml:space="preserve"> </w:t>
      </w:r>
      <w:r>
        <w:rPr>
          <w:sz w:val="24"/>
        </w:rPr>
        <w:t>information</w:t>
      </w:r>
      <w:r>
        <w:rPr>
          <w:spacing w:val="-1"/>
          <w:sz w:val="24"/>
        </w:rPr>
        <w:t xml:space="preserve"> </w:t>
      </w:r>
      <w:r>
        <w:rPr>
          <w:sz w:val="24"/>
        </w:rPr>
        <w:t>into</w:t>
      </w:r>
      <w:r>
        <w:rPr>
          <w:spacing w:val="-1"/>
          <w:sz w:val="24"/>
        </w:rPr>
        <w:t xml:space="preserve"> </w:t>
      </w:r>
      <w:r>
        <w:rPr>
          <w:sz w:val="24"/>
        </w:rPr>
        <w:t>distinct</w:t>
      </w:r>
      <w:r>
        <w:rPr>
          <w:spacing w:val="3"/>
          <w:sz w:val="24"/>
        </w:rPr>
        <w:t xml:space="preserve"> </w:t>
      </w:r>
      <w:r>
        <w:rPr>
          <w:sz w:val="24"/>
        </w:rPr>
        <w:t>functional</w:t>
      </w:r>
      <w:r>
        <w:rPr>
          <w:spacing w:val="-3"/>
          <w:sz w:val="24"/>
        </w:rPr>
        <w:t xml:space="preserve"> </w:t>
      </w:r>
      <w:r>
        <w:rPr>
          <w:sz w:val="24"/>
        </w:rPr>
        <w:t>groups</w:t>
      </w:r>
      <w:r>
        <w:rPr>
          <w:spacing w:val="-1"/>
          <w:sz w:val="24"/>
        </w:rPr>
        <w:t xml:space="preserve"> </w:t>
      </w:r>
      <w:r>
        <w:rPr>
          <w:spacing w:val="-5"/>
          <w:sz w:val="24"/>
        </w:rPr>
        <w:t>in</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communities</w:t>
      </w:r>
      <w:r>
        <w:rPr>
          <w:spacing w:val="-4"/>
          <w:sz w:val="24"/>
        </w:rPr>
        <w:t xml:space="preserve"> </w:t>
      </w:r>
      <w:r>
        <w:rPr>
          <w:sz w:val="24"/>
        </w:rPr>
        <w:t>(Blondel,</w:t>
      </w:r>
      <w:r>
        <w:rPr>
          <w:spacing w:val="-1"/>
          <w:sz w:val="24"/>
        </w:rPr>
        <w:t xml:space="preserve"> </w:t>
      </w:r>
      <w:r>
        <w:rPr>
          <w:sz w:val="24"/>
        </w:rPr>
        <w:t>2003).</w:t>
      </w:r>
      <w:r>
        <w:rPr>
          <w:spacing w:val="60"/>
          <w:sz w:val="24"/>
        </w:rPr>
        <w:t xml:space="preserve"> </w:t>
      </w:r>
      <w:r>
        <w:rPr>
          <w:sz w:val="24"/>
        </w:rPr>
        <w:t>In</w:t>
      </w:r>
      <w:r>
        <w:rPr>
          <w:spacing w:val="-1"/>
          <w:sz w:val="24"/>
        </w:rPr>
        <w:t xml:space="preserve"> </w:t>
      </w:r>
      <w:r>
        <w:rPr>
          <w:sz w:val="24"/>
        </w:rPr>
        <w:t>this</w:t>
      </w:r>
      <w:r>
        <w:rPr>
          <w:spacing w:val="-1"/>
          <w:sz w:val="24"/>
        </w:rPr>
        <w:t xml:space="preserve"> </w:t>
      </w:r>
      <w:r>
        <w:rPr>
          <w:sz w:val="24"/>
        </w:rPr>
        <w:t>study,</w:t>
      </w:r>
      <w:r>
        <w:rPr>
          <w:spacing w:val="-1"/>
          <w:sz w:val="24"/>
        </w:rPr>
        <w:t xml:space="preserve"> </w:t>
      </w:r>
      <w:r>
        <w:rPr>
          <w:sz w:val="24"/>
        </w:rPr>
        <w:t>we</w:t>
      </w:r>
      <w:r>
        <w:rPr>
          <w:spacing w:val="-1"/>
          <w:sz w:val="24"/>
        </w:rPr>
        <w:t xml:space="preserve"> </w:t>
      </w:r>
      <w:r>
        <w:rPr>
          <w:sz w:val="24"/>
        </w:rPr>
        <w:t>classified</w:t>
      </w:r>
      <w:r>
        <w:rPr>
          <w:spacing w:val="-1"/>
          <w:sz w:val="24"/>
        </w:rPr>
        <w:t xml:space="preserve"> </w:t>
      </w:r>
      <w:r>
        <w:rPr>
          <w:sz w:val="24"/>
        </w:rPr>
        <w:t>arthropod</w:t>
      </w:r>
      <w:r>
        <w:rPr>
          <w:spacing w:val="-1"/>
          <w:sz w:val="24"/>
        </w:rPr>
        <w:t xml:space="preserve"> </w:t>
      </w:r>
      <w:r>
        <w:rPr>
          <w:sz w:val="24"/>
        </w:rPr>
        <w:t>samples</w:t>
      </w:r>
      <w:r>
        <w:rPr>
          <w:spacing w:val="-1"/>
          <w:sz w:val="24"/>
        </w:rPr>
        <w:t xml:space="preserve"> </w:t>
      </w:r>
      <w:r>
        <w:rPr>
          <w:sz w:val="24"/>
        </w:rPr>
        <w:t>into</w:t>
      </w:r>
      <w:r>
        <w:rPr>
          <w:spacing w:val="-1"/>
          <w:sz w:val="24"/>
        </w:rPr>
        <w:t xml:space="preserve"> </w:t>
      </w:r>
      <w:r>
        <w:rPr>
          <w:sz w:val="24"/>
        </w:rPr>
        <w:t>four</w:t>
      </w:r>
      <w:r>
        <w:rPr>
          <w:spacing w:val="-1"/>
          <w:sz w:val="24"/>
        </w:rPr>
        <w:t xml:space="preserve"> </w:t>
      </w:r>
      <w:r>
        <w:rPr>
          <w:spacing w:val="-2"/>
          <w:sz w:val="24"/>
        </w:rPr>
        <w:t>trophic</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guilds</w:t>
      </w:r>
      <w:r>
        <w:rPr>
          <w:spacing w:val="-3"/>
          <w:sz w:val="24"/>
        </w:rPr>
        <w:t xml:space="preserve"> </w:t>
      </w:r>
      <w:r>
        <w:rPr>
          <w:sz w:val="24"/>
        </w:rPr>
        <w:t>(one</w:t>
      </w:r>
      <w:r>
        <w:rPr>
          <w:spacing w:val="-3"/>
          <w:sz w:val="24"/>
        </w:rPr>
        <w:t xml:space="preserve"> </w:t>
      </w:r>
      <w:r>
        <w:rPr>
          <w:sz w:val="24"/>
        </w:rPr>
        <w:t>predator and</w:t>
      </w:r>
      <w:r>
        <w:rPr>
          <w:spacing w:val="1"/>
          <w:sz w:val="24"/>
        </w:rPr>
        <w:t xml:space="preserve"> </w:t>
      </w:r>
      <w:r>
        <w:rPr>
          <w:sz w:val="24"/>
        </w:rPr>
        <w:t>three</w:t>
      </w:r>
      <w:r>
        <w:rPr>
          <w:spacing w:val="-2"/>
          <w:sz w:val="24"/>
        </w:rPr>
        <w:t xml:space="preserve"> </w:t>
      </w:r>
      <w:r>
        <w:rPr>
          <w:sz w:val="24"/>
        </w:rPr>
        <w:t>prey</w:t>
      </w:r>
      <w:r>
        <w:rPr>
          <w:spacing w:val="-4"/>
          <w:sz w:val="24"/>
        </w:rPr>
        <w:t xml:space="preserve"> </w:t>
      </w:r>
      <w:r>
        <w:rPr>
          <w:sz w:val="24"/>
        </w:rPr>
        <w:t>guilds):</w:t>
      </w:r>
      <w:r>
        <w:rPr>
          <w:spacing w:val="-1"/>
          <w:sz w:val="24"/>
        </w:rPr>
        <w:t xml:space="preserve"> </w:t>
      </w:r>
      <w:r>
        <w:rPr>
          <w:sz w:val="24"/>
        </w:rPr>
        <w:t>1)</w:t>
      </w:r>
      <w:r>
        <w:rPr>
          <w:spacing w:val="-1"/>
          <w:sz w:val="24"/>
        </w:rPr>
        <w:t xml:space="preserve"> </w:t>
      </w:r>
      <w:r>
        <w:rPr>
          <w:sz w:val="24"/>
        </w:rPr>
        <w:t>“Predators” consisted</w:t>
      </w:r>
      <w:r>
        <w:rPr>
          <w:spacing w:val="-1"/>
          <w:sz w:val="24"/>
        </w:rPr>
        <w:t xml:space="preserve"> </w:t>
      </w:r>
      <w:r>
        <w:rPr>
          <w:sz w:val="24"/>
        </w:rPr>
        <w:t>of</w:t>
      </w:r>
      <w:r>
        <w:rPr>
          <w:spacing w:val="-2"/>
          <w:sz w:val="24"/>
        </w:rPr>
        <w:t xml:space="preserve"> </w:t>
      </w:r>
      <w:r>
        <w:rPr>
          <w:sz w:val="24"/>
        </w:rPr>
        <w:t>spiders</w:t>
      </w:r>
      <w:r>
        <w:rPr>
          <w:spacing w:val="-2"/>
          <w:sz w:val="24"/>
        </w:rPr>
        <w:t xml:space="preserve"> </w:t>
      </w:r>
      <w:r>
        <w:rPr>
          <w:sz w:val="24"/>
        </w:rPr>
        <w:t xml:space="preserve">and </w:t>
      </w:r>
      <w:r>
        <w:rPr>
          <w:spacing w:val="-2"/>
          <w:sz w:val="24"/>
        </w:rPr>
        <w:t>ladybeetles,</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which</w:t>
      </w:r>
      <w:r>
        <w:rPr>
          <w:spacing w:val="-1"/>
          <w:sz w:val="24"/>
        </w:rPr>
        <w:t xml:space="preserve"> </w:t>
      </w:r>
      <w:r>
        <w:rPr>
          <w:sz w:val="24"/>
        </w:rPr>
        <w:t>are</w:t>
      </w:r>
      <w:r>
        <w:rPr>
          <w:spacing w:val="-2"/>
          <w:sz w:val="24"/>
        </w:rPr>
        <w:t xml:space="preserve"> </w:t>
      </w:r>
      <w:r>
        <w:rPr>
          <w:sz w:val="24"/>
        </w:rPr>
        <w:t>the</w:t>
      </w:r>
      <w:r>
        <w:rPr>
          <w:spacing w:val="-2"/>
          <w:sz w:val="24"/>
        </w:rPr>
        <w:t xml:space="preserve"> </w:t>
      </w:r>
      <w:r>
        <w:rPr>
          <w:sz w:val="24"/>
        </w:rPr>
        <w:t>primary</w:t>
      </w:r>
      <w:r>
        <w:rPr>
          <w:spacing w:val="-5"/>
          <w:sz w:val="24"/>
        </w:rPr>
        <w:t xml:space="preserve"> </w:t>
      </w:r>
      <w:r>
        <w:rPr>
          <w:sz w:val="24"/>
        </w:rPr>
        <w:t>GAPs</w:t>
      </w:r>
      <w:r>
        <w:rPr>
          <w:spacing w:val="-1"/>
          <w:sz w:val="24"/>
        </w:rPr>
        <w:t xml:space="preserve"> </w:t>
      </w:r>
      <w:r>
        <w:rPr>
          <w:sz w:val="24"/>
        </w:rPr>
        <w:t>in rice</w:t>
      </w:r>
      <w:r>
        <w:rPr>
          <w:spacing w:val="-2"/>
          <w:sz w:val="24"/>
        </w:rPr>
        <w:t xml:space="preserve"> </w:t>
      </w:r>
      <w:r>
        <w:rPr>
          <w:sz w:val="24"/>
        </w:rPr>
        <w:t>farms.</w:t>
      </w:r>
      <w:r>
        <w:rPr>
          <w:spacing w:val="61"/>
          <w:sz w:val="24"/>
        </w:rPr>
        <w:t xml:space="preserve"> </w:t>
      </w:r>
      <w:r>
        <w:rPr>
          <w:sz w:val="24"/>
        </w:rPr>
        <w:t>2) “Rice</w:t>
      </w:r>
      <w:r>
        <w:rPr>
          <w:spacing w:val="-2"/>
          <w:sz w:val="24"/>
        </w:rPr>
        <w:t xml:space="preserve"> </w:t>
      </w:r>
      <w:r>
        <w:rPr>
          <w:sz w:val="24"/>
        </w:rPr>
        <w:t>herbivores” consisted of</w:t>
      </w:r>
      <w:r>
        <w:rPr>
          <w:spacing w:val="-2"/>
          <w:sz w:val="24"/>
        </w:rPr>
        <w:t xml:space="preserve"> </w:t>
      </w:r>
      <w:r>
        <w:rPr>
          <w:sz w:val="24"/>
        </w:rPr>
        <w:t>major</w:t>
      </w:r>
      <w:r>
        <w:rPr>
          <w:spacing w:val="-1"/>
          <w:sz w:val="24"/>
        </w:rPr>
        <w:t xml:space="preserve"> </w:t>
      </w:r>
      <w:r>
        <w:rPr>
          <w:sz w:val="24"/>
        </w:rPr>
        <w:t>rice</w:t>
      </w:r>
      <w:r>
        <w:rPr>
          <w:spacing w:val="-1"/>
          <w:sz w:val="24"/>
        </w:rPr>
        <w:t xml:space="preserve"> </w:t>
      </w:r>
      <w:r>
        <w:rPr>
          <w:spacing w:val="-2"/>
          <w:sz w:val="24"/>
        </w:rPr>
        <w:t>pests,</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including</w:t>
      </w:r>
      <w:r>
        <w:rPr>
          <w:spacing w:val="-3"/>
          <w:sz w:val="24"/>
        </w:rPr>
        <w:t xml:space="preserve"> </w:t>
      </w:r>
      <w:r>
        <w:rPr>
          <w:sz w:val="24"/>
        </w:rPr>
        <w:t>planthoppers,</w:t>
      </w:r>
      <w:r>
        <w:rPr>
          <w:spacing w:val="-1"/>
          <w:sz w:val="24"/>
        </w:rPr>
        <w:t xml:space="preserve"> </w:t>
      </w:r>
      <w:r>
        <w:rPr>
          <w:sz w:val="24"/>
        </w:rPr>
        <w:t>leafhoppers, and</w:t>
      </w:r>
      <w:r>
        <w:rPr>
          <w:spacing w:val="-1"/>
          <w:sz w:val="24"/>
        </w:rPr>
        <w:t xml:space="preserve"> </w:t>
      </w:r>
      <w:r>
        <w:rPr>
          <w:sz w:val="24"/>
        </w:rPr>
        <w:t>stink bugs.</w:t>
      </w:r>
      <w:r>
        <w:rPr>
          <w:spacing w:val="61"/>
          <w:sz w:val="24"/>
        </w:rPr>
        <w:t xml:space="preserve"> </w:t>
      </w:r>
      <w:r>
        <w:rPr>
          <w:sz w:val="24"/>
        </w:rPr>
        <w:t>3) “Tourist</w:t>
      </w:r>
      <w:r>
        <w:rPr>
          <w:spacing w:val="1"/>
          <w:sz w:val="24"/>
        </w:rPr>
        <w:t xml:space="preserve"> </w:t>
      </w:r>
      <w:r>
        <w:rPr>
          <w:sz w:val="24"/>
        </w:rPr>
        <w:t>herbivores”</w:t>
      </w:r>
      <w:r>
        <w:rPr>
          <w:spacing w:val="-2"/>
          <w:sz w:val="24"/>
        </w:rPr>
        <w:t xml:space="preserve"> </w:t>
      </w:r>
      <w:r>
        <w:rPr>
          <w:sz w:val="24"/>
        </w:rPr>
        <w:t xml:space="preserve">consisted </w:t>
      </w:r>
      <w:r>
        <w:rPr>
          <w:spacing w:val="-5"/>
          <w:sz w:val="24"/>
        </w:rPr>
        <w:t>of</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herbivorous</w:t>
      </w:r>
      <w:r>
        <w:rPr>
          <w:spacing w:val="-1"/>
          <w:sz w:val="24"/>
        </w:rPr>
        <w:t xml:space="preserve"> </w:t>
      </w:r>
      <w:r>
        <w:rPr>
          <w:sz w:val="24"/>
        </w:rPr>
        <w:t>species</w:t>
      </w:r>
      <w:r>
        <w:rPr>
          <w:spacing w:val="-1"/>
          <w:sz w:val="24"/>
        </w:rPr>
        <w:t xml:space="preserve"> </w:t>
      </w:r>
      <w:r>
        <w:rPr>
          <w:sz w:val="24"/>
        </w:rPr>
        <w:t>without direct</w:t>
      </w:r>
      <w:r>
        <w:rPr>
          <w:spacing w:val="-1"/>
          <w:sz w:val="24"/>
        </w:rPr>
        <w:t xml:space="preserve"> </w:t>
      </w:r>
      <w:r>
        <w:rPr>
          <w:sz w:val="24"/>
        </w:rPr>
        <w:t>trophic</w:t>
      </w:r>
      <w:r>
        <w:rPr>
          <w:spacing w:val="-3"/>
          <w:sz w:val="24"/>
        </w:rPr>
        <w:t xml:space="preserve"> </w:t>
      </w:r>
      <w:r>
        <w:rPr>
          <w:sz w:val="24"/>
        </w:rPr>
        <w:t>association with</w:t>
      </w:r>
      <w:r>
        <w:rPr>
          <w:spacing w:val="-1"/>
          <w:sz w:val="24"/>
        </w:rPr>
        <w:t xml:space="preserve"> </w:t>
      </w:r>
      <w:r>
        <w:rPr>
          <w:sz w:val="24"/>
        </w:rPr>
        <w:t>rice</w:t>
      </w:r>
      <w:r>
        <w:rPr>
          <w:spacing w:val="-1"/>
          <w:sz w:val="24"/>
        </w:rPr>
        <w:t xml:space="preserve"> </w:t>
      </w:r>
      <w:r>
        <w:rPr>
          <w:sz w:val="24"/>
        </w:rPr>
        <w:t>plants,</w:t>
      </w:r>
      <w:r>
        <w:rPr>
          <w:spacing w:val="-1"/>
          <w:sz w:val="24"/>
        </w:rPr>
        <w:t xml:space="preserve"> </w:t>
      </w:r>
      <w:r>
        <w:rPr>
          <w:sz w:val="24"/>
        </w:rPr>
        <w:t>including</w:t>
      </w:r>
      <w:r>
        <w:rPr>
          <w:spacing w:val="-3"/>
          <w:sz w:val="24"/>
        </w:rPr>
        <w:t xml:space="preserve"> </w:t>
      </w:r>
      <w:r>
        <w:rPr>
          <w:spacing w:val="-4"/>
          <w:sz w:val="24"/>
        </w:rPr>
        <w:t>some</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grasshoppers</w:t>
      </w:r>
      <w:r>
        <w:rPr>
          <w:spacing w:val="-2"/>
          <w:sz w:val="24"/>
        </w:rPr>
        <w:t xml:space="preserve"> </w:t>
      </w:r>
      <w:r>
        <w:rPr>
          <w:sz w:val="24"/>
        </w:rPr>
        <w:t>and</w:t>
      </w:r>
      <w:r>
        <w:rPr>
          <w:spacing w:val="-1"/>
          <w:sz w:val="24"/>
        </w:rPr>
        <w:t xml:space="preserve"> </w:t>
      </w:r>
      <w:r>
        <w:rPr>
          <w:sz w:val="24"/>
        </w:rPr>
        <w:t>leaf</w:t>
      </w:r>
      <w:r>
        <w:rPr>
          <w:spacing w:val="-1"/>
          <w:sz w:val="24"/>
        </w:rPr>
        <w:t xml:space="preserve"> </w:t>
      </w:r>
      <w:r>
        <w:rPr>
          <w:sz w:val="24"/>
        </w:rPr>
        <w:t>beetles.</w:t>
      </w:r>
      <w:r>
        <w:rPr>
          <w:spacing w:val="57"/>
          <w:sz w:val="24"/>
        </w:rPr>
        <w:t xml:space="preserve"> </w:t>
      </w:r>
      <w:r>
        <w:rPr>
          <w:sz w:val="24"/>
        </w:rPr>
        <w:t>4)</w:t>
      </w:r>
      <w:r>
        <w:rPr>
          <w:spacing w:val="-1"/>
          <w:sz w:val="24"/>
        </w:rPr>
        <w:t xml:space="preserve"> </w:t>
      </w:r>
      <w:r>
        <w:rPr>
          <w:sz w:val="24"/>
        </w:rPr>
        <w:t>“Detritivores”</w:t>
      </w:r>
      <w:r>
        <w:rPr>
          <w:spacing w:val="-3"/>
          <w:sz w:val="24"/>
        </w:rPr>
        <w:t xml:space="preserve"> </w:t>
      </w:r>
      <w:r>
        <w:rPr>
          <w:sz w:val="24"/>
        </w:rPr>
        <w:t>consisted</w:t>
      </w:r>
      <w:r>
        <w:rPr>
          <w:spacing w:val="-1"/>
          <w:sz w:val="24"/>
        </w:rPr>
        <w:t xml:space="preserve"> </w:t>
      </w:r>
      <w:r>
        <w:rPr>
          <w:sz w:val="24"/>
        </w:rPr>
        <w:t>of</w:t>
      </w:r>
      <w:r>
        <w:rPr>
          <w:spacing w:val="-2"/>
          <w:sz w:val="24"/>
        </w:rPr>
        <w:t xml:space="preserve"> </w:t>
      </w:r>
      <w:r>
        <w:rPr>
          <w:sz w:val="24"/>
        </w:rPr>
        <w:t>arthropods</w:t>
      </w:r>
      <w:r>
        <w:rPr>
          <w:spacing w:val="-3"/>
          <w:sz w:val="24"/>
        </w:rPr>
        <w:t xml:space="preserve"> </w:t>
      </w:r>
      <w:r>
        <w:rPr>
          <w:sz w:val="24"/>
        </w:rPr>
        <w:t>that</w:t>
      </w:r>
      <w:r>
        <w:rPr>
          <w:spacing w:val="-1"/>
          <w:sz w:val="24"/>
        </w:rPr>
        <w:t xml:space="preserve"> </w:t>
      </w:r>
      <w:r>
        <w:rPr>
          <w:sz w:val="24"/>
        </w:rPr>
        <w:t>feed</w:t>
      </w:r>
      <w:r>
        <w:rPr>
          <w:spacing w:val="-1"/>
          <w:sz w:val="24"/>
        </w:rPr>
        <w:t xml:space="preserve"> </w:t>
      </w:r>
      <w:r>
        <w:rPr>
          <w:sz w:val="24"/>
        </w:rPr>
        <w:t>on</w:t>
      </w:r>
      <w:r>
        <w:rPr>
          <w:spacing w:val="-1"/>
          <w:sz w:val="24"/>
        </w:rPr>
        <w:t xml:space="preserve"> </w:t>
      </w:r>
      <w:r>
        <w:rPr>
          <w:spacing w:val="-2"/>
          <w:sz w:val="24"/>
        </w:rPr>
        <w:t>decaying</w:t>
      </w:r>
    </w:p>
    <w:p>
      <w:pPr>
        <w:pStyle w:val="6"/>
        <w:spacing w:before="1"/>
      </w:pPr>
    </w:p>
    <w:p>
      <w:pPr>
        <w:pStyle w:val="10"/>
        <w:numPr>
          <w:ilvl w:val="0"/>
          <w:numId w:val="23"/>
        </w:numPr>
        <w:tabs>
          <w:tab w:val="left" w:pos="1440"/>
        </w:tabs>
        <w:spacing w:before="0" w:after="0" w:line="240" w:lineRule="auto"/>
        <w:ind w:left="1440" w:right="0" w:hanging="720"/>
        <w:jc w:val="left"/>
        <w:rPr>
          <w:sz w:val="24"/>
        </w:rPr>
      </w:pPr>
      <w:r>
        <w:rPr>
          <w:sz w:val="24"/>
        </w:rPr>
        <w:t>organic</w:t>
      </w:r>
      <w:r>
        <w:rPr>
          <w:spacing w:val="-1"/>
          <w:sz w:val="24"/>
        </w:rPr>
        <w:t xml:space="preserve"> </w:t>
      </w:r>
      <w:r>
        <w:rPr>
          <w:sz w:val="24"/>
        </w:rPr>
        <w:t>material or</w:t>
      </w:r>
      <w:r>
        <w:rPr>
          <w:spacing w:val="-1"/>
          <w:sz w:val="24"/>
        </w:rPr>
        <w:t xml:space="preserve"> </w:t>
      </w:r>
      <w:r>
        <w:rPr>
          <w:sz w:val="24"/>
        </w:rPr>
        <w:t>plankton, including</w:t>
      </w:r>
      <w:r>
        <w:rPr>
          <w:spacing w:val="-3"/>
          <w:sz w:val="24"/>
        </w:rPr>
        <w:t xml:space="preserve"> </w:t>
      </w:r>
      <w:r>
        <w:rPr>
          <w:sz w:val="24"/>
        </w:rPr>
        <w:t>various</w:t>
      </w:r>
      <w:r>
        <w:rPr>
          <w:spacing w:val="-1"/>
          <w:sz w:val="24"/>
        </w:rPr>
        <w:t xml:space="preserve"> </w:t>
      </w:r>
      <w:r>
        <w:rPr>
          <w:sz w:val="24"/>
        </w:rPr>
        <w:t>midge</w:t>
      </w:r>
      <w:r>
        <w:rPr>
          <w:spacing w:val="1"/>
          <w:sz w:val="24"/>
        </w:rPr>
        <w:t xml:space="preserve"> </w:t>
      </w:r>
      <w:r>
        <w:rPr>
          <w:sz w:val="24"/>
        </w:rPr>
        <w:t>and fly</w:t>
      </w:r>
      <w:r>
        <w:rPr>
          <w:spacing w:val="-6"/>
          <w:sz w:val="24"/>
        </w:rPr>
        <w:t xml:space="preserve"> </w:t>
      </w:r>
      <w:r>
        <w:rPr>
          <w:sz w:val="24"/>
        </w:rPr>
        <w:t>species.</w:t>
      </w:r>
      <w:r>
        <w:rPr>
          <w:spacing w:val="63"/>
          <w:sz w:val="24"/>
        </w:rPr>
        <w:t xml:space="preserve"> </w:t>
      </w:r>
      <w:r>
        <w:rPr>
          <w:sz w:val="24"/>
        </w:rPr>
        <w:t>The</w:t>
      </w:r>
      <w:r>
        <w:rPr>
          <w:spacing w:val="-1"/>
          <w:sz w:val="24"/>
        </w:rPr>
        <w:t xml:space="preserve"> </w:t>
      </w:r>
      <w:r>
        <w:rPr>
          <w:sz w:val="24"/>
        </w:rPr>
        <w:t>classification of</w:t>
      </w:r>
      <w:r>
        <w:rPr>
          <w:spacing w:val="-1"/>
          <w:sz w:val="24"/>
        </w:rPr>
        <w:t xml:space="preserve"> </w:t>
      </w:r>
      <w:r>
        <w:rPr>
          <w:spacing w:val="-4"/>
          <w:sz w:val="24"/>
        </w:rPr>
        <w:t>prey</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guilds</w:t>
      </w:r>
      <w:r>
        <w:rPr>
          <w:spacing w:val="-3"/>
          <w:sz w:val="24"/>
        </w:rPr>
        <w:t xml:space="preserve"> </w:t>
      </w:r>
      <w:r>
        <w:rPr>
          <w:sz w:val="24"/>
        </w:rPr>
        <w:t>was based</w:t>
      </w:r>
      <w:r>
        <w:rPr>
          <w:spacing w:val="-1"/>
          <w:sz w:val="24"/>
        </w:rPr>
        <w:t xml:space="preserve"> </w:t>
      </w:r>
      <w:r>
        <w:rPr>
          <w:sz w:val="24"/>
        </w:rPr>
        <w:t>on</w:t>
      </w:r>
      <w:r>
        <w:rPr>
          <w:spacing w:val="-1"/>
          <w:sz w:val="24"/>
        </w:rPr>
        <w:t xml:space="preserve"> </w:t>
      </w:r>
      <w:r>
        <w:rPr>
          <w:sz w:val="24"/>
        </w:rPr>
        <w:t>a</w:t>
      </w:r>
      <w:r>
        <w:rPr>
          <w:spacing w:val="1"/>
          <w:sz w:val="24"/>
        </w:rPr>
        <w:t xml:space="preserve"> </w:t>
      </w:r>
      <w:r>
        <w:rPr>
          <w:sz w:val="24"/>
        </w:rPr>
        <w:t>combination</w:t>
      </w:r>
      <w:r>
        <w:rPr>
          <w:spacing w:val="-1"/>
          <w:sz w:val="24"/>
        </w:rPr>
        <w:t xml:space="preserve"> </w:t>
      </w:r>
      <w:r>
        <w:rPr>
          <w:sz w:val="24"/>
        </w:rPr>
        <w:t>of</w:t>
      </w:r>
      <w:r>
        <w:rPr>
          <w:spacing w:val="-1"/>
          <w:sz w:val="24"/>
        </w:rPr>
        <w:t xml:space="preserve"> </w:t>
      </w:r>
      <w:r>
        <w:rPr>
          <w:sz w:val="24"/>
        </w:rPr>
        <w:t>literature</w:t>
      </w:r>
      <w:r>
        <w:rPr>
          <w:spacing w:val="-3"/>
          <w:sz w:val="24"/>
        </w:rPr>
        <w:t xml:space="preserve"> </w:t>
      </w:r>
      <w:r>
        <w:rPr>
          <w:sz w:val="24"/>
        </w:rPr>
        <w:t>surveys and</w:t>
      </w:r>
      <w:r>
        <w:rPr>
          <w:spacing w:val="-1"/>
          <w:sz w:val="24"/>
        </w:rPr>
        <w:t xml:space="preserve"> </w:t>
      </w:r>
      <w:r>
        <w:rPr>
          <w:sz w:val="24"/>
        </w:rPr>
        <w:t>k-means clustering</w:t>
      </w:r>
      <w:r>
        <w:rPr>
          <w:spacing w:val="-3"/>
          <w:sz w:val="24"/>
        </w:rPr>
        <w:t xml:space="preserve"> </w:t>
      </w:r>
      <w:r>
        <w:rPr>
          <w:sz w:val="24"/>
        </w:rPr>
        <w:t>of</w:t>
      </w:r>
      <w:r>
        <w:rPr>
          <w:spacing w:val="-1"/>
          <w:sz w:val="24"/>
        </w:rPr>
        <w:t xml:space="preserve"> </w:t>
      </w:r>
      <w:r>
        <w:rPr>
          <w:sz w:val="24"/>
        </w:rPr>
        <w:t>stable</w:t>
      </w:r>
      <w:r>
        <w:rPr>
          <w:spacing w:val="-1"/>
          <w:sz w:val="24"/>
        </w:rPr>
        <w:t xml:space="preserve"> </w:t>
      </w:r>
      <w:r>
        <w:rPr>
          <w:spacing w:val="-2"/>
          <w:sz w:val="24"/>
        </w:rPr>
        <w:t>isotope</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signatures</w:t>
      </w:r>
      <w:r>
        <w:rPr>
          <w:spacing w:val="-1"/>
          <w:sz w:val="24"/>
        </w:rPr>
        <w:t xml:space="preserve"> </w:t>
      </w:r>
      <w:r>
        <w:rPr>
          <w:sz w:val="24"/>
        </w:rPr>
        <w:t>of arthropod</w:t>
      </w:r>
      <w:r>
        <w:rPr>
          <w:spacing w:val="-1"/>
          <w:sz w:val="24"/>
        </w:rPr>
        <w:t xml:space="preserve"> </w:t>
      </w:r>
      <w:r>
        <w:rPr>
          <w:sz w:val="24"/>
        </w:rPr>
        <w:t>samples (see</w:t>
      </w:r>
      <w:r>
        <w:rPr>
          <w:spacing w:val="-1"/>
          <w:sz w:val="24"/>
        </w:rPr>
        <w:t xml:space="preserve"> </w:t>
      </w:r>
      <w:r>
        <w:rPr>
          <w:sz w:val="24"/>
        </w:rPr>
        <w:t>Appendix</w:t>
      </w:r>
      <w:r>
        <w:rPr>
          <w:spacing w:val="2"/>
          <w:sz w:val="24"/>
        </w:rPr>
        <w:t xml:space="preserve"> </w:t>
      </w:r>
      <w:r>
        <w:rPr>
          <w:sz w:val="24"/>
        </w:rPr>
        <w:t>A: Fig.</w:t>
      </w:r>
      <w:r>
        <w:rPr>
          <w:spacing w:val="-1"/>
          <w:sz w:val="24"/>
        </w:rPr>
        <w:t xml:space="preserve"> </w:t>
      </w:r>
      <w:r>
        <w:rPr>
          <w:sz w:val="24"/>
        </w:rPr>
        <w:t>S1</w:t>
      </w:r>
      <w:r>
        <w:rPr>
          <w:spacing w:val="-1"/>
          <w:sz w:val="24"/>
        </w:rPr>
        <w:t xml:space="preserve"> </w:t>
      </w:r>
      <w:r>
        <w:rPr>
          <w:sz w:val="24"/>
        </w:rPr>
        <w:t>for</w:t>
      </w:r>
      <w:r>
        <w:rPr>
          <w:spacing w:val="-1"/>
          <w:sz w:val="24"/>
        </w:rPr>
        <w:t xml:space="preserve"> </w:t>
      </w:r>
      <w:r>
        <w:rPr>
          <w:sz w:val="24"/>
        </w:rPr>
        <w:t>a</w:t>
      </w:r>
      <w:r>
        <w:rPr>
          <w:spacing w:val="-2"/>
          <w:sz w:val="24"/>
        </w:rPr>
        <w:t xml:space="preserve"> </w:t>
      </w:r>
      <w:r>
        <w:rPr>
          <w:sz w:val="24"/>
        </w:rPr>
        <w:t>stable</w:t>
      </w:r>
      <w:r>
        <w:rPr>
          <w:spacing w:val="-2"/>
          <w:sz w:val="24"/>
        </w:rPr>
        <w:t xml:space="preserve"> </w:t>
      </w:r>
      <w:r>
        <w:rPr>
          <w:sz w:val="24"/>
        </w:rPr>
        <w:t>isotope</w:t>
      </w:r>
      <w:r>
        <w:rPr>
          <w:spacing w:val="-1"/>
          <w:sz w:val="24"/>
        </w:rPr>
        <w:t xml:space="preserve"> </w:t>
      </w:r>
      <w:r>
        <w:rPr>
          <w:sz w:val="24"/>
        </w:rPr>
        <w:t>biplot for</w:t>
      </w:r>
      <w:r>
        <w:rPr>
          <w:spacing w:val="-2"/>
          <w:sz w:val="24"/>
        </w:rPr>
        <w:t xml:space="preserve"> </w:t>
      </w:r>
      <w:r>
        <w:rPr>
          <w:sz w:val="24"/>
        </w:rPr>
        <w:t xml:space="preserve">the </w:t>
      </w:r>
      <w:r>
        <w:rPr>
          <w:spacing w:val="-2"/>
          <w:sz w:val="24"/>
        </w:rPr>
        <w:t>three</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prey</w:t>
      </w:r>
      <w:r>
        <w:rPr>
          <w:spacing w:val="-6"/>
          <w:sz w:val="24"/>
        </w:rPr>
        <w:t xml:space="preserve"> </w:t>
      </w:r>
      <w:r>
        <w:rPr>
          <w:sz w:val="24"/>
        </w:rPr>
        <w:t>sources).</w:t>
      </w:r>
      <w:r>
        <w:rPr>
          <w:spacing w:val="57"/>
          <w:sz w:val="24"/>
        </w:rPr>
        <w:t xml:space="preserve"> </w:t>
      </w:r>
      <w:r>
        <w:rPr>
          <w:sz w:val="24"/>
        </w:rPr>
        <w:t>The</w:t>
      </w:r>
      <w:r>
        <w:rPr>
          <w:spacing w:val="1"/>
          <w:sz w:val="24"/>
        </w:rPr>
        <w:t xml:space="preserve"> </w:t>
      </w:r>
      <w:r>
        <w:rPr>
          <w:sz w:val="24"/>
        </w:rPr>
        <w:t>arthropod</w:t>
      </w:r>
      <w:r>
        <w:rPr>
          <w:spacing w:val="-1"/>
          <w:sz w:val="24"/>
        </w:rPr>
        <w:t xml:space="preserve"> </w:t>
      </w:r>
      <w:r>
        <w:rPr>
          <w:sz w:val="24"/>
        </w:rPr>
        <w:t>families/genera</w:t>
      </w:r>
      <w:r>
        <w:rPr>
          <w:spacing w:val="-3"/>
          <w:sz w:val="24"/>
        </w:rPr>
        <w:t xml:space="preserve"> </w:t>
      </w:r>
      <w:r>
        <w:rPr>
          <w:sz w:val="24"/>
        </w:rPr>
        <w:t>in</w:t>
      </w:r>
      <w:r>
        <w:rPr>
          <w:spacing w:val="2"/>
          <w:sz w:val="24"/>
        </w:rPr>
        <w:t xml:space="preserve"> </w:t>
      </w:r>
      <w:r>
        <w:rPr>
          <w:sz w:val="24"/>
        </w:rPr>
        <w:t>each</w:t>
      </w:r>
      <w:r>
        <w:rPr>
          <w:spacing w:val="-1"/>
          <w:sz w:val="24"/>
        </w:rPr>
        <w:t xml:space="preserve"> </w:t>
      </w:r>
      <w:r>
        <w:rPr>
          <w:sz w:val="24"/>
        </w:rPr>
        <w:t>trophic guild</w:t>
      </w:r>
      <w:r>
        <w:rPr>
          <w:spacing w:val="2"/>
          <w:sz w:val="24"/>
        </w:rPr>
        <w:t xml:space="preserve"> </w:t>
      </w:r>
      <w:r>
        <w:rPr>
          <w:sz w:val="24"/>
        </w:rPr>
        <w:t>are</w:t>
      </w:r>
      <w:r>
        <w:rPr>
          <w:spacing w:val="-1"/>
          <w:sz w:val="24"/>
        </w:rPr>
        <w:t xml:space="preserve"> </w:t>
      </w:r>
      <w:r>
        <w:rPr>
          <w:sz w:val="24"/>
        </w:rPr>
        <w:t>detailed</w:t>
      </w:r>
      <w:r>
        <w:rPr>
          <w:spacing w:val="-1"/>
          <w:sz w:val="24"/>
        </w:rPr>
        <w:t xml:space="preserve"> </w:t>
      </w:r>
      <w:r>
        <w:rPr>
          <w:sz w:val="24"/>
        </w:rPr>
        <w:t>in</w:t>
      </w:r>
      <w:r>
        <w:rPr>
          <w:spacing w:val="-1"/>
          <w:sz w:val="24"/>
        </w:rPr>
        <w:t xml:space="preserve"> </w:t>
      </w:r>
      <w:r>
        <w:rPr>
          <w:sz w:val="24"/>
        </w:rPr>
        <w:t>Appendix</w:t>
      </w:r>
      <w:r>
        <w:rPr>
          <w:spacing w:val="4"/>
          <w:sz w:val="24"/>
        </w:rPr>
        <w:t xml:space="preserve"> </w:t>
      </w:r>
      <w:r>
        <w:rPr>
          <w:spacing w:val="-5"/>
          <w:sz w:val="24"/>
        </w:rPr>
        <w:t>A:</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Table</w:t>
      </w:r>
      <w:r>
        <w:rPr>
          <w:spacing w:val="-1"/>
          <w:sz w:val="24"/>
        </w:rPr>
        <w:t xml:space="preserve"> </w:t>
      </w:r>
      <w:r>
        <w:rPr>
          <w:sz w:val="24"/>
        </w:rPr>
        <w:t>S1.</w:t>
      </w:r>
      <w:r>
        <w:rPr>
          <w:spacing w:val="58"/>
          <w:sz w:val="24"/>
        </w:rPr>
        <w:t xml:space="preserve"> </w:t>
      </w:r>
      <w:r>
        <w:rPr>
          <w:sz w:val="24"/>
        </w:rPr>
        <w:t>This</w:t>
      </w:r>
      <w:r>
        <w:rPr>
          <w:spacing w:val="-1"/>
          <w:sz w:val="24"/>
        </w:rPr>
        <w:t xml:space="preserve"> </w:t>
      </w:r>
      <w:r>
        <w:rPr>
          <w:sz w:val="24"/>
        </w:rPr>
        <w:t>study</w:t>
      </w:r>
      <w:r>
        <w:rPr>
          <w:spacing w:val="-5"/>
          <w:sz w:val="24"/>
        </w:rPr>
        <w:t xml:space="preserve"> </w:t>
      </w:r>
      <w:r>
        <w:rPr>
          <w:sz w:val="24"/>
        </w:rPr>
        <w:t>focused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trophic</w:t>
      </w:r>
      <w:r>
        <w:rPr>
          <w:spacing w:val="-1"/>
          <w:sz w:val="24"/>
        </w:rPr>
        <w:t xml:space="preserve"> </w:t>
      </w:r>
      <w:r>
        <w:rPr>
          <w:sz w:val="24"/>
        </w:rPr>
        <w:t>interactions between</w:t>
      </w:r>
      <w:r>
        <w:rPr>
          <w:spacing w:val="1"/>
          <w:sz w:val="24"/>
        </w:rPr>
        <w:t xml:space="preserve"> </w:t>
      </w:r>
      <w:r>
        <w:rPr>
          <w:sz w:val="24"/>
        </w:rPr>
        <w:t>generalist</w:t>
      </w:r>
      <w:r>
        <w:rPr>
          <w:spacing w:val="-1"/>
          <w:sz w:val="24"/>
        </w:rPr>
        <w:t xml:space="preserve"> </w:t>
      </w:r>
      <w:r>
        <w:rPr>
          <w:sz w:val="24"/>
        </w:rPr>
        <w:t>predators</w:t>
      </w:r>
      <w:r>
        <w:rPr>
          <w:spacing w:val="-1"/>
          <w:sz w:val="24"/>
        </w:rPr>
        <w:t xml:space="preserve"> </w:t>
      </w:r>
      <w:r>
        <w:rPr>
          <w:sz w:val="24"/>
        </w:rPr>
        <w:t>and</w:t>
      </w:r>
      <w:r>
        <w:rPr>
          <w:spacing w:val="2"/>
          <w:sz w:val="24"/>
        </w:rPr>
        <w:t xml:space="preserve"> </w:t>
      </w:r>
      <w:r>
        <w:rPr>
          <w:spacing w:val="-2"/>
          <w:sz w:val="24"/>
        </w:rPr>
        <w:t>their</w:t>
      </w:r>
    </w:p>
    <w:p>
      <w:pPr>
        <w:pStyle w:val="6"/>
      </w:pPr>
    </w:p>
    <w:p>
      <w:pPr>
        <w:pStyle w:val="10"/>
        <w:numPr>
          <w:ilvl w:val="0"/>
          <w:numId w:val="23"/>
        </w:numPr>
        <w:tabs>
          <w:tab w:val="left" w:pos="1440"/>
        </w:tabs>
        <w:spacing w:before="0" w:after="0" w:line="240" w:lineRule="auto"/>
        <w:ind w:left="1440" w:right="0" w:hanging="720"/>
        <w:jc w:val="left"/>
        <w:rPr>
          <w:sz w:val="24"/>
        </w:rPr>
      </w:pPr>
      <w:r>
        <w:rPr>
          <w:sz w:val="24"/>
        </w:rPr>
        <w:t>prey</w:t>
      </w:r>
      <w:r>
        <w:rPr>
          <w:spacing w:val="-6"/>
          <w:sz w:val="24"/>
        </w:rPr>
        <w:t xml:space="preserve"> </w:t>
      </w:r>
      <w:r>
        <w:rPr>
          <w:sz w:val="24"/>
        </w:rPr>
        <w:t>sources</w:t>
      </w:r>
      <w:r>
        <w:rPr>
          <w:spacing w:val="-1"/>
          <w:sz w:val="24"/>
        </w:rPr>
        <w:t xml:space="preserve"> </w:t>
      </w:r>
      <w:r>
        <w:rPr>
          <w:sz w:val="24"/>
        </w:rPr>
        <w:t>and therefore</w:t>
      </w:r>
      <w:r>
        <w:rPr>
          <w:spacing w:val="-2"/>
          <w:sz w:val="24"/>
        </w:rPr>
        <w:t xml:space="preserve"> </w:t>
      </w:r>
      <w:r>
        <w:rPr>
          <w:sz w:val="24"/>
        </w:rPr>
        <w:t>did</w:t>
      </w:r>
      <w:r>
        <w:rPr>
          <w:spacing w:val="-1"/>
          <w:sz w:val="24"/>
        </w:rPr>
        <w:t xml:space="preserve"> </w:t>
      </w:r>
      <w:r>
        <w:rPr>
          <w:sz w:val="24"/>
        </w:rPr>
        <w:t>not consider</w:t>
      </w:r>
      <w:r>
        <w:rPr>
          <w:spacing w:val="-1"/>
          <w:sz w:val="24"/>
        </w:rPr>
        <w:t xml:space="preserve"> </w:t>
      </w:r>
      <w:r>
        <w:rPr>
          <w:sz w:val="24"/>
        </w:rPr>
        <w:t>less abundant</w:t>
      </w:r>
      <w:r>
        <w:rPr>
          <w:spacing w:val="-1"/>
          <w:sz w:val="24"/>
        </w:rPr>
        <w:t xml:space="preserve"> </w:t>
      </w:r>
      <w:r>
        <w:rPr>
          <w:sz w:val="24"/>
        </w:rPr>
        <w:t>trophic</w:t>
      </w:r>
      <w:r>
        <w:rPr>
          <w:spacing w:val="-3"/>
          <w:sz w:val="24"/>
        </w:rPr>
        <w:t xml:space="preserve"> </w:t>
      </w:r>
      <w:r>
        <w:rPr>
          <w:sz w:val="24"/>
        </w:rPr>
        <w:t>guilds (e.g.,</w:t>
      </w:r>
      <w:r>
        <w:rPr>
          <w:spacing w:val="-1"/>
          <w:sz w:val="24"/>
        </w:rPr>
        <w:t xml:space="preserve"> </w:t>
      </w:r>
      <w:r>
        <w:rPr>
          <w:sz w:val="24"/>
        </w:rPr>
        <w:t xml:space="preserve">parasitoids) </w:t>
      </w:r>
      <w:r>
        <w:rPr>
          <w:spacing w:val="-5"/>
          <w:sz w:val="24"/>
        </w:rPr>
        <w:t>in</w:t>
      </w:r>
    </w:p>
    <w:p>
      <w:pPr>
        <w:pStyle w:val="6"/>
        <w:spacing w:before="3"/>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180</w:t>
      </w:r>
    </w:p>
    <w:p>
      <w:pPr>
        <w:pStyle w:val="6"/>
      </w:pPr>
    </w:p>
    <w:p>
      <w:pPr>
        <w:pStyle w:val="6"/>
        <w:ind w:left="720"/>
      </w:pPr>
      <w:r>
        <w:rPr>
          <w:spacing w:val="-5"/>
        </w:rPr>
        <w:t>181</w:t>
      </w:r>
    </w:p>
    <w:p>
      <w:pPr>
        <w:pStyle w:val="6"/>
        <w:spacing w:before="90"/>
        <w:ind w:left="320"/>
      </w:pPr>
      <w:r>
        <w:br w:type="column"/>
      </w:r>
      <w:r>
        <w:t>subsequent</w:t>
      </w:r>
      <w:r>
        <w:rPr>
          <w:spacing w:val="-2"/>
        </w:rPr>
        <w:t xml:space="preserve"> analyses.</w:t>
      </w:r>
    </w:p>
    <w:p>
      <w:pPr>
        <w:spacing w:after="0"/>
        <w:sectPr>
          <w:type w:val="continuous"/>
          <w:pgSz w:w="12240" w:h="15840"/>
          <w:pgMar w:top="620" w:right="60" w:bottom="560" w:left="0" w:header="0" w:footer="1056" w:gutter="0"/>
          <w:cols w:equalWidth="0" w:num="2">
            <w:col w:w="1081" w:space="40"/>
            <w:col w:w="11059"/>
          </w:cols>
        </w:sectPr>
      </w:pPr>
    </w:p>
    <w:p>
      <w:pPr>
        <w:pStyle w:val="6"/>
      </w:pPr>
    </w:p>
    <w:p>
      <w:pPr>
        <w:pStyle w:val="10"/>
        <w:numPr>
          <w:ilvl w:val="0"/>
          <w:numId w:val="24"/>
        </w:numPr>
        <w:tabs>
          <w:tab w:val="left" w:pos="1440"/>
        </w:tabs>
        <w:spacing w:before="0" w:after="0" w:line="240" w:lineRule="auto"/>
        <w:ind w:left="1440" w:right="0" w:hanging="720"/>
        <w:jc w:val="left"/>
        <w:rPr>
          <w:i/>
          <w:sz w:val="24"/>
        </w:rPr>
      </w:pPr>
      <w:r>
        <w:rPr>
          <w:i/>
          <w:sz w:val="24"/>
        </w:rPr>
        <w:t>2.4.</w:t>
      </w:r>
      <w:r>
        <w:rPr>
          <w:i/>
          <w:spacing w:val="60"/>
          <w:sz w:val="24"/>
        </w:rPr>
        <w:t xml:space="preserve"> </w:t>
      </w:r>
      <w:r>
        <w:rPr>
          <w:i/>
          <w:sz w:val="24"/>
        </w:rPr>
        <w:t xml:space="preserve">Data </w:t>
      </w:r>
      <w:r>
        <w:rPr>
          <w:i/>
          <w:spacing w:val="-2"/>
          <w:sz w:val="24"/>
        </w:rPr>
        <w:t>analyses</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24"/>
        </w:numPr>
        <w:tabs>
          <w:tab w:val="left" w:pos="2160"/>
        </w:tabs>
        <w:spacing w:before="72" w:after="0" w:line="240" w:lineRule="auto"/>
        <w:ind w:left="2160" w:right="0" w:hanging="1440"/>
        <w:jc w:val="left"/>
        <w:rPr>
          <w:sz w:val="24"/>
        </w:rPr>
      </w:pPr>
      <w:r>
        <w:rPr>
          <w:sz w:val="24"/>
        </w:rPr>
        <w:t>To</w:t>
      </w:r>
      <w:r>
        <w:rPr>
          <w:spacing w:val="-3"/>
          <w:sz w:val="24"/>
        </w:rPr>
        <w:t xml:space="preserve"> </w:t>
      </w:r>
      <w:r>
        <w:rPr>
          <w:sz w:val="24"/>
        </w:rPr>
        <w:t>quantify</w:t>
      </w:r>
      <w:r>
        <w:rPr>
          <w:spacing w:val="-6"/>
          <w:sz w:val="24"/>
        </w:rPr>
        <w:t xml:space="preserve"> </w:t>
      </w:r>
      <w:r>
        <w:rPr>
          <w:sz w:val="24"/>
        </w:rPr>
        <w:t>the</w:t>
      </w:r>
      <w:r>
        <w:rPr>
          <w:spacing w:val="-1"/>
          <w:sz w:val="24"/>
        </w:rPr>
        <w:t xml:space="preserve"> </w:t>
      </w:r>
      <w:r>
        <w:rPr>
          <w:sz w:val="24"/>
        </w:rPr>
        <w:t>diet</w:t>
      </w:r>
      <w:r>
        <w:rPr>
          <w:spacing w:val="-1"/>
          <w:sz w:val="24"/>
        </w:rPr>
        <w:t xml:space="preserve"> </w:t>
      </w:r>
      <w:r>
        <w:rPr>
          <w:sz w:val="24"/>
        </w:rPr>
        <w:t>composition</w:t>
      </w:r>
      <w:r>
        <w:rPr>
          <w:spacing w:val="-1"/>
          <w:sz w:val="24"/>
        </w:rPr>
        <w:t xml:space="preserve"> </w:t>
      </w:r>
      <w:r>
        <w:rPr>
          <w:sz w:val="24"/>
        </w:rPr>
        <w:t>of</w:t>
      </w:r>
      <w:r>
        <w:rPr>
          <w:spacing w:val="-1"/>
          <w:sz w:val="24"/>
        </w:rPr>
        <w:t xml:space="preserve"> </w:t>
      </w:r>
      <w:r>
        <w:rPr>
          <w:sz w:val="24"/>
        </w:rPr>
        <w:t>predators,</w:t>
      </w:r>
      <w:r>
        <w:rPr>
          <w:spacing w:val="-1"/>
          <w:sz w:val="24"/>
        </w:rPr>
        <w:t xml:space="preserve"> </w:t>
      </w:r>
      <w:r>
        <w:rPr>
          <w:sz w:val="24"/>
        </w:rPr>
        <w:t>we</w:t>
      </w:r>
      <w:r>
        <w:rPr>
          <w:spacing w:val="-1"/>
          <w:sz w:val="24"/>
        </w:rPr>
        <w:t xml:space="preserve"> </w:t>
      </w:r>
      <w:r>
        <w:rPr>
          <w:sz w:val="24"/>
        </w:rPr>
        <w:t>constructed</w:t>
      </w:r>
      <w:r>
        <w:rPr>
          <w:spacing w:val="1"/>
          <w:sz w:val="24"/>
        </w:rPr>
        <w:t xml:space="preserve"> </w:t>
      </w:r>
      <w:r>
        <w:rPr>
          <w:sz w:val="24"/>
        </w:rPr>
        <w:t>Bayesian</w:t>
      </w:r>
      <w:r>
        <w:rPr>
          <w:spacing w:val="4"/>
          <w:sz w:val="24"/>
        </w:rPr>
        <w:t xml:space="preserve"> </w:t>
      </w:r>
      <w:r>
        <w:rPr>
          <w:sz w:val="24"/>
        </w:rPr>
        <w:t xml:space="preserve">stable </w:t>
      </w:r>
      <w:r>
        <w:rPr>
          <w:spacing w:val="-2"/>
          <w:sz w:val="24"/>
        </w:rPr>
        <w:t>isotope</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mixing</w:t>
      </w:r>
      <w:r>
        <w:rPr>
          <w:spacing w:val="-3"/>
          <w:sz w:val="24"/>
        </w:rPr>
        <w:t xml:space="preserve"> </w:t>
      </w:r>
      <w:r>
        <w:rPr>
          <w:sz w:val="24"/>
        </w:rPr>
        <w:t>models using</w:t>
      </w:r>
      <w:r>
        <w:rPr>
          <w:spacing w:val="-3"/>
          <w:sz w:val="24"/>
        </w:rPr>
        <w:t xml:space="preserve"> </w:t>
      </w:r>
      <w:r>
        <w:rPr>
          <w:sz w:val="24"/>
        </w:rPr>
        <w:t>the</w:t>
      </w:r>
      <w:r>
        <w:rPr>
          <w:spacing w:val="1"/>
          <w:sz w:val="24"/>
        </w:rPr>
        <w:t xml:space="preserve"> </w:t>
      </w:r>
      <w:r>
        <w:rPr>
          <w:sz w:val="24"/>
        </w:rPr>
        <w:t>R</w:t>
      </w:r>
      <w:r>
        <w:rPr>
          <w:spacing w:val="-1"/>
          <w:sz w:val="24"/>
        </w:rPr>
        <w:t xml:space="preserve"> </w:t>
      </w:r>
      <w:r>
        <w:rPr>
          <w:sz w:val="24"/>
        </w:rPr>
        <w:t xml:space="preserve">MixSIAR package (Stock </w:t>
      </w:r>
      <w:r>
        <w:rPr>
          <w:i/>
          <w:sz w:val="24"/>
        </w:rPr>
        <w:t>et</w:t>
      </w:r>
      <w:r>
        <w:rPr>
          <w:i/>
          <w:spacing w:val="-1"/>
          <w:sz w:val="24"/>
        </w:rPr>
        <w:t xml:space="preserve"> </w:t>
      </w:r>
      <w:r>
        <w:rPr>
          <w:i/>
          <w:sz w:val="24"/>
        </w:rPr>
        <w:t>al.</w:t>
      </w:r>
      <w:r>
        <w:rPr>
          <w:sz w:val="24"/>
        </w:rPr>
        <w:t>, 2018)</w:t>
      </w:r>
      <w:r>
        <w:rPr>
          <w:spacing w:val="-2"/>
          <w:sz w:val="24"/>
        </w:rPr>
        <w:t xml:space="preserve"> </w:t>
      </w:r>
      <w:r>
        <w:rPr>
          <w:sz w:val="24"/>
        </w:rPr>
        <w:t>to estimate</w:t>
      </w:r>
      <w:r>
        <w:rPr>
          <w:spacing w:val="-2"/>
          <w:sz w:val="24"/>
        </w:rPr>
        <w:t xml:space="preserve"> </w:t>
      </w:r>
      <w:r>
        <w:rPr>
          <w:sz w:val="24"/>
        </w:rPr>
        <w:t xml:space="preserve">the proportions </w:t>
      </w:r>
      <w:r>
        <w:rPr>
          <w:spacing w:val="-5"/>
          <w:sz w:val="24"/>
        </w:rPr>
        <w:t>of</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different</w:t>
      </w:r>
      <w:r>
        <w:rPr>
          <w:spacing w:val="-3"/>
          <w:sz w:val="24"/>
        </w:rPr>
        <w:t xml:space="preserve"> </w:t>
      </w:r>
      <w:r>
        <w:rPr>
          <w:sz w:val="24"/>
        </w:rPr>
        <w:t>prey</w:t>
      </w:r>
      <w:r>
        <w:rPr>
          <w:spacing w:val="-5"/>
          <w:sz w:val="24"/>
        </w:rPr>
        <w:t xml:space="preserve"> </w:t>
      </w:r>
      <w:r>
        <w:rPr>
          <w:sz w:val="24"/>
        </w:rPr>
        <w:t>sources</w:t>
      </w:r>
      <w:r>
        <w:rPr>
          <w:spacing w:val="-1"/>
          <w:sz w:val="24"/>
        </w:rPr>
        <w:t xml:space="preserve"> </w:t>
      </w:r>
      <w:r>
        <w:rPr>
          <w:sz w:val="24"/>
        </w:rPr>
        <w:t>(i.e., the</w:t>
      </w:r>
      <w:r>
        <w:rPr>
          <w:spacing w:val="-1"/>
          <w:sz w:val="24"/>
        </w:rPr>
        <w:t xml:space="preserve"> </w:t>
      </w:r>
      <w:r>
        <w:rPr>
          <w:sz w:val="24"/>
        </w:rPr>
        <w:t>three</w:t>
      </w:r>
      <w:r>
        <w:rPr>
          <w:spacing w:val="-1"/>
          <w:sz w:val="24"/>
        </w:rPr>
        <w:t xml:space="preserve"> </w:t>
      </w:r>
      <w:r>
        <w:rPr>
          <w:sz w:val="24"/>
        </w:rPr>
        <w:t>prey</w:t>
      </w:r>
      <w:r>
        <w:rPr>
          <w:spacing w:val="-4"/>
          <w:sz w:val="24"/>
        </w:rPr>
        <w:t xml:space="preserve"> </w:t>
      </w:r>
      <w:r>
        <w:rPr>
          <w:sz w:val="24"/>
        </w:rPr>
        <w:t>guilds including</w:t>
      </w:r>
      <w:r>
        <w:rPr>
          <w:spacing w:val="-4"/>
          <w:sz w:val="24"/>
        </w:rPr>
        <w:t xml:space="preserve"> </w:t>
      </w:r>
      <w:r>
        <w:rPr>
          <w:sz w:val="24"/>
        </w:rPr>
        <w:t>rice</w:t>
      </w:r>
      <w:r>
        <w:rPr>
          <w:spacing w:val="-1"/>
          <w:sz w:val="24"/>
        </w:rPr>
        <w:t xml:space="preserve"> </w:t>
      </w:r>
      <w:r>
        <w:rPr>
          <w:sz w:val="24"/>
        </w:rPr>
        <w:t>herbivores,</w:t>
      </w:r>
      <w:r>
        <w:rPr>
          <w:spacing w:val="1"/>
          <w:sz w:val="24"/>
        </w:rPr>
        <w:t xml:space="preserve"> </w:t>
      </w:r>
      <w:r>
        <w:rPr>
          <w:sz w:val="24"/>
        </w:rPr>
        <w:t xml:space="preserve">tourist herbivores, </w:t>
      </w:r>
      <w:r>
        <w:rPr>
          <w:spacing w:val="-5"/>
          <w:sz w:val="24"/>
        </w:rPr>
        <w:t>and</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detritivores)</w:t>
      </w:r>
      <w:r>
        <w:rPr>
          <w:spacing w:val="-1"/>
          <w:sz w:val="24"/>
        </w:rPr>
        <w:t xml:space="preserve"> </w:t>
      </w:r>
      <w:r>
        <w:rPr>
          <w:sz w:val="24"/>
        </w:rPr>
        <w:t>in</w:t>
      </w:r>
      <w:r>
        <w:rPr>
          <w:spacing w:val="-1"/>
          <w:sz w:val="24"/>
        </w:rPr>
        <w:t xml:space="preserve"> </w:t>
      </w:r>
      <w:r>
        <w:rPr>
          <w:sz w:val="24"/>
        </w:rPr>
        <w:t>predators’ diet.</w:t>
      </w:r>
      <w:r>
        <w:rPr>
          <w:spacing w:val="61"/>
          <w:sz w:val="24"/>
        </w:rPr>
        <w:t xml:space="preserve"> </w:t>
      </w:r>
      <w:r>
        <w:rPr>
          <w:sz w:val="24"/>
        </w:rPr>
        <w:t>In</w:t>
      </w:r>
      <w:r>
        <w:rPr>
          <w:spacing w:val="-1"/>
          <w:sz w:val="24"/>
        </w:rPr>
        <w:t xml:space="preserve"> </w:t>
      </w:r>
      <w:r>
        <w:rPr>
          <w:sz w:val="24"/>
        </w:rPr>
        <w:t>the mixing</w:t>
      </w:r>
      <w:r>
        <w:rPr>
          <w:spacing w:val="-3"/>
          <w:sz w:val="24"/>
        </w:rPr>
        <w:t xml:space="preserve"> </w:t>
      </w:r>
      <w:r>
        <w:rPr>
          <w:sz w:val="24"/>
        </w:rPr>
        <w:t>models,</w:t>
      </w:r>
      <w:r>
        <w:rPr>
          <w:spacing w:val="-1"/>
          <w:sz w:val="24"/>
        </w:rPr>
        <w:t xml:space="preserve"> </w:t>
      </w:r>
      <w:r>
        <w:rPr>
          <w:sz w:val="24"/>
        </w:rPr>
        <w:t>individual</w:t>
      </w:r>
      <w:r>
        <w:rPr>
          <w:spacing w:val="-1"/>
          <w:sz w:val="24"/>
        </w:rPr>
        <w:t xml:space="preserve"> </w:t>
      </w:r>
      <w:r>
        <w:rPr>
          <w:sz w:val="24"/>
        </w:rPr>
        <w:t>farm-year combination</w:t>
      </w:r>
      <w:r>
        <w:rPr>
          <w:spacing w:val="-1"/>
          <w:sz w:val="24"/>
        </w:rPr>
        <w:t xml:space="preserve"> </w:t>
      </w:r>
      <w:r>
        <w:rPr>
          <w:sz w:val="24"/>
        </w:rPr>
        <w:t xml:space="preserve">and </w:t>
      </w:r>
      <w:r>
        <w:rPr>
          <w:spacing w:val="-4"/>
          <w:sz w:val="24"/>
        </w:rPr>
        <w:t>crop</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stage were</w:t>
      </w:r>
      <w:r>
        <w:rPr>
          <w:spacing w:val="-2"/>
          <w:sz w:val="24"/>
        </w:rPr>
        <w:t xml:space="preserve"> </w:t>
      </w:r>
      <w:r>
        <w:rPr>
          <w:sz w:val="24"/>
        </w:rPr>
        <w:t>included</w:t>
      </w:r>
      <w:r>
        <w:rPr>
          <w:spacing w:val="1"/>
          <w:sz w:val="24"/>
        </w:rPr>
        <w:t xml:space="preserve"> </w:t>
      </w:r>
      <w:r>
        <w:rPr>
          <w:sz w:val="24"/>
        </w:rPr>
        <w:t>as fixed</w:t>
      </w:r>
      <w:r>
        <w:rPr>
          <w:spacing w:val="-1"/>
          <w:sz w:val="24"/>
        </w:rPr>
        <w:t xml:space="preserve"> </w:t>
      </w:r>
      <w:r>
        <w:rPr>
          <w:sz w:val="24"/>
        </w:rPr>
        <w:t>effects</w:t>
      </w:r>
      <w:r>
        <w:rPr>
          <w:spacing w:val="-1"/>
          <w:sz w:val="24"/>
        </w:rPr>
        <w:t xml:space="preserve"> </w:t>
      </w:r>
      <w:r>
        <w:rPr>
          <w:sz w:val="24"/>
        </w:rPr>
        <w:t>for</w:t>
      </w:r>
      <w:r>
        <w:rPr>
          <w:spacing w:val="-1"/>
          <w:sz w:val="24"/>
        </w:rPr>
        <w:t xml:space="preserve"> </w:t>
      </w:r>
      <w:r>
        <w:rPr>
          <w:sz w:val="24"/>
        </w:rPr>
        <w:t>predator</w:t>
      </w:r>
      <w:r>
        <w:rPr>
          <w:spacing w:val="-1"/>
          <w:sz w:val="24"/>
        </w:rPr>
        <w:t xml:space="preserve"> </w:t>
      </w:r>
      <w:r>
        <w:rPr>
          <w:sz w:val="24"/>
        </w:rPr>
        <w:t>isotope</w:t>
      </w:r>
      <w:r>
        <w:rPr>
          <w:spacing w:val="-2"/>
          <w:sz w:val="24"/>
        </w:rPr>
        <w:t xml:space="preserve"> </w:t>
      </w:r>
      <w:r>
        <w:rPr>
          <w:sz w:val="24"/>
        </w:rPr>
        <w:t>data; isotope</w:t>
      </w:r>
      <w:r>
        <w:rPr>
          <w:spacing w:val="-1"/>
          <w:sz w:val="24"/>
        </w:rPr>
        <w:t xml:space="preserve"> </w:t>
      </w:r>
      <w:r>
        <w:rPr>
          <w:sz w:val="24"/>
        </w:rPr>
        <w:t>data for</w:t>
      </w:r>
      <w:r>
        <w:rPr>
          <w:spacing w:val="-2"/>
          <w:sz w:val="24"/>
        </w:rPr>
        <w:t xml:space="preserve"> </w:t>
      </w:r>
      <w:r>
        <w:rPr>
          <w:sz w:val="24"/>
        </w:rPr>
        <w:t>the</w:t>
      </w:r>
      <w:r>
        <w:rPr>
          <w:spacing w:val="-1"/>
          <w:sz w:val="24"/>
        </w:rPr>
        <w:t xml:space="preserve"> </w:t>
      </w:r>
      <w:r>
        <w:rPr>
          <w:sz w:val="24"/>
        </w:rPr>
        <w:t>three</w:t>
      </w:r>
      <w:r>
        <w:rPr>
          <w:spacing w:val="-1"/>
          <w:sz w:val="24"/>
        </w:rPr>
        <w:t xml:space="preserve"> </w:t>
      </w:r>
      <w:r>
        <w:rPr>
          <w:spacing w:val="-4"/>
          <w:sz w:val="24"/>
        </w:rPr>
        <w:t>prey</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guilds</w:t>
      </w:r>
      <w:r>
        <w:rPr>
          <w:spacing w:val="-3"/>
          <w:sz w:val="24"/>
        </w:rPr>
        <w:t xml:space="preserve"> </w:t>
      </w:r>
      <w:r>
        <w:rPr>
          <w:sz w:val="24"/>
        </w:rPr>
        <w:t>were</w:t>
      </w:r>
      <w:r>
        <w:rPr>
          <w:spacing w:val="-2"/>
          <w:sz w:val="24"/>
        </w:rPr>
        <w:t xml:space="preserve"> </w:t>
      </w:r>
      <w:r>
        <w:rPr>
          <w:sz w:val="24"/>
        </w:rPr>
        <w:t>pooled</w:t>
      </w:r>
      <w:r>
        <w:rPr>
          <w:spacing w:val="-1"/>
          <w:sz w:val="24"/>
        </w:rPr>
        <w:t xml:space="preserve"> </w:t>
      </w:r>
      <w:r>
        <w:rPr>
          <w:sz w:val="24"/>
        </w:rPr>
        <w:t>respectively</w:t>
      </w:r>
      <w:r>
        <w:rPr>
          <w:spacing w:val="-6"/>
          <w:sz w:val="24"/>
        </w:rPr>
        <w:t xml:space="preserve"> </w:t>
      </w:r>
      <w:r>
        <w:rPr>
          <w:sz w:val="24"/>
        </w:rPr>
        <w:t>to</w:t>
      </w:r>
      <w:r>
        <w:rPr>
          <w:spacing w:val="1"/>
          <w:sz w:val="24"/>
        </w:rPr>
        <w:t xml:space="preserve"> </w:t>
      </w:r>
      <w:r>
        <w:rPr>
          <w:sz w:val="24"/>
        </w:rPr>
        <w:t>generate</w:t>
      </w:r>
      <w:r>
        <w:rPr>
          <w:spacing w:val="-2"/>
          <w:sz w:val="24"/>
        </w:rPr>
        <w:t xml:space="preserve"> </w:t>
      </w:r>
      <w:r>
        <w:rPr>
          <w:sz w:val="24"/>
        </w:rPr>
        <w:t>fixed</w:t>
      </w:r>
      <w:r>
        <w:rPr>
          <w:spacing w:val="-1"/>
          <w:sz w:val="24"/>
        </w:rPr>
        <w:t xml:space="preserve"> </w:t>
      </w:r>
      <w:r>
        <w:rPr>
          <w:sz w:val="24"/>
        </w:rPr>
        <w:t>source</w:t>
      </w:r>
      <w:r>
        <w:rPr>
          <w:spacing w:val="-2"/>
          <w:sz w:val="24"/>
        </w:rPr>
        <w:t xml:space="preserve"> </w:t>
      </w:r>
      <w:r>
        <w:rPr>
          <w:sz w:val="24"/>
        </w:rPr>
        <w:t>values</w:t>
      </w:r>
      <w:r>
        <w:rPr>
          <w:spacing w:val="3"/>
          <w:sz w:val="24"/>
        </w:rPr>
        <w:t xml:space="preserve"> </w:t>
      </w:r>
      <w:r>
        <w:rPr>
          <w:sz w:val="24"/>
        </w:rPr>
        <w:t>because</w:t>
      </w:r>
      <w:r>
        <w:rPr>
          <w:spacing w:val="-2"/>
          <w:sz w:val="24"/>
        </w:rPr>
        <w:t xml:space="preserve"> </w:t>
      </w:r>
      <w:r>
        <w:rPr>
          <w:sz w:val="24"/>
        </w:rPr>
        <w:t>of</w:t>
      </w:r>
      <w:r>
        <w:rPr>
          <w:spacing w:val="1"/>
          <w:sz w:val="24"/>
        </w:rPr>
        <w:t xml:space="preserve"> </w:t>
      </w:r>
      <w:r>
        <w:rPr>
          <w:sz w:val="24"/>
        </w:rPr>
        <w:t>their</w:t>
      </w:r>
      <w:r>
        <w:rPr>
          <w:spacing w:val="-2"/>
          <w:sz w:val="24"/>
        </w:rPr>
        <w:t xml:space="preserve"> </w:t>
      </w:r>
      <w:r>
        <w:rPr>
          <w:sz w:val="24"/>
        </w:rPr>
        <w:t xml:space="preserve">high </w:t>
      </w:r>
      <w:r>
        <w:rPr>
          <w:spacing w:val="-2"/>
          <w:sz w:val="24"/>
        </w:rPr>
        <w:t>mobility</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across</w:t>
      </w:r>
      <w:r>
        <w:rPr>
          <w:spacing w:val="-1"/>
          <w:sz w:val="24"/>
        </w:rPr>
        <w:t xml:space="preserve"> </w:t>
      </w:r>
      <w:r>
        <w:rPr>
          <w:sz w:val="24"/>
        </w:rPr>
        <w:t>farms</w:t>
      </w:r>
      <w:r>
        <w:rPr>
          <w:spacing w:val="-1"/>
          <w:sz w:val="24"/>
        </w:rPr>
        <w:t xml:space="preserve"> </w:t>
      </w:r>
      <w:r>
        <w:rPr>
          <w:sz w:val="24"/>
        </w:rPr>
        <w:t>(Mazzi and</w:t>
      </w:r>
      <w:r>
        <w:rPr>
          <w:spacing w:val="-1"/>
          <w:sz w:val="24"/>
        </w:rPr>
        <w:t xml:space="preserve"> </w:t>
      </w:r>
      <w:r>
        <w:rPr>
          <w:sz w:val="24"/>
        </w:rPr>
        <w:t>Dorn,</w:t>
      </w:r>
      <w:r>
        <w:rPr>
          <w:spacing w:val="-1"/>
          <w:sz w:val="24"/>
        </w:rPr>
        <w:t xml:space="preserve"> </w:t>
      </w:r>
      <w:r>
        <w:rPr>
          <w:sz w:val="24"/>
        </w:rPr>
        <w:t xml:space="preserve">2012; Sun </w:t>
      </w:r>
      <w:r>
        <w:rPr>
          <w:i/>
          <w:sz w:val="24"/>
        </w:rPr>
        <w:t>et</w:t>
      </w:r>
      <w:r>
        <w:rPr>
          <w:i/>
          <w:spacing w:val="-1"/>
          <w:sz w:val="24"/>
        </w:rPr>
        <w:t xml:space="preserve"> </w:t>
      </w:r>
      <w:r>
        <w:rPr>
          <w:i/>
          <w:sz w:val="24"/>
        </w:rPr>
        <w:t>al.</w:t>
      </w:r>
      <w:r>
        <w:rPr>
          <w:sz w:val="24"/>
        </w:rPr>
        <w:t>,</w:t>
      </w:r>
      <w:r>
        <w:rPr>
          <w:spacing w:val="-1"/>
          <w:sz w:val="24"/>
        </w:rPr>
        <w:t xml:space="preserve"> </w:t>
      </w:r>
      <w:r>
        <w:rPr>
          <w:sz w:val="24"/>
        </w:rPr>
        <w:t>2015).</w:t>
      </w:r>
      <w:r>
        <w:rPr>
          <w:spacing w:val="61"/>
          <w:sz w:val="24"/>
        </w:rPr>
        <w:t xml:space="preserve"> </w:t>
      </w:r>
      <w:r>
        <w:rPr>
          <w:sz w:val="24"/>
        </w:rPr>
        <w:t>Isotope</w:t>
      </w:r>
      <w:r>
        <w:rPr>
          <w:spacing w:val="-2"/>
          <w:sz w:val="24"/>
        </w:rPr>
        <w:t xml:space="preserve"> </w:t>
      </w:r>
      <w:r>
        <w:rPr>
          <w:sz w:val="24"/>
        </w:rPr>
        <w:t>data</w:t>
      </w:r>
      <w:r>
        <w:rPr>
          <w:spacing w:val="1"/>
          <w:sz w:val="24"/>
        </w:rPr>
        <w:t xml:space="preserve"> </w:t>
      </w:r>
      <w:r>
        <w:rPr>
          <w:sz w:val="24"/>
        </w:rPr>
        <w:t>at</w:t>
      </w:r>
      <w:r>
        <w:rPr>
          <w:spacing w:val="-1"/>
          <w:sz w:val="24"/>
        </w:rPr>
        <w:t xml:space="preserve"> </w:t>
      </w:r>
      <w:r>
        <w:rPr>
          <w:sz w:val="24"/>
        </w:rPr>
        <w:t>the seedling</w:t>
      </w:r>
      <w:r>
        <w:rPr>
          <w:spacing w:val="-3"/>
          <w:sz w:val="24"/>
        </w:rPr>
        <w:t xml:space="preserve"> </w:t>
      </w:r>
      <w:r>
        <w:rPr>
          <w:sz w:val="24"/>
        </w:rPr>
        <w:t>stage</w:t>
      </w:r>
      <w:r>
        <w:rPr>
          <w:spacing w:val="-2"/>
          <w:sz w:val="24"/>
        </w:rPr>
        <w:t xml:space="preserve"> </w:t>
      </w:r>
      <w:r>
        <w:rPr>
          <w:sz w:val="24"/>
        </w:rPr>
        <w:t>for</w:t>
      </w:r>
      <w:r>
        <w:rPr>
          <w:spacing w:val="-2"/>
          <w:sz w:val="24"/>
        </w:rPr>
        <w:t xml:space="preserve"> </w:t>
      </w:r>
      <w:r>
        <w:rPr>
          <w:spacing w:val="-5"/>
          <w:sz w:val="24"/>
        </w:rPr>
        <w:t>the</w:t>
      </w:r>
    </w:p>
    <w:p>
      <w:pPr>
        <w:pStyle w:val="6"/>
        <w:spacing w:before="1"/>
      </w:pPr>
    </w:p>
    <w:p>
      <w:pPr>
        <w:pStyle w:val="10"/>
        <w:numPr>
          <w:ilvl w:val="0"/>
          <w:numId w:val="24"/>
        </w:numPr>
        <w:tabs>
          <w:tab w:val="left" w:pos="1440"/>
        </w:tabs>
        <w:spacing w:before="0" w:after="0" w:line="240" w:lineRule="auto"/>
        <w:ind w:left="1440" w:right="0" w:hanging="720"/>
        <w:jc w:val="left"/>
        <w:rPr>
          <w:sz w:val="24"/>
        </w:rPr>
      </w:pPr>
      <w:r>
        <w:rPr>
          <w:sz w:val="24"/>
        </w:rPr>
        <w:t>three</w:t>
      </w:r>
      <w:r>
        <w:rPr>
          <w:spacing w:val="-4"/>
          <w:sz w:val="24"/>
        </w:rPr>
        <w:t xml:space="preserve"> </w:t>
      </w:r>
      <w:r>
        <w:rPr>
          <w:sz w:val="24"/>
        </w:rPr>
        <w:t>study</w:t>
      </w:r>
      <w:r>
        <w:rPr>
          <w:spacing w:val="-1"/>
          <w:sz w:val="24"/>
        </w:rPr>
        <w:t xml:space="preserve"> </w:t>
      </w:r>
      <w:r>
        <w:rPr>
          <w:sz w:val="24"/>
        </w:rPr>
        <w:t>years</w:t>
      </w:r>
      <w:r>
        <w:rPr>
          <w:spacing w:val="-1"/>
          <w:sz w:val="24"/>
        </w:rPr>
        <w:t xml:space="preserve"> </w:t>
      </w:r>
      <w:r>
        <w:rPr>
          <w:sz w:val="24"/>
        </w:rPr>
        <w:t>were</w:t>
      </w:r>
      <w:r>
        <w:rPr>
          <w:spacing w:val="-2"/>
          <w:sz w:val="24"/>
        </w:rPr>
        <w:t xml:space="preserve"> </w:t>
      </w:r>
      <w:r>
        <w:rPr>
          <w:sz w:val="24"/>
        </w:rPr>
        <w:t>omitted</w:t>
      </w:r>
      <w:r>
        <w:rPr>
          <w:spacing w:val="-1"/>
          <w:sz w:val="24"/>
        </w:rPr>
        <w:t xml:space="preserve"> </w:t>
      </w:r>
      <w:r>
        <w:rPr>
          <w:sz w:val="24"/>
        </w:rPr>
        <w:t>from the</w:t>
      </w:r>
      <w:r>
        <w:rPr>
          <w:spacing w:val="-1"/>
          <w:sz w:val="24"/>
        </w:rPr>
        <w:t xml:space="preserve"> </w:t>
      </w:r>
      <w:r>
        <w:rPr>
          <w:sz w:val="24"/>
        </w:rPr>
        <w:t>analysis</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insufficient</w:t>
      </w:r>
      <w:r>
        <w:rPr>
          <w:spacing w:val="4"/>
          <w:sz w:val="24"/>
        </w:rPr>
        <w:t xml:space="preserve"> </w:t>
      </w:r>
      <w:r>
        <w:rPr>
          <w:sz w:val="24"/>
        </w:rPr>
        <w:t>sample</w:t>
      </w:r>
      <w:r>
        <w:rPr>
          <w:spacing w:val="-2"/>
          <w:sz w:val="24"/>
        </w:rPr>
        <w:t xml:space="preserve"> </w:t>
      </w:r>
      <w:r>
        <w:rPr>
          <w:sz w:val="24"/>
        </w:rPr>
        <w:t>sizes for</w:t>
      </w:r>
      <w:r>
        <w:rPr>
          <w:spacing w:val="-2"/>
          <w:sz w:val="24"/>
        </w:rPr>
        <w:t xml:space="preserve"> model</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estimation.</w:t>
      </w:r>
      <w:r>
        <w:rPr>
          <w:spacing w:val="58"/>
          <w:sz w:val="24"/>
        </w:rPr>
        <w:t xml:space="preserve"> </w:t>
      </w:r>
      <w:r>
        <w:rPr>
          <w:sz w:val="24"/>
        </w:rPr>
        <w:t>To</w:t>
      </w:r>
      <w:r>
        <w:rPr>
          <w:spacing w:val="-1"/>
          <w:sz w:val="24"/>
        </w:rPr>
        <w:t xml:space="preserve"> </w:t>
      </w:r>
      <w:r>
        <w:rPr>
          <w:sz w:val="24"/>
        </w:rPr>
        <w:t>improve</w:t>
      </w:r>
      <w:r>
        <w:rPr>
          <w:spacing w:val="-3"/>
          <w:sz w:val="24"/>
        </w:rPr>
        <w:t xml:space="preserve"> </w:t>
      </w:r>
      <w:r>
        <w:rPr>
          <w:sz w:val="24"/>
        </w:rPr>
        <w:t>our</w:t>
      </w:r>
      <w:r>
        <w:rPr>
          <w:spacing w:val="-1"/>
          <w:sz w:val="24"/>
        </w:rPr>
        <w:t xml:space="preserve"> </w:t>
      </w:r>
      <w:r>
        <w:rPr>
          <w:sz w:val="24"/>
        </w:rPr>
        <w:t>model estimates,</w:t>
      </w:r>
      <w:r>
        <w:rPr>
          <w:spacing w:val="-1"/>
          <w:sz w:val="24"/>
        </w:rPr>
        <w:t xml:space="preserve"> </w:t>
      </w:r>
      <w:r>
        <w:rPr>
          <w:sz w:val="24"/>
        </w:rPr>
        <w:t>carbon</w:t>
      </w:r>
      <w:r>
        <w:rPr>
          <w:spacing w:val="-1"/>
          <w:sz w:val="24"/>
        </w:rPr>
        <w:t xml:space="preserve"> </w:t>
      </w:r>
      <w:r>
        <w:rPr>
          <w:sz w:val="24"/>
        </w:rPr>
        <w:t>and</w:t>
      </w:r>
      <w:r>
        <w:rPr>
          <w:spacing w:val="-1"/>
          <w:sz w:val="24"/>
        </w:rPr>
        <w:t xml:space="preserve"> </w:t>
      </w:r>
      <w:r>
        <w:rPr>
          <w:sz w:val="24"/>
        </w:rPr>
        <w:t>nitrogen</w:t>
      </w:r>
      <w:r>
        <w:rPr>
          <w:spacing w:val="-1"/>
          <w:sz w:val="24"/>
        </w:rPr>
        <w:t xml:space="preserve"> </w:t>
      </w:r>
      <w:r>
        <w:rPr>
          <w:sz w:val="24"/>
        </w:rPr>
        <w:t>concentration</w:t>
      </w:r>
      <w:r>
        <w:rPr>
          <w:spacing w:val="-1"/>
          <w:sz w:val="24"/>
        </w:rPr>
        <w:t xml:space="preserve"> </w:t>
      </w:r>
      <w:r>
        <w:rPr>
          <w:sz w:val="24"/>
        </w:rPr>
        <w:t xml:space="preserve">dependencies </w:t>
      </w:r>
      <w:r>
        <w:rPr>
          <w:spacing w:val="-5"/>
          <w:sz w:val="24"/>
        </w:rPr>
        <w:t>as</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well</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residual/process errors</w:t>
      </w:r>
      <w:r>
        <w:rPr>
          <w:spacing w:val="-1"/>
          <w:sz w:val="24"/>
        </w:rPr>
        <w:t xml:space="preserve"> </w:t>
      </w:r>
      <w:r>
        <w:rPr>
          <w:sz w:val="24"/>
        </w:rPr>
        <w:t>were</w:t>
      </w:r>
      <w:r>
        <w:rPr>
          <w:spacing w:val="-3"/>
          <w:sz w:val="24"/>
        </w:rPr>
        <w:t xml:space="preserve"> </w:t>
      </w:r>
      <w:r>
        <w:rPr>
          <w:sz w:val="24"/>
        </w:rPr>
        <w:t>incorporated</w:t>
      </w:r>
      <w:r>
        <w:rPr>
          <w:spacing w:val="1"/>
          <w:sz w:val="24"/>
        </w:rPr>
        <w:t xml:space="preserve"> </w:t>
      </w:r>
      <w:r>
        <w:rPr>
          <w:sz w:val="24"/>
        </w:rPr>
        <w:t>(Phillips and</w:t>
      </w:r>
      <w:r>
        <w:rPr>
          <w:spacing w:val="-1"/>
          <w:sz w:val="24"/>
        </w:rPr>
        <w:t xml:space="preserve"> </w:t>
      </w:r>
      <w:r>
        <w:rPr>
          <w:sz w:val="24"/>
        </w:rPr>
        <w:t>Koch,</w:t>
      </w:r>
      <w:r>
        <w:rPr>
          <w:spacing w:val="-1"/>
          <w:sz w:val="24"/>
        </w:rPr>
        <w:t xml:space="preserve"> </w:t>
      </w:r>
      <w:r>
        <w:rPr>
          <w:sz w:val="24"/>
        </w:rPr>
        <w:t>2002;</w:t>
      </w:r>
      <w:r>
        <w:rPr>
          <w:spacing w:val="-1"/>
          <w:sz w:val="24"/>
        </w:rPr>
        <w:t xml:space="preserve"> </w:t>
      </w:r>
      <w:r>
        <w:rPr>
          <w:sz w:val="24"/>
        </w:rPr>
        <w:t xml:space="preserve">Stock </w:t>
      </w:r>
      <w:r>
        <w:rPr>
          <w:spacing w:val="-5"/>
          <w:sz w:val="24"/>
        </w:rPr>
        <w:t>and</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Semmens,</w:t>
      </w:r>
      <w:r>
        <w:rPr>
          <w:spacing w:val="-3"/>
          <w:sz w:val="24"/>
        </w:rPr>
        <w:t xml:space="preserve"> </w:t>
      </w:r>
      <w:r>
        <w:rPr>
          <w:sz w:val="24"/>
        </w:rPr>
        <w:t>2016).</w:t>
      </w:r>
      <w:r>
        <w:rPr>
          <w:spacing w:val="58"/>
          <w:sz w:val="24"/>
        </w:rPr>
        <w:t xml:space="preserve"> </w:t>
      </w:r>
      <w:r>
        <w:rPr>
          <w:sz w:val="24"/>
        </w:rPr>
        <w:t>Trophic</w:t>
      </w:r>
      <w:r>
        <w:rPr>
          <w:spacing w:val="-1"/>
          <w:sz w:val="24"/>
        </w:rPr>
        <w:t xml:space="preserve"> </w:t>
      </w:r>
      <w:r>
        <w:rPr>
          <w:sz w:val="24"/>
        </w:rPr>
        <w:t>discrimination</w:t>
      </w:r>
      <w:r>
        <w:rPr>
          <w:spacing w:val="-1"/>
          <w:sz w:val="24"/>
        </w:rPr>
        <w:t xml:space="preserve"> </w:t>
      </w:r>
      <w:r>
        <w:rPr>
          <w:sz w:val="24"/>
        </w:rPr>
        <w:t>factors</w:t>
      </w:r>
      <w:r>
        <w:rPr>
          <w:spacing w:val="2"/>
          <w:sz w:val="24"/>
        </w:rPr>
        <w:t xml:space="preserve"> </w:t>
      </w:r>
      <w:r>
        <w:rPr>
          <w:sz w:val="24"/>
        </w:rPr>
        <w:t>(TDFs)</w:t>
      </w:r>
      <w:r>
        <w:rPr>
          <w:spacing w:val="-1"/>
          <w:sz w:val="24"/>
        </w:rPr>
        <w:t xml:space="preserve"> </w:t>
      </w:r>
      <w:r>
        <w:rPr>
          <w:sz w:val="24"/>
        </w:rPr>
        <w:t>were</w:t>
      </w:r>
      <w:r>
        <w:rPr>
          <w:spacing w:val="-1"/>
          <w:sz w:val="24"/>
        </w:rPr>
        <w:t xml:space="preserve"> </w:t>
      </w:r>
      <w:r>
        <w:rPr>
          <w:sz w:val="24"/>
        </w:rPr>
        <w:t>estimated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diet-</w:t>
      </w:r>
      <w:r>
        <w:rPr>
          <w:spacing w:val="-2"/>
          <w:sz w:val="24"/>
        </w:rPr>
        <w:t>dependent</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discrimination</w:t>
      </w:r>
      <w:r>
        <w:rPr>
          <w:spacing w:val="-1"/>
          <w:sz w:val="24"/>
        </w:rPr>
        <w:t xml:space="preserve"> </w:t>
      </w:r>
      <w:r>
        <w:rPr>
          <w:sz w:val="24"/>
        </w:rPr>
        <w:t>equation proposed</w:t>
      </w:r>
      <w:r>
        <w:rPr>
          <w:spacing w:val="-1"/>
          <w:sz w:val="24"/>
        </w:rPr>
        <w:t xml:space="preserve"> </w:t>
      </w:r>
      <w:r>
        <w:rPr>
          <w:sz w:val="24"/>
        </w:rPr>
        <w:t>by</w:t>
      </w:r>
      <w:r>
        <w:rPr>
          <w:spacing w:val="-4"/>
          <w:sz w:val="24"/>
        </w:rPr>
        <w:t xml:space="preserve"> </w:t>
      </w:r>
      <w:r>
        <w:rPr>
          <w:sz w:val="24"/>
        </w:rPr>
        <w:t xml:space="preserve">Caut </w:t>
      </w:r>
      <w:r>
        <w:rPr>
          <w:i/>
          <w:sz w:val="24"/>
        </w:rPr>
        <w:t>et</w:t>
      </w:r>
      <w:r>
        <w:rPr>
          <w:i/>
          <w:spacing w:val="-1"/>
          <w:sz w:val="24"/>
        </w:rPr>
        <w:t xml:space="preserve"> </w:t>
      </w:r>
      <w:r>
        <w:rPr>
          <w:i/>
          <w:sz w:val="24"/>
        </w:rPr>
        <w:t xml:space="preserve">al. </w:t>
      </w:r>
      <w:r>
        <w:rPr>
          <w:sz w:val="24"/>
        </w:rPr>
        <w:t>(2009).</w:t>
      </w:r>
      <w:r>
        <w:rPr>
          <w:spacing w:val="59"/>
          <w:sz w:val="24"/>
        </w:rPr>
        <w:t xml:space="preserve"> </w:t>
      </w:r>
      <w:r>
        <w:rPr>
          <w:sz w:val="24"/>
        </w:rPr>
        <w:t>We</w:t>
      </w:r>
      <w:r>
        <w:rPr>
          <w:spacing w:val="-1"/>
          <w:sz w:val="24"/>
        </w:rPr>
        <w:t xml:space="preserve"> </w:t>
      </w:r>
      <w:r>
        <w:rPr>
          <w:sz w:val="24"/>
        </w:rPr>
        <w:t>ran three</w:t>
      </w:r>
      <w:r>
        <w:rPr>
          <w:spacing w:val="-2"/>
          <w:sz w:val="24"/>
        </w:rPr>
        <w:t xml:space="preserve"> </w:t>
      </w:r>
      <w:r>
        <w:rPr>
          <w:sz w:val="24"/>
        </w:rPr>
        <w:t xml:space="preserve">Markov Chain </w:t>
      </w:r>
      <w:r>
        <w:rPr>
          <w:spacing w:val="-2"/>
          <w:sz w:val="24"/>
        </w:rPr>
        <w:t>Monte</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Carlo</w:t>
      </w:r>
      <w:r>
        <w:rPr>
          <w:spacing w:val="-1"/>
          <w:sz w:val="24"/>
        </w:rPr>
        <w:t xml:space="preserve"> </w:t>
      </w:r>
      <w:r>
        <w:rPr>
          <w:sz w:val="24"/>
        </w:rPr>
        <w:t>(MCMC) chains, each</w:t>
      </w:r>
      <w:r>
        <w:rPr>
          <w:spacing w:val="-1"/>
          <w:sz w:val="24"/>
        </w:rPr>
        <w:t xml:space="preserve"> </w:t>
      </w:r>
      <w:r>
        <w:rPr>
          <w:sz w:val="24"/>
        </w:rPr>
        <w:t>with 50,000 iterations</w:t>
      </w:r>
      <w:r>
        <w:rPr>
          <w:spacing w:val="-1"/>
          <w:sz w:val="24"/>
        </w:rPr>
        <w:t xml:space="preserve"> </w:t>
      </w:r>
      <w:r>
        <w:rPr>
          <w:sz w:val="24"/>
        </w:rPr>
        <w:t>and a</w:t>
      </w:r>
      <w:r>
        <w:rPr>
          <w:spacing w:val="-1"/>
          <w:sz w:val="24"/>
        </w:rPr>
        <w:t xml:space="preserve"> </w:t>
      </w:r>
      <w:r>
        <w:rPr>
          <w:sz w:val="24"/>
        </w:rPr>
        <w:t>burn-in</w:t>
      </w:r>
      <w:r>
        <w:rPr>
          <w:spacing w:val="-1"/>
          <w:sz w:val="24"/>
        </w:rPr>
        <w:t xml:space="preserve"> </w:t>
      </w:r>
      <w:r>
        <w:rPr>
          <w:sz w:val="24"/>
        </w:rPr>
        <w:t>number of</w:t>
      </w:r>
      <w:r>
        <w:rPr>
          <w:spacing w:val="-1"/>
          <w:sz w:val="24"/>
        </w:rPr>
        <w:t xml:space="preserve"> </w:t>
      </w:r>
      <w:r>
        <w:rPr>
          <w:sz w:val="24"/>
        </w:rPr>
        <w:t>25,000, along</w:t>
      </w:r>
      <w:r>
        <w:rPr>
          <w:spacing w:val="-3"/>
          <w:sz w:val="24"/>
        </w:rPr>
        <w:t xml:space="preserve"> </w:t>
      </w:r>
      <w:r>
        <w:rPr>
          <w:sz w:val="24"/>
        </w:rPr>
        <w:t xml:space="preserve">with </w:t>
      </w:r>
      <w:r>
        <w:rPr>
          <w:spacing w:val="-10"/>
          <w:sz w:val="24"/>
        </w:rPr>
        <w:t>a</w:t>
      </w:r>
    </w:p>
    <w:p>
      <w:pPr>
        <w:pStyle w:val="6"/>
      </w:pPr>
    </w:p>
    <w:p>
      <w:pPr>
        <w:pStyle w:val="10"/>
        <w:numPr>
          <w:ilvl w:val="0"/>
          <w:numId w:val="24"/>
        </w:numPr>
        <w:tabs>
          <w:tab w:val="left" w:pos="1440"/>
        </w:tabs>
        <w:spacing w:before="1" w:after="0" w:line="240" w:lineRule="auto"/>
        <w:ind w:left="1440" w:right="0" w:hanging="720"/>
        <w:jc w:val="left"/>
        <w:rPr>
          <w:sz w:val="24"/>
        </w:rPr>
      </w:pPr>
      <w:r>
        <w:rPr>
          <w:sz w:val="24"/>
        </w:rPr>
        <w:t>non-informative</w:t>
      </w:r>
      <w:r>
        <w:rPr>
          <w:spacing w:val="-3"/>
          <w:sz w:val="24"/>
        </w:rPr>
        <w:t xml:space="preserve"> </w:t>
      </w:r>
      <w:r>
        <w:rPr>
          <w:sz w:val="24"/>
        </w:rPr>
        <w:t>Dirichlet</w:t>
      </w:r>
      <w:r>
        <w:rPr>
          <w:spacing w:val="-1"/>
          <w:sz w:val="24"/>
        </w:rPr>
        <w:t xml:space="preserve"> </w:t>
      </w:r>
      <w:r>
        <w:rPr>
          <w:sz w:val="24"/>
        </w:rPr>
        <w:t>prior.</w:t>
      </w:r>
      <w:r>
        <w:rPr>
          <w:spacing w:val="58"/>
          <w:sz w:val="24"/>
        </w:rPr>
        <w:t xml:space="preserve"> </w:t>
      </w:r>
      <w:r>
        <w:rPr>
          <w:sz w:val="24"/>
        </w:rPr>
        <w:t>Chain convergence</w:t>
      </w:r>
      <w:r>
        <w:rPr>
          <w:spacing w:val="-2"/>
          <w:sz w:val="24"/>
        </w:rPr>
        <w:t xml:space="preserve"> </w:t>
      </w:r>
      <w:r>
        <w:rPr>
          <w:sz w:val="24"/>
        </w:rPr>
        <w:t>was</w:t>
      </w:r>
      <w:r>
        <w:rPr>
          <w:spacing w:val="2"/>
          <w:sz w:val="24"/>
        </w:rPr>
        <w:t xml:space="preserve"> </w:t>
      </w:r>
      <w:r>
        <w:rPr>
          <w:sz w:val="24"/>
        </w:rPr>
        <w:t>assessed</w:t>
      </w:r>
      <w:r>
        <w:rPr>
          <w:spacing w:val="-1"/>
          <w:sz w:val="24"/>
        </w:rPr>
        <w:t xml:space="preserve"> </w:t>
      </w:r>
      <w:r>
        <w:rPr>
          <w:sz w:val="24"/>
        </w:rPr>
        <w:t xml:space="preserve">via Gelman-Rubin </w:t>
      </w:r>
      <w:r>
        <w:rPr>
          <w:spacing w:val="-5"/>
          <w:sz w:val="24"/>
        </w:rPr>
        <w:t>and</w:t>
      </w:r>
    </w:p>
    <w:p>
      <w:pPr>
        <w:pStyle w:val="10"/>
        <w:numPr>
          <w:ilvl w:val="0"/>
          <w:numId w:val="24"/>
        </w:numPr>
        <w:tabs>
          <w:tab w:val="left" w:pos="1440"/>
        </w:tabs>
        <w:spacing w:before="276" w:after="0" w:line="240" w:lineRule="auto"/>
        <w:ind w:left="1440" w:right="0" w:hanging="720"/>
        <w:jc w:val="left"/>
        <w:rPr>
          <w:sz w:val="24"/>
        </w:rPr>
      </w:pPr>
      <w:r>
        <w:rPr>
          <w:sz w:val="24"/>
        </w:rPr>
        <w:t>Geweke</w:t>
      </w:r>
      <w:r>
        <w:rPr>
          <w:spacing w:val="-5"/>
          <w:sz w:val="24"/>
        </w:rPr>
        <w:t xml:space="preserve"> </w:t>
      </w:r>
      <w:r>
        <w:rPr>
          <w:sz w:val="24"/>
        </w:rPr>
        <w:t>diagnostics.</w:t>
      </w:r>
      <w:r>
        <w:rPr>
          <w:spacing w:val="58"/>
          <w:sz w:val="24"/>
        </w:rPr>
        <w:t xml:space="preserve"> </w:t>
      </w:r>
      <w:r>
        <w:rPr>
          <w:sz w:val="24"/>
        </w:rPr>
        <w:t>Bayesian</w:t>
      </w:r>
      <w:r>
        <w:rPr>
          <w:spacing w:val="-1"/>
          <w:sz w:val="24"/>
        </w:rPr>
        <w:t xml:space="preserve"> </w:t>
      </w:r>
      <w:r>
        <w:rPr>
          <w:sz w:val="24"/>
        </w:rPr>
        <w:t>posterior</w:t>
      </w:r>
      <w:r>
        <w:rPr>
          <w:spacing w:val="-2"/>
          <w:sz w:val="24"/>
        </w:rPr>
        <w:t xml:space="preserve"> </w:t>
      </w:r>
      <w:r>
        <w:rPr>
          <w:sz w:val="24"/>
        </w:rPr>
        <w:t>median</w:t>
      </w:r>
      <w:r>
        <w:rPr>
          <w:spacing w:val="1"/>
          <w:sz w:val="24"/>
        </w:rPr>
        <w:t xml:space="preserve"> </w:t>
      </w:r>
      <w:r>
        <w:rPr>
          <w:sz w:val="24"/>
        </w:rPr>
        <w:t>estimates</w:t>
      </w:r>
      <w:r>
        <w:rPr>
          <w:spacing w:val="-1"/>
          <w:sz w:val="24"/>
        </w:rPr>
        <w:t xml:space="preserve"> </w:t>
      </w:r>
      <w:r>
        <w:rPr>
          <w:sz w:val="24"/>
        </w:rPr>
        <w:t>of</w:t>
      </w:r>
      <w:r>
        <w:rPr>
          <w:spacing w:val="-1"/>
          <w:sz w:val="24"/>
        </w:rPr>
        <w:t xml:space="preserve"> </w:t>
      </w:r>
      <w:r>
        <w:rPr>
          <w:sz w:val="24"/>
        </w:rPr>
        <w:t>diet</w:t>
      </w:r>
      <w:r>
        <w:rPr>
          <w:spacing w:val="-1"/>
          <w:sz w:val="24"/>
        </w:rPr>
        <w:t xml:space="preserve"> </w:t>
      </w:r>
      <w:r>
        <w:rPr>
          <w:sz w:val="24"/>
        </w:rPr>
        <w:t>composition</w:t>
      </w:r>
      <w:r>
        <w:rPr>
          <w:spacing w:val="-1"/>
          <w:sz w:val="24"/>
        </w:rPr>
        <w:t xml:space="preserve"> </w:t>
      </w:r>
      <w:r>
        <w:rPr>
          <w:sz w:val="24"/>
        </w:rPr>
        <w:t>(for</w:t>
      </w:r>
      <w:r>
        <w:rPr>
          <w:spacing w:val="-1"/>
          <w:sz w:val="24"/>
        </w:rPr>
        <w:t xml:space="preserve"> </w:t>
      </w:r>
      <w:r>
        <w:rPr>
          <w:sz w:val="24"/>
        </w:rPr>
        <w:t>each</w:t>
      </w:r>
      <w:r>
        <w:rPr>
          <w:spacing w:val="6"/>
          <w:sz w:val="24"/>
        </w:rPr>
        <w:t xml:space="preserve"> </w:t>
      </w:r>
      <w:r>
        <w:rPr>
          <w:spacing w:val="-2"/>
          <w:sz w:val="24"/>
        </w:rPr>
        <w:t>year-</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farm-stage</w:t>
      </w:r>
      <w:r>
        <w:rPr>
          <w:spacing w:val="-3"/>
          <w:sz w:val="24"/>
        </w:rPr>
        <w:t xml:space="preserve"> </w:t>
      </w:r>
      <w:r>
        <w:rPr>
          <w:sz w:val="24"/>
        </w:rPr>
        <w:t>combination)</w:t>
      </w:r>
      <w:r>
        <w:rPr>
          <w:spacing w:val="-1"/>
          <w:sz w:val="24"/>
        </w:rPr>
        <w:t xml:space="preserve"> </w:t>
      </w:r>
      <w:r>
        <w:rPr>
          <w:sz w:val="24"/>
        </w:rPr>
        <w:t>were</w:t>
      </w:r>
      <w:r>
        <w:rPr>
          <w:spacing w:val="-1"/>
          <w:sz w:val="24"/>
        </w:rPr>
        <w:t xml:space="preserve"> </w:t>
      </w:r>
      <w:r>
        <w:rPr>
          <w:sz w:val="24"/>
        </w:rPr>
        <w:t>extracted</w:t>
      </w:r>
      <w:r>
        <w:rPr>
          <w:spacing w:val="-2"/>
          <w:sz w:val="24"/>
        </w:rPr>
        <w:t xml:space="preserve"> </w:t>
      </w:r>
      <w:r>
        <w:rPr>
          <w:sz w:val="24"/>
        </w:rPr>
        <w:t>for further</w:t>
      </w:r>
      <w:r>
        <w:rPr>
          <w:spacing w:val="-2"/>
          <w:sz w:val="24"/>
        </w:rPr>
        <w:t xml:space="preserve"> </w:t>
      </w:r>
      <w:r>
        <w:rPr>
          <w:sz w:val="24"/>
        </w:rPr>
        <w:t>analyses.</w:t>
      </w:r>
      <w:r>
        <w:rPr>
          <w:spacing w:val="59"/>
          <w:sz w:val="24"/>
        </w:rPr>
        <w:t xml:space="preserve"> </w:t>
      </w:r>
      <w:r>
        <w:rPr>
          <w:sz w:val="24"/>
        </w:rPr>
        <w:t>Bayesian</w:t>
      </w:r>
      <w:r>
        <w:rPr>
          <w:spacing w:val="-1"/>
          <w:sz w:val="24"/>
        </w:rPr>
        <w:t xml:space="preserve"> </w:t>
      </w:r>
      <w:r>
        <w:rPr>
          <w:sz w:val="24"/>
        </w:rPr>
        <w:t>posterior</w:t>
      </w:r>
      <w:r>
        <w:rPr>
          <w:spacing w:val="-2"/>
          <w:sz w:val="24"/>
        </w:rPr>
        <w:t xml:space="preserve"> </w:t>
      </w:r>
      <w:r>
        <w:rPr>
          <w:sz w:val="24"/>
        </w:rPr>
        <w:t>means,</w:t>
      </w:r>
      <w:r>
        <w:rPr>
          <w:spacing w:val="-1"/>
          <w:sz w:val="24"/>
        </w:rPr>
        <w:t xml:space="preserve"> </w:t>
      </w:r>
      <w:r>
        <w:rPr>
          <w:spacing w:val="-4"/>
          <w:sz w:val="24"/>
        </w:rPr>
        <w:t>SDs,</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medians,</w:t>
      </w:r>
      <w:r>
        <w:rPr>
          <w:spacing w:val="-1"/>
          <w:sz w:val="24"/>
        </w:rPr>
        <w:t xml:space="preserve"> </w:t>
      </w:r>
      <w:r>
        <w:rPr>
          <w:sz w:val="24"/>
        </w:rPr>
        <w:t>and 95%</w:t>
      </w:r>
      <w:r>
        <w:rPr>
          <w:spacing w:val="-2"/>
          <w:sz w:val="24"/>
        </w:rPr>
        <w:t xml:space="preserve"> </w:t>
      </w:r>
      <w:r>
        <w:rPr>
          <w:sz w:val="24"/>
        </w:rPr>
        <w:t>credible intervals</w:t>
      </w:r>
      <w:r>
        <w:rPr>
          <w:spacing w:val="-1"/>
          <w:sz w:val="24"/>
        </w:rPr>
        <w:t xml:space="preserve"> </w:t>
      </w:r>
      <w:r>
        <w:rPr>
          <w:sz w:val="24"/>
        </w:rPr>
        <w:t>are</w:t>
      </w:r>
      <w:r>
        <w:rPr>
          <w:spacing w:val="-1"/>
          <w:sz w:val="24"/>
        </w:rPr>
        <w:t xml:space="preserve"> </w:t>
      </w:r>
      <w:r>
        <w:rPr>
          <w:sz w:val="24"/>
        </w:rPr>
        <w:t>provided</w:t>
      </w:r>
      <w:r>
        <w:rPr>
          <w:spacing w:val="-1"/>
          <w:sz w:val="24"/>
        </w:rPr>
        <w:t xml:space="preserve"> </w:t>
      </w:r>
      <w:r>
        <w:rPr>
          <w:sz w:val="24"/>
        </w:rPr>
        <w:t>in Appendix</w:t>
      </w:r>
      <w:r>
        <w:rPr>
          <w:spacing w:val="2"/>
          <w:sz w:val="24"/>
        </w:rPr>
        <w:t xml:space="preserve"> </w:t>
      </w:r>
      <w:r>
        <w:rPr>
          <w:spacing w:val="-5"/>
          <w:sz w:val="24"/>
        </w:rPr>
        <w:t>B.</w:t>
      </w:r>
    </w:p>
    <w:p>
      <w:pPr>
        <w:pStyle w:val="6"/>
      </w:pPr>
    </w:p>
    <w:p>
      <w:pPr>
        <w:pStyle w:val="10"/>
        <w:numPr>
          <w:ilvl w:val="0"/>
          <w:numId w:val="24"/>
        </w:numPr>
        <w:tabs>
          <w:tab w:val="left" w:pos="2160"/>
        </w:tabs>
        <w:spacing w:before="0" w:after="0" w:line="240" w:lineRule="auto"/>
        <w:ind w:left="2160" w:right="0" w:hanging="1440"/>
        <w:jc w:val="left"/>
        <w:rPr>
          <w:sz w:val="24"/>
        </w:rPr>
      </w:pPr>
      <w:r>
        <w:rPr>
          <w:sz w:val="24"/>
        </w:rPr>
        <w:t>To</w:t>
      </w:r>
      <w:r>
        <w:rPr>
          <w:spacing w:val="-1"/>
          <w:sz w:val="24"/>
        </w:rPr>
        <w:t xml:space="preserve"> </w:t>
      </w:r>
      <w:r>
        <w:rPr>
          <w:sz w:val="24"/>
        </w:rPr>
        <w:t>examine</w:t>
      </w:r>
      <w:r>
        <w:rPr>
          <w:spacing w:val="-2"/>
          <w:sz w:val="24"/>
        </w:rPr>
        <w:t xml:space="preserve"> </w:t>
      </w:r>
      <w:r>
        <w:rPr>
          <w:sz w:val="24"/>
        </w:rPr>
        <w:t>how local</w:t>
      </w:r>
      <w:r>
        <w:rPr>
          <w:spacing w:val="-1"/>
          <w:sz w:val="24"/>
        </w:rPr>
        <w:t xml:space="preserve"> </w:t>
      </w:r>
      <w:r>
        <w:rPr>
          <w:sz w:val="24"/>
        </w:rPr>
        <w:t>abiotic and</w:t>
      </w:r>
      <w:r>
        <w:rPr>
          <w:spacing w:val="-1"/>
          <w:sz w:val="24"/>
        </w:rPr>
        <w:t xml:space="preserve"> </w:t>
      </w:r>
      <w:r>
        <w:rPr>
          <w:sz w:val="24"/>
        </w:rPr>
        <w:t>biotic factors</w:t>
      </w:r>
      <w:r>
        <w:rPr>
          <w:spacing w:val="-1"/>
          <w:sz w:val="24"/>
        </w:rPr>
        <w:t xml:space="preserve"> </w:t>
      </w:r>
      <w:r>
        <w:rPr>
          <w:sz w:val="24"/>
        </w:rPr>
        <w:t>may</w:t>
      </w:r>
      <w:r>
        <w:rPr>
          <w:spacing w:val="-3"/>
          <w:sz w:val="24"/>
        </w:rPr>
        <w:t xml:space="preserve"> </w:t>
      </w:r>
      <w:r>
        <w:rPr>
          <w:sz w:val="24"/>
        </w:rPr>
        <w:t>affect</w:t>
      </w:r>
      <w:r>
        <w:rPr>
          <w:spacing w:val="-1"/>
          <w:sz w:val="24"/>
        </w:rPr>
        <w:t xml:space="preserve"> </w:t>
      </w:r>
      <w:r>
        <w:rPr>
          <w:sz w:val="24"/>
        </w:rPr>
        <w:t>the</w:t>
      </w:r>
      <w:r>
        <w:rPr>
          <w:spacing w:val="-1"/>
          <w:sz w:val="24"/>
        </w:rPr>
        <w:t xml:space="preserve"> </w:t>
      </w:r>
      <w:r>
        <w:rPr>
          <w:sz w:val="24"/>
        </w:rPr>
        <w:t>pest</w:t>
      </w:r>
      <w:r>
        <w:rPr>
          <w:spacing w:val="-1"/>
          <w:sz w:val="24"/>
        </w:rPr>
        <w:t xml:space="preserve"> </w:t>
      </w:r>
      <w:r>
        <w:rPr>
          <w:sz w:val="24"/>
        </w:rPr>
        <w:t xml:space="preserve">consumption </w:t>
      </w:r>
      <w:r>
        <w:rPr>
          <w:spacing w:val="-5"/>
          <w:sz w:val="24"/>
        </w:rPr>
        <w:t>by</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GAPs,</w:t>
      </w:r>
      <w:r>
        <w:rPr>
          <w:spacing w:val="-1"/>
          <w:sz w:val="24"/>
        </w:rPr>
        <w:t xml:space="preserve"> </w:t>
      </w:r>
      <w:r>
        <w:rPr>
          <w:sz w:val="24"/>
        </w:rPr>
        <w:t>we</w:t>
      </w:r>
      <w:r>
        <w:rPr>
          <w:spacing w:val="-3"/>
          <w:sz w:val="24"/>
        </w:rPr>
        <w:t xml:space="preserve"> </w:t>
      </w:r>
      <w:r>
        <w:rPr>
          <w:sz w:val="24"/>
        </w:rPr>
        <w:t>fit</w:t>
      </w:r>
      <w:r>
        <w:rPr>
          <w:spacing w:val="-1"/>
          <w:sz w:val="24"/>
        </w:rPr>
        <w:t xml:space="preserve"> </w:t>
      </w:r>
      <w:r>
        <w:rPr>
          <w:sz w:val="24"/>
        </w:rPr>
        <w:t>weighted</w:t>
      </w:r>
      <w:r>
        <w:rPr>
          <w:spacing w:val="1"/>
          <w:sz w:val="24"/>
        </w:rPr>
        <w:t xml:space="preserve"> </w:t>
      </w:r>
      <w:r>
        <w:rPr>
          <w:sz w:val="24"/>
        </w:rPr>
        <w:t>generalized</w:t>
      </w:r>
      <w:r>
        <w:rPr>
          <w:spacing w:val="-1"/>
          <w:sz w:val="24"/>
        </w:rPr>
        <w:t xml:space="preserve"> </w:t>
      </w:r>
      <w:r>
        <w:rPr>
          <w:sz w:val="24"/>
        </w:rPr>
        <w:t>linear mixed</w:t>
      </w:r>
      <w:r>
        <w:rPr>
          <w:spacing w:val="-1"/>
          <w:sz w:val="24"/>
        </w:rPr>
        <w:t xml:space="preserve"> </w:t>
      </w:r>
      <w:r>
        <w:rPr>
          <w:sz w:val="24"/>
        </w:rPr>
        <w:t>models</w:t>
      </w:r>
      <w:r>
        <w:rPr>
          <w:spacing w:val="-1"/>
          <w:sz w:val="24"/>
        </w:rPr>
        <w:t xml:space="preserve"> </w:t>
      </w:r>
      <w:r>
        <w:rPr>
          <w:sz w:val="24"/>
        </w:rPr>
        <w:t>(GLMMs)</w:t>
      </w:r>
      <w:r>
        <w:rPr>
          <w:spacing w:val="-2"/>
          <w:sz w:val="24"/>
        </w:rPr>
        <w:t xml:space="preserve"> </w:t>
      </w:r>
      <w:r>
        <w:rPr>
          <w:sz w:val="24"/>
        </w:rPr>
        <w:t>with</w:t>
      </w:r>
      <w:r>
        <w:rPr>
          <w:spacing w:val="-1"/>
          <w:sz w:val="24"/>
        </w:rPr>
        <w:t xml:space="preserve"> </w:t>
      </w:r>
      <w:r>
        <w:rPr>
          <w:sz w:val="24"/>
        </w:rPr>
        <w:t>a beta</w:t>
      </w:r>
      <w:r>
        <w:rPr>
          <w:spacing w:val="-1"/>
          <w:sz w:val="24"/>
        </w:rPr>
        <w:t xml:space="preserve"> </w:t>
      </w:r>
      <w:r>
        <w:rPr>
          <w:sz w:val="24"/>
        </w:rPr>
        <w:t>distribution</w:t>
      </w:r>
      <w:r>
        <w:rPr>
          <w:spacing w:val="-1"/>
          <w:sz w:val="24"/>
        </w:rPr>
        <w:t xml:space="preserve"> </w:t>
      </w:r>
      <w:r>
        <w:rPr>
          <w:sz w:val="24"/>
        </w:rPr>
        <w:t>and</w:t>
      </w:r>
      <w:r>
        <w:rPr>
          <w:spacing w:val="-1"/>
          <w:sz w:val="24"/>
        </w:rPr>
        <w:t xml:space="preserve"> </w:t>
      </w:r>
      <w:r>
        <w:rPr>
          <w:spacing w:val="-10"/>
          <w:sz w:val="24"/>
        </w:rPr>
        <w:t>a</w:t>
      </w:r>
    </w:p>
    <w:p>
      <w:pPr>
        <w:pStyle w:val="6"/>
      </w:pPr>
    </w:p>
    <w:p>
      <w:pPr>
        <w:pStyle w:val="10"/>
        <w:numPr>
          <w:ilvl w:val="0"/>
          <w:numId w:val="24"/>
        </w:numPr>
        <w:tabs>
          <w:tab w:val="left" w:pos="1440"/>
        </w:tabs>
        <w:spacing w:before="1" w:after="0" w:line="240" w:lineRule="auto"/>
        <w:ind w:left="1440" w:right="0" w:hanging="720"/>
        <w:jc w:val="left"/>
        <w:rPr>
          <w:sz w:val="24"/>
        </w:rPr>
      </w:pPr>
      <w:r>
        <w:rPr>
          <w:sz w:val="24"/>
        </w:rPr>
        <w:t>logit</w:t>
      </w:r>
      <w:r>
        <w:rPr>
          <w:spacing w:val="-3"/>
          <w:sz w:val="24"/>
        </w:rPr>
        <w:t xml:space="preserve"> </w:t>
      </w:r>
      <w:r>
        <w:rPr>
          <w:sz w:val="24"/>
        </w:rPr>
        <w:t>link</w:t>
      </w:r>
      <w:r>
        <w:rPr>
          <w:spacing w:val="-1"/>
          <w:sz w:val="24"/>
        </w:rPr>
        <w:t xml:space="preserve"> </w:t>
      </w:r>
      <w:r>
        <w:rPr>
          <w:sz w:val="24"/>
        </w:rPr>
        <w:t>function</w:t>
      </w:r>
      <w:r>
        <w:rPr>
          <w:spacing w:val="-1"/>
          <w:sz w:val="24"/>
        </w:rPr>
        <w:t xml:space="preserve"> </w:t>
      </w:r>
      <w:r>
        <w:rPr>
          <w:sz w:val="24"/>
        </w:rPr>
        <w:t>using</w:t>
      </w:r>
      <w:r>
        <w:rPr>
          <w:spacing w:val="-3"/>
          <w:sz w:val="24"/>
        </w:rPr>
        <w:t xml:space="preserve"> </w:t>
      </w:r>
      <w:r>
        <w:rPr>
          <w:sz w:val="24"/>
        </w:rPr>
        <w:t>the</w:t>
      </w:r>
      <w:r>
        <w:rPr>
          <w:spacing w:val="-2"/>
          <w:sz w:val="24"/>
        </w:rPr>
        <w:t xml:space="preserve"> </w:t>
      </w:r>
      <w:r>
        <w:rPr>
          <w:sz w:val="24"/>
        </w:rPr>
        <w:t>R glmmTMB</w:t>
      </w:r>
      <w:r>
        <w:rPr>
          <w:spacing w:val="-1"/>
          <w:sz w:val="24"/>
        </w:rPr>
        <w:t xml:space="preserve"> </w:t>
      </w:r>
      <w:r>
        <w:rPr>
          <w:sz w:val="24"/>
        </w:rPr>
        <w:t>package</w:t>
      </w:r>
      <w:r>
        <w:rPr>
          <w:spacing w:val="1"/>
          <w:sz w:val="24"/>
        </w:rPr>
        <w:t xml:space="preserve"> </w:t>
      </w:r>
      <w:r>
        <w:rPr>
          <w:sz w:val="24"/>
        </w:rPr>
        <w:t>(Brooks</w:t>
      </w:r>
      <w:r>
        <w:rPr>
          <w:spacing w:val="1"/>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2017)</w:t>
      </w:r>
      <w:ins w:id="0" w:author="Gen-Chang Hsu" w:date="2024-02-28T12:37:26Z">
        <w:r>
          <w:rPr>
            <w:rFonts w:hint="default"/>
            <w:sz w:val="24"/>
            <w:lang w:val="en-US"/>
          </w:rPr>
          <w:t xml:space="preserve">. </w:t>
        </w:r>
      </w:ins>
      <w:ins w:id="1" w:author="Gen-Chang Hsu" w:date="2024-02-28T12:37:27Z">
        <w:r>
          <w:rPr>
            <w:rFonts w:hint="default"/>
            <w:sz w:val="24"/>
            <w:lang w:val="en-US"/>
          </w:rPr>
          <w:t>We</w:t>
        </w:r>
      </w:ins>
      <w:ins w:id="2" w:author="Gen-Chang Hsu" w:date="2024-02-28T12:37:28Z">
        <w:r>
          <w:rPr>
            <w:rFonts w:hint="default"/>
            <w:sz w:val="24"/>
            <w:lang w:val="en-US"/>
          </w:rPr>
          <w:t xml:space="preserve"> inclu</w:t>
        </w:r>
      </w:ins>
      <w:ins w:id="3" w:author="Gen-Chang Hsu" w:date="2024-02-28T12:37:29Z">
        <w:r>
          <w:rPr>
            <w:rFonts w:hint="default"/>
            <w:sz w:val="24"/>
            <w:lang w:val="en-US"/>
          </w:rPr>
          <w:t>ded</w:t>
        </w:r>
      </w:ins>
      <w:del w:id="4" w:author="Gen-Chang Hsu" w:date="2024-02-28T12:37:26Z">
        <w:r>
          <w:rPr>
            <w:sz w:val="24"/>
          </w:rPr>
          <w:delText>,</w:delText>
        </w:r>
      </w:del>
      <w:del w:id="5" w:author="Gen-Chang Hsu" w:date="2024-02-28T12:37:25Z">
        <w:r>
          <w:rPr>
            <w:spacing w:val="-1"/>
            <w:sz w:val="24"/>
          </w:rPr>
          <w:delText xml:space="preserve"> </w:delText>
        </w:r>
      </w:del>
      <w:del w:id="6" w:author="Gen-Chang Hsu" w:date="2024-02-28T12:37:25Z">
        <w:r>
          <w:rPr>
            <w:sz w:val="24"/>
          </w:rPr>
          <w:delText>with</w:delText>
        </w:r>
      </w:del>
      <w:r>
        <w:rPr>
          <w:spacing w:val="1"/>
          <w:sz w:val="24"/>
        </w:rPr>
        <w:t xml:space="preserve"> </w:t>
      </w:r>
      <w:r>
        <w:rPr>
          <w:sz w:val="24"/>
        </w:rPr>
        <w:t>year,</w:t>
      </w:r>
      <w:r>
        <w:rPr>
          <w:spacing w:val="-1"/>
          <w:sz w:val="24"/>
        </w:rPr>
        <w:t xml:space="preserve"> </w:t>
      </w:r>
      <w:r>
        <w:rPr>
          <w:sz w:val="24"/>
        </w:rPr>
        <w:t xml:space="preserve">farm </w:t>
      </w:r>
      <w:r>
        <w:rPr>
          <w:spacing w:val="-2"/>
          <w:sz w:val="24"/>
        </w:rPr>
        <w:t>type,</w:t>
      </w:r>
    </w:p>
    <w:p>
      <w:pPr>
        <w:pStyle w:val="10"/>
        <w:numPr>
          <w:ilvl w:val="0"/>
          <w:numId w:val="24"/>
        </w:numPr>
        <w:tabs>
          <w:tab w:val="left" w:pos="1440"/>
        </w:tabs>
        <w:spacing w:before="276" w:after="0" w:line="240" w:lineRule="auto"/>
        <w:ind w:left="1440" w:right="0" w:hanging="720"/>
        <w:jc w:val="left"/>
        <w:rPr>
          <w:sz w:val="24"/>
        </w:rPr>
      </w:pPr>
      <w:r>
        <w:rPr>
          <w:sz w:val="24"/>
        </w:rPr>
        <w:t>crop</w:t>
      </w:r>
      <w:r>
        <w:rPr>
          <w:spacing w:val="-3"/>
          <w:sz w:val="24"/>
        </w:rPr>
        <w:t xml:space="preserve"> </w:t>
      </w:r>
      <w:r>
        <w:rPr>
          <w:sz w:val="24"/>
        </w:rPr>
        <w:t>stage,</w:t>
      </w:r>
      <w:r>
        <w:rPr>
          <w:spacing w:val="-1"/>
          <w:sz w:val="24"/>
        </w:rPr>
        <w:t xml:space="preserve"> </w:t>
      </w:r>
      <w:r>
        <w:rPr>
          <w:sz w:val="24"/>
        </w:rPr>
        <w:t>percent</w:t>
      </w:r>
      <w:r>
        <w:rPr>
          <w:spacing w:val="-1"/>
          <w:sz w:val="24"/>
        </w:rPr>
        <w:t xml:space="preserve"> </w:t>
      </w:r>
      <w:r>
        <w:rPr>
          <w:sz w:val="24"/>
        </w:rPr>
        <w:t>forest</w:t>
      </w:r>
      <w:r>
        <w:rPr>
          <w:spacing w:val="1"/>
          <w:sz w:val="24"/>
        </w:rPr>
        <w:t xml:space="preserve"> </w:t>
      </w:r>
      <w:r>
        <w:rPr>
          <w:sz w:val="24"/>
        </w:rPr>
        <w:t>cover,</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relative</w:t>
      </w:r>
      <w:r>
        <w:rPr>
          <w:spacing w:val="-1"/>
          <w:sz w:val="24"/>
        </w:rPr>
        <w:t xml:space="preserve"> </w:t>
      </w:r>
      <w:r>
        <w:rPr>
          <w:sz w:val="24"/>
        </w:rPr>
        <w:t>abundance</w:t>
      </w:r>
      <w:r>
        <w:rPr>
          <w:spacing w:val="-2"/>
          <w:sz w:val="24"/>
        </w:rPr>
        <w:t xml:space="preserve"> </w:t>
      </w:r>
      <w:r>
        <w:rPr>
          <w:sz w:val="24"/>
        </w:rPr>
        <w:t>of rice</w:t>
      </w:r>
      <w:r>
        <w:rPr>
          <w:spacing w:val="-2"/>
          <w:sz w:val="24"/>
        </w:rPr>
        <w:t xml:space="preserve"> </w:t>
      </w:r>
      <w:r>
        <w:rPr>
          <w:sz w:val="24"/>
        </w:rPr>
        <w:t>herbivores</w:t>
      </w:r>
      <w:r>
        <w:rPr>
          <w:spacing w:val="-1"/>
          <w:sz w:val="24"/>
        </w:rPr>
        <w:t xml:space="preserve"> </w:t>
      </w:r>
      <w:r>
        <w:rPr>
          <w:sz w:val="24"/>
        </w:rPr>
        <w:t>as</w:t>
      </w:r>
      <w:r>
        <w:rPr>
          <w:spacing w:val="-1"/>
          <w:sz w:val="24"/>
        </w:rPr>
        <w:t xml:space="preserve"> </w:t>
      </w:r>
      <w:r>
        <w:rPr>
          <w:sz w:val="24"/>
        </w:rPr>
        <w:t xml:space="preserve">fixed </w:t>
      </w:r>
      <w:r>
        <w:rPr>
          <w:spacing w:val="-2"/>
          <w:sz w:val="24"/>
        </w:rPr>
        <w:t>effects,</w:t>
      </w:r>
    </w:p>
    <w:p>
      <w:pPr>
        <w:pStyle w:val="10"/>
        <w:numPr>
          <w:ilvl w:val="0"/>
          <w:numId w:val="24"/>
        </w:numPr>
        <w:tabs>
          <w:tab w:val="left" w:pos="1440"/>
        </w:tabs>
        <w:spacing w:before="276" w:after="0" w:line="240" w:lineRule="auto"/>
        <w:ind w:left="1440" w:right="0" w:hanging="720"/>
        <w:jc w:val="left"/>
        <w:rPr>
          <w:sz w:val="24"/>
        </w:rPr>
      </w:pPr>
      <w:r>
        <w:rPr>
          <w:sz w:val="24"/>
        </w:rPr>
        <w:t>farm</w:t>
      </w:r>
      <w:r>
        <w:rPr>
          <w:spacing w:val="-1"/>
          <w:sz w:val="24"/>
        </w:rPr>
        <w:t xml:space="preserve"> </w:t>
      </w:r>
      <w:r>
        <w:rPr>
          <w:sz w:val="24"/>
        </w:rPr>
        <w:t>ID</w:t>
      </w:r>
      <w:r>
        <w:rPr>
          <w:spacing w:val="-1"/>
          <w:sz w:val="24"/>
        </w:rPr>
        <w:t xml:space="preserve"> </w:t>
      </w:r>
      <w:r>
        <w:rPr>
          <w:sz w:val="24"/>
        </w:rPr>
        <w:t>nested</w:t>
      </w:r>
      <w:r>
        <w:rPr>
          <w:spacing w:val="-1"/>
          <w:sz w:val="24"/>
        </w:rPr>
        <w:t xml:space="preserve"> </w:t>
      </w:r>
      <w:r>
        <w:rPr>
          <w:sz w:val="24"/>
        </w:rPr>
        <w:t>within</w:t>
      </w:r>
      <w:r>
        <w:rPr>
          <w:spacing w:val="-2"/>
          <w:sz w:val="24"/>
        </w:rPr>
        <w:t xml:space="preserve"> </w:t>
      </w:r>
      <w:r>
        <w:rPr>
          <w:sz w:val="24"/>
        </w:rPr>
        <w:t>pair ID</w:t>
      </w:r>
      <w:r>
        <w:rPr>
          <w:spacing w:val="-1"/>
          <w:sz w:val="24"/>
        </w:rPr>
        <w:t xml:space="preserve"> </w:t>
      </w:r>
      <w:r>
        <w:rPr>
          <w:sz w:val="24"/>
        </w:rPr>
        <w:t>as</w:t>
      </w:r>
      <w:r>
        <w:rPr>
          <w:spacing w:val="-2"/>
          <w:sz w:val="24"/>
        </w:rPr>
        <w:t xml:space="preserve"> </w:t>
      </w:r>
      <w:r>
        <w:rPr>
          <w:sz w:val="24"/>
        </w:rPr>
        <w:t>random</w:t>
      </w:r>
      <w:r>
        <w:rPr>
          <w:spacing w:val="-1"/>
          <w:sz w:val="24"/>
        </w:rPr>
        <w:t xml:space="preserve"> </w:t>
      </w:r>
      <w:r>
        <w:rPr>
          <w:sz w:val="24"/>
        </w:rPr>
        <w:t>effects,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proportion</w:t>
      </w:r>
      <w:r>
        <w:rPr>
          <w:spacing w:val="-1"/>
          <w:sz w:val="24"/>
        </w:rPr>
        <w:t xml:space="preserve"> </w:t>
      </w:r>
      <w:r>
        <w:rPr>
          <w:sz w:val="24"/>
        </w:rPr>
        <w:t>of</w:t>
      </w:r>
      <w:r>
        <w:rPr>
          <w:spacing w:val="-2"/>
          <w:sz w:val="24"/>
        </w:rPr>
        <w:t xml:space="preserve"> </w:t>
      </w:r>
      <w:r>
        <w:rPr>
          <w:sz w:val="24"/>
        </w:rPr>
        <w:t>rice herbivores</w:t>
      </w:r>
      <w:r>
        <w:rPr>
          <w:spacing w:val="-1"/>
          <w:sz w:val="24"/>
        </w:rPr>
        <w:t xml:space="preserve"> </w:t>
      </w:r>
      <w:r>
        <w:rPr>
          <w:spacing w:val="-2"/>
          <w:sz w:val="24"/>
        </w:rPr>
        <w:t>consumed</w:t>
      </w:r>
    </w:p>
    <w:p>
      <w:pPr>
        <w:pStyle w:val="10"/>
        <w:numPr>
          <w:ilvl w:val="0"/>
          <w:numId w:val="24"/>
        </w:numPr>
        <w:tabs>
          <w:tab w:val="left" w:pos="1440"/>
        </w:tabs>
        <w:spacing w:before="276" w:after="0" w:line="240" w:lineRule="auto"/>
        <w:ind w:left="1440" w:right="0" w:hanging="720"/>
        <w:jc w:val="left"/>
        <w:rPr>
          <w:ins w:id="7" w:author="Gen-Chang Hsu" w:date="2024-02-28T12:51:13Z"/>
          <w:sz w:val="24"/>
        </w:rPr>
      </w:pPr>
      <w:r>
        <w:rPr>
          <w:sz w:val="24"/>
        </w:rPr>
        <w:t>in</w:t>
      </w:r>
      <w:r>
        <w:rPr>
          <w:spacing w:val="-1"/>
          <w:sz w:val="24"/>
        </w:rPr>
        <w:t xml:space="preserve"> </w:t>
      </w:r>
      <w:r>
        <w:rPr>
          <w:sz w:val="24"/>
        </w:rPr>
        <w:t>predators’</w:t>
      </w:r>
      <w:r>
        <w:rPr>
          <w:spacing w:val="-2"/>
          <w:sz w:val="24"/>
        </w:rPr>
        <w:t xml:space="preserve"> </w:t>
      </w:r>
      <w:r>
        <w:rPr>
          <w:sz w:val="24"/>
        </w:rPr>
        <w:t>diet</w:t>
      </w:r>
      <w:r>
        <w:rPr>
          <w:spacing w:val="1"/>
          <w:sz w:val="24"/>
        </w:rPr>
        <w:t xml:space="preserve"> </w:t>
      </w:r>
      <w:r>
        <w:rPr>
          <w:sz w:val="24"/>
        </w:rPr>
        <w:t>as</w:t>
      </w:r>
      <w:r>
        <w:rPr>
          <w:spacing w:val="-2"/>
          <w:sz w:val="24"/>
        </w:rPr>
        <w:t xml:space="preserve"> </w:t>
      </w:r>
      <w:r>
        <w:rPr>
          <w:sz w:val="24"/>
        </w:rPr>
        <w:t>the</w:t>
      </w:r>
      <w:r>
        <w:rPr>
          <w:spacing w:val="-2"/>
          <w:sz w:val="24"/>
        </w:rPr>
        <w:t xml:space="preserve"> </w:t>
      </w:r>
      <w:r>
        <w:rPr>
          <w:sz w:val="24"/>
        </w:rPr>
        <w:t>response</w:t>
      </w:r>
      <w:r>
        <w:rPr>
          <w:spacing w:val="-1"/>
          <w:sz w:val="24"/>
        </w:rPr>
        <w:t xml:space="preserve"> </w:t>
      </w:r>
      <w:commentRangeStart w:id="0"/>
      <w:r>
        <w:rPr>
          <w:sz w:val="24"/>
        </w:rPr>
        <w:t>(</w:t>
      </w:r>
      <w:ins w:id="8" w:author="Gen-Chang Hsu" w:date="2024-02-28T12:39:57Z">
        <w:r>
          <w:rPr>
            <w:rFonts w:hint="default"/>
            <w:sz w:val="24"/>
            <w:lang w:val="en-US"/>
          </w:rPr>
          <w:t xml:space="preserve">the </w:t>
        </w:r>
      </w:ins>
      <w:ins w:id="9" w:author="Gen-Chang Hsu" w:date="2024-02-28T12:40:24Z">
        <w:r>
          <w:rPr>
            <w:sz w:val="24"/>
          </w:rPr>
          <w:t>posterior</w:t>
        </w:r>
      </w:ins>
      <w:ins w:id="10" w:author="Gen-Chang Hsu" w:date="2024-02-28T12:40:24Z">
        <w:r>
          <w:rPr>
            <w:spacing w:val="-2"/>
            <w:sz w:val="24"/>
          </w:rPr>
          <w:t xml:space="preserve"> </w:t>
        </w:r>
      </w:ins>
      <w:ins w:id="11" w:author="Gen-Chang Hsu" w:date="2024-02-28T12:40:24Z">
        <w:r>
          <w:rPr>
            <w:sz w:val="24"/>
          </w:rPr>
          <w:t>median</w:t>
        </w:r>
      </w:ins>
      <w:ins w:id="12" w:author="Gen-Chang Hsu" w:date="2024-02-28T12:51:08Z">
        <w:r>
          <w:rPr>
            <w:rFonts w:hint="default"/>
            <w:sz w:val="24"/>
            <w:lang w:val="en-US"/>
          </w:rPr>
          <w:t xml:space="preserve"> est</w:t>
        </w:r>
      </w:ins>
      <w:ins w:id="13" w:author="Gen-Chang Hsu" w:date="2024-02-28T12:51:09Z">
        <w:r>
          <w:rPr>
            <w:rFonts w:hint="default"/>
            <w:sz w:val="24"/>
            <w:lang w:val="en-US"/>
          </w:rPr>
          <w:t xml:space="preserve">imates </w:t>
        </w:r>
      </w:ins>
      <w:ins w:id="14" w:author="Gen-Chang Hsu" w:date="2024-02-28T12:51:10Z">
        <w:r>
          <w:rPr>
            <w:rFonts w:hint="default"/>
            <w:sz w:val="24"/>
            <w:lang w:val="en-US"/>
          </w:rPr>
          <w:t xml:space="preserve">of </w:t>
        </w:r>
      </w:ins>
      <w:ins w:id="15" w:author="Gen-Chang Hsu" w:date="2024-02-28T12:40:30Z">
        <w:r>
          <w:rPr>
            <w:rFonts w:hint="default"/>
            <w:sz w:val="24"/>
            <w:lang w:val="en-US"/>
          </w:rPr>
          <w:t>t</w:t>
        </w:r>
      </w:ins>
      <w:ins w:id="16" w:author="Gen-Chang Hsu" w:date="2024-02-28T12:40:31Z">
        <w:r>
          <w:rPr>
            <w:rFonts w:hint="default"/>
            <w:sz w:val="24"/>
            <w:lang w:val="en-US"/>
          </w:rPr>
          <w:t>he</w:t>
        </w:r>
      </w:ins>
      <w:ins w:id="17" w:author="Gen-Chang Hsu" w:date="2024-02-28T12:40:47Z">
        <w:r>
          <w:rPr>
            <w:rFonts w:hint="default"/>
            <w:sz w:val="24"/>
            <w:lang w:val="en-US"/>
          </w:rPr>
          <w:t xml:space="preserve"> </w:t>
        </w:r>
      </w:ins>
      <w:ins w:id="18" w:author="Gen-Chang Hsu" w:date="2024-02-28T12:42:02Z">
        <w:r>
          <w:rPr>
            <w:rFonts w:hint="default"/>
            <w:sz w:val="24"/>
            <w:lang w:val="en-US"/>
          </w:rPr>
          <w:t>di</w:t>
        </w:r>
      </w:ins>
      <w:ins w:id="19" w:author="Gen-Chang Hsu" w:date="2024-02-28T12:42:04Z">
        <w:r>
          <w:rPr>
            <w:rFonts w:hint="default"/>
            <w:sz w:val="24"/>
            <w:lang w:val="en-US"/>
          </w:rPr>
          <w:t>eta</w:t>
        </w:r>
      </w:ins>
      <w:ins w:id="20" w:author="Gen-Chang Hsu" w:date="2024-02-28T12:42:05Z">
        <w:r>
          <w:rPr>
            <w:rFonts w:hint="default"/>
            <w:sz w:val="24"/>
            <w:lang w:val="en-US"/>
          </w:rPr>
          <w:t xml:space="preserve">ry </w:t>
        </w:r>
      </w:ins>
      <w:ins w:id="21" w:author="Gen-Chang Hsu" w:date="2024-02-28T12:40:47Z">
        <w:r>
          <w:rPr>
            <w:rFonts w:hint="default"/>
            <w:sz w:val="24"/>
            <w:lang w:val="en-US"/>
          </w:rPr>
          <w:t>p</w:t>
        </w:r>
      </w:ins>
      <w:ins w:id="22" w:author="Gen-Chang Hsu" w:date="2024-02-28T12:40:48Z">
        <w:r>
          <w:rPr>
            <w:rFonts w:hint="default"/>
            <w:sz w:val="24"/>
            <w:lang w:val="en-US"/>
          </w:rPr>
          <w:t>roportio</w:t>
        </w:r>
      </w:ins>
      <w:ins w:id="23" w:author="Gen-Chang Hsu" w:date="2024-02-28T12:40:49Z">
        <w:r>
          <w:rPr>
            <w:rFonts w:hint="default"/>
            <w:sz w:val="24"/>
            <w:lang w:val="en-US"/>
          </w:rPr>
          <w:t xml:space="preserve">ns </w:t>
        </w:r>
      </w:ins>
      <w:ins w:id="24" w:author="Gen-Chang Hsu" w:date="2024-02-28T12:42:11Z">
        <w:r>
          <w:rPr>
            <w:rFonts w:hint="default"/>
            <w:sz w:val="24"/>
            <w:lang w:val="en-US"/>
          </w:rPr>
          <w:t>from</w:t>
        </w:r>
      </w:ins>
      <w:ins w:id="25" w:author="Gen-Chang Hsu" w:date="2024-02-28T12:42:12Z">
        <w:r>
          <w:rPr>
            <w:rFonts w:hint="default"/>
            <w:sz w:val="24"/>
            <w:lang w:val="en-US"/>
          </w:rPr>
          <w:t xml:space="preserve"> </w:t>
        </w:r>
      </w:ins>
      <w:ins w:id="26" w:author="Gen-Chang Hsu" w:date="2024-02-28T12:40:36Z">
        <w:r>
          <w:rPr>
            <w:sz w:val="24"/>
          </w:rPr>
          <w:t>rice herbivores</w:t>
        </w:r>
      </w:ins>
    </w:p>
    <w:p>
      <w:pPr>
        <w:pStyle w:val="10"/>
        <w:numPr>
          <w:ilvl w:val="0"/>
          <w:numId w:val="24"/>
        </w:numPr>
        <w:tabs>
          <w:tab w:val="left" w:pos="1440"/>
        </w:tabs>
        <w:spacing w:before="276" w:after="0" w:line="240" w:lineRule="auto"/>
        <w:ind w:left="1440" w:right="0" w:hanging="720"/>
        <w:jc w:val="left"/>
        <w:rPr>
          <w:sz w:val="24"/>
        </w:rPr>
      </w:pPr>
      <w:ins w:id="27" w:author="Gen-Chang Hsu" w:date="2024-02-28T12:51:22Z">
        <w:r>
          <w:rPr>
            <w:rFonts w:hint="default"/>
            <w:sz w:val="24"/>
            <w:lang w:val="en-US"/>
          </w:rPr>
          <w:t>w</w:t>
        </w:r>
      </w:ins>
      <w:ins w:id="28" w:author="Gen-Chang Hsu" w:date="2024-02-28T12:40:00Z">
        <w:r>
          <w:rPr>
            <w:rFonts w:hint="default"/>
            <w:sz w:val="24"/>
            <w:lang w:val="en-US"/>
          </w:rPr>
          <w:t>ere</w:t>
        </w:r>
      </w:ins>
      <w:ins w:id="29" w:author="Gen-Chang Hsu" w:date="2024-02-28T12:51:20Z">
        <w:r>
          <w:rPr>
            <w:rFonts w:hint="default"/>
            <w:sz w:val="24"/>
            <w:lang w:val="en-US"/>
          </w:rPr>
          <w:t xml:space="preserve"> </w:t>
        </w:r>
      </w:ins>
      <w:ins w:id="30" w:author="Gen-Chang Hsu" w:date="2024-02-28T12:42:31Z">
        <w:r>
          <w:rPr>
            <w:rFonts w:hint="default"/>
            <w:sz w:val="24"/>
            <w:lang w:val="en-US"/>
          </w:rPr>
          <w:t>e</w:t>
        </w:r>
      </w:ins>
      <w:ins w:id="31" w:author="Gen-Chang Hsu" w:date="2024-02-28T12:40:02Z">
        <w:r>
          <w:rPr>
            <w:rFonts w:hint="default"/>
            <w:sz w:val="24"/>
            <w:lang w:val="en-US"/>
          </w:rPr>
          <w:t>xt</w:t>
        </w:r>
      </w:ins>
      <w:ins w:id="32" w:author="Gen-Chang Hsu" w:date="2024-02-28T12:40:03Z">
        <w:r>
          <w:rPr>
            <w:rFonts w:hint="default"/>
            <w:sz w:val="24"/>
            <w:lang w:val="en-US"/>
          </w:rPr>
          <w:t>rac</w:t>
        </w:r>
      </w:ins>
      <w:ins w:id="33" w:author="Gen-Chang Hsu" w:date="2024-02-28T12:40:04Z">
        <w:r>
          <w:rPr>
            <w:rFonts w:hint="default"/>
            <w:sz w:val="24"/>
            <w:lang w:val="en-US"/>
          </w:rPr>
          <w:t>ted</w:t>
        </w:r>
      </w:ins>
      <w:del w:id="34" w:author="Gen-Chang Hsu" w:date="2024-02-28T12:40:21Z">
        <w:r>
          <w:rPr>
            <w:sz w:val="24"/>
          </w:rPr>
          <w:delText>i.e., posterior</w:delText>
        </w:r>
      </w:del>
      <w:del w:id="35" w:author="Gen-Chang Hsu" w:date="2024-02-28T12:40:21Z">
        <w:r>
          <w:rPr>
            <w:spacing w:val="-2"/>
            <w:sz w:val="24"/>
          </w:rPr>
          <w:delText xml:space="preserve"> </w:delText>
        </w:r>
      </w:del>
      <w:del w:id="36" w:author="Gen-Chang Hsu" w:date="2024-02-28T12:40:21Z">
        <w:r>
          <w:rPr>
            <w:sz w:val="24"/>
          </w:rPr>
          <w:delText>medians</w:delText>
        </w:r>
      </w:del>
      <w:r>
        <w:rPr>
          <w:spacing w:val="-1"/>
          <w:sz w:val="24"/>
        </w:rPr>
        <w:t xml:space="preserve"> </w:t>
      </w:r>
      <w:r>
        <w:rPr>
          <w:sz w:val="24"/>
        </w:rPr>
        <w:t>from</w:t>
      </w:r>
      <w:r>
        <w:rPr>
          <w:spacing w:val="-1"/>
          <w:sz w:val="24"/>
        </w:rPr>
        <w:t xml:space="preserve"> </w:t>
      </w:r>
      <w:r>
        <w:rPr>
          <w:sz w:val="24"/>
        </w:rPr>
        <w:t xml:space="preserve">the </w:t>
      </w:r>
      <w:del w:id="37" w:author="Gen-Chang Hsu" w:date="2024-02-28T12:41:21Z">
        <w:r>
          <w:rPr>
            <w:rFonts w:hint="default"/>
            <w:sz w:val="24"/>
            <w:lang w:val="en-US"/>
          </w:rPr>
          <w:delText>Bayesian</w:delText>
        </w:r>
      </w:del>
      <w:del w:id="38" w:author="Gen-Chang Hsu" w:date="2024-02-28T12:41:21Z">
        <w:r>
          <w:rPr>
            <w:rFonts w:hint="default"/>
            <w:spacing w:val="1"/>
            <w:sz w:val="24"/>
            <w:lang w:val="en-US"/>
          </w:rPr>
          <w:delText xml:space="preserve"> </w:delText>
        </w:r>
      </w:del>
      <w:del w:id="39" w:author="Gen-Chang Hsu" w:date="2024-02-28T12:41:21Z">
        <w:r>
          <w:rPr>
            <w:rFonts w:hint="default"/>
            <w:sz w:val="24"/>
            <w:lang w:val="en-US"/>
          </w:rPr>
          <w:delText>stable</w:delText>
        </w:r>
      </w:del>
      <w:del w:id="40" w:author="Gen-Chang Hsu" w:date="2024-02-28T12:41:21Z">
        <w:r>
          <w:rPr>
            <w:rFonts w:hint="default"/>
            <w:spacing w:val="-2"/>
            <w:sz w:val="24"/>
            <w:lang w:val="en-US"/>
          </w:rPr>
          <w:delText xml:space="preserve"> </w:delText>
        </w:r>
      </w:del>
      <w:del w:id="41" w:author="Gen-Chang Hsu" w:date="2024-02-28T12:41:21Z">
        <w:r>
          <w:rPr>
            <w:rFonts w:hint="default"/>
            <w:sz w:val="24"/>
            <w:lang w:val="en-US"/>
          </w:rPr>
          <w:delText>isotope</w:delText>
        </w:r>
      </w:del>
      <w:del w:id="42" w:author="Gen-Chang Hsu" w:date="2024-02-28T12:41:21Z">
        <w:r>
          <w:rPr>
            <w:rFonts w:hint="default"/>
            <w:spacing w:val="-1"/>
            <w:sz w:val="24"/>
            <w:lang w:val="en-US"/>
          </w:rPr>
          <w:delText xml:space="preserve"> </w:delText>
        </w:r>
      </w:del>
      <w:del w:id="43" w:author="Gen-Chang Hsu" w:date="2024-02-28T12:41:21Z">
        <w:r>
          <w:rPr>
            <w:rFonts w:hint="default"/>
            <w:spacing w:val="-2"/>
            <w:sz w:val="24"/>
            <w:lang w:val="en-US"/>
          </w:rPr>
          <w:delText>m</w:delText>
        </w:r>
      </w:del>
      <w:ins w:id="44" w:author="Gen-Chang Hsu" w:date="2024-02-28T12:41:24Z">
        <w:r>
          <w:rPr>
            <w:rFonts w:hint="default"/>
            <w:spacing w:val="-2"/>
            <w:sz w:val="24"/>
            <w:lang w:val="en-US"/>
          </w:rPr>
          <w:t>m</w:t>
        </w:r>
      </w:ins>
      <w:r>
        <w:rPr>
          <w:spacing w:val="-2"/>
          <w:sz w:val="24"/>
        </w:rPr>
        <w:t>ixing</w:t>
      </w:r>
      <w:ins w:id="45" w:author="Gen-Chang Hsu" w:date="2024-02-28T12:41:25Z">
        <w:r>
          <w:rPr>
            <w:rFonts w:hint="default"/>
            <w:spacing w:val="-2"/>
            <w:sz w:val="24"/>
            <w:lang w:val="en-US"/>
          </w:rPr>
          <w:t xml:space="preserve"> mo</w:t>
        </w:r>
      </w:ins>
      <w:ins w:id="46" w:author="Gen-Chang Hsu" w:date="2024-02-28T12:41:26Z">
        <w:r>
          <w:rPr>
            <w:rFonts w:hint="default"/>
            <w:spacing w:val="-2"/>
            <w:sz w:val="24"/>
            <w:lang w:val="en-US"/>
          </w:rPr>
          <w:t>del ou</w:t>
        </w:r>
      </w:ins>
      <w:ins w:id="47" w:author="Gen-Chang Hsu" w:date="2024-02-28T12:41:27Z">
        <w:r>
          <w:rPr>
            <w:rFonts w:hint="default"/>
            <w:spacing w:val="-2"/>
            <w:sz w:val="24"/>
            <w:lang w:val="en-US"/>
          </w:rPr>
          <w:t>tput</w:t>
        </w:r>
      </w:ins>
      <w:ins w:id="48" w:author="Gen-Chang Hsu" w:date="2024-02-28T12:51:30Z">
        <w:r>
          <w:rPr>
            <w:rFonts w:hint="default"/>
            <w:spacing w:val="-2"/>
            <w:sz w:val="24"/>
            <w:lang w:val="en-US"/>
          </w:rPr>
          <w:t>s</w:t>
        </w:r>
      </w:ins>
      <w:ins w:id="49" w:author="Gen-Chang Hsu" w:date="2024-02-28T12:41:31Z">
        <w:r>
          <w:rPr>
            <w:rFonts w:hint="default"/>
            <w:spacing w:val="-2"/>
            <w:sz w:val="24"/>
            <w:lang w:val="en-US"/>
          </w:rPr>
          <w:t xml:space="preserve"> [</w:t>
        </w:r>
      </w:ins>
      <w:ins w:id="50" w:author="Gen-Chang Hsu" w:date="2024-02-28T12:41:32Z">
        <w:r>
          <w:rPr>
            <w:rFonts w:hint="default"/>
            <w:spacing w:val="-2"/>
            <w:sz w:val="24"/>
            <w:lang w:val="en-US"/>
          </w:rPr>
          <w:t>Appe</w:t>
        </w:r>
      </w:ins>
      <w:ins w:id="51" w:author="Gen-Chang Hsu" w:date="2024-02-28T12:41:33Z">
        <w:r>
          <w:rPr>
            <w:rFonts w:hint="default"/>
            <w:spacing w:val="-2"/>
            <w:sz w:val="24"/>
            <w:lang w:val="en-US"/>
          </w:rPr>
          <w:t>ndi</w:t>
        </w:r>
      </w:ins>
      <w:ins w:id="52" w:author="Gen-Chang Hsu" w:date="2024-02-28T12:41:34Z">
        <w:r>
          <w:rPr>
            <w:rFonts w:hint="default"/>
            <w:spacing w:val="-2"/>
            <w:sz w:val="24"/>
            <w:lang w:val="en-US"/>
          </w:rPr>
          <w:t>x B</w:t>
        </w:r>
      </w:ins>
      <w:ins w:id="53" w:author="Gen-Chang Hsu" w:date="2024-02-28T12:41:31Z">
        <w:r>
          <w:rPr>
            <w:rFonts w:hint="default"/>
            <w:spacing w:val="-2"/>
            <w:sz w:val="24"/>
            <w:lang w:val="en-US"/>
          </w:rPr>
          <w:t>]</w:t>
        </w:r>
      </w:ins>
      <w:ins w:id="54" w:author="Gen-Chang Hsu" w:date="2024-02-28T12:42:45Z">
        <w:r>
          <w:rPr>
            <w:rFonts w:hint="default"/>
            <w:spacing w:val="-2"/>
            <w:sz w:val="24"/>
            <w:lang w:val="en-US"/>
          </w:rPr>
          <w:t xml:space="preserve"> as</w:t>
        </w:r>
      </w:ins>
      <w:ins w:id="55" w:author="Gen-Chang Hsu" w:date="2024-02-28T12:42:46Z">
        <w:r>
          <w:rPr>
            <w:rFonts w:hint="default"/>
            <w:spacing w:val="-2"/>
            <w:sz w:val="24"/>
            <w:lang w:val="en-US"/>
          </w:rPr>
          <w:t xml:space="preserve"> the</w:t>
        </w:r>
      </w:ins>
      <w:ins w:id="56" w:author="Gen-Chang Hsu" w:date="2024-02-28T12:42:47Z">
        <w:r>
          <w:rPr>
            <w:rFonts w:hint="default"/>
            <w:spacing w:val="-2"/>
            <w:sz w:val="24"/>
            <w:lang w:val="en-US"/>
          </w:rPr>
          <w:t xml:space="preserve"> respo</w:t>
        </w:r>
      </w:ins>
      <w:ins w:id="57" w:author="Gen-Chang Hsu" w:date="2024-02-28T12:42:48Z">
        <w:r>
          <w:rPr>
            <w:rFonts w:hint="default"/>
            <w:spacing w:val="-2"/>
            <w:sz w:val="24"/>
            <w:lang w:val="en-US"/>
          </w:rPr>
          <w:t>nse</w:t>
        </w:r>
      </w:ins>
      <w:ins w:id="58" w:author="Gen-Chang Hsu" w:date="2024-02-28T12:51:39Z">
        <w:r>
          <w:rPr>
            <w:rFonts w:hint="default"/>
            <w:spacing w:val="-2"/>
            <w:sz w:val="24"/>
            <w:lang w:val="en-US"/>
          </w:rPr>
          <w:t xml:space="preserve"> i</w:t>
        </w:r>
      </w:ins>
      <w:ins w:id="59" w:author="Gen-Chang Hsu" w:date="2024-02-28T12:51:40Z">
        <w:r>
          <w:rPr>
            <w:rFonts w:hint="default"/>
            <w:spacing w:val="-2"/>
            <w:sz w:val="24"/>
            <w:lang w:val="en-US"/>
          </w:rPr>
          <w:t>n the</w:t>
        </w:r>
      </w:ins>
      <w:ins w:id="60" w:author="Gen-Chang Hsu" w:date="2024-02-28T12:51:41Z">
        <w:r>
          <w:rPr>
            <w:rFonts w:hint="default"/>
            <w:spacing w:val="-2"/>
            <w:sz w:val="24"/>
            <w:lang w:val="en-US"/>
          </w:rPr>
          <w:t xml:space="preserve"> GL</w:t>
        </w:r>
      </w:ins>
      <w:ins w:id="61" w:author="Gen-Chang Hsu" w:date="2024-02-28T12:51:42Z">
        <w:r>
          <w:rPr>
            <w:rFonts w:hint="default"/>
            <w:spacing w:val="-2"/>
            <w:sz w:val="24"/>
            <w:lang w:val="en-US"/>
          </w:rPr>
          <w:t>MM</w:t>
        </w:r>
        <w:commentRangeEnd w:id="0"/>
      </w:ins>
      <w:r>
        <w:commentReference w:id="0"/>
      </w:r>
      <w:ins w:id="62" w:author="Gen-Chang Hsu" w:date="2024-02-28T12:41:47Z">
        <w:r>
          <w:rPr>
            <w:rFonts w:hint="default"/>
            <w:spacing w:val="-2"/>
            <w:sz w:val="24"/>
            <w:lang w:val="en-US"/>
          </w:rPr>
          <w:t>)</w:t>
        </w:r>
      </w:ins>
      <w:ins w:id="63" w:author="Gen-Chang Hsu" w:date="2024-02-28T12:43:38Z">
        <w:r>
          <w:rPr>
            <w:rFonts w:hint="default"/>
            <w:spacing w:val="-2"/>
            <w:sz w:val="24"/>
            <w:lang w:val="en-US"/>
          </w:rPr>
          <w:t xml:space="preserve">. </w:t>
        </w:r>
      </w:ins>
      <w:commentRangeStart w:id="1"/>
    </w:p>
    <w:commentRangeEnd w:id="1"/>
    <w:p>
      <w:pPr>
        <w:spacing w:after="0" w:line="240" w:lineRule="auto"/>
        <w:jc w:val="left"/>
        <w:rPr>
          <w:sz w:val="24"/>
        </w:rPr>
        <w:sectPr>
          <w:pgSz w:w="12240" w:h="15840"/>
          <w:pgMar w:top="1360" w:right="60" w:bottom="1240" w:left="0" w:header="0" w:footer="1056" w:gutter="0"/>
          <w:cols w:space="720" w:num="1"/>
        </w:sectPr>
      </w:pPr>
      <w:r>
        <w:commentReference w:id="1"/>
      </w:r>
    </w:p>
    <w:p>
      <w:pPr>
        <w:pStyle w:val="10"/>
        <w:numPr>
          <w:ilvl w:val="0"/>
          <w:numId w:val="24"/>
        </w:numPr>
        <w:tabs>
          <w:tab w:val="left" w:pos="1440"/>
        </w:tabs>
        <w:spacing w:before="72" w:after="0" w:line="240" w:lineRule="auto"/>
        <w:ind w:left="1440" w:right="0" w:hanging="720"/>
        <w:jc w:val="left"/>
        <w:rPr>
          <w:sz w:val="24"/>
        </w:rPr>
      </w:pPr>
      <w:del w:id="64" w:author="Gen-Chang Hsu" w:date="2024-02-28T12:43:34Z">
        <w:r>
          <w:rPr>
            <w:sz w:val="24"/>
          </w:rPr>
          <w:delText>mod</w:delText>
        </w:r>
      </w:del>
      <w:del w:id="65" w:author="Gen-Chang Hsu" w:date="2024-02-28T12:43:33Z">
        <w:r>
          <w:rPr>
            <w:sz w:val="24"/>
          </w:rPr>
          <w:delText>els).</w:delText>
        </w:r>
      </w:del>
      <w:del w:id="66" w:author="Gen-Chang Hsu" w:date="2024-02-28T12:43:32Z">
        <w:r>
          <w:rPr>
            <w:spacing w:val="57"/>
            <w:sz w:val="24"/>
          </w:rPr>
          <w:delText xml:space="preserve"> </w:delText>
        </w:r>
      </w:del>
      <w:r>
        <w:rPr>
          <w:sz w:val="24"/>
        </w:rPr>
        <w:t>Weights</w:t>
      </w:r>
      <w:r>
        <w:rPr>
          <w:spacing w:val="-1"/>
          <w:sz w:val="24"/>
        </w:rPr>
        <w:t xml:space="preserve"> </w:t>
      </w:r>
      <w:r>
        <w:rPr>
          <w:sz w:val="24"/>
        </w:rPr>
        <w:t>were</w:t>
      </w:r>
      <w:r>
        <w:rPr>
          <w:spacing w:val="-2"/>
          <w:sz w:val="24"/>
        </w:rPr>
        <w:t xml:space="preserve"> </w:t>
      </w:r>
      <w:r>
        <w:rPr>
          <w:sz w:val="24"/>
        </w:rPr>
        <w:t>computed</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 number</w:t>
      </w:r>
      <w:r>
        <w:rPr>
          <w:spacing w:val="-3"/>
          <w:sz w:val="24"/>
        </w:rPr>
        <w:t xml:space="preserve"> </w:t>
      </w:r>
      <w:r>
        <w:rPr>
          <w:sz w:val="24"/>
        </w:rPr>
        <w:t>of</w:t>
      </w:r>
      <w:r>
        <w:rPr>
          <w:spacing w:val="-1"/>
          <w:sz w:val="24"/>
        </w:rPr>
        <w:t xml:space="preserve"> </w:t>
      </w:r>
      <w:r>
        <w:rPr>
          <w:sz w:val="24"/>
        </w:rPr>
        <w:t>diet</w:t>
      </w:r>
      <w:r>
        <w:rPr>
          <w:spacing w:val="-1"/>
          <w:sz w:val="24"/>
        </w:rPr>
        <w:t xml:space="preserve"> </w:t>
      </w:r>
      <w:r>
        <w:rPr>
          <w:sz w:val="24"/>
        </w:rPr>
        <w:t>estimates</w:t>
      </w:r>
      <w:r>
        <w:rPr>
          <w:spacing w:val="-1"/>
          <w:sz w:val="24"/>
        </w:rPr>
        <w:t xml:space="preserve"> </w:t>
      </w:r>
      <w:r>
        <w:rPr>
          <w:sz w:val="24"/>
        </w:rPr>
        <w:t>in</w:t>
      </w:r>
      <w:r>
        <w:rPr>
          <w:spacing w:val="1"/>
          <w:sz w:val="24"/>
        </w:rPr>
        <w:t xml:space="preserve"> </w:t>
      </w:r>
      <w:r>
        <w:rPr>
          <w:sz w:val="24"/>
        </w:rPr>
        <w:t>each</w:t>
      </w:r>
      <w:r>
        <w:rPr>
          <w:spacing w:val="3"/>
          <w:sz w:val="24"/>
        </w:rPr>
        <w:t xml:space="preserve"> </w:t>
      </w:r>
      <w:r>
        <w:rPr>
          <w:sz w:val="24"/>
        </w:rPr>
        <w:t>year.</w:t>
      </w:r>
      <w:r>
        <w:rPr>
          <w:spacing w:val="63"/>
          <w:sz w:val="24"/>
        </w:rPr>
        <w:t xml:space="preserve"> </w:t>
      </w:r>
      <w:r>
        <w:rPr>
          <w:spacing w:val="-2"/>
          <w:sz w:val="24"/>
        </w:rPr>
        <w:t>Model</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parameters</w:t>
      </w:r>
      <w:r>
        <w:rPr>
          <w:spacing w:val="-1"/>
          <w:sz w:val="24"/>
        </w:rPr>
        <w:t xml:space="preserve"> </w:t>
      </w:r>
      <w:r>
        <w:rPr>
          <w:sz w:val="24"/>
        </w:rPr>
        <w:t>were</w:t>
      </w:r>
      <w:r>
        <w:rPr>
          <w:spacing w:val="-3"/>
          <w:sz w:val="24"/>
        </w:rPr>
        <w:t xml:space="preserve"> </w:t>
      </w:r>
      <w:r>
        <w:rPr>
          <w:sz w:val="24"/>
        </w:rPr>
        <w:t>estimated</w:t>
      </w:r>
      <w:r>
        <w:rPr>
          <w:spacing w:val="-1"/>
          <w:sz w:val="24"/>
        </w:rPr>
        <w:t xml:space="preserve"> </w:t>
      </w:r>
      <w:ins w:id="67" w:author="Gen-Chang Hsu" w:date="2024-02-28T12:33:53Z">
        <w:r>
          <w:rPr>
            <w:rFonts w:hint="default"/>
            <w:spacing w:val="-1"/>
            <w:sz w:val="24"/>
            <w:lang w:val="en-US"/>
          </w:rPr>
          <w:t>via</w:t>
        </w:r>
      </w:ins>
      <w:ins w:id="68" w:author="Gen-Chang Hsu" w:date="2024-02-28T12:33:54Z">
        <w:r>
          <w:rPr>
            <w:rFonts w:hint="default"/>
            <w:spacing w:val="-1"/>
            <w:sz w:val="24"/>
            <w:lang w:val="en-US"/>
          </w:rPr>
          <w:t xml:space="preserve"> </w:t>
        </w:r>
      </w:ins>
      <w:ins w:id="69" w:author="Gen-Chang Hsu" w:date="2024-02-28T12:33:55Z">
        <w:r>
          <w:rPr>
            <w:rFonts w:hint="default"/>
            <w:spacing w:val="-1"/>
            <w:sz w:val="24"/>
            <w:lang w:val="en-US"/>
          </w:rPr>
          <w:t>t</w:t>
        </w:r>
      </w:ins>
      <w:ins w:id="70" w:author="Gen-Chang Hsu" w:date="2024-02-28T12:33:56Z">
        <w:r>
          <w:rPr>
            <w:rFonts w:hint="default"/>
            <w:spacing w:val="-1"/>
            <w:sz w:val="24"/>
            <w:lang w:val="en-US"/>
          </w:rPr>
          <w:t>he</w:t>
        </w:r>
      </w:ins>
      <w:del w:id="71" w:author="Gen-Chang Hsu" w:date="2024-02-28T12:33:52Z">
        <w:r>
          <w:rPr>
            <w:sz w:val="24"/>
          </w:rPr>
          <w:delText>us</w:delText>
        </w:r>
      </w:del>
      <w:del w:id="72" w:author="Gen-Chang Hsu" w:date="2024-02-28T12:33:51Z">
        <w:r>
          <w:rPr>
            <w:sz w:val="24"/>
          </w:rPr>
          <w:delText>ing</w:delText>
        </w:r>
      </w:del>
      <w:r>
        <w:rPr>
          <w:spacing w:val="-4"/>
          <w:sz w:val="24"/>
        </w:rPr>
        <w:t xml:space="preserve"> </w:t>
      </w:r>
      <w:r>
        <w:rPr>
          <w:sz w:val="24"/>
        </w:rPr>
        <w:t>maximum</w:t>
      </w:r>
      <w:r>
        <w:rPr>
          <w:spacing w:val="-1"/>
          <w:sz w:val="24"/>
        </w:rPr>
        <w:t xml:space="preserve"> </w:t>
      </w:r>
      <w:r>
        <w:rPr>
          <w:sz w:val="24"/>
        </w:rPr>
        <w:t>likelihood</w:t>
      </w:r>
      <w:ins w:id="73" w:author="Gen-Chang Hsu" w:date="2024-02-28T12:34:18Z">
        <w:r>
          <w:rPr>
            <w:rFonts w:hint="default"/>
            <w:sz w:val="24"/>
            <w:lang w:val="en-US"/>
          </w:rPr>
          <w:t xml:space="preserve"> ap</w:t>
        </w:r>
      </w:ins>
      <w:ins w:id="74" w:author="Gen-Chang Hsu" w:date="2024-02-28T12:34:19Z">
        <w:r>
          <w:rPr>
            <w:rFonts w:hint="default"/>
            <w:sz w:val="24"/>
            <w:lang w:val="en-US"/>
          </w:rPr>
          <w:t>proach</w:t>
        </w:r>
      </w:ins>
      <w:r>
        <w:rPr>
          <w:sz w:val="24"/>
        </w:rPr>
        <w:t>,</w:t>
      </w:r>
      <w:r>
        <w:rPr>
          <w:spacing w:val="-1"/>
          <w:sz w:val="24"/>
        </w:rPr>
        <w:t xml:space="preserve"> </w:t>
      </w:r>
      <w:r>
        <w:rPr>
          <w:sz w:val="24"/>
        </w:rPr>
        <w:t>and</w:t>
      </w:r>
      <w:r>
        <w:rPr>
          <w:spacing w:val="-1"/>
          <w:sz w:val="24"/>
        </w:rPr>
        <w:t xml:space="preserve"> </w:t>
      </w:r>
      <w:r>
        <w:rPr>
          <w:sz w:val="24"/>
        </w:rPr>
        <w:t>their</w:t>
      </w:r>
      <w:r>
        <w:rPr>
          <w:spacing w:val="-2"/>
          <w:sz w:val="24"/>
        </w:rPr>
        <w:t xml:space="preserve"> </w:t>
      </w:r>
      <w:r>
        <w:rPr>
          <w:sz w:val="24"/>
        </w:rPr>
        <w:t>significance</w:t>
      </w:r>
      <w:r>
        <w:rPr>
          <w:spacing w:val="-2"/>
          <w:sz w:val="24"/>
        </w:rPr>
        <w:t xml:space="preserve"> </w:t>
      </w:r>
      <w:r>
        <w:rPr>
          <w:sz w:val="24"/>
        </w:rPr>
        <w:t xml:space="preserve">was </w:t>
      </w:r>
      <w:ins w:id="75" w:author="Gen-Chang Hsu" w:date="2024-02-28T12:34:36Z">
        <w:r>
          <w:rPr>
            <w:rFonts w:hint="default"/>
            <w:sz w:val="24"/>
            <w:lang w:val="en-US"/>
          </w:rPr>
          <w:t>a</w:t>
        </w:r>
      </w:ins>
      <w:ins w:id="76" w:author="Gen-Chang Hsu" w:date="2024-02-28T12:34:37Z">
        <w:r>
          <w:rPr>
            <w:rFonts w:hint="default"/>
            <w:sz w:val="24"/>
            <w:lang w:val="en-US"/>
          </w:rPr>
          <w:t>ssess</w:t>
        </w:r>
      </w:ins>
      <w:ins w:id="77" w:author="Gen-Chang Hsu" w:date="2024-02-28T12:34:38Z">
        <w:r>
          <w:rPr>
            <w:rFonts w:hint="default"/>
            <w:sz w:val="24"/>
            <w:lang w:val="en-US"/>
          </w:rPr>
          <w:t>ed</w:t>
        </w:r>
      </w:ins>
      <w:del w:id="78" w:author="Gen-Chang Hsu" w:date="2024-02-28T12:34:36Z">
        <w:r>
          <w:rPr>
            <w:sz w:val="24"/>
          </w:rPr>
          <w:delText>an</w:delText>
        </w:r>
      </w:del>
      <w:del w:id="79" w:author="Gen-Chang Hsu" w:date="2024-02-28T12:34:35Z">
        <w:r>
          <w:rPr>
            <w:sz w:val="24"/>
          </w:rPr>
          <w:delText>alyzed</w:delText>
        </w:r>
      </w:del>
      <w:ins w:id="80" w:author="Gen-Chang Hsu" w:date="2024-02-28T12:35:00Z">
        <w:r>
          <w:rPr>
            <w:rFonts w:hint="default"/>
            <w:sz w:val="24"/>
            <w:lang w:val="en-US"/>
          </w:rPr>
          <w:t xml:space="preserve"> by</w:t>
        </w:r>
      </w:ins>
      <w:del w:id="81" w:author="Gen-Chang Hsu" w:date="2024-02-28T12:34:59Z">
        <w:r>
          <w:rPr>
            <w:spacing w:val="5"/>
            <w:sz w:val="24"/>
          </w:rPr>
          <w:delText xml:space="preserve"> </w:delText>
        </w:r>
      </w:del>
      <w:del w:id="82" w:author="Gen-Chang Hsu" w:date="2024-02-28T12:34:59Z">
        <w:r>
          <w:rPr>
            <w:spacing w:val="-5"/>
            <w:sz w:val="24"/>
          </w:rPr>
          <w:delText>vi</w:delText>
        </w:r>
      </w:del>
      <w:del w:id="83" w:author="Gen-Chang Hsu" w:date="2024-02-28T12:34:58Z">
        <w:r>
          <w:rPr>
            <w:spacing w:val="-5"/>
            <w:sz w:val="24"/>
          </w:rPr>
          <w:delText>a</w:delText>
        </w:r>
      </w:del>
    </w:p>
    <w:p>
      <w:pPr>
        <w:pStyle w:val="6"/>
      </w:pPr>
    </w:p>
    <w:p>
      <w:pPr>
        <w:pStyle w:val="10"/>
        <w:numPr>
          <w:ilvl w:val="0"/>
          <w:numId w:val="24"/>
        </w:numPr>
        <w:tabs>
          <w:tab w:val="left" w:pos="1440"/>
        </w:tabs>
        <w:spacing w:before="0" w:after="0" w:line="240" w:lineRule="auto"/>
        <w:ind w:left="1440" w:right="0" w:hanging="720"/>
        <w:jc w:val="left"/>
        <w:rPr>
          <w:sz w:val="24"/>
        </w:rPr>
      </w:pPr>
      <w:ins w:id="84" w:author="Gen-Chang Hsu" w:date="2024-02-28T12:35:09Z">
        <w:r>
          <w:rPr>
            <w:rFonts w:hint="default"/>
            <w:sz w:val="24"/>
            <w:lang w:val="en-US"/>
          </w:rPr>
          <w:t>t</w:t>
        </w:r>
      </w:ins>
      <w:ins w:id="85" w:author="Gen-Chang Hsu" w:date="2024-02-28T12:34:41Z">
        <w:r>
          <w:rPr>
            <w:rFonts w:hint="default"/>
            <w:sz w:val="24"/>
            <w:lang w:val="en-US"/>
          </w:rPr>
          <w:t>h</w:t>
        </w:r>
      </w:ins>
      <w:ins w:id="86" w:author="Gen-Chang Hsu" w:date="2024-02-28T12:34:42Z">
        <w:r>
          <w:rPr>
            <w:rFonts w:hint="default"/>
            <w:sz w:val="24"/>
            <w:lang w:val="en-US"/>
          </w:rPr>
          <w:t>e</w:t>
        </w:r>
      </w:ins>
      <w:ins w:id="87" w:author="Gen-Chang Hsu" w:date="2024-02-28T12:34:43Z">
        <w:r>
          <w:rPr>
            <w:rFonts w:hint="default"/>
            <w:sz w:val="24"/>
            <w:lang w:val="en-US"/>
          </w:rPr>
          <w:t xml:space="preserve"> l</w:t>
        </w:r>
      </w:ins>
      <w:ins w:id="88" w:author="Gen-Chang Hsu" w:date="2024-02-28T12:34:44Z">
        <w:r>
          <w:rPr>
            <w:rFonts w:hint="default"/>
            <w:sz w:val="24"/>
            <w:lang w:val="en-US"/>
          </w:rPr>
          <w:t>ikeli</w:t>
        </w:r>
      </w:ins>
      <w:ins w:id="89" w:author="Gen-Chang Hsu" w:date="2024-02-28T12:34:45Z">
        <w:r>
          <w:rPr>
            <w:rFonts w:hint="default"/>
            <w:sz w:val="24"/>
            <w:lang w:val="en-US"/>
          </w:rPr>
          <w:t>hood</w:t>
        </w:r>
      </w:ins>
      <w:ins w:id="90" w:author="Gen-Chang Hsu" w:date="2024-02-28T12:34:46Z">
        <w:r>
          <w:rPr>
            <w:rFonts w:hint="default"/>
            <w:sz w:val="24"/>
            <w:lang w:val="en-US"/>
          </w:rPr>
          <w:t xml:space="preserve"> ratio</w:t>
        </w:r>
      </w:ins>
      <w:ins w:id="91" w:author="Gen-Chang Hsu" w:date="2024-02-28T12:34:48Z">
        <w:r>
          <w:rPr>
            <w:rFonts w:hint="default"/>
            <w:sz w:val="24"/>
            <w:lang w:val="en-US"/>
          </w:rPr>
          <w:t xml:space="preserve"> te</w:t>
        </w:r>
      </w:ins>
      <w:ins w:id="92" w:author="Gen-Chang Hsu" w:date="2024-02-28T12:34:49Z">
        <w:r>
          <w:rPr>
            <w:rFonts w:hint="default"/>
            <w:sz w:val="24"/>
            <w:lang w:val="en-US"/>
          </w:rPr>
          <w:t>s</w:t>
        </w:r>
      </w:ins>
      <w:ins w:id="93" w:author="Gen-Chang Hsu" w:date="2024-02-28T12:34:50Z">
        <w:r>
          <w:rPr>
            <w:rFonts w:hint="default"/>
            <w:sz w:val="24"/>
            <w:lang w:val="en-US"/>
          </w:rPr>
          <w:t xml:space="preserve">t </w:t>
        </w:r>
      </w:ins>
      <w:del w:id="94" w:author="Gen-Chang Hsu" w:date="2024-02-28T12:34:50Z">
        <w:r>
          <w:rPr>
            <w:sz w:val="24"/>
          </w:rPr>
          <w:delText>Wal</w:delText>
        </w:r>
      </w:del>
      <w:del w:id="95" w:author="Gen-Chang Hsu" w:date="2024-02-28T12:34:51Z">
        <w:r>
          <w:rPr>
            <w:sz w:val="24"/>
          </w:rPr>
          <w:delText>d</w:delText>
        </w:r>
      </w:del>
      <w:del w:id="96" w:author="Gen-Chang Hsu" w:date="2024-02-28T12:34:51Z">
        <w:r>
          <w:rPr>
            <w:spacing w:val="-1"/>
            <w:sz w:val="24"/>
          </w:rPr>
          <w:delText xml:space="preserve"> </w:delText>
        </w:r>
      </w:del>
      <w:del w:id="97" w:author="Gen-Chang Hsu" w:date="2024-02-28T12:34:51Z">
        <w:r>
          <w:rPr>
            <w:sz w:val="24"/>
          </w:rPr>
          <w:delText>chi-</w:delText>
        </w:r>
      </w:del>
      <w:del w:id="98" w:author="Gen-Chang Hsu" w:date="2024-02-28T12:34:52Z">
        <w:r>
          <w:rPr>
            <w:sz w:val="24"/>
          </w:rPr>
          <w:delText>square</w:delText>
        </w:r>
      </w:del>
      <w:del w:id="99" w:author="Gen-Chang Hsu" w:date="2024-02-28T12:34:53Z">
        <w:r>
          <w:rPr>
            <w:spacing w:val="-3"/>
            <w:sz w:val="24"/>
          </w:rPr>
          <w:delText xml:space="preserve"> </w:delText>
        </w:r>
      </w:del>
      <w:del w:id="100" w:author="Gen-Chang Hsu" w:date="2024-02-28T12:34:53Z">
        <w:r>
          <w:rPr>
            <w:sz w:val="24"/>
          </w:rPr>
          <w:delText>tes</w:delText>
        </w:r>
      </w:del>
      <w:del w:id="101" w:author="Gen-Chang Hsu" w:date="2024-02-28T12:34:54Z">
        <w:r>
          <w:rPr>
            <w:sz w:val="24"/>
          </w:rPr>
          <w:delText xml:space="preserve">t </w:delText>
        </w:r>
      </w:del>
      <w:del w:id="102" w:author="Gen-Chang Hsu" w:date="2024-02-28T12:35:37Z">
        <w:r>
          <w:rPr>
            <w:sz w:val="24"/>
          </w:rPr>
          <w:delText>usin</w:delText>
        </w:r>
      </w:del>
      <w:del w:id="103" w:author="Gen-Chang Hsu" w:date="2024-02-28T12:35:38Z">
        <w:r>
          <w:rPr>
            <w:sz w:val="24"/>
          </w:rPr>
          <w:delText>g</w:delText>
        </w:r>
      </w:del>
      <w:ins w:id="104" w:author="Gen-Chang Hsu" w:date="2024-02-28T12:35:38Z">
        <w:r>
          <w:rPr>
            <w:rFonts w:hint="default"/>
            <w:sz w:val="24"/>
            <w:lang w:val="en-US"/>
          </w:rPr>
          <w:t>vi</w:t>
        </w:r>
      </w:ins>
      <w:ins w:id="105" w:author="Gen-Chang Hsu" w:date="2024-02-28T12:35:39Z">
        <w:r>
          <w:rPr>
            <w:rFonts w:hint="default"/>
            <w:sz w:val="24"/>
            <w:lang w:val="en-US"/>
          </w:rPr>
          <w:t>a</w:t>
        </w:r>
      </w:ins>
      <w:r>
        <w:rPr>
          <w:spacing w:val="-4"/>
          <w:sz w:val="24"/>
        </w:rPr>
        <w:t xml:space="preserve"> </w:t>
      </w:r>
      <w:r>
        <w:rPr>
          <w:sz w:val="24"/>
        </w:rPr>
        <w:t>the “Anova”</w:t>
      </w:r>
      <w:r>
        <w:rPr>
          <w:spacing w:val="-1"/>
          <w:sz w:val="24"/>
        </w:rPr>
        <w:t xml:space="preserve"> </w:t>
      </w:r>
      <w:r>
        <w:rPr>
          <w:sz w:val="24"/>
        </w:rPr>
        <w:t>function</w:t>
      </w:r>
      <w:r>
        <w:rPr>
          <w:spacing w:val="-1"/>
          <w:sz w:val="24"/>
        </w:rPr>
        <w:t xml:space="preserve"> </w:t>
      </w:r>
      <w:r>
        <w:rPr>
          <w:sz w:val="24"/>
        </w:rPr>
        <w:t>in</w:t>
      </w:r>
      <w:r>
        <w:rPr>
          <w:spacing w:val="-1"/>
          <w:sz w:val="24"/>
        </w:rPr>
        <w:t xml:space="preserve"> </w:t>
      </w:r>
      <w:r>
        <w:rPr>
          <w:sz w:val="24"/>
        </w:rPr>
        <w:t>the R</w:t>
      </w:r>
      <w:r>
        <w:rPr>
          <w:spacing w:val="-1"/>
          <w:sz w:val="24"/>
        </w:rPr>
        <w:t xml:space="preserve"> </w:t>
      </w:r>
      <w:r>
        <w:rPr>
          <w:sz w:val="24"/>
        </w:rPr>
        <w:t>car</w:t>
      </w:r>
      <w:r>
        <w:rPr>
          <w:spacing w:val="-1"/>
          <w:sz w:val="24"/>
        </w:rPr>
        <w:t xml:space="preserve"> </w:t>
      </w:r>
      <w:r>
        <w:rPr>
          <w:sz w:val="24"/>
        </w:rPr>
        <w:t>package</w:t>
      </w:r>
      <w:r>
        <w:rPr>
          <w:spacing w:val="1"/>
          <w:sz w:val="24"/>
        </w:rPr>
        <w:t xml:space="preserve"> </w:t>
      </w:r>
      <w:r>
        <w:rPr>
          <w:sz w:val="24"/>
        </w:rPr>
        <w:t>(Fox</w:t>
      </w:r>
      <w:r>
        <w:rPr>
          <w:spacing w:val="1"/>
          <w:sz w:val="24"/>
        </w:rPr>
        <w:t xml:space="preserve"> </w:t>
      </w:r>
      <w:r>
        <w:rPr>
          <w:sz w:val="24"/>
        </w:rPr>
        <w:t>and</w:t>
      </w:r>
      <w:r>
        <w:rPr>
          <w:spacing w:val="-1"/>
          <w:sz w:val="24"/>
        </w:rPr>
        <w:t xml:space="preserve"> </w:t>
      </w:r>
      <w:r>
        <w:rPr>
          <w:sz w:val="24"/>
        </w:rPr>
        <w:t xml:space="preserve">Weisberg, </w:t>
      </w:r>
      <w:r>
        <w:rPr>
          <w:spacing w:val="-2"/>
          <w:sz w:val="24"/>
        </w:rPr>
        <w:t>2018).</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Tukey’s</w:t>
      </w:r>
      <w:r>
        <w:rPr>
          <w:spacing w:val="-2"/>
          <w:sz w:val="24"/>
        </w:rPr>
        <w:t xml:space="preserve"> </w:t>
      </w:r>
      <w:r>
        <w:rPr>
          <w:sz w:val="24"/>
        </w:rPr>
        <w:t>post-hoc</w:t>
      </w:r>
      <w:r>
        <w:rPr>
          <w:spacing w:val="-2"/>
          <w:sz w:val="24"/>
        </w:rPr>
        <w:t xml:space="preserve"> </w:t>
      </w:r>
      <w:r>
        <w:rPr>
          <w:sz w:val="24"/>
        </w:rPr>
        <w:t>tests (α =</w:t>
      </w:r>
      <w:r>
        <w:rPr>
          <w:spacing w:val="-2"/>
          <w:sz w:val="24"/>
        </w:rPr>
        <w:t xml:space="preserve"> </w:t>
      </w:r>
      <w:r>
        <w:rPr>
          <w:sz w:val="24"/>
        </w:rPr>
        <w:t>0.05)</w:t>
      </w:r>
      <w:r>
        <w:rPr>
          <w:spacing w:val="-1"/>
          <w:sz w:val="24"/>
        </w:rPr>
        <w:t xml:space="preserve"> </w:t>
      </w:r>
      <w:r>
        <w:rPr>
          <w:sz w:val="24"/>
        </w:rPr>
        <w:t>were</w:t>
      </w:r>
      <w:r>
        <w:rPr>
          <w:spacing w:val="-3"/>
          <w:sz w:val="24"/>
        </w:rPr>
        <w:t xml:space="preserve"> </w:t>
      </w:r>
      <w:r>
        <w:rPr>
          <w:sz w:val="24"/>
        </w:rPr>
        <w:t>performed</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significant</w:t>
      </w:r>
      <w:r>
        <w:rPr>
          <w:spacing w:val="-1"/>
          <w:sz w:val="24"/>
        </w:rPr>
        <w:t xml:space="preserve"> </w:t>
      </w:r>
      <w:ins w:id="106" w:author="Gen-Chang Hsu" w:date="2024-02-28T12:36:44Z">
        <w:r>
          <w:rPr>
            <w:rFonts w:hint="default"/>
            <w:spacing w:val="-1"/>
            <w:sz w:val="24"/>
            <w:lang w:val="en-US"/>
          </w:rPr>
          <w:t>predi</w:t>
        </w:r>
      </w:ins>
      <w:ins w:id="107" w:author="Gen-Chang Hsu" w:date="2024-02-28T12:36:45Z">
        <w:r>
          <w:rPr>
            <w:rFonts w:hint="default"/>
            <w:spacing w:val="-1"/>
            <w:sz w:val="24"/>
            <w:lang w:val="en-US"/>
          </w:rPr>
          <w:t>cto</w:t>
        </w:r>
      </w:ins>
      <w:ins w:id="108" w:author="Gen-Chang Hsu" w:date="2024-02-28T12:36:48Z">
        <w:r>
          <w:rPr>
            <w:rFonts w:hint="default"/>
            <w:spacing w:val="-1"/>
            <w:sz w:val="24"/>
            <w:lang w:val="en-US"/>
          </w:rPr>
          <w:t>r</w:t>
        </w:r>
      </w:ins>
      <w:ins w:id="109" w:author="Gen-Chang Hsu" w:date="2024-02-28T12:36:46Z">
        <w:r>
          <w:rPr>
            <w:rFonts w:hint="default"/>
            <w:spacing w:val="-1"/>
            <w:sz w:val="24"/>
            <w:lang w:val="en-US"/>
          </w:rPr>
          <w:t>s</w:t>
        </w:r>
      </w:ins>
      <w:del w:id="110" w:author="Gen-Chang Hsu" w:date="2024-02-28T12:36:43Z">
        <w:r>
          <w:rPr>
            <w:sz w:val="24"/>
          </w:rPr>
          <w:delText>factors</w:delText>
        </w:r>
      </w:del>
      <w:r>
        <w:rPr>
          <w:spacing w:val="2"/>
          <w:sz w:val="24"/>
        </w:rPr>
        <w:t xml:space="preserve"> </w:t>
      </w:r>
      <w:ins w:id="111" w:author="Gen-Chang Hsu" w:date="2024-02-28T12:36:51Z">
        <w:r>
          <w:rPr>
            <w:rFonts w:hint="default"/>
            <w:spacing w:val="2"/>
            <w:sz w:val="24"/>
            <w:lang w:val="en-US"/>
          </w:rPr>
          <w:t>via</w:t>
        </w:r>
      </w:ins>
      <w:del w:id="112" w:author="Gen-Chang Hsu" w:date="2024-02-28T12:36:50Z">
        <w:r>
          <w:rPr>
            <w:sz w:val="24"/>
          </w:rPr>
          <w:delText>using</w:delText>
        </w:r>
      </w:del>
      <w:r>
        <w:rPr>
          <w:spacing w:val="-4"/>
          <w:sz w:val="24"/>
        </w:rPr>
        <w:t xml:space="preserve"> </w:t>
      </w:r>
      <w:r>
        <w:rPr>
          <w:sz w:val="24"/>
        </w:rPr>
        <w:t xml:space="preserve">the </w:t>
      </w:r>
      <w:r>
        <w:rPr>
          <w:spacing w:val="-2"/>
          <w:sz w:val="24"/>
        </w:rPr>
        <w:t>“cld”</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function</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R</w:t>
      </w:r>
      <w:r>
        <w:rPr>
          <w:spacing w:val="-1"/>
          <w:sz w:val="24"/>
        </w:rPr>
        <w:t xml:space="preserve"> </w:t>
      </w:r>
      <w:r>
        <w:rPr>
          <w:sz w:val="24"/>
        </w:rPr>
        <w:t>emmeans</w:t>
      </w:r>
      <w:r>
        <w:rPr>
          <w:spacing w:val="-1"/>
          <w:sz w:val="24"/>
        </w:rPr>
        <w:t xml:space="preserve"> </w:t>
      </w:r>
      <w:r>
        <w:rPr>
          <w:sz w:val="24"/>
        </w:rPr>
        <w:t>package</w:t>
      </w:r>
      <w:r>
        <w:rPr>
          <w:spacing w:val="2"/>
          <w:sz w:val="24"/>
        </w:rPr>
        <w:t xml:space="preserve"> </w:t>
      </w:r>
      <w:r>
        <w:rPr>
          <w:sz w:val="24"/>
        </w:rPr>
        <w:t>(Length,</w:t>
      </w:r>
      <w:r>
        <w:rPr>
          <w:spacing w:val="-1"/>
          <w:sz w:val="24"/>
        </w:rPr>
        <w:t xml:space="preserve"> </w:t>
      </w:r>
      <w:r>
        <w:rPr>
          <w:sz w:val="24"/>
        </w:rPr>
        <w:t>2018).</w:t>
      </w:r>
      <w:r>
        <w:rPr>
          <w:spacing w:val="58"/>
          <w:sz w:val="24"/>
        </w:rPr>
        <w:t xml:space="preserve"> </w:t>
      </w:r>
      <w:r>
        <w:rPr>
          <w:sz w:val="24"/>
        </w:rPr>
        <w:t>The</w:t>
      </w:r>
      <w:r>
        <w:rPr>
          <w:spacing w:val="-2"/>
          <w:sz w:val="24"/>
        </w:rPr>
        <w:t xml:space="preserve"> </w:t>
      </w:r>
      <w:r>
        <w:rPr>
          <w:sz w:val="24"/>
        </w:rPr>
        <w:t>percent</w:t>
      </w:r>
      <w:r>
        <w:rPr>
          <w:spacing w:val="-1"/>
          <w:sz w:val="24"/>
        </w:rPr>
        <w:t xml:space="preserve"> </w:t>
      </w:r>
      <w:r>
        <w:rPr>
          <w:sz w:val="24"/>
        </w:rPr>
        <w:t>forest</w:t>
      </w:r>
      <w:r>
        <w:rPr>
          <w:spacing w:val="-1"/>
          <w:sz w:val="24"/>
        </w:rPr>
        <w:t xml:space="preserve"> </w:t>
      </w:r>
      <w:r>
        <w:rPr>
          <w:sz w:val="24"/>
        </w:rPr>
        <w:t>cover</w:t>
      </w:r>
      <w:r>
        <w:rPr>
          <w:spacing w:val="-1"/>
          <w:sz w:val="24"/>
        </w:rPr>
        <w:t xml:space="preserve"> </w:t>
      </w:r>
      <w:r>
        <w:rPr>
          <w:sz w:val="24"/>
        </w:rPr>
        <w:t>around each</w:t>
      </w:r>
      <w:r>
        <w:rPr>
          <w:spacing w:val="-1"/>
          <w:sz w:val="24"/>
        </w:rPr>
        <w:t xml:space="preserve"> </w:t>
      </w:r>
      <w:r>
        <w:rPr>
          <w:spacing w:val="-2"/>
          <w:sz w:val="24"/>
        </w:rPr>
        <w:t>study</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farm</w:t>
      </w:r>
      <w:r>
        <w:rPr>
          <w:spacing w:val="-3"/>
          <w:sz w:val="24"/>
        </w:rPr>
        <w:t xml:space="preserve"> </w:t>
      </w:r>
      <w:r>
        <w:rPr>
          <w:sz w:val="24"/>
        </w:rPr>
        <w:t>was</w:t>
      </w:r>
      <w:r>
        <w:rPr>
          <w:spacing w:val="1"/>
          <w:sz w:val="24"/>
        </w:rPr>
        <w:t xml:space="preserve"> </w:t>
      </w:r>
      <w:r>
        <w:rPr>
          <w:sz w:val="24"/>
        </w:rPr>
        <w:t>estimated</w:t>
      </w:r>
      <w:r>
        <w:rPr>
          <w:spacing w:val="-1"/>
          <w:sz w:val="24"/>
        </w:rPr>
        <w:t xml:space="preserve"> </w:t>
      </w:r>
      <w:r>
        <w:rPr>
          <w:sz w:val="24"/>
        </w:rPr>
        <w:t>from</w:t>
      </w:r>
      <w:r>
        <w:rPr>
          <w:spacing w:val="1"/>
          <w:sz w:val="24"/>
        </w:rPr>
        <w:t xml:space="preserve"> </w:t>
      </w:r>
      <w:r>
        <w:rPr>
          <w:sz w:val="24"/>
        </w:rPr>
        <w:t>Google</w:t>
      </w:r>
      <w:r>
        <w:rPr>
          <w:spacing w:val="-1"/>
          <w:sz w:val="24"/>
        </w:rPr>
        <w:t xml:space="preserve"> </w:t>
      </w:r>
      <w:r>
        <w:rPr>
          <w:sz w:val="24"/>
        </w:rPr>
        <w:t>Earth</w:t>
      </w:r>
      <w:r>
        <w:rPr>
          <w:spacing w:val="-1"/>
          <w:sz w:val="24"/>
        </w:rPr>
        <w:t xml:space="preserve"> </w:t>
      </w:r>
      <w:r>
        <w:rPr>
          <w:sz w:val="24"/>
        </w:rPr>
        <w:t>images</w:t>
      </w:r>
      <w:r>
        <w:rPr>
          <w:spacing w:val="-1"/>
          <w:sz w:val="24"/>
        </w:rPr>
        <w:t xml:space="preserve"> </w:t>
      </w:r>
      <w:r>
        <w:rPr>
          <w:sz w:val="24"/>
        </w:rPr>
        <w:t>by</w:t>
      </w:r>
      <w:r>
        <w:rPr>
          <w:spacing w:val="-4"/>
          <w:sz w:val="24"/>
        </w:rPr>
        <w:t xml:space="preserve"> </w:t>
      </w:r>
      <w:r>
        <w:rPr>
          <w:sz w:val="24"/>
        </w:rPr>
        <w:t>manually</w:t>
      </w:r>
      <w:r>
        <w:rPr>
          <w:spacing w:val="-6"/>
          <w:sz w:val="24"/>
        </w:rPr>
        <w:t xml:space="preserve"> </w:t>
      </w:r>
      <w:r>
        <w:rPr>
          <w:sz w:val="24"/>
        </w:rPr>
        <w:t>delimiting</w:t>
      </w:r>
      <w:r>
        <w:rPr>
          <w:spacing w:val="-4"/>
          <w:sz w:val="24"/>
        </w:rPr>
        <w:t xml:space="preserve"> </w:t>
      </w:r>
      <w:r>
        <w:rPr>
          <w:sz w:val="24"/>
        </w:rPr>
        <w:t>the</w:t>
      </w:r>
      <w:r>
        <w:rPr>
          <w:spacing w:val="-1"/>
          <w:sz w:val="24"/>
        </w:rPr>
        <w:t xml:space="preserve"> </w:t>
      </w:r>
      <w:r>
        <w:rPr>
          <w:sz w:val="24"/>
        </w:rPr>
        <w:t>forested</w:t>
      </w:r>
      <w:r>
        <w:rPr>
          <w:spacing w:val="-1"/>
          <w:sz w:val="24"/>
        </w:rPr>
        <w:t xml:space="preserve"> </w:t>
      </w:r>
      <w:r>
        <w:rPr>
          <w:sz w:val="24"/>
        </w:rPr>
        <w:t>areas</w:t>
      </w:r>
      <w:r>
        <w:rPr>
          <w:spacing w:val="-1"/>
          <w:sz w:val="24"/>
        </w:rPr>
        <w:t xml:space="preserve"> </w:t>
      </w:r>
      <w:r>
        <w:rPr>
          <w:sz w:val="24"/>
        </w:rPr>
        <w:t xml:space="preserve">within </w:t>
      </w:r>
      <w:r>
        <w:rPr>
          <w:spacing w:val="-10"/>
          <w:sz w:val="24"/>
        </w:rPr>
        <w:t>a</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1-km</w:t>
      </w:r>
      <w:r>
        <w:rPr>
          <w:spacing w:val="-1"/>
          <w:sz w:val="24"/>
        </w:rPr>
        <w:t xml:space="preserve"> </w:t>
      </w:r>
      <w:r>
        <w:rPr>
          <w:sz w:val="24"/>
        </w:rPr>
        <w:t>radius</w:t>
      </w:r>
      <w:r>
        <w:rPr>
          <w:spacing w:val="-2"/>
          <w:sz w:val="24"/>
        </w:rPr>
        <w:t xml:space="preserve"> </w:t>
      </w:r>
      <w:r>
        <w:rPr>
          <w:sz w:val="24"/>
        </w:rPr>
        <w:t>circular</w:t>
      </w:r>
      <w:r>
        <w:rPr>
          <w:spacing w:val="-1"/>
          <w:sz w:val="24"/>
        </w:rPr>
        <w:t xml:space="preserve"> </w:t>
      </w:r>
      <w:r>
        <w:rPr>
          <w:sz w:val="24"/>
        </w:rPr>
        <w:t>buffer</w:t>
      </w:r>
      <w:r>
        <w:rPr>
          <w:spacing w:val="-1"/>
          <w:sz w:val="24"/>
        </w:rPr>
        <w:t xml:space="preserve"> </w:t>
      </w:r>
      <w:r>
        <w:rPr>
          <w:sz w:val="24"/>
        </w:rPr>
        <w:t>surrounding</w:t>
      </w:r>
      <w:r>
        <w:rPr>
          <w:spacing w:val="-3"/>
          <w:sz w:val="24"/>
        </w:rPr>
        <w:t xml:space="preserve"> </w:t>
      </w:r>
      <w:r>
        <w:rPr>
          <w:sz w:val="24"/>
        </w:rPr>
        <w:t>the farm</w:t>
      </w:r>
      <w:r>
        <w:rPr>
          <w:spacing w:val="-1"/>
          <w:sz w:val="24"/>
        </w:rPr>
        <w:t xml:space="preserve"> </w:t>
      </w:r>
      <w:r>
        <w:rPr>
          <w:sz w:val="24"/>
        </w:rPr>
        <w:t>and</w:t>
      </w:r>
      <w:r>
        <w:rPr>
          <w:spacing w:val="-2"/>
          <w:sz w:val="24"/>
        </w:rPr>
        <w:t xml:space="preserve"> </w:t>
      </w:r>
      <w:r>
        <w:rPr>
          <w:sz w:val="24"/>
        </w:rPr>
        <w:t>computing</w:t>
      </w:r>
      <w:r>
        <w:rPr>
          <w:spacing w:val="-2"/>
          <w:sz w:val="24"/>
        </w:rPr>
        <w:t xml:space="preserve"> </w:t>
      </w:r>
      <w:r>
        <w:rPr>
          <w:sz w:val="24"/>
        </w:rPr>
        <w:t>the</w:t>
      </w:r>
      <w:r>
        <w:rPr>
          <w:spacing w:val="-1"/>
          <w:sz w:val="24"/>
        </w:rPr>
        <w:t xml:space="preserve"> </w:t>
      </w:r>
      <w:r>
        <w:rPr>
          <w:sz w:val="24"/>
        </w:rPr>
        <w:t>fraction</w:t>
      </w:r>
      <w:r>
        <w:rPr>
          <w:spacing w:val="-1"/>
          <w:sz w:val="24"/>
        </w:rPr>
        <w:t xml:space="preserve"> </w:t>
      </w:r>
      <w:r>
        <w:rPr>
          <w:sz w:val="24"/>
        </w:rPr>
        <w:t>of</w:t>
      </w:r>
      <w:r>
        <w:rPr>
          <w:spacing w:val="-1"/>
          <w:sz w:val="24"/>
        </w:rPr>
        <w:t xml:space="preserve"> </w:t>
      </w:r>
      <w:r>
        <w:rPr>
          <w:sz w:val="24"/>
        </w:rPr>
        <w:t>these</w:t>
      </w:r>
      <w:r>
        <w:rPr>
          <w:spacing w:val="-2"/>
          <w:sz w:val="24"/>
        </w:rPr>
        <w:t xml:space="preserve"> </w:t>
      </w:r>
      <w:r>
        <w:rPr>
          <w:sz w:val="24"/>
        </w:rPr>
        <w:t>areas</w:t>
      </w:r>
      <w:r>
        <w:rPr>
          <w:spacing w:val="-1"/>
          <w:sz w:val="24"/>
        </w:rPr>
        <w:t xml:space="preserve"> </w:t>
      </w:r>
      <w:r>
        <w:rPr>
          <w:sz w:val="24"/>
        </w:rPr>
        <w:t>in</w:t>
      </w:r>
      <w:r>
        <w:rPr>
          <w:spacing w:val="-1"/>
          <w:sz w:val="24"/>
        </w:rPr>
        <w:t xml:space="preserve"> </w:t>
      </w:r>
      <w:r>
        <w:rPr>
          <w:spacing w:val="-5"/>
          <w:sz w:val="24"/>
        </w:rPr>
        <w:t>the</w:t>
      </w:r>
    </w:p>
    <w:p>
      <w:pPr>
        <w:pStyle w:val="6"/>
        <w:spacing w:before="1"/>
      </w:pPr>
    </w:p>
    <w:p>
      <w:pPr>
        <w:pStyle w:val="10"/>
        <w:numPr>
          <w:ilvl w:val="0"/>
          <w:numId w:val="24"/>
        </w:numPr>
        <w:tabs>
          <w:tab w:val="left" w:pos="1440"/>
        </w:tabs>
        <w:spacing w:before="0" w:after="0" w:line="240" w:lineRule="auto"/>
        <w:ind w:left="1440" w:right="0" w:hanging="720"/>
        <w:jc w:val="left"/>
        <w:rPr>
          <w:sz w:val="24"/>
        </w:rPr>
      </w:pPr>
      <w:r>
        <w:rPr>
          <w:sz w:val="24"/>
        </w:rPr>
        <w:t>buffer</w:t>
      </w:r>
      <w:r>
        <w:rPr>
          <w:spacing w:val="-3"/>
          <w:sz w:val="24"/>
        </w:rPr>
        <w:t xml:space="preserve"> </w:t>
      </w:r>
      <w:r>
        <w:rPr>
          <w:sz w:val="24"/>
        </w:rPr>
        <w:t>zone.</w:t>
      </w:r>
      <w:r>
        <w:rPr>
          <w:spacing w:val="59"/>
          <w:sz w:val="24"/>
        </w:rPr>
        <w:t xml:space="preserve"> </w:t>
      </w:r>
      <w:r>
        <w:rPr>
          <w:sz w:val="24"/>
        </w:rPr>
        <w:t>The</w:t>
      </w:r>
      <w:r>
        <w:rPr>
          <w:spacing w:val="-1"/>
          <w:sz w:val="24"/>
        </w:rPr>
        <w:t xml:space="preserve"> </w:t>
      </w:r>
      <w:r>
        <w:rPr>
          <w:sz w:val="24"/>
        </w:rPr>
        <w:t>1-km</w:t>
      </w:r>
      <w:r>
        <w:rPr>
          <w:spacing w:val="-1"/>
          <w:sz w:val="24"/>
        </w:rPr>
        <w:t xml:space="preserve"> </w:t>
      </w:r>
      <w:r>
        <w:rPr>
          <w:sz w:val="24"/>
        </w:rPr>
        <w:t>radius was based</w:t>
      </w:r>
      <w:r>
        <w:rPr>
          <w:spacing w:val="-1"/>
          <w:sz w:val="24"/>
        </w:rPr>
        <w:t xml:space="preserve"> </w:t>
      </w:r>
      <w:r>
        <w:rPr>
          <w:sz w:val="24"/>
        </w:rPr>
        <w:t>on previous</w:t>
      </w:r>
      <w:r>
        <w:rPr>
          <w:spacing w:val="-1"/>
          <w:sz w:val="24"/>
        </w:rPr>
        <w:t xml:space="preserve"> </w:t>
      </w:r>
      <w:r>
        <w:rPr>
          <w:sz w:val="24"/>
        </w:rPr>
        <w:t>studies (Rusch et</w:t>
      </w:r>
      <w:r>
        <w:rPr>
          <w:spacing w:val="-1"/>
          <w:sz w:val="24"/>
        </w:rPr>
        <w:t xml:space="preserve"> </w:t>
      </w:r>
      <w:r>
        <w:rPr>
          <w:sz w:val="24"/>
        </w:rPr>
        <w:t>al., 2016;</w:t>
      </w:r>
      <w:r>
        <w:rPr>
          <w:spacing w:val="-1"/>
          <w:sz w:val="24"/>
        </w:rPr>
        <w:t xml:space="preserve"> </w:t>
      </w:r>
      <w:r>
        <w:rPr>
          <w:sz w:val="24"/>
        </w:rPr>
        <w:t>Karp</w:t>
      </w:r>
      <w:r>
        <w:rPr>
          <w:spacing w:val="-1"/>
          <w:sz w:val="24"/>
        </w:rPr>
        <w:t xml:space="preserve"> </w:t>
      </w:r>
      <w:r>
        <w:rPr>
          <w:i/>
          <w:sz w:val="24"/>
        </w:rPr>
        <w:t xml:space="preserve">et </w:t>
      </w:r>
      <w:r>
        <w:rPr>
          <w:i/>
          <w:spacing w:val="-4"/>
          <w:sz w:val="24"/>
        </w:rPr>
        <w:t>al.</w:t>
      </w:r>
      <w:r>
        <w:rPr>
          <w:spacing w:val="-4"/>
          <w:sz w:val="24"/>
        </w:rPr>
        <w:t>,</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2018).</w:t>
      </w:r>
      <w:r>
        <w:rPr>
          <w:spacing w:val="55"/>
          <w:sz w:val="24"/>
        </w:rPr>
        <w:t xml:space="preserve"> </w:t>
      </w:r>
      <w:r>
        <w:rPr>
          <w:sz w:val="24"/>
        </w:rPr>
        <w:t>Because</w:t>
      </w:r>
      <w:r>
        <w:rPr>
          <w:spacing w:val="-1"/>
          <w:sz w:val="24"/>
        </w:rPr>
        <w:t xml:space="preserve"> </w:t>
      </w:r>
      <w:r>
        <w:rPr>
          <w:sz w:val="24"/>
        </w:rPr>
        <w:t>spiders</w:t>
      </w:r>
      <w:r>
        <w:rPr>
          <w:spacing w:val="-1"/>
          <w:sz w:val="24"/>
        </w:rPr>
        <w:t xml:space="preserve"> </w:t>
      </w:r>
      <w:r>
        <w:rPr>
          <w:sz w:val="24"/>
        </w:rPr>
        <w:t>and ladybeetles</w:t>
      </w:r>
      <w:r>
        <w:rPr>
          <w:spacing w:val="1"/>
          <w:sz w:val="24"/>
        </w:rPr>
        <w:t xml:space="preserve"> </w:t>
      </w:r>
      <w:r>
        <w:rPr>
          <w:sz w:val="24"/>
        </w:rPr>
        <w:t>may</w:t>
      </w:r>
      <w:r>
        <w:rPr>
          <w:spacing w:val="-5"/>
          <w:sz w:val="24"/>
        </w:rPr>
        <w:t xml:space="preserve"> </w:t>
      </w:r>
      <w:r>
        <w:rPr>
          <w:sz w:val="24"/>
        </w:rPr>
        <w:t>have different</w:t>
      </w:r>
      <w:r>
        <w:rPr>
          <w:spacing w:val="2"/>
          <w:sz w:val="24"/>
        </w:rPr>
        <w:t xml:space="preserve"> </w:t>
      </w:r>
      <w:r>
        <w:rPr>
          <w:sz w:val="24"/>
        </w:rPr>
        <w:t>feeding</w:t>
      </w:r>
      <w:r>
        <w:rPr>
          <w:spacing w:val="-2"/>
          <w:sz w:val="24"/>
        </w:rPr>
        <w:t xml:space="preserve"> </w:t>
      </w:r>
      <w:r>
        <w:rPr>
          <w:sz w:val="24"/>
        </w:rPr>
        <w:t>behavior and</w:t>
      </w:r>
      <w:r>
        <w:rPr>
          <w:spacing w:val="-1"/>
          <w:sz w:val="24"/>
        </w:rPr>
        <w:t xml:space="preserve"> </w:t>
      </w:r>
      <w:r>
        <w:rPr>
          <w:sz w:val="24"/>
        </w:rPr>
        <w:t xml:space="preserve">preference, </w:t>
      </w:r>
      <w:r>
        <w:rPr>
          <w:spacing w:val="-5"/>
          <w:sz w:val="24"/>
        </w:rPr>
        <w:t>we</w:t>
      </w:r>
    </w:p>
    <w:p>
      <w:pPr>
        <w:pStyle w:val="6"/>
      </w:pPr>
    </w:p>
    <w:p>
      <w:pPr>
        <w:pStyle w:val="10"/>
        <w:numPr>
          <w:ilvl w:val="0"/>
          <w:numId w:val="24"/>
        </w:numPr>
        <w:tabs>
          <w:tab w:val="left" w:pos="1440"/>
        </w:tabs>
        <w:spacing w:before="0" w:after="0" w:line="240" w:lineRule="auto"/>
        <w:ind w:left="1440" w:right="0" w:hanging="720"/>
        <w:jc w:val="left"/>
        <w:rPr>
          <w:sz w:val="24"/>
        </w:rPr>
      </w:pPr>
      <w:r>
        <w:rPr>
          <w:sz w:val="24"/>
        </w:rPr>
        <w:t>also</w:t>
      </w:r>
      <w:r>
        <w:rPr>
          <w:spacing w:val="-3"/>
          <w:sz w:val="24"/>
        </w:rPr>
        <w:t xml:space="preserve"> </w:t>
      </w:r>
      <w:r>
        <w:rPr>
          <w:sz w:val="24"/>
        </w:rPr>
        <w:t>performed</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aforementioned</w:t>
      </w:r>
      <w:r>
        <w:rPr>
          <w:spacing w:val="-1"/>
          <w:sz w:val="24"/>
        </w:rPr>
        <w:t xml:space="preserve"> </w:t>
      </w:r>
      <w:r>
        <w:rPr>
          <w:sz w:val="24"/>
        </w:rPr>
        <w:t>analyses</w:t>
      </w:r>
      <w:r>
        <w:rPr>
          <w:spacing w:val="-1"/>
          <w:sz w:val="24"/>
        </w:rPr>
        <w:t xml:space="preserve"> </w:t>
      </w:r>
      <w:r>
        <w:rPr>
          <w:sz w:val="24"/>
        </w:rPr>
        <w:t>separately</w:t>
      </w:r>
      <w:r>
        <w:rPr>
          <w:spacing w:val="-5"/>
          <w:sz w:val="24"/>
        </w:rPr>
        <w:t xml:space="preserve"> </w:t>
      </w:r>
      <w:r>
        <w:rPr>
          <w:sz w:val="24"/>
        </w:rPr>
        <w:t>for</w:t>
      </w:r>
      <w:r>
        <w:rPr>
          <w:spacing w:val="-1"/>
          <w:sz w:val="24"/>
        </w:rPr>
        <w:t xml:space="preserve"> </w:t>
      </w:r>
      <w:r>
        <w:rPr>
          <w:sz w:val="24"/>
        </w:rPr>
        <w:t>each</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two</w:t>
      </w:r>
      <w:r>
        <w:rPr>
          <w:spacing w:val="-1"/>
          <w:sz w:val="24"/>
        </w:rPr>
        <w:t xml:space="preserve"> </w:t>
      </w:r>
      <w:r>
        <w:rPr>
          <w:sz w:val="24"/>
        </w:rPr>
        <w:t>predator</w:t>
      </w:r>
      <w:r>
        <w:rPr>
          <w:spacing w:val="1"/>
          <w:sz w:val="24"/>
        </w:rPr>
        <w:t xml:space="preserve"> </w:t>
      </w:r>
      <w:r>
        <w:rPr>
          <w:spacing w:val="-2"/>
          <w:sz w:val="24"/>
        </w:rPr>
        <w:t>groups.</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216</w:t>
      </w:r>
    </w:p>
    <w:p>
      <w:pPr>
        <w:pStyle w:val="6"/>
        <w:spacing w:before="5"/>
      </w:pPr>
    </w:p>
    <w:p>
      <w:pPr>
        <w:pStyle w:val="6"/>
        <w:ind w:left="720"/>
      </w:pPr>
      <w:r>
        <w:rPr>
          <w:spacing w:val="-5"/>
        </w:rPr>
        <w:t>217</w:t>
      </w:r>
    </w:p>
    <w:p>
      <w:pPr>
        <w:pStyle w:val="6"/>
        <w:spacing w:before="90"/>
        <w:ind w:left="320"/>
      </w:pPr>
      <w:r>
        <w:br w:type="column"/>
      </w:r>
      <w:r>
        <w:t>All</w:t>
      </w:r>
      <w:r>
        <w:rPr>
          <w:spacing w:val="-3"/>
        </w:rPr>
        <w:t xml:space="preserve"> </w:t>
      </w:r>
      <w:r>
        <w:t>analyses</w:t>
      </w:r>
      <w:r>
        <w:rPr>
          <w:spacing w:val="-1"/>
        </w:rPr>
        <w:t xml:space="preserve"> </w:t>
      </w:r>
      <w:r>
        <w:t>were</w:t>
      </w:r>
      <w:r>
        <w:rPr>
          <w:spacing w:val="-2"/>
        </w:rPr>
        <w:t xml:space="preserve"> </w:t>
      </w:r>
      <w:r>
        <w:t>conducted</w:t>
      </w:r>
      <w:r>
        <w:rPr>
          <w:spacing w:val="-1"/>
        </w:rPr>
        <w:t xml:space="preserve"> </w:t>
      </w:r>
      <w:r>
        <w:t>in</w:t>
      </w:r>
      <w:r>
        <w:rPr>
          <w:spacing w:val="-1"/>
        </w:rPr>
        <w:t xml:space="preserve"> </w:t>
      </w:r>
      <w:r>
        <w:t>R version</w:t>
      </w:r>
      <w:r>
        <w:rPr>
          <w:spacing w:val="-1"/>
        </w:rPr>
        <w:t xml:space="preserve"> </w:t>
      </w:r>
      <w:r>
        <w:t>4.0.3</w:t>
      </w:r>
      <w:r>
        <w:rPr>
          <w:spacing w:val="1"/>
        </w:rPr>
        <w:t xml:space="preserve"> </w:t>
      </w:r>
      <w:r>
        <w:t>(R Core</w:t>
      </w:r>
      <w:r>
        <w:rPr>
          <w:spacing w:val="-3"/>
        </w:rPr>
        <w:t xml:space="preserve"> </w:t>
      </w:r>
      <w:r>
        <w:t xml:space="preserve">Team, </w:t>
      </w:r>
      <w:r>
        <w:rPr>
          <w:spacing w:val="-2"/>
        </w:rPr>
        <w:t>2021).</w:t>
      </w:r>
    </w:p>
    <w:p>
      <w:pPr>
        <w:spacing w:after="0"/>
        <w:sectPr>
          <w:type w:val="continuous"/>
          <w:pgSz w:w="12240" w:h="15840"/>
          <w:pgMar w:top="620" w:right="60" w:bottom="560" w:left="0" w:header="0" w:footer="1056" w:gutter="0"/>
          <w:cols w:equalWidth="0" w:num="2">
            <w:col w:w="1081" w:space="40"/>
            <w:col w:w="11059"/>
          </w:cols>
        </w:sectPr>
      </w:pPr>
    </w:p>
    <w:p>
      <w:pPr>
        <w:pStyle w:val="6"/>
      </w:pPr>
    </w:p>
    <w:p>
      <w:pPr>
        <w:pStyle w:val="3"/>
        <w:numPr>
          <w:ilvl w:val="0"/>
          <w:numId w:val="25"/>
        </w:numPr>
        <w:tabs>
          <w:tab w:val="left" w:pos="1440"/>
        </w:tabs>
        <w:spacing w:before="0" w:after="0" w:line="240" w:lineRule="auto"/>
        <w:ind w:left="1440" w:right="0" w:hanging="720"/>
        <w:jc w:val="left"/>
      </w:pPr>
      <w:r>
        <w:t>3.</w:t>
      </w:r>
      <w:r>
        <w:rPr>
          <w:spacing w:val="60"/>
        </w:rPr>
        <w:t xml:space="preserve"> </w:t>
      </w:r>
      <w:r>
        <w:rPr>
          <w:spacing w:val="-2"/>
        </w:rPr>
        <w:t>Results</w:t>
      </w:r>
    </w:p>
    <w:p>
      <w:pPr>
        <w:pStyle w:val="10"/>
        <w:numPr>
          <w:ilvl w:val="0"/>
          <w:numId w:val="25"/>
        </w:numPr>
        <w:tabs>
          <w:tab w:val="left" w:pos="1440"/>
        </w:tabs>
        <w:spacing w:before="272" w:after="0" w:line="240" w:lineRule="auto"/>
        <w:ind w:left="1440" w:right="0" w:hanging="720"/>
        <w:jc w:val="left"/>
        <w:rPr>
          <w:i/>
          <w:sz w:val="24"/>
        </w:rPr>
      </w:pPr>
      <w:r>
        <w:rPr>
          <w:i/>
          <w:sz w:val="24"/>
        </w:rPr>
        <w:t>3.1.</w:t>
      </w:r>
      <w:r>
        <w:rPr>
          <w:i/>
          <w:spacing w:val="59"/>
          <w:sz w:val="24"/>
        </w:rPr>
        <w:t xml:space="preserve"> </w:t>
      </w:r>
      <w:r>
        <w:rPr>
          <w:i/>
          <w:sz w:val="24"/>
        </w:rPr>
        <w:t>Diet</w:t>
      </w:r>
      <w:r>
        <w:rPr>
          <w:i/>
          <w:spacing w:val="-1"/>
          <w:sz w:val="24"/>
        </w:rPr>
        <w:t xml:space="preserve"> </w:t>
      </w:r>
      <w:r>
        <w:rPr>
          <w:i/>
          <w:sz w:val="24"/>
        </w:rPr>
        <w:t>composition of predators</w:t>
      </w:r>
      <w:r>
        <w:rPr>
          <w:i/>
          <w:spacing w:val="-1"/>
          <w:sz w:val="24"/>
        </w:rPr>
        <w:t xml:space="preserve"> </w:t>
      </w:r>
      <w:r>
        <w:rPr>
          <w:i/>
          <w:sz w:val="24"/>
        </w:rPr>
        <w:t xml:space="preserve">in rice </w:t>
      </w:r>
      <w:r>
        <w:rPr>
          <w:i/>
          <w:spacing w:val="-2"/>
          <w:sz w:val="24"/>
        </w:rPr>
        <w:t>farms</w:t>
      </w:r>
    </w:p>
    <w:p>
      <w:pPr>
        <w:pStyle w:val="10"/>
        <w:numPr>
          <w:ilvl w:val="0"/>
          <w:numId w:val="25"/>
        </w:numPr>
        <w:tabs>
          <w:tab w:val="left" w:pos="2160"/>
        </w:tabs>
        <w:spacing w:before="276" w:after="0" w:line="240" w:lineRule="auto"/>
        <w:ind w:left="2160" w:right="0" w:hanging="1440"/>
        <w:jc w:val="left"/>
        <w:rPr>
          <w:sz w:val="24"/>
        </w:rPr>
      </w:pPr>
      <w:r>
        <w:rPr>
          <w:sz w:val="24"/>
        </w:rPr>
        <w:t>Across</w:t>
      </w:r>
      <w:r>
        <w:rPr>
          <w:spacing w:val="-3"/>
          <w:sz w:val="24"/>
        </w:rPr>
        <w:t xml:space="preserve"> </w:t>
      </w:r>
      <w:r>
        <w:rPr>
          <w:sz w:val="24"/>
        </w:rPr>
        <w:t>organic</w:t>
      </w:r>
      <w:r>
        <w:rPr>
          <w:spacing w:val="-1"/>
          <w:sz w:val="24"/>
        </w:rPr>
        <w:t xml:space="preserve"> </w:t>
      </w:r>
      <w:r>
        <w:rPr>
          <w:sz w:val="24"/>
        </w:rPr>
        <w:t>and</w:t>
      </w:r>
      <w:r>
        <w:rPr>
          <w:spacing w:val="-1"/>
          <w:sz w:val="24"/>
        </w:rPr>
        <w:t xml:space="preserve"> </w:t>
      </w:r>
      <w:r>
        <w:rPr>
          <w:sz w:val="24"/>
        </w:rPr>
        <w:t>conventional</w:t>
      </w:r>
      <w:r>
        <w:rPr>
          <w:spacing w:val="2"/>
          <w:sz w:val="24"/>
        </w:rPr>
        <w:t xml:space="preserve"> </w:t>
      </w:r>
      <w:r>
        <w:rPr>
          <w:sz w:val="24"/>
        </w:rPr>
        <w:t>rice</w:t>
      </w:r>
      <w:r>
        <w:rPr>
          <w:spacing w:val="-2"/>
          <w:sz w:val="24"/>
        </w:rPr>
        <w:t xml:space="preserve"> </w:t>
      </w:r>
      <w:r>
        <w:rPr>
          <w:sz w:val="24"/>
        </w:rPr>
        <w:t>farms during</w:t>
      </w:r>
      <w:r>
        <w:rPr>
          <w:spacing w:val="-4"/>
          <w:sz w:val="24"/>
        </w:rPr>
        <w:t xml:space="preserve"> </w:t>
      </w:r>
      <w:r>
        <w:rPr>
          <w:sz w:val="24"/>
        </w:rPr>
        <w:t>2017-2019, the</w:t>
      </w:r>
      <w:r>
        <w:rPr>
          <w:spacing w:val="-2"/>
          <w:sz w:val="24"/>
        </w:rPr>
        <w:t xml:space="preserve"> </w:t>
      </w:r>
      <w:r>
        <w:rPr>
          <w:sz w:val="24"/>
        </w:rPr>
        <w:t xml:space="preserve">proportion of </w:t>
      </w:r>
      <w:r>
        <w:rPr>
          <w:spacing w:val="-4"/>
          <w:sz w:val="24"/>
        </w:rPr>
        <w:t>rice</w:t>
      </w:r>
    </w:p>
    <w:p>
      <w:pPr>
        <w:pStyle w:val="10"/>
        <w:numPr>
          <w:ilvl w:val="0"/>
          <w:numId w:val="25"/>
        </w:numPr>
        <w:tabs>
          <w:tab w:val="left" w:pos="1440"/>
        </w:tabs>
        <w:spacing w:before="276" w:after="0" w:line="240" w:lineRule="auto"/>
        <w:ind w:left="1440" w:right="0" w:hanging="720"/>
        <w:jc w:val="left"/>
        <w:rPr>
          <w:sz w:val="24"/>
        </w:rPr>
      </w:pPr>
      <w:r>
        <w:rPr>
          <w:sz w:val="24"/>
        </w:rPr>
        <w:t>herbivores</w:t>
      </w:r>
      <w:r>
        <w:rPr>
          <w:spacing w:val="-4"/>
          <w:sz w:val="24"/>
        </w:rPr>
        <w:t xml:space="preserve"> </w:t>
      </w:r>
      <w:r>
        <w:rPr>
          <w:sz w:val="24"/>
        </w:rPr>
        <w:t>in predators’ diet increased over</w:t>
      </w:r>
      <w:r>
        <w:rPr>
          <w:spacing w:val="-1"/>
          <w:sz w:val="24"/>
        </w:rPr>
        <w:t xml:space="preserve"> </w:t>
      </w:r>
      <w:r>
        <w:rPr>
          <w:sz w:val="24"/>
        </w:rPr>
        <w:t>the</w:t>
      </w:r>
      <w:r>
        <w:rPr>
          <w:spacing w:val="1"/>
          <w:sz w:val="24"/>
        </w:rPr>
        <w:t xml:space="preserve"> </w:t>
      </w:r>
      <w:r>
        <w:rPr>
          <w:sz w:val="24"/>
        </w:rPr>
        <w:t>course</w:t>
      </w:r>
      <w:r>
        <w:rPr>
          <w:spacing w:val="-3"/>
          <w:sz w:val="24"/>
        </w:rPr>
        <w:t xml:space="preserve"> </w:t>
      </w:r>
      <w:r>
        <w:rPr>
          <w:sz w:val="24"/>
        </w:rPr>
        <w:t>of the</w:t>
      </w:r>
      <w:r>
        <w:rPr>
          <w:spacing w:val="-2"/>
          <w:sz w:val="24"/>
        </w:rPr>
        <w:t xml:space="preserve"> </w:t>
      </w:r>
      <w:r>
        <w:rPr>
          <w:sz w:val="24"/>
        </w:rPr>
        <w:t>crop</w:t>
      </w:r>
      <w:r>
        <w:rPr>
          <w:spacing w:val="-1"/>
          <w:sz w:val="24"/>
        </w:rPr>
        <w:t xml:space="preserve"> </w:t>
      </w:r>
      <w:r>
        <w:rPr>
          <w:sz w:val="24"/>
        </w:rPr>
        <w:t>season from</w:t>
      </w:r>
      <w:r>
        <w:rPr>
          <w:spacing w:val="-1"/>
          <w:sz w:val="24"/>
        </w:rPr>
        <w:t xml:space="preserve"> </w:t>
      </w:r>
      <w:r>
        <w:rPr>
          <w:sz w:val="24"/>
        </w:rPr>
        <w:t>21-47%</w:t>
      </w:r>
      <w:r>
        <w:rPr>
          <w:spacing w:val="-1"/>
          <w:sz w:val="24"/>
        </w:rPr>
        <w:t xml:space="preserve"> </w:t>
      </w:r>
      <w:r>
        <w:rPr>
          <w:sz w:val="24"/>
        </w:rPr>
        <w:t xml:space="preserve">at </w:t>
      </w:r>
      <w:r>
        <w:rPr>
          <w:spacing w:val="-5"/>
          <w:sz w:val="24"/>
        </w:rPr>
        <w:t>the</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tillering</w:t>
      </w:r>
      <w:r>
        <w:rPr>
          <w:spacing w:val="-6"/>
          <w:sz w:val="24"/>
        </w:rPr>
        <w:t xml:space="preserve"> </w:t>
      </w:r>
      <w:r>
        <w:rPr>
          <w:sz w:val="24"/>
        </w:rPr>
        <w:t>stage</w:t>
      </w:r>
      <w:r>
        <w:rPr>
          <w:spacing w:val="-2"/>
          <w:sz w:val="24"/>
        </w:rPr>
        <w:t xml:space="preserve"> </w:t>
      </w:r>
      <w:r>
        <w:rPr>
          <w:sz w:val="24"/>
        </w:rPr>
        <w:t>to 80-97% at the</w:t>
      </w:r>
      <w:r>
        <w:rPr>
          <w:spacing w:val="-2"/>
          <w:sz w:val="24"/>
        </w:rPr>
        <w:t xml:space="preserve"> </w:t>
      </w:r>
      <w:r>
        <w:rPr>
          <w:sz w:val="24"/>
        </w:rPr>
        <w:t>ripening</w:t>
      </w:r>
      <w:r>
        <w:rPr>
          <w:spacing w:val="-4"/>
          <w:sz w:val="24"/>
        </w:rPr>
        <w:t xml:space="preserve"> </w:t>
      </w:r>
      <w:r>
        <w:rPr>
          <w:sz w:val="24"/>
        </w:rPr>
        <w:t>stage;</w:t>
      </w:r>
      <w:r>
        <w:rPr>
          <w:spacing w:val="-1"/>
          <w:sz w:val="24"/>
        </w:rPr>
        <w:t xml:space="preserve"> </w:t>
      </w:r>
      <w:r>
        <w:rPr>
          <w:sz w:val="24"/>
        </w:rPr>
        <w:t>the proportion of</w:t>
      </w:r>
      <w:r>
        <w:rPr>
          <w:spacing w:val="-1"/>
          <w:sz w:val="24"/>
        </w:rPr>
        <w:t xml:space="preserve"> </w:t>
      </w:r>
      <w:r>
        <w:rPr>
          <w:sz w:val="24"/>
        </w:rPr>
        <w:t>detritivores</w:t>
      </w:r>
      <w:r>
        <w:rPr>
          <w:spacing w:val="1"/>
          <w:sz w:val="24"/>
        </w:rPr>
        <w:t xml:space="preserve"> </w:t>
      </w:r>
      <w:r>
        <w:rPr>
          <w:sz w:val="24"/>
        </w:rPr>
        <w:t>in</w:t>
      </w:r>
      <w:r>
        <w:rPr>
          <w:spacing w:val="-1"/>
          <w:sz w:val="24"/>
        </w:rPr>
        <w:t xml:space="preserve"> </w:t>
      </w:r>
      <w:r>
        <w:rPr>
          <w:sz w:val="24"/>
        </w:rPr>
        <w:t>predators’</w:t>
      </w:r>
      <w:r>
        <w:rPr>
          <w:spacing w:val="-1"/>
          <w:sz w:val="24"/>
        </w:rPr>
        <w:t xml:space="preserve"> </w:t>
      </w:r>
      <w:r>
        <w:rPr>
          <w:spacing w:val="-4"/>
          <w:sz w:val="24"/>
        </w:rPr>
        <w:t>diet</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decreased</w:t>
      </w:r>
      <w:r>
        <w:rPr>
          <w:spacing w:val="-1"/>
          <w:sz w:val="24"/>
        </w:rPr>
        <w:t xml:space="preserve"> </w:t>
      </w:r>
      <w:r>
        <w:rPr>
          <w:sz w:val="24"/>
        </w:rPr>
        <w:t>from</w:t>
      </w:r>
      <w:r>
        <w:rPr>
          <w:spacing w:val="-1"/>
          <w:sz w:val="24"/>
        </w:rPr>
        <w:t xml:space="preserve"> </w:t>
      </w:r>
      <w:r>
        <w:rPr>
          <w:sz w:val="24"/>
        </w:rPr>
        <w:t>35-61% at</w:t>
      </w:r>
      <w:r>
        <w:rPr>
          <w:spacing w:val="-1"/>
          <w:sz w:val="24"/>
        </w:rPr>
        <w:t xml:space="preserve"> </w:t>
      </w:r>
      <w:r>
        <w:rPr>
          <w:sz w:val="24"/>
        </w:rPr>
        <w:t>the</w:t>
      </w:r>
      <w:r>
        <w:rPr>
          <w:spacing w:val="-2"/>
          <w:sz w:val="24"/>
        </w:rPr>
        <w:t xml:space="preserve"> </w:t>
      </w:r>
      <w:r>
        <w:rPr>
          <w:sz w:val="24"/>
        </w:rPr>
        <w:t>tillering</w:t>
      </w:r>
      <w:r>
        <w:rPr>
          <w:spacing w:val="-4"/>
          <w:sz w:val="24"/>
        </w:rPr>
        <w:t xml:space="preserve"> </w:t>
      </w:r>
      <w:r>
        <w:rPr>
          <w:sz w:val="24"/>
        </w:rPr>
        <w:t>stage</w:t>
      </w:r>
      <w:r>
        <w:rPr>
          <w:spacing w:val="-2"/>
          <w:sz w:val="24"/>
        </w:rPr>
        <w:t xml:space="preserve"> </w:t>
      </w:r>
      <w:r>
        <w:rPr>
          <w:sz w:val="24"/>
        </w:rPr>
        <w:t>to</w:t>
      </w:r>
      <w:r>
        <w:rPr>
          <w:spacing w:val="5"/>
          <w:sz w:val="24"/>
        </w:rPr>
        <w:t xml:space="preserve"> </w:t>
      </w:r>
      <w:r>
        <w:rPr>
          <w:sz w:val="24"/>
        </w:rPr>
        <w:t>&lt;1%</w:t>
      </w:r>
      <w:r>
        <w:rPr>
          <w:spacing w:val="-2"/>
          <w:sz w:val="24"/>
        </w:rPr>
        <w:t xml:space="preserve"> </w:t>
      </w:r>
      <w:r>
        <w:rPr>
          <w:sz w:val="24"/>
        </w:rPr>
        <w:t>at</w:t>
      </w:r>
      <w:r>
        <w:rPr>
          <w:spacing w:val="-1"/>
          <w:sz w:val="24"/>
        </w:rPr>
        <w:t xml:space="preserve"> </w:t>
      </w:r>
      <w:r>
        <w:rPr>
          <w:sz w:val="24"/>
        </w:rPr>
        <w:t>the</w:t>
      </w:r>
      <w:r>
        <w:rPr>
          <w:spacing w:val="-2"/>
          <w:sz w:val="24"/>
        </w:rPr>
        <w:t xml:space="preserve"> </w:t>
      </w:r>
      <w:r>
        <w:rPr>
          <w:sz w:val="24"/>
        </w:rPr>
        <w:t>ripening</w:t>
      </w:r>
      <w:r>
        <w:rPr>
          <w:spacing w:val="-4"/>
          <w:sz w:val="24"/>
        </w:rPr>
        <w:t xml:space="preserve"> </w:t>
      </w:r>
      <w:r>
        <w:rPr>
          <w:sz w:val="24"/>
        </w:rPr>
        <w:t>stage;</w:t>
      </w:r>
      <w:r>
        <w:rPr>
          <w:spacing w:val="1"/>
          <w:sz w:val="24"/>
        </w:rPr>
        <w:t xml:space="preserve"> </w:t>
      </w:r>
      <w:r>
        <w:rPr>
          <w:sz w:val="24"/>
        </w:rPr>
        <w:t>the</w:t>
      </w:r>
      <w:r>
        <w:rPr>
          <w:spacing w:val="-1"/>
          <w:sz w:val="24"/>
        </w:rPr>
        <w:t xml:space="preserve"> </w:t>
      </w:r>
      <w:r>
        <w:rPr>
          <w:sz w:val="24"/>
        </w:rPr>
        <w:t xml:space="preserve">proportion </w:t>
      </w:r>
      <w:r>
        <w:rPr>
          <w:spacing w:val="-5"/>
          <w:sz w:val="24"/>
        </w:rPr>
        <w:t>of</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tourist</w:t>
      </w:r>
      <w:r>
        <w:rPr>
          <w:spacing w:val="-1"/>
          <w:sz w:val="24"/>
        </w:rPr>
        <w:t xml:space="preserve"> </w:t>
      </w:r>
      <w:r>
        <w:rPr>
          <w:sz w:val="24"/>
        </w:rPr>
        <w:t>herbivores</w:t>
      </w:r>
      <w:r>
        <w:rPr>
          <w:spacing w:val="-2"/>
          <w:sz w:val="24"/>
        </w:rPr>
        <w:t xml:space="preserve"> </w:t>
      </w:r>
      <w:r>
        <w:rPr>
          <w:sz w:val="24"/>
        </w:rPr>
        <w:t>in predators’</w:t>
      </w:r>
      <w:r>
        <w:rPr>
          <w:spacing w:val="-2"/>
          <w:sz w:val="24"/>
        </w:rPr>
        <w:t xml:space="preserve"> </w:t>
      </w:r>
      <w:r>
        <w:rPr>
          <w:sz w:val="24"/>
        </w:rPr>
        <w:t>diet</w:t>
      </w:r>
      <w:r>
        <w:rPr>
          <w:spacing w:val="-1"/>
          <w:sz w:val="24"/>
        </w:rPr>
        <w:t xml:space="preserve"> </w:t>
      </w:r>
      <w:r>
        <w:rPr>
          <w:sz w:val="24"/>
        </w:rPr>
        <w:t>also decreased</w:t>
      </w:r>
      <w:r>
        <w:rPr>
          <w:spacing w:val="1"/>
          <w:sz w:val="24"/>
        </w:rPr>
        <w:t xml:space="preserve"> </w:t>
      </w:r>
      <w:r>
        <w:rPr>
          <w:sz w:val="24"/>
        </w:rPr>
        <w:t>from</w:t>
      </w:r>
      <w:r>
        <w:rPr>
          <w:spacing w:val="-1"/>
          <w:sz w:val="24"/>
        </w:rPr>
        <w:t xml:space="preserve"> </w:t>
      </w:r>
      <w:r>
        <w:rPr>
          <w:sz w:val="24"/>
        </w:rPr>
        <w:t>13-20%</w:t>
      </w:r>
      <w:r>
        <w:rPr>
          <w:spacing w:val="-2"/>
          <w:sz w:val="24"/>
        </w:rPr>
        <w:t xml:space="preserve"> </w:t>
      </w:r>
      <w:r>
        <w:rPr>
          <w:sz w:val="24"/>
        </w:rPr>
        <w:t>at the</w:t>
      </w:r>
      <w:r>
        <w:rPr>
          <w:spacing w:val="-2"/>
          <w:sz w:val="24"/>
        </w:rPr>
        <w:t xml:space="preserve"> </w:t>
      </w:r>
      <w:r>
        <w:rPr>
          <w:sz w:val="24"/>
        </w:rPr>
        <w:t>tillering</w:t>
      </w:r>
      <w:r>
        <w:rPr>
          <w:spacing w:val="-2"/>
          <w:sz w:val="24"/>
        </w:rPr>
        <w:t xml:space="preserve"> </w:t>
      </w:r>
      <w:r>
        <w:rPr>
          <w:sz w:val="24"/>
        </w:rPr>
        <w:t>stage</w:t>
      </w:r>
      <w:r>
        <w:rPr>
          <w:spacing w:val="-2"/>
          <w:sz w:val="24"/>
        </w:rPr>
        <w:t xml:space="preserve"> </w:t>
      </w:r>
      <w:r>
        <w:rPr>
          <w:sz w:val="24"/>
        </w:rPr>
        <w:t>to</w:t>
      </w:r>
      <w:r>
        <w:rPr>
          <w:spacing w:val="1"/>
          <w:sz w:val="24"/>
        </w:rPr>
        <w:t xml:space="preserve"> </w:t>
      </w:r>
      <w:r>
        <w:rPr>
          <w:sz w:val="24"/>
        </w:rPr>
        <w:t>3-18%</w:t>
      </w:r>
      <w:r>
        <w:rPr>
          <w:spacing w:val="-1"/>
          <w:sz w:val="24"/>
        </w:rPr>
        <w:t xml:space="preserve"> </w:t>
      </w:r>
      <w:r>
        <w:rPr>
          <w:spacing w:val="-5"/>
          <w:sz w:val="24"/>
        </w:rPr>
        <w:t>at</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the</w:t>
      </w:r>
      <w:r>
        <w:rPr>
          <w:spacing w:val="-3"/>
          <w:sz w:val="24"/>
        </w:rPr>
        <w:t xml:space="preserve"> </w:t>
      </w:r>
      <w:r>
        <w:rPr>
          <w:sz w:val="24"/>
        </w:rPr>
        <w:t>ripening</w:t>
      </w:r>
      <w:r>
        <w:rPr>
          <w:spacing w:val="-4"/>
          <w:sz w:val="24"/>
        </w:rPr>
        <w:t xml:space="preserve"> </w:t>
      </w:r>
      <w:r>
        <w:rPr>
          <w:sz w:val="24"/>
        </w:rPr>
        <w:t>stage</w:t>
      </w:r>
      <w:r>
        <w:rPr>
          <w:spacing w:val="-2"/>
          <w:sz w:val="24"/>
        </w:rPr>
        <w:t xml:space="preserve"> </w:t>
      </w:r>
      <w:r>
        <w:rPr>
          <w:sz w:val="24"/>
        </w:rPr>
        <w:t>(Fig.</w:t>
      </w:r>
      <w:r>
        <w:rPr>
          <w:spacing w:val="-1"/>
          <w:sz w:val="24"/>
        </w:rPr>
        <w:t xml:space="preserve"> </w:t>
      </w:r>
      <w:r>
        <w:rPr>
          <w:sz w:val="24"/>
        </w:rPr>
        <w:t>1a; Appendix</w:t>
      </w:r>
      <w:r>
        <w:rPr>
          <w:spacing w:val="1"/>
          <w:sz w:val="24"/>
        </w:rPr>
        <w:t xml:space="preserve"> </w:t>
      </w:r>
      <w:r>
        <w:rPr>
          <w:sz w:val="24"/>
        </w:rPr>
        <w:t>A:</w:t>
      </w:r>
      <w:r>
        <w:rPr>
          <w:spacing w:val="-1"/>
          <w:sz w:val="24"/>
        </w:rPr>
        <w:t xml:space="preserve"> </w:t>
      </w:r>
      <w:r>
        <w:rPr>
          <w:sz w:val="24"/>
        </w:rPr>
        <w:t>Table</w:t>
      </w:r>
      <w:r>
        <w:rPr>
          <w:spacing w:val="-1"/>
          <w:sz w:val="24"/>
        </w:rPr>
        <w:t xml:space="preserve"> </w:t>
      </w:r>
      <w:r>
        <w:rPr>
          <w:sz w:val="24"/>
        </w:rPr>
        <w:t>S2,</w:t>
      </w:r>
      <w:r>
        <w:rPr>
          <w:spacing w:val="-1"/>
          <w:sz w:val="24"/>
        </w:rPr>
        <w:t xml:space="preserve"> </w:t>
      </w:r>
      <w:r>
        <w:rPr>
          <w:sz w:val="24"/>
        </w:rPr>
        <w:t xml:space="preserve">Fig. </w:t>
      </w:r>
      <w:r>
        <w:rPr>
          <w:spacing w:val="-4"/>
          <w:sz w:val="24"/>
        </w:rPr>
        <w:t>S2).</w:t>
      </w:r>
    </w:p>
    <w:p>
      <w:pPr>
        <w:pStyle w:val="6"/>
      </w:pPr>
    </w:p>
    <w:p>
      <w:pPr>
        <w:pStyle w:val="10"/>
        <w:numPr>
          <w:ilvl w:val="0"/>
          <w:numId w:val="25"/>
        </w:numPr>
        <w:tabs>
          <w:tab w:val="left" w:pos="2160"/>
        </w:tabs>
        <w:spacing w:before="0" w:after="0" w:line="240" w:lineRule="auto"/>
        <w:ind w:left="2160" w:right="0" w:hanging="1440"/>
        <w:jc w:val="left"/>
        <w:rPr>
          <w:sz w:val="24"/>
        </w:rPr>
      </w:pPr>
      <w:r>
        <w:rPr>
          <w:sz w:val="24"/>
        </w:rPr>
        <w:t>Regarding</w:t>
      </w:r>
      <w:r>
        <w:rPr>
          <w:spacing w:val="-7"/>
          <w:sz w:val="24"/>
        </w:rPr>
        <w:t xml:space="preserve"> </w:t>
      </w:r>
      <w:r>
        <w:rPr>
          <w:sz w:val="24"/>
        </w:rPr>
        <w:t>individual</w:t>
      </w:r>
      <w:r>
        <w:rPr>
          <w:spacing w:val="-1"/>
          <w:sz w:val="24"/>
        </w:rPr>
        <w:t xml:space="preserve"> </w:t>
      </w:r>
      <w:r>
        <w:rPr>
          <w:sz w:val="24"/>
        </w:rPr>
        <w:t>predator</w:t>
      </w:r>
      <w:r>
        <w:rPr>
          <w:spacing w:val="-2"/>
          <w:sz w:val="24"/>
        </w:rPr>
        <w:t xml:space="preserve"> </w:t>
      </w:r>
      <w:r>
        <w:rPr>
          <w:sz w:val="24"/>
        </w:rPr>
        <w:t>groups,</w:t>
      </w:r>
      <w:r>
        <w:rPr>
          <w:spacing w:val="-1"/>
          <w:sz w:val="24"/>
        </w:rPr>
        <w:t xml:space="preserve"> </w:t>
      </w:r>
      <w:r>
        <w:rPr>
          <w:sz w:val="24"/>
        </w:rPr>
        <w:t>spiders</w:t>
      </w:r>
      <w:r>
        <w:rPr>
          <w:spacing w:val="-2"/>
          <w:sz w:val="24"/>
        </w:rPr>
        <w:t xml:space="preserve"> </w:t>
      </w:r>
      <w:r>
        <w:rPr>
          <w:sz w:val="24"/>
        </w:rPr>
        <w:t>and</w:t>
      </w:r>
      <w:r>
        <w:rPr>
          <w:spacing w:val="1"/>
          <w:sz w:val="24"/>
        </w:rPr>
        <w:t xml:space="preserve"> </w:t>
      </w:r>
      <w:r>
        <w:rPr>
          <w:sz w:val="24"/>
        </w:rPr>
        <w:t>ladybeetles</w:t>
      </w:r>
      <w:r>
        <w:rPr>
          <w:spacing w:val="-2"/>
          <w:sz w:val="24"/>
        </w:rPr>
        <w:t xml:space="preserve"> </w:t>
      </w:r>
      <w:r>
        <w:rPr>
          <w:sz w:val="24"/>
        </w:rPr>
        <w:t>showed</w:t>
      </w:r>
      <w:r>
        <w:rPr>
          <w:spacing w:val="1"/>
          <w:sz w:val="24"/>
        </w:rPr>
        <w:t xml:space="preserve"> </w:t>
      </w:r>
      <w:r>
        <w:rPr>
          <w:sz w:val="24"/>
        </w:rPr>
        <w:t>a</w:t>
      </w:r>
      <w:r>
        <w:rPr>
          <w:spacing w:val="-2"/>
          <w:sz w:val="24"/>
        </w:rPr>
        <w:t xml:space="preserve"> marked</w:t>
      </w:r>
    </w:p>
    <w:p>
      <w:pPr>
        <w:pStyle w:val="6"/>
      </w:pPr>
    </w:p>
    <w:p>
      <w:pPr>
        <w:pStyle w:val="10"/>
        <w:numPr>
          <w:ilvl w:val="0"/>
          <w:numId w:val="25"/>
        </w:numPr>
        <w:tabs>
          <w:tab w:val="left" w:pos="1440"/>
        </w:tabs>
        <w:spacing w:before="1" w:after="0" w:line="240" w:lineRule="auto"/>
        <w:ind w:left="1440" w:right="0" w:hanging="720"/>
        <w:jc w:val="left"/>
        <w:rPr>
          <w:sz w:val="24"/>
        </w:rPr>
      </w:pPr>
      <w:r>
        <w:rPr>
          <w:sz w:val="24"/>
        </w:rPr>
        <w:t>difference</w:t>
      </w:r>
      <w:r>
        <w:rPr>
          <w:spacing w:val="-2"/>
          <w:sz w:val="24"/>
        </w:rPr>
        <w:t xml:space="preserve"> </w:t>
      </w:r>
      <w:r>
        <w:rPr>
          <w:sz w:val="24"/>
        </w:rPr>
        <w:t>in their diet</w:t>
      </w:r>
      <w:r>
        <w:rPr>
          <w:spacing w:val="2"/>
          <w:sz w:val="24"/>
        </w:rPr>
        <w:t xml:space="preserve"> </w:t>
      </w:r>
      <w:r>
        <w:rPr>
          <w:sz w:val="24"/>
        </w:rPr>
        <w:t>composition</w:t>
      </w:r>
      <w:r>
        <w:rPr>
          <w:spacing w:val="-1"/>
          <w:sz w:val="24"/>
        </w:rPr>
        <w:t xml:space="preserve"> </w:t>
      </w:r>
      <w:r>
        <w:rPr>
          <w:sz w:val="24"/>
        </w:rPr>
        <w:t>over</w:t>
      </w:r>
      <w:r>
        <w:rPr>
          <w:spacing w:val="-2"/>
          <w:sz w:val="24"/>
        </w:rPr>
        <w:t xml:space="preserve"> </w:t>
      </w:r>
      <w:r>
        <w:rPr>
          <w:sz w:val="24"/>
        </w:rPr>
        <w:t>crop stages during</w:t>
      </w:r>
      <w:r>
        <w:rPr>
          <w:spacing w:val="-4"/>
          <w:sz w:val="24"/>
        </w:rPr>
        <w:t xml:space="preserve"> </w:t>
      </w:r>
      <w:r>
        <w:rPr>
          <w:sz w:val="24"/>
        </w:rPr>
        <w:t>2017-2019.</w:t>
      </w:r>
      <w:r>
        <w:rPr>
          <w:spacing w:val="60"/>
          <w:sz w:val="24"/>
        </w:rPr>
        <w:t xml:space="preserve"> </w:t>
      </w:r>
      <w:r>
        <w:rPr>
          <w:sz w:val="24"/>
        </w:rPr>
        <w:t xml:space="preserve">Across organic </w:t>
      </w:r>
      <w:r>
        <w:rPr>
          <w:spacing w:val="-5"/>
          <w:sz w:val="24"/>
        </w:rPr>
        <w:t>and</w:t>
      </w:r>
    </w:p>
    <w:p>
      <w:pPr>
        <w:pStyle w:val="10"/>
        <w:numPr>
          <w:ilvl w:val="0"/>
          <w:numId w:val="25"/>
        </w:numPr>
        <w:tabs>
          <w:tab w:val="left" w:pos="1440"/>
        </w:tabs>
        <w:spacing w:before="276" w:after="0" w:line="240" w:lineRule="auto"/>
        <w:ind w:left="1440" w:right="0" w:hanging="720"/>
        <w:jc w:val="left"/>
        <w:rPr>
          <w:sz w:val="24"/>
        </w:rPr>
      </w:pPr>
      <w:r>
        <w:rPr>
          <w:sz w:val="24"/>
        </w:rPr>
        <w:t>conventional</w:t>
      </w:r>
      <w:r>
        <w:rPr>
          <w:spacing w:val="-2"/>
          <w:sz w:val="24"/>
        </w:rPr>
        <w:t xml:space="preserve"> </w:t>
      </w:r>
      <w:r>
        <w:rPr>
          <w:sz w:val="24"/>
        </w:rPr>
        <w:t>farms,</w:t>
      </w:r>
      <w:r>
        <w:rPr>
          <w:spacing w:val="-1"/>
          <w:sz w:val="24"/>
        </w:rPr>
        <w:t xml:space="preserve"> </w:t>
      </w:r>
      <w:r>
        <w:rPr>
          <w:sz w:val="24"/>
        </w:rPr>
        <w:t>spiders</w:t>
      </w:r>
      <w:r>
        <w:rPr>
          <w:spacing w:val="-1"/>
          <w:sz w:val="24"/>
        </w:rPr>
        <w:t xml:space="preserve"> </w:t>
      </w:r>
      <w:r>
        <w:rPr>
          <w:sz w:val="24"/>
        </w:rPr>
        <w:t>consumed</w:t>
      </w:r>
      <w:r>
        <w:rPr>
          <w:spacing w:val="1"/>
          <w:sz w:val="24"/>
        </w:rPr>
        <w:t xml:space="preserve"> </w:t>
      </w:r>
      <w:r>
        <w:rPr>
          <w:sz w:val="24"/>
        </w:rPr>
        <w:t>a</w:t>
      </w:r>
      <w:r>
        <w:rPr>
          <w:spacing w:val="-2"/>
          <w:sz w:val="24"/>
        </w:rPr>
        <w:t xml:space="preserve"> </w:t>
      </w:r>
      <w:r>
        <w:rPr>
          <w:sz w:val="24"/>
        </w:rPr>
        <w:t>higher</w:t>
      </w:r>
      <w:r>
        <w:rPr>
          <w:spacing w:val="-1"/>
          <w:sz w:val="24"/>
        </w:rPr>
        <w:t xml:space="preserve"> </w:t>
      </w:r>
      <w:r>
        <w:rPr>
          <w:sz w:val="24"/>
        </w:rPr>
        <w:t>proportion</w:t>
      </w:r>
      <w:r>
        <w:rPr>
          <w:spacing w:val="-1"/>
          <w:sz w:val="24"/>
        </w:rPr>
        <w:t xml:space="preserve"> </w:t>
      </w:r>
      <w:r>
        <w:rPr>
          <w:sz w:val="24"/>
        </w:rPr>
        <w:t>of</w:t>
      </w:r>
      <w:r>
        <w:rPr>
          <w:spacing w:val="1"/>
          <w:sz w:val="24"/>
        </w:rPr>
        <w:t xml:space="preserve"> </w:t>
      </w:r>
      <w:r>
        <w:rPr>
          <w:sz w:val="24"/>
        </w:rPr>
        <w:t>detritivores</w:t>
      </w:r>
      <w:r>
        <w:rPr>
          <w:spacing w:val="-1"/>
          <w:sz w:val="24"/>
        </w:rPr>
        <w:t xml:space="preserve"> </w:t>
      </w:r>
      <w:r>
        <w:rPr>
          <w:sz w:val="24"/>
        </w:rPr>
        <w:t>(31-55%)</w:t>
      </w:r>
      <w:r>
        <w:rPr>
          <w:spacing w:val="-1"/>
          <w:sz w:val="24"/>
        </w:rPr>
        <w:t xml:space="preserve"> </w:t>
      </w:r>
      <w:r>
        <w:rPr>
          <w:sz w:val="24"/>
        </w:rPr>
        <w:t>in</w:t>
      </w:r>
      <w:r>
        <w:rPr>
          <w:spacing w:val="-1"/>
          <w:sz w:val="24"/>
        </w:rPr>
        <w:t xml:space="preserve"> </w:t>
      </w:r>
      <w:r>
        <w:rPr>
          <w:sz w:val="24"/>
        </w:rPr>
        <w:t>their</w:t>
      </w:r>
      <w:r>
        <w:rPr>
          <w:spacing w:val="-1"/>
          <w:sz w:val="24"/>
        </w:rPr>
        <w:t xml:space="preserve"> </w:t>
      </w:r>
      <w:r>
        <w:rPr>
          <w:spacing w:val="-4"/>
          <w:sz w:val="24"/>
        </w:rPr>
        <w:t>diet</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25"/>
        </w:numPr>
        <w:tabs>
          <w:tab w:val="left" w:pos="1440"/>
        </w:tabs>
        <w:spacing w:before="72" w:after="0" w:line="240" w:lineRule="auto"/>
        <w:ind w:left="1440" w:right="0" w:hanging="720"/>
        <w:jc w:val="left"/>
        <w:rPr>
          <w:sz w:val="24"/>
        </w:rPr>
      </w:pPr>
      <w:r>
        <w:rPr>
          <w:sz w:val="24"/>
        </w:rPr>
        <w:t>in</w:t>
      </w:r>
      <w:r>
        <w:rPr>
          <w:spacing w:val="-1"/>
          <w:sz w:val="24"/>
        </w:rPr>
        <w:t xml:space="preserve"> </w:t>
      </w:r>
      <w:r>
        <w:rPr>
          <w:sz w:val="24"/>
        </w:rPr>
        <w:t>the</w:t>
      </w:r>
      <w:r>
        <w:rPr>
          <w:spacing w:val="-2"/>
          <w:sz w:val="24"/>
        </w:rPr>
        <w:t xml:space="preserve"> </w:t>
      </w:r>
      <w:r>
        <w:rPr>
          <w:sz w:val="24"/>
        </w:rPr>
        <w:t>beginning</w:t>
      </w:r>
      <w:r>
        <w:rPr>
          <w:spacing w:val="-4"/>
          <w:sz w:val="24"/>
        </w:rPr>
        <w:t xml:space="preserve"> </w:t>
      </w:r>
      <w:r>
        <w:rPr>
          <w:sz w:val="24"/>
        </w:rPr>
        <w:t>of</w:t>
      </w:r>
      <w:r>
        <w:rPr>
          <w:spacing w:val="1"/>
          <w:sz w:val="24"/>
        </w:rPr>
        <w:t xml:space="preserve"> </w:t>
      </w:r>
      <w:r>
        <w:rPr>
          <w:sz w:val="24"/>
        </w:rPr>
        <w:t>crop season</w:t>
      </w:r>
      <w:r>
        <w:rPr>
          <w:spacing w:val="-1"/>
          <w:sz w:val="24"/>
        </w:rPr>
        <w:t xml:space="preserve"> </w:t>
      </w:r>
      <w:r>
        <w:rPr>
          <w:sz w:val="24"/>
        </w:rPr>
        <w:t>(tillering</w:t>
      </w:r>
      <w:r>
        <w:rPr>
          <w:spacing w:val="-3"/>
          <w:sz w:val="24"/>
        </w:rPr>
        <w:t xml:space="preserve"> </w:t>
      </w:r>
      <w:r>
        <w:rPr>
          <w:sz w:val="24"/>
        </w:rPr>
        <w:t>stage) and</w:t>
      </w:r>
      <w:r>
        <w:rPr>
          <w:spacing w:val="-1"/>
          <w:sz w:val="24"/>
        </w:rPr>
        <w:t xml:space="preserve"> </w:t>
      </w:r>
      <w:r>
        <w:rPr>
          <w:sz w:val="24"/>
        </w:rPr>
        <w:t>substantially</w:t>
      </w:r>
      <w:r>
        <w:rPr>
          <w:spacing w:val="-5"/>
          <w:sz w:val="24"/>
        </w:rPr>
        <w:t xml:space="preserve"> </w:t>
      </w:r>
      <w:r>
        <w:rPr>
          <w:sz w:val="24"/>
        </w:rPr>
        <w:t>increased</w:t>
      </w:r>
      <w:r>
        <w:rPr>
          <w:spacing w:val="-1"/>
          <w:sz w:val="24"/>
        </w:rPr>
        <w:t xml:space="preserve"> </w:t>
      </w:r>
      <w:r>
        <w:rPr>
          <w:sz w:val="24"/>
        </w:rPr>
        <w:t>the</w:t>
      </w:r>
      <w:r>
        <w:rPr>
          <w:spacing w:val="-1"/>
          <w:sz w:val="24"/>
        </w:rPr>
        <w:t xml:space="preserve"> </w:t>
      </w:r>
      <w:r>
        <w:rPr>
          <w:sz w:val="24"/>
        </w:rPr>
        <w:t xml:space="preserve">consumption </w:t>
      </w:r>
      <w:r>
        <w:rPr>
          <w:spacing w:val="-5"/>
          <w:sz w:val="24"/>
        </w:rPr>
        <w:t>on</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rice</w:t>
      </w:r>
      <w:r>
        <w:rPr>
          <w:spacing w:val="-2"/>
          <w:sz w:val="24"/>
        </w:rPr>
        <w:t xml:space="preserve"> </w:t>
      </w:r>
      <w:r>
        <w:rPr>
          <w:sz w:val="24"/>
        </w:rPr>
        <w:t>herbivores</w:t>
      </w:r>
      <w:r>
        <w:rPr>
          <w:spacing w:val="-1"/>
          <w:sz w:val="24"/>
        </w:rPr>
        <w:t xml:space="preserve"> </w:t>
      </w:r>
      <w:r>
        <w:rPr>
          <w:sz w:val="24"/>
        </w:rPr>
        <w:t>to</w:t>
      </w:r>
      <w:r>
        <w:rPr>
          <w:spacing w:val="-1"/>
          <w:sz w:val="24"/>
        </w:rPr>
        <w:t xml:space="preserve"> </w:t>
      </w:r>
      <w:r>
        <w:rPr>
          <w:sz w:val="24"/>
        </w:rPr>
        <w:t>78-95%</w:t>
      </w:r>
      <w:r>
        <w:rPr>
          <w:spacing w:val="-1"/>
          <w:sz w:val="24"/>
        </w:rPr>
        <w:t xml:space="preserve"> </w:t>
      </w:r>
      <w:r>
        <w:rPr>
          <w:sz w:val="24"/>
        </w:rPr>
        <w:t>in</w:t>
      </w:r>
      <w:r>
        <w:rPr>
          <w:spacing w:val="-1"/>
          <w:sz w:val="24"/>
        </w:rPr>
        <w:t xml:space="preserve"> </w:t>
      </w:r>
      <w:r>
        <w:rPr>
          <w:sz w:val="24"/>
        </w:rPr>
        <w:t>late</w:t>
      </w:r>
      <w:r>
        <w:rPr>
          <w:spacing w:val="-1"/>
          <w:sz w:val="24"/>
        </w:rPr>
        <w:t xml:space="preserve"> </w:t>
      </w:r>
      <w:r>
        <w:rPr>
          <w:sz w:val="24"/>
        </w:rPr>
        <w:t>crop</w:t>
      </w:r>
      <w:r>
        <w:rPr>
          <w:spacing w:val="-1"/>
          <w:sz w:val="24"/>
        </w:rPr>
        <w:t xml:space="preserve"> </w:t>
      </w:r>
      <w:r>
        <w:rPr>
          <w:sz w:val="24"/>
        </w:rPr>
        <w:t>season (ripening</w:t>
      </w:r>
      <w:r>
        <w:rPr>
          <w:spacing w:val="-3"/>
          <w:sz w:val="24"/>
        </w:rPr>
        <w:t xml:space="preserve"> </w:t>
      </w:r>
      <w:r>
        <w:rPr>
          <w:sz w:val="24"/>
        </w:rPr>
        <w:t>stage)</w:t>
      </w:r>
      <w:r>
        <w:rPr>
          <w:spacing w:val="-1"/>
          <w:sz w:val="24"/>
        </w:rPr>
        <w:t xml:space="preserve"> </w:t>
      </w:r>
      <w:r>
        <w:rPr>
          <w:sz w:val="24"/>
        </w:rPr>
        <w:t>(Fig. 1b;</w:t>
      </w:r>
      <w:r>
        <w:rPr>
          <w:spacing w:val="-1"/>
          <w:sz w:val="24"/>
        </w:rPr>
        <w:t xml:space="preserve"> </w:t>
      </w:r>
      <w:r>
        <w:rPr>
          <w:sz w:val="24"/>
        </w:rPr>
        <w:t>Appendix</w:t>
      </w:r>
      <w:r>
        <w:rPr>
          <w:spacing w:val="5"/>
          <w:sz w:val="24"/>
        </w:rPr>
        <w:t xml:space="preserve"> </w:t>
      </w:r>
      <w:r>
        <w:rPr>
          <w:sz w:val="24"/>
        </w:rPr>
        <w:t>A:</w:t>
      </w:r>
      <w:r>
        <w:rPr>
          <w:spacing w:val="-1"/>
          <w:sz w:val="24"/>
        </w:rPr>
        <w:t xml:space="preserve"> </w:t>
      </w:r>
      <w:r>
        <w:rPr>
          <w:sz w:val="24"/>
        </w:rPr>
        <w:t xml:space="preserve">Table </w:t>
      </w:r>
      <w:r>
        <w:rPr>
          <w:spacing w:val="-5"/>
          <w:sz w:val="24"/>
        </w:rPr>
        <w:t>S2,</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Fig.</w:t>
      </w:r>
      <w:r>
        <w:rPr>
          <w:spacing w:val="-2"/>
          <w:sz w:val="24"/>
        </w:rPr>
        <w:t xml:space="preserve"> </w:t>
      </w:r>
      <w:r>
        <w:rPr>
          <w:sz w:val="24"/>
        </w:rPr>
        <w:t>S2).</w:t>
      </w:r>
      <w:r>
        <w:rPr>
          <w:spacing w:val="2"/>
          <w:sz w:val="24"/>
        </w:rPr>
        <w:t xml:space="preserve"> </w:t>
      </w:r>
      <w:r>
        <w:rPr>
          <w:color w:val="131722"/>
          <w:sz w:val="24"/>
        </w:rPr>
        <w:t>In</w:t>
      </w:r>
      <w:r>
        <w:rPr>
          <w:color w:val="131722"/>
          <w:spacing w:val="-1"/>
          <w:sz w:val="24"/>
        </w:rPr>
        <w:t xml:space="preserve"> </w:t>
      </w:r>
      <w:r>
        <w:rPr>
          <w:color w:val="131722"/>
          <w:sz w:val="24"/>
        </w:rPr>
        <w:t>contrast</w:t>
      </w:r>
      <w:r>
        <w:rPr>
          <w:sz w:val="24"/>
        </w:rPr>
        <w:t>,</w:t>
      </w:r>
      <w:r>
        <w:rPr>
          <w:spacing w:val="-2"/>
          <w:sz w:val="24"/>
        </w:rPr>
        <w:t xml:space="preserve"> </w:t>
      </w:r>
      <w:r>
        <w:rPr>
          <w:sz w:val="24"/>
        </w:rPr>
        <w:t>ladybeetles</w:t>
      </w:r>
      <w:r>
        <w:rPr>
          <w:spacing w:val="-1"/>
          <w:sz w:val="24"/>
        </w:rPr>
        <w:t xml:space="preserve"> </w:t>
      </w:r>
      <w:r>
        <w:rPr>
          <w:sz w:val="24"/>
        </w:rPr>
        <w:t>in</w:t>
      </w:r>
      <w:r>
        <w:rPr>
          <w:spacing w:val="-2"/>
          <w:sz w:val="24"/>
        </w:rPr>
        <w:t xml:space="preserve"> </w:t>
      </w:r>
      <w:r>
        <w:rPr>
          <w:sz w:val="24"/>
        </w:rPr>
        <w:t>both</w:t>
      </w:r>
      <w:r>
        <w:rPr>
          <w:spacing w:val="-1"/>
          <w:sz w:val="24"/>
        </w:rPr>
        <w:t xml:space="preserve"> </w:t>
      </w:r>
      <w:r>
        <w:rPr>
          <w:sz w:val="24"/>
        </w:rPr>
        <w:t>organic</w:t>
      </w:r>
      <w:r>
        <w:rPr>
          <w:spacing w:val="-1"/>
          <w:sz w:val="24"/>
        </w:rPr>
        <w:t xml:space="preserve"> </w:t>
      </w:r>
      <w:r>
        <w:rPr>
          <w:sz w:val="24"/>
        </w:rPr>
        <w:t>and</w:t>
      </w:r>
      <w:r>
        <w:rPr>
          <w:spacing w:val="-1"/>
          <w:sz w:val="24"/>
        </w:rPr>
        <w:t xml:space="preserve"> </w:t>
      </w:r>
      <w:r>
        <w:rPr>
          <w:sz w:val="24"/>
        </w:rPr>
        <w:t>conventional</w:t>
      </w:r>
      <w:r>
        <w:rPr>
          <w:spacing w:val="-2"/>
          <w:sz w:val="24"/>
        </w:rPr>
        <w:t xml:space="preserve"> </w:t>
      </w:r>
      <w:r>
        <w:rPr>
          <w:sz w:val="24"/>
        </w:rPr>
        <w:t>farms</w:t>
      </w:r>
      <w:r>
        <w:rPr>
          <w:spacing w:val="-1"/>
          <w:sz w:val="24"/>
        </w:rPr>
        <w:t xml:space="preserve"> </w:t>
      </w:r>
      <w:r>
        <w:rPr>
          <w:sz w:val="24"/>
        </w:rPr>
        <w:t>consumed</w:t>
      </w:r>
      <w:r>
        <w:rPr>
          <w:spacing w:val="-2"/>
          <w:sz w:val="24"/>
        </w:rPr>
        <w:t xml:space="preserve"> </w:t>
      </w:r>
      <w:r>
        <w:rPr>
          <w:sz w:val="24"/>
        </w:rPr>
        <w:t>a</w:t>
      </w:r>
      <w:r>
        <w:rPr>
          <w:spacing w:val="-2"/>
          <w:sz w:val="24"/>
        </w:rPr>
        <w:t xml:space="preserve"> </w:t>
      </w:r>
      <w:r>
        <w:rPr>
          <w:spacing w:val="-5"/>
          <w:sz w:val="24"/>
        </w:rPr>
        <w:t>low</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proportion</w:t>
      </w:r>
      <w:r>
        <w:rPr>
          <w:spacing w:val="-1"/>
          <w:sz w:val="24"/>
        </w:rPr>
        <w:t xml:space="preserve"> </w:t>
      </w:r>
      <w:r>
        <w:rPr>
          <w:sz w:val="24"/>
        </w:rPr>
        <w:t>of</w:t>
      </w:r>
      <w:r>
        <w:rPr>
          <w:spacing w:val="-1"/>
          <w:sz w:val="24"/>
        </w:rPr>
        <w:t xml:space="preserve"> </w:t>
      </w:r>
      <w:r>
        <w:rPr>
          <w:sz w:val="24"/>
        </w:rPr>
        <w:t>detritivores</w:t>
      </w:r>
      <w:r>
        <w:rPr>
          <w:spacing w:val="2"/>
          <w:sz w:val="24"/>
        </w:rPr>
        <w:t xml:space="preserve"> </w:t>
      </w:r>
      <w:r>
        <w:rPr>
          <w:sz w:val="24"/>
        </w:rPr>
        <w:t>(≤</w:t>
      </w:r>
      <w:r>
        <w:rPr>
          <w:spacing w:val="-1"/>
          <w:sz w:val="24"/>
        </w:rPr>
        <w:t xml:space="preserve"> </w:t>
      </w:r>
      <w:r>
        <w:rPr>
          <w:sz w:val="24"/>
        </w:rPr>
        <w:t>8%) and</w:t>
      </w:r>
      <w:r>
        <w:rPr>
          <w:spacing w:val="1"/>
          <w:sz w:val="24"/>
        </w:rPr>
        <w:t xml:space="preserve"> </w:t>
      </w:r>
      <w:r>
        <w:rPr>
          <w:sz w:val="24"/>
        </w:rPr>
        <w:t>a</w:t>
      </w:r>
      <w:r>
        <w:rPr>
          <w:spacing w:val="-1"/>
          <w:sz w:val="24"/>
        </w:rPr>
        <w:t xml:space="preserve"> </w:t>
      </w:r>
      <w:r>
        <w:rPr>
          <w:sz w:val="24"/>
        </w:rPr>
        <w:t>steadily</w:t>
      </w:r>
      <w:r>
        <w:rPr>
          <w:spacing w:val="-6"/>
          <w:sz w:val="24"/>
        </w:rPr>
        <w:t xml:space="preserve"> </w:t>
      </w:r>
      <w:r>
        <w:rPr>
          <w:sz w:val="24"/>
        </w:rPr>
        <w:t>high proportion</w:t>
      </w:r>
      <w:r>
        <w:rPr>
          <w:spacing w:val="-1"/>
          <w:sz w:val="24"/>
        </w:rPr>
        <w:t xml:space="preserve"> </w:t>
      </w:r>
      <w:r>
        <w:rPr>
          <w:sz w:val="24"/>
        </w:rPr>
        <w:t>of rice</w:t>
      </w:r>
      <w:r>
        <w:rPr>
          <w:spacing w:val="-3"/>
          <w:sz w:val="24"/>
        </w:rPr>
        <w:t xml:space="preserve"> </w:t>
      </w:r>
      <w:r>
        <w:rPr>
          <w:sz w:val="24"/>
        </w:rPr>
        <w:t>herbivores</w:t>
      </w:r>
      <w:r>
        <w:rPr>
          <w:spacing w:val="-1"/>
          <w:sz w:val="24"/>
        </w:rPr>
        <w:t xml:space="preserve"> </w:t>
      </w:r>
      <w:r>
        <w:rPr>
          <w:sz w:val="24"/>
        </w:rPr>
        <w:t xml:space="preserve">(≥ 80%) </w:t>
      </w:r>
      <w:r>
        <w:rPr>
          <w:spacing w:val="-5"/>
          <w:sz w:val="24"/>
        </w:rPr>
        <w:t>in</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their</w:t>
      </w:r>
      <w:r>
        <w:rPr>
          <w:spacing w:val="-5"/>
          <w:sz w:val="24"/>
        </w:rPr>
        <w:t xml:space="preserve"> </w:t>
      </w:r>
      <w:r>
        <w:rPr>
          <w:sz w:val="24"/>
        </w:rPr>
        <w:t>diet</w:t>
      </w:r>
      <w:r>
        <w:rPr>
          <w:spacing w:val="-1"/>
          <w:sz w:val="24"/>
        </w:rPr>
        <w:t xml:space="preserve"> </w:t>
      </w:r>
      <w:r>
        <w:rPr>
          <w:sz w:val="24"/>
        </w:rPr>
        <w:t>throughout</w:t>
      </w:r>
      <w:r>
        <w:rPr>
          <w:spacing w:val="-1"/>
          <w:sz w:val="24"/>
        </w:rPr>
        <w:t xml:space="preserve"> </w:t>
      </w:r>
      <w:r>
        <w:rPr>
          <w:sz w:val="24"/>
        </w:rPr>
        <w:t>the crop</w:t>
      </w:r>
      <w:r>
        <w:rPr>
          <w:spacing w:val="-1"/>
          <w:sz w:val="24"/>
        </w:rPr>
        <w:t xml:space="preserve"> </w:t>
      </w:r>
      <w:r>
        <w:rPr>
          <w:sz w:val="24"/>
        </w:rPr>
        <w:t>season (Fig.</w:t>
      </w:r>
      <w:r>
        <w:rPr>
          <w:spacing w:val="-1"/>
          <w:sz w:val="24"/>
        </w:rPr>
        <w:t xml:space="preserve"> </w:t>
      </w:r>
      <w:r>
        <w:rPr>
          <w:sz w:val="24"/>
        </w:rPr>
        <w:t>1c;</w:t>
      </w:r>
      <w:r>
        <w:rPr>
          <w:spacing w:val="-1"/>
          <w:sz w:val="24"/>
        </w:rPr>
        <w:t xml:space="preserve"> </w:t>
      </w:r>
      <w:r>
        <w:rPr>
          <w:sz w:val="24"/>
        </w:rPr>
        <w:t>Appendix</w:t>
      </w:r>
      <w:r>
        <w:rPr>
          <w:spacing w:val="4"/>
          <w:sz w:val="24"/>
        </w:rPr>
        <w:t xml:space="preserve"> </w:t>
      </w:r>
      <w:r>
        <w:rPr>
          <w:sz w:val="24"/>
        </w:rPr>
        <w:t>A:</w:t>
      </w:r>
      <w:r>
        <w:rPr>
          <w:spacing w:val="-2"/>
          <w:sz w:val="24"/>
        </w:rPr>
        <w:t xml:space="preserve"> </w:t>
      </w:r>
      <w:r>
        <w:rPr>
          <w:sz w:val="24"/>
        </w:rPr>
        <w:t>Table</w:t>
      </w:r>
      <w:r>
        <w:rPr>
          <w:spacing w:val="-1"/>
          <w:sz w:val="24"/>
        </w:rPr>
        <w:t xml:space="preserve"> </w:t>
      </w:r>
      <w:r>
        <w:rPr>
          <w:sz w:val="24"/>
        </w:rPr>
        <w:t>S2,</w:t>
      </w:r>
      <w:r>
        <w:rPr>
          <w:spacing w:val="-1"/>
          <w:sz w:val="24"/>
        </w:rPr>
        <w:t xml:space="preserve"> </w:t>
      </w:r>
      <w:r>
        <w:rPr>
          <w:sz w:val="24"/>
        </w:rPr>
        <w:t>Fig.</w:t>
      </w:r>
      <w:r>
        <w:rPr>
          <w:spacing w:val="1"/>
          <w:sz w:val="24"/>
        </w:rPr>
        <w:t xml:space="preserve"> </w:t>
      </w:r>
      <w:r>
        <w:rPr>
          <w:sz w:val="24"/>
        </w:rPr>
        <w:t>S2).</w:t>
      </w:r>
      <w:r>
        <w:rPr>
          <w:spacing w:val="57"/>
          <w:sz w:val="24"/>
        </w:rPr>
        <w:t xml:space="preserve"> </w:t>
      </w:r>
      <w:r>
        <w:rPr>
          <w:spacing w:val="-2"/>
          <w:sz w:val="24"/>
        </w:rPr>
        <w:t>Tourist</w:t>
      </w:r>
    </w:p>
    <w:p>
      <w:pPr>
        <w:pStyle w:val="6"/>
      </w:pPr>
    </w:p>
    <w:p>
      <w:pPr>
        <w:pStyle w:val="10"/>
        <w:numPr>
          <w:ilvl w:val="0"/>
          <w:numId w:val="25"/>
        </w:numPr>
        <w:tabs>
          <w:tab w:val="left" w:pos="1440"/>
        </w:tabs>
        <w:spacing w:before="0" w:after="0" w:line="240" w:lineRule="auto"/>
        <w:ind w:left="1440" w:right="0" w:hanging="720"/>
        <w:jc w:val="left"/>
        <w:rPr>
          <w:sz w:val="24"/>
        </w:rPr>
      </w:pPr>
      <w:r>
        <w:rPr>
          <w:sz w:val="24"/>
        </w:rPr>
        <w:t>herbivores</w:t>
      </w:r>
      <w:r>
        <w:rPr>
          <w:spacing w:val="1"/>
          <w:sz w:val="24"/>
        </w:rPr>
        <w:t xml:space="preserve"> </w:t>
      </w:r>
      <w:r>
        <w:rPr>
          <w:sz w:val="24"/>
        </w:rPr>
        <w:t>generally</w:t>
      </w:r>
      <w:r>
        <w:rPr>
          <w:spacing w:val="-6"/>
          <w:sz w:val="24"/>
        </w:rPr>
        <w:t xml:space="preserve"> </w:t>
      </w:r>
      <w:r>
        <w:rPr>
          <w:sz w:val="24"/>
        </w:rPr>
        <w:t>did</w:t>
      </w:r>
      <w:r>
        <w:rPr>
          <w:spacing w:val="2"/>
          <w:sz w:val="24"/>
        </w:rPr>
        <w:t xml:space="preserve"> </w:t>
      </w:r>
      <w:r>
        <w:rPr>
          <w:sz w:val="24"/>
        </w:rPr>
        <w:t>not</w:t>
      </w:r>
      <w:r>
        <w:rPr>
          <w:spacing w:val="-1"/>
          <w:sz w:val="24"/>
        </w:rPr>
        <w:t xml:space="preserve"> </w:t>
      </w:r>
      <w:r>
        <w:rPr>
          <w:sz w:val="24"/>
        </w:rPr>
        <w:t>constitute</w:t>
      </w:r>
      <w:r>
        <w:rPr>
          <w:spacing w:val="-1"/>
          <w:sz w:val="24"/>
        </w:rPr>
        <w:t xml:space="preserve"> </w:t>
      </w:r>
      <w:r>
        <w:rPr>
          <w:sz w:val="24"/>
        </w:rPr>
        <w:t>an important</w:t>
      </w:r>
      <w:r>
        <w:rPr>
          <w:spacing w:val="-1"/>
          <w:sz w:val="24"/>
        </w:rPr>
        <w:t xml:space="preserve"> </w:t>
      </w:r>
      <w:r>
        <w:rPr>
          <w:sz w:val="24"/>
        </w:rPr>
        <w:t>prey</w:t>
      </w:r>
      <w:r>
        <w:rPr>
          <w:spacing w:val="-6"/>
          <w:sz w:val="24"/>
        </w:rPr>
        <w:t xml:space="preserve"> </w:t>
      </w:r>
      <w:r>
        <w:rPr>
          <w:sz w:val="24"/>
        </w:rPr>
        <w:t>source</w:t>
      </w:r>
      <w:r>
        <w:rPr>
          <w:spacing w:val="1"/>
          <w:sz w:val="24"/>
        </w:rPr>
        <w:t xml:space="preserve"> </w:t>
      </w:r>
      <w:r>
        <w:rPr>
          <w:sz w:val="24"/>
        </w:rPr>
        <w:t>and</w:t>
      </w:r>
      <w:r>
        <w:rPr>
          <w:spacing w:val="-1"/>
          <w:sz w:val="24"/>
        </w:rPr>
        <w:t xml:space="preserve"> </w:t>
      </w:r>
      <w:r>
        <w:rPr>
          <w:sz w:val="24"/>
        </w:rPr>
        <w:t>contributed</w:t>
      </w:r>
      <w:r>
        <w:rPr>
          <w:spacing w:val="-1"/>
          <w:sz w:val="24"/>
        </w:rPr>
        <w:t xml:space="preserve"> </w:t>
      </w:r>
      <w:r>
        <w:rPr>
          <w:sz w:val="24"/>
        </w:rPr>
        <w:t>less than</w:t>
      </w:r>
      <w:r>
        <w:rPr>
          <w:spacing w:val="-1"/>
          <w:sz w:val="24"/>
        </w:rPr>
        <w:t xml:space="preserve"> </w:t>
      </w:r>
      <w:r>
        <w:rPr>
          <w:sz w:val="24"/>
        </w:rPr>
        <w:t>33%</w:t>
      </w:r>
      <w:r>
        <w:rPr>
          <w:spacing w:val="-1"/>
          <w:sz w:val="24"/>
        </w:rPr>
        <w:t xml:space="preserve"> </w:t>
      </w:r>
      <w:r>
        <w:rPr>
          <w:spacing w:val="-5"/>
          <w:sz w:val="24"/>
        </w:rPr>
        <w:t>to</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235</w:t>
      </w:r>
    </w:p>
    <w:p>
      <w:pPr>
        <w:pStyle w:val="6"/>
        <w:spacing w:before="1"/>
      </w:pPr>
    </w:p>
    <w:p>
      <w:pPr>
        <w:pStyle w:val="6"/>
        <w:ind w:left="720"/>
      </w:pPr>
      <w:r>
        <w:rPr>
          <w:spacing w:val="-5"/>
        </w:rPr>
        <w:t>236</w:t>
      </w:r>
    </w:p>
    <w:p>
      <w:pPr>
        <w:pStyle w:val="6"/>
        <w:spacing w:before="90"/>
        <w:ind w:left="320"/>
      </w:pPr>
      <w:r>
        <w:br w:type="column"/>
      </w:r>
      <w:r>
        <w:t>the</w:t>
      </w:r>
      <w:r>
        <w:rPr>
          <w:spacing w:val="-3"/>
        </w:rPr>
        <w:t xml:space="preserve"> </w:t>
      </w:r>
      <w:r>
        <w:t>diet</w:t>
      </w:r>
      <w:r>
        <w:rPr>
          <w:spacing w:val="-1"/>
        </w:rPr>
        <w:t xml:space="preserve"> </w:t>
      </w:r>
      <w:r>
        <w:t>of</w:t>
      </w:r>
      <w:r>
        <w:rPr>
          <w:spacing w:val="-1"/>
        </w:rPr>
        <w:t xml:space="preserve"> </w:t>
      </w:r>
      <w:r>
        <w:t>spiders</w:t>
      </w:r>
      <w:r>
        <w:rPr>
          <w:spacing w:val="-1"/>
        </w:rPr>
        <w:t xml:space="preserve"> </w:t>
      </w:r>
      <w:r>
        <w:t>and</w:t>
      </w:r>
      <w:r>
        <w:rPr>
          <w:spacing w:val="-1"/>
        </w:rPr>
        <w:t xml:space="preserve"> </w:t>
      </w:r>
      <w:r>
        <w:t>ladybeetles</w:t>
      </w:r>
      <w:r>
        <w:rPr>
          <w:spacing w:val="1"/>
        </w:rPr>
        <w:t xml:space="preserve"> </w:t>
      </w:r>
      <w:r>
        <w:t>(Fig. 1b,</w:t>
      </w:r>
      <w:r>
        <w:rPr>
          <w:spacing w:val="-1"/>
        </w:rPr>
        <w:t xml:space="preserve"> </w:t>
      </w:r>
      <w:r>
        <w:t>1c;</w:t>
      </w:r>
      <w:r>
        <w:rPr>
          <w:spacing w:val="-1"/>
        </w:rPr>
        <w:t xml:space="preserve"> </w:t>
      </w:r>
      <w:r>
        <w:t>Appendix</w:t>
      </w:r>
      <w:r>
        <w:rPr>
          <w:spacing w:val="2"/>
        </w:rPr>
        <w:t xml:space="preserve"> </w:t>
      </w:r>
      <w:r>
        <w:t>A:</w:t>
      </w:r>
      <w:r>
        <w:rPr>
          <w:spacing w:val="-1"/>
        </w:rPr>
        <w:t xml:space="preserve"> </w:t>
      </w:r>
      <w:r>
        <w:t>Table</w:t>
      </w:r>
      <w:r>
        <w:rPr>
          <w:spacing w:val="-1"/>
        </w:rPr>
        <w:t xml:space="preserve"> </w:t>
      </w:r>
      <w:r>
        <w:t>S2,</w:t>
      </w:r>
      <w:r>
        <w:rPr>
          <w:spacing w:val="-1"/>
        </w:rPr>
        <w:t xml:space="preserve"> </w:t>
      </w:r>
      <w:r>
        <w:t xml:space="preserve">Fig. </w:t>
      </w:r>
      <w:r>
        <w:rPr>
          <w:spacing w:val="-4"/>
        </w:rPr>
        <w:t>S2).</w:t>
      </w:r>
    </w:p>
    <w:p>
      <w:pPr>
        <w:spacing w:after="0"/>
        <w:sectPr>
          <w:type w:val="continuous"/>
          <w:pgSz w:w="12240" w:h="15840"/>
          <w:pgMar w:top="620" w:right="60" w:bottom="560" w:left="0" w:header="0" w:footer="1056" w:gutter="0"/>
          <w:cols w:equalWidth="0" w:num="2">
            <w:col w:w="1081" w:space="40"/>
            <w:col w:w="11059"/>
          </w:cols>
        </w:sectPr>
      </w:pPr>
    </w:p>
    <w:p>
      <w:pPr>
        <w:pStyle w:val="6"/>
      </w:pPr>
    </w:p>
    <w:p>
      <w:pPr>
        <w:pStyle w:val="10"/>
        <w:numPr>
          <w:ilvl w:val="0"/>
          <w:numId w:val="26"/>
        </w:numPr>
        <w:tabs>
          <w:tab w:val="left" w:pos="1440"/>
        </w:tabs>
        <w:spacing w:before="0" w:after="0" w:line="240" w:lineRule="auto"/>
        <w:ind w:left="1440" w:right="0" w:hanging="720"/>
        <w:jc w:val="left"/>
        <w:rPr>
          <w:i/>
          <w:sz w:val="24"/>
        </w:rPr>
      </w:pPr>
      <w:r>
        <w:rPr>
          <w:i/>
          <w:sz w:val="24"/>
        </w:rPr>
        <w:t>3.2.</w:t>
      </w:r>
      <w:r>
        <w:rPr>
          <w:i/>
          <w:spacing w:val="57"/>
          <w:sz w:val="24"/>
        </w:rPr>
        <w:t xml:space="preserve"> </w:t>
      </w:r>
      <w:r>
        <w:rPr>
          <w:i/>
          <w:sz w:val="24"/>
        </w:rPr>
        <w:t>Patterns of rice</w:t>
      </w:r>
      <w:r>
        <w:rPr>
          <w:i/>
          <w:spacing w:val="-3"/>
          <w:sz w:val="24"/>
        </w:rPr>
        <w:t xml:space="preserve"> </w:t>
      </w:r>
      <w:r>
        <w:rPr>
          <w:i/>
          <w:sz w:val="24"/>
        </w:rPr>
        <w:t>herbivore</w:t>
      </w:r>
      <w:r>
        <w:rPr>
          <w:i/>
          <w:spacing w:val="-1"/>
          <w:sz w:val="24"/>
        </w:rPr>
        <w:t xml:space="preserve"> </w:t>
      </w:r>
      <w:r>
        <w:rPr>
          <w:i/>
          <w:sz w:val="24"/>
        </w:rPr>
        <w:t>consumption by</w:t>
      </w:r>
      <w:r>
        <w:rPr>
          <w:i/>
          <w:spacing w:val="-1"/>
          <w:sz w:val="24"/>
        </w:rPr>
        <w:t xml:space="preserve"> </w:t>
      </w:r>
      <w:r>
        <w:rPr>
          <w:i/>
          <w:spacing w:val="-2"/>
          <w:sz w:val="24"/>
        </w:rPr>
        <w:t>predators</w:t>
      </w:r>
    </w:p>
    <w:p>
      <w:pPr>
        <w:pStyle w:val="6"/>
        <w:rPr>
          <w:i/>
        </w:rPr>
      </w:pPr>
    </w:p>
    <w:p>
      <w:pPr>
        <w:pStyle w:val="10"/>
        <w:numPr>
          <w:ilvl w:val="0"/>
          <w:numId w:val="26"/>
        </w:numPr>
        <w:tabs>
          <w:tab w:val="left" w:pos="2160"/>
        </w:tabs>
        <w:spacing w:before="0" w:after="0" w:line="240" w:lineRule="auto"/>
        <w:ind w:left="2160" w:right="0" w:hanging="1440"/>
        <w:jc w:val="left"/>
        <w:rPr>
          <w:sz w:val="24"/>
        </w:rPr>
      </w:pPr>
      <w:r>
        <w:rPr>
          <w:sz w:val="24"/>
        </w:rPr>
        <w:t>We</w:t>
      </w:r>
      <w:r>
        <w:rPr>
          <w:spacing w:val="-4"/>
          <w:sz w:val="24"/>
        </w:rPr>
        <w:t xml:space="preserve"> </w:t>
      </w:r>
      <w:r>
        <w:rPr>
          <w:sz w:val="24"/>
        </w:rPr>
        <w:t>further</w:t>
      </w:r>
      <w:r>
        <w:rPr>
          <w:spacing w:val="-3"/>
          <w:sz w:val="24"/>
        </w:rPr>
        <w:t xml:space="preserve"> </w:t>
      </w:r>
      <w:r>
        <w:rPr>
          <w:sz w:val="24"/>
        </w:rPr>
        <w:t>analyzed</w:t>
      </w:r>
      <w:r>
        <w:rPr>
          <w:spacing w:val="1"/>
          <w:sz w:val="24"/>
        </w:rPr>
        <w:t xml:space="preserve"> </w:t>
      </w:r>
      <w:r>
        <w:rPr>
          <w:sz w:val="24"/>
        </w:rPr>
        <w:t>rice herbivore consumption</w:t>
      </w:r>
      <w:r>
        <w:rPr>
          <w:spacing w:val="-1"/>
          <w:sz w:val="24"/>
        </w:rPr>
        <w:t xml:space="preserve"> </w:t>
      </w:r>
      <w:r>
        <w:rPr>
          <w:sz w:val="24"/>
        </w:rPr>
        <w:t>by</w:t>
      </w:r>
      <w:r>
        <w:rPr>
          <w:spacing w:val="-4"/>
          <w:sz w:val="24"/>
        </w:rPr>
        <w:t xml:space="preserve"> </w:t>
      </w:r>
      <w:r>
        <w:rPr>
          <w:sz w:val="24"/>
        </w:rPr>
        <w:t>GAPs</w:t>
      </w:r>
      <w:r>
        <w:rPr>
          <w:spacing w:val="-1"/>
          <w:sz w:val="24"/>
        </w:rPr>
        <w:t xml:space="preserve"> </w:t>
      </w:r>
      <w:r>
        <w:rPr>
          <w:sz w:val="24"/>
        </w:rPr>
        <w:t>since</w:t>
      </w:r>
      <w:r>
        <w:rPr>
          <w:spacing w:val="-2"/>
          <w:sz w:val="24"/>
        </w:rPr>
        <w:t xml:space="preserve"> </w:t>
      </w:r>
      <w:r>
        <w:rPr>
          <w:sz w:val="24"/>
        </w:rPr>
        <w:t>these</w:t>
      </w:r>
      <w:r>
        <w:rPr>
          <w:spacing w:val="-2"/>
          <w:sz w:val="24"/>
        </w:rPr>
        <w:t xml:space="preserve"> </w:t>
      </w:r>
      <w:r>
        <w:rPr>
          <w:sz w:val="24"/>
        </w:rPr>
        <w:t>herbivores</w:t>
      </w:r>
      <w:r>
        <w:rPr>
          <w:spacing w:val="-1"/>
          <w:sz w:val="24"/>
        </w:rPr>
        <w:t xml:space="preserve"> </w:t>
      </w:r>
      <w:r>
        <w:rPr>
          <w:sz w:val="24"/>
        </w:rPr>
        <w:t>are</w:t>
      </w:r>
      <w:r>
        <w:rPr>
          <w:spacing w:val="-1"/>
          <w:sz w:val="24"/>
        </w:rPr>
        <w:t xml:space="preserve"> </w:t>
      </w:r>
      <w:r>
        <w:rPr>
          <w:spacing w:val="-5"/>
          <w:sz w:val="24"/>
        </w:rPr>
        <w:t>the</w:t>
      </w:r>
    </w:p>
    <w:p>
      <w:pPr>
        <w:pStyle w:val="6"/>
      </w:pPr>
    </w:p>
    <w:p>
      <w:pPr>
        <w:pStyle w:val="10"/>
        <w:numPr>
          <w:ilvl w:val="0"/>
          <w:numId w:val="26"/>
        </w:numPr>
        <w:tabs>
          <w:tab w:val="left" w:pos="1440"/>
        </w:tabs>
        <w:spacing w:before="0" w:after="0" w:line="240" w:lineRule="auto"/>
        <w:ind w:left="1440" w:right="0" w:hanging="720"/>
        <w:jc w:val="left"/>
        <w:rPr>
          <w:sz w:val="24"/>
        </w:rPr>
      </w:pPr>
      <w:r>
        <w:rPr>
          <w:sz w:val="24"/>
        </w:rPr>
        <w:t>main</w:t>
      </w:r>
      <w:r>
        <w:rPr>
          <w:spacing w:val="-3"/>
          <w:sz w:val="24"/>
        </w:rPr>
        <w:t xml:space="preserve"> </w:t>
      </w:r>
      <w:r>
        <w:rPr>
          <w:sz w:val="24"/>
        </w:rPr>
        <w:t>pests of</w:t>
      </w:r>
      <w:r>
        <w:rPr>
          <w:spacing w:val="-1"/>
          <w:sz w:val="24"/>
        </w:rPr>
        <w:t xml:space="preserve"> </w:t>
      </w:r>
      <w:r>
        <w:rPr>
          <w:sz w:val="24"/>
        </w:rPr>
        <w:t>concern.</w:t>
      </w:r>
      <w:r>
        <w:rPr>
          <w:spacing w:val="59"/>
          <w:sz w:val="24"/>
        </w:rPr>
        <w:t xml:space="preserve"> </w:t>
      </w:r>
      <w:r>
        <w:rPr>
          <w:sz w:val="24"/>
        </w:rPr>
        <w:t>The</w:t>
      </w:r>
      <w:r>
        <w:rPr>
          <w:spacing w:val="-2"/>
          <w:sz w:val="24"/>
        </w:rPr>
        <w:t xml:space="preserve"> </w:t>
      </w:r>
      <w:r>
        <w:rPr>
          <w:sz w:val="24"/>
        </w:rPr>
        <w:t>patterns of</w:t>
      </w:r>
      <w:r>
        <w:rPr>
          <w:spacing w:val="-1"/>
          <w:sz w:val="24"/>
        </w:rPr>
        <w:t xml:space="preserve"> </w:t>
      </w:r>
      <w:r>
        <w:rPr>
          <w:sz w:val="24"/>
        </w:rPr>
        <w:t>rice</w:t>
      </w:r>
      <w:r>
        <w:rPr>
          <w:spacing w:val="-1"/>
          <w:sz w:val="24"/>
        </w:rPr>
        <w:t xml:space="preserve"> </w:t>
      </w:r>
      <w:r>
        <w:rPr>
          <w:sz w:val="24"/>
        </w:rPr>
        <w:t>herbivore</w:t>
      </w:r>
      <w:r>
        <w:rPr>
          <w:spacing w:val="-2"/>
          <w:sz w:val="24"/>
        </w:rPr>
        <w:t xml:space="preserve"> </w:t>
      </w:r>
      <w:r>
        <w:rPr>
          <w:sz w:val="24"/>
        </w:rPr>
        <w:t>consumption</w:t>
      </w:r>
      <w:r>
        <w:rPr>
          <w:spacing w:val="-1"/>
          <w:sz w:val="24"/>
        </w:rPr>
        <w:t xml:space="preserve"> </w:t>
      </w:r>
      <w:r>
        <w:rPr>
          <w:sz w:val="24"/>
        </w:rPr>
        <w:t>by</w:t>
      </w:r>
      <w:r>
        <w:rPr>
          <w:spacing w:val="-2"/>
          <w:sz w:val="24"/>
        </w:rPr>
        <w:t xml:space="preserve"> </w:t>
      </w:r>
      <w:r>
        <w:rPr>
          <w:sz w:val="24"/>
        </w:rPr>
        <w:t>both</w:t>
      </w:r>
      <w:r>
        <w:rPr>
          <w:spacing w:val="1"/>
          <w:sz w:val="24"/>
        </w:rPr>
        <w:t xml:space="preserve"> </w:t>
      </w:r>
      <w:r>
        <w:rPr>
          <w:sz w:val="24"/>
        </w:rPr>
        <w:t xml:space="preserve">predators in </w:t>
      </w:r>
      <w:r>
        <w:rPr>
          <w:spacing w:val="-2"/>
          <w:sz w:val="24"/>
        </w:rPr>
        <w:t>organic</w:t>
      </w:r>
    </w:p>
    <w:p>
      <w:pPr>
        <w:pStyle w:val="6"/>
      </w:pPr>
    </w:p>
    <w:p>
      <w:pPr>
        <w:pStyle w:val="10"/>
        <w:numPr>
          <w:ilvl w:val="0"/>
          <w:numId w:val="26"/>
        </w:numPr>
        <w:tabs>
          <w:tab w:val="left" w:pos="1440"/>
        </w:tabs>
        <w:spacing w:before="0" w:after="0" w:line="240" w:lineRule="auto"/>
        <w:ind w:left="1440" w:right="0" w:hanging="720"/>
        <w:jc w:val="left"/>
        <w:rPr>
          <w:sz w:val="24"/>
        </w:rPr>
      </w:pPr>
      <w:r>
        <w:rPr>
          <w:sz w:val="24"/>
        </w:rPr>
        <w:t>and</w:t>
      </w:r>
      <w:r>
        <w:rPr>
          <w:spacing w:val="-3"/>
          <w:sz w:val="24"/>
        </w:rPr>
        <w:t xml:space="preserve"> </w:t>
      </w:r>
      <w:r>
        <w:rPr>
          <w:sz w:val="24"/>
        </w:rPr>
        <w:t>conventional rice</w:t>
      </w:r>
      <w:r>
        <w:rPr>
          <w:spacing w:val="-2"/>
          <w:sz w:val="24"/>
        </w:rPr>
        <w:t xml:space="preserve"> </w:t>
      </w:r>
      <w:r>
        <w:rPr>
          <w:sz w:val="24"/>
        </w:rPr>
        <w:t>farms were</w:t>
      </w:r>
      <w:r>
        <w:rPr>
          <w:spacing w:val="-1"/>
          <w:sz w:val="24"/>
        </w:rPr>
        <w:t xml:space="preserve"> </w:t>
      </w:r>
      <w:r>
        <w:rPr>
          <w:sz w:val="24"/>
        </w:rPr>
        <w:t>generally</w:t>
      </w:r>
      <w:r>
        <w:rPr>
          <w:spacing w:val="-5"/>
          <w:sz w:val="24"/>
        </w:rPr>
        <w:t xml:space="preserve"> </w:t>
      </w:r>
      <w:r>
        <w:rPr>
          <w:sz w:val="24"/>
        </w:rPr>
        <w:t>similar</w:t>
      </w:r>
      <w:r>
        <w:rPr>
          <w:spacing w:val="-1"/>
          <w:sz w:val="24"/>
        </w:rPr>
        <w:t xml:space="preserve"> </w:t>
      </w:r>
      <w:r>
        <w:rPr>
          <w:sz w:val="24"/>
        </w:rPr>
        <w:t>across the</w:t>
      </w:r>
      <w:r>
        <w:rPr>
          <w:spacing w:val="-1"/>
          <w:sz w:val="24"/>
        </w:rPr>
        <w:t xml:space="preserve"> </w:t>
      </w:r>
      <w:r>
        <w:rPr>
          <w:sz w:val="24"/>
        </w:rPr>
        <w:t>three</w:t>
      </w:r>
      <w:r>
        <w:rPr>
          <w:spacing w:val="-1"/>
          <w:sz w:val="24"/>
        </w:rPr>
        <w:t xml:space="preserve"> </w:t>
      </w:r>
      <w:r>
        <w:rPr>
          <w:sz w:val="24"/>
        </w:rPr>
        <w:t>study</w:t>
      </w:r>
      <w:r>
        <w:rPr>
          <w:spacing w:val="3"/>
          <w:sz w:val="24"/>
        </w:rPr>
        <w:t xml:space="preserve"> </w:t>
      </w:r>
      <w:r>
        <w:rPr>
          <w:sz w:val="24"/>
        </w:rPr>
        <w:t xml:space="preserve">years, </w:t>
      </w:r>
      <w:r>
        <w:rPr>
          <w:spacing w:val="-2"/>
          <w:sz w:val="24"/>
        </w:rPr>
        <w:t>suggesting</w:t>
      </w:r>
    </w:p>
    <w:p>
      <w:pPr>
        <w:pStyle w:val="6"/>
      </w:pPr>
    </w:p>
    <w:p>
      <w:pPr>
        <w:pStyle w:val="10"/>
        <w:numPr>
          <w:ilvl w:val="0"/>
          <w:numId w:val="26"/>
        </w:numPr>
        <w:tabs>
          <w:tab w:val="left" w:pos="1440"/>
        </w:tabs>
        <w:spacing w:before="0" w:after="0" w:line="240" w:lineRule="auto"/>
        <w:ind w:left="1440" w:right="0" w:hanging="720"/>
        <w:jc w:val="left"/>
        <w:rPr>
          <w:sz w:val="24"/>
        </w:rPr>
      </w:pPr>
      <w:r>
        <w:rPr>
          <w:sz w:val="24"/>
        </w:rPr>
        <w:t>consistency</w:t>
      </w:r>
      <w:r>
        <w:rPr>
          <w:spacing w:val="-7"/>
          <w:sz w:val="24"/>
        </w:rPr>
        <w:t xml:space="preserve"> </w:t>
      </w:r>
      <w:r>
        <w:rPr>
          <w:sz w:val="24"/>
        </w:rPr>
        <w:t>in</w:t>
      </w:r>
      <w:r>
        <w:rPr>
          <w:spacing w:val="-1"/>
          <w:sz w:val="24"/>
        </w:rPr>
        <w:t xml:space="preserve"> </w:t>
      </w:r>
      <w:r>
        <w:rPr>
          <w:sz w:val="24"/>
        </w:rPr>
        <w:t>GAPs’</w:t>
      </w:r>
      <w:r>
        <w:rPr>
          <w:spacing w:val="-1"/>
          <w:sz w:val="24"/>
        </w:rPr>
        <w:t xml:space="preserve"> </w:t>
      </w:r>
      <w:r>
        <w:rPr>
          <w:sz w:val="24"/>
        </w:rPr>
        <w:t>feeding</w:t>
      </w:r>
      <w:r>
        <w:rPr>
          <w:spacing w:val="-4"/>
          <w:sz w:val="24"/>
        </w:rPr>
        <w:t xml:space="preserve"> </w:t>
      </w:r>
      <w:r>
        <w:rPr>
          <w:sz w:val="24"/>
        </w:rPr>
        <w:t>habits</w:t>
      </w:r>
      <w:r>
        <w:rPr>
          <w:spacing w:val="-2"/>
          <w:sz w:val="24"/>
        </w:rPr>
        <w:t xml:space="preserve"> </w:t>
      </w:r>
      <w:r>
        <w:rPr>
          <w:sz w:val="24"/>
        </w:rPr>
        <w:t>(Fig.</w:t>
      </w:r>
      <w:r>
        <w:rPr>
          <w:spacing w:val="-1"/>
          <w:sz w:val="24"/>
        </w:rPr>
        <w:t xml:space="preserve"> </w:t>
      </w:r>
      <w:r>
        <w:rPr>
          <w:sz w:val="24"/>
        </w:rPr>
        <w:t>2).</w:t>
      </w:r>
      <w:r>
        <w:rPr>
          <w:spacing w:val="60"/>
          <w:sz w:val="24"/>
        </w:rPr>
        <w:t xml:space="preserve"> </w:t>
      </w:r>
      <w:r>
        <w:rPr>
          <w:sz w:val="24"/>
        </w:rPr>
        <w:t>Interestingly,</w:t>
      </w:r>
      <w:r>
        <w:rPr>
          <w:spacing w:val="-1"/>
          <w:sz w:val="24"/>
        </w:rPr>
        <w:t xml:space="preserve"> </w:t>
      </w:r>
      <w:r>
        <w:rPr>
          <w:sz w:val="24"/>
        </w:rPr>
        <w:t>spiders</w:t>
      </w:r>
      <w:r>
        <w:rPr>
          <w:spacing w:val="-1"/>
          <w:sz w:val="24"/>
        </w:rPr>
        <w:t xml:space="preserve"> </w:t>
      </w:r>
      <w:r>
        <w:rPr>
          <w:sz w:val="24"/>
        </w:rPr>
        <w:t>and</w:t>
      </w:r>
      <w:r>
        <w:rPr>
          <w:spacing w:val="-1"/>
          <w:sz w:val="24"/>
        </w:rPr>
        <w:t xml:space="preserve"> </w:t>
      </w:r>
      <w:r>
        <w:rPr>
          <w:sz w:val="24"/>
        </w:rPr>
        <w:t>ladybeetles</w:t>
      </w:r>
      <w:r>
        <w:rPr>
          <w:spacing w:val="-1"/>
          <w:sz w:val="24"/>
        </w:rPr>
        <w:t xml:space="preserve"> </w:t>
      </w:r>
      <w:r>
        <w:rPr>
          <w:spacing w:val="-2"/>
          <w:sz w:val="24"/>
        </w:rPr>
        <w:t>exhibited</w:t>
      </w:r>
    </w:p>
    <w:p>
      <w:pPr>
        <w:pStyle w:val="6"/>
      </w:pPr>
    </w:p>
    <w:p>
      <w:pPr>
        <w:pStyle w:val="10"/>
        <w:numPr>
          <w:ilvl w:val="0"/>
          <w:numId w:val="26"/>
        </w:numPr>
        <w:tabs>
          <w:tab w:val="left" w:pos="1440"/>
        </w:tabs>
        <w:spacing w:before="1" w:after="0" w:line="240" w:lineRule="auto"/>
        <w:ind w:left="1440" w:right="0" w:hanging="720"/>
        <w:jc w:val="left"/>
        <w:rPr>
          <w:sz w:val="24"/>
        </w:rPr>
      </w:pPr>
      <w:r>
        <w:rPr>
          <w:sz w:val="24"/>
        </w:rPr>
        <w:t>distinct</w:t>
      </w:r>
      <w:r>
        <w:rPr>
          <w:spacing w:val="-3"/>
          <w:sz w:val="24"/>
        </w:rPr>
        <w:t xml:space="preserve"> </w:t>
      </w:r>
      <w:r>
        <w:rPr>
          <w:sz w:val="24"/>
        </w:rPr>
        <w:t>within-season</w:t>
      </w:r>
      <w:r>
        <w:rPr>
          <w:spacing w:val="-1"/>
          <w:sz w:val="24"/>
        </w:rPr>
        <w:t xml:space="preserve"> </w:t>
      </w:r>
      <w:r>
        <w:rPr>
          <w:sz w:val="24"/>
        </w:rPr>
        <w:t>patterns</w:t>
      </w:r>
      <w:r>
        <w:rPr>
          <w:spacing w:val="-1"/>
          <w:sz w:val="24"/>
        </w:rPr>
        <w:t xml:space="preserve"> </w:t>
      </w:r>
      <w:r>
        <w:rPr>
          <w:sz w:val="24"/>
        </w:rPr>
        <w:t>of</w:t>
      </w:r>
      <w:r>
        <w:rPr>
          <w:spacing w:val="-2"/>
          <w:sz w:val="24"/>
        </w:rPr>
        <w:t xml:space="preserve"> </w:t>
      </w:r>
      <w:r>
        <w:rPr>
          <w:sz w:val="24"/>
        </w:rPr>
        <w:t>rice</w:t>
      </w:r>
      <w:r>
        <w:rPr>
          <w:spacing w:val="-2"/>
          <w:sz w:val="24"/>
        </w:rPr>
        <w:t xml:space="preserve"> </w:t>
      </w:r>
      <w:r>
        <w:rPr>
          <w:sz w:val="24"/>
        </w:rPr>
        <w:t>herbivore</w:t>
      </w:r>
      <w:r>
        <w:rPr>
          <w:spacing w:val="-2"/>
          <w:sz w:val="24"/>
        </w:rPr>
        <w:t xml:space="preserve"> </w:t>
      </w:r>
      <w:r>
        <w:rPr>
          <w:sz w:val="24"/>
        </w:rPr>
        <w:t>consumption.</w:t>
      </w:r>
      <w:r>
        <w:rPr>
          <w:spacing w:val="61"/>
          <w:sz w:val="24"/>
        </w:rPr>
        <w:t xml:space="preserve"> </w:t>
      </w:r>
      <w:r>
        <w:rPr>
          <w:sz w:val="24"/>
        </w:rPr>
        <w:t>For</w:t>
      </w:r>
      <w:r>
        <w:rPr>
          <w:spacing w:val="-1"/>
          <w:sz w:val="24"/>
        </w:rPr>
        <w:t xml:space="preserve"> </w:t>
      </w:r>
      <w:r>
        <w:rPr>
          <w:sz w:val="24"/>
        </w:rPr>
        <w:t>spiders</w:t>
      </w:r>
      <w:r>
        <w:rPr>
          <w:spacing w:val="-1"/>
          <w:sz w:val="24"/>
        </w:rPr>
        <w:t xml:space="preserve"> </w:t>
      </w:r>
      <w:r>
        <w:rPr>
          <w:sz w:val="24"/>
        </w:rPr>
        <w:t>in</w:t>
      </w:r>
      <w:r>
        <w:rPr>
          <w:spacing w:val="-1"/>
          <w:sz w:val="24"/>
        </w:rPr>
        <w:t xml:space="preserve"> </w:t>
      </w:r>
      <w:r>
        <w:rPr>
          <w:sz w:val="24"/>
        </w:rPr>
        <w:t xml:space="preserve">organic </w:t>
      </w:r>
      <w:r>
        <w:rPr>
          <w:spacing w:val="-5"/>
          <w:sz w:val="24"/>
        </w:rPr>
        <w:t>and</w:t>
      </w:r>
    </w:p>
    <w:p>
      <w:pPr>
        <w:pStyle w:val="10"/>
        <w:numPr>
          <w:ilvl w:val="0"/>
          <w:numId w:val="26"/>
        </w:numPr>
        <w:tabs>
          <w:tab w:val="left" w:pos="1440"/>
        </w:tabs>
        <w:spacing w:before="276" w:after="0" w:line="240" w:lineRule="auto"/>
        <w:ind w:left="1440" w:right="0" w:hanging="720"/>
        <w:jc w:val="left"/>
        <w:rPr>
          <w:sz w:val="24"/>
        </w:rPr>
      </w:pPr>
      <w:r>
        <w:rPr>
          <w:sz w:val="24"/>
        </w:rPr>
        <w:t>conventional</w:t>
      </w:r>
      <w:r>
        <w:rPr>
          <w:spacing w:val="-3"/>
          <w:sz w:val="24"/>
        </w:rPr>
        <w:t xml:space="preserve"> </w:t>
      </w:r>
      <w:r>
        <w:rPr>
          <w:sz w:val="24"/>
        </w:rPr>
        <w:t>farms,</w:t>
      </w:r>
      <w:r>
        <w:rPr>
          <w:spacing w:val="-1"/>
          <w:sz w:val="24"/>
        </w:rPr>
        <w:t xml:space="preserve"> </w:t>
      </w:r>
      <w:r>
        <w:rPr>
          <w:sz w:val="24"/>
        </w:rPr>
        <w:t>the</w:t>
      </w:r>
      <w:r>
        <w:rPr>
          <w:spacing w:val="-1"/>
          <w:sz w:val="24"/>
        </w:rPr>
        <w:t xml:space="preserve"> </w:t>
      </w:r>
      <w:r>
        <w:rPr>
          <w:sz w:val="24"/>
        </w:rPr>
        <w:t>proportion</w:t>
      </w:r>
      <w:r>
        <w:rPr>
          <w:spacing w:val="-1"/>
          <w:sz w:val="24"/>
        </w:rPr>
        <w:t xml:space="preserve"> </w:t>
      </w:r>
      <w:r>
        <w:rPr>
          <w:sz w:val="24"/>
        </w:rPr>
        <w:t>of</w:t>
      </w:r>
      <w:r>
        <w:rPr>
          <w:spacing w:val="-1"/>
          <w:sz w:val="24"/>
        </w:rPr>
        <w:t xml:space="preserve"> </w:t>
      </w:r>
      <w:r>
        <w:rPr>
          <w:sz w:val="24"/>
        </w:rPr>
        <w:t>rice</w:t>
      </w:r>
      <w:r>
        <w:rPr>
          <w:spacing w:val="-3"/>
          <w:sz w:val="24"/>
        </w:rPr>
        <w:t xml:space="preserve"> </w:t>
      </w:r>
      <w:r>
        <w:rPr>
          <w:sz w:val="24"/>
        </w:rPr>
        <w:t>herbivores</w:t>
      </w:r>
      <w:r>
        <w:rPr>
          <w:spacing w:val="-1"/>
          <w:sz w:val="24"/>
        </w:rPr>
        <w:t xml:space="preserve"> </w:t>
      </w:r>
      <w:r>
        <w:rPr>
          <w:sz w:val="24"/>
        </w:rPr>
        <w:t>in</w:t>
      </w:r>
      <w:r>
        <w:rPr>
          <w:spacing w:val="-1"/>
          <w:sz w:val="24"/>
        </w:rPr>
        <w:t xml:space="preserve"> </w:t>
      </w:r>
      <w:r>
        <w:rPr>
          <w:sz w:val="24"/>
        </w:rPr>
        <w:t>their</w:t>
      </w:r>
      <w:r>
        <w:rPr>
          <w:spacing w:val="-1"/>
          <w:sz w:val="24"/>
        </w:rPr>
        <w:t xml:space="preserve"> </w:t>
      </w:r>
      <w:r>
        <w:rPr>
          <w:sz w:val="24"/>
        </w:rPr>
        <w:t>diet</w:t>
      </w:r>
      <w:r>
        <w:rPr>
          <w:spacing w:val="-1"/>
          <w:sz w:val="24"/>
        </w:rPr>
        <w:t xml:space="preserve"> </w:t>
      </w:r>
      <w:r>
        <w:rPr>
          <w:sz w:val="24"/>
        </w:rPr>
        <w:t>increased</w:t>
      </w:r>
      <w:r>
        <w:rPr>
          <w:spacing w:val="1"/>
          <w:sz w:val="24"/>
        </w:rPr>
        <w:t xml:space="preserve"> </w:t>
      </w:r>
      <w:r>
        <w:rPr>
          <w:sz w:val="24"/>
        </w:rPr>
        <w:t>toward</w:t>
      </w:r>
      <w:r>
        <w:rPr>
          <w:spacing w:val="-1"/>
          <w:sz w:val="24"/>
        </w:rPr>
        <w:t xml:space="preserve"> </w:t>
      </w:r>
      <w:r>
        <w:rPr>
          <w:sz w:val="24"/>
        </w:rPr>
        <w:t xml:space="preserve">later </w:t>
      </w:r>
      <w:r>
        <w:rPr>
          <w:spacing w:val="-4"/>
          <w:sz w:val="24"/>
        </w:rPr>
        <w:t>crop</w:t>
      </w:r>
    </w:p>
    <w:p>
      <w:pPr>
        <w:pStyle w:val="6"/>
      </w:pPr>
    </w:p>
    <w:p>
      <w:pPr>
        <w:pStyle w:val="10"/>
        <w:numPr>
          <w:ilvl w:val="0"/>
          <w:numId w:val="26"/>
        </w:numPr>
        <w:tabs>
          <w:tab w:val="left" w:pos="1440"/>
        </w:tabs>
        <w:spacing w:before="0" w:after="0" w:line="240" w:lineRule="auto"/>
        <w:ind w:left="1440" w:right="0" w:hanging="720"/>
        <w:jc w:val="left"/>
        <w:rPr>
          <w:sz w:val="24"/>
        </w:rPr>
      </w:pPr>
      <w:r>
        <w:rPr>
          <w:sz w:val="24"/>
        </w:rPr>
        <w:t>season,</w:t>
      </w:r>
      <w:r>
        <w:rPr>
          <w:spacing w:val="-1"/>
          <w:sz w:val="24"/>
        </w:rPr>
        <w:t xml:space="preserve"> </w:t>
      </w:r>
      <w:r>
        <w:rPr>
          <w:sz w:val="24"/>
        </w:rPr>
        <w:t>ranging</w:t>
      </w:r>
      <w:r>
        <w:rPr>
          <w:spacing w:val="-4"/>
          <w:sz w:val="24"/>
        </w:rPr>
        <w:t xml:space="preserve"> </w:t>
      </w:r>
      <w:r>
        <w:rPr>
          <w:sz w:val="24"/>
        </w:rPr>
        <w:t>from 17-48%</w:t>
      </w:r>
      <w:r>
        <w:rPr>
          <w:spacing w:val="-2"/>
          <w:sz w:val="24"/>
        </w:rPr>
        <w:t xml:space="preserve"> </w:t>
      </w:r>
      <w:r>
        <w:rPr>
          <w:sz w:val="24"/>
        </w:rPr>
        <w:t>(tillering)</w:t>
      </w:r>
      <w:r>
        <w:rPr>
          <w:spacing w:val="-1"/>
          <w:sz w:val="24"/>
        </w:rPr>
        <w:t xml:space="preserve"> </w:t>
      </w:r>
      <w:r>
        <w:rPr>
          <w:sz w:val="24"/>
        </w:rPr>
        <w:t>to 78-95%</w:t>
      </w:r>
      <w:r>
        <w:rPr>
          <w:spacing w:val="-2"/>
          <w:sz w:val="24"/>
        </w:rPr>
        <w:t xml:space="preserve"> </w:t>
      </w:r>
      <w:r>
        <w:rPr>
          <w:sz w:val="24"/>
        </w:rPr>
        <w:t>(ripening) (Fig.</w:t>
      </w:r>
      <w:r>
        <w:rPr>
          <w:spacing w:val="-1"/>
          <w:sz w:val="24"/>
        </w:rPr>
        <w:t xml:space="preserve"> </w:t>
      </w:r>
      <w:r>
        <w:rPr>
          <w:sz w:val="24"/>
        </w:rPr>
        <w:t>2b;</w:t>
      </w:r>
      <w:r>
        <w:rPr>
          <w:spacing w:val="-1"/>
          <w:sz w:val="24"/>
        </w:rPr>
        <w:t xml:space="preserve"> </w:t>
      </w:r>
      <w:r>
        <w:rPr>
          <w:sz w:val="24"/>
        </w:rPr>
        <w:t>Appendix</w:t>
      </w:r>
      <w:r>
        <w:rPr>
          <w:spacing w:val="5"/>
          <w:sz w:val="24"/>
        </w:rPr>
        <w:t xml:space="preserve"> </w:t>
      </w:r>
      <w:r>
        <w:rPr>
          <w:sz w:val="24"/>
        </w:rPr>
        <w:t>A:</w:t>
      </w:r>
      <w:r>
        <w:rPr>
          <w:spacing w:val="-1"/>
          <w:sz w:val="24"/>
        </w:rPr>
        <w:t xml:space="preserve"> </w:t>
      </w:r>
      <w:r>
        <w:rPr>
          <w:sz w:val="24"/>
        </w:rPr>
        <w:t xml:space="preserve">Table </w:t>
      </w:r>
      <w:r>
        <w:rPr>
          <w:spacing w:val="-5"/>
          <w:sz w:val="24"/>
        </w:rPr>
        <w:t>S2,</w:t>
      </w:r>
    </w:p>
    <w:p>
      <w:pPr>
        <w:pStyle w:val="6"/>
      </w:pPr>
    </w:p>
    <w:p>
      <w:pPr>
        <w:pStyle w:val="10"/>
        <w:numPr>
          <w:ilvl w:val="0"/>
          <w:numId w:val="26"/>
        </w:numPr>
        <w:tabs>
          <w:tab w:val="left" w:pos="1440"/>
        </w:tabs>
        <w:spacing w:before="0" w:after="0" w:line="240" w:lineRule="auto"/>
        <w:ind w:left="1440" w:right="0" w:hanging="720"/>
        <w:jc w:val="left"/>
        <w:rPr>
          <w:sz w:val="24"/>
        </w:rPr>
      </w:pPr>
      <w:r>
        <w:rPr>
          <w:sz w:val="24"/>
        </w:rPr>
        <w:t>Fig.</w:t>
      </w:r>
      <w:r>
        <w:rPr>
          <w:spacing w:val="-2"/>
          <w:sz w:val="24"/>
        </w:rPr>
        <w:t xml:space="preserve"> </w:t>
      </w:r>
      <w:r>
        <w:rPr>
          <w:sz w:val="24"/>
        </w:rPr>
        <w:t>S2), whereas</w:t>
      </w:r>
      <w:r>
        <w:rPr>
          <w:spacing w:val="-2"/>
          <w:sz w:val="24"/>
        </w:rPr>
        <w:t xml:space="preserve"> </w:t>
      </w:r>
      <w:r>
        <w:rPr>
          <w:sz w:val="24"/>
        </w:rPr>
        <w:t>for</w:t>
      </w:r>
      <w:r>
        <w:rPr>
          <w:spacing w:val="-1"/>
          <w:sz w:val="24"/>
        </w:rPr>
        <w:t xml:space="preserve"> </w:t>
      </w:r>
      <w:r>
        <w:rPr>
          <w:sz w:val="24"/>
        </w:rPr>
        <w:t>ladybeetles</w:t>
      </w:r>
      <w:r>
        <w:rPr>
          <w:spacing w:val="-1"/>
          <w:sz w:val="24"/>
        </w:rPr>
        <w:t xml:space="preserve"> </w:t>
      </w:r>
      <w:r>
        <w:rPr>
          <w:sz w:val="24"/>
        </w:rPr>
        <w:t>in</w:t>
      </w:r>
      <w:r>
        <w:rPr>
          <w:spacing w:val="-2"/>
          <w:sz w:val="24"/>
        </w:rPr>
        <w:t xml:space="preserve"> </w:t>
      </w:r>
      <w:r>
        <w:rPr>
          <w:sz w:val="24"/>
        </w:rPr>
        <w:t>organic and</w:t>
      </w:r>
      <w:r>
        <w:rPr>
          <w:spacing w:val="-2"/>
          <w:sz w:val="24"/>
        </w:rPr>
        <w:t xml:space="preserve"> </w:t>
      </w:r>
      <w:r>
        <w:rPr>
          <w:sz w:val="24"/>
        </w:rPr>
        <w:t>conventional</w:t>
      </w:r>
      <w:r>
        <w:rPr>
          <w:spacing w:val="-1"/>
          <w:sz w:val="24"/>
        </w:rPr>
        <w:t xml:space="preserve"> </w:t>
      </w:r>
      <w:r>
        <w:rPr>
          <w:sz w:val="24"/>
        </w:rPr>
        <w:t>farms,</w:t>
      </w:r>
      <w:r>
        <w:rPr>
          <w:spacing w:val="-1"/>
          <w:sz w:val="24"/>
        </w:rPr>
        <w:t xml:space="preserve"> </w:t>
      </w:r>
      <w:r>
        <w:rPr>
          <w:sz w:val="24"/>
        </w:rPr>
        <w:t>the</w:t>
      </w:r>
      <w:r>
        <w:rPr>
          <w:spacing w:val="-2"/>
          <w:sz w:val="24"/>
        </w:rPr>
        <w:t xml:space="preserve"> </w:t>
      </w:r>
      <w:r>
        <w:rPr>
          <w:sz w:val="24"/>
        </w:rPr>
        <w:t>proportion</w:t>
      </w:r>
      <w:r>
        <w:rPr>
          <w:spacing w:val="-1"/>
          <w:sz w:val="24"/>
        </w:rPr>
        <w:t xml:space="preserve"> </w:t>
      </w:r>
      <w:r>
        <w:rPr>
          <w:sz w:val="24"/>
        </w:rPr>
        <w:t>of</w:t>
      </w:r>
      <w:r>
        <w:rPr>
          <w:spacing w:val="-1"/>
          <w:sz w:val="24"/>
        </w:rPr>
        <w:t xml:space="preserve"> </w:t>
      </w:r>
      <w:r>
        <w:rPr>
          <w:spacing w:val="-4"/>
          <w:sz w:val="24"/>
        </w:rPr>
        <w:t>rice</w:t>
      </w:r>
    </w:p>
    <w:p>
      <w:pPr>
        <w:pStyle w:val="6"/>
      </w:pPr>
    </w:p>
    <w:p>
      <w:pPr>
        <w:pStyle w:val="10"/>
        <w:numPr>
          <w:ilvl w:val="0"/>
          <w:numId w:val="26"/>
        </w:numPr>
        <w:tabs>
          <w:tab w:val="left" w:pos="1440"/>
        </w:tabs>
        <w:spacing w:before="0" w:after="0" w:line="240" w:lineRule="auto"/>
        <w:ind w:left="1440" w:right="0" w:hanging="720"/>
        <w:jc w:val="left"/>
        <w:rPr>
          <w:sz w:val="24"/>
        </w:rPr>
      </w:pPr>
      <w:r>
        <w:rPr>
          <w:sz w:val="24"/>
        </w:rPr>
        <w:t>herbivores</w:t>
      </w:r>
      <w:r>
        <w:rPr>
          <w:spacing w:val="-1"/>
          <w:sz w:val="24"/>
        </w:rPr>
        <w:t xml:space="preserve"> </w:t>
      </w:r>
      <w:r>
        <w:rPr>
          <w:sz w:val="24"/>
        </w:rPr>
        <w:t>in their diet remained</w:t>
      </w:r>
      <w:r>
        <w:rPr>
          <w:spacing w:val="-1"/>
          <w:sz w:val="24"/>
        </w:rPr>
        <w:t xml:space="preserve"> </w:t>
      </w:r>
      <w:r>
        <w:rPr>
          <w:sz w:val="24"/>
        </w:rPr>
        <w:t>relatively</w:t>
      </w:r>
      <w:r>
        <w:rPr>
          <w:spacing w:val="-5"/>
          <w:sz w:val="24"/>
        </w:rPr>
        <w:t xml:space="preserve"> </w:t>
      </w:r>
      <w:r>
        <w:rPr>
          <w:sz w:val="24"/>
        </w:rPr>
        <w:t>stable</w:t>
      </w:r>
      <w:r>
        <w:rPr>
          <w:spacing w:val="-1"/>
          <w:sz w:val="24"/>
        </w:rPr>
        <w:t xml:space="preserve"> </w:t>
      </w:r>
      <w:r>
        <w:rPr>
          <w:sz w:val="24"/>
        </w:rPr>
        <w:t>throughout the</w:t>
      </w:r>
      <w:r>
        <w:rPr>
          <w:spacing w:val="-2"/>
          <w:sz w:val="24"/>
        </w:rPr>
        <w:t xml:space="preserve"> </w:t>
      </w:r>
      <w:r>
        <w:rPr>
          <w:sz w:val="24"/>
        </w:rPr>
        <w:t>season, ranging</w:t>
      </w:r>
      <w:r>
        <w:rPr>
          <w:spacing w:val="-3"/>
          <w:sz w:val="24"/>
        </w:rPr>
        <w:t xml:space="preserve"> </w:t>
      </w:r>
      <w:r>
        <w:rPr>
          <w:sz w:val="24"/>
        </w:rPr>
        <w:t>from</w:t>
      </w:r>
      <w:r>
        <w:rPr>
          <w:spacing w:val="4"/>
          <w:sz w:val="24"/>
        </w:rPr>
        <w:t xml:space="preserve"> </w:t>
      </w:r>
      <w:r>
        <w:rPr>
          <w:sz w:val="24"/>
        </w:rPr>
        <w:t>80-</w:t>
      </w:r>
      <w:r>
        <w:rPr>
          <w:spacing w:val="-5"/>
          <w:sz w:val="24"/>
        </w:rPr>
        <w:t>93%</w:t>
      </w:r>
    </w:p>
    <w:p>
      <w:pPr>
        <w:pStyle w:val="6"/>
        <w:spacing w:before="2"/>
        <w:rPr>
          <w:sz w:val="16"/>
        </w:rPr>
      </w:pPr>
    </w:p>
    <w:p>
      <w:pPr>
        <w:spacing w:after="0"/>
        <w:rPr>
          <w:sz w:val="16"/>
        </w:rPr>
        <w:sectPr>
          <w:type w:val="continuous"/>
          <w:pgSz w:w="12240" w:h="15840"/>
          <w:pgMar w:top="620" w:right="60" w:bottom="560" w:left="0" w:header="0" w:footer="1056" w:gutter="0"/>
          <w:cols w:space="720" w:num="1"/>
        </w:sectPr>
      </w:pPr>
    </w:p>
    <w:p>
      <w:pPr>
        <w:pStyle w:val="6"/>
        <w:spacing w:before="90"/>
        <w:ind w:left="720"/>
      </w:pPr>
      <w:r>
        <w:rPr>
          <w:spacing w:val="-5"/>
        </w:rPr>
        <w:t>247</w:t>
      </w:r>
    </w:p>
    <w:p>
      <w:pPr>
        <w:pStyle w:val="6"/>
      </w:pPr>
    </w:p>
    <w:p>
      <w:pPr>
        <w:pStyle w:val="6"/>
        <w:ind w:left="720"/>
      </w:pPr>
      <w:r>
        <w:rPr>
          <w:spacing w:val="-5"/>
        </w:rPr>
        <w:t>248</w:t>
      </w:r>
    </w:p>
    <w:p>
      <w:pPr>
        <w:pStyle w:val="6"/>
        <w:spacing w:before="90"/>
        <w:ind w:left="320"/>
      </w:pPr>
      <w:r>
        <w:br w:type="column"/>
      </w:r>
      <w:r>
        <w:t>(tillering)</w:t>
      </w:r>
      <w:r>
        <w:rPr>
          <w:spacing w:val="-2"/>
        </w:rPr>
        <w:t xml:space="preserve"> </w:t>
      </w:r>
      <w:r>
        <w:t>to</w:t>
      </w:r>
      <w:r>
        <w:rPr>
          <w:spacing w:val="-1"/>
        </w:rPr>
        <w:t xml:space="preserve"> </w:t>
      </w:r>
      <w:r>
        <w:t>97-98%</w:t>
      </w:r>
      <w:r>
        <w:rPr>
          <w:spacing w:val="-2"/>
        </w:rPr>
        <w:t xml:space="preserve"> </w:t>
      </w:r>
      <w:r>
        <w:t>(ripening)</w:t>
      </w:r>
      <w:r>
        <w:rPr>
          <w:spacing w:val="-1"/>
        </w:rPr>
        <w:t xml:space="preserve"> </w:t>
      </w:r>
      <w:r>
        <w:t>(Fig.</w:t>
      </w:r>
      <w:r>
        <w:rPr>
          <w:spacing w:val="-1"/>
        </w:rPr>
        <w:t xml:space="preserve"> </w:t>
      </w:r>
      <w:r>
        <w:t>2c;</w:t>
      </w:r>
      <w:r>
        <w:rPr>
          <w:spacing w:val="-1"/>
        </w:rPr>
        <w:t xml:space="preserve"> </w:t>
      </w:r>
      <w:r>
        <w:t>Appendix</w:t>
      </w:r>
      <w:r>
        <w:rPr>
          <w:spacing w:val="3"/>
        </w:rPr>
        <w:t xml:space="preserve"> </w:t>
      </w:r>
      <w:r>
        <w:t>A:</w:t>
      </w:r>
      <w:r>
        <w:rPr>
          <w:spacing w:val="-2"/>
        </w:rPr>
        <w:t xml:space="preserve"> </w:t>
      </w:r>
      <w:r>
        <w:t>Table</w:t>
      </w:r>
      <w:r>
        <w:rPr>
          <w:spacing w:val="-1"/>
        </w:rPr>
        <w:t xml:space="preserve"> </w:t>
      </w:r>
      <w:r>
        <w:t>S2,</w:t>
      </w:r>
      <w:r>
        <w:rPr>
          <w:spacing w:val="-1"/>
        </w:rPr>
        <w:t xml:space="preserve"> </w:t>
      </w:r>
      <w:r>
        <w:t>Fig.</w:t>
      </w:r>
      <w:r>
        <w:rPr>
          <w:spacing w:val="-1"/>
        </w:rPr>
        <w:t xml:space="preserve"> </w:t>
      </w:r>
      <w:r>
        <w:rPr>
          <w:spacing w:val="-4"/>
        </w:rPr>
        <w:t>S2).</w:t>
      </w:r>
    </w:p>
    <w:p>
      <w:pPr>
        <w:spacing w:after="0"/>
        <w:sectPr>
          <w:type w:val="continuous"/>
          <w:pgSz w:w="12240" w:h="15840"/>
          <w:pgMar w:top="620" w:right="60" w:bottom="560" w:left="0" w:header="0" w:footer="1056" w:gutter="0"/>
          <w:cols w:equalWidth="0" w:num="2">
            <w:col w:w="1081" w:space="40"/>
            <w:col w:w="11059"/>
          </w:cols>
        </w:sectPr>
      </w:pPr>
    </w:p>
    <w:p>
      <w:pPr>
        <w:pStyle w:val="6"/>
      </w:pPr>
    </w:p>
    <w:p>
      <w:pPr>
        <w:pStyle w:val="10"/>
        <w:numPr>
          <w:ilvl w:val="0"/>
          <w:numId w:val="27"/>
        </w:numPr>
        <w:tabs>
          <w:tab w:val="left" w:pos="1440"/>
        </w:tabs>
        <w:spacing w:before="1" w:after="0" w:line="240" w:lineRule="auto"/>
        <w:ind w:left="1440" w:right="0" w:hanging="720"/>
        <w:jc w:val="left"/>
        <w:rPr>
          <w:i/>
          <w:sz w:val="24"/>
        </w:rPr>
      </w:pPr>
      <w:r>
        <w:rPr>
          <w:i/>
          <w:sz w:val="24"/>
        </w:rPr>
        <w:t>3.3.</w:t>
      </w:r>
      <w:r>
        <w:rPr>
          <w:i/>
          <w:spacing w:val="57"/>
          <w:sz w:val="24"/>
        </w:rPr>
        <w:t xml:space="preserve"> </w:t>
      </w:r>
      <w:r>
        <w:rPr>
          <w:i/>
          <w:sz w:val="24"/>
        </w:rPr>
        <w:t>Factors associated</w:t>
      </w:r>
      <w:r>
        <w:rPr>
          <w:i/>
          <w:spacing w:val="-1"/>
          <w:sz w:val="24"/>
        </w:rPr>
        <w:t xml:space="preserve"> </w:t>
      </w:r>
      <w:r>
        <w:rPr>
          <w:i/>
          <w:sz w:val="24"/>
        </w:rPr>
        <w:t>with rice</w:t>
      </w:r>
      <w:r>
        <w:rPr>
          <w:i/>
          <w:spacing w:val="-1"/>
          <w:sz w:val="24"/>
        </w:rPr>
        <w:t xml:space="preserve"> </w:t>
      </w:r>
      <w:r>
        <w:rPr>
          <w:i/>
          <w:sz w:val="24"/>
        </w:rPr>
        <w:t>herbivore</w:t>
      </w:r>
      <w:r>
        <w:rPr>
          <w:i/>
          <w:spacing w:val="-2"/>
          <w:sz w:val="24"/>
        </w:rPr>
        <w:t xml:space="preserve"> </w:t>
      </w:r>
      <w:r>
        <w:rPr>
          <w:i/>
          <w:sz w:val="24"/>
        </w:rPr>
        <w:t xml:space="preserve">consumption by </w:t>
      </w:r>
      <w:r>
        <w:rPr>
          <w:i/>
          <w:spacing w:val="-2"/>
          <w:sz w:val="24"/>
        </w:rPr>
        <w:t>predators</w:t>
      </w:r>
    </w:p>
    <w:p>
      <w:pPr>
        <w:pStyle w:val="10"/>
        <w:numPr>
          <w:ilvl w:val="0"/>
          <w:numId w:val="27"/>
        </w:numPr>
        <w:tabs>
          <w:tab w:val="left" w:pos="2160"/>
        </w:tabs>
        <w:spacing w:before="276" w:after="0" w:line="240" w:lineRule="auto"/>
        <w:ind w:left="2160" w:right="0" w:hanging="1440"/>
        <w:jc w:val="left"/>
        <w:rPr>
          <w:sz w:val="24"/>
        </w:rPr>
      </w:pPr>
      <w:r>
        <w:rPr>
          <w:sz w:val="24"/>
        </w:rPr>
        <w:t>The</w:t>
      </w:r>
      <w:r>
        <w:rPr>
          <w:spacing w:val="-3"/>
          <w:sz w:val="24"/>
        </w:rPr>
        <w:t xml:space="preserve"> </w:t>
      </w:r>
      <w:r>
        <w:rPr>
          <w:sz w:val="24"/>
        </w:rPr>
        <w:t>proportion</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herbivores in GAPs’</w:t>
      </w:r>
      <w:r>
        <w:rPr>
          <w:spacing w:val="-1"/>
          <w:sz w:val="24"/>
        </w:rPr>
        <w:t xml:space="preserve"> </w:t>
      </w:r>
      <w:r>
        <w:rPr>
          <w:sz w:val="24"/>
        </w:rPr>
        <w:t>diet</w:t>
      </w:r>
      <w:r>
        <w:rPr>
          <w:spacing w:val="-1"/>
          <w:sz w:val="24"/>
        </w:rPr>
        <w:t xml:space="preserve"> </w:t>
      </w:r>
      <w:r>
        <w:rPr>
          <w:sz w:val="24"/>
        </w:rPr>
        <w:t>differed</w:t>
      </w:r>
      <w:r>
        <w:rPr>
          <w:spacing w:val="-1"/>
          <w:sz w:val="24"/>
        </w:rPr>
        <w:t xml:space="preserve"> </w:t>
      </w:r>
      <w:r>
        <w:rPr>
          <w:sz w:val="24"/>
        </w:rPr>
        <w:t>between</w:t>
      </w:r>
      <w:r>
        <w:rPr>
          <w:spacing w:val="-1"/>
          <w:sz w:val="24"/>
        </w:rPr>
        <w:t xml:space="preserve"> </w:t>
      </w:r>
      <w:r>
        <w:rPr>
          <w:sz w:val="24"/>
        </w:rPr>
        <w:t xml:space="preserve">organic </w:t>
      </w:r>
      <w:r>
        <w:rPr>
          <w:spacing w:val="-5"/>
          <w:sz w:val="24"/>
        </w:rPr>
        <w:t>and</w:t>
      </w:r>
    </w:p>
    <w:p>
      <w:pPr>
        <w:pStyle w:val="10"/>
        <w:numPr>
          <w:ilvl w:val="0"/>
          <w:numId w:val="27"/>
        </w:numPr>
        <w:tabs>
          <w:tab w:val="left" w:pos="1440"/>
        </w:tabs>
        <w:spacing w:before="276" w:after="0" w:line="240" w:lineRule="auto"/>
        <w:ind w:left="1440" w:right="0" w:hanging="720"/>
        <w:jc w:val="left"/>
        <w:rPr>
          <w:sz w:val="24"/>
        </w:rPr>
      </w:pPr>
      <w:r>
        <w:rPr>
          <w:sz w:val="24"/>
        </w:rPr>
        <w:t>conventional</w:t>
      </w:r>
      <w:r>
        <w:rPr>
          <w:spacing w:val="-1"/>
          <w:sz w:val="24"/>
        </w:rPr>
        <w:t xml:space="preserve"> </w:t>
      </w:r>
      <w:r>
        <w:rPr>
          <w:sz w:val="24"/>
        </w:rPr>
        <w:t>farms for</w:t>
      </w:r>
      <w:r>
        <w:rPr>
          <w:spacing w:val="-2"/>
          <w:sz w:val="24"/>
        </w:rPr>
        <w:t xml:space="preserve"> </w:t>
      </w:r>
      <w:r>
        <w:rPr>
          <w:sz w:val="24"/>
        </w:rPr>
        <w:t>both predators (</w:t>
      </w:r>
      <w:r>
        <w:rPr>
          <w:i/>
          <w:sz w:val="24"/>
        </w:rPr>
        <w:t>χ</w:t>
      </w:r>
      <w:r>
        <w:rPr>
          <w:sz w:val="24"/>
          <w:vertAlign w:val="superscript"/>
        </w:rPr>
        <w:t>2</w:t>
      </w:r>
      <w:r>
        <w:rPr>
          <w:spacing w:val="1"/>
          <w:sz w:val="24"/>
          <w:vertAlign w:val="baseline"/>
        </w:rPr>
        <w:t xml:space="preserve"> </w:t>
      </w:r>
      <w:r>
        <w:rPr>
          <w:sz w:val="24"/>
          <w:vertAlign w:val="baseline"/>
        </w:rPr>
        <w:t>=</w:t>
      </w:r>
      <w:r>
        <w:rPr>
          <w:spacing w:val="-1"/>
          <w:sz w:val="24"/>
          <w:vertAlign w:val="baseline"/>
        </w:rPr>
        <w:t xml:space="preserve"> </w:t>
      </w:r>
      <w:r>
        <w:rPr>
          <w:sz w:val="24"/>
          <w:vertAlign w:val="baseline"/>
        </w:rPr>
        <w:t>7.92,</w:t>
      </w:r>
      <w:r>
        <w:rPr>
          <w:spacing w:val="1"/>
          <w:sz w:val="24"/>
          <w:vertAlign w:val="baseline"/>
        </w:rPr>
        <w:t xml:space="preserve"> </w:t>
      </w:r>
      <w:r>
        <w:rPr>
          <w:i/>
          <w:sz w:val="24"/>
          <w:vertAlign w:val="baseline"/>
        </w:rPr>
        <w:t xml:space="preserve">P </w:t>
      </w:r>
      <w:r>
        <w:rPr>
          <w:sz w:val="24"/>
          <w:vertAlign w:val="baseline"/>
        </w:rPr>
        <w:t>=</w:t>
      </w:r>
      <w:r>
        <w:rPr>
          <w:spacing w:val="-1"/>
          <w:sz w:val="24"/>
          <w:vertAlign w:val="baseline"/>
        </w:rPr>
        <w:t xml:space="preserve"> </w:t>
      </w:r>
      <w:r>
        <w:rPr>
          <w:sz w:val="24"/>
          <w:vertAlign w:val="baseline"/>
        </w:rPr>
        <w:t>0.01)</w:t>
      </w:r>
      <w:r>
        <w:rPr>
          <w:spacing w:val="-1"/>
          <w:sz w:val="24"/>
          <w:vertAlign w:val="baseline"/>
        </w:rPr>
        <w:t xml:space="preserve"> </w:t>
      </w:r>
      <w:r>
        <w:rPr>
          <w:sz w:val="24"/>
          <w:vertAlign w:val="baseline"/>
        </w:rPr>
        <w:t>and spiders</w:t>
      </w:r>
      <w:r>
        <w:rPr>
          <w:spacing w:val="-1"/>
          <w:sz w:val="24"/>
          <w:vertAlign w:val="baseline"/>
        </w:rPr>
        <w:t xml:space="preserve"> </w:t>
      </w:r>
      <w:r>
        <w:rPr>
          <w:sz w:val="24"/>
          <w:vertAlign w:val="baseline"/>
        </w:rPr>
        <w:t>(</w:t>
      </w:r>
      <w:r>
        <w:rPr>
          <w:i/>
          <w:sz w:val="24"/>
          <w:vertAlign w:val="baseline"/>
        </w:rPr>
        <w:t>χ</w:t>
      </w:r>
      <w:r>
        <w:rPr>
          <w:sz w:val="24"/>
          <w:vertAlign w:val="superscript"/>
        </w:rPr>
        <w:t>2</w:t>
      </w:r>
      <w:r>
        <w:rPr>
          <w:spacing w:val="1"/>
          <w:sz w:val="24"/>
          <w:vertAlign w:val="baseline"/>
        </w:rPr>
        <w:t xml:space="preserve"> </w:t>
      </w:r>
      <w:r>
        <w:rPr>
          <w:sz w:val="24"/>
          <w:vertAlign w:val="baseline"/>
        </w:rPr>
        <w:t>=</w:t>
      </w:r>
      <w:r>
        <w:rPr>
          <w:spacing w:val="-2"/>
          <w:sz w:val="24"/>
          <w:vertAlign w:val="baseline"/>
        </w:rPr>
        <w:t xml:space="preserve"> </w:t>
      </w:r>
      <w:r>
        <w:rPr>
          <w:sz w:val="24"/>
          <w:vertAlign w:val="baseline"/>
        </w:rPr>
        <w:t xml:space="preserve">4.93, </w:t>
      </w:r>
      <w:r>
        <w:rPr>
          <w:i/>
          <w:sz w:val="24"/>
          <w:vertAlign w:val="baseline"/>
        </w:rPr>
        <w:t>P</w:t>
      </w:r>
      <w:r>
        <w:rPr>
          <w:i/>
          <w:spacing w:val="-1"/>
          <w:sz w:val="24"/>
          <w:vertAlign w:val="baseline"/>
        </w:rPr>
        <w:t xml:space="preserve"> </w:t>
      </w:r>
      <w:r>
        <w:rPr>
          <w:sz w:val="24"/>
          <w:vertAlign w:val="baseline"/>
        </w:rPr>
        <w:t>=</w:t>
      </w:r>
      <w:r>
        <w:rPr>
          <w:spacing w:val="-2"/>
          <w:sz w:val="24"/>
          <w:vertAlign w:val="baseline"/>
        </w:rPr>
        <w:t xml:space="preserve"> </w:t>
      </w:r>
      <w:r>
        <w:rPr>
          <w:sz w:val="24"/>
          <w:vertAlign w:val="baseline"/>
        </w:rPr>
        <w:t xml:space="preserve">0.03), </w:t>
      </w:r>
      <w:r>
        <w:rPr>
          <w:spacing w:val="-5"/>
          <w:sz w:val="24"/>
          <w:vertAlign w:val="baseline"/>
        </w:rPr>
        <w:t>but</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27"/>
        </w:numPr>
        <w:tabs>
          <w:tab w:val="left" w:pos="1440"/>
        </w:tabs>
        <w:spacing w:before="92" w:after="0" w:line="240" w:lineRule="auto"/>
        <w:ind w:left="1440" w:right="0" w:hanging="720"/>
        <w:jc w:val="left"/>
        <w:rPr>
          <w:sz w:val="24"/>
        </w:rPr>
      </w:pPr>
      <w:r>
        <w:rPr>
          <w:sz w:val="24"/>
        </w:rPr>
        <w:t>not</w:t>
      </w:r>
      <w:r>
        <w:rPr>
          <w:spacing w:val="-1"/>
          <w:sz w:val="24"/>
        </w:rPr>
        <w:t xml:space="preserve"> </w:t>
      </w:r>
      <w:r>
        <w:rPr>
          <w:sz w:val="24"/>
        </w:rPr>
        <w:t>ladybeetles</w:t>
      </w:r>
      <w:r>
        <w:rPr>
          <w:spacing w:val="1"/>
          <w:sz w:val="24"/>
        </w:rPr>
        <w:t xml:space="preserve"> </w:t>
      </w:r>
      <w:r>
        <w:rPr>
          <w:sz w:val="24"/>
        </w:rPr>
        <w:t>(</w:t>
      </w:r>
      <w:r>
        <w:rPr>
          <w:i/>
          <w:sz w:val="24"/>
        </w:rPr>
        <w:t>χ</w:t>
      </w:r>
      <w:r>
        <w:rPr>
          <w:sz w:val="24"/>
          <w:vertAlign w:val="superscript"/>
        </w:rPr>
        <w:t>2</w:t>
      </w:r>
      <w:r>
        <w:rPr>
          <w:sz w:val="24"/>
          <w:vertAlign w:val="baseline"/>
        </w:rPr>
        <w:t xml:space="preserve"> =</w:t>
      </w:r>
      <w:r>
        <w:rPr>
          <w:spacing w:val="-1"/>
          <w:sz w:val="24"/>
          <w:vertAlign w:val="baseline"/>
        </w:rPr>
        <w:t xml:space="preserve"> </w:t>
      </w:r>
      <w:r>
        <w:rPr>
          <w:sz w:val="24"/>
          <w:vertAlign w:val="baseline"/>
        </w:rPr>
        <w:t>0.47,</w:t>
      </w:r>
      <w:r>
        <w:rPr>
          <w:spacing w:val="-1"/>
          <w:sz w:val="24"/>
          <w:vertAlign w:val="baseline"/>
        </w:rPr>
        <w:t xml:space="preserve"> </w:t>
      </w:r>
      <w:r>
        <w:rPr>
          <w:i/>
          <w:sz w:val="24"/>
          <w:vertAlign w:val="baseline"/>
        </w:rPr>
        <w:t>P</w:t>
      </w:r>
      <w:r>
        <w:rPr>
          <w:i/>
          <w:spacing w:val="-1"/>
          <w:sz w:val="24"/>
          <w:vertAlign w:val="baseline"/>
        </w:rPr>
        <w:t xml:space="preserve"> </w:t>
      </w:r>
      <w:r>
        <w:rPr>
          <w:sz w:val="24"/>
          <w:vertAlign w:val="baseline"/>
        </w:rPr>
        <w:t>=</w:t>
      </w:r>
      <w:r>
        <w:rPr>
          <w:spacing w:val="-2"/>
          <w:sz w:val="24"/>
          <w:vertAlign w:val="baseline"/>
        </w:rPr>
        <w:t xml:space="preserve"> </w:t>
      </w:r>
      <w:r>
        <w:rPr>
          <w:sz w:val="24"/>
          <w:vertAlign w:val="baseline"/>
        </w:rPr>
        <w:t>0.49; Table</w:t>
      </w:r>
      <w:r>
        <w:rPr>
          <w:spacing w:val="-1"/>
          <w:sz w:val="24"/>
          <w:vertAlign w:val="baseline"/>
        </w:rPr>
        <w:t xml:space="preserve"> </w:t>
      </w:r>
      <w:r>
        <w:rPr>
          <w:sz w:val="24"/>
          <w:vertAlign w:val="baseline"/>
        </w:rPr>
        <w:t>1).</w:t>
      </w:r>
      <w:r>
        <w:rPr>
          <w:spacing w:val="60"/>
          <w:sz w:val="24"/>
          <w:vertAlign w:val="baseline"/>
        </w:rPr>
        <w:t xml:space="preserve"> </w:t>
      </w:r>
      <w:r>
        <w:rPr>
          <w:sz w:val="24"/>
          <w:vertAlign w:val="baseline"/>
        </w:rPr>
        <w:t>Specifically,</w:t>
      </w:r>
      <w:r>
        <w:rPr>
          <w:spacing w:val="-1"/>
          <w:sz w:val="24"/>
          <w:vertAlign w:val="baseline"/>
        </w:rPr>
        <w:t xml:space="preserve"> </w:t>
      </w:r>
      <w:r>
        <w:rPr>
          <w:sz w:val="24"/>
          <w:vertAlign w:val="baseline"/>
        </w:rPr>
        <w:t>both predators</w:t>
      </w:r>
      <w:r>
        <w:rPr>
          <w:spacing w:val="-1"/>
          <w:sz w:val="24"/>
          <w:vertAlign w:val="baseline"/>
        </w:rPr>
        <w:t xml:space="preserve"> </w:t>
      </w:r>
      <w:r>
        <w:rPr>
          <w:sz w:val="24"/>
          <w:vertAlign w:val="baseline"/>
        </w:rPr>
        <w:t>consumed a</w:t>
      </w:r>
      <w:r>
        <w:rPr>
          <w:spacing w:val="-2"/>
          <w:sz w:val="24"/>
          <w:vertAlign w:val="baseline"/>
        </w:rPr>
        <w:t xml:space="preserve"> higher</w:t>
      </w:r>
    </w:p>
    <w:p>
      <w:pPr>
        <w:pStyle w:val="6"/>
      </w:pPr>
    </w:p>
    <w:p>
      <w:pPr>
        <w:pStyle w:val="10"/>
        <w:numPr>
          <w:ilvl w:val="0"/>
          <w:numId w:val="27"/>
        </w:numPr>
        <w:tabs>
          <w:tab w:val="left" w:pos="1440"/>
        </w:tabs>
        <w:spacing w:before="0" w:after="0" w:line="240" w:lineRule="auto"/>
        <w:ind w:left="1440" w:right="0" w:hanging="720"/>
        <w:jc w:val="left"/>
        <w:rPr>
          <w:sz w:val="24"/>
        </w:rPr>
      </w:pPr>
      <w:r>
        <w:rPr>
          <w:sz w:val="24"/>
        </w:rPr>
        <w:t>proportion</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herbivores</w:t>
      </w:r>
      <w:r>
        <w:rPr>
          <w:spacing w:val="-1"/>
          <w:sz w:val="24"/>
        </w:rPr>
        <w:t xml:space="preserve"> </w:t>
      </w:r>
      <w:r>
        <w:rPr>
          <w:sz w:val="24"/>
        </w:rPr>
        <w:t>in</w:t>
      </w:r>
      <w:r>
        <w:rPr>
          <w:spacing w:val="-1"/>
          <w:sz w:val="24"/>
        </w:rPr>
        <w:t xml:space="preserve"> </w:t>
      </w:r>
      <w:r>
        <w:rPr>
          <w:sz w:val="24"/>
        </w:rPr>
        <w:t>their</w:t>
      </w:r>
      <w:r>
        <w:rPr>
          <w:spacing w:val="-1"/>
          <w:sz w:val="24"/>
        </w:rPr>
        <w:t xml:space="preserve"> </w:t>
      </w:r>
      <w:r>
        <w:rPr>
          <w:sz w:val="24"/>
        </w:rPr>
        <w:t>diet</w:t>
      </w:r>
      <w:r>
        <w:rPr>
          <w:spacing w:val="-1"/>
          <w:sz w:val="24"/>
        </w:rPr>
        <w:t xml:space="preserve"> </w:t>
      </w:r>
      <w:r>
        <w:rPr>
          <w:sz w:val="24"/>
        </w:rPr>
        <w:t>in</w:t>
      </w:r>
      <w:r>
        <w:rPr>
          <w:spacing w:val="-1"/>
          <w:sz w:val="24"/>
        </w:rPr>
        <w:t xml:space="preserve"> </w:t>
      </w:r>
      <w:r>
        <w:rPr>
          <w:sz w:val="24"/>
        </w:rPr>
        <w:t>conventional</w:t>
      </w:r>
      <w:r>
        <w:rPr>
          <w:spacing w:val="1"/>
          <w:sz w:val="24"/>
        </w:rPr>
        <w:t xml:space="preserve"> </w:t>
      </w:r>
      <w:r>
        <w:rPr>
          <w:sz w:val="24"/>
        </w:rPr>
        <w:t>vs.</w:t>
      </w:r>
      <w:r>
        <w:rPr>
          <w:spacing w:val="-1"/>
          <w:sz w:val="24"/>
        </w:rPr>
        <w:t xml:space="preserve"> </w:t>
      </w:r>
      <w:r>
        <w:rPr>
          <w:sz w:val="24"/>
        </w:rPr>
        <w:t>organic</w:t>
      </w:r>
      <w:r>
        <w:rPr>
          <w:spacing w:val="-2"/>
          <w:sz w:val="24"/>
        </w:rPr>
        <w:t xml:space="preserve"> </w:t>
      </w:r>
      <w:r>
        <w:rPr>
          <w:sz w:val="24"/>
        </w:rPr>
        <w:t>farms (Table</w:t>
      </w:r>
      <w:r>
        <w:rPr>
          <w:spacing w:val="-1"/>
          <w:sz w:val="24"/>
        </w:rPr>
        <w:t xml:space="preserve"> </w:t>
      </w:r>
      <w:r>
        <w:rPr>
          <w:sz w:val="24"/>
        </w:rPr>
        <w:t>2).</w:t>
      </w:r>
      <w:r>
        <w:rPr>
          <w:spacing w:val="59"/>
          <w:sz w:val="24"/>
        </w:rPr>
        <w:t xml:space="preserve"> </w:t>
      </w:r>
      <w:r>
        <w:rPr>
          <w:spacing w:val="-5"/>
          <w:sz w:val="24"/>
        </w:rPr>
        <w:t>The</w:t>
      </w:r>
    </w:p>
    <w:p>
      <w:pPr>
        <w:pStyle w:val="6"/>
      </w:pPr>
    </w:p>
    <w:p>
      <w:pPr>
        <w:pStyle w:val="10"/>
        <w:numPr>
          <w:ilvl w:val="0"/>
          <w:numId w:val="27"/>
        </w:numPr>
        <w:tabs>
          <w:tab w:val="left" w:pos="1440"/>
        </w:tabs>
        <w:spacing w:before="0" w:after="0" w:line="240" w:lineRule="auto"/>
        <w:ind w:left="1440" w:right="0" w:hanging="720"/>
        <w:jc w:val="left"/>
        <w:rPr>
          <w:sz w:val="24"/>
        </w:rPr>
      </w:pPr>
      <w:r>
        <w:rPr>
          <w:sz w:val="24"/>
        </w:rPr>
        <w:t>proportion</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herbivores</w:t>
      </w:r>
      <w:r>
        <w:rPr>
          <w:spacing w:val="-2"/>
          <w:sz w:val="24"/>
        </w:rPr>
        <w:t xml:space="preserve"> </w:t>
      </w:r>
      <w:r>
        <w:rPr>
          <w:sz w:val="24"/>
        </w:rPr>
        <w:t>in GAPs’</w:t>
      </w:r>
      <w:r>
        <w:rPr>
          <w:spacing w:val="-1"/>
          <w:sz w:val="24"/>
        </w:rPr>
        <w:t xml:space="preserve"> </w:t>
      </w:r>
      <w:r>
        <w:rPr>
          <w:sz w:val="24"/>
        </w:rPr>
        <w:t>diet also</w:t>
      </w:r>
      <w:r>
        <w:rPr>
          <w:spacing w:val="-1"/>
          <w:sz w:val="24"/>
        </w:rPr>
        <w:t xml:space="preserve"> </w:t>
      </w:r>
      <w:r>
        <w:rPr>
          <w:sz w:val="24"/>
        </w:rPr>
        <w:t>differed</w:t>
      </w:r>
      <w:r>
        <w:rPr>
          <w:spacing w:val="2"/>
          <w:sz w:val="24"/>
        </w:rPr>
        <w:t xml:space="preserve"> </w:t>
      </w:r>
      <w:r>
        <w:rPr>
          <w:sz w:val="24"/>
        </w:rPr>
        <w:t>among</w:t>
      </w:r>
      <w:r>
        <w:rPr>
          <w:spacing w:val="-4"/>
          <w:sz w:val="24"/>
        </w:rPr>
        <w:t xml:space="preserve"> </w:t>
      </w:r>
      <w:r>
        <w:rPr>
          <w:sz w:val="24"/>
        </w:rPr>
        <w:t>crop stages</w:t>
      </w:r>
      <w:r>
        <w:rPr>
          <w:spacing w:val="-2"/>
          <w:sz w:val="24"/>
        </w:rPr>
        <w:t xml:space="preserve"> </w:t>
      </w:r>
      <w:r>
        <w:rPr>
          <w:sz w:val="24"/>
        </w:rPr>
        <w:t xml:space="preserve">(both predators: </w:t>
      </w:r>
      <w:r>
        <w:rPr>
          <w:i/>
          <w:sz w:val="24"/>
        </w:rPr>
        <w:t>χ</w:t>
      </w:r>
      <w:r>
        <w:rPr>
          <w:sz w:val="24"/>
          <w:vertAlign w:val="superscript"/>
        </w:rPr>
        <w:t>2</w:t>
      </w:r>
      <w:r>
        <w:rPr>
          <w:sz w:val="24"/>
          <w:vertAlign w:val="baseline"/>
        </w:rPr>
        <w:t xml:space="preserve"> </w:t>
      </w:r>
      <w:r>
        <w:rPr>
          <w:spacing w:val="-10"/>
          <w:sz w:val="24"/>
          <w:vertAlign w:val="baseline"/>
        </w:rPr>
        <w:t>=</w:t>
      </w:r>
    </w:p>
    <w:p>
      <w:pPr>
        <w:pStyle w:val="6"/>
      </w:pPr>
    </w:p>
    <w:p>
      <w:pPr>
        <w:pStyle w:val="10"/>
        <w:numPr>
          <w:ilvl w:val="0"/>
          <w:numId w:val="27"/>
        </w:numPr>
        <w:tabs>
          <w:tab w:val="left" w:pos="1440"/>
        </w:tabs>
        <w:spacing w:before="0" w:after="0" w:line="240" w:lineRule="auto"/>
        <w:ind w:left="1440" w:right="0" w:hanging="720"/>
        <w:jc w:val="left"/>
        <w:rPr>
          <w:sz w:val="24"/>
        </w:rPr>
      </w:pPr>
      <w:r>
        <w:rPr>
          <w:sz w:val="24"/>
        </w:rPr>
        <w:t>249.84,</w:t>
      </w:r>
      <w:r>
        <w:rPr>
          <w:spacing w:val="-1"/>
          <w:sz w:val="24"/>
        </w:rPr>
        <w:t xml:space="preserve"> </w:t>
      </w:r>
      <w:r>
        <w:rPr>
          <w:i/>
          <w:sz w:val="24"/>
        </w:rPr>
        <w:t>P</w:t>
      </w:r>
      <w:r>
        <w:rPr>
          <w:i/>
          <w:spacing w:val="-1"/>
          <w:sz w:val="24"/>
        </w:rPr>
        <w:t xml:space="preserve"> </w:t>
      </w:r>
      <w:r>
        <w:rPr>
          <w:sz w:val="24"/>
        </w:rPr>
        <w:t>&lt;</w:t>
      </w:r>
      <w:r>
        <w:rPr>
          <w:spacing w:val="-1"/>
          <w:sz w:val="24"/>
        </w:rPr>
        <w:t xml:space="preserve"> </w:t>
      </w:r>
      <w:r>
        <w:rPr>
          <w:sz w:val="24"/>
        </w:rPr>
        <w:t>0.001;</w:t>
      </w:r>
      <w:r>
        <w:rPr>
          <w:spacing w:val="-1"/>
          <w:sz w:val="24"/>
        </w:rPr>
        <w:t xml:space="preserve"> </w:t>
      </w:r>
      <w:r>
        <w:rPr>
          <w:sz w:val="24"/>
        </w:rPr>
        <w:t>spiders:</w:t>
      </w:r>
      <w:r>
        <w:rPr>
          <w:spacing w:val="1"/>
          <w:sz w:val="24"/>
        </w:rPr>
        <w:t xml:space="preserve"> </w:t>
      </w:r>
      <w:r>
        <w:rPr>
          <w:i/>
          <w:sz w:val="24"/>
        </w:rPr>
        <w:t>χ</w:t>
      </w:r>
      <w:r>
        <w:rPr>
          <w:sz w:val="24"/>
          <w:vertAlign w:val="superscript"/>
        </w:rPr>
        <w:t>2</w:t>
      </w:r>
      <w:r>
        <w:rPr>
          <w:spacing w:val="1"/>
          <w:sz w:val="24"/>
          <w:vertAlign w:val="baseline"/>
        </w:rPr>
        <w:t xml:space="preserve"> </w:t>
      </w:r>
      <w:r>
        <w:rPr>
          <w:sz w:val="24"/>
          <w:vertAlign w:val="baseline"/>
        </w:rPr>
        <w:t>=</w:t>
      </w:r>
      <w:r>
        <w:rPr>
          <w:spacing w:val="-1"/>
          <w:sz w:val="24"/>
          <w:vertAlign w:val="baseline"/>
        </w:rPr>
        <w:t xml:space="preserve"> </w:t>
      </w:r>
      <w:r>
        <w:rPr>
          <w:sz w:val="24"/>
          <w:vertAlign w:val="baseline"/>
        </w:rPr>
        <w:t>119.01,</w:t>
      </w:r>
      <w:r>
        <w:rPr>
          <w:spacing w:val="-1"/>
          <w:sz w:val="24"/>
          <w:vertAlign w:val="baseline"/>
        </w:rPr>
        <w:t xml:space="preserve"> </w:t>
      </w:r>
      <w:r>
        <w:rPr>
          <w:i/>
          <w:sz w:val="24"/>
          <w:vertAlign w:val="baseline"/>
        </w:rPr>
        <w:t>P</w:t>
      </w:r>
      <w:r>
        <w:rPr>
          <w:i/>
          <w:spacing w:val="-1"/>
          <w:sz w:val="24"/>
          <w:vertAlign w:val="baseline"/>
        </w:rPr>
        <w:t xml:space="preserve"> </w:t>
      </w:r>
      <w:r>
        <w:rPr>
          <w:sz w:val="24"/>
          <w:vertAlign w:val="baseline"/>
        </w:rPr>
        <w:t>&lt;</w:t>
      </w:r>
      <w:r>
        <w:rPr>
          <w:spacing w:val="-1"/>
          <w:sz w:val="24"/>
          <w:vertAlign w:val="baseline"/>
        </w:rPr>
        <w:t xml:space="preserve"> </w:t>
      </w:r>
      <w:r>
        <w:rPr>
          <w:sz w:val="24"/>
          <w:vertAlign w:val="baseline"/>
        </w:rPr>
        <w:t>0.001;</w:t>
      </w:r>
      <w:r>
        <w:rPr>
          <w:spacing w:val="-1"/>
          <w:sz w:val="24"/>
          <w:vertAlign w:val="baseline"/>
        </w:rPr>
        <w:t xml:space="preserve"> </w:t>
      </w:r>
      <w:r>
        <w:rPr>
          <w:sz w:val="24"/>
          <w:vertAlign w:val="baseline"/>
        </w:rPr>
        <w:t>ladybeetles:</w:t>
      </w:r>
      <w:r>
        <w:rPr>
          <w:spacing w:val="1"/>
          <w:sz w:val="24"/>
          <w:vertAlign w:val="baseline"/>
        </w:rPr>
        <w:t xml:space="preserve"> </w:t>
      </w:r>
      <w:r>
        <w:rPr>
          <w:i/>
          <w:sz w:val="24"/>
          <w:vertAlign w:val="baseline"/>
        </w:rPr>
        <w:t>χ</w:t>
      </w:r>
      <w:r>
        <w:rPr>
          <w:sz w:val="24"/>
          <w:vertAlign w:val="superscript"/>
        </w:rPr>
        <w:t>2</w:t>
      </w:r>
      <w:r>
        <w:rPr>
          <w:spacing w:val="1"/>
          <w:sz w:val="24"/>
          <w:vertAlign w:val="baseline"/>
        </w:rPr>
        <w:t xml:space="preserve"> </w:t>
      </w:r>
      <w:r>
        <w:rPr>
          <w:sz w:val="24"/>
          <w:vertAlign w:val="baseline"/>
        </w:rPr>
        <w:t>=</w:t>
      </w:r>
      <w:r>
        <w:rPr>
          <w:spacing w:val="-1"/>
          <w:sz w:val="24"/>
          <w:vertAlign w:val="baseline"/>
        </w:rPr>
        <w:t xml:space="preserve"> </w:t>
      </w:r>
      <w:r>
        <w:rPr>
          <w:sz w:val="24"/>
          <w:vertAlign w:val="baseline"/>
        </w:rPr>
        <w:t>184.32,</w:t>
      </w:r>
      <w:r>
        <w:rPr>
          <w:spacing w:val="-1"/>
          <w:sz w:val="24"/>
          <w:vertAlign w:val="baseline"/>
        </w:rPr>
        <w:t xml:space="preserve"> </w:t>
      </w:r>
      <w:r>
        <w:rPr>
          <w:i/>
          <w:sz w:val="24"/>
          <w:vertAlign w:val="baseline"/>
        </w:rPr>
        <w:t xml:space="preserve">P </w:t>
      </w:r>
      <w:r>
        <w:rPr>
          <w:sz w:val="24"/>
          <w:vertAlign w:val="baseline"/>
        </w:rPr>
        <w:t>&lt;</w:t>
      </w:r>
      <w:r>
        <w:rPr>
          <w:spacing w:val="-1"/>
          <w:sz w:val="24"/>
          <w:vertAlign w:val="baseline"/>
        </w:rPr>
        <w:t xml:space="preserve"> </w:t>
      </w:r>
      <w:r>
        <w:rPr>
          <w:sz w:val="24"/>
          <w:vertAlign w:val="baseline"/>
        </w:rPr>
        <w:t>0.001;</w:t>
      </w:r>
      <w:r>
        <w:rPr>
          <w:spacing w:val="-1"/>
          <w:sz w:val="24"/>
          <w:vertAlign w:val="baseline"/>
        </w:rPr>
        <w:t xml:space="preserve"> </w:t>
      </w:r>
      <w:r>
        <w:rPr>
          <w:sz w:val="24"/>
          <w:vertAlign w:val="baseline"/>
        </w:rPr>
        <w:t xml:space="preserve">Table </w:t>
      </w:r>
      <w:r>
        <w:rPr>
          <w:spacing w:val="-5"/>
          <w:sz w:val="24"/>
          <w:vertAlign w:val="baseline"/>
        </w:rPr>
        <w:t>1).</w:t>
      </w:r>
    </w:p>
    <w:p>
      <w:pPr>
        <w:pStyle w:val="6"/>
      </w:pPr>
    </w:p>
    <w:p>
      <w:pPr>
        <w:pStyle w:val="10"/>
        <w:numPr>
          <w:ilvl w:val="0"/>
          <w:numId w:val="27"/>
        </w:numPr>
        <w:tabs>
          <w:tab w:val="left" w:pos="1440"/>
        </w:tabs>
        <w:spacing w:before="0" w:after="0" w:line="240" w:lineRule="auto"/>
        <w:ind w:left="1440" w:right="0" w:hanging="720"/>
        <w:jc w:val="left"/>
        <w:rPr>
          <w:sz w:val="24"/>
        </w:rPr>
      </w:pPr>
      <w:r>
        <w:rPr>
          <w:sz w:val="24"/>
        </w:rPr>
        <w:t>Specifically,</w:t>
      </w:r>
      <w:r>
        <w:rPr>
          <w:spacing w:val="-1"/>
          <w:sz w:val="24"/>
        </w:rPr>
        <w:t xml:space="preserve"> </w:t>
      </w:r>
      <w:r>
        <w:rPr>
          <w:sz w:val="24"/>
        </w:rPr>
        <w:t>GAPs</w:t>
      </w:r>
      <w:r>
        <w:rPr>
          <w:spacing w:val="-1"/>
          <w:sz w:val="24"/>
        </w:rPr>
        <w:t xml:space="preserve"> </w:t>
      </w:r>
      <w:r>
        <w:rPr>
          <w:sz w:val="24"/>
        </w:rPr>
        <w:t>consumed</w:t>
      </w:r>
      <w:r>
        <w:rPr>
          <w:spacing w:val="-1"/>
          <w:sz w:val="24"/>
        </w:rPr>
        <w:t xml:space="preserve"> </w:t>
      </w:r>
      <w:r>
        <w:rPr>
          <w:sz w:val="24"/>
        </w:rPr>
        <w:t>higher</w:t>
      </w:r>
      <w:r>
        <w:rPr>
          <w:spacing w:val="-1"/>
          <w:sz w:val="24"/>
        </w:rPr>
        <w:t xml:space="preserve"> </w:t>
      </w:r>
      <w:r>
        <w:rPr>
          <w:sz w:val="24"/>
        </w:rPr>
        <w:t>proportions of</w:t>
      </w:r>
      <w:r>
        <w:rPr>
          <w:spacing w:val="-1"/>
          <w:sz w:val="24"/>
        </w:rPr>
        <w:t xml:space="preserve"> </w:t>
      </w:r>
      <w:r>
        <w:rPr>
          <w:sz w:val="24"/>
        </w:rPr>
        <w:t>rice</w:t>
      </w:r>
      <w:r>
        <w:rPr>
          <w:spacing w:val="-2"/>
          <w:sz w:val="24"/>
        </w:rPr>
        <w:t xml:space="preserve"> </w:t>
      </w:r>
      <w:r>
        <w:rPr>
          <w:sz w:val="24"/>
        </w:rPr>
        <w:t>herbivores</w:t>
      </w:r>
      <w:r>
        <w:rPr>
          <w:spacing w:val="-1"/>
          <w:sz w:val="24"/>
        </w:rPr>
        <w:t xml:space="preserve"> </w:t>
      </w:r>
      <w:r>
        <w:rPr>
          <w:sz w:val="24"/>
        </w:rPr>
        <w:t>in</w:t>
      </w:r>
      <w:r>
        <w:rPr>
          <w:spacing w:val="-1"/>
          <w:sz w:val="24"/>
        </w:rPr>
        <w:t xml:space="preserve"> </w:t>
      </w:r>
      <w:r>
        <w:rPr>
          <w:sz w:val="24"/>
        </w:rPr>
        <w:t>their</w:t>
      </w:r>
      <w:r>
        <w:rPr>
          <w:spacing w:val="-1"/>
          <w:sz w:val="24"/>
        </w:rPr>
        <w:t xml:space="preserve"> </w:t>
      </w:r>
      <w:r>
        <w:rPr>
          <w:sz w:val="24"/>
        </w:rPr>
        <w:t>diet</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pacing w:val="-2"/>
          <w:sz w:val="24"/>
        </w:rPr>
        <w:t>flowering</w:t>
      </w:r>
    </w:p>
    <w:p>
      <w:pPr>
        <w:pStyle w:val="6"/>
      </w:pPr>
    </w:p>
    <w:p>
      <w:pPr>
        <w:pStyle w:val="10"/>
        <w:numPr>
          <w:ilvl w:val="0"/>
          <w:numId w:val="27"/>
        </w:numPr>
        <w:tabs>
          <w:tab w:val="left" w:pos="1440"/>
        </w:tabs>
        <w:spacing w:before="0" w:after="0" w:line="240" w:lineRule="auto"/>
        <w:ind w:left="1440" w:right="0" w:hanging="720"/>
        <w:jc w:val="left"/>
        <w:rPr>
          <w:sz w:val="24"/>
        </w:rPr>
      </w:pPr>
      <w:r>
        <w:rPr>
          <w:sz w:val="24"/>
        </w:rPr>
        <w:t>and/or</w:t>
      </w:r>
      <w:r>
        <w:rPr>
          <w:spacing w:val="-1"/>
          <w:sz w:val="24"/>
        </w:rPr>
        <w:t xml:space="preserve"> </w:t>
      </w:r>
      <w:r>
        <w:rPr>
          <w:sz w:val="24"/>
        </w:rPr>
        <w:t>ripening</w:t>
      </w:r>
      <w:r>
        <w:rPr>
          <w:spacing w:val="-4"/>
          <w:sz w:val="24"/>
        </w:rPr>
        <w:t xml:space="preserve"> </w:t>
      </w:r>
      <w:r>
        <w:rPr>
          <w:sz w:val="24"/>
        </w:rPr>
        <w:t>stage</w:t>
      </w:r>
      <w:r>
        <w:rPr>
          <w:spacing w:val="-2"/>
          <w:sz w:val="24"/>
        </w:rPr>
        <w:t xml:space="preserve"> </w:t>
      </w:r>
      <w:r>
        <w:rPr>
          <w:sz w:val="24"/>
        </w:rPr>
        <w:t>vs.</w:t>
      </w:r>
      <w:r>
        <w:rPr>
          <w:spacing w:val="1"/>
          <w:sz w:val="24"/>
        </w:rPr>
        <w:t xml:space="preserve"> </w:t>
      </w:r>
      <w:r>
        <w:rPr>
          <w:sz w:val="24"/>
        </w:rPr>
        <w:t>the</w:t>
      </w:r>
      <w:r>
        <w:rPr>
          <w:spacing w:val="-1"/>
          <w:sz w:val="24"/>
        </w:rPr>
        <w:t xml:space="preserve"> </w:t>
      </w:r>
      <w:r>
        <w:rPr>
          <w:sz w:val="24"/>
        </w:rPr>
        <w:t>tillering</w:t>
      </w:r>
      <w:r>
        <w:rPr>
          <w:spacing w:val="-4"/>
          <w:sz w:val="24"/>
        </w:rPr>
        <w:t xml:space="preserve"> </w:t>
      </w:r>
      <w:r>
        <w:rPr>
          <w:sz w:val="24"/>
        </w:rPr>
        <w:t>stage (Table</w:t>
      </w:r>
      <w:r>
        <w:rPr>
          <w:spacing w:val="1"/>
          <w:sz w:val="24"/>
        </w:rPr>
        <w:t xml:space="preserve"> </w:t>
      </w:r>
      <w:r>
        <w:rPr>
          <w:spacing w:val="-5"/>
          <w:sz w:val="24"/>
        </w:rPr>
        <w:t>3).</w:t>
      </w:r>
    </w:p>
    <w:p>
      <w:pPr>
        <w:pStyle w:val="6"/>
      </w:pPr>
    </w:p>
    <w:p>
      <w:pPr>
        <w:pStyle w:val="10"/>
        <w:numPr>
          <w:ilvl w:val="0"/>
          <w:numId w:val="27"/>
        </w:numPr>
        <w:tabs>
          <w:tab w:val="left" w:pos="2160"/>
        </w:tabs>
        <w:spacing w:before="0" w:after="0" w:line="240" w:lineRule="auto"/>
        <w:ind w:left="2160" w:right="0" w:hanging="1440"/>
        <w:jc w:val="left"/>
        <w:rPr>
          <w:sz w:val="24"/>
        </w:rPr>
      </w:pPr>
      <w:r>
        <w:rPr>
          <w:sz w:val="24"/>
        </w:rPr>
        <w:t>The</w:t>
      </w:r>
      <w:r>
        <w:rPr>
          <w:spacing w:val="-3"/>
          <w:sz w:val="24"/>
        </w:rPr>
        <w:t xml:space="preserve"> </w:t>
      </w:r>
      <w:r>
        <w:rPr>
          <w:sz w:val="24"/>
        </w:rPr>
        <w:t>proportion of</w:t>
      </w:r>
      <w:r>
        <w:rPr>
          <w:spacing w:val="-1"/>
          <w:sz w:val="24"/>
        </w:rPr>
        <w:t xml:space="preserve"> </w:t>
      </w:r>
      <w:r>
        <w:rPr>
          <w:sz w:val="24"/>
        </w:rPr>
        <w:t>rice</w:t>
      </w:r>
      <w:r>
        <w:rPr>
          <w:spacing w:val="-1"/>
          <w:sz w:val="24"/>
        </w:rPr>
        <w:t xml:space="preserve"> </w:t>
      </w:r>
      <w:r>
        <w:rPr>
          <w:sz w:val="24"/>
        </w:rPr>
        <w:t>herbivores consumed in</w:t>
      </w:r>
      <w:r>
        <w:rPr>
          <w:spacing w:val="-1"/>
          <w:sz w:val="24"/>
        </w:rPr>
        <w:t xml:space="preserve"> </w:t>
      </w:r>
      <w:r>
        <w:rPr>
          <w:sz w:val="24"/>
        </w:rPr>
        <w:t>GAPs’ diet</w:t>
      </w:r>
      <w:r>
        <w:rPr>
          <w:spacing w:val="-1"/>
          <w:sz w:val="24"/>
        </w:rPr>
        <w:t xml:space="preserve"> </w:t>
      </w:r>
      <w:r>
        <w:rPr>
          <w:sz w:val="24"/>
        </w:rPr>
        <w:t>was not</w:t>
      </w:r>
      <w:r>
        <w:rPr>
          <w:spacing w:val="-1"/>
          <w:sz w:val="24"/>
        </w:rPr>
        <w:t xml:space="preserve"> </w:t>
      </w:r>
      <w:r>
        <w:rPr>
          <w:sz w:val="24"/>
        </w:rPr>
        <w:t>associated with</w:t>
      </w:r>
      <w:r>
        <w:rPr>
          <w:spacing w:val="1"/>
          <w:sz w:val="24"/>
        </w:rPr>
        <w:t xml:space="preserve"> </w:t>
      </w:r>
      <w:r>
        <w:rPr>
          <w:spacing w:val="-5"/>
          <w:sz w:val="24"/>
        </w:rPr>
        <w:t>the</w:t>
      </w:r>
    </w:p>
    <w:p>
      <w:pPr>
        <w:pStyle w:val="6"/>
        <w:spacing w:before="1"/>
      </w:pPr>
    </w:p>
    <w:p>
      <w:pPr>
        <w:pStyle w:val="10"/>
        <w:numPr>
          <w:ilvl w:val="0"/>
          <w:numId w:val="27"/>
        </w:numPr>
        <w:tabs>
          <w:tab w:val="left" w:pos="1440"/>
        </w:tabs>
        <w:spacing w:before="0" w:after="0" w:line="240" w:lineRule="auto"/>
        <w:ind w:left="1440" w:right="0" w:hanging="720"/>
        <w:jc w:val="left"/>
        <w:rPr>
          <w:sz w:val="24"/>
        </w:rPr>
      </w:pPr>
      <w:r>
        <w:rPr>
          <w:sz w:val="24"/>
        </w:rPr>
        <w:t>percent</w:t>
      </w:r>
      <w:r>
        <w:rPr>
          <w:spacing w:val="1"/>
          <w:sz w:val="24"/>
        </w:rPr>
        <w:t xml:space="preserve"> </w:t>
      </w:r>
      <w:r>
        <w:rPr>
          <w:sz w:val="24"/>
        </w:rPr>
        <w:t>forest</w:t>
      </w:r>
      <w:r>
        <w:rPr>
          <w:spacing w:val="-1"/>
          <w:sz w:val="24"/>
        </w:rPr>
        <w:t xml:space="preserve"> </w:t>
      </w:r>
      <w:r>
        <w:rPr>
          <w:sz w:val="24"/>
        </w:rPr>
        <w:t>cover within</w:t>
      </w:r>
      <w:r>
        <w:rPr>
          <w:spacing w:val="-1"/>
          <w:sz w:val="24"/>
        </w:rPr>
        <w:t xml:space="preserve"> </w:t>
      </w:r>
      <w:r>
        <w:rPr>
          <w:sz w:val="24"/>
        </w:rPr>
        <w:t>a</w:t>
      </w:r>
      <w:r>
        <w:rPr>
          <w:spacing w:val="-1"/>
          <w:sz w:val="24"/>
        </w:rPr>
        <w:t xml:space="preserve"> </w:t>
      </w:r>
      <w:r>
        <w:rPr>
          <w:sz w:val="24"/>
        </w:rPr>
        <w:t>1-km radius</w:t>
      </w:r>
      <w:r>
        <w:rPr>
          <w:spacing w:val="-1"/>
          <w:sz w:val="24"/>
        </w:rPr>
        <w:t xml:space="preserve"> </w:t>
      </w:r>
      <w:r>
        <w:rPr>
          <w:sz w:val="24"/>
        </w:rPr>
        <w:t>buffer</w:t>
      </w:r>
      <w:r>
        <w:rPr>
          <w:spacing w:val="-1"/>
          <w:sz w:val="24"/>
        </w:rPr>
        <w:t xml:space="preserve"> </w:t>
      </w:r>
      <w:r>
        <w:rPr>
          <w:sz w:val="24"/>
        </w:rPr>
        <w:t>surrounding</w:t>
      </w:r>
      <w:r>
        <w:rPr>
          <w:spacing w:val="-2"/>
          <w:sz w:val="24"/>
        </w:rPr>
        <w:t xml:space="preserve"> </w:t>
      </w:r>
      <w:r>
        <w:rPr>
          <w:sz w:val="24"/>
        </w:rPr>
        <w:t>the</w:t>
      </w:r>
      <w:r>
        <w:rPr>
          <w:spacing w:val="-2"/>
          <w:sz w:val="24"/>
        </w:rPr>
        <w:t xml:space="preserve"> </w:t>
      </w:r>
      <w:r>
        <w:rPr>
          <w:sz w:val="24"/>
        </w:rPr>
        <w:t>study</w:t>
      </w:r>
      <w:r>
        <w:rPr>
          <w:spacing w:val="-4"/>
          <w:sz w:val="24"/>
        </w:rPr>
        <w:t xml:space="preserve"> </w:t>
      </w:r>
      <w:r>
        <w:rPr>
          <w:sz w:val="24"/>
        </w:rPr>
        <w:t>farms (both</w:t>
      </w:r>
      <w:r>
        <w:rPr>
          <w:spacing w:val="-1"/>
          <w:sz w:val="24"/>
        </w:rPr>
        <w:t xml:space="preserve"> </w:t>
      </w:r>
      <w:r>
        <w:rPr>
          <w:sz w:val="24"/>
        </w:rPr>
        <w:t xml:space="preserve">predators: </w:t>
      </w:r>
      <w:r>
        <w:rPr>
          <w:i/>
          <w:spacing w:val="-5"/>
          <w:sz w:val="24"/>
        </w:rPr>
        <w:t>χ</w:t>
      </w:r>
      <w:r>
        <w:rPr>
          <w:spacing w:val="-5"/>
          <w:sz w:val="24"/>
          <w:vertAlign w:val="superscript"/>
        </w:rPr>
        <w:t>2</w:t>
      </w:r>
    </w:p>
    <w:p>
      <w:pPr>
        <w:pStyle w:val="6"/>
      </w:pPr>
    </w:p>
    <w:p>
      <w:pPr>
        <w:pStyle w:val="6"/>
        <w:tabs>
          <w:tab w:val="left" w:pos="1440"/>
        </w:tabs>
        <w:ind w:left="720"/>
      </w:pPr>
      <w:r>
        <w:rPr>
          <w:spacing w:val="-5"/>
        </w:rPr>
        <w:t>260</w:t>
      </w:r>
      <w:r>
        <w:tab/>
      </w:r>
      <w:r>
        <w:t>=</w:t>
      </w:r>
      <w:r>
        <w:rPr>
          <w:spacing w:val="-2"/>
        </w:rPr>
        <w:t xml:space="preserve"> </w:t>
      </w:r>
      <w:r>
        <w:t>0.06,</w:t>
      </w:r>
      <w:r>
        <w:rPr>
          <w:spacing w:val="-1"/>
        </w:rPr>
        <w:t xml:space="preserve"> </w:t>
      </w:r>
      <w:r>
        <w:rPr>
          <w:i/>
        </w:rPr>
        <w:t>P</w:t>
      </w:r>
      <w:r>
        <w:rPr>
          <w:i/>
          <w:spacing w:val="-1"/>
        </w:rPr>
        <w:t xml:space="preserve"> </w:t>
      </w:r>
      <w:r>
        <w:t>=</w:t>
      </w:r>
      <w:r>
        <w:rPr>
          <w:spacing w:val="-1"/>
        </w:rPr>
        <w:t xml:space="preserve"> </w:t>
      </w:r>
      <w:r>
        <w:t>0.80;</w:t>
      </w:r>
      <w:r>
        <w:rPr>
          <w:spacing w:val="-1"/>
        </w:rPr>
        <w:t xml:space="preserve"> </w:t>
      </w:r>
      <w:r>
        <w:t>spiders:</w:t>
      </w:r>
      <w:r>
        <w:rPr>
          <w:spacing w:val="3"/>
        </w:rPr>
        <w:t xml:space="preserve"> </w:t>
      </w:r>
      <w:r>
        <w:rPr>
          <w:i/>
        </w:rPr>
        <w:t>χ</w:t>
      </w:r>
      <w:r>
        <w:rPr>
          <w:vertAlign w:val="superscript"/>
        </w:rPr>
        <w:t>2</w:t>
      </w:r>
      <w:r>
        <w:rPr>
          <w:spacing w:val="1"/>
          <w:vertAlign w:val="baseline"/>
        </w:rPr>
        <w:t xml:space="preserve"> </w:t>
      </w:r>
      <w:r>
        <w:rPr>
          <w:vertAlign w:val="baseline"/>
        </w:rPr>
        <w:t>=</w:t>
      </w:r>
      <w:r>
        <w:rPr>
          <w:spacing w:val="-1"/>
          <w:vertAlign w:val="baseline"/>
        </w:rPr>
        <w:t xml:space="preserve"> </w:t>
      </w:r>
      <w:r>
        <w:rPr>
          <w:vertAlign w:val="baseline"/>
        </w:rPr>
        <w:t xml:space="preserve">0.12, </w:t>
      </w:r>
      <w:r>
        <w:rPr>
          <w:i/>
          <w:vertAlign w:val="baseline"/>
        </w:rPr>
        <w:t>P</w:t>
      </w:r>
      <w:r>
        <w:rPr>
          <w:i/>
          <w:spacing w:val="-2"/>
          <w:vertAlign w:val="baseline"/>
        </w:rPr>
        <w:t xml:space="preserve"> </w:t>
      </w:r>
      <w:r>
        <w:rPr>
          <w:vertAlign w:val="baseline"/>
        </w:rPr>
        <w:t>=</w:t>
      </w:r>
      <w:r>
        <w:rPr>
          <w:spacing w:val="-1"/>
          <w:vertAlign w:val="baseline"/>
        </w:rPr>
        <w:t xml:space="preserve"> </w:t>
      </w:r>
      <w:r>
        <w:rPr>
          <w:vertAlign w:val="baseline"/>
        </w:rPr>
        <w:t>0.73; ladybeetles:</w:t>
      </w:r>
      <w:r>
        <w:rPr>
          <w:spacing w:val="1"/>
          <w:vertAlign w:val="baseline"/>
        </w:rPr>
        <w:t xml:space="preserve"> </w:t>
      </w:r>
      <w:r>
        <w:rPr>
          <w:i/>
          <w:vertAlign w:val="baseline"/>
        </w:rPr>
        <w:t>χ</w:t>
      </w:r>
      <w:r>
        <w:rPr>
          <w:vertAlign w:val="superscript"/>
        </w:rPr>
        <w:t>2</w:t>
      </w:r>
      <w:r>
        <w:rPr>
          <w:vertAlign w:val="baseline"/>
        </w:rPr>
        <w:t xml:space="preserve"> =</w:t>
      </w:r>
      <w:r>
        <w:rPr>
          <w:spacing w:val="-1"/>
          <w:vertAlign w:val="baseline"/>
        </w:rPr>
        <w:t xml:space="preserve"> </w:t>
      </w:r>
      <w:r>
        <w:rPr>
          <w:vertAlign w:val="baseline"/>
        </w:rPr>
        <w:t xml:space="preserve">0.34, </w:t>
      </w:r>
      <w:r>
        <w:rPr>
          <w:i/>
          <w:vertAlign w:val="baseline"/>
        </w:rPr>
        <w:t>P</w:t>
      </w:r>
      <w:r>
        <w:rPr>
          <w:i/>
          <w:spacing w:val="-1"/>
          <w:vertAlign w:val="baseline"/>
        </w:rPr>
        <w:t xml:space="preserve"> </w:t>
      </w:r>
      <w:r>
        <w:rPr>
          <w:vertAlign w:val="baseline"/>
        </w:rPr>
        <w:t>=</w:t>
      </w:r>
      <w:r>
        <w:rPr>
          <w:spacing w:val="-1"/>
          <w:vertAlign w:val="baseline"/>
        </w:rPr>
        <w:t xml:space="preserve"> </w:t>
      </w:r>
      <w:r>
        <w:rPr>
          <w:vertAlign w:val="baseline"/>
        </w:rPr>
        <w:t>0.56;</w:t>
      </w:r>
      <w:r>
        <w:rPr>
          <w:spacing w:val="-1"/>
          <w:vertAlign w:val="baseline"/>
        </w:rPr>
        <w:t xml:space="preserve"> </w:t>
      </w:r>
      <w:r>
        <w:rPr>
          <w:vertAlign w:val="baseline"/>
        </w:rPr>
        <w:t xml:space="preserve">Table </w:t>
      </w:r>
      <w:r>
        <w:rPr>
          <w:spacing w:val="-5"/>
          <w:vertAlign w:val="baseline"/>
        </w:rPr>
        <w:t>1).</w:t>
      </w:r>
    </w:p>
    <w:p>
      <w:pPr>
        <w:pStyle w:val="6"/>
      </w:pPr>
    </w:p>
    <w:p>
      <w:pPr>
        <w:pStyle w:val="10"/>
        <w:numPr>
          <w:ilvl w:val="0"/>
          <w:numId w:val="28"/>
        </w:numPr>
        <w:tabs>
          <w:tab w:val="left" w:pos="1440"/>
        </w:tabs>
        <w:spacing w:before="0" w:after="0" w:line="240" w:lineRule="auto"/>
        <w:ind w:left="1440" w:right="0" w:hanging="720"/>
        <w:jc w:val="left"/>
        <w:rPr>
          <w:sz w:val="24"/>
        </w:rPr>
      </w:pPr>
      <w:r>
        <w:rPr>
          <w:sz w:val="24"/>
        </w:rPr>
        <w:t>Furthermore,</w:t>
      </w:r>
      <w:r>
        <w:rPr>
          <w:spacing w:val="-3"/>
          <w:sz w:val="24"/>
        </w:rPr>
        <w:t xml:space="preserve"> </w:t>
      </w:r>
      <w:r>
        <w:rPr>
          <w:sz w:val="24"/>
        </w:rPr>
        <w:t>the</w:t>
      </w:r>
      <w:r>
        <w:rPr>
          <w:spacing w:val="-1"/>
          <w:sz w:val="24"/>
        </w:rPr>
        <w:t xml:space="preserve"> </w:t>
      </w:r>
      <w:r>
        <w:rPr>
          <w:sz w:val="24"/>
        </w:rPr>
        <w:t>proportion</w:t>
      </w:r>
      <w:r>
        <w:rPr>
          <w:spacing w:val="-1"/>
          <w:sz w:val="24"/>
        </w:rPr>
        <w:t xml:space="preserve"> </w:t>
      </w:r>
      <w:r>
        <w:rPr>
          <w:sz w:val="24"/>
        </w:rPr>
        <w:t>of</w:t>
      </w:r>
      <w:r>
        <w:rPr>
          <w:spacing w:val="-1"/>
          <w:sz w:val="24"/>
        </w:rPr>
        <w:t xml:space="preserve"> </w:t>
      </w:r>
      <w:r>
        <w:rPr>
          <w:sz w:val="24"/>
        </w:rPr>
        <w:t>rice</w:t>
      </w:r>
      <w:r>
        <w:rPr>
          <w:spacing w:val="-3"/>
          <w:sz w:val="24"/>
        </w:rPr>
        <w:t xml:space="preserve"> </w:t>
      </w:r>
      <w:r>
        <w:rPr>
          <w:sz w:val="24"/>
        </w:rPr>
        <w:t>herbivores</w:t>
      </w:r>
      <w:r>
        <w:rPr>
          <w:spacing w:val="2"/>
          <w:sz w:val="24"/>
        </w:rPr>
        <w:t xml:space="preserve"> </w:t>
      </w:r>
      <w:r>
        <w:rPr>
          <w:sz w:val="24"/>
        </w:rPr>
        <w:t>consumed</w:t>
      </w:r>
      <w:r>
        <w:rPr>
          <w:spacing w:val="-1"/>
          <w:sz w:val="24"/>
        </w:rPr>
        <w:t xml:space="preserve"> </w:t>
      </w:r>
      <w:r>
        <w:rPr>
          <w:sz w:val="24"/>
        </w:rPr>
        <w:t>was</w:t>
      </w:r>
      <w:r>
        <w:rPr>
          <w:spacing w:val="-1"/>
          <w:sz w:val="24"/>
        </w:rPr>
        <w:t xml:space="preserve"> </w:t>
      </w:r>
      <w:r>
        <w:rPr>
          <w:sz w:val="24"/>
        </w:rPr>
        <w:t>not</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pacing w:val="-2"/>
          <w:sz w:val="24"/>
        </w:rPr>
        <w:t>relative</w:t>
      </w:r>
    </w:p>
    <w:p>
      <w:pPr>
        <w:pStyle w:val="6"/>
      </w:pPr>
    </w:p>
    <w:p>
      <w:pPr>
        <w:pStyle w:val="10"/>
        <w:numPr>
          <w:ilvl w:val="0"/>
          <w:numId w:val="28"/>
        </w:numPr>
        <w:tabs>
          <w:tab w:val="left" w:pos="1440"/>
        </w:tabs>
        <w:spacing w:before="0" w:after="0" w:line="240" w:lineRule="auto"/>
        <w:ind w:left="1440" w:right="0" w:hanging="720"/>
        <w:jc w:val="left"/>
        <w:rPr>
          <w:sz w:val="24"/>
        </w:rPr>
      </w:pPr>
      <w:r>
        <w:rPr>
          <w:sz w:val="24"/>
        </w:rPr>
        <w:t>abundance</w:t>
      </w:r>
      <w:r>
        <w:rPr>
          <w:spacing w:val="-2"/>
          <w:sz w:val="24"/>
        </w:rPr>
        <w:t xml:space="preserve"> </w:t>
      </w:r>
      <w:r>
        <w:rPr>
          <w:sz w:val="24"/>
        </w:rPr>
        <w:t>of rice</w:t>
      </w:r>
      <w:r>
        <w:rPr>
          <w:spacing w:val="-1"/>
          <w:sz w:val="24"/>
        </w:rPr>
        <w:t xml:space="preserve"> </w:t>
      </w:r>
      <w:r>
        <w:rPr>
          <w:sz w:val="24"/>
        </w:rPr>
        <w:t>herbivores in</w:t>
      </w:r>
      <w:r>
        <w:rPr>
          <w:spacing w:val="-1"/>
          <w:sz w:val="24"/>
        </w:rPr>
        <w:t xml:space="preserve"> </w:t>
      </w:r>
      <w:r>
        <w:rPr>
          <w:sz w:val="24"/>
        </w:rPr>
        <w:t>the</w:t>
      </w:r>
      <w:r>
        <w:rPr>
          <w:spacing w:val="-1"/>
          <w:sz w:val="24"/>
        </w:rPr>
        <w:t xml:space="preserve"> </w:t>
      </w:r>
      <w:r>
        <w:rPr>
          <w:sz w:val="24"/>
        </w:rPr>
        <w:t xml:space="preserve">field (both predators: </w:t>
      </w:r>
      <w:r>
        <w:rPr>
          <w:i/>
          <w:sz w:val="24"/>
        </w:rPr>
        <w:t>χ</w:t>
      </w:r>
      <w:r>
        <w:rPr>
          <w:sz w:val="24"/>
          <w:vertAlign w:val="superscript"/>
        </w:rPr>
        <w:t>2</w:t>
      </w:r>
      <w:r>
        <w:rPr>
          <w:spacing w:val="1"/>
          <w:sz w:val="24"/>
          <w:vertAlign w:val="baseline"/>
        </w:rPr>
        <w:t xml:space="preserve"> </w:t>
      </w:r>
      <w:r>
        <w:rPr>
          <w:sz w:val="24"/>
          <w:vertAlign w:val="baseline"/>
        </w:rPr>
        <w:t>=</w:t>
      </w:r>
      <w:r>
        <w:rPr>
          <w:spacing w:val="-1"/>
          <w:sz w:val="24"/>
          <w:vertAlign w:val="baseline"/>
        </w:rPr>
        <w:t xml:space="preserve"> </w:t>
      </w:r>
      <w:r>
        <w:rPr>
          <w:sz w:val="24"/>
          <w:vertAlign w:val="baseline"/>
        </w:rPr>
        <w:t xml:space="preserve">0.56, </w:t>
      </w:r>
      <w:r>
        <w:rPr>
          <w:i/>
          <w:sz w:val="24"/>
          <w:vertAlign w:val="baseline"/>
        </w:rPr>
        <w:t>P</w:t>
      </w:r>
      <w:r>
        <w:rPr>
          <w:i/>
          <w:spacing w:val="-2"/>
          <w:sz w:val="24"/>
          <w:vertAlign w:val="baseline"/>
        </w:rPr>
        <w:t xml:space="preserve"> </w:t>
      </w:r>
      <w:r>
        <w:rPr>
          <w:sz w:val="24"/>
          <w:vertAlign w:val="baseline"/>
        </w:rPr>
        <w:t>=</w:t>
      </w:r>
      <w:r>
        <w:rPr>
          <w:spacing w:val="-1"/>
          <w:sz w:val="24"/>
          <w:vertAlign w:val="baseline"/>
        </w:rPr>
        <w:t xml:space="preserve"> </w:t>
      </w:r>
      <w:r>
        <w:rPr>
          <w:sz w:val="24"/>
          <w:vertAlign w:val="baseline"/>
        </w:rPr>
        <w:t xml:space="preserve">0.46; spiders: </w:t>
      </w:r>
      <w:r>
        <w:rPr>
          <w:i/>
          <w:sz w:val="24"/>
          <w:vertAlign w:val="baseline"/>
        </w:rPr>
        <w:t>χ</w:t>
      </w:r>
      <w:r>
        <w:rPr>
          <w:sz w:val="24"/>
          <w:vertAlign w:val="superscript"/>
        </w:rPr>
        <w:t>2</w:t>
      </w:r>
      <w:r>
        <w:rPr>
          <w:sz w:val="24"/>
          <w:vertAlign w:val="baseline"/>
        </w:rPr>
        <w:t xml:space="preserve"> =</w:t>
      </w:r>
      <w:r>
        <w:rPr>
          <w:spacing w:val="-1"/>
          <w:sz w:val="24"/>
          <w:vertAlign w:val="baseline"/>
        </w:rPr>
        <w:t xml:space="preserve"> </w:t>
      </w:r>
      <w:r>
        <w:rPr>
          <w:spacing w:val="-2"/>
          <w:sz w:val="24"/>
          <w:vertAlign w:val="baseline"/>
        </w:rPr>
        <w:t>0.58,</w:t>
      </w:r>
    </w:p>
    <w:p>
      <w:pPr>
        <w:pStyle w:val="6"/>
      </w:pPr>
    </w:p>
    <w:p>
      <w:pPr>
        <w:pStyle w:val="10"/>
        <w:numPr>
          <w:ilvl w:val="0"/>
          <w:numId w:val="28"/>
        </w:numPr>
        <w:tabs>
          <w:tab w:val="left" w:pos="1440"/>
        </w:tabs>
        <w:spacing w:before="0" w:after="0" w:line="240" w:lineRule="auto"/>
        <w:ind w:left="1440" w:right="0" w:hanging="720"/>
        <w:jc w:val="left"/>
        <w:rPr>
          <w:sz w:val="24"/>
        </w:rPr>
      </w:pPr>
      <w:r>
        <w:rPr>
          <w:i/>
          <w:sz w:val="24"/>
        </w:rPr>
        <w:t>P</w:t>
      </w:r>
      <w:r>
        <w:rPr>
          <w:i/>
          <w:spacing w:val="-2"/>
          <w:sz w:val="24"/>
        </w:rPr>
        <w:t xml:space="preserve"> </w:t>
      </w:r>
      <w:r>
        <w:rPr>
          <w:sz w:val="24"/>
        </w:rPr>
        <w:t>=</w:t>
      </w:r>
      <w:r>
        <w:rPr>
          <w:spacing w:val="-2"/>
          <w:sz w:val="24"/>
        </w:rPr>
        <w:t xml:space="preserve"> </w:t>
      </w:r>
      <w:r>
        <w:rPr>
          <w:sz w:val="24"/>
        </w:rPr>
        <w:t xml:space="preserve">0.45; ladybeetles: </w:t>
      </w:r>
      <w:r>
        <w:rPr>
          <w:i/>
          <w:sz w:val="24"/>
        </w:rPr>
        <w:t>χ</w:t>
      </w:r>
      <w:r>
        <w:rPr>
          <w:sz w:val="24"/>
          <w:vertAlign w:val="superscript"/>
        </w:rPr>
        <w:t>2</w:t>
      </w:r>
      <w:r>
        <w:rPr>
          <w:spacing w:val="1"/>
          <w:sz w:val="24"/>
          <w:vertAlign w:val="baseline"/>
        </w:rPr>
        <w:t xml:space="preserve"> </w:t>
      </w:r>
      <w:r>
        <w:rPr>
          <w:sz w:val="24"/>
          <w:vertAlign w:val="baseline"/>
        </w:rPr>
        <w:t>=</w:t>
      </w:r>
      <w:r>
        <w:rPr>
          <w:spacing w:val="-2"/>
          <w:sz w:val="24"/>
          <w:vertAlign w:val="baseline"/>
        </w:rPr>
        <w:t xml:space="preserve"> </w:t>
      </w:r>
      <w:r>
        <w:rPr>
          <w:sz w:val="24"/>
          <w:vertAlign w:val="baseline"/>
        </w:rPr>
        <w:t xml:space="preserve">0.38, </w:t>
      </w:r>
      <w:r>
        <w:rPr>
          <w:i/>
          <w:sz w:val="24"/>
          <w:vertAlign w:val="baseline"/>
        </w:rPr>
        <w:t>P</w:t>
      </w:r>
      <w:r>
        <w:rPr>
          <w:i/>
          <w:spacing w:val="-2"/>
          <w:sz w:val="24"/>
          <w:vertAlign w:val="baseline"/>
        </w:rPr>
        <w:t xml:space="preserve"> </w:t>
      </w:r>
      <w:r>
        <w:rPr>
          <w:sz w:val="24"/>
          <w:vertAlign w:val="baseline"/>
        </w:rPr>
        <w:t>=</w:t>
      </w:r>
      <w:r>
        <w:rPr>
          <w:spacing w:val="-2"/>
          <w:sz w:val="24"/>
          <w:vertAlign w:val="baseline"/>
        </w:rPr>
        <w:t xml:space="preserve"> </w:t>
      </w:r>
      <w:r>
        <w:rPr>
          <w:sz w:val="24"/>
          <w:vertAlign w:val="baseline"/>
        </w:rPr>
        <w:t>0.54; Table</w:t>
      </w:r>
      <w:r>
        <w:rPr>
          <w:spacing w:val="-1"/>
          <w:sz w:val="24"/>
          <w:vertAlign w:val="baseline"/>
        </w:rPr>
        <w:t xml:space="preserve"> </w:t>
      </w:r>
      <w:r>
        <w:rPr>
          <w:spacing w:val="-5"/>
          <w:sz w:val="24"/>
          <w:vertAlign w:val="baseline"/>
        </w:rPr>
        <w:t>1).</w:t>
      </w:r>
    </w:p>
    <w:p>
      <w:pPr>
        <w:pStyle w:val="6"/>
        <w:spacing w:before="5"/>
      </w:pPr>
    </w:p>
    <w:p>
      <w:pPr>
        <w:pStyle w:val="6"/>
        <w:ind w:left="720"/>
      </w:pPr>
      <w:r>
        <w:rPr>
          <w:spacing w:val="-5"/>
        </w:rPr>
        <w:t>264</w:t>
      </w:r>
    </w:p>
    <w:p>
      <w:pPr>
        <w:pStyle w:val="6"/>
      </w:pPr>
    </w:p>
    <w:p>
      <w:pPr>
        <w:pStyle w:val="3"/>
        <w:numPr>
          <w:ilvl w:val="0"/>
          <w:numId w:val="29"/>
        </w:numPr>
        <w:tabs>
          <w:tab w:val="left" w:pos="1440"/>
        </w:tabs>
        <w:spacing w:before="0" w:after="0" w:line="240" w:lineRule="auto"/>
        <w:ind w:left="1440" w:right="0" w:hanging="720"/>
        <w:jc w:val="left"/>
      </w:pPr>
      <w:r>
        <w:t>4.</w:t>
      </w:r>
      <w:r>
        <w:rPr>
          <w:spacing w:val="60"/>
        </w:rPr>
        <w:t xml:space="preserve"> </w:t>
      </w:r>
      <w:r>
        <w:rPr>
          <w:spacing w:val="-2"/>
        </w:rPr>
        <w:t>Discussion</w:t>
      </w:r>
    </w:p>
    <w:p>
      <w:pPr>
        <w:pStyle w:val="10"/>
        <w:numPr>
          <w:ilvl w:val="0"/>
          <w:numId w:val="29"/>
        </w:numPr>
        <w:tabs>
          <w:tab w:val="left" w:pos="2160"/>
        </w:tabs>
        <w:spacing w:before="272" w:after="0" w:line="240" w:lineRule="auto"/>
        <w:ind w:left="2160" w:right="0" w:hanging="1440"/>
        <w:jc w:val="left"/>
        <w:rPr>
          <w:sz w:val="24"/>
        </w:rPr>
      </w:pPr>
      <w:r>
        <w:rPr>
          <w:sz w:val="24"/>
        </w:rPr>
        <w:t>Because</w:t>
      </w:r>
      <w:r>
        <w:rPr>
          <w:spacing w:val="-2"/>
          <w:sz w:val="24"/>
        </w:rPr>
        <w:t xml:space="preserve"> </w:t>
      </w:r>
      <w:r>
        <w:rPr>
          <w:sz w:val="24"/>
        </w:rPr>
        <w:t>the</w:t>
      </w:r>
      <w:r>
        <w:rPr>
          <w:spacing w:val="2"/>
          <w:sz w:val="24"/>
        </w:rPr>
        <w:t xml:space="preserve"> </w:t>
      </w:r>
      <w:r>
        <w:rPr>
          <w:sz w:val="24"/>
        </w:rPr>
        <w:t>worldwide</w:t>
      </w:r>
      <w:r>
        <w:rPr>
          <w:spacing w:val="-2"/>
          <w:sz w:val="24"/>
        </w:rPr>
        <w:t xml:space="preserve"> </w:t>
      </w:r>
      <w:r>
        <w:rPr>
          <w:sz w:val="24"/>
        </w:rPr>
        <w:t>demand for environmentally</w:t>
      </w:r>
      <w:r>
        <w:rPr>
          <w:spacing w:val="-5"/>
          <w:sz w:val="24"/>
        </w:rPr>
        <w:t xml:space="preserve"> </w:t>
      </w:r>
      <w:r>
        <w:rPr>
          <w:sz w:val="24"/>
        </w:rPr>
        <w:t>friendly</w:t>
      </w:r>
      <w:r>
        <w:rPr>
          <w:spacing w:val="-5"/>
          <w:sz w:val="24"/>
        </w:rPr>
        <w:t xml:space="preserve"> </w:t>
      </w:r>
      <w:r>
        <w:rPr>
          <w:sz w:val="24"/>
        </w:rPr>
        <w:t>practices</w:t>
      </w:r>
      <w:r>
        <w:rPr>
          <w:spacing w:val="-1"/>
          <w:sz w:val="24"/>
        </w:rPr>
        <w:t xml:space="preserve"> </w:t>
      </w:r>
      <w:r>
        <w:rPr>
          <w:sz w:val="24"/>
        </w:rPr>
        <w:t>in agriculture</w:t>
      </w:r>
      <w:r>
        <w:rPr>
          <w:spacing w:val="2"/>
          <w:sz w:val="24"/>
        </w:rPr>
        <w:t xml:space="preserve"> </w:t>
      </w:r>
      <w:r>
        <w:rPr>
          <w:spacing w:val="-5"/>
          <w:sz w:val="24"/>
        </w:rPr>
        <w:t>has</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increased,</w:t>
      </w:r>
      <w:r>
        <w:rPr>
          <w:spacing w:val="-1"/>
          <w:sz w:val="24"/>
        </w:rPr>
        <w:t xml:space="preserve"> </w:t>
      </w:r>
      <w:r>
        <w:rPr>
          <w:sz w:val="24"/>
        </w:rPr>
        <w:t>we</w:t>
      </w:r>
      <w:r>
        <w:rPr>
          <w:spacing w:val="-3"/>
          <w:sz w:val="24"/>
        </w:rPr>
        <w:t xml:space="preserve"> </w:t>
      </w:r>
      <w:r>
        <w:rPr>
          <w:sz w:val="24"/>
        </w:rPr>
        <w:t>investigated</w:t>
      </w:r>
      <w:r>
        <w:rPr>
          <w:spacing w:val="-1"/>
          <w:sz w:val="24"/>
        </w:rPr>
        <w:t xml:space="preserve"> </w:t>
      </w:r>
      <w:r>
        <w:rPr>
          <w:sz w:val="24"/>
        </w:rPr>
        <w:t>the</w:t>
      </w:r>
      <w:r>
        <w:rPr>
          <w:spacing w:val="-1"/>
          <w:sz w:val="24"/>
        </w:rPr>
        <w:t xml:space="preserve"> </w:t>
      </w:r>
      <w:r>
        <w:rPr>
          <w:sz w:val="24"/>
        </w:rPr>
        <w:t>potential of</w:t>
      </w:r>
      <w:r>
        <w:rPr>
          <w:spacing w:val="-1"/>
          <w:sz w:val="24"/>
        </w:rPr>
        <w:t xml:space="preserve"> </w:t>
      </w:r>
      <w:r>
        <w:rPr>
          <w:sz w:val="24"/>
        </w:rPr>
        <w:t>GAPs (ubiquitous</w:t>
      </w:r>
      <w:r>
        <w:rPr>
          <w:spacing w:val="-1"/>
          <w:sz w:val="24"/>
        </w:rPr>
        <w:t xml:space="preserve"> </w:t>
      </w:r>
      <w:r>
        <w:rPr>
          <w:sz w:val="24"/>
        </w:rPr>
        <w:t>in nature)</w:t>
      </w:r>
      <w:r>
        <w:rPr>
          <w:spacing w:val="-1"/>
          <w:sz w:val="24"/>
        </w:rPr>
        <w:t xml:space="preserve"> </w:t>
      </w:r>
      <w:r>
        <w:rPr>
          <w:sz w:val="24"/>
        </w:rPr>
        <w:t>as</w:t>
      </w:r>
      <w:r>
        <w:rPr>
          <w:spacing w:val="-1"/>
          <w:sz w:val="24"/>
        </w:rPr>
        <w:t xml:space="preserve"> </w:t>
      </w:r>
      <w:r>
        <w:rPr>
          <w:sz w:val="24"/>
        </w:rPr>
        <w:t>biocontrol</w:t>
      </w:r>
      <w:r>
        <w:rPr>
          <w:spacing w:val="-1"/>
          <w:sz w:val="24"/>
        </w:rPr>
        <w:t xml:space="preserve"> </w:t>
      </w:r>
      <w:r>
        <w:rPr>
          <w:sz w:val="24"/>
        </w:rPr>
        <w:t xml:space="preserve">agents </w:t>
      </w:r>
      <w:r>
        <w:rPr>
          <w:spacing w:val="-5"/>
          <w:sz w:val="24"/>
        </w:rPr>
        <w:t>in</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rice</w:t>
      </w:r>
      <w:r>
        <w:rPr>
          <w:spacing w:val="-2"/>
          <w:sz w:val="24"/>
        </w:rPr>
        <w:t xml:space="preserve"> </w:t>
      </w:r>
      <w:r>
        <w:rPr>
          <w:sz w:val="24"/>
        </w:rPr>
        <w:t>agro-ecosystems.</w:t>
      </w:r>
      <w:r>
        <w:rPr>
          <w:spacing w:val="59"/>
          <w:sz w:val="24"/>
        </w:rPr>
        <w:t xml:space="preserve"> </w:t>
      </w:r>
      <w:r>
        <w:rPr>
          <w:sz w:val="24"/>
        </w:rPr>
        <w:t>Specifically,</w:t>
      </w:r>
      <w:r>
        <w:rPr>
          <w:spacing w:val="-1"/>
          <w:sz w:val="24"/>
        </w:rPr>
        <w:t xml:space="preserve"> </w:t>
      </w:r>
      <w:r>
        <w:rPr>
          <w:sz w:val="24"/>
        </w:rPr>
        <w:t>we</w:t>
      </w:r>
      <w:r>
        <w:rPr>
          <w:spacing w:val="-2"/>
          <w:sz w:val="24"/>
        </w:rPr>
        <w:t xml:space="preserve"> </w:t>
      </w:r>
      <w:r>
        <w:rPr>
          <w:sz w:val="24"/>
        </w:rPr>
        <w:t>used</w:t>
      </w:r>
      <w:r>
        <w:rPr>
          <w:spacing w:val="-1"/>
          <w:sz w:val="24"/>
        </w:rPr>
        <w:t xml:space="preserve"> </w:t>
      </w:r>
      <w:r>
        <w:rPr>
          <w:sz w:val="24"/>
        </w:rPr>
        <w:t>stable isotopes</w:t>
      </w:r>
      <w:r>
        <w:rPr>
          <w:spacing w:val="-2"/>
          <w:sz w:val="24"/>
        </w:rPr>
        <w:t xml:space="preserve"> </w:t>
      </w:r>
      <w:r>
        <w:rPr>
          <w:sz w:val="24"/>
        </w:rPr>
        <w:t>to</w:t>
      </w:r>
      <w:r>
        <w:rPr>
          <w:spacing w:val="2"/>
          <w:sz w:val="24"/>
        </w:rPr>
        <w:t xml:space="preserve"> </w:t>
      </w:r>
      <w:r>
        <w:rPr>
          <w:sz w:val="24"/>
        </w:rPr>
        <w:t>quantify</w:t>
      </w:r>
      <w:r>
        <w:rPr>
          <w:spacing w:val="-5"/>
          <w:sz w:val="24"/>
        </w:rPr>
        <w:t xml:space="preserve"> </w:t>
      </w:r>
      <w:r>
        <w:rPr>
          <w:sz w:val="24"/>
        </w:rPr>
        <w:t>the diet</w:t>
      </w:r>
      <w:r>
        <w:rPr>
          <w:spacing w:val="-1"/>
          <w:sz w:val="24"/>
        </w:rPr>
        <w:t xml:space="preserve"> </w:t>
      </w:r>
      <w:r>
        <w:rPr>
          <w:sz w:val="24"/>
        </w:rPr>
        <w:t>composition</w:t>
      </w:r>
      <w:r>
        <w:rPr>
          <w:spacing w:val="-1"/>
          <w:sz w:val="24"/>
        </w:rPr>
        <w:t xml:space="preserve"> </w:t>
      </w:r>
      <w:r>
        <w:rPr>
          <w:spacing w:val="-5"/>
          <w:sz w:val="24"/>
        </w:rPr>
        <w:t>of</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GAPs</w:t>
      </w:r>
      <w:r>
        <w:rPr>
          <w:spacing w:val="-3"/>
          <w:sz w:val="24"/>
        </w:rPr>
        <w:t xml:space="preserve"> </w:t>
      </w:r>
      <w:r>
        <w:rPr>
          <w:sz w:val="24"/>
        </w:rPr>
        <w:t>in</w:t>
      </w:r>
      <w:r>
        <w:rPr>
          <w:spacing w:val="-1"/>
          <w:sz w:val="24"/>
        </w:rPr>
        <w:t xml:space="preserve"> </w:t>
      </w:r>
      <w:r>
        <w:rPr>
          <w:sz w:val="24"/>
        </w:rPr>
        <w:t>organic</w:t>
      </w:r>
      <w:r>
        <w:rPr>
          <w:spacing w:val="-2"/>
          <w:sz w:val="24"/>
        </w:rPr>
        <w:t xml:space="preserve"> </w:t>
      </w:r>
      <w:r>
        <w:rPr>
          <w:sz w:val="24"/>
        </w:rPr>
        <w:t>and</w:t>
      </w:r>
      <w:r>
        <w:rPr>
          <w:spacing w:val="-1"/>
          <w:sz w:val="24"/>
        </w:rPr>
        <w:t xml:space="preserve"> </w:t>
      </w:r>
      <w:r>
        <w:rPr>
          <w:sz w:val="24"/>
        </w:rPr>
        <w:t>conventional rice</w:t>
      </w:r>
      <w:r>
        <w:rPr>
          <w:spacing w:val="-2"/>
          <w:sz w:val="24"/>
        </w:rPr>
        <w:t xml:space="preserve"> </w:t>
      </w:r>
      <w:r>
        <w:rPr>
          <w:sz w:val="24"/>
        </w:rPr>
        <w:t>farms</w:t>
      </w:r>
      <w:r>
        <w:rPr>
          <w:spacing w:val="-1"/>
          <w:sz w:val="24"/>
        </w:rPr>
        <w:t xml:space="preserve"> </w:t>
      </w:r>
      <w:r>
        <w:rPr>
          <w:sz w:val="24"/>
        </w:rPr>
        <w:t>during</w:t>
      </w:r>
      <w:r>
        <w:rPr>
          <w:spacing w:val="-4"/>
          <w:sz w:val="24"/>
        </w:rPr>
        <w:t xml:space="preserve"> </w:t>
      </w:r>
      <w:r>
        <w:rPr>
          <w:sz w:val="24"/>
        </w:rPr>
        <w:t>the crop season</w:t>
      </w:r>
      <w:r>
        <w:rPr>
          <w:spacing w:val="-1"/>
          <w:sz w:val="24"/>
        </w:rPr>
        <w:t xml:space="preserve"> </w:t>
      </w:r>
      <w:r>
        <w:rPr>
          <w:sz w:val="24"/>
        </w:rPr>
        <w:t>in</w:t>
      </w:r>
      <w:r>
        <w:rPr>
          <w:spacing w:val="-1"/>
          <w:sz w:val="24"/>
        </w:rPr>
        <w:t xml:space="preserve"> </w:t>
      </w:r>
      <w:r>
        <w:rPr>
          <w:sz w:val="24"/>
        </w:rPr>
        <w:t>three</w:t>
      </w:r>
      <w:r>
        <w:rPr>
          <w:spacing w:val="-2"/>
          <w:sz w:val="24"/>
        </w:rPr>
        <w:t xml:space="preserve"> </w:t>
      </w:r>
      <w:r>
        <w:rPr>
          <w:sz w:val="24"/>
        </w:rPr>
        <w:t>consecutive</w:t>
      </w:r>
      <w:r>
        <w:rPr>
          <w:spacing w:val="3"/>
          <w:sz w:val="24"/>
        </w:rPr>
        <w:t xml:space="preserve"> </w:t>
      </w:r>
      <w:r>
        <w:rPr>
          <w:spacing w:val="-2"/>
          <w:sz w:val="24"/>
        </w:rPr>
        <w:t>years.</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Our</w:t>
      </w:r>
      <w:r>
        <w:rPr>
          <w:spacing w:val="-5"/>
          <w:sz w:val="24"/>
        </w:rPr>
        <w:t xml:space="preserve"> </w:t>
      </w:r>
      <w:r>
        <w:rPr>
          <w:sz w:val="24"/>
        </w:rPr>
        <w:t>main</w:t>
      </w:r>
      <w:r>
        <w:rPr>
          <w:spacing w:val="-1"/>
          <w:sz w:val="24"/>
        </w:rPr>
        <w:t xml:space="preserve"> </w:t>
      </w:r>
      <w:r>
        <w:rPr>
          <w:sz w:val="24"/>
        </w:rPr>
        <w:t>results</w:t>
      </w:r>
      <w:r>
        <w:rPr>
          <w:spacing w:val="-1"/>
          <w:sz w:val="24"/>
        </w:rPr>
        <w:t xml:space="preserve"> </w:t>
      </w:r>
      <w:r>
        <w:rPr>
          <w:sz w:val="24"/>
        </w:rPr>
        <w:t>include the following:</w:t>
      </w:r>
      <w:r>
        <w:rPr>
          <w:spacing w:val="-1"/>
          <w:sz w:val="24"/>
        </w:rPr>
        <w:t xml:space="preserve"> </w:t>
      </w:r>
      <w:r>
        <w:rPr>
          <w:sz w:val="24"/>
        </w:rPr>
        <w:t>1)</w:t>
      </w:r>
      <w:r>
        <w:rPr>
          <w:spacing w:val="-1"/>
          <w:sz w:val="24"/>
        </w:rPr>
        <w:t xml:space="preserve"> </w:t>
      </w:r>
      <w:r>
        <w:rPr>
          <w:sz w:val="24"/>
        </w:rPr>
        <w:t>Across the</w:t>
      </w:r>
      <w:r>
        <w:rPr>
          <w:spacing w:val="-1"/>
          <w:sz w:val="24"/>
        </w:rPr>
        <w:t xml:space="preserve"> </w:t>
      </w:r>
      <w:r>
        <w:rPr>
          <w:sz w:val="24"/>
        </w:rPr>
        <w:t>three</w:t>
      </w:r>
      <w:r>
        <w:rPr>
          <w:spacing w:val="-1"/>
          <w:sz w:val="24"/>
        </w:rPr>
        <w:t xml:space="preserve"> </w:t>
      </w:r>
      <w:r>
        <w:rPr>
          <w:sz w:val="24"/>
        </w:rPr>
        <w:t>study</w:t>
      </w:r>
      <w:r>
        <w:rPr>
          <w:spacing w:val="-2"/>
          <w:sz w:val="24"/>
        </w:rPr>
        <w:t xml:space="preserve"> </w:t>
      </w:r>
      <w:r>
        <w:rPr>
          <w:sz w:val="24"/>
        </w:rPr>
        <w:t>years,</w:t>
      </w:r>
      <w:r>
        <w:rPr>
          <w:spacing w:val="1"/>
          <w:sz w:val="24"/>
        </w:rPr>
        <w:t xml:space="preserve"> </w:t>
      </w:r>
      <w:r>
        <w:rPr>
          <w:sz w:val="24"/>
        </w:rPr>
        <w:t>the</w:t>
      </w:r>
      <w:r>
        <w:rPr>
          <w:spacing w:val="1"/>
          <w:sz w:val="24"/>
        </w:rPr>
        <w:t xml:space="preserve"> </w:t>
      </w:r>
      <w:r>
        <w:rPr>
          <w:sz w:val="24"/>
        </w:rPr>
        <w:t>rice</w:t>
      </w:r>
      <w:r>
        <w:rPr>
          <w:spacing w:val="-1"/>
          <w:sz w:val="24"/>
        </w:rPr>
        <w:t xml:space="preserve"> </w:t>
      </w:r>
      <w:r>
        <w:rPr>
          <w:spacing w:val="-2"/>
          <w:sz w:val="24"/>
        </w:rPr>
        <w:t>herbivore</w:t>
      </w:r>
    </w:p>
    <w:p>
      <w:pPr>
        <w:pStyle w:val="6"/>
      </w:pPr>
    </w:p>
    <w:p>
      <w:pPr>
        <w:pStyle w:val="10"/>
        <w:numPr>
          <w:ilvl w:val="0"/>
          <w:numId w:val="29"/>
        </w:numPr>
        <w:tabs>
          <w:tab w:val="left" w:pos="1440"/>
        </w:tabs>
        <w:spacing w:before="1" w:after="0" w:line="240" w:lineRule="auto"/>
        <w:ind w:left="1440" w:right="0" w:hanging="720"/>
        <w:jc w:val="left"/>
        <w:rPr>
          <w:sz w:val="24"/>
        </w:rPr>
      </w:pPr>
      <w:r>
        <w:rPr>
          <w:sz w:val="24"/>
        </w:rPr>
        <w:t>consumption</w:t>
      </w:r>
      <w:r>
        <w:rPr>
          <w:spacing w:val="-3"/>
          <w:sz w:val="24"/>
        </w:rPr>
        <w:t xml:space="preserve"> </w:t>
      </w:r>
      <w:r>
        <w:rPr>
          <w:sz w:val="24"/>
        </w:rPr>
        <w:t>by</w:t>
      </w:r>
      <w:r>
        <w:rPr>
          <w:spacing w:val="-5"/>
          <w:sz w:val="24"/>
        </w:rPr>
        <w:t xml:space="preserve"> </w:t>
      </w:r>
      <w:r>
        <w:rPr>
          <w:sz w:val="24"/>
        </w:rPr>
        <w:t>GAPs increased in</w:t>
      </w:r>
      <w:r>
        <w:rPr>
          <w:spacing w:val="-1"/>
          <w:sz w:val="24"/>
        </w:rPr>
        <w:t xml:space="preserve"> </w:t>
      </w:r>
      <w:r>
        <w:rPr>
          <w:sz w:val="24"/>
        </w:rPr>
        <w:t>both organic and conventional</w:t>
      </w:r>
      <w:r>
        <w:rPr>
          <w:spacing w:val="-1"/>
          <w:sz w:val="24"/>
        </w:rPr>
        <w:t xml:space="preserve"> </w:t>
      </w:r>
      <w:r>
        <w:rPr>
          <w:sz w:val="24"/>
        </w:rPr>
        <w:t>farms over</w:t>
      </w:r>
      <w:r>
        <w:rPr>
          <w:spacing w:val="-1"/>
          <w:sz w:val="24"/>
        </w:rPr>
        <w:t xml:space="preserve"> </w:t>
      </w:r>
      <w:r>
        <w:rPr>
          <w:sz w:val="24"/>
        </w:rPr>
        <w:t>the</w:t>
      </w:r>
      <w:r>
        <w:rPr>
          <w:spacing w:val="-2"/>
          <w:sz w:val="24"/>
        </w:rPr>
        <w:t xml:space="preserve"> </w:t>
      </w:r>
      <w:r>
        <w:rPr>
          <w:sz w:val="24"/>
        </w:rPr>
        <w:t xml:space="preserve">crop </w:t>
      </w:r>
      <w:r>
        <w:rPr>
          <w:spacing w:val="-2"/>
          <w:sz w:val="24"/>
        </w:rPr>
        <w:t>season,</w:t>
      </w:r>
    </w:p>
    <w:p>
      <w:pPr>
        <w:pStyle w:val="10"/>
        <w:numPr>
          <w:ilvl w:val="0"/>
          <w:numId w:val="29"/>
        </w:numPr>
        <w:tabs>
          <w:tab w:val="left" w:pos="1440"/>
        </w:tabs>
        <w:spacing w:before="276" w:after="0" w:line="240" w:lineRule="auto"/>
        <w:ind w:left="1440" w:right="0" w:hanging="720"/>
        <w:jc w:val="left"/>
        <w:rPr>
          <w:sz w:val="24"/>
        </w:rPr>
      </w:pPr>
      <w:r>
        <w:rPr>
          <w:sz w:val="24"/>
        </w:rPr>
        <w:t>from</w:t>
      </w:r>
      <w:r>
        <w:rPr>
          <w:spacing w:val="-3"/>
          <w:sz w:val="24"/>
        </w:rPr>
        <w:t xml:space="preserve"> </w:t>
      </w:r>
      <w:r>
        <w:rPr>
          <w:sz w:val="24"/>
        </w:rPr>
        <w:t>20-47%</w:t>
      </w:r>
      <w:r>
        <w:rPr>
          <w:spacing w:val="-2"/>
          <w:sz w:val="24"/>
        </w:rPr>
        <w:t xml:space="preserve"> </w:t>
      </w:r>
      <w:r>
        <w:rPr>
          <w:sz w:val="24"/>
        </w:rPr>
        <w:t>at</w:t>
      </w:r>
      <w:r>
        <w:rPr>
          <w:spacing w:val="-1"/>
          <w:sz w:val="24"/>
        </w:rPr>
        <w:t xml:space="preserve"> </w:t>
      </w:r>
      <w:r>
        <w:rPr>
          <w:sz w:val="24"/>
        </w:rPr>
        <w:t>the</w:t>
      </w:r>
      <w:r>
        <w:rPr>
          <w:spacing w:val="-2"/>
          <w:sz w:val="24"/>
        </w:rPr>
        <w:t xml:space="preserve"> </w:t>
      </w:r>
      <w:r>
        <w:rPr>
          <w:sz w:val="24"/>
        </w:rPr>
        <w:t>tillering</w:t>
      </w:r>
      <w:r>
        <w:rPr>
          <w:spacing w:val="-4"/>
          <w:sz w:val="24"/>
        </w:rPr>
        <w:t xml:space="preserve"> </w:t>
      </w:r>
      <w:r>
        <w:rPr>
          <w:sz w:val="24"/>
        </w:rPr>
        <w:t>stage</w:t>
      </w:r>
      <w:r>
        <w:rPr>
          <w:spacing w:val="-1"/>
          <w:sz w:val="24"/>
        </w:rPr>
        <w:t xml:space="preserve"> </w:t>
      </w:r>
      <w:r>
        <w:rPr>
          <w:sz w:val="24"/>
        </w:rPr>
        <w:t>to</w:t>
      </w:r>
      <w:r>
        <w:rPr>
          <w:spacing w:val="1"/>
          <w:sz w:val="24"/>
        </w:rPr>
        <w:t xml:space="preserve"> </w:t>
      </w:r>
      <w:r>
        <w:rPr>
          <w:sz w:val="24"/>
        </w:rPr>
        <w:t>80-97%</w:t>
      </w:r>
      <w:r>
        <w:rPr>
          <w:spacing w:val="-2"/>
          <w:sz w:val="24"/>
        </w:rPr>
        <w:t xml:space="preserve"> </w:t>
      </w:r>
      <w:r>
        <w:rPr>
          <w:sz w:val="24"/>
        </w:rPr>
        <w:t>at</w:t>
      </w:r>
      <w:r>
        <w:rPr>
          <w:spacing w:val="-1"/>
          <w:sz w:val="24"/>
        </w:rPr>
        <w:t xml:space="preserve"> </w:t>
      </w:r>
      <w:r>
        <w:rPr>
          <w:sz w:val="24"/>
        </w:rPr>
        <w:t>the ripening</w:t>
      </w:r>
      <w:r>
        <w:rPr>
          <w:spacing w:val="-3"/>
          <w:sz w:val="24"/>
        </w:rPr>
        <w:t xml:space="preserve"> </w:t>
      </w:r>
      <w:r>
        <w:rPr>
          <w:sz w:val="24"/>
        </w:rPr>
        <w:t>stage.</w:t>
      </w:r>
      <w:r>
        <w:rPr>
          <w:spacing w:val="60"/>
          <w:sz w:val="24"/>
        </w:rPr>
        <w:t xml:space="preserve"> </w:t>
      </w:r>
      <w:r>
        <w:rPr>
          <w:sz w:val="24"/>
        </w:rPr>
        <w:t>The</w:t>
      </w:r>
      <w:r>
        <w:rPr>
          <w:spacing w:val="-3"/>
          <w:sz w:val="24"/>
        </w:rPr>
        <w:t xml:space="preserve"> </w:t>
      </w:r>
      <w:r>
        <w:rPr>
          <w:sz w:val="24"/>
        </w:rPr>
        <w:t>high</w:t>
      </w:r>
      <w:r>
        <w:rPr>
          <w:spacing w:val="1"/>
          <w:sz w:val="24"/>
        </w:rPr>
        <w:t xml:space="preserve"> </w:t>
      </w:r>
      <w:r>
        <w:rPr>
          <w:sz w:val="24"/>
        </w:rPr>
        <w:t>percentage</w:t>
      </w:r>
      <w:r>
        <w:rPr>
          <w:spacing w:val="-2"/>
          <w:sz w:val="24"/>
        </w:rPr>
        <w:t xml:space="preserve"> </w:t>
      </w:r>
      <w:r>
        <w:rPr>
          <w:sz w:val="24"/>
        </w:rPr>
        <w:t xml:space="preserve">at </w:t>
      </w:r>
      <w:r>
        <w:rPr>
          <w:spacing w:val="-5"/>
          <w:sz w:val="24"/>
        </w:rPr>
        <w:t>the</w:t>
      </w:r>
    </w:p>
    <w:p>
      <w:pPr>
        <w:pStyle w:val="10"/>
        <w:numPr>
          <w:ilvl w:val="0"/>
          <w:numId w:val="29"/>
        </w:numPr>
        <w:tabs>
          <w:tab w:val="left" w:pos="1440"/>
        </w:tabs>
        <w:spacing w:before="276" w:after="0" w:line="240" w:lineRule="auto"/>
        <w:ind w:left="1440" w:right="0" w:hanging="720"/>
        <w:jc w:val="left"/>
        <w:rPr>
          <w:sz w:val="24"/>
        </w:rPr>
      </w:pPr>
      <w:r>
        <w:rPr>
          <w:sz w:val="24"/>
        </w:rPr>
        <w:t>ripening</w:t>
      </w:r>
      <w:r>
        <w:rPr>
          <w:spacing w:val="-6"/>
          <w:sz w:val="24"/>
        </w:rPr>
        <w:t xml:space="preserve"> </w:t>
      </w:r>
      <w:r>
        <w:rPr>
          <w:sz w:val="24"/>
        </w:rPr>
        <w:t>stage</w:t>
      </w:r>
      <w:r>
        <w:rPr>
          <w:spacing w:val="-2"/>
          <w:sz w:val="24"/>
        </w:rPr>
        <w:t xml:space="preserve"> </w:t>
      </w:r>
      <w:r>
        <w:rPr>
          <w:sz w:val="24"/>
        </w:rPr>
        <w:t>indicates</w:t>
      </w:r>
      <w:r>
        <w:rPr>
          <w:spacing w:val="-1"/>
          <w:sz w:val="24"/>
        </w:rPr>
        <w:t xml:space="preserve"> </w:t>
      </w:r>
      <w:r>
        <w:rPr>
          <w:sz w:val="24"/>
        </w:rPr>
        <w:t>that</w:t>
      </w:r>
      <w:r>
        <w:rPr>
          <w:spacing w:val="-1"/>
          <w:sz w:val="24"/>
        </w:rPr>
        <w:t xml:space="preserve"> </w:t>
      </w:r>
      <w:r>
        <w:rPr>
          <w:sz w:val="24"/>
        </w:rPr>
        <w:t>GAPs</w:t>
      </w:r>
      <w:r>
        <w:rPr>
          <w:spacing w:val="-2"/>
          <w:sz w:val="24"/>
        </w:rPr>
        <w:t xml:space="preserve"> </w:t>
      </w:r>
      <w:r>
        <w:rPr>
          <w:sz w:val="24"/>
        </w:rPr>
        <w:t>could</w:t>
      </w:r>
      <w:r>
        <w:rPr>
          <w:spacing w:val="-1"/>
          <w:sz w:val="24"/>
        </w:rPr>
        <w:t xml:space="preserve"> </w:t>
      </w:r>
      <w:r>
        <w:rPr>
          <w:sz w:val="24"/>
        </w:rPr>
        <w:t>function</w:t>
      </w:r>
      <w:r>
        <w:rPr>
          <w:spacing w:val="1"/>
          <w:sz w:val="24"/>
        </w:rPr>
        <w:t xml:space="preserve"> </w:t>
      </w:r>
      <w:r>
        <w:rPr>
          <w:sz w:val="24"/>
        </w:rPr>
        <w:t>as</w:t>
      </w:r>
      <w:r>
        <w:rPr>
          <w:spacing w:val="2"/>
          <w:sz w:val="24"/>
        </w:rPr>
        <w:t xml:space="preserve"> </w:t>
      </w:r>
      <w:r>
        <w:rPr>
          <w:sz w:val="24"/>
        </w:rPr>
        <w:t>pest</w:t>
      </w:r>
      <w:r>
        <w:rPr>
          <w:spacing w:val="-2"/>
          <w:sz w:val="24"/>
        </w:rPr>
        <w:t xml:space="preserve"> </w:t>
      </w:r>
      <w:r>
        <w:rPr>
          <w:sz w:val="24"/>
        </w:rPr>
        <w:t>specialists</w:t>
      </w:r>
      <w:r>
        <w:rPr>
          <w:spacing w:val="-1"/>
          <w:sz w:val="24"/>
        </w:rPr>
        <w:t xml:space="preserve"> </w:t>
      </w:r>
      <w:r>
        <w:rPr>
          <w:sz w:val="24"/>
        </w:rPr>
        <w:t>during</w:t>
      </w:r>
      <w:r>
        <w:rPr>
          <w:spacing w:val="-2"/>
          <w:sz w:val="24"/>
        </w:rPr>
        <w:t xml:space="preserve"> </w:t>
      </w:r>
      <w:r>
        <w:rPr>
          <w:sz w:val="24"/>
        </w:rPr>
        <w:t>critical</w:t>
      </w:r>
      <w:r>
        <w:rPr>
          <w:spacing w:val="1"/>
          <w:sz w:val="24"/>
        </w:rPr>
        <w:t xml:space="preserve"> </w:t>
      </w:r>
      <w:r>
        <w:rPr>
          <w:sz w:val="24"/>
        </w:rPr>
        <w:t>growth</w:t>
      </w:r>
      <w:r>
        <w:rPr>
          <w:spacing w:val="-1"/>
          <w:sz w:val="24"/>
        </w:rPr>
        <w:t xml:space="preserve"> </w:t>
      </w:r>
      <w:r>
        <w:rPr>
          <w:spacing w:val="-2"/>
          <w:sz w:val="24"/>
        </w:rPr>
        <w:t>(late</w:t>
      </w:r>
    </w:p>
    <w:p>
      <w:pPr>
        <w:pStyle w:val="10"/>
        <w:numPr>
          <w:ilvl w:val="0"/>
          <w:numId w:val="29"/>
        </w:numPr>
        <w:tabs>
          <w:tab w:val="left" w:pos="1440"/>
        </w:tabs>
        <w:spacing w:before="276" w:after="0" w:line="240" w:lineRule="auto"/>
        <w:ind w:left="1440" w:right="0" w:hanging="720"/>
        <w:jc w:val="left"/>
        <w:rPr>
          <w:sz w:val="24"/>
        </w:rPr>
      </w:pPr>
      <w:r>
        <w:rPr>
          <w:sz w:val="24"/>
        </w:rPr>
        <w:t>crop)</w:t>
      </w:r>
      <w:r>
        <w:rPr>
          <w:spacing w:val="-2"/>
          <w:sz w:val="24"/>
        </w:rPr>
        <w:t xml:space="preserve"> </w:t>
      </w:r>
      <w:r>
        <w:rPr>
          <w:sz w:val="24"/>
        </w:rPr>
        <w:t>stages.</w:t>
      </w:r>
      <w:r>
        <w:rPr>
          <w:spacing w:val="61"/>
          <w:sz w:val="24"/>
        </w:rPr>
        <w:t xml:space="preserve"> </w:t>
      </w:r>
      <w:r>
        <w:rPr>
          <w:sz w:val="24"/>
        </w:rPr>
        <w:t>Notably, rice</w:t>
      </w:r>
      <w:r>
        <w:rPr>
          <w:spacing w:val="-2"/>
          <w:sz w:val="24"/>
        </w:rPr>
        <w:t xml:space="preserve"> </w:t>
      </w:r>
      <w:r>
        <w:rPr>
          <w:sz w:val="24"/>
        </w:rPr>
        <w:t>herbivore</w:t>
      </w:r>
      <w:r>
        <w:rPr>
          <w:spacing w:val="-2"/>
          <w:sz w:val="24"/>
        </w:rPr>
        <w:t xml:space="preserve"> </w:t>
      </w:r>
      <w:r>
        <w:rPr>
          <w:sz w:val="24"/>
        </w:rPr>
        <w:t>consumption by</w:t>
      </w:r>
      <w:r>
        <w:rPr>
          <w:spacing w:val="-6"/>
          <w:sz w:val="24"/>
        </w:rPr>
        <w:t xml:space="preserve"> </w:t>
      </w:r>
      <w:r>
        <w:rPr>
          <w:sz w:val="24"/>
        </w:rPr>
        <w:t>spiders increased</w:t>
      </w:r>
      <w:r>
        <w:rPr>
          <w:spacing w:val="1"/>
          <w:sz w:val="24"/>
        </w:rPr>
        <w:t xml:space="preserve"> </w:t>
      </w:r>
      <w:r>
        <w:rPr>
          <w:sz w:val="24"/>
        </w:rPr>
        <w:t>gradually</w:t>
      </w:r>
      <w:r>
        <w:rPr>
          <w:spacing w:val="-5"/>
          <w:sz w:val="24"/>
        </w:rPr>
        <w:t xml:space="preserve"> </w:t>
      </w:r>
      <w:r>
        <w:rPr>
          <w:sz w:val="24"/>
        </w:rPr>
        <w:t>toward</w:t>
      </w:r>
      <w:r>
        <w:rPr>
          <w:spacing w:val="4"/>
          <w:sz w:val="24"/>
        </w:rPr>
        <w:t xml:space="preserve"> </w:t>
      </w:r>
      <w:r>
        <w:rPr>
          <w:spacing w:val="-5"/>
          <w:sz w:val="24"/>
        </w:rPr>
        <w:t>the</w:t>
      </w:r>
    </w:p>
    <w:p>
      <w:pPr>
        <w:spacing w:after="0" w:line="240" w:lineRule="auto"/>
        <w:jc w:val="left"/>
        <w:rPr>
          <w:sz w:val="24"/>
        </w:rPr>
        <w:sectPr>
          <w:pgSz w:w="12240" w:h="15840"/>
          <w:pgMar w:top="1340" w:right="60" w:bottom="1240" w:left="0" w:header="0" w:footer="1056" w:gutter="0"/>
          <w:cols w:space="720" w:num="1"/>
        </w:sectPr>
      </w:pPr>
    </w:p>
    <w:p>
      <w:pPr>
        <w:pStyle w:val="10"/>
        <w:numPr>
          <w:ilvl w:val="0"/>
          <w:numId w:val="29"/>
        </w:numPr>
        <w:tabs>
          <w:tab w:val="left" w:pos="1440"/>
        </w:tabs>
        <w:spacing w:before="72" w:after="0" w:line="240" w:lineRule="auto"/>
        <w:ind w:left="1440" w:right="0" w:hanging="720"/>
        <w:jc w:val="left"/>
        <w:rPr>
          <w:sz w:val="24"/>
        </w:rPr>
      </w:pPr>
      <w:r>
        <w:rPr>
          <w:sz w:val="24"/>
        </w:rPr>
        <w:t>later</w:t>
      </w:r>
      <w:r>
        <w:rPr>
          <w:spacing w:val="-1"/>
          <w:sz w:val="24"/>
        </w:rPr>
        <w:t xml:space="preserve"> </w:t>
      </w:r>
      <w:r>
        <w:rPr>
          <w:sz w:val="24"/>
        </w:rPr>
        <w:t>crop season,</w:t>
      </w:r>
      <w:r>
        <w:rPr>
          <w:spacing w:val="-1"/>
          <w:sz w:val="24"/>
        </w:rPr>
        <w:t xml:space="preserve"> </w:t>
      </w:r>
      <w:r>
        <w:rPr>
          <w:sz w:val="24"/>
        </w:rPr>
        <w:t>whereas the</w:t>
      </w:r>
      <w:r>
        <w:rPr>
          <w:spacing w:val="-1"/>
          <w:sz w:val="24"/>
        </w:rPr>
        <w:t xml:space="preserve"> </w:t>
      </w:r>
      <w:r>
        <w:rPr>
          <w:sz w:val="24"/>
        </w:rPr>
        <w:t>consumption by</w:t>
      </w:r>
      <w:r>
        <w:rPr>
          <w:spacing w:val="-5"/>
          <w:sz w:val="24"/>
        </w:rPr>
        <w:t xml:space="preserve"> </w:t>
      </w:r>
      <w:r>
        <w:rPr>
          <w:sz w:val="24"/>
        </w:rPr>
        <w:t>ladybeetles</w:t>
      </w:r>
      <w:r>
        <w:rPr>
          <w:spacing w:val="-1"/>
          <w:sz w:val="24"/>
        </w:rPr>
        <w:t xml:space="preserve"> </w:t>
      </w:r>
      <w:r>
        <w:rPr>
          <w:sz w:val="24"/>
        </w:rPr>
        <w:t>remained stable throughout the</w:t>
      </w:r>
      <w:r>
        <w:rPr>
          <w:spacing w:val="1"/>
          <w:sz w:val="24"/>
        </w:rPr>
        <w:t xml:space="preserve"> </w:t>
      </w:r>
      <w:r>
        <w:rPr>
          <w:spacing w:val="-2"/>
          <w:sz w:val="24"/>
        </w:rPr>
        <w:t>season.</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2)</w:t>
      </w:r>
      <w:r>
        <w:rPr>
          <w:spacing w:val="-1"/>
          <w:sz w:val="24"/>
        </w:rPr>
        <w:t xml:space="preserve"> </w:t>
      </w:r>
      <w:r>
        <w:rPr>
          <w:sz w:val="24"/>
        </w:rPr>
        <w:t>Our results revealed similar</w:t>
      </w:r>
      <w:r>
        <w:rPr>
          <w:spacing w:val="-3"/>
          <w:sz w:val="24"/>
        </w:rPr>
        <w:t xml:space="preserve"> </w:t>
      </w:r>
      <w:r>
        <w:rPr>
          <w:sz w:val="24"/>
        </w:rPr>
        <w:t>among-year patterns in rice</w:t>
      </w:r>
      <w:r>
        <w:rPr>
          <w:spacing w:val="-3"/>
          <w:sz w:val="24"/>
        </w:rPr>
        <w:t xml:space="preserve"> </w:t>
      </w:r>
      <w:r>
        <w:rPr>
          <w:sz w:val="24"/>
        </w:rPr>
        <w:t>herbivore</w:t>
      </w:r>
      <w:r>
        <w:rPr>
          <w:spacing w:val="-1"/>
          <w:sz w:val="24"/>
        </w:rPr>
        <w:t xml:space="preserve"> </w:t>
      </w:r>
      <w:r>
        <w:rPr>
          <w:sz w:val="24"/>
        </w:rPr>
        <w:t>consumption by</w:t>
      </w:r>
      <w:r>
        <w:rPr>
          <w:spacing w:val="-6"/>
          <w:sz w:val="24"/>
        </w:rPr>
        <w:t xml:space="preserve"> </w:t>
      </w:r>
      <w:r>
        <w:rPr>
          <w:sz w:val="24"/>
        </w:rPr>
        <w:t xml:space="preserve">GAPs </w:t>
      </w:r>
      <w:r>
        <w:rPr>
          <w:spacing w:val="-5"/>
          <w:sz w:val="24"/>
        </w:rPr>
        <w:t>in</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organic</w:t>
      </w:r>
      <w:r>
        <w:rPr>
          <w:spacing w:val="-3"/>
          <w:sz w:val="24"/>
        </w:rPr>
        <w:t xml:space="preserve"> </w:t>
      </w:r>
      <w:r>
        <w:rPr>
          <w:sz w:val="24"/>
        </w:rPr>
        <w:t>and</w:t>
      </w:r>
      <w:r>
        <w:rPr>
          <w:spacing w:val="1"/>
          <w:sz w:val="24"/>
        </w:rPr>
        <w:t xml:space="preserve"> </w:t>
      </w:r>
      <w:r>
        <w:rPr>
          <w:sz w:val="24"/>
        </w:rPr>
        <w:t>conventional</w:t>
      </w:r>
      <w:r>
        <w:rPr>
          <w:spacing w:val="1"/>
          <w:sz w:val="24"/>
        </w:rPr>
        <w:t xml:space="preserve"> </w:t>
      </w:r>
      <w:r>
        <w:rPr>
          <w:sz w:val="24"/>
        </w:rPr>
        <w:t>rice</w:t>
      </w:r>
      <w:r>
        <w:rPr>
          <w:spacing w:val="-2"/>
          <w:sz w:val="24"/>
        </w:rPr>
        <w:t xml:space="preserve"> </w:t>
      </w:r>
      <w:r>
        <w:rPr>
          <w:sz w:val="24"/>
        </w:rPr>
        <w:t>farms,</w:t>
      </w:r>
      <w:r>
        <w:rPr>
          <w:spacing w:val="-1"/>
          <w:sz w:val="24"/>
        </w:rPr>
        <w:t xml:space="preserve"> </w:t>
      </w:r>
      <w:r>
        <w:rPr>
          <w:sz w:val="24"/>
        </w:rPr>
        <w:t>suggesting</w:t>
      </w:r>
      <w:r>
        <w:rPr>
          <w:spacing w:val="-2"/>
          <w:sz w:val="24"/>
        </w:rPr>
        <w:t xml:space="preserve"> </w:t>
      </w:r>
      <w:r>
        <w:rPr>
          <w:sz w:val="24"/>
        </w:rPr>
        <w:t>a consistency</w:t>
      </w:r>
      <w:r>
        <w:rPr>
          <w:spacing w:val="-6"/>
          <w:sz w:val="24"/>
        </w:rPr>
        <w:t xml:space="preserve"> </w:t>
      </w:r>
      <w:r>
        <w:rPr>
          <w:sz w:val="24"/>
        </w:rPr>
        <w:t>in</w:t>
      </w:r>
      <w:r>
        <w:rPr>
          <w:spacing w:val="3"/>
          <w:sz w:val="24"/>
        </w:rPr>
        <w:t xml:space="preserve"> </w:t>
      </w:r>
      <w:r>
        <w:rPr>
          <w:sz w:val="24"/>
        </w:rPr>
        <w:t>GAPs’</w:t>
      </w:r>
      <w:r>
        <w:rPr>
          <w:spacing w:val="-2"/>
          <w:sz w:val="24"/>
        </w:rPr>
        <w:t xml:space="preserve"> </w:t>
      </w:r>
      <w:r>
        <w:rPr>
          <w:sz w:val="24"/>
        </w:rPr>
        <w:t>feeding</w:t>
      </w:r>
      <w:r>
        <w:rPr>
          <w:spacing w:val="-3"/>
          <w:sz w:val="24"/>
        </w:rPr>
        <w:t xml:space="preserve"> </w:t>
      </w:r>
      <w:r>
        <w:rPr>
          <w:sz w:val="24"/>
        </w:rPr>
        <w:t xml:space="preserve">habits </w:t>
      </w:r>
      <w:r>
        <w:rPr>
          <w:spacing w:val="-5"/>
          <w:sz w:val="24"/>
        </w:rPr>
        <w:t>and</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biocontrol</w:t>
      </w:r>
      <w:r>
        <w:rPr>
          <w:spacing w:val="-1"/>
          <w:sz w:val="24"/>
        </w:rPr>
        <w:t xml:space="preserve"> </w:t>
      </w:r>
      <w:r>
        <w:rPr>
          <w:sz w:val="24"/>
        </w:rPr>
        <w:t>value.</w:t>
      </w:r>
      <w:r>
        <w:rPr>
          <w:spacing w:val="58"/>
          <w:sz w:val="24"/>
        </w:rPr>
        <w:t xml:space="preserve"> </w:t>
      </w:r>
      <w:r>
        <w:rPr>
          <w:sz w:val="24"/>
        </w:rPr>
        <w:t>3)</w:t>
      </w:r>
      <w:r>
        <w:rPr>
          <w:spacing w:val="-1"/>
          <w:sz w:val="24"/>
        </w:rPr>
        <w:t xml:space="preserve"> </w:t>
      </w:r>
      <w:r>
        <w:rPr>
          <w:sz w:val="24"/>
        </w:rPr>
        <w:t>The proportion of</w:t>
      </w:r>
      <w:r>
        <w:rPr>
          <w:spacing w:val="-1"/>
          <w:sz w:val="24"/>
        </w:rPr>
        <w:t xml:space="preserve"> </w:t>
      </w:r>
      <w:r>
        <w:rPr>
          <w:sz w:val="24"/>
        </w:rPr>
        <w:t>rice</w:t>
      </w:r>
      <w:r>
        <w:rPr>
          <w:spacing w:val="-3"/>
          <w:sz w:val="24"/>
        </w:rPr>
        <w:t xml:space="preserve"> </w:t>
      </w:r>
      <w:r>
        <w:rPr>
          <w:sz w:val="24"/>
        </w:rPr>
        <w:t>herbivores</w:t>
      </w:r>
      <w:r>
        <w:rPr>
          <w:spacing w:val="-2"/>
          <w:sz w:val="24"/>
        </w:rPr>
        <w:t xml:space="preserve"> </w:t>
      </w:r>
      <w:r>
        <w:rPr>
          <w:sz w:val="24"/>
        </w:rPr>
        <w:t>in</w:t>
      </w:r>
      <w:r>
        <w:rPr>
          <w:spacing w:val="-1"/>
          <w:sz w:val="24"/>
        </w:rPr>
        <w:t xml:space="preserve"> </w:t>
      </w:r>
      <w:r>
        <w:rPr>
          <w:sz w:val="24"/>
        </w:rPr>
        <w:t>GAPs’ diets</w:t>
      </w:r>
      <w:r>
        <w:rPr>
          <w:spacing w:val="-1"/>
          <w:sz w:val="24"/>
        </w:rPr>
        <w:t xml:space="preserve"> </w:t>
      </w:r>
      <w:r>
        <w:rPr>
          <w:sz w:val="24"/>
        </w:rPr>
        <w:t>varied</w:t>
      </w:r>
      <w:r>
        <w:rPr>
          <w:spacing w:val="-1"/>
          <w:sz w:val="24"/>
        </w:rPr>
        <w:t xml:space="preserve"> </w:t>
      </w:r>
      <w:r>
        <w:rPr>
          <w:sz w:val="24"/>
        </w:rPr>
        <w:t>with</w:t>
      </w:r>
      <w:r>
        <w:rPr>
          <w:spacing w:val="-1"/>
          <w:sz w:val="24"/>
        </w:rPr>
        <w:t xml:space="preserve"> </w:t>
      </w:r>
      <w:r>
        <w:rPr>
          <w:sz w:val="24"/>
        </w:rPr>
        <w:t>farm</w:t>
      </w:r>
      <w:r>
        <w:rPr>
          <w:spacing w:val="-1"/>
          <w:sz w:val="24"/>
        </w:rPr>
        <w:t xml:space="preserve"> </w:t>
      </w:r>
      <w:r>
        <w:rPr>
          <w:sz w:val="24"/>
        </w:rPr>
        <w:t>type</w:t>
      </w:r>
      <w:r>
        <w:rPr>
          <w:spacing w:val="-1"/>
          <w:sz w:val="24"/>
        </w:rPr>
        <w:t xml:space="preserve"> </w:t>
      </w:r>
      <w:r>
        <w:rPr>
          <w:spacing w:val="-5"/>
          <w:sz w:val="24"/>
        </w:rPr>
        <w:t>and</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crop</w:t>
      </w:r>
      <w:r>
        <w:rPr>
          <w:spacing w:val="-1"/>
          <w:sz w:val="24"/>
        </w:rPr>
        <w:t xml:space="preserve"> </w:t>
      </w:r>
      <w:r>
        <w:rPr>
          <w:sz w:val="24"/>
        </w:rPr>
        <w:t>stage</w:t>
      </w:r>
      <w:r>
        <w:rPr>
          <w:spacing w:val="-2"/>
          <w:sz w:val="24"/>
        </w:rPr>
        <w:t xml:space="preserve"> </w:t>
      </w:r>
      <w:r>
        <w:rPr>
          <w:sz w:val="24"/>
        </w:rPr>
        <w:t>(e.g.,</w:t>
      </w:r>
      <w:r>
        <w:rPr>
          <w:spacing w:val="-1"/>
          <w:sz w:val="24"/>
        </w:rPr>
        <w:t xml:space="preserve"> </w:t>
      </w:r>
      <w:r>
        <w:rPr>
          <w:sz w:val="24"/>
        </w:rPr>
        <w:t>higher</w:t>
      </w:r>
      <w:r>
        <w:rPr>
          <w:spacing w:val="-1"/>
          <w:sz w:val="24"/>
        </w:rPr>
        <w:t xml:space="preserve"> </w:t>
      </w:r>
      <w:r>
        <w:rPr>
          <w:sz w:val="24"/>
        </w:rPr>
        <w:t>in conventional</w:t>
      </w:r>
      <w:r>
        <w:rPr>
          <w:spacing w:val="-1"/>
          <w:sz w:val="24"/>
        </w:rPr>
        <w:t xml:space="preserve"> </w:t>
      </w:r>
      <w:r>
        <w:rPr>
          <w:sz w:val="24"/>
        </w:rPr>
        <w:t>farms</w:t>
      </w:r>
      <w:r>
        <w:rPr>
          <w:spacing w:val="-1"/>
          <w:sz w:val="24"/>
        </w:rPr>
        <w:t xml:space="preserve"> </w:t>
      </w:r>
      <w:r>
        <w:rPr>
          <w:sz w:val="24"/>
        </w:rPr>
        <w:t>and</w:t>
      </w:r>
      <w:r>
        <w:rPr>
          <w:spacing w:val="3"/>
          <w:sz w:val="24"/>
        </w:rPr>
        <w:t xml:space="preserve"> </w:t>
      </w:r>
      <w:r>
        <w:rPr>
          <w:sz w:val="24"/>
        </w:rPr>
        <w:t>during</w:t>
      </w:r>
      <w:r>
        <w:rPr>
          <w:spacing w:val="-4"/>
          <w:sz w:val="24"/>
        </w:rPr>
        <w:t xml:space="preserve"> </w:t>
      </w:r>
      <w:r>
        <w:rPr>
          <w:sz w:val="24"/>
        </w:rPr>
        <w:t>flowering/ripening</w:t>
      </w:r>
      <w:r>
        <w:rPr>
          <w:spacing w:val="-3"/>
          <w:sz w:val="24"/>
        </w:rPr>
        <w:t xml:space="preserve"> </w:t>
      </w:r>
      <w:r>
        <w:rPr>
          <w:sz w:val="24"/>
        </w:rPr>
        <w:t>stages).</w:t>
      </w:r>
      <w:r>
        <w:rPr>
          <w:spacing w:val="59"/>
          <w:sz w:val="24"/>
        </w:rPr>
        <w:t xml:space="preserve"> </w:t>
      </w:r>
      <w:r>
        <w:rPr>
          <w:spacing w:val="-2"/>
          <w:sz w:val="24"/>
        </w:rPr>
        <w:t>However,</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contrary</w:t>
      </w:r>
      <w:r>
        <w:rPr>
          <w:spacing w:val="-6"/>
          <w:sz w:val="24"/>
        </w:rPr>
        <w:t xml:space="preserve"> </w:t>
      </w:r>
      <w:r>
        <w:rPr>
          <w:sz w:val="24"/>
        </w:rPr>
        <w:t>to results from previous studies,</w:t>
      </w:r>
      <w:r>
        <w:rPr>
          <w:spacing w:val="-1"/>
          <w:sz w:val="24"/>
        </w:rPr>
        <w:t xml:space="preserve"> </w:t>
      </w:r>
      <w:r>
        <w:rPr>
          <w:sz w:val="24"/>
        </w:rPr>
        <w:t>pest consumption</w:t>
      </w:r>
      <w:r>
        <w:rPr>
          <w:spacing w:val="-1"/>
          <w:sz w:val="24"/>
        </w:rPr>
        <w:t xml:space="preserve"> </w:t>
      </w:r>
      <w:r>
        <w:rPr>
          <w:sz w:val="24"/>
        </w:rPr>
        <w:t>by</w:t>
      </w:r>
      <w:r>
        <w:rPr>
          <w:spacing w:val="-6"/>
          <w:sz w:val="24"/>
        </w:rPr>
        <w:t xml:space="preserve"> </w:t>
      </w:r>
      <w:r>
        <w:rPr>
          <w:sz w:val="24"/>
        </w:rPr>
        <w:t>GAPs was</w:t>
      </w:r>
      <w:r>
        <w:rPr>
          <w:spacing w:val="-1"/>
          <w:sz w:val="24"/>
        </w:rPr>
        <w:t xml:space="preserve"> </w:t>
      </w:r>
      <w:r>
        <w:rPr>
          <w:sz w:val="24"/>
        </w:rPr>
        <w:t xml:space="preserve">not associated </w:t>
      </w:r>
      <w:r>
        <w:rPr>
          <w:spacing w:val="-4"/>
          <w:sz w:val="24"/>
        </w:rPr>
        <w:t>with</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percent</w:t>
      </w:r>
      <w:r>
        <w:rPr>
          <w:spacing w:val="1"/>
          <w:sz w:val="24"/>
        </w:rPr>
        <w:t xml:space="preserve"> </w:t>
      </w:r>
      <w:r>
        <w:rPr>
          <w:sz w:val="24"/>
        </w:rPr>
        <w:t>forest</w:t>
      </w:r>
      <w:r>
        <w:rPr>
          <w:spacing w:val="-1"/>
          <w:sz w:val="24"/>
        </w:rPr>
        <w:t xml:space="preserve"> </w:t>
      </w:r>
      <w:r>
        <w:rPr>
          <w:sz w:val="24"/>
        </w:rPr>
        <w:t>cover</w:t>
      </w:r>
      <w:r>
        <w:rPr>
          <w:spacing w:val="-1"/>
          <w:sz w:val="24"/>
        </w:rPr>
        <w:t xml:space="preserve"> </w:t>
      </w:r>
      <w:r>
        <w:rPr>
          <w:sz w:val="24"/>
        </w:rPr>
        <w:t>or</w:t>
      </w:r>
      <w:r>
        <w:rPr>
          <w:spacing w:val="-2"/>
          <w:sz w:val="24"/>
        </w:rPr>
        <w:t xml:space="preserve"> </w:t>
      </w:r>
      <w:r>
        <w:rPr>
          <w:sz w:val="24"/>
        </w:rPr>
        <w:t>the</w:t>
      </w:r>
      <w:r>
        <w:rPr>
          <w:spacing w:val="-2"/>
          <w:sz w:val="24"/>
        </w:rPr>
        <w:t xml:space="preserve"> </w:t>
      </w:r>
      <w:r>
        <w:rPr>
          <w:sz w:val="24"/>
        </w:rPr>
        <w:t>relative abundance</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herbivores</w:t>
      </w:r>
      <w:r>
        <w:rPr>
          <w:spacing w:val="-1"/>
          <w:sz w:val="24"/>
        </w:rPr>
        <w:t xml:space="preserve"> </w:t>
      </w:r>
      <w:r>
        <w:rPr>
          <w:sz w:val="24"/>
        </w:rPr>
        <w:t>in the</w:t>
      </w:r>
      <w:r>
        <w:rPr>
          <w:spacing w:val="-2"/>
          <w:sz w:val="24"/>
        </w:rPr>
        <w:t xml:space="preserve"> </w:t>
      </w:r>
      <w:r>
        <w:rPr>
          <w:sz w:val="24"/>
        </w:rPr>
        <w:t>field.</w:t>
      </w:r>
      <w:r>
        <w:rPr>
          <w:spacing w:val="65"/>
          <w:sz w:val="24"/>
        </w:rPr>
        <w:t xml:space="preserve"> </w:t>
      </w:r>
      <w:r>
        <w:rPr>
          <w:sz w:val="24"/>
        </w:rPr>
        <w:t>We</w:t>
      </w:r>
      <w:r>
        <w:rPr>
          <w:spacing w:val="-2"/>
          <w:sz w:val="24"/>
        </w:rPr>
        <w:t xml:space="preserve"> </w:t>
      </w:r>
      <w:r>
        <w:rPr>
          <w:sz w:val="24"/>
        </w:rPr>
        <w:t>discuss</w:t>
      </w:r>
      <w:r>
        <w:rPr>
          <w:spacing w:val="-1"/>
          <w:sz w:val="24"/>
        </w:rPr>
        <w:t xml:space="preserve"> </w:t>
      </w:r>
      <w:r>
        <w:rPr>
          <w:sz w:val="24"/>
        </w:rPr>
        <w:t xml:space="preserve">in </w:t>
      </w:r>
      <w:r>
        <w:rPr>
          <w:spacing w:val="-5"/>
          <w:sz w:val="24"/>
        </w:rPr>
        <w:t>the</w:t>
      </w:r>
    </w:p>
    <w:p>
      <w:pPr>
        <w:pStyle w:val="6"/>
        <w:spacing w:before="1"/>
      </w:pPr>
    </w:p>
    <w:p>
      <w:pPr>
        <w:pStyle w:val="10"/>
        <w:numPr>
          <w:ilvl w:val="0"/>
          <w:numId w:val="29"/>
        </w:numPr>
        <w:tabs>
          <w:tab w:val="left" w:pos="1440"/>
        </w:tabs>
        <w:spacing w:before="0" w:after="0" w:line="240" w:lineRule="auto"/>
        <w:ind w:left="1440" w:right="0" w:hanging="720"/>
        <w:jc w:val="left"/>
        <w:rPr>
          <w:sz w:val="24"/>
        </w:rPr>
      </w:pPr>
      <w:r>
        <w:rPr>
          <w:sz w:val="24"/>
        </w:rPr>
        <w:t>following:</w:t>
      </w:r>
      <w:r>
        <w:rPr>
          <w:spacing w:val="-1"/>
          <w:sz w:val="24"/>
        </w:rPr>
        <w:t xml:space="preserve"> </w:t>
      </w:r>
      <w:r>
        <w:rPr>
          <w:sz w:val="24"/>
        </w:rPr>
        <w:t>1)</w:t>
      </w:r>
      <w:r>
        <w:rPr>
          <w:spacing w:val="-2"/>
          <w:sz w:val="24"/>
        </w:rPr>
        <w:t xml:space="preserve"> </w:t>
      </w:r>
      <w:r>
        <w:rPr>
          <w:sz w:val="24"/>
        </w:rPr>
        <w:t>GAPs</w:t>
      </w:r>
      <w:r>
        <w:rPr>
          <w:spacing w:val="-1"/>
          <w:sz w:val="24"/>
        </w:rPr>
        <w:t xml:space="preserve"> </w:t>
      </w:r>
      <w:r>
        <w:rPr>
          <w:sz w:val="24"/>
        </w:rPr>
        <w:t>function</w:t>
      </w:r>
      <w:r>
        <w:rPr>
          <w:spacing w:val="-1"/>
          <w:sz w:val="24"/>
        </w:rPr>
        <w:t xml:space="preserve"> </w:t>
      </w:r>
      <w:r>
        <w:rPr>
          <w:sz w:val="24"/>
        </w:rPr>
        <w:t>as</w:t>
      </w:r>
      <w:r>
        <w:rPr>
          <w:spacing w:val="1"/>
          <w:sz w:val="24"/>
        </w:rPr>
        <w:t xml:space="preserve"> </w:t>
      </w:r>
      <w:r>
        <w:rPr>
          <w:sz w:val="24"/>
        </w:rPr>
        <w:t>pest</w:t>
      </w:r>
      <w:r>
        <w:rPr>
          <w:spacing w:val="-1"/>
          <w:sz w:val="24"/>
        </w:rPr>
        <w:t xml:space="preserve"> </w:t>
      </w:r>
      <w:r>
        <w:rPr>
          <w:sz w:val="24"/>
        </w:rPr>
        <w:t>specialists</w:t>
      </w:r>
      <w:r>
        <w:rPr>
          <w:spacing w:val="-1"/>
          <w:sz w:val="24"/>
        </w:rPr>
        <w:t xml:space="preserve"> </w:t>
      </w:r>
      <w:r>
        <w:rPr>
          <w:sz w:val="24"/>
        </w:rPr>
        <w:t>at</w:t>
      </w:r>
      <w:r>
        <w:rPr>
          <w:spacing w:val="-1"/>
          <w:sz w:val="24"/>
        </w:rPr>
        <w:t xml:space="preserve"> </w:t>
      </w:r>
      <w:r>
        <w:rPr>
          <w:sz w:val="24"/>
        </w:rPr>
        <w:t>late</w:t>
      </w:r>
      <w:r>
        <w:rPr>
          <w:spacing w:val="-1"/>
          <w:sz w:val="24"/>
        </w:rPr>
        <w:t xml:space="preserve"> </w:t>
      </w:r>
      <w:r>
        <w:rPr>
          <w:sz w:val="24"/>
        </w:rPr>
        <w:t>crop stages,</w:t>
      </w:r>
      <w:r>
        <w:rPr>
          <w:spacing w:val="-1"/>
          <w:sz w:val="24"/>
        </w:rPr>
        <w:t xml:space="preserve"> </w:t>
      </w:r>
      <w:r>
        <w:rPr>
          <w:sz w:val="24"/>
        </w:rPr>
        <w:t>2)</w:t>
      </w:r>
      <w:r>
        <w:rPr>
          <w:spacing w:val="-2"/>
          <w:sz w:val="24"/>
        </w:rPr>
        <w:t xml:space="preserve"> </w:t>
      </w:r>
      <w:r>
        <w:rPr>
          <w:sz w:val="24"/>
        </w:rPr>
        <w:t>GAPs</w:t>
      </w:r>
      <w:r>
        <w:rPr>
          <w:spacing w:val="1"/>
          <w:sz w:val="24"/>
        </w:rPr>
        <w:t xml:space="preserve"> </w:t>
      </w:r>
      <w:r>
        <w:rPr>
          <w:sz w:val="24"/>
        </w:rPr>
        <w:t xml:space="preserve">exhibit </w:t>
      </w:r>
      <w:r>
        <w:rPr>
          <w:spacing w:val="-2"/>
          <w:sz w:val="24"/>
        </w:rPr>
        <w:t>consistent</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pest</w:t>
      </w:r>
      <w:r>
        <w:rPr>
          <w:spacing w:val="-1"/>
          <w:sz w:val="24"/>
        </w:rPr>
        <w:t xml:space="preserve"> </w:t>
      </w:r>
      <w:r>
        <w:rPr>
          <w:sz w:val="24"/>
        </w:rPr>
        <w:t>consumption</w:t>
      </w:r>
      <w:r>
        <w:rPr>
          <w:spacing w:val="-1"/>
          <w:sz w:val="24"/>
        </w:rPr>
        <w:t xml:space="preserve"> </w:t>
      </w:r>
      <w:r>
        <w:rPr>
          <w:sz w:val="24"/>
        </w:rPr>
        <w:t>patterns</w:t>
      </w:r>
      <w:r>
        <w:rPr>
          <w:spacing w:val="-1"/>
          <w:sz w:val="24"/>
        </w:rPr>
        <w:t xml:space="preserve"> </w:t>
      </w:r>
      <w:r>
        <w:rPr>
          <w:sz w:val="24"/>
        </w:rPr>
        <w:t>over</w:t>
      </w:r>
      <w:r>
        <w:rPr>
          <w:spacing w:val="2"/>
          <w:sz w:val="24"/>
        </w:rPr>
        <w:t xml:space="preserve"> </w:t>
      </w:r>
      <w:r>
        <w:rPr>
          <w:sz w:val="24"/>
        </w:rPr>
        <w:t>years, 3)</w:t>
      </w:r>
      <w:r>
        <w:rPr>
          <w:spacing w:val="-1"/>
          <w:sz w:val="24"/>
        </w:rPr>
        <w:t xml:space="preserve"> </w:t>
      </w:r>
      <w:r>
        <w:rPr>
          <w:sz w:val="24"/>
        </w:rPr>
        <w:t>factors</w:t>
      </w:r>
      <w:r>
        <w:rPr>
          <w:spacing w:val="-1"/>
          <w:sz w:val="24"/>
        </w:rPr>
        <w:t xml:space="preserve"> </w:t>
      </w:r>
      <w:r>
        <w:rPr>
          <w:sz w:val="24"/>
        </w:rPr>
        <w:t>associated</w:t>
      </w:r>
      <w:r>
        <w:rPr>
          <w:spacing w:val="-1"/>
          <w:sz w:val="24"/>
        </w:rPr>
        <w:t xml:space="preserve"> </w:t>
      </w:r>
      <w:r>
        <w:rPr>
          <w:sz w:val="24"/>
        </w:rPr>
        <w:t>with pest</w:t>
      </w:r>
      <w:r>
        <w:rPr>
          <w:spacing w:val="-1"/>
          <w:sz w:val="24"/>
        </w:rPr>
        <w:t xml:space="preserve"> </w:t>
      </w:r>
      <w:r>
        <w:rPr>
          <w:sz w:val="24"/>
        </w:rPr>
        <w:t>consumption</w:t>
      </w:r>
      <w:r>
        <w:rPr>
          <w:spacing w:val="-1"/>
          <w:sz w:val="24"/>
        </w:rPr>
        <w:t xml:space="preserve"> </w:t>
      </w:r>
      <w:r>
        <w:rPr>
          <w:sz w:val="24"/>
        </w:rPr>
        <w:t>by</w:t>
      </w:r>
      <w:r>
        <w:rPr>
          <w:spacing w:val="-4"/>
          <w:sz w:val="24"/>
        </w:rPr>
        <w:t xml:space="preserve"> </w:t>
      </w:r>
      <w:r>
        <w:rPr>
          <w:sz w:val="24"/>
        </w:rPr>
        <w:t xml:space="preserve">GAPs, </w:t>
      </w:r>
      <w:r>
        <w:rPr>
          <w:spacing w:val="-5"/>
          <w:sz w:val="24"/>
        </w:rPr>
        <w:t>and</w:t>
      </w:r>
    </w:p>
    <w:p>
      <w:pPr>
        <w:pStyle w:val="6"/>
      </w:pPr>
    </w:p>
    <w:p>
      <w:pPr>
        <w:pStyle w:val="10"/>
        <w:numPr>
          <w:ilvl w:val="0"/>
          <w:numId w:val="29"/>
        </w:numPr>
        <w:tabs>
          <w:tab w:val="left" w:pos="1440"/>
        </w:tabs>
        <w:spacing w:before="0" w:after="0" w:line="240" w:lineRule="auto"/>
        <w:ind w:left="1440" w:right="0" w:hanging="720"/>
        <w:jc w:val="left"/>
        <w:rPr>
          <w:sz w:val="24"/>
        </w:rPr>
      </w:pPr>
      <w:r>
        <w:rPr>
          <w:sz w:val="24"/>
        </w:rPr>
        <w:t>4)</w:t>
      </w:r>
      <w:r>
        <w:rPr>
          <w:spacing w:val="-3"/>
          <w:sz w:val="24"/>
        </w:rPr>
        <w:t xml:space="preserve"> </w:t>
      </w:r>
      <w:r>
        <w:rPr>
          <w:sz w:val="24"/>
        </w:rPr>
        <w:t>the</w:t>
      </w:r>
      <w:r>
        <w:rPr>
          <w:spacing w:val="-2"/>
          <w:sz w:val="24"/>
        </w:rPr>
        <w:t xml:space="preserve"> </w:t>
      </w:r>
      <w:r>
        <w:rPr>
          <w:sz w:val="24"/>
        </w:rPr>
        <w:t>potential caveats</w:t>
      </w:r>
      <w:r>
        <w:rPr>
          <w:spacing w:val="-1"/>
          <w:sz w:val="24"/>
        </w:rPr>
        <w:t xml:space="preserve"> </w:t>
      </w:r>
      <w:r>
        <w:rPr>
          <w:sz w:val="24"/>
        </w:rPr>
        <w:t>of this study</w:t>
      </w:r>
      <w:r>
        <w:rPr>
          <w:spacing w:val="-3"/>
          <w:sz w:val="24"/>
        </w:rPr>
        <w:t xml:space="preserve"> </w:t>
      </w:r>
      <w:r>
        <w:rPr>
          <w:sz w:val="24"/>
        </w:rPr>
        <w:t>(e.g.,</w:t>
      </w:r>
      <w:r>
        <w:rPr>
          <w:spacing w:val="-1"/>
          <w:sz w:val="24"/>
        </w:rPr>
        <w:t xml:space="preserve"> </w:t>
      </w:r>
      <w:r>
        <w:rPr>
          <w:sz w:val="24"/>
        </w:rPr>
        <w:t>pest suppression and intraguild</w:t>
      </w:r>
      <w:r>
        <w:rPr>
          <w:spacing w:val="-1"/>
          <w:sz w:val="24"/>
        </w:rPr>
        <w:t xml:space="preserve"> </w:t>
      </w:r>
      <w:r>
        <w:rPr>
          <w:sz w:val="24"/>
        </w:rPr>
        <w:t>predation).</w:t>
      </w:r>
      <w:r>
        <w:rPr>
          <w:spacing w:val="60"/>
          <w:sz w:val="24"/>
        </w:rPr>
        <w:t xml:space="preserve"> </w:t>
      </w:r>
      <w:r>
        <w:rPr>
          <w:sz w:val="24"/>
        </w:rPr>
        <w:t>We</w:t>
      </w:r>
      <w:r>
        <w:rPr>
          <w:spacing w:val="-1"/>
          <w:sz w:val="24"/>
        </w:rPr>
        <w:t xml:space="preserve"> </w:t>
      </w:r>
      <w:r>
        <w:rPr>
          <w:spacing w:val="-2"/>
          <w:sz w:val="24"/>
        </w:rPr>
        <w:t>finish</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285</w:t>
      </w:r>
    </w:p>
    <w:p>
      <w:pPr>
        <w:pStyle w:val="6"/>
      </w:pPr>
    </w:p>
    <w:p>
      <w:pPr>
        <w:pStyle w:val="6"/>
        <w:ind w:left="720"/>
      </w:pPr>
      <w:r>
        <w:rPr>
          <w:spacing w:val="-5"/>
        </w:rPr>
        <w:t>286</w:t>
      </w:r>
    </w:p>
    <w:p>
      <w:pPr>
        <w:pStyle w:val="6"/>
        <w:spacing w:before="90"/>
        <w:ind w:left="320"/>
      </w:pPr>
      <w:r>
        <w:br w:type="column"/>
      </w:r>
      <w:r>
        <w:t>by</w:t>
      </w:r>
      <w:r>
        <w:rPr>
          <w:spacing w:val="-8"/>
        </w:rPr>
        <w:t xml:space="preserve"> </w:t>
      </w:r>
      <w:r>
        <w:t>highlighting</w:t>
      </w:r>
      <w:r>
        <w:rPr>
          <w:spacing w:val="-4"/>
        </w:rPr>
        <w:t xml:space="preserve"> </w:t>
      </w:r>
      <w:r>
        <w:t>the</w:t>
      </w:r>
      <w:r>
        <w:rPr>
          <w:spacing w:val="-1"/>
        </w:rPr>
        <w:t xml:space="preserve"> </w:t>
      </w:r>
      <w:r>
        <w:t>implications</w:t>
      </w:r>
      <w:r>
        <w:rPr>
          <w:spacing w:val="-1"/>
        </w:rPr>
        <w:t xml:space="preserve"> </w:t>
      </w:r>
      <w:r>
        <w:t>of our</w:t>
      </w:r>
      <w:r>
        <w:rPr>
          <w:spacing w:val="-3"/>
        </w:rPr>
        <w:t xml:space="preserve"> </w:t>
      </w:r>
      <w:r>
        <w:t>results</w:t>
      </w:r>
      <w:r>
        <w:rPr>
          <w:spacing w:val="-1"/>
        </w:rPr>
        <w:t xml:space="preserve"> </w:t>
      </w:r>
      <w:r>
        <w:t>for</w:t>
      </w:r>
      <w:r>
        <w:rPr>
          <w:spacing w:val="-1"/>
        </w:rPr>
        <w:t xml:space="preserve"> </w:t>
      </w:r>
      <w:r>
        <w:t xml:space="preserve">agricultural </w:t>
      </w:r>
      <w:r>
        <w:rPr>
          <w:spacing w:val="-2"/>
        </w:rPr>
        <w:t>management.</w:t>
      </w:r>
    </w:p>
    <w:p>
      <w:pPr>
        <w:spacing w:after="0"/>
        <w:sectPr>
          <w:type w:val="continuous"/>
          <w:pgSz w:w="12240" w:h="15840"/>
          <w:pgMar w:top="620" w:right="60" w:bottom="560" w:left="0" w:header="0" w:footer="1056" w:gutter="0"/>
          <w:cols w:equalWidth="0" w:num="2">
            <w:col w:w="1081" w:space="40"/>
            <w:col w:w="11059"/>
          </w:cols>
        </w:sectPr>
      </w:pPr>
    </w:p>
    <w:p>
      <w:pPr>
        <w:pStyle w:val="6"/>
      </w:pPr>
    </w:p>
    <w:p>
      <w:pPr>
        <w:pStyle w:val="10"/>
        <w:numPr>
          <w:ilvl w:val="0"/>
          <w:numId w:val="30"/>
        </w:numPr>
        <w:tabs>
          <w:tab w:val="left" w:pos="1440"/>
        </w:tabs>
        <w:spacing w:before="0" w:after="0" w:line="240" w:lineRule="auto"/>
        <w:ind w:left="1440" w:right="0" w:hanging="720"/>
        <w:jc w:val="left"/>
        <w:rPr>
          <w:i/>
          <w:sz w:val="24"/>
        </w:rPr>
      </w:pPr>
      <w:r>
        <w:rPr>
          <w:i/>
          <w:sz w:val="24"/>
        </w:rPr>
        <w:t>4.1.</w:t>
      </w:r>
      <w:r>
        <w:rPr>
          <w:i/>
          <w:spacing w:val="58"/>
          <w:sz w:val="24"/>
        </w:rPr>
        <w:t xml:space="preserve"> </w:t>
      </w:r>
      <w:r>
        <w:rPr>
          <w:i/>
          <w:sz w:val="24"/>
        </w:rPr>
        <w:t>Generalist</w:t>
      </w:r>
      <w:r>
        <w:rPr>
          <w:i/>
          <w:spacing w:val="-1"/>
          <w:sz w:val="24"/>
        </w:rPr>
        <w:t xml:space="preserve"> </w:t>
      </w:r>
      <w:r>
        <w:rPr>
          <w:i/>
          <w:sz w:val="24"/>
        </w:rPr>
        <w:t>predators function</w:t>
      </w:r>
      <w:r>
        <w:rPr>
          <w:i/>
          <w:spacing w:val="-1"/>
          <w:sz w:val="24"/>
        </w:rPr>
        <w:t xml:space="preserve"> </w:t>
      </w:r>
      <w:r>
        <w:rPr>
          <w:i/>
          <w:sz w:val="24"/>
        </w:rPr>
        <w:t>as pest</w:t>
      </w:r>
      <w:r>
        <w:rPr>
          <w:i/>
          <w:spacing w:val="-1"/>
          <w:sz w:val="24"/>
        </w:rPr>
        <w:t xml:space="preserve"> </w:t>
      </w:r>
      <w:r>
        <w:rPr>
          <w:i/>
          <w:sz w:val="24"/>
        </w:rPr>
        <w:t>specialists at</w:t>
      </w:r>
      <w:r>
        <w:rPr>
          <w:i/>
          <w:spacing w:val="-1"/>
          <w:sz w:val="24"/>
        </w:rPr>
        <w:t xml:space="preserve"> </w:t>
      </w:r>
      <w:r>
        <w:rPr>
          <w:i/>
          <w:sz w:val="24"/>
        </w:rPr>
        <w:t>late</w:t>
      </w:r>
      <w:r>
        <w:rPr>
          <w:i/>
          <w:spacing w:val="-2"/>
          <w:sz w:val="24"/>
        </w:rPr>
        <w:t xml:space="preserve"> </w:t>
      </w:r>
      <w:r>
        <w:rPr>
          <w:i/>
          <w:sz w:val="24"/>
        </w:rPr>
        <w:t xml:space="preserve">crop </w:t>
      </w:r>
      <w:r>
        <w:rPr>
          <w:i/>
          <w:spacing w:val="-2"/>
          <w:sz w:val="24"/>
        </w:rPr>
        <w:t>stages</w:t>
      </w:r>
    </w:p>
    <w:p>
      <w:pPr>
        <w:pStyle w:val="6"/>
        <w:rPr>
          <w:i/>
        </w:rPr>
      </w:pPr>
    </w:p>
    <w:p>
      <w:pPr>
        <w:pStyle w:val="10"/>
        <w:numPr>
          <w:ilvl w:val="0"/>
          <w:numId w:val="30"/>
        </w:numPr>
        <w:tabs>
          <w:tab w:val="left" w:pos="2160"/>
        </w:tabs>
        <w:spacing w:before="1" w:after="0" w:line="240" w:lineRule="auto"/>
        <w:ind w:left="2160" w:right="0" w:hanging="1440"/>
        <w:jc w:val="left"/>
        <w:rPr>
          <w:sz w:val="24"/>
        </w:rPr>
      </w:pPr>
      <w:r>
        <w:rPr>
          <w:sz w:val="24"/>
        </w:rPr>
        <w:t>While</w:t>
      </w:r>
      <w:r>
        <w:rPr>
          <w:spacing w:val="-2"/>
          <w:sz w:val="24"/>
        </w:rPr>
        <w:t xml:space="preserve"> </w:t>
      </w:r>
      <w:r>
        <w:rPr>
          <w:sz w:val="24"/>
        </w:rPr>
        <w:t>biocontrol,</w:t>
      </w:r>
      <w:r>
        <w:rPr>
          <w:spacing w:val="-1"/>
          <w:sz w:val="24"/>
        </w:rPr>
        <w:t xml:space="preserve"> </w:t>
      </w:r>
      <w:r>
        <w:rPr>
          <w:sz w:val="24"/>
        </w:rPr>
        <w:t>a farming</w:t>
      </w:r>
      <w:r>
        <w:rPr>
          <w:spacing w:val="-4"/>
          <w:sz w:val="24"/>
        </w:rPr>
        <w:t xml:space="preserve"> </w:t>
      </w:r>
      <w:r>
        <w:rPr>
          <w:sz w:val="24"/>
        </w:rPr>
        <w:t>practice</w:t>
      </w:r>
      <w:r>
        <w:rPr>
          <w:spacing w:val="1"/>
          <w:sz w:val="24"/>
        </w:rPr>
        <w:t xml:space="preserve"> </w:t>
      </w:r>
      <w:r>
        <w:rPr>
          <w:sz w:val="24"/>
        </w:rPr>
        <w:t>with</w:t>
      </w:r>
      <w:r>
        <w:rPr>
          <w:spacing w:val="-1"/>
          <w:sz w:val="24"/>
        </w:rPr>
        <w:t xml:space="preserve"> </w:t>
      </w:r>
      <w:r>
        <w:rPr>
          <w:sz w:val="24"/>
        </w:rPr>
        <w:t>a long</w:t>
      </w:r>
      <w:r>
        <w:rPr>
          <w:spacing w:val="-4"/>
          <w:sz w:val="24"/>
        </w:rPr>
        <w:t xml:space="preserve"> </w:t>
      </w:r>
      <w:r>
        <w:rPr>
          <w:sz w:val="24"/>
        </w:rPr>
        <w:t>history, offers a</w:t>
      </w:r>
      <w:r>
        <w:rPr>
          <w:spacing w:val="-1"/>
          <w:sz w:val="24"/>
        </w:rPr>
        <w:t xml:space="preserve"> </w:t>
      </w:r>
      <w:r>
        <w:rPr>
          <w:sz w:val="24"/>
        </w:rPr>
        <w:t>promising</w:t>
      </w:r>
      <w:r>
        <w:rPr>
          <w:spacing w:val="-2"/>
          <w:sz w:val="24"/>
        </w:rPr>
        <w:t xml:space="preserve"> </w:t>
      </w:r>
      <w:r>
        <w:rPr>
          <w:sz w:val="24"/>
        </w:rPr>
        <w:t>solution</w:t>
      </w:r>
      <w:r>
        <w:rPr>
          <w:spacing w:val="5"/>
          <w:sz w:val="24"/>
        </w:rPr>
        <w:t xml:space="preserve"> </w:t>
      </w:r>
      <w:r>
        <w:rPr>
          <w:spacing w:val="-5"/>
          <w:sz w:val="24"/>
        </w:rPr>
        <w:t>for</w:t>
      </w:r>
    </w:p>
    <w:p>
      <w:pPr>
        <w:pStyle w:val="10"/>
        <w:numPr>
          <w:ilvl w:val="0"/>
          <w:numId w:val="30"/>
        </w:numPr>
        <w:tabs>
          <w:tab w:val="left" w:pos="1440"/>
        </w:tabs>
        <w:spacing w:before="276" w:after="0" w:line="240" w:lineRule="auto"/>
        <w:ind w:left="1440" w:right="0" w:hanging="720"/>
        <w:jc w:val="left"/>
        <w:rPr>
          <w:sz w:val="24"/>
        </w:rPr>
      </w:pPr>
      <w:r>
        <w:rPr>
          <w:sz w:val="24"/>
        </w:rPr>
        <w:t>sustainable</w:t>
      </w:r>
      <w:r>
        <w:rPr>
          <w:spacing w:val="-2"/>
          <w:sz w:val="24"/>
        </w:rPr>
        <w:t xml:space="preserve"> </w:t>
      </w:r>
      <w:r>
        <w:rPr>
          <w:sz w:val="24"/>
        </w:rPr>
        <w:t>agriculture,</w:t>
      </w:r>
      <w:r>
        <w:rPr>
          <w:spacing w:val="-1"/>
          <w:sz w:val="24"/>
        </w:rPr>
        <w:t xml:space="preserve"> </w:t>
      </w:r>
      <w:r>
        <w:rPr>
          <w:sz w:val="24"/>
        </w:rPr>
        <w:t>the</w:t>
      </w:r>
      <w:r>
        <w:rPr>
          <w:spacing w:val="-1"/>
          <w:sz w:val="24"/>
        </w:rPr>
        <w:t xml:space="preserve"> </w:t>
      </w:r>
      <w:r>
        <w:rPr>
          <w:sz w:val="24"/>
        </w:rPr>
        <w:t>use</w:t>
      </w:r>
      <w:r>
        <w:rPr>
          <w:spacing w:val="-3"/>
          <w:sz w:val="24"/>
        </w:rPr>
        <w:t xml:space="preserve"> </w:t>
      </w:r>
      <w:r>
        <w:rPr>
          <w:sz w:val="24"/>
        </w:rPr>
        <w:t>of</w:t>
      </w:r>
      <w:r>
        <w:rPr>
          <w:spacing w:val="1"/>
          <w:sz w:val="24"/>
        </w:rPr>
        <w:t xml:space="preserve"> </w:t>
      </w:r>
      <w:r>
        <w:rPr>
          <w:sz w:val="24"/>
        </w:rPr>
        <w:t>GAPs</w:t>
      </w:r>
      <w:r>
        <w:rPr>
          <w:spacing w:val="-1"/>
          <w:sz w:val="24"/>
        </w:rPr>
        <w:t xml:space="preserve"> </w:t>
      </w:r>
      <w:r>
        <w:rPr>
          <w:sz w:val="24"/>
        </w:rPr>
        <w:t>as</w:t>
      </w:r>
      <w:r>
        <w:rPr>
          <w:spacing w:val="-1"/>
          <w:sz w:val="24"/>
        </w:rPr>
        <w:t xml:space="preserve"> </w:t>
      </w:r>
      <w:r>
        <w:rPr>
          <w:sz w:val="24"/>
        </w:rPr>
        <w:t>biocontrol</w:t>
      </w:r>
      <w:r>
        <w:rPr>
          <w:spacing w:val="-1"/>
          <w:sz w:val="24"/>
        </w:rPr>
        <w:t xml:space="preserve"> </w:t>
      </w:r>
      <w:r>
        <w:rPr>
          <w:sz w:val="24"/>
        </w:rPr>
        <w:t>agents remains</w:t>
      </w:r>
      <w:r>
        <w:rPr>
          <w:spacing w:val="-1"/>
          <w:sz w:val="24"/>
        </w:rPr>
        <w:t xml:space="preserve"> </w:t>
      </w:r>
      <w:r>
        <w:rPr>
          <w:sz w:val="24"/>
        </w:rPr>
        <w:t>a concern</w:t>
      </w:r>
      <w:r>
        <w:rPr>
          <w:spacing w:val="-1"/>
          <w:sz w:val="24"/>
        </w:rPr>
        <w:t xml:space="preserve"> </w:t>
      </w:r>
      <w:r>
        <w:rPr>
          <w:sz w:val="24"/>
        </w:rPr>
        <w:t>because</w:t>
      </w:r>
      <w:r>
        <w:rPr>
          <w:spacing w:val="1"/>
          <w:sz w:val="24"/>
        </w:rPr>
        <w:t xml:space="preserve"> </w:t>
      </w:r>
      <w:r>
        <w:rPr>
          <w:spacing w:val="-4"/>
          <w:sz w:val="24"/>
        </w:rPr>
        <w:t>GAPs</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may</w:t>
      </w:r>
      <w:r>
        <w:rPr>
          <w:spacing w:val="-8"/>
          <w:sz w:val="24"/>
        </w:rPr>
        <w:t xml:space="preserve"> </w:t>
      </w:r>
      <w:r>
        <w:rPr>
          <w:sz w:val="24"/>
        </w:rPr>
        <w:t>switch</w:t>
      </w:r>
      <w:r>
        <w:rPr>
          <w:spacing w:val="-1"/>
          <w:sz w:val="24"/>
        </w:rPr>
        <w:t xml:space="preserve"> </w:t>
      </w:r>
      <w:r>
        <w:rPr>
          <w:sz w:val="24"/>
        </w:rPr>
        <w:t>diets</w:t>
      </w:r>
      <w:r>
        <w:rPr>
          <w:spacing w:val="-1"/>
          <w:sz w:val="24"/>
        </w:rPr>
        <w:t xml:space="preserve"> </w:t>
      </w:r>
      <w:r>
        <w:rPr>
          <w:sz w:val="24"/>
        </w:rPr>
        <w:t>between pests</w:t>
      </w:r>
      <w:r>
        <w:rPr>
          <w:spacing w:val="-1"/>
          <w:sz w:val="24"/>
        </w:rPr>
        <w:t xml:space="preserve"> </w:t>
      </w:r>
      <w:r>
        <w:rPr>
          <w:sz w:val="24"/>
        </w:rPr>
        <w:t>and</w:t>
      </w:r>
      <w:r>
        <w:rPr>
          <w:spacing w:val="-1"/>
          <w:sz w:val="24"/>
        </w:rPr>
        <w:t xml:space="preserve"> </w:t>
      </w:r>
      <w:r>
        <w:rPr>
          <w:sz w:val="24"/>
        </w:rPr>
        <w:t>alternative</w:t>
      </w:r>
      <w:r>
        <w:rPr>
          <w:spacing w:val="-1"/>
          <w:sz w:val="24"/>
        </w:rPr>
        <w:t xml:space="preserve"> </w:t>
      </w:r>
      <w:r>
        <w:rPr>
          <w:sz w:val="24"/>
        </w:rPr>
        <w:t>prey (Albajes</w:t>
      </w:r>
      <w:r>
        <w:rPr>
          <w:spacing w:val="1"/>
          <w:sz w:val="24"/>
        </w:rPr>
        <w:t xml:space="preserve"> </w:t>
      </w:r>
      <w:r>
        <w:rPr>
          <w:sz w:val="24"/>
        </w:rPr>
        <w:t>and Alomar,</w:t>
      </w:r>
      <w:r>
        <w:rPr>
          <w:spacing w:val="1"/>
          <w:sz w:val="24"/>
        </w:rPr>
        <w:t xml:space="preserve"> </w:t>
      </w:r>
      <w:r>
        <w:rPr>
          <w:sz w:val="24"/>
        </w:rPr>
        <w:t>1999;</w:t>
      </w:r>
      <w:r>
        <w:rPr>
          <w:spacing w:val="-1"/>
          <w:sz w:val="24"/>
        </w:rPr>
        <w:t xml:space="preserve"> </w:t>
      </w:r>
      <w:r>
        <w:rPr>
          <w:sz w:val="24"/>
        </w:rPr>
        <w:t xml:space="preserve">Prasad </w:t>
      </w:r>
      <w:r>
        <w:rPr>
          <w:spacing w:val="-5"/>
          <w:sz w:val="24"/>
        </w:rPr>
        <w:t>and</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Snyder,</w:t>
      </w:r>
      <w:r>
        <w:rPr>
          <w:spacing w:val="-3"/>
          <w:sz w:val="24"/>
        </w:rPr>
        <w:t xml:space="preserve"> </w:t>
      </w:r>
      <w:r>
        <w:rPr>
          <w:sz w:val="24"/>
        </w:rPr>
        <w:t>2006; Roubinet</w:t>
      </w:r>
      <w:r>
        <w:rPr>
          <w:spacing w:val="-1"/>
          <w:sz w:val="24"/>
        </w:rPr>
        <w:t xml:space="preserve"> </w:t>
      </w:r>
      <w:r>
        <w:rPr>
          <w:i/>
          <w:sz w:val="24"/>
        </w:rPr>
        <w:t>et</w:t>
      </w:r>
      <w:r>
        <w:rPr>
          <w:i/>
          <w:spacing w:val="-1"/>
          <w:sz w:val="24"/>
        </w:rPr>
        <w:t xml:space="preserve"> </w:t>
      </w:r>
      <w:r>
        <w:rPr>
          <w:i/>
          <w:sz w:val="24"/>
        </w:rPr>
        <w:t>al.</w:t>
      </w:r>
      <w:r>
        <w:rPr>
          <w:sz w:val="24"/>
        </w:rPr>
        <w:t>, 2018).</w:t>
      </w:r>
      <w:r>
        <w:rPr>
          <w:spacing w:val="59"/>
          <w:sz w:val="24"/>
        </w:rPr>
        <w:t xml:space="preserve"> </w:t>
      </w:r>
      <w:r>
        <w:rPr>
          <w:sz w:val="24"/>
        </w:rPr>
        <w:t>This</w:t>
      </w:r>
      <w:r>
        <w:rPr>
          <w:spacing w:val="-1"/>
          <w:sz w:val="24"/>
        </w:rPr>
        <w:t xml:space="preserve"> </w:t>
      </w:r>
      <w:r>
        <w:rPr>
          <w:sz w:val="24"/>
        </w:rPr>
        <w:t>study</w:t>
      </w:r>
      <w:r>
        <w:rPr>
          <w:spacing w:val="-5"/>
          <w:sz w:val="24"/>
        </w:rPr>
        <w:t xml:space="preserve"> </w:t>
      </w:r>
      <w:r>
        <w:rPr>
          <w:sz w:val="24"/>
        </w:rPr>
        <w:t>addressed this</w:t>
      </w:r>
      <w:r>
        <w:rPr>
          <w:spacing w:val="-1"/>
          <w:sz w:val="24"/>
        </w:rPr>
        <w:t xml:space="preserve"> </w:t>
      </w:r>
      <w:r>
        <w:rPr>
          <w:sz w:val="24"/>
        </w:rPr>
        <w:t>concern</w:t>
      </w:r>
      <w:r>
        <w:rPr>
          <w:spacing w:val="-1"/>
          <w:sz w:val="24"/>
        </w:rPr>
        <w:t xml:space="preserve"> </w:t>
      </w:r>
      <w:r>
        <w:rPr>
          <w:sz w:val="24"/>
        </w:rPr>
        <w:t>and</w:t>
      </w:r>
      <w:r>
        <w:rPr>
          <w:spacing w:val="-1"/>
          <w:sz w:val="24"/>
        </w:rPr>
        <w:t xml:space="preserve"> </w:t>
      </w:r>
      <w:r>
        <w:rPr>
          <w:sz w:val="24"/>
        </w:rPr>
        <w:t>revealed</w:t>
      </w:r>
      <w:r>
        <w:rPr>
          <w:spacing w:val="1"/>
          <w:sz w:val="24"/>
        </w:rPr>
        <w:t xml:space="preserve"> </w:t>
      </w:r>
      <w:r>
        <w:rPr>
          <w:spacing w:val="-10"/>
          <w:sz w:val="24"/>
        </w:rPr>
        <w:t>a</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consistency</w:t>
      </w:r>
      <w:r>
        <w:rPr>
          <w:spacing w:val="-8"/>
          <w:sz w:val="24"/>
        </w:rPr>
        <w:t xml:space="preserve"> </w:t>
      </w:r>
      <w:r>
        <w:rPr>
          <w:sz w:val="24"/>
        </w:rPr>
        <w:t>in</w:t>
      </w:r>
      <w:r>
        <w:rPr>
          <w:spacing w:val="1"/>
          <w:sz w:val="24"/>
        </w:rPr>
        <w:t xml:space="preserve"> </w:t>
      </w:r>
      <w:r>
        <w:rPr>
          <w:sz w:val="24"/>
        </w:rPr>
        <w:t>high pest</w:t>
      </w:r>
      <w:r>
        <w:rPr>
          <w:spacing w:val="-1"/>
          <w:sz w:val="24"/>
        </w:rPr>
        <w:t xml:space="preserve"> </w:t>
      </w:r>
      <w:r>
        <w:rPr>
          <w:sz w:val="24"/>
        </w:rPr>
        <w:t>consumption</w:t>
      </w:r>
      <w:r>
        <w:rPr>
          <w:spacing w:val="1"/>
          <w:sz w:val="24"/>
        </w:rPr>
        <w:t xml:space="preserve"> </w:t>
      </w:r>
      <w:r>
        <w:rPr>
          <w:sz w:val="24"/>
        </w:rPr>
        <w:t>by</w:t>
      </w:r>
      <w:r>
        <w:rPr>
          <w:spacing w:val="-5"/>
          <w:sz w:val="24"/>
        </w:rPr>
        <w:t xml:space="preserve"> </w:t>
      </w:r>
      <w:r>
        <w:rPr>
          <w:sz w:val="24"/>
        </w:rPr>
        <w:t>GAPs at</w:t>
      </w:r>
      <w:r>
        <w:rPr>
          <w:spacing w:val="1"/>
          <w:sz w:val="24"/>
        </w:rPr>
        <w:t xml:space="preserve"> </w:t>
      </w:r>
      <w:r>
        <w:rPr>
          <w:sz w:val="24"/>
        </w:rPr>
        <w:t>late</w:t>
      </w:r>
      <w:r>
        <w:rPr>
          <w:spacing w:val="-1"/>
          <w:sz w:val="24"/>
        </w:rPr>
        <w:t xml:space="preserve"> </w:t>
      </w:r>
      <w:r>
        <w:rPr>
          <w:sz w:val="24"/>
        </w:rPr>
        <w:t>crop stages over</w:t>
      </w:r>
      <w:r>
        <w:rPr>
          <w:spacing w:val="2"/>
          <w:sz w:val="24"/>
        </w:rPr>
        <w:t xml:space="preserve"> </w:t>
      </w:r>
      <w:r>
        <w:rPr>
          <w:sz w:val="24"/>
        </w:rPr>
        <w:t>years.</w:t>
      </w:r>
      <w:r>
        <w:rPr>
          <w:spacing w:val="62"/>
          <w:sz w:val="24"/>
        </w:rPr>
        <w:t xml:space="preserve"> </w:t>
      </w:r>
      <w:r>
        <w:rPr>
          <w:sz w:val="24"/>
        </w:rPr>
        <w:t>The</w:t>
      </w:r>
      <w:r>
        <w:rPr>
          <w:spacing w:val="-2"/>
          <w:sz w:val="24"/>
        </w:rPr>
        <w:t xml:space="preserve"> results</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provide</w:t>
      </w:r>
      <w:r>
        <w:rPr>
          <w:spacing w:val="-4"/>
          <w:sz w:val="24"/>
        </w:rPr>
        <w:t xml:space="preserve"> </w:t>
      </w:r>
      <w:r>
        <w:rPr>
          <w:sz w:val="24"/>
        </w:rPr>
        <w:t>not only</w:t>
      </w:r>
      <w:r>
        <w:rPr>
          <w:spacing w:val="-5"/>
          <w:sz w:val="24"/>
        </w:rPr>
        <w:t xml:space="preserve"> </w:t>
      </w:r>
      <w:r>
        <w:rPr>
          <w:sz w:val="24"/>
        </w:rPr>
        <w:t>strong</w:t>
      </w:r>
      <w:r>
        <w:rPr>
          <w:spacing w:val="-3"/>
          <w:sz w:val="24"/>
        </w:rPr>
        <w:t xml:space="preserve"> </w:t>
      </w:r>
      <w:r>
        <w:rPr>
          <w:sz w:val="24"/>
        </w:rPr>
        <w:t>support for</w:t>
      </w:r>
      <w:r>
        <w:rPr>
          <w:spacing w:val="-1"/>
          <w:sz w:val="24"/>
        </w:rPr>
        <w:t xml:space="preserve"> </w:t>
      </w:r>
      <w:r>
        <w:rPr>
          <w:sz w:val="24"/>
        </w:rPr>
        <w:t>using</w:t>
      </w:r>
      <w:r>
        <w:rPr>
          <w:spacing w:val="-1"/>
          <w:sz w:val="24"/>
        </w:rPr>
        <w:t xml:space="preserve"> </w:t>
      </w:r>
      <w:r>
        <w:rPr>
          <w:sz w:val="24"/>
        </w:rPr>
        <w:t>GAPs in sustainable pest management, but also</w:t>
      </w:r>
      <w:r>
        <w:rPr>
          <w:spacing w:val="4"/>
          <w:sz w:val="24"/>
        </w:rPr>
        <w:t xml:space="preserve"> </w:t>
      </w:r>
      <w:r>
        <w:rPr>
          <w:sz w:val="24"/>
        </w:rPr>
        <w:t>a</w:t>
      </w:r>
      <w:r>
        <w:rPr>
          <w:spacing w:val="-1"/>
          <w:sz w:val="24"/>
        </w:rPr>
        <w:t xml:space="preserve"> </w:t>
      </w:r>
      <w:r>
        <w:rPr>
          <w:spacing w:val="-2"/>
          <w:sz w:val="24"/>
        </w:rPr>
        <w:t>novel</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aspect</w:t>
      </w:r>
      <w:r>
        <w:rPr>
          <w:spacing w:val="-2"/>
          <w:sz w:val="24"/>
        </w:rPr>
        <w:t xml:space="preserve"> </w:t>
      </w:r>
      <w:r>
        <w:rPr>
          <w:sz w:val="24"/>
        </w:rPr>
        <w:t>in</w:t>
      </w:r>
      <w:r>
        <w:rPr>
          <w:spacing w:val="-1"/>
          <w:sz w:val="24"/>
        </w:rPr>
        <w:t xml:space="preserve"> </w:t>
      </w:r>
      <w:r>
        <w:rPr>
          <w:sz w:val="24"/>
        </w:rPr>
        <w:t>biocontrol—generalist</w:t>
      </w:r>
      <w:r>
        <w:rPr>
          <w:spacing w:val="-1"/>
          <w:sz w:val="24"/>
        </w:rPr>
        <w:t xml:space="preserve"> </w:t>
      </w:r>
      <w:r>
        <w:rPr>
          <w:sz w:val="24"/>
        </w:rPr>
        <w:t>predators</w:t>
      </w:r>
      <w:r>
        <w:rPr>
          <w:spacing w:val="-1"/>
          <w:sz w:val="24"/>
        </w:rPr>
        <w:t xml:space="preserve"> </w:t>
      </w:r>
      <w:r>
        <w:rPr>
          <w:sz w:val="24"/>
        </w:rPr>
        <w:t>may</w:t>
      </w:r>
      <w:r>
        <w:rPr>
          <w:spacing w:val="-6"/>
          <w:sz w:val="24"/>
        </w:rPr>
        <w:t xml:space="preserve"> </w:t>
      </w:r>
      <w:r>
        <w:rPr>
          <w:sz w:val="24"/>
        </w:rPr>
        <w:t>function</w:t>
      </w:r>
      <w:r>
        <w:rPr>
          <w:spacing w:val="-2"/>
          <w:sz w:val="24"/>
        </w:rPr>
        <w:t xml:space="preserve"> </w:t>
      </w:r>
      <w:r>
        <w:rPr>
          <w:sz w:val="24"/>
        </w:rPr>
        <w:t>as</w:t>
      </w:r>
      <w:r>
        <w:rPr>
          <w:spacing w:val="2"/>
          <w:sz w:val="24"/>
        </w:rPr>
        <w:t xml:space="preserve"> </w:t>
      </w:r>
      <w:r>
        <w:rPr>
          <w:sz w:val="24"/>
        </w:rPr>
        <w:t>guild-level</w:t>
      </w:r>
      <w:r>
        <w:rPr>
          <w:spacing w:val="-1"/>
          <w:sz w:val="24"/>
        </w:rPr>
        <w:t xml:space="preserve"> </w:t>
      </w:r>
      <w:r>
        <w:rPr>
          <w:sz w:val="24"/>
        </w:rPr>
        <w:t>specialist</w:t>
      </w:r>
      <w:r>
        <w:rPr>
          <w:spacing w:val="-1"/>
          <w:sz w:val="24"/>
        </w:rPr>
        <w:t xml:space="preserve"> </w:t>
      </w:r>
      <w:r>
        <w:rPr>
          <w:sz w:val="24"/>
        </w:rPr>
        <w:t>predators</w:t>
      </w:r>
      <w:r>
        <w:rPr>
          <w:spacing w:val="-1"/>
          <w:sz w:val="24"/>
        </w:rPr>
        <w:t xml:space="preserve"> </w:t>
      </w:r>
      <w:r>
        <w:rPr>
          <w:spacing w:val="-5"/>
          <w:sz w:val="24"/>
        </w:rPr>
        <w:t>of</w:t>
      </w:r>
    </w:p>
    <w:p>
      <w:pPr>
        <w:pStyle w:val="6"/>
      </w:pPr>
    </w:p>
    <w:p>
      <w:pPr>
        <w:pStyle w:val="10"/>
        <w:numPr>
          <w:ilvl w:val="0"/>
          <w:numId w:val="30"/>
        </w:numPr>
        <w:tabs>
          <w:tab w:val="left" w:pos="1440"/>
        </w:tabs>
        <w:spacing w:before="1" w:after="0" w:line="240" w:lineRule="auto"/>
        <w:ind w:left="1440" w:right="0" w:hanging="720"/>
        <w:jc w:val="left"/>
        <w:rPr>
          <w:sz w:val="24"/>
        </w:rPr>
      </w:pPr>
      <w:r>
        <w:rPr>
          <w:sz w:val="24"/>
        </w:rPr>
        <w:t>pests</w:t>
      </w:r>
      <w:r>
        <w:rPr>
          <w:spacing w:val="-1"/>
          <w:sz w:val="24"/>
        </w:rPr>
        <w:t xml:space="preserve"> </w:t>
      </w:r>
      <w:r>
        <w:rPr>
          <w:sz w:val="24"/>
        </w:rPr>
        <w:t>during</w:t>
      </w:r>
      <w:r>
        <w:rPr>
          <w:spacing w:val="-4"/>
          <w:sz w:val="24"/>
        </w:rPr>
        <w:t xml:space="preserve"> </w:t>
      </w:r>
      <w:r>
        <w:rPr>
          <w:sz w:val="24"/>
        </w:rPr>
        <w:t>the</w:t>
      </w:r>
      <w:r>
        <w:rPr>
          <w:spacing w:val="-1"/>
          <w:sz w:val="24"/>
        </w:rPr>
        <w:t xml:space="preserve"> </w:t>
      </w:r>
      <w:r>
        <w:rPr>
          <w:sz w:val="24"/>
        </w:rPr>
        <w:t>late</w:t>
      </w:r>
      <w:r>
        <w:rPr>
          <w:spacing w:val="-2"/>
          <w:sz w:val="24"/>
        </w:rPr>
        <w:t xml:space="preserve"> </w:t>
      </w:r>
      <w:r>
        <w:rPr>
          <w:sz w:val="24"/>
        </w:rPr>
        <w:t>crop season.</w:t>
      </w:r>
      <w:r>
        <w:rPr>
          <w:spacing w:val="60"/>
          <w:sz w:val="24"/>
        </w:rPr>
        <w:t xml:space="preserve"> </w:t>
      </w:r>
      <w:r>
        <w:rPr>
          <w:sz w:val="24"/>
        </w:rPr>
        <w:t>Specifically,</w:t>
      </w:r>
      <w:r>
        <w:rPr>
          <w:spacing w:val="1"/>
          <w:sz w:val="24"/>
        </w:rPr>
        <w:t xml:space="preserve"> </w:t>
      </w:r>
      <w:r>
        <w:rPr>
          <w:sz w:val="24"/>
        </w:rPr>
        <w:t>across the</w:t>
      </w:r>
      <w:r>
        <w:rPr>
          <w:spacing w:val="-2"/>
          <w:sz w:val="24"/>
        </w:rPr>
        <w:t xml:space="preserve"> </w:t>
      </w:r>
      <w:r>
        <w:rPr>
          <w:sz w:val="24"/>
        </w:rPr>
        <w:t>three</w:t>
      </w:r>
      <w:r>
        <w:rPr>
          <w:spacing w:val="-2"/>
          <w:sz w:val="24"/>
        </w:rPr>
        <w:t xml:space="preserve"> </w:t>
      </w:r>
      <w:r>
        <w:rPr>
          <w:sz w:val="24"/>
        </w:rPr>
        <w:t>study</w:t>
      </w:r>
      <w:r>
        <w:rPr>
          <w:spacing w:val="-1"/>
          <w:sz w:val="24"/>
        </w:rPr>
        <w:t xml:space="preserve"> </w:t>
      </w:r>
      <w:r>
        <w:rPr>
          <w:sz w:val="24"/>
        </w:rPr>
        <w:t>years, GAPs</w:t>
      </w:r>
      <w:r>
        <w:rPr>
          <w:spacing w:val="-1"/>
          <w:sz w:val="24"/>
        </w:rPr>
        <w:t xml:space="preserve"> </w:t>
      </w:r>
      <w:r>
        <w:rPr>
          <w:sz w:val="24"/>
        </w:rPr>
        <w:t xml:space="preserve">in </w:t>
      </w:r>
      <w:r>
        <w:rPr>
          <w:spacing w:val="-4"/>
          <w:sz w:val="24"/>
        </w:rPr>
        <w:t>both</w:t>
      </w:r>
    </w:p>
    <w:p>
      <w:pPr>
        <w:pStyle w:val="10"/>
        <w:numPr>
          <w:ilvl w:val="0"/>
          <w:numId w:val="30"/>
        </w:numPr>
        <w:tabs>
          <w:tab w:val="left" w:pos="1440"/>
        </w:tabs>
        <w:spacing w:before="276" w:after="0" w:line="240" w:lineRule="auto"/>
        <w:ind w:left="1440" w:right="0" w:hanging="720"/>
        <w:jc w:val="left"/>
        <w:rPr>
          <w:sz w:val="24"/>
        </w:rPr>
      </w:pPr>
      <w:r>
        <w:rPr>
          <w:sz w:val="24"/>
        </w:rPr>
        <w:t>organic</w:t>
      </w:r>
      <w:r>
        <w:rPr>
          <w:spacing w:val="-2"/>
          <w:sz w:val="24"/>
        </w:rPr>
        <w:t xml:space="preserve"> </w:t>
      </w:r>
      <w:r>
        <w:rPr>
          <w:sz w:val="24"/>
        </w:rPr>
        <w:t>and</w:t>
      </w:r>
      <w:r>
        <w:rPr>
          <w:spacing w:val="1"/>
          <w:sz w:val="24"/>
        </w:rPr>
        <w:t xml:space="preserve"> </w:t>
      </w:r>
      <w:r>
        <w:rPr>
          <w:sz w:val="24"/>
        </w:rPr>
        <w:t>conventional</w:t>
      </w:r>
      <w:r>
        <w:rPr>
          <w:spacing w:val="1"/>
          <w:sz w:val="24"/>
        </w:rPr>
        <w:t xml:space="preserve"> </w:t>
      </w:r>
      <w:r>
        <w:rPr>
          <w:sz w:val="24"/>
        </w:rPr>
        <w:t>farms</w:t>
      </w:r>
      <w:r>
        <w:rPr>
          <w:spacing w:val="-2"/>
          <w:sz w:val="24"/>
        </w:rPr>
        <w:t xml:space="preserve"> </w:t>
      </w:r>
      <w:r>
        <w:rPr>
          <w:sz w:val="24"/>
        </w:rPr>
        <w:t>consumed</w:t>
      </w:r>
      <w:r>
        <w:rPr>
          <w:spacing w:val="1"/>
          <w:sz w:val="24"/>
        </w:rPr>
        <w:t xml:space="preserve"> </w:t>
      </w:r>
      <w:r>
        <w:rPr>
          <w:sz w:val="24"/>
        </w:rPr>
        <w:t>an</w:t>
      </w:r>
      <w:r>
        <w:rPr>
          <w:spacing w:val="-1"/>
          <w:sz w:val="24"/>
        </w:rPr>
        <w:t xml:space="preserve"> </w:t>
      </w:r>
      <w:r>
        <w:rPr>
          <w:sz w:val="24"/>
        </w:rPr>
        <w:t>increasing proportion</w:t>
      </w:r>
      <w:r>
        <w:rPr>
          <w:spacing w:val="-2"/>
          <w:sz w:val="24"/>
        </w:rPr>
        <w:t xml:space="preserve"> </w:t>
      </w:r>
      <w:r>
        <w:rPr>
          <w:sz w:val="24"/>
        </w:rPr>
        <w:t>of</w:t>
      </w:r>
      <w:r>
        <w:rPr>
          <w:spacing w:val="-2"/>
          <w:sz w:val="24"/>
        </w:rPr>
        <w:t xml:space="preserve"> </w:t>
      </w:r>
      <w:r>
        <w:rPr>
          <w:sz w:val="24"/>
        </w:rPr>
        <w:t>rice herbivores</w:t>
      </w:r>
      <w:r>
        <w:rPr>
          <w:spacing w:val="-1"/>
          <w:sz w:val="24"/>
        </w:rPr>
        <w:t xml:space="preserve"> </w:t>
      </w:r>
      <w:r>
        <w:rPr>
          <w:sz w:val="24"/>
        </w:rPr>
        <w:t>over</w:t>
      </w:r>
      <w:r>
        <w:rPr>
          <w:spacing w:val="-1"/>
          <w:sz w:val="24"/>
        </w:rPr>
        <w:t xml:space="preserve"> </w:t>
      </w:r>
      <w:r>
        <w:rPr>
          <w:spacing w:val="-5"/>
          <w:sz w:val="24"/>
        </w:rPr>
        <w:t>the</w:t>
      </w:r>
    </w:p>
    <w:p>
      <w:pPr>
        <w:pStyle w:val="10"/>
        <w:numPr>
          <w:ilvl w:val="0"/>
          <w:numId w:val="30"/>
        </w:numPr>
        <w:tabs>
          <w:tab w:val="left" w:pos="1440"/>
        </w:tabs>
        <w:spacing w:before="276" w:after="0" w:line="240" w:lineRule="auto"/>
        <w:ind w:left="1440" w:right="0" w:hanging="720"/>
        <w:jc w:val="left"/>
        <w:rPr>
          <w:sz w:val="24"/>
        </w:rPr>
      </w:pPr>
      <w:r>
        <w:rPr>
          <w:sz w:val="24"/>
        </w:rPr>
        <w:t>crop</w:t>
      </w:r>
      <w:r>
        <w:rPr>
          <w:spacing w:val="-2"/>
          <w:sz w:val="24"/>
        </w:rPr>
        <w:t xml:space="preserve"> </w:t>
      </w:r>
      <w:r>
        <w:rPr>
          <w:sz w:val="24"/>
        </w:rPr>
        <w:t>season, reaching</w:t>
      </w:r>
      <w:r>
        <w:rPr>
          <w:spacing w:val="-3"/>
          <w:sz w:val="24"/>
        </w:rPr>
        <w:t xml:space="preserve"> </w:t>
      </w:r>
      <w:r>
        <w:rPr>
          <w:sz w:val="24"/>
        </w:rPr>
        <w:t>80-97%</w:t>
      </w:r>
      <w:r>
        <w:rPr>
          <w:spacing w:val="-2"/>
          <w:sz w:val="24"/>
        </w:rPr>
        <w:t xml:space="preserve"> </w:t>
      </w:r>
      <w:r>
        <w:rPr>
          <w:sz w:val="24"/>
        </w:rPr>
        <w:t>in</w:t>
      </w:r>
      <w:r>
        <w:rPr>
          <w:spacing w:val="-2"/>
          <w:sz w:val="24"/>
        </w:rPr>
        <w:t xml:space="preserve"> </w:t>
      </w:r>
      <w:r>
        <w:rPr>
          <w:sz w:val="24"/>
        </w:rPr>
        <w:t>predators’</w:t>
      </w:r>
      <w:r>
        <w:rPr>
          <w:spacing w:val="-2"/>
          <w:sz w:val="24"/>
        </w:rPr>
        <w:t xml:space="preserve"> </w:t>
      </w:r>
      <w:r>
        <w:rPr>
          <w:sz w:val="24"/>
        </w:rPr>
        <w:t>diet</w:t>
      </w:r>
      <w:r>
        <w:rPr>
          <w:spacing w:val="-1"/>
          <w:sz w:val="24"/>
        </w:rPr>
        <w:t xml:space="preserve"> </w:t>
      </w:r>
      <w:r>
        <w:rPr>
          <w:sz w:val="24"/>
        </w:rPr>
        <w:t>at the</w:t>
      </w:r>
      <w:r>
        <w:rPr>
          <w:spacing w:val="-1"/>
          <w:sz w:val="24"/>
        </w:rPr>
        <w:t xml:space="preserve"> </w:t>
      </w:r>
      <w:r>
        <w:rPr>
          <w:sz w:val="24"/>
        </w:rPr>
        <w:t>ripening</w:t>
      </w:r>
      <w:r>
        <w:rPr>
          <w:spacing w:val="-5"/>
          <w:sz w:val="24"/>
        </w:rPr>
        <w:t xml:space="preserve"> </w:t>
      </w:r>
      <w:r>
        <w:rPr>
          <w:sz w:val="24"/>
        </w:rPr>
        <w:t>stage,</w:t>
      </w:r>
      <w:r>
        <w:rPr>
          <w:spacing w:val="-1"/>
          <w:sz w:val="24"/>
        </w:rPr>
        <w:t xml:space="preserve"> </w:t>
      </w:r>
      <w:r>
        <w:rPr>
          <w:sz w:val="24"/>
        </w:rPr>
        <w:t>whereas</w:t>
      </w:r>
      <w:r>
        <w:rPr>
          <w:spacing w:val="-3"/>
          <w:sz w:val="24"/>
        </w:rPr>
        <w:t xml:space="preserve"> </w:t>
      </w:r>
      <w:r>
        <w:rPr>
          <w:sz w:val="24"/>
        </w:rPr>
        <w:t>the</w:t>
      </w:r>
      <w:r>
        <w:rPr>
          <w:spacing w:val="-1"/>
          <w:sz w:val="24"/>
        </w:rPr>
        <w:t xml:space="preserve"> </w:t>
      </w:r>
      <w:r>
        <w:rPr>
          <w:sz w:val="24"/>
        </w:rPr>
        <w:t>proportions</w:t>
      </w:r>
      <w:r>
        <w:rPr>
          <w:spacing w:val="-2"/>
          <w:sz w:val="24"/>
        </w:rPr>
        <w:t xml:space="preserve"> </w:t>
      </w:r>
      <w:r>
        <w:rPr>
          <w:spacing w:val="-5"/>
          <w:sz w:val="24"/>
        </w:rPr>
        <w:t>of</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30"/>
        </w:numPr>
        <w:tabs>
          <w:tab w:val="left" w:pos="1440"/>
        </w:tabs>
        <w:spacing w:before="72" w:after="0" w:line="240" w:lineRule="auto"/>
        <w:ind w:left="1440" w:right="0" w:hanging="720"/>
        <w:jc w:val="left"/>
        <w:rPr>
          <w:sz w:val="24"/>
        </w:rPr>
      </w:pPr>
      <w:r>
        <w:rPr>
          <w:sz w:val="24"/>
        </w:rPr>
        <w:t>alternative</w:t>
      </w:r>
      <w:r>
        <w:rPr>
          <w:spacing w:val="-4"/>
          <w:sz w:val="24"/>
        </w:rPr>
        <w:t xml:space="preserve"> </w:t>
      </w:r>
      <w:r>
        <w:rPr>
          <w:sz w:val="24"/>
        </w:rPr>
        <w:t>prey</w:t>
      </w:r>
      <w:r>
        <w:rPr>
          <w:spacing w:val="-5"/>
          <w:sz w:val="24"/>
        </w:rPr>
        <w:t xml:space="preserve"> </w:t>
      </w:r>
      <w:r>
        <w:rPr>
          <w:sz w:val="24"/>
        </w:rPr>
        <w:t>(detritivores and tourist</w:t>
      </w:r>
      <w:r>
        <w:rPr>
          <w:spacing w:val="-1"/>
          <w:sz w:val="24"/>
        </w:rPr>
        <w:t xml:space="preserve"> </w:t>
      </w:r>
      <w:r>
        <w:rPr>
          <w:sz w:val="24"/>
        </w:rPr>
        <w:t>herbivores) in their diet</w:t>
      </w:r>
      <w:r>
        <w:rPr>
          <w:spacing w:val="-1"/>
          <w:sz w:val="24"/>
        </w:rPr>
        <w:t xml:space="preserve"> </w:t>
      </w:r>
      <w:r>
        <w:rPr>
          <w:sz w:val="24"/>
        </w:rPr>
        <w:t>gradually</w:t>
      </w:r>
      <w:r>
        <w:rPr>
          <w:spacing w:val="-5"/>
          <w:sz w:val="24"/>
        </w:rPr>
        <w:t xml:space="preserve"> </w:t>
      </w:r>
      <w:r>
        <w:rPr>
          <w:sz w:val="24"/>
        </w:rPr>
        <w:t>decreased</w:t>
      </w:r>
      <w:r>
        <w:rPr>
          <w:spacing w:val="5"/>
          <w:sz w:val="24"/>
        </w:rPr>
        <w:t xml:space="preserve"> </w:t>
      </w:r>
      <w:r>
        <w:rPr>
          <w:sz w:val="24"/>
        </w:rPr>
        <w:t xml:space="preserve">below </w:t>
      </w:r>
      <w:r>
        <w:rPr>
          <w:spacing w:val="-5"/>
          <w:sz w:val="24"/>
        </w:rPr>
        <w:t>18%</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at</w:t>
      </w:r>
      <w:r>
        <w:rPr>
          <w:spacing w:val="-3"/>
          <w:sz w:val="24"/>
        </w:rPr>
        <w:t xml:space="preserve"> </w:t>
      </w:r>
      <w:r>
        <w:rPr>
          <w:sz w:val="24"/>
        </w:rPr>
        <w:t>the</w:t>
      </w:r>
      <w:r>
        <w:rPr>
          <w:spacing w:val="-2"/>
          <w:sz w:val="24"/>
        </w:rPr>
        <w:t xml:space="preserve"> </w:t>
      </w:r>
      <w:r>
        <w:rPr>
          <w:sz w:val="24"/>
        </w:rPr>
        <w:t>ripening</w:t>
      </w:r>
      <w:r>
        <w:rPr>
          <w:spacing w:val="-4"/>
          <w:sz w:val="24"/>
        </w:rPr>
        <w:t xml:space="preserve"> </w:t>
      </w:r>
      <w:r>
        <w:rPr>
          <w:sz w:val="24"/>
        </w:rPr>
        <w:t>stage</w:t>
      </w:r>
      <w:r>
        <w:rPr>
          <w:spacing w:val="-1"/>
          <w:sz w:val="24"/>
        </w:rPr>
        <w:t xml:space="preserve"> </w:t>
      </w:r>
      <w:r>
        <w:rPr>
          <w:sz w:val="24"/>
        </w:rPr>
        <w:t>(Fig.</w:t>
      </w:r>
      <w:r>
        <w:rPr>
          <w:spacing w:val="-1"/>
          <w:sz w:val="24"/>
        </w:rPr>
        <w:t xml:space="preserve"> </w:t>
      </w:r>
      <w:r>
        <w:rPr>
          <w:sz w:val="24"/>
        </w:rPr>
        <w:t>1;</w:t>
      </w:r>
      <w:r>
        <w:rPr>
          <w:spacing w:val="-1"/>
          <w:sz w:val="24"/>
        </w:rPr>
        <w:t xml:space="preserve"> </w:t>
      </w:r>
      <w:r>
        <w:rPr>
          <w:sz w:val="24"/>
        </w:rPr>
        <w:t>Appendix</w:t>
      </w:r>
      <w:r>
        <w:rPr>
          <w:spacing w:val="1"/>
          <w:sz w:val="24"/>
        </w:rPr>
        <w:t xml:space="preserve"> </w:t>
      </w:r>
      <w:r>
        <w:rPr>
          <w:sz w:val="24"/>
        </w:rPr>
        <w:t>A:</w:t>
      </w:r>
      <w:r>
        <w:rPr>
          <w:spacing w:val="-1"/>
          <w:sz w:val="24"/>
        </w:rPr>
        <w:t xml:space="preserve"> </w:t>
      </w:r>
      <w:r>
        <w:rPr>
          <w:sz w:val="24"/>
        </w:rPr>
        <w:t>Table S2,</w:t>
      </w:r>
      <w:r>
        <w:rPr>
          <w:spacing w:val="-1"/>
          <w:sz w:val="24"/>
        </w:rPr>
        <w:t xml:space="preserve"> </w:t>
      </w:r>
      <w:r>
        <w:rPr>
          <w:sz w:val="24"/>
        </w:rPr>
        <w:t>Fig.</w:t>
      </w:r>
      <w:r>
        <w:rPr>
          <w:spacing w:val="-1"/>
          <w:sz w:val="24"/>
        </w:rPr>
        <w:t xml:space="preserve"> </w:t>
      </w:r>
      <w:r>
        <w:rPr>
          <w:sz w:val="24"/>
        </w:rPr>
        <w:t>S2).</w:t>
      </w:r>
      <w:r>
        <w:rPr>
          <w:spacing w:val="58"/>
          <w:sz w:val="24"/>
        </w:rPr>
        <w:t xml:space="preserve"> </w:t>
      </w:r>
      <w:r>
        <w:rPr>
          <w:sz w:val="24"/>
        </w:rPr>
        <w:t>The</w:t>
      </w:r>
      <w:r>
        <w:rPr>
          <w:spacing w:val="-2"/>
          <w:sz w:val="24"/>
        </w:rPr>
        <w:t xml:space="preserve"> </w:t>
      </w:r>
      <w:r>
        <w:rPr>
          <w:sz w:val="24"/>
        </w:rPr>
        <w:t>increase in</w:t>
      </w:r>
      <w:r>
        <w:rPr>
          <w:spacing w:val="-1"/>
          <w:sz w:val="24"/>
        </w:rPr>
        <w:t xml:space="preserve"> </w:t>
      </w:r>
      <w:r>
        <w:rPr>
          <w:sz w:val="24"/>
        </w:rPr>
        <w:t>rice</w:t>
      </w:r>
      <w:r>
        <w:rPr>
          <w:spacing w:val="-1"/>
          <w:sz w:val="24"/>
        </w:rPr>
        <w:t xml:space="preserve"> </w:t>
      </w:r>
      <w:r>
        <w:rPr>
          <w:spacing w:val="-2"/>
          <w:sz w:val="24"/>
        </w:rPr>
        <w:t>herbivore</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consumption</w:t>
      </w:r>
      <w:r>
        <w:rPr>
          <w:spacing w:val="-2"/>
          <w:sz w:val="24"/>
        </w:rPr>
        <w:t xml:space="preserve"> </w:t>
      </w:r>
      <w:r>
        <w:rPr>
          <w:sz w:val="24"/>
        </w:rPr>
        <w:t>over</w:t>
      </w:r>
      <w:r>
        <w:rPr>
          <w:spacing w:val="-1"/>
          <w:sz w:val="24"/>
        </w:rPr>
        <w:t xml:space="preserve"> </w:t>
      </w:r>
      <w:r>
        <w:rPr>
          <w:sz w:val="24"/>
        </w:rPr>
        <w:t>time</w:t>
      </w:r>
      <w:r>
        <w:rPr>
          <w:spacing w:val="-2"/>
          <w:sz w:val="24"/>
        </w:rPr>
        <w:t xml:space="preserve"> </w:t>
      </w:r>
      <w:r>
        <w:rPr>
          <w:sz w:val="24"/>
        </w:rPr>
        <w:t>suggests</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biocontrol</w:t>
      </w:r>
      <w:r>
        <w:rPr>
          <w:spacing w:val="-1"/>
          <w:sz w:val="24"/>
        </w:rPr>
        <w:t xml:space="preserve"> </w:t>
      </w:r>
      <w:r>
        <w:rPr>
          <w:sz w:val="24"/>
        </w:rPr>
        <w:t>potential</w:t>
      </w:r>
      <w:r>
        <w:rPr>
          <w:spacing w:val="-1"/>
          <w:sz w:val="24"/>
        </w:rPr>
        <w:t xml:space="preserve"> </w:t>
      </w:r>
      <w:r>
        <w:rPr>
          <w:sz w:val="24"/>
        </w:rPr>
        <w:t>of</w:t>
      </w:r>
      <w:r>
        <w:rPr>
          <w:spacing w:val="-1"/>
          <w:sz w:val="24"/>
        </w:rPr>
        <w:t xml:space="preserve"> </w:t>
      </w:r>
      <w:r>
        <w:rPr>
          <w:sz w:val="24"/>
        </w:rPr>
        <w:t>predators</w:t>
      </w:r>
      <w:r>
        <w:rPr>
          <w:spacing w:val="-1"/>
          <w:sz w:val="24"/>
        </w:rPr>
        <w:t xml:space="preserve"> </w:t>
      </w:r>
      <w:r>
        <w:rPr>
          <w:sz w:val="24"/>
        </w:rPr>
        <w:t>increases</w:t>
      </w:r>
      <w:r>
        <w:rPr>
          <w:spacing w:val="-1"/>
          <w:sz w:val="24"/>
        </w:rPr>
        <w:t xml:space="preserve"> </w:t>
      </w:r>
      <w:r>
        <w:rPr>
          <w:sz w:val="24"/>
        </w:rPr>
        <w:t>toward</w:t>
      </w:r>
      <w:r>
        <w:rPr>
          <w:spacing w:val="-1"/>
          <w:sz w:val="24"/>
        </w:rPr>
        <w:t xml:space="preserve"> </w:t>
      </w:r>
      <w:r>
        <w:rPr>
          <w:spacing w:val="-4"/>
          <w:sz w:val="24"/>
        </w:rPr>
        <w:t>late</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crop</w:t>
      </w:r>
      <w:r>
        <w:rPr>
          <w:spacing w:val="-3"/>
          <w:sz w:val="24"/>
        </w:rPr>
        <w:t xml:space="preserve"> </w:t>
      </w:r>
      <w:r>
        <w:rPr>
          <w:sz w:val="24"/>
        </w:rPr>
        <w:t>stages and</w:t>
      </w:r>
      <w:r>
        <w:rPr>
          <w:spacing w:val="-1"/>
          <w:sz w:val="24"/>
        </w:rPr>
        <w:t xml:space="preserve"> </w:t>
      </w:r>
      <w:r>
        <w:rPr>
          <w:sz w:val="24"/>
        </w:rPr>
        <w:t>peaks</w:t>
      </w:r>
      <w:r>
        <w:rPr>
          <w:spacing w:val="3"/>
          <w:sz w:val="24"/>
        </w:rPr>
        <w:t xml:space="preserve"> </w:t>
      </w:r>
      <w:r>
        <w:rPr>
          <w:sz w:val="24"/>
        </w:rPr>
        <w:t>at</w:t>
      </w:r>
      <w:r>
        <w:rPr>
          <w:spacing w:val="-1"/>
          <w:sz w:val="24"/>
        </w:rPr>
        <w:t xml:space="preserve"> </w:t>
      </w:r>
      <w:r>
        <w:rPr>
          <w:sz w:val="24"/>
        </w:rPr>
        <w:t>the</w:t>
      </w:r>
      <w:r>
        <w:rPr>
          <w:spacing w:val="-1"/>
          <w:sz w:val="24"/>
        </w:rPr>
        <w:t xml:space="preserve"> </w:t>
      </w:r>
      <w:r>
        <w:rPr>
          <w:sz w:val="24"/>
        </w:rPr>
        <w:t>critical</w:t>
      </w:r>
      <w:r>
        <w:rPr>
          <w:spacing w:val="-1"/>
          <w:sz w:val="24"/>
        </w:rPr>
        <w:t xml:space="preserve"> </w:t>
      </w:r>
      <w:r>
        <w:rPr>
          <w:sz w:val="24"/>
        </w:rPr>
        <w:t>stage</w:t>
      </w:r>
      <w:r>
        <w:rPr>
          <w:spacing w:val="-1"/>
          <w:sz w:val="24"/>
        </w:rPr>
        <w:t xml:space="preserve"> </w:t>
      </w:r>
      <w:r>
        <w:rPr>
          <w:sz w:val="24"/>
        </w:rPr>
        <w:t>of</w:t>
      </w:r>
      <w:r>
        <w:rPr>
          <w:spacing w:val="-1"/>
          <w:sz w:val="24"/>
        </w:rPr>
        <w:t xml:space="preserve"> </w:t>
      </w:r>
      <w:r>
        <w:rPr>
          <w:sz w:val="24"/>
        </w:rPr>
        <w:t>crop production.</w:t>
      </w:r>
      <w:r>
        <w:rPr>
          <w:spacing w:val="59"/>
          <w:sz w:val="24"/>
        </w:rPr>
        <w:t xml:space="preserve"> </w:t>
      </w:r>
      <w:r>
        <w:rPr>
          <w:sz w:val="24"/>
        </w:rPr>
        <w:t>This could</w:t>
      </w:r>
      <w:r>
        <w:rPr>
          <w:spacing w:val="-1"/>
          <w:sz w:val="24"/>
        </w:rPr>
        <w:t xml:space="preserve"> </w:t>
      </w:r>
      <w:r>
        <w:rPr>
          <w:sz w:val="24"/>
        </w:rPr>
        <w:t>be</w:t>
      </w:r>
      <w:r>
        <w:rPr>
          <w:spacing w:val="1"/>
          <w:sz w:val="24"/>
        </w:rPr>
        <w:t xml:space="preserve"> </w:t>
      </w:r>
      <w:r>
        <w:rPr>
          <w:sz w:val="24"/>
        </w:rPr>
        <w:t>because</w:t>
      </w:r>
      <w:r>
        <w:rPr>
          <w:spacing w:val="-2"/>
          <w:sz w:val="24"/>
        </w:rPr>
        <w:t xml:space="preserve"> </w:t>
      </w:r>
      <w:r>
        <w:rPr>
          <w:sz w:val="24"/>
        </w:rPr>
        <w:t>of a</w:t>
      </w:r>
      <w:r>
        <w:rPr>
          <w:spacing w:val="-2"/>
          <w:sz w:val="24"/>
        </w:rPr>
        <w:t xml:space="preserve"> higher</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herbivore</w:t>
      </w:r>
      <w:r>
        <w:rPr>
          <w:spacing w:val="-4"/>
          <w:sz w:val="24"/>
        </w:rPr>
        <w:t xml:space="preserve"> </w:t>
      </w:r>
      <w:r>
        <w:rPr>
          <w:sz w:val="24"/>
        </w:rPr>
        <w:t>(pest) density</w:t>
      </w:r>
      <w:r>
        <w:rPr>
          <w:spacing w:val="-5"/>
          <w:sz w:val="24"/>
        </w:rPr>
        <w:t xml:space="preserve"> </w:t>
      </w:r>
      <w:r>
        <w:rPr>
          <w:sz w:val="24"/>
        </w:rPr>
        <w:t>at late</w:t>
      </w:r>
      <w:r>
        <w:rPr>
          <w:spacing w:val="-1"/>
          <w:sz w:val="24"/>
        </w:rPr>
        <w:t xml:space="preserve"> </w:t>
      </w:r>
      <w:r>
        <w:rPr>
          <w:sz w:val="24"/>
        </w:rPr>
        <w:t>crop stages, suggested</w:t>
      </w:r>
      <w:r>
        <w:rPr>
          <w:spacing w:val="2"/>
          <w:sz w:val="24"/>
        </w:rPr>
        <w:t xml:space="preserve"> </w:t>
      </w:r>
      <w:r>
        <w:rPr>
          <w:sz w:val="24"/>
        </w:rPr>
        <w:t>by</w:t>
      </w:r>
      <w:r>
        <w:rPr>
          <w:spacing w:val="-4"/>
          <w:sz w:val="24"/>
        </w:rPr>
        <w:t xml:space="preserve"> </w:t>
      </w:r>
      <w:r>
        <w:rPr>
          <w:sz w:val="24"/>
        </w:rPr>
        <w:t>a</w:t>
      </w:r>
      <w:r>
        <w:rPr>
          <w:spacing w:val="-1"/>
          <w:sz w:val="24"/>
        </w:rPr>
        <w:t xml:space="preserve"> </w:t>
      </w:r>
      <w:r>
        <w:rPr>
          <w:sz w:val="24"/>
        </w:rPr>
        <w:t>correlation between rice</w:t>
      </w:r>
      <w:r>
        <w:rPr>
          <w:spacing w:val="-1"/>
          <w:sz w:val="24"/>
        </w:rPr>
        <w:t xml:space="preserve"> </w:t>
      </w:r>
      <w:r>
        <w:rPr>
          <w:spacing w:val="-2"/>
          <w:sz w:val="24"/>
        </w:rPr>
        <w:t>herbivore</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consumption</w:t>
      </w:r>
      <w:r>
        <w:rPr>
          <w:spacing w:val="-3"/>
          <w:sz w:val="24"/>
        </w:rPr>
        <w:t xml:space="preserve"> </w:t>
      </w:r>
      <w:r>
        <w:rPr>
          <w:sz w:val="24"/>
        </w:rPr>
        <w:t>and</w:t>
      </w:r>
      <w:r>
        <w:rPr>
          <w:spacing w:val="-1"/>
          <w:sz w:val="24"/>
        </w:rPr>
        <w:t xml:space="preserve"> </w:t>
      </w:r>
      <w:r>
        <w:rPr>
          <w:sz w:val="24"/>
        </w:rPr>
        <w:t>crop stage</w:t>
      </w:r>
      <w:r>
        <w:rPr>
          <w:spacing w:val="-2"/>
          <w:sz w:val="24"/>
        </w:rPr>
        <w:t xml:space="preserve"> </w:t>
      </w:r>
      <w:r>
        <w:rPr>
          <w:sz w:val="24"/>
        </w:rPr>
        <w:t xml:space="preserve">(see </w:t>
      </w:r>
      <w:r>
        <w:rPr>
          <w:i/>
          <w:sz w:val="24"/>
        </w:rPr>
        <w:t>Factors</w:t>
      </w:r>
      <w:r>
        <w:rPr>
          <w:i/>
          <w:spacing w:val="-1"/>
          <w:sz w:val="24"/>
        </w:rPr>
        <w:t xml:space="preserve"> </w:t>
      </w:r>
      <w:r>
        <w:rPr>
          <w:i/>
          <w:sz w:val="24"/>
        </w:rPr>
        <w:t>associated with</w:t>
      </w:r>
      <w:r>
        <w:rPr>
          <w:i/>
          <w:spacing w:val="-1"/>
          <w:sz w:val="24"/>
        </w:rPr>
        <w:t xml:space="preserve"> </w:t>
      </w:r>
      <w:r>
        <w:rPr>
          <w:i/>
          <w:sz w:val="24"/>
        </w:rPr>
        <w:t>pest consumption</w:t>
      </w:r>
      <w:r>
        <w:rPr>
          <w:i/>
          <w:spacing w:val="-1"/>
          <w:sz w:val="24"/>
        </w:rPr>
        <w:t xml:space="preserve"> </w:t>
      </w:r>
      <w:r>
        <w:rPr>
          <w:i/>
          <w:sz w:val="24"/>
        </w:rPr>
        <w:t xml:space="preserve">by </w:t>
      </w:r>
      <w:r>
        <w:rPr>
          <w:i/>
          <w:spacing w:val="-2"/>
          <w:sz w:val="24"/>
        </w:rPr>
        <w:t>predators</w:t>
      </w:r>
      <w:r>
        <w:rPr>
          <w:spacing w:val="-2"/>
          <w:sz w:val="24"/>
        </w:rPr>
        <w:t>).</w:t>
      </w:r>
    </w:p>
    <w:p>
      <w:pPr>
        <w:pStyle w:val="6"/>
      </w:pPr>
    </w:p>
    <w:p>
      <w:pPr>
        <w:pStyle w:val="10"/>
        <w:numPr>
          <w:ilvl w:val="0"/>
          <w:numId w:val="30"/>
        </w:numPr>
        <w:tabs>
          <w:tab w:val="left" w:pos="2160"/>
        </w:tabs>
        <w:spacing w:before="0" w:after="0" w:line="240" w:lineRule="auto"/>
        <w:ind w:left="2160" w:right="0" w:hanging="1440"/>
        <w:jc w:val="left"/>
        <w:rPr>
          <w:sz w:val="24"/>
        </w:rPr>
      </w:pPr>
      <w:r>
        <w:rPr>
          <w:sz w:val="24"/>
        </w:rPr>
        <w:t>While</w:t>
      </w:r>
      <w:r>
        <w:rPr>
          <w:spacing w:val="-2"/>
          <w:sz w:val="24"/>
        </w:rPr>
        <w:t xml:space="preserve"> </w:t>
      </w:r>
      <w:r>
        <w:rPr>
          <w:sz w:val="24"/>
        </w:rPr>
        <w:t>GAPs consumed</w:t>
      </w:r>
      <w:r>
        <w:rPr>
          <w:spacing w:val="-1"/>
          <w:sz w:val="24"/>
        </w:rPr>
        <w:t xml:space="preserve"> </w:t>
      </w:r>
      <w:r>
        <w:rPr>
          <w:sz w:val="24"/>
        </w:rPr>
        <w:t>a</w:t>
      </w:r>
      <w:r>
        <w:rPr>
          <w:spacing w:val="-1"/>
          <w:sz w:val="24"/>
        </w:rPr>
        <w:t xml:space="preserve"> </w:t>
      </w:r>
      <w:r>
        <w:rPr>
          <w:sz w:val="24"/>
        </w:rPr>
        <w:t>high</w:t>
      </w:r>
      <w:r>
        <w:rPr>
          <w:spacing w:val="-1"/>
          <w:sz w:val="24"/>
        </w:rPr>
        <w:t xml:space="preserve"> </w:t>
      </w:r>
      <w:r>
        <w:rPr>
          <w:sz w:val="24"/>
        </w:rPr>
        <w:t>proportion of pests</w:t>
      </w:r>
      <w:r>
        <w:rPr>
          <w:spacing w:val="-1"/>
          <w:sz w:val="24"/>
        </w:rPr>
        <w:t xml:space="preserve"> </w:t>
      </w:r>
      <w:r>
        <w:rPr>
          <w:sz w:val="24"/>
        </w:rPr>
        <w:t>at late</w:t>
      </w:r>
      <w:r>
        <w:rPr>
          <w:spacing w:val="-1"/>
          <w:sz w:val="24"/>
        </w:rPr>
        <w:t xml:space="preserve"> </w:t>
      </w:r>
      <w:r>
        <w:rPr>
          <w:sz w:val="24"/>
        </w:rPr>
        <w:t>crop stages,</w:t>
      </w:r>
      <w:r>
        <w:rPr>
          <w:spacing w:val="-1"/>
          <w:sz w:val="24"/>
        </w:rPr>
        <w:t xml:space="preserve"> </w:t>
      </w:r>
      <w:r>
        <w:rPr>
          <w:sz w:val="24"/>
        </w:rPr>
        <w:t xml:space="preserve">the two </w:t>
      </w:r>
      <w:r>
        <w:rPr>
          <w:spacing w:val="-2"/>
          <w:sz w:val="24"/>
        </w:rPr>
        <w:t>major</w:t>
      </w:r>
    </w:p>
    <w:p>
      <w:pPr>
        <w:pStyle w:val="6"/>
        <w:spacing w:before="1"/>
      </w:pPr>
    </w:p>
    <w:p>
      <w:pPr>
        <w:pStyle w:val="10"/>
        <w:numPr>
          <w:ilvl w:val="0"/>
          <w:numId w:val="30"/>
        </w:numPr>
        <w:tabs>
          <w:tab w:val="left" w:pos="1440"/>
        </w:tabs>
        <w:spacing w:before="0" w:after="0" w:line="240" w:lineRule="auto"/>
        <w:ind w:left="1440" w:right="0" w:hanging="720"/>
        <w:jc w:val="left"/>
        <w:rPr>
          <w:sz w:val="24"/>
        </w:rPr>
      </w:pPr>
      <w:r>
        <w:rPr>
          <w:sz w:val="24"/>
        </w:rPr>
        <w:t>predator groups</w:t>
      </w:r>
      <w:r>
        <w:rPr>
          <w:spacing w:val="-1"/>
          <w:sz w:val="24"/>
        </w:rPr>
        <w:t xml:space="preserve"> </w:t>
      </w:r>
      <w:r>
        <w:rPr>
          <w:sz w:val="24"/>
        </w:rPr>
        <w:t>in</w:t>
      </w:r>
      <w:r>
        <w:rPr>
          <w:spacing w:val="-1"/>
          <w:sz w:val="24"/>
        </w:rPr>
        <w:t xml:space="preserve"> </w:t>
      </w:r>
      <w:r>
        <w:rPr>
          <w:sz w:val="24"/>
        </w:rPr>
        <w:t>our</w:t>
      </w:r>
      <w:r>
        <w:rPr>
          <w:spacing w:val="-2"/>
          <w:sz w:val="24"/>
        </w:rPr>
        <w:t xml:space="preserve"> </w:t>
      </w:r>
      <w:r>
        <w:rPr>
          <w:sz w:val="24"/>
        </w:rPr>
        <w:t>study</w:t>
      </w:r>
      <w:r>
        <w:rPr>
          <w:spacing w:val="-6"/>
          <w:sz w:val="24"/>
        </w:rPr>
        <w:t xml:space="preserve"> </w:t>
      </w:r>
      <w:r>
        <w:rPr>
          <w:sz w:val="24"/>
        </w:rPr>
        <w:t>system,</w:t>
      </w:r>
      <w:r>
        <w:rPr>
          <w:spacing w:val="-1"/>
          <w:sz w:val="24"/>
        </w:rPr>
        <w:t xml:space="preserve"> </w:t>
      </w:r>
      <w:r>
        <w:rPr>
          <w:sz w:val="24"/>
        </w:rPr>
        <w:t>spiders and</w:t>
      </w:r>
      <w:r>
        <w:rPr>
          <w:spacing w:val="-1"/>
          <w:sz w:val="24"/>
        </w:rPr>
        <w:t xml:space="preserve"> </w:t>
      </w:r>
      <w:r>
        <w:rPr>
          <w:sz w:val="24"/>
        </w:rPr>
        <w:t>ladybeetles</w:t>
      </w:r>
      <w:r>
        <w:rPr>
          <w:spacing w:val="-1"/>
          <w:sz w:val="24"/>
        </w:rPr>
        <w:t xml:space="preserve"> </w:t>
      </w:r>
      <w:r>
        <w:rPr>
          <w:sz w:val="24"/>
        </w:rPr>
        <w:t>(Table</w:t>
      </w:r>
      <w:r>
        <w:rPr>
          <w:spacing w:val="-1"/>
          <w:sz w:val="24"/>
        </w:rPr>
        <w:t xml:space="preserve"> </w:t>
      </w:r>
      <w:r>
        <w:rPr>
          <w:sz w:val="24"/>
        </w:rPr>
        <w:t>S1),</w:t>
      </w:r>
      <w:r>
        <w:rPr>
          <w:spacing w:val="-1"/>
          <w:sz w:val="24"/>
        </w:rPr>
        <w:t xml:space="preserve"> </w:t>
      </w:r>
      <w:r>
        <w:rPr>
          <w:sz w:val="24"/>
        </w:rPr>
        <w:t xml:space="preserve">exhibited </w:t>
      </w:r>
      <w:r>
        <w:rPr>
          <w:spacing w:val="-2"/>
          <w:sz w:val="24"/>
        </w:rPr>
        <w:t>distinct</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dietary</w:t>
      </w:r>
      <w:r>
        <w:rPr>
          <w:spacing w:val="-8"/>
          <w:sz w:val="24"/>
        </w:rPr>
        <w:t xml:space="preserve"> </w:t>
      </w:r>
      <w:r>
        <w:rPr>
          <w:sz w:val="24"/>
        </w:rPr>
        <w:t>patterns over</w:t>
      </w:r>
      <w:r>
        <w:rPr>
          <w:spacing w:val="-1"/>
          <w:sz w:val="24"/>
        </w:rPr>
        <w:t xml:space="preserve"> </w:t>
      </w:r>
      <w:r>
        <w:rPr>
          <w:sz w:val="24"/>
        </w:rPr>
        <w:t>the crop</w:t>
      </w:r>
      <w:r>
        <w:rPr>
          <w:spacing w:val="-1"/>
          <w:sz w:val="24"/>
        </w:rPr>
        <w:t xml:space="preserve"> </w:t>
      </w:r>
      <w:r>
        <w:rPr>
          <w:sz w:val="24"/>
        </w:rPr>
        <w:t>season.</w:t>
      </w:r>
      <w:r>
        <w:rPr>
          <w:spacing w:val="30"/>
          <w:sz w:val="24"/>
        </w:rPr>
        <w:t xml:space="preserve">  </w:t>
      </w:r>
      <w:r>
        <w:rPr>
          <w:sz w:val="24"/>
        </w:rPr>
        <w:t>Specifically,</w:t>
      </w:r>
      <w:r>
        <w:rPr>
          <w:spacing w:val="2"/>
          <w:sz w:val="24"/>
        </w:rPr>
        <w:t xml:space="preserve"> </w:t>
      </w:r>
      <w:r>
        <w:rPr>
          <w:sz w:val="24"/>
        </w:rPr>
        <w:t>pest consumption</w:t>
      </w:r>
      <w:r>
        <w:rPr>
          <w:spacing w:val="-1"/>
          <w:sz w:val="24"/>
        </w:rPr>
        <w:t xml:space="preserve"> </w:t>
      </w:r>
      <w:r>
        <w:rPr>
          <w:sz w:val="24"/>
        </w:rPr>
        <w:t>by</w:t>
      </w:r>
      <w:r>
        <w:rPr>
          <w:spacing w:val="-5"/>
          <w:sz w:val="24"/>
        </w:rPr>
        <w:t xml:space="preserve"> </w:t>
      </w:r>
      <w:r>
        <w:rPr>
          <w:sz w:val="24"/>
        </w:rPr>
        <w:t xml:space="preserve">spiders </w:t>
      </w:r>
      <w:r>
        <w:rPr>
          <w:spacing w:val="-2"/>
          <w:sz w:val="24"/>
        </w:rPr>
        <w:t>increased</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substantially,</w:t>
      </w:r>
      <w:r>
        <w:rPr>
          <w:spacing w:val="-3"/>
          <w:sz w:val="24"/>
        </w:rPr>
        <w:t xml:space="preserve"> </w:t>
      </w:r>
      <w:r>
        <w:rPr>
          <w:sz w:val="24"/>
        </w:rPr>
        <w:t>but</w:t>
      </w:r>
      <w:r>
        <w:rPr>
          <w:spacing w:val="-1"/>
          <w:sz w:val="24"/>
        </w:rPr>
        <w:t xml:space="preserve"> </w:t>
      </w:r>
      <w:r>
        <w:rPr>
          <w:sz w:val="24"/>
        </w:rPr>
        <w:t>pest</w:t>
      </w:r>
      <w:r>
        <w:rPr>
          <w:spacing w:val="-1"/>
          <w:sz w:val="24"/>
        </w:rPr>
        <w:t xml:space="preserve"> </w:t>
      </w:r>
      <w:r>
        <w:rPr>
          <w:sz w:val="24"/>
        </w:rPr>
        <w:t>consumption</w:t>
      </w:r>
      <w:r>
        <w:rPr>
          <w:spacing w:val="-1"/>
          <w:sz w:val="24"/>
        </w:rPr>
        <w:t xml:space="preserve"> </w:t>
      </w:r>
      <w:r>
        <w:rPr>
          <w:sz w:val="24"/>
        </w:rPr>
        <w:t>by</w:t>
      </w:r>
      <w:r>
        <w:rPr>
          <w:spacing w:val="-9"/>
          <w:sz w:val="24"/>
        </w:rPr>
        <w:t xml:space="preserve"> </w:t>
      </w:r>
      <w:r>
        <w:rPr>
          <w:sz w:val="24"/>
        </w:rPr>
        <w:t>ladybeetles</w:t>
      </w:r>
      <w:r>
        <w:rPr>
          <w:spacing w:val="1"/>
          <w:sz w:val="24"/>
        </w:rPr>
        <w:t xml:space="preserve"> </w:t>
      </w:r>
      <w:r>
        <w:rPr>
          <w:sz w:val="24"/>
        </w:rPr>
        <w:t>remained</w:t>
      </w:r>
      <w:r>
        <w:rPr>
          <w:spacing w:val="-1"/>
          <w:sz w:val="24"/>
        </w:rPr>
        <w:t xml:space="preserve"> </w:t>
      </w:r>
      <w:r>
        <w:rPr>
          <w:sz w:val="24"/>
        </w:rPr>
        <w:t>stable</w:t>
      </w:r>
      <w:r>
        <w:rPr>
          <w:spacing w:val="-1"/>
          <w:sz w:val="24"/>
        </w:rPr>
        <w:t xml:space="preserve"> </w:t>
      </w:r>
      <w:r>
        <w:rPr>
          <w:sz w:val="24"/>
        </w:rPr>
        <w:t>over</w:t>
      </w:r>
      <w:r>
        <w:rPr>
          <w:spacing w:val="-1"/>
          <w:sz w:val="24"/>
        </w:rPr>
        <w:t xml:space="preserve"> </w:t>
      </w:r>
      <w:r>
        <w:rPr>
          <w:sz w:val="24"/>
        </w:rPr>
        <w:t>the</w:t>
      </w:r>
      <w:r>
        <w:rPr>
          <w:spacing w:val="-1"/>
          <w:sz w:val="24"/>
        </w:rPr>
        <w:t xml:space="preserve"> </w:t>
      </w:r>
      <w:r>
        <w:rPr>
          <w:sz w:val="24"/>
        </w:rPr>
        <w:t>season</w:t>
      </w:r>
      <w:r>
        <w:rPr>
          <w:spacing w:val="-1"/>
          <w:sz w:val="24"/>
        </w:rPr>
        <w:t xml:space="preserve"> </w:t>
      </w:r>
      <w:r>
        <w:rPr>
          <w:sz w:val="24"/>
        </w:rPr>
        <w:t>(Fig.</w:t>
      </w:r>
      <w:r>
        <w:rPr>
          <w:spacing w:val="-1"/>
          <w:sz w:val="24"/>
        </w:rPr>
        <w:t xml:space="preserve"> </w:t>
      </w:r>
      <w:r>
        <w:rPr>
          <w:sz w:val="24"/>
        </w:rPr>
        <w:t xml:space="preserve">2b </w:t>
      </w:r>
      <w:r>
        <w:rPr>
          <w:spacing w:val="-5"/>
          <w:sz w:val="24"/>
        </w:rPr>
        <w:t>vs.</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2c).</w:t>
      </w:r>
      <w:r>
        <w:rPr>
          <w:spacing w:val="57"/>
          <w:sz w:val="24"/>
        </w:rPr>
        <w:t xml:space="preserve"> </w:t>
      </w:r>
      <w:r>
        <w:rPr>
          <w:sz w:val="24"/>
        </w:rPr>
        <w:t>This may</w:t>
      </w:r>
      <w:r>
        <w:rPr>
          <w:spacing w:val="-5"/>
          <w:sz w:val="24"/>
        </w:rPr>
        <w:t xml:space="preserve"> </w:t>
      </w:r>
      <w:r>
        <w:rPr>
          <w:sz w:val="24"/>
        </w:rPr>
        <w:t>be</w:t>
      </w:r>
      <w:r>
        <w:rPr>
          <w:spacing w:val="-1"/>
          <w:sz w:val="24"/>
        </w:rPr>
        <w:t xml:space="preserve"> </w:t>
      </w:r>
      <w:r>
        <w:rPr>
          <w:sz w:val="24"/>
        </w:rPr>
        <w:t>because</w:t>
      </w:r>
      <w:r>
        <w:rPr>
          <w:spacing w:val="1"/>
          <w:sz w:val="24"/>
        </w:rPr>
        <w:t xml:space="preserve"> </w:t>
      </w:r>
      <w:r>
        <w:rPr>
          <w:sz w:val="24"/>
        </w:rPr>
        <w:t>different foraging</w:t>
      </w:r>
      <w:r>
        <w:rPr>
          <w:spacing w:val="-2"/>
          <w:sz w:val="24"/>
        </w:rPr>
        <w:t xml:space="preserve"> </w:t>
      </w:r>
      <w:r>
        <w:rPr>
          <w:sz w:val="24"/>
        </w:rPr>
        <w:t>modes—sit-and-wait (spiders) or</w:t>
      </w:r>
      <w:r>
        <w:rPr>
          <w:spacing w:val="-1"/>
          <w:sz w:val="24"/>
        </w:rPr>
        <w:t xml:space="preserve"> </w:t>
      </w:r>
      <w:r>
        <w:rPr>
          <w:sz w:val="24"/>
        </w:rPr>
        <w:t>actively</w:t>
      </w:r>
      <w:r>
        <w:rPr>
          <w:spacing w:val="-4"/>
          <w:sz w:val="24"/>
        </w:rPr>
        <w:t xml:space="preserve"> </w:t>
      </w:r>
      <w:r>
        <w:rPr>
          <w:spacing w:val="-2"/>
          <w:sz w:val="24"/>
        </w:rPr>
        <w:t>hunting</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(ladybeetles)—can</w:t>
      </w:r>
      <w:r>
        <w:rPr>
          <w:spacing w:val="-1"/>
          <w:sz w:val="24"/>
        </w:rPr>
        <w:t xml:space="preserve"> </w:t>
      </w:r>
      <w:r>
        <w:rPr>
          <w:sz w:val="24"/>
        </w:rPr>
        <w:t>lead</w:t>
      </w:r>
      <w:r>
        <w:rPr>
          <w:spacing w:val="-1"/>
          <w:sz w:val="24"/>
        </w:rPr>
        <w:t xml:space="preserve"> </w:t>
      </w:r>
      <w:r>
        <w:rPr>
          <w:sz w:val="24"/>
        </w:rPr>
        <w:t>to</w:t>
      </w:r>
      <w:r>
        <w:rPr>
          <w:spacing w:val="-1"/>
          <w:sz w:val="24"/>
        </w:rPr>
        <w:t xml:space="preserve"> </w:t>
      </w:r>
      <w:r>
        <w:rPr>
          <w:sz w:val="24"/>
        </w:rPr>
        <w:t>different prey</w:t>
      </w:r>
      <w:r>
        <w:rPr>
          <w:spacing w:val="-6"/>
          <w:sz w:val="24"/>
        </w:rPr>
        <w:t xml:space="preserve"> </w:t>
      </w:r>
      <w:r>
        <w:rPr>
          <w:sz w:val="24"/>
        </w:rPr>
        <w:t>capture and</w:t>
      </w:r>
      <w:r>
        <w:rPr>
          <w:spacing w:val="-1"/>
          <w:sz w:val="24"/>
        </w:rPr>
        <w:t xml:space="preserve"> </w:t>
      </w:r>
      <w:r>
        <w:rPr>
          <w:sz w:val="24"/>
        </w:rPr>
        <w:t>thus</w:t>
      </w:r>
      <w:r>
        <w:rPr>
          <w:spacing w:val="-1"/>
          <w:sz w:val="24"/>
        </w:rPr>
        <w:t xml:space="preserve"> </w:t>
      </w:r>
      <w:r>
        <w:rPr>
          <w:sz w:val="24"/>
        </w:rPr>
        <w:t>diet</w:t>
      </w:r>
      <w:r>
        <w:rPr>
          <w:spacing w:val="-1"/>
          <w:sz w:val="24"/>
        </w:rPr>
        <w:t xml:space="preserve"> </w:t>
      </w:r>
      <w:r>
        <w:rPr>
          <w:sz w:val="24"/>
        </w:rPr>
        <w:t>composition</w:t>
      </w:r>
      <w:r>
        <w:rPr>
          <w:spacing w:val="-1"/>
          <w:sz w:val="24"/>
        </w:rPr>
        <w:t xml:space="preserve"> </w:t>
      </w:r>
      <w:r>
        <w:rPr>
          <w:sz w:val="24"/>
        </w:rPr>
        <w:t xml:space="preserve">(Nyffeler, </w:t>
      </w:r>
      <w:r>
        <w:rPr>
          <w:spacing w:val="-2"/>
          <w:sz w:val="24"/>
        </w:rPr>
        <w:t>1999;</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Klecka and</w:t>
      </w:r>
      <w:r>
        <w:rPr>
          <w:spacing w:val="-1"/>
          <w:sz w:val="24"/>
        </w:rPr>
        <w:t xml:space="preserve"> </w:t>
      </w:r>
      <w:r>
        <w:rPr>
          <w:sz w:val="24"/>
        </w:rPr>
        <w:t>Boukal,</w:t>
      </w:r>
      <w:r>
        <w:rPr>
          <w:spacing w:val="-1"/>
          <w:sz w:val="24"/>
        </w:rPr>
        <w:t xml:space="preserve"> </w:t>
      </w:r>
      <w:r>
        <w:rPr>
          <w:sz w:val="24"/>
        </w:rPr>
        <w:t>2013).</w:t>
      </w:r>
      <w:r>
        <w:rPr>
          <w:spacing w:val="58"/>
          <w:sz w:val="24"/>
        </w:rPr>
        <w:t xml:space="preserve"> </w:t>
      </w:r>
      <w:r>
        <w:rPr>
          <w:sz w:val="24"/>
        </w:rPr>
        <w:t>For</w:t>
      </w:r>
      <w:r>
        <w:rPr>
          <w:spacing w:val="1"/>
          <w:sz w:val="24"/>
        </w:rPr>
        <w:t xml:space="preserve"> </w:t>
      </w:r>
      <w:r>
        <w:rPr>
          <w:sz w:val="24"/>
        </w:rPr>
        <w:t>example,</w:t>
      </w:r>
      <w:r>
        <w:rPr>
          <w:spacing w:val="-1"/>
          <w:sz w:val="24"/>
        </w:rPr>
        <w:t xml:space="preserve"> </w:t>
      </w:r>
      <w:r>
        <w:rPr>
          <w:sz w:val="24"/>
        </w:rPr>
        <w:t>long-jawed</w:t>
      </w:r>
      <w:r>
        <w:rPr>
          <w:spacing w:val="-1"/>
          <w:sz w:val="24"/>
        </w:rPr>
        <w:t xml:space="preserve"> </w:t>
      </w:r>
      <w:r>
        <w:rPr>
          <w:sz w:val="24"/>
        </w:rPr>
        <w:t>orb-weavers</w:t>
      </w:r>
      <w:r>
        <w:rPr>
          <w:spacing w:val="-1"/>
          <w:sz w:val="24"/>
        </w:rPr>
        <w:t xml:space="preserve"> </w:t>
      </w:r>
      <w:r>
        <w:rPr>
          <w:sz w:val="24"/>
        </w:rPr>
        <w:t>(</w:t>
      </w:r>
      <w:r>
        <w:rPr>
          <w:i/>
          <w:sz w:val="24"/>
        </w:rPr>
        <w:t>Tetragnatha</w:t>
      </w:r>
      <w:r>
        <w:rPr>
          <w:sz w:val="24"/>
        </w:rPr>
        <w:t>),</w:t>
      </w:r>
      <w:r>
        <w:rPr>
          <w:spacing w:val="-1"/>
          <w:sz w:val="24"/>
        </w:rPr>
        <w:t xml:space="preserve"> </w:t>
      </w:r>
      <w:r>
        <w:rPr>
          <w:sz w:val="24"/>
        </w:rPr>
        <w:t>the</w:t>
      </w:r>
      <w:r>
        <w:rPr>
          <w:spacing w:val="-2"/>
          <w:sz w:val="24"/>
        </w:rPr>
        <w:t xml:space="preserve"> </w:t>
      </w:r>
      <w:r>
        <w:rPr>
          <w:spacing w:val="-4"/>
          <w:sz w:val="24"/>
        </w:rPr>
        <w:t>most</w:t>
      </w:r>
    </w:p>
    <w:p>
      <w:pPr>
        <w:pStyle w:val="6"/>
      </w:pPr>
    </w:p>
    <w:p>
      <w:pPr>
        <w:pStyle w:val="10"/>
        <w:numPr>
          <w:ilvl w:val="0"/>
          <w:numId w:val="30"/>
        </w:numPr>
        <w:tabs>
          <w:tab w:val="left" w:pos="1440"/>
        </w:tabs>
        <w:spacing w:before="1" w:after="0" w:line="240" w:lineRule="auto"/>
        <w:ind w:left="1440" w:right="0" w:hanging="720"/>
        <w:jc w:val="left"/>
        <w:rPr>
          <w:sz w:val="24"/>
        </w:rPr>
      </w:pPr>
      <w:r>
        <w:rPr>
          <w:sz w:val="24"/>
        </w:rPr>
        <w:t>abundant</w:t>
      </w:r>
      <w:r>
        <w:rPr>
          <w:spacing w:val="1"/>
          <w:sz w:val="24"/>
        </w:rPr>
        <w:t xml:space="preserve"> </w:t>
      </w:r>
      <w:r>
        <w:rPr>
          <w:sz w:val="24"/>
        </w:rPr>
        <w:t>genus</w:t>
      </w:r>
      <w:r>
        <w:rPr>
          <w:spacing w:val="-1"/>
          <w:sz w:val="24"/>
        </w:rPr>
        <w:t xml:space="preserve"> </w:t>
      </w:r>
      <w:r>
        <w:rPr>
          <w:sz w:val="24"/>
        </w:rPr>
        <w:t>in</w:t>
      </w:r>
      <w:r>
        <w:rPr>
          <w:spacing w:val="-1"/>
          <w:sz w:val="24"/>
        </w:rPr>
        <w:t xml:space="preserve"> </w:t>
      </w:r>
      <w:r>
        <w:rPr>
          <w:sz w:val="24"/>
        </w:rPr>
        <w:t>our spider</w:t>
      </w:r>
      <w:r>
        <w:rPr>
          <w:spacing w:val="-3"/>
          <w:sz w:val="24"/>
        </w:rPr>
        <w:t xml:space="preserve"> </w:t>
      </w:r>
      <w:r>
        <w:rPr>
          <w:sz w:val="24"/>
        </w:rPr>
        <w:t>samples,</w:t>
      </w:r>
      <w:r>
        <w:rPr>
          <w:spacing w:val="-1"/>
          <w:sz w:val="24"/>
        </w:rPr>
        <w:t xml:space="preserve"> </w:t>
      </w:r>
      <w:r>
        <w:rPr>
          <w:sz w:val="24"/>
        </w:rPr>
        <w:t>are</w:t>
      </w:r>
      <w:r>
        <w:rPr>
          <w:spacing w:val="-1"/>
          <w:sz w:val="24"/>
        </w:rPr>
        <w:t xml:space="preserve"> </w:t>
      </w:r>
      <w:r>
        <w:rPr>
          <w:sz w:val="24"/>
        </w:rPr>
        <w:t>sit-and-wait</w:t>
      </w:r>
      <w:r>
        <w:rPr>
          <w:spacing w:val="-1"/>
          <w:sz w:val="24"/>
        </w:rPr>
        <w:t xml:space="preserve"> </w:t>
      </w:r>
      <w:r>
        <w:rPr>
          <w:sz w:val="24"/>
        </w:rPr>
        <w:t>predators.</w:t>
      </w:r>
      <w:r>
        <w:rPr>
          <w:spacing w:val="58"/>
          <w:sz w:val="24"/>
        </w:rPr>
        <w:t xml:space="preserve"> </w:t>
      </w:r>
      <w:r>
        <w:rPr>
          <w:sz w:val="24"/>
        </w:rPr>
        <w:t>The</w:t>
      </w:r>
      <w:r>
        <w:rPr>
          <w:spacing w:val="-1"/>
          <w:sz w:val="24"/>
        </w:rPr>
        <w:t xml:space="preserve"> </w:t>
      </w:r>
      <w:r>
        <w:rPr>
          <w:sz w:val="24"/>
        </w:rPr>
        <w:t>diet</w:t>
      </w:r>
      <w:r>
        <w:rPr>
          <w:spacing w:val="1"/>
          <w:sz w:val="24"/>
        </w:rPr>
        <w:t xml:space="preserve"> </w:t>
      </w:r>
      <w:r>
        <w:rPr>
          <w:sz w:val="24"/>
        </w:rPr>
        <w:t>composition</w:t>
      </w:r>
      <w:r>
        <w:rPr>
          <w:spacing w:val="1"/>
          <w:sz w:val="24"/>
        </w:rPr>
        <w:t xml:space="preserve"> </w:t>
      </w:r>
      <w:r>
        <w:rPr>
          <w:sz w:val="24"/>
        </w:rPr>
        <w:t xml:space="preserve">of </w:t>
      </w:r>
      <w:r>
        <w:rPr>
          <w:spacing w:val="-2"/>
          <w:sz w:val="24"/>
        </w:rPr>
        <w:t>these</w:t>
      </w:r>
    </w:p>
    <w:p>
      <w:pPr>
        <w:pStyle w:val="10"/>
        <w:numPr>
          <w:ilvl w:val="0"/>
          <w:numId w:val="30"/>
        </w:numPr>
        <w:tabs>
          <w:tab w:val="left" w:pos="1440"/>
        </w:tabs>
        <w:spacing w:before="276" w:after="0" w:line="240" w:lineRule="auto"/>
        <w:ind w:left="1440" w:right="0" w:hanging="720"/>
        <w:jc w:val="left"/>
        <w:rPr>
          <w:sz w:val="24"/>
        </w:rPr>
      </w:pPr>
      <w:r>
        <w:rPr>
          <w:sz w:val="24"/>
        </w:rPr>
        <w:t>predators generally</w:t>
      </w:r>
      <w:r>
        <w:rPr>
          <w:spacing w:val="-5"/>
          <w:sz w:val="24"/>
        </w:rPr>
        <w:t xml:space="preserve"> </w:t>
      </w:r>
      <w:r>
        <w:rPr>
          <w:sz w:val="24"/>
        </w:rPr>
        <w:t>reflects prey</w:t>
      </w:r>
      <w:r>
        <w:rPr>
          <w:spacing w:val="-4"/>
          <w:sz w:val="24"/>
        </w:rPr>
        <w:t xml:space="preserve"> </w:t>
      </w:r>
      <w:r>
        <w:rPr>
          <w:sz w:val="24"/>
        </w:rPr>
        <w:t>availability</w:t>
      </w:r>
      <w:r>
        <w:rPr>
          <w:spacing w:val="-4"/>
          <w:sz w:val="24"/>
        </w:rPr>
        <w:t xml:space="preserve"> </w:t>
      </w:r>
      <w:r>
        <w:rPr>
          <w:sz w:val="24"/>
        </w:rPr>
        <w:t>(Nyffeler,</w:t>
      </w:r>
      <w:r>
        <w:rPr>
          <w:spacing w:val="-1"/>
          <w:sz w:val="24"/>
        </w:rPr>
        <w:t xml:space="preserve"> </w:t>
      </w:r>
      <w:r>
        <w:rPr>
          <w:sz w:val="24"/>
        </w:rPr>
        <w:t>1999).</w:t>
      </w:r>
      <w:r>
        <w:rPr>
          <w:spacing w:val="59"/>
          <w:sz w:val="24"/>
        </w:rPr>
        <w:t xml:space="preserve"> </w:t>
      </w:r>
      <w:r>
        <w:rPr>
          <w:sz w:val="24"/>
        </w:rPr>
        <w:t>In contrast,</w:t>
      </w:r>
      <w:r>
        <w:rPr>
          <w:spacing w:val="-1"/>
          <w:sz w:val="24"/>
        </w:rPr>
        <w:t xml:space="preserve"> </w:t>
      </w:r>
      <w:r>
        <w:rPr>
          <w:sz w:val="24"/>
        </w:rPr>
        <w:t>ladybeetles</w:t>
      </w:r>
      <w:r>
        <w:rPr>
          <w:spacing w:val="-1"/>
          <w:sz w:val="24"/>
        </w:rPr>
        <w:t xml:space="preserve"> </w:t>
      </w:r>
      <w:r>
        <w:rPr>
          <w:spacing w:val="-5"/>
          <w:sz w:val="24"/>
        </w:rPr>
        <w:t>are</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actively</w:t>
      </w:r>
      <w:r>
        <w:rPr>
          <w:spacing w:val="-5"/>
          <w:sz w:val="24"/>
        </w:rPr>
        <w:t xml:space="preserve"> </w:t>
      </w:r>
      <w:r>
        <w:rPr>
          <w:sz w:val="24"/>
        </w:rPr>
        <w:t>hunting</w:t>
      </w:r>
      <w:r>
        <w:rPr>
          <w:spacing w:val="-3"/>
          <w:sz w:val="24"/>
        </w:rPr>
        <w:t xml:space="preserve"> </w:t>
      </w:r>
      <w:r>
        <w:rPr>
          <w:sz w:val="24"/>
        </w:rPr>
        <w:t>predators and may</w:t>
      </w:r>
      <w:r>
        <w:rPr>
          <w:spacing w:val="-5"/>
          <w:sz w:val="24"/>
        </w:rPr>
        <w:t xml:space="preserve"> </w:t>
      </w:r>
      <w:r>
        <w:rPr>
          <w:sz w:val="24"/>
        </w:rPr>
        <w:t>preferentially</w:t>
      </w:r>
      <w:r>
        <w:rPr>
          <w:spacing w:val="-3"/>
          <w:sz w:val="24"/>
        </w:rPr>
        <w:t xml:space="preserve"> </w:t>
      </w:r>
      <w:r>
        <w:rPr>
          <w:sz w:val="24"/>
        </w:rPr>
        <w:t>feed on rice</w:t>
      </w:r>
      <w:r>
        <w:rPr>
          <w:spacing w:val="-1"/>
          <w:sz w:val="24"/>
        </w:rPr>
        <w:t xml:space="preserve"> </w:t>
      </w:r>
      <w:r>
        <w:rPr>
          <w:sz w:val="24"/>
        </w:rPr>
        <w:t>herbivores, resulting</w:t>
      </w:r>
      <w:r>
        <w:rPr>
          <w:spacing w:val="-2"/>
          <w:sz w:val="24"/>
        </w:rPr>
        <w:t xml:space="preserve"> </w:t>
      </w:r>
      <w:r>
        <w:rPr>
          <w:sz w:val="24"/>
        </w:rPr>
        <w:t xml:space="preserve">in stable </w:t>
      </w:r>
      <w:r>
        <w:rPr>
          <w:spacing w:val="-4"/>
          <w:sz w:val="24"/>
        </w:rPr>
        <w:t>pest</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consumption</w:t>
      </w:r>
      <w:r>
        <w:rPr>
          <w:spacing w:val="-2"/>
          <w:sz w:val="24"/>
        </w:rPr>
        <w:t xml:space="preserve"> </w:t>
      </w:r>
      <w:r>
        <w:rPr>
          <w:sz w:val="24"/>
        </w:rPr>
        <w:t>over</w:t>
      </w:r>
      <w:r>
        <w:rPr>
          <w:spacing w:val="-1"/>
          <w:sz w:val="24"/>
        </w:rPr>
        <w:t xml:space="preserve"> </w:t>
      </w:r>
      <w:r>
        <w:rPr>
          <w:sz w:val="24"/>
        </w:rPr>
        <w:t>time.</w:t>
      </w:r>
      <w:r>
        <w:rPr>
          <w:spacing w:val="58"/>
          <w:sz w:val="24"/>
        </w:rPr>
        <w:t xml:space="preserve"> </w:t>
      </w:r>
      <w:r>
        <w:rPr>
          <w:sz w:val="24"/>
        </w:rPr>
        <w:t>Because</w:t>
      </w:r>
      <w:r>
        <w:rPr>
          <w:spacing w:val="-1"/>
          <w:sz w:val="24"/>
        </w:rPr>
        <w:t xml:space="preserve"> </w:t>
      </w:r>
      <w:r>
        <w:rPr>
          <w:sz w:val="24"/>
        </w:rPr>
        <w:t>predator foraging</w:t>
      </w:r>
      <w:r>
        <w:rPr>
          <w:spacing w:val="-4"/>
          <w:sz w:val="24"/>
        </w:rPr>
        <w:t xml:space="preserve"> </w:t>
      </w:r>
      <w:r>
        <w:rPr>
          <w:sz w:val="24"/>
        </w:rPr>
        <w:t>modes shape</w:t>
      </w:r>
      <w:r>
        <w:rPr>
          <w:spacing w:val="-2"/>
          <w:sz w:val="24"/>
        </w:rPr>
        <w:t xml:space="preserve"> </w:t>
      </w:r>
      <w:r>
        <w:rPr>
          <w:sz w:val="24"/>
        </w:rPr>
        <w:t>predator-prey-plant</w:t>
      </w:r>
      <w:r>
        <w:rPr>
          <w:spacing w:val="-1"/>
          <w:sz w:val="24"/>
        </w:rPr>
        <w:t xml:space="preserve"> </w:t>
      </w:r>
      <w:r>
        <w:rPr>
          <w:spacing w:val="-2"/>
          <w:sz w:val="24"/>
        </w:rPr>
        <w:t>interactions</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(Schmitz,</w:t>
      </w:r>
      <w:r>
        <w:rPr>
          <w:spacing w:val="-3"/>
          <w:sz w:val="24"/>
        </w:rPr>
        <w:t xml:space="preserve"> </w:t>
      </w:r>
      <w:r>
        <w:rPr>
          <w:sz w:val="24"/>
        </w:rPr>
        <w:t>2008), we</w:t>
      </w:r>
      <w:r>
        <w:rPr>
          <w:spacing w:val="-3"/>
          <w:sz w:val="24"/>
        </w:rPr>
        <w:t xml:space="preserve"> </w:t>
      </w:r>
      <w:r>
        <w:rPr>
          <w:sz w:val="24"/>
        </w:rPr>
        <w:t>encourage future</w:t>
      </w:r>
      <w:r>
        <w:rPr>
          <w:spacing w:val="-3"/>
          <w:sz w:val="24"/>
        </w:rPr>
        <w:t xml:space="preserve"> </w:t>
      </w:r>
      <w:r>
        <w:rPr>
          <w:sz w:val="24"/>
        </w:rPr>
        <w:t>studies to</w:t>
      </w:r>
      <w:r>
        <w:rPr>
          <w:spacing w:val="-1"/>
          <w:sz w:val="24"/>
        </w:rPr>
        <w:t xml:space="preserve"> </w:t>
      </w:r>
      <w:r>
        <w:rPr>
          <w:sz w:val="24"/>
        </w:rPr>
        <w:t>examine</w:t>
      </w:r>
      <w:r>
        <w:rPr>
          <w:spacing w:val="-1"/>
          <w:sz w:val="24"/>
        </w:rPr>
        <w:t xml:space="preserve"> </w:t>
      </w:r>
      <w:r>
        <w:rPr>
          <w:sz w:val="24"/>
        </w:rPr>
        <w:t>different</w:t>
      </w:r>
      <w:r>
        <w:rPr>
          <w:spacing w:val="-1"/>
          <w:sz w:val="24"/>
        </w:rPr>
        <w:t xml:space="preserve"> </w:t>
      </w:r>
      <w:r>
        <w:rPr>
          <w:sz w:val="24"/>
        </w:rPr>
        <w:t>assemblages of</w:t>
      </w:r>
      <w:r>
        <w:rPr>
          <w:spacing w:val="-1"/>
          <w:sz w:val="24"/>
        </w:rPr>
        <w:t xml:space="preserve"> </w:t>
      </w:r>
      <w:r>
        <w:rPr>
          <w:sz w:val="24"/>
        </w:rPr>
        <w:t xml:space="preserve">sit-and-wait </w:t>
      </w:r>
      <w:r>
        <w:rPr>
          <w:spacing w:val="-5"/>
          <w:sz w:val="24"/>
        </w:rPr>
        <w:t>vs.</w:t>
      </w:r>
    </w:p>
    <w:p>
      <w:pPr>
        <w:pStyle w:val="6"/>
      </w:pPr>
    </w:p>
    <w:p>
      <w:pPr>
        <w:pStyle w:val="10"/>
        <w:numPr>
          <w:ilvl w:val="0"/>
          <w:numId w:val="30"/>
        </w:numPr>
        <w:tabs>
          <w:tab w:val="left" w:pos="1440"/>
        </w:tabs>
        <w:spacing w:before="0" w:after="0" w:line="240" w:lineRule="auto"/>
        <w:ind w:left="1440" w:right="0" w:hanging="720"/>
        <w:jc w:val="left"/>
        <w:rPr>
          <w:sz w:val="24"/>
        </w:rPr>
      </w:pPr>
      <w:r>
        <w:rPr>
          <w:sz w:val="24"/>
        </w:rPr>
        <w:t>actively</w:t>
      </w:r>
      <w:r>
        <w:rPr>
          <w:spacing w:val="-6"/>
          <w:sz w:val="24"/>
        </w:rPr>
        <w:t xml:space="preserve"> </w:t>
      </w:r>
      <w:r>
        <w:rPr>
          <w:sz w:val="24"/>
        </w:rPr>
        <w:t>hunting</w:t>
      </w:r>
      <w:r>
        <w:rPr>
          <w:spacing w:val="56"/>
          <w:sz w:val="24"/>
        </w:rPr>
        <w:t xml:space="preserve"> </w:t>
      </w:r>
      <w:r>
        <w:rPr>
          <w:sz w:val="24"/>
        </w:rPr>
        <w:t>predators</w:t>
      </w:r>
      <w:r>
        <w:rPr>
          <w:spacing w:val="-1"/>
          <w:sz w:val="24"/>
        </w:rPr>
        <w:t xml:space="preserve"> </w:t>
      </w:r>
      <w:r>
        <w:rPr>
          <w:sz w:val="24"/>
        </w:rPr>
        <w:t>in</w:t>
      </w:r>
      <w:r>
        <w:rPr>
          <w:spacing w:val="1"/>
          <w:sz w:val="24"/>
        </w:rPr>
        <w:t xml:space="preserve"> </w:t>
      </w:r>
      <w:r>
        <w:rPr>
          <w:sz w:val="24"/>
        </w:rPr>
        <w:t>field conditions to</w:t>
      </w:r>
      <w:r>
        <w:rPr>
          <w:spacing w:val="-1"/>
          <w:sz w:val="24"/>
        </w:rPr>
        <w:t xml:space="preserve"> </w:t>
      </w:r>
      <w:r>
        <w:rPr>
          <w:sz w:val="24"/>
        </w:rPr>
        <w:t>reveal the</w:t>
      </w:r>
      <w:r>
        <w:rPr>
          <w:spacing w:val="-2"/>
          <w:sz w:val="24"/>
        </w:rPr>
        <w:t xml:space="preserve"> </w:t>
      </w:r>
      <w:r>
        <w:rPr>
          <w:sz w:val="24"/>
        </w:rPr>
        <w:t>most</w:t>
      </w:r>
      <w:r>
        <w:rPr>
          <w:spacing w:val="-1"/>
          <w:sz w:val="24"/>
        </w:rPr>
        <w:t xml:space="preserve"> </w:t>
      </w:r>
      <w:r>
        <w:rPr>
          <w:sz w:val="24"/>
        </w:rPr>
        <w:t>efficient</w:t>
      </w:r>
      <w:r>
        <w:rPr>
          <w:spacing w:val="1"/>
          <w:sz w:val="24"/>
        </w:rPr>
        <w:t xml:space="preserve"> </w:t>
      </w:r>
      <w:r>
        <w:rPr>
          <w:sz w:val="24"/>
        </w:rPr>
        <w:t>biocontrol</w:t>
      </w:r>
      <w:r>
        <w:rPr>
          <w:spacing w:val="-1"/>
          <w:sz w:val="24"/>
        </w:rPr>
        <w:t xml:space="preserve"> </w:t>
      </w:r>
      <w:r>
        <w:rPr>
          <w:sz w:val="24"/>
        </w:rPr>
        <w:t>practice</w:t>
      </w:r>
      <w:r>
        <w:rPr>
          <w:spacing w:val="1"/>
          <w:sz w:val="24"/>
        </w:rPr>
        <w:t xml:space="preserve"> </w:t>
      </w:r>
      <w:r>
        <w:rPr>
          <w:spacing w:val="-4"/>
          <w:sz w:val="24"/>
        </w:rPr>
        <w:t>over</w:t>
      </w:r>
    </w:p>
    <w:p>
      <w:pPr>
        <w:pStyle w:val="6"/>
        <w:spacing w:before="3"/>
        <w:rPr>
          <w:sz w:val="16"/>
        </w:rPr>
      </w:pPr>
    </w:p>
    <w:p>
      <w:pPr>
        <w:spacing w:after="0"/>
        <w:rPr>
          <w:sz w:val="16"/>
        </w:rPr>
        <w:sectPr>
          <w:pgSz w:w="12240" w:h="15840"/>
          <w:pgMar w:top="1360" w:right="60" w:bottom="1240" w:left="0" w:header="0" w:footer="1056" w:gutter="0"/>
          <w:cols w:space="720" w:num="1"/>
        </w:sectPr>
      </w:pPr>
    </w:p>
    <w:p>
      <w:pPr>
        <w:pStyle w:val="6"/>
        <w:spacing w:before="89"/>
        <w:ind w:left="720"/>
      </w:pPr>
      <w:r>
        <w:rPr>
          <w:spacing w:val="-5"/>
        </w:rPr>
        <w:t>317</w:t>
      </w:r>
    </w:p>
    <w:p>
      <w:pPr>
        <w:pStyle w:val="6"/>
        <w:spacing w:before="5"/>
      </w:pPr>
    </w:p>
    <w:p>
      <w:pPr>
        <w:pStyle w:val="6"/>
        <w:ind w:left="720"/>
      </w:pPr>
      <w:r>
        <w:rPr>
          <w:spacing w:val="-5"/>
        </w:rPr>
        <w:t>318</w:t>
      </w:r>
    </w:p>
    <w:p>
      <w:pPr>
        <w:pStyle w:val="6"/>
        <w:spacing w:before="89"/>
        <w:ind w:left="320"/>
      </w:pPr>
      <w:r>
        <w:br w:type="column"/>
      </w:r>
      <w:r>
        <w:t>the</w:t>
      </w:r>
      <w:r>
        <w:rPr>
          <w:spacing w:val="-1"/>
        </w:rPr>
        <w:t xml:space="preserve"> </w:t>
      </w:r>
      <w:r>
        <w:t>entire</w:t>
      </w:r>
      <w:r>
        <w:rPr>
          <w:spacing w:val="-2"/>
        </w:rPr>
        <w:t xml:space="preserve"> </w:t>
      </w:r>
      <w:r>
        <w:t xml:space="preserve">crop </w:t>
      </w:r>
      <w:r>
        <w:rPr>
          <w:spacing w:val="-2"/>
        </w:rPr>
        <w:t>season.</w:t>
      </w:r>
    </w:p>
    <w:p>
      <w:pPr>
        <w:spacing w:after="0"/>
        <w:sectPr>
          <w:type w:val="continuous"/>
          <w:pgSz w:w="12240" w:h="15840"/>
          <w:pgMar w:top="620" w:right="60" w:bottom="560" w:left="0" w:header="0" w:footer="1056" w:gutter="0"/>
          <w:cols w:equalWidth="0" w:num="2">
            <w:col w:w="1081" w:space="40"/>
            <w:col w:w="11059"/>
          </w:cols>
        </w:sectPr>
      </w:pPr>
    </w:p>
    <w:p>
      <w:pPr>
        <w:pStyle w:val="10"/>
        <w:numPr>
          <w:ilvl w:val="0"/>
          <w:numId w:val="31"/>
        </w:numPr>
        <w:tabs>
          <w:tab w:val="left" w:pos="1440"/>
        </w:tabs>
        <w:spacing w:before="272" w:after="0" w:line="240" w:lineRule="auto"/>
        <w:ind w:left="1440" w:right="0" w:hanging="720"/>
        <w:jc w:val="left"/>
        <w:rPr>
          <w:i/>
          <w:sz w:val="24"/>
        </w:rPr>
      </w:pPr>
      <w:r>
        <w:rPr>
          <w:i/>
          <w:sz w:val="24"/>
        </w:rPr>
        <w:t>4.2.</w:t>
      </w:r>
      <w:r>
        <w:rPr>
          <w:i/>
          <w:spacing w:val="55"/>
          <w:sz w:val="24"/>
        </w:rPr>
        <w:t xml:space="preserve"> </w:t>
      </w:r>
      <w:r>
        <w:rPr>
          <w:i/>
          <w:sz w:val="24"/>
        </w:rPr>
        <w:t>Generalists</w:t>
      </w:r>
      <w:r>
        <w:rPr>
          <w:i/>
          <w:spacing w:val="-1"/>
          <w:sz w:val="24"/>
        </w:rPr>
        <w:t xml:space="preserve"> </w:t>
      </w:r>
      <w:r>
        <w:rPr>
          <w:i/>
          <w:sz w:val="24"/>
        </w:rPr>
        <w:t>exhibit</w:t>
      </w:r>
      <w:r>
        <w:rPr>
          <w:i/>
          <w:spacing w:val="-1"/>
          <w:sz w:val="24"/>
        </w:rPr>
        <w:t xml:space="preserve"> </w:t>
      </w:r>
      <w:r>
        <w:rPr>
          <w:i/>
          <w:sz w:val="24"/>
        </w:rPr>
        <w:t>consistent</w:t>
      </w:r>
      <w:r>
        <w:rPr>
          <w:i/>
          <w:spacing w:val="-1"/>
          <w:sz w:val="24"/>
        </w:rPr>
        <w:t xml:space="preserve"> </w:t>
      </w:r>
      <w:r>
        <w:rPr>
          <w:i/>
          <w:sz w:val="24"/>
        </w:rPr>
        <w:t>pest</w:t>
      </w:r>
      <w:r>
        <w:rPr>
          <w:i/>
          <w:spacing w:val="-1"/>
          <w:sz w:val="24"/>
        </w:rPr>
        <w:t xml:space="preserve"> </w:t>
      </w:r>
      <w:r>
        <w:rPr>
          <w:i/>
          <w:sz w:val="24"/>
        </w:rPr>
        <w:t>consumption</w:t>
      </w:r>
      <w:r>
        <w:rPr>
          <w:i/>
          <w:spacing w:val="-1"/>
          <w:sz w:val="24"/>
        </w:rPr>
        <w:t xml:space="preserve"> </w:t>
      </w:r>
      <w:r>
        <w:rPr>
          <w:i/>
          <w:sz w:val="24"/>
        </w:rPr>
        <w:t>patterns</w:t>
      </w:r>
      <w:r>
        <w:rPr>
          <w:i/>
          <w:spacing w:val="-1"/>
          <w:sz w:val="24"/>
        </w:rPr>
        <w:t xml:space="preserve"> </w:t>
      </w:r>
      <w:r>
        <w:rPr>
          <w:i/>
          <w:sz w:val="24"/>
        </w:rPr>
        <w:t>over</w:t>
      </w:r>
      <w:r>
        <w:rPr>
          <w:i/>
          <w:spacing w:val="-1"/>
          <w:sz w:val="24"/>
        </w:rPr>
        <w:t xml:space="preserve"> </w:t>
      </w:r>
      <w:r>
        <w:rPr>
          <w:i/>
          <w:spacing w:val="-2"/>
          <w:sz w:val="24"/>
        </w:rPr>
        <w:t>years</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31"/>
        </w:numPr>
        <w:tabs>
          <w:tab w:val="left" w:pos="2160"/>
        </w:tabs>
        <w:spacing w:before="72" w:after="0" w:line="240" w:lineRule="auto"/>
        <w:ind w:left="2160" w:right="0" w:hanging="1440"/>
        <w:jc w:val="left"/>
        <w:rPr>
          <w:sz w:val="24"/>
        </w:rPr>
      </w:pPr>
      <w:r>
        <w:rPr>
          <w:sz w:val="24"/>
        </w:rPr>
        <w:t>Ideal</w:t>
      </w:r>
      <w:r>
        <w:rPr>
          <w:spacing w:val="-3"/>
          <w:sz w:val="24"/>
        </w:rPr>
        <w:t xml:space="preserve"> </w:t>
      </w:r>
      <w:r>
        <w:rPr>
          <w:sz w:val="24"/>
        </w:rPr>
        <w:t>biocontrol</w:t>
      </w:r>
      <w:r>
        <w:rPr>
          <w:spacing w:val="-1"/>
          <w:sz w:val="24"/>
        </w:rPr>
        <w:t xml:space="preserve"> </w:t>
      </w:r>
      <w:r>
        <w:rPr>
          <w:sz w:val="24"/>
        </w:rPr>
        <w:t>agents</w:t>
      </w:r>
      <w:r>
        <w:rPr>
          <w:spacing w:val="-1"/>
          <w:sz w:val="24"/>
        </w:rPr>
        <w:t xml:space="preserve"> </w:t>
      </w:r>
      <w:r>
        <w:rPr>
          <w:sz w:val="24"/>
        </w:rPr>
        <w:t>provide a</w:t>
      </w:r>
      <w:r>
        <w:rPr>
          <w:spacing w:val="-2"/>
          <w:sz w:val="24"/>
        </w:rPr>
        <w:t xml:space="preserve"> </w:t>
      </w:r>
      <w:r>
        <w:rPr>
          <w:sz w:val="24"/>
        </w:rPr>
        <w:t>consistent,</w:t>
      </w:r>
      <w:r>
        <w:rPr>
          <w:spacing w:val="-1"/>
          <w:sz w:val="24"/>
        </w:rPr>
        <w:t xml:space="preserve"> </w:t>
      </w:r>
      <w:r>
        <w:rPr>
          <w:sz w:val="24"/>
        </w:rPr>
        <w:t>predictable</w:t>
      </w:r>
      <w:r>
        <w:rPr>
          <w:spacing w:val="-1"/>
          <w:sz w:val="24"/>
        </w:rPr>
        <w:t xml:space="preserve"> </w:t>
      </w:r>
      <w:r>
        <w:rPr>
          <w:sz w:val="24"/>
        </w:rPr>
        <w:t>effect on</w:t>
      </w:r>
      <w:r>
        <w:rPr>
          <w:spacing w:val="-1"/>
          <w:sz w:val="24"/>
        </w:rPr>
        <w:t xml:space="preserve"> </w:t>
      </w:r>
      <w:r>
        <w:rPr>
          <w:sz w:val="24"/>
        </w:rPr>
        <w:t>pests</w:t>
      </w:r>
      <w:r>
        <w:rPr>
          <w:spacing w:val="-1"/>
          <w:sz w:val="24"/>
        </w:rPr>
        <w:t xml:space="preserve"> </w:t>
      </w:r>
      <w:r>
        <w:rPr>
          <w:sz w:val="24"/>
        </w:rPr>
        <w:t xml:space="preserve">under </w:t>
      </w:r>
      <w:r>
        <w:rPr>
          <w:spacing w:val="-2"/>
          <w:sz w:val="24"/>
        </w:rPr>
        <w:t>various</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environmental</w:t>
      </w:r>
      <w:r>
        <w:rPr>
          <w:spacing w:val="-1"/>
          <w:sz w:val="24"/>
        </w:rPr>
        <w:t xml:space="preserve"> </w:t>
      </w:r>
      <w:r>
        <w:rPr>
          <w:sz w:val="24"/>
        </w:rPr>
        <w:t>conditions.</w:t>
      </w:r>
      <w:r>
        <w:rPr>
          <w:spacing w:val="59"/>
          <w:sz w:val="24"/>
        </w:rPr>
        <w:t xml:space="preserve"> </w:t>
      </w:r>
      <w:r>
        <w:rPr>
          <w:sz w:val="24"/>
        </w:rPr>
        <w:t>Accordingly, GAPs</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study</w:t>
      </w:r>
      <w:r>
        <w:rPr>
          <w:spacing w:val="-6"/>
          <w:sz w:val="24"/>
        </w:rPr>
        <w:t xml:space="preserve"> </w:t>
      </w:r>
      <w:r>
        <w:rPr>
          <w:sz w:val="24"/>
        </w:rPr>
        <w:t>showed</w:t>
      </w:r>
      <w:r>
        <w:rPr>
          <w:spacing w:val="-1"/>
          <w:sz w:val="24"/>
        </w:rPr>
        <w:t xml:space="preserve"> </w:t>
      </w:r>
      <w:r>
        <w:rPr>
          <w:sz w:val="24"/>
        </w:rPr>
        <w:t xml:space="preserve">consistent pest </w:t>
      </w:r>
      <w:r>
        <w:rPr>
          <w:spacing w:val="-2"/>
          <w:sz w:val="24"/>
        </w:rPr>
        <w:t>consumption</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across years,</w:t>
      </w:r>
      <w:r>
        <w:rPr>
          <w:spacing w:val="-2"/>
          <w:sz w:val="24"/>
        </w:rPr>
        <w:t xml:space="preserve"> </w:t>
      </w:r>
      <w:r>
        <w:rPr>
          <w:sz w:val="24"/>
        </w:rPr>
        <w:t>despite</w:t>
      </w:r>
      <w:r>
        <w:rPr>
          <w:spacing w:val="-2"/>
          <w:sz w:val="24"/>
        </w:rPr>
        <w:t xml:space="preserve"> </w:t>
      </w:r>
      <w:r>
        <w:rPr>
          <w:sz w:val="24"/>
        </w:rPr>
        <w:t>various</w:t>
      </w:r>
      <w:r>
        <w:rPr>
          <w:spacing w:val="-1"/>
          <w:sz w:val="24"/>
        </w:rPr>
        <w:t xml:space="preserve"> </w:t>
      </w:r>
      <w:r>
        <w:rPr>
          <w:sz w:val="24"/>
        </w:rPr>
        <w:t>abiotic</w:t>
      </w:r>
      <w:r>
        <w:rPr>
          <w:spacing w:val="-1"/>
          <w:sz w:val="24"/>
        </w:rPr>
        <w:t xml:space="preserve"> </w:t>
      </w:r>
      <w:r>
        <w:rPr>
          <w:sz w:val="24"/>
        </w:rPr>
        <w:t>and</w:t>
      </w:r>
      <w:r>
        <w:rPr>
          <w:spacing w:val="-1"/>
          <w:sz w:val="24"/>
        </w:rPr>
        <w:t xml:space="preserve"> </w:t>
      </w:r>
      <w:r>
        <w:rPr>
          <w:sz w:val="24"/>
        </w:rPr>
        <w:t>biotic</w:t>
      </w:r>
      <w:r>
        <w:rPr>
          <w:spacing w:val="-1"/>
          <w:sz w:val="24"/>
        </w:rPr>
        <w:t xml:space="preserve"> </w:t>
      </w:r>
      <w:r>
        <w:rPr>
          <w:sz w:val="24"/>
        </w:rPr>
        <w:t>environmental</w:t>
      </w:r>
      <w:r>
        <w:rPr>
          <w:spacing w:val="-2"/>
          <w:sz w:val="24"/>
        </w:rPr>
        <w:t xml:space="preserve"> </w:t>
      </w:r>
      <w:r>
        <w:rPr>
          <w:sz w:val="24"/>
        </w:rPr>
        <w:t>conditions.</w:t>
      </w:r>
      <w:r>
        <w:rPr>
          <w:spacing w:val="59"/>
          <w:sz w:val="24"/>
        </w:rPr>
        <w:t xml:space="preserve"> </w:t>
      </w:r>
      <w:r>
        <w:rPr>
          <w:sz w:val="24"/>
        </w:rPr>
        <w:t>Specifically,</w:t>
      </w:r>
      <w:r>
        <w:rPr>
          <w:spacing w:val="-1"/>
          <w:sz w:val="24"/>
        </w:rPr>
        <w:t xml:space="preserve"> </w:t>
      </w:r>
      <w:r>
        <w:rPr>
          <w:spacing w:val="-2"/>
          <w:sz w:val="24"/>
        </w:rPr>
        <w:t>regarding</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the</w:t>
      </w:r>
      <w:r>
        <w:rPr>
          <w:spacing w:val="-3"/>
          <w:sz w:val="24"/>
        </w:rPr>
        <w:t xml:space="preserve"> </w:t>
      </w:r>
      <w:r>
        <w:rPr>
          <w:sz w:val="24"/>
        </w:rPr>
        <w:t>abiotic factors, the</w:t>
      </w:r>
      <w:r>
        <w:rPr>
          <w:spacing w:val="-1"/>
          <w:sz w:val="24"/>
        </w:rPr>
        <w:t xml:space="preserve"> </w:t>
      </w:r>
      <w:r>
        <w:rPr>
          <w:sz w:val="24"/>
        </w:rPr>
        <w:t>daily</w:t>
      </w:r>
      <w:r>
        <w:rPr>
          <w:spacing w:val="-5"/>
          <w:sz w:val="24"/>
        </w:rPr>
        <w:t xml:space="preserve"> </w:t>
      </w:r>
      <w:r>
        <w:rPr>
          <w:sz w:val="24"/>
        </w:rPr>
        <w:t>mean temperature,</w:t>
      </w:r>
      <w:r>
        <w:rPr>
          <w:spacing w:val="-1"/>
          <w:sz w:val="24"/>
        </w:rPr>
        <w:t xml:space="preserve"> </w:t>
      </w:r>
      <w:r>
        <w:rPr>
          <w:sz w:val="24"/>
        </w:rPr>
        <w:t>particularly</w:t>
      </w:r>
      <w:r>
        <w:rPr>
          <w:spacing w:val="-5"/>
          <w:sz w:val="24"/>
        </w:rPr>
        <w:t xml:space="preserve"> </w:t>
      </w:r>
      <w:r>
        <w:rPr>
          <w:sz w:val="24"/>
        </w:rPr>
        <w:t xml:space="preserve">from April to June, </w:t>
      </w:r>
      <w:r>
        <w:rPr>
          <w:spacing w:val="-2"/>
          <w:sz w:val="24"/>
        </w:rPr>
        <w:t>varied</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substantially</w:t>
      </w:r>
      <w:r>
        <w:rPr>
          <w:spacing w:val="-8"/>
          <w:sz w:val="24"/>
        </w:rPr>
        <w:t xml:space="preserve"> </w:t>
      </w:r>
      <w:r>
        <w:rPr>
          <w:sz w:val="24"/>
        </w:rPr>
        <w:t>among</w:t>
      </w:r>
      <w:r>
        <w:rPr>
          <w:spacing w:val="1"/>
          <w:sz w:val="24"/>
        </w:rPr>
        <w:t xml:space="preserve"> </w:t>
      </w:r>
      <w:r>
        <w:rPr>
          <w:sz w:val="24"/>
        </w:rPr>
        <w:t>years (Appendix</w:t>
      </w:r>
      <w:r>
        <w:rPr>
          <w:spacing w:val="4"/>
          <w:sz w:val="24"/>
        </w:rPr>
        <w:t xml:space="preserve"> </w:t>
      </w:r>
      <w:r>
        <w:rPr>
          <w:sz w:val="24"/>
        </w:rPr>
        <w:t>A:</w:t>
      </w:r>
      <w:r>
        <w:rPr>
          <w:spacing w:val="-1"/>
          <w:sz w:val="24"/>
        </w:rPr>
        <w:t xml:space="preserve"> </w:t>
      </w:r>
      <w:r>
        <w:rPr>
          <w:sz w:val="24"/>
        </w:rPr>
        <w:t>Fig. S3).</w:t>
      </w:r>
      <w:r>
        <w:rPr>
          <w:spacing w:val="61"/>
          <w:sz w:val="24"/>
        </w:rPr>
        <w:t xml:space="preserve"> </w:t>
      </w:r>
      <w:r>
        <w:rPr>
          <w:sz w:val="24"/>
        </w:rPr>
        <w:t>The</w:t>
      </w:r>
      <w:r>
        <w:rPr>
          <w:spacing w:val="-3"/>
          <w:sz w:val="24"/>
        </w:rPr>
        <w:t xml:space="preserve"> </w:t>
      </w:r>
      <w:r>
        <w:rPr>
          <w:sz w:val="24"/>
        </w:rPr>
        <w:t>daily</w:t>
      </w:r>
      <w:r>
        <w:rPr>
          <w:spacing w:val="-6"/>
          <w:sz w:val="24"/>
        </w:rPr>
        <w:t xml:space="preserve"> </w:t>
      </w:r>
      <w:r>
        <w:rPr>
          <w:sz w:val="24"/>
        </w:rPr>
        <w:t>precipitation also</w:t>
      </w:r>
      <w:r>
        <w:rPr>
          <w:spacing w:val="-1"/>
          <w:sz w:val="24"/>
        </w:rPr>
        <w:t xml:space="preserve"> </w:t>
      </w:r>
      <w:r>
        <w:rPr>
          <w:sz w:val="24"/>
        </w:rPr>
        <w:t xml:space="preserve">fluctuated </w:t>
      </w:r>
      <w:r>
        <w:rPr>
          <w:spacing w:val="-4"/>
          <w:sz w:val="24"/>
        </w:rPr>
        <w:t>over</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the</w:t>
      </w:r>
      <w:r>
        <w:rPr>
          <w:spacing w:val="-1"/>
          <w:sz w:val="24"/>
        </w:rPr>
        <w:t xml:space="preserve"> </w:t>
      </w:r>
      <w:r>
        <w:rPr>
          <w:sz w:val="24"/>
        </w:rPr>
        <w:t>three</w:t>
      </w:r>
      <w:r>
        <w:rPr>
          <w:spacing w:val="-2"/>
          <w:sz w:val="24"/>
        </w:rPr>
        <w:t xml:space="preserve"> </w:t>
      </w:r>
      <w:r>
        <w:rPr>
          <w:sz w:val="24"/>
        </w:rPr>
        <w:t>study</w:t>
      </w:r>
      <w:r>
        <w:rPr>
          <w:spacing w:val="-2"/>
          <w:sz w:val="24"/>
        </w:rPr>
        <w:t xml:space="preserve"> </w:t>
      </w:r>
      <w:r>
        <w:rPr>
          <w:sz w:val="24"/>
        </w:rPr>
        <w:t>years, with</w:t>
      </w:r>
      <w:r>
        <w:rPr>
          <w:spacing w:val="-1"/>
          <w:sz w:val="24"/>
        </w:rPr>
        <w:t xml:space="preserve"> </w:t>
      </w:r>
      <w:r>
        <w:rPr>
          <w:sz w:val="24"/>
        </w:rPr>
        <w:t>multiple</w:t>
      </w:r>
      <w:r>
        <w:rPr>
          <w:spacing w:val="-1"/>
          <w:sz w:val="24"/>
        </w:rPr>
        <w:t xml:space="preserve"> </w:t>
      </w:r>
      <w:r>
        <w:rPr>
          <w:sz w:val="24"/>
        </w:rPr>
        <w:t>high precipitation</w:t>
      </w:r>
      <w:r>
        <w:rPr>
          <w:spacing w:val="-1"/>
          <w:sz w:val="24"/>
        </w:rPr>
        <w:t xml:space="preserve"> </w:t>
      </w:r>
      <w:r>
        <w:rPr>
          <w:sz w:val="24"/>
        </w:rPr>
        <w:t>events</w:t>
      </w:r>
      <w:r>
        <w:rPr>
          <w:spacing w:val="-1"/>
          <w:sz w:val="24"/>
        </w:rPr>
        <w:t xml:space="preserve"> </w:t>
      </w:r>
      <w:r>
        <w:rPr>
          <w:sz w:val="24"/>
        </w:rPr>
        <w:t>in</w:t>
      </w:r>
      <w:r>
        <w:rPr>
          <w:spacing w:val="-1"/>
          <w:sz w:val="24"/>
        </w:rPr>
        <w:t xml:space="preserve"> </w:t>
      </w:r>
      <w:r>
        <w:rPr>
          <w:sz w:val="24"/>
        </w:rPr>
        <w:t>2017, overall</w:t>
      </w:r>
      <w:r>
        <w:rPr>
          <w:spacing w:val="-1"/>
          <w:sz w:val="24"/>
        </w:rPr>
        <w:t xml:space="preserve"> </w:t>
      </w:r>
      <w:r>
        <w:rPr>
          <w:sz w:val="24"/>
        </w:rPr>
        <w:t>low</w:t>
      </w:r>
      <w:r>
        <w:rPr>
          <w:spacing w:val="-1"/>
          <w:sz w:val="24"/>
        </w:rPr>
        <w:t xml:space="preserve"> </w:t>
      </w:r>
      <w:r>
        <w:rPr>
          <w:sz w:val="24"/>
        </w:rPr>
        <w:t xml:space="preserve">precipitation </w:t>
      </w:r>
      <w:r>
        <w:rPr>
          <w:spacing w:val="-5"/>
          <w:sz w:val="24"/>
        </w:rPr>
        <w:t>in</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2018,</w:t>
      </w:r>
      <w:r>
        <w:rPr>
          <w:spacing w:val="-1"/>
          <w:sz w:val="24"/>
        </w:rPr>
        <w:t xml:space="preserve"> </w:t>
      </w:r>
      <w:r>
        <w:rPr>
          <w:sz w:val="24"/>
        </w:rPr>
        <w:t>and</w:t>
      </w:r>
      <w:r>
        <w:rPr>
          <w:spacing w:val="-1"/>
          <w:sz w:val="24"/>
        </w:rPr>
        <w:t xml:space="preserve"> </w:t>
      </w:r>
      <w:r>
        <w:rPr>
          <w:sz w:val="24"/>
        </w:rPr>
        <w:t>relatively</w:t>
      </w:r>
      <w:r>
        <w:rPr>
          <w:spacing w:val="-6"/>
          <w:sz w:val="24"/>
        </w:rPr>
        <w:t xml:space="preserve"> </w:t>
      </w:r>
      <w:r>
        <w:rPr>
          <w:sz w:val="24"/>
        </w:rPr>
        <w:t>uniform precipitation</w:t>
      </w:r>
      <w:r>
        <w:rPr>
          <w:spacing w:val="-1"/>
          <w:sz w:val="24"/>
        </w:rPr>
        <w:t xml:space="preserve"> </w:t>
      </w:r>
      <w:r>
        <w:rPr>
          <w:sz w:val="24"/>
        </w:rPr>
        <w:t>in</w:t>
      </w:r>
      <w:r>
        <w:rPr>
          <w:spacing w:val="-1"/>
          <w:sz w:val="24"/>
        </w:rPr>
        <w:t xml:space="preserve"> </w:t>
      </w:r>
      <w:r>
        <w:rPr>
          <w:sz w:val="24"/>
        </w:rPr>
        <w:t>2019 (Appendix</w:t>
      </w:r>
      <w:r>
        <w:rPr>
          <w:spacing w:val="3"/>
          <w:sz w:val="24"/>
        </w:rPr>
        <w:t xml:space="preserve"> </w:t>
      </w:r>
      <w:r>
        <w:rPr>
          <w:sz w:val="24"/>
        </w:rPr>
        <w:t>A:</w:t>
      </w:r>
      <w:r>
        <w:rPr>
          <w:spacing w:val="-1"/>
          <w:sz w:val="24"/>
        </w:rPr>
        <w:t xml:space="preserve"> </w:t>
      </w:r>
      <w:r>
        <w:rPr>
          <w:sz w:val="24"/>
        </w:rPr>
        <w:t>Fig.</w:t>
      </w:r>
      <w:r>
        <w:rPr>
          <w:spacing w:val="-1"/>
          <w:sz w:val="24"/>
        </w:rPr>
        <w:t xml:space="preserve"> </w:t>
      </w:r>
      <w:r>
        <w:rPr>
          <w:sz w:val="24"/>
        </w:rPr>
        <w:t>S3).</w:t>
      </w:r>
      <w:r>
        <w:rPr>
          <w:spacing w:val="60"/>
          <w:sz w:val="24"/>
        </w:rPr>
        <w:t xml:space="preserve"> </w:t>
      </w:r>
      <w:r>
        <w:rPr>
          <w:sz w:val="24"/>
        </w:rPr>
        <w:t>Regarding</w:t>
      </w:r>
      <w:r>
        <w:rPr>
          <w:spacing w:val="-4"/>
          <w:sz w:val="24"/>
        </w:rPr>
        <w:t xml:space="preserve"> </w:t>
      </w:r>
      <w:r>
        <w:rPr>
          <w:sz w:val="24"/>
        </w:rPr>
        <w:t xml:space="preserve">the </w:t>
      </w:r>
      <w:r>
        <w:rPr>
          <w:spacing w:val="-2"/>
          <w:sz w:val="24"/>
        </w:rPr>
        <w:t>biotic</w:t>
      </w:r>
    </w:p>
    <w:p>
      <w:pPr>
        <w:pStyle w:val="6"/>
        <w:spacing w:before="1"/>
      </w:pPr>
    </w:p>
    <w:p>
      <w:pPr>
        <w:pStyle w:val="10"/>
        <w:numPr>
          <w:ilvl w:val="0"/>
          <w:numId w:val="31"/>
        </w:numPr>
        <w:tabs>
          <w:tab w:val="left" w:pos="1440"/>
        </w:tabs>
        <w:spacing w:before="0" w:after="0" w:line="240" w:lineRule="auto"/>
        <w:ind w:left="1440" w:right="0" w:hanging="720"/>
        <w:jc w:val="left"/>
        <w:rPr>
          <w:sz w:val="24"/>
        </w:rPr>
      </w:pPr>
      <w:r>
        <w:rPr>
          <w:sz w:val="24"/>
        </w:rPr>
        <w:t>factors,</w:t>
      </w:r>
      <w:r>
        <w:rPr>
          <w:spacing w:val="-3"/>
          <w:sz w:val="24"/>
        </w:rPr>
        <w:t xml:space="preserve"> </w:t>
      </w:r>
      <w:r>
        <w:rPr>
          <w:sz w:val="24"/>
        </w:rPr>
        <w:t>the composition of</w:t>
      </w:r>
      <w:r>
        <w:rPr>
          <w:spacing w:val="-1"/>
          <w:sz w:val="24"/>
        </w:rPr>
        <w:t xml:space="preserve"> </w:t>
      </w:r>
      <w:r>
        <w:rPr>
          <w:sz w:val="24"/>
        </w:rPr>
        <w:t>rice</w:t>
      </w:r>
      <w:r>
        <w:rPr>
          <w:spacing w:val="-2"/>
          <w:sz w:val="24"/>
        </w:rPr>
        <w:t xml:space="preserve"> </w:t>
      </w:r>
      <w:r>
        <w:rPr>
          <w:sz w:val="24"/>
        </w:rPr>
        <w:t>herbivores</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flowering</w:t>
      </w:r>
      <w:r>
        <w:rPr>
          <w:spacing w:val="-2"/>
          <w:sz w:val="24"/>
        </w:rPr>
        <w:t xml:space="preserve"> </w:t>
      </w:r>
      <w:r>
        <w:rPr>
          <w:sz w:val="24"/>
        </w:rPr>
        <w:t>and ripening</w:t>
      </w:r>
      <w:r>
        <w:rPr>
          <w:spacing w:val="-4"/>
          <w:sz w:val="24"/>
        </w:rPr>
        <w:t xml:space="preserve"> </w:t>
      </w:r>
      <w:r>
        <w:rPr>
          <w:sz w:val="24"/>
        </w:rPr>
        <w:t xml:space="preserve">stages </w:t>
      </w:r>
      <w:r>
        <w:rPr>
          <w:spacing w:val="-2"/>
          <w:sz w:val="24"/>
        </w:rPr>
        <w:t>differed</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substantially</w:t>
      </w:r>
      <w:r>
        <w:rPr>
          <w:spacing w:val="-6"/>
          <w:sz w:val="24"/>
        </w:rPr>
        <w:t xml:space="preserve"> </w:t>
      </w:r>
      <w:r>
        <w:rPr>
          <w:sz w:val="24"/>
        </w:rPr>
        <w:t>among</w:t>
      </w:r>
      <w:r>
        <w:rPr>
          <w:spacing w:val="-3"/>
          <w:sz w:val="24"/>
        </w:rPr>
        <w:t xml:space="preserve"> </w:t>
      </w:r>
      <w:r>
        <w:rPr>
          <w:sz w:val="24"/>
        </w:rPr>
        <w:t>the three</w:t>
      </w:r>
      <w:r>
        <w:rPr>
          <w:spacing w:val="3"/>
          <w:sz w:val="24"/>
        </w:rPr>
        <w:t xml:space="preserve"> </w:t>
      </w:r>
      <w:r>
        <w:rPr>
          <w:sz w:val="24"/>
        </w:rPr>
        <w:t>years,</w:t>
      </w:r>
      <w:r>
        <w:rPr>
          <w:spacing w:val="-1"/>
          <w:sz w:val="24"/>
        </w:rPr>
        <w:t xml:space="preserve"> </w:t>
      </w:r>
      <w:r>
        <w:rPr>
          <w:sz w:val="24"/>
        </w:rPr>
        <w:t>in particular</w:t>
      </w:r>
      <w:r>
        <w:rPr>
          <w:spacing w:val="-2"/>
          <w:sz w:val="24"/>
        </w:rPr>
        <w:t xml:space="preserve"> </w:t>
      </w:r>
      <w:r>
        <w:rPr>
          <w:sz w:val="24"/>
        </w:rPr>
        <w:t>the</w:t>
      </w:r>
      <w:r>
        <w:rPr>
          <w:spacing w:val="-1"/>
          <w:sz w:val="24"/>
        </w:rPr>
        <w:t xml:space="preserve"> </w:t>
      </w:r>
      <w:r>
        <w:rPr>
          <w:sz w:val="24"/>
        </w:rPr>
        <w:t>two</w:t>
      </w:r>
      <w:r>
        <w:rPr>
          <w:spacing w:val="-1"/>
          <w:sz w:val="24"/>
        </w:rPr>
        <w:t xml:space="preserve"> </w:t>
      </w:r>
      <w:r>
        <w:rPr>
          <w:sz w:val="24"/>
        </w:rPr>
        <w:t xml:space="preserve">most dominant groups: </w:t>
      </w:r>
      <w:r>
        <w:rPr>
          <w:spacing w:val="-2"/>
          <w:sz w:val="24"/>
        </w:rPr>
        <w:t>leafhoppers</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(Cicadellidae/</w:t>
      </w:r>
      <w:r>
        <w:rPr>
          <w:i/>
          <w:sz w:val="24"/>
        </w:rPr>
        <w:t>Nephotettix</w:t>
      </w:r>
      <w:r>
        <w:rPr>
          <w:sz w:val="24"/>
        </w:rPr>
        <w:t>)</w:t>
      </w:r>
      <w:r>
        <w:rPr>
          <w:spacing w:val="-2"/>
          <w:sz w:val="24"/>
        </w:rPr>
        <w:t xml:space="preserve"> </w:t>
      </w:r>
      <w:r>
        <w:rPr>
          <w:sz w:val="24"/>
        </w:rPr>
        <w:t>and</w:t>
      </w:r>
      <w:r>
        <w:rPr>
          <w:spacing w:val="-2"/>
          <w:sz w:val="24"/>
        </w:rPr>
        <w:t xml:space="preserve"> </w:t>
      </w:r>
      <w:r>
        <w:rPr>
          <w:sz w:val="24"/>
        </w:rPr>
        <w:t>planthoppers</w:t>
      </w:r>
      <w:r>
        <w:rPr>
          <w:spacing w:val="-1"/>
          <w:sz w:val="24"/>
        </w:rPr>
        <w:t xml:space="preserve"> </w:t>
      </w:r>
      <w:r>
        <w:rPr>
          <w:sz w:val="24"/>
        </w:rPr>
        <w:t>(Delphacidae/</w:t>
      </w:r>
      <w:r>
        <w:rPr>
          <w:i/>
          <w:sz w:val="24"/>
        </w:rPr>
        <w:t>Nilaparvata</w:t>
      </w:r>
      <w:r>
        <w:rPr>
          <w:sz w:val="24"/>
        </w:rPr>
        <w:t>)</w:t>
      </w:r>
      <w:r>
        <w:rPr>
          <w:spacing w:val="-2"/>
          <w:sz w:val="24"/>
        </w:rPr>
        <w:t xml:space="preserve"> </w:t>
      </w:r>
      <w:r>
        <w:rPr>
          <w:sz w:val="24"/>
        </w:rPr>
        <w:t>(Appendix A:</w:t>
      </w:r>
      <w:r>
        <w:rPr>
          <w:spacing w:val="-2"/>
          <w:sz w:val="24"/>
        </w:rPr>
        <w:t xml:space="preserve"> </w:t>
      </w:r>
      <w:r>
        <w:rPr>
          <w:sz w:val="24"/>
        </w:rPr>
        <w:t>Table</w:t>
      </w:r>
      <w:r>
        <w:rPr>
          <w:spacing w:val="-1"/>
          <w:sz w:val="24"/>
        </w:rPr>
        <w:t xml:space="preserve"> </w:t>
      </w:r>
      <w:r>
        <w:rPr>
          <w:spacing w:val="-4"/>
          <w:sz w:val="24"/>
        </w:rPr>
        <w:t>S3).</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Although</w:t>
      </w:r>
      <w:r>
        <w:rPr>
          <w:spacing w:val="-2"/>
          <w:sz w:val="24"/>
        </w:rPr>
        <w:t xml:space="preserve"> </w:t>
      </w:r>
      <w:r>
        <w:rPr>
          <w:sz w:val="24"/>
        </w:rPr>
        <w:t>both</w:t>
      </w:r>
      <w:r>
        <w:rPr>
          <w:spacing w:val="-1"/>
          <w:sz w:val="24"/>
        </w:rPr>
        <w:t xml:space="preserve"> </w:t>
      </w:r>
      <w:r>
        <w:rPr>
          <w:sz w:val="24"/>
        </w:rPr>
        <w:t>abiotic</w:t>
      </w:r>
      <w:r>
        <w:rPr>
          <w:spacing w:val="-1"/>
          <w:sz w:val="24"/>
        </w:rPr>
        <w:t xml:space="preserve"> </w:t>
      </w:r>
      <w:r>
        <w:rPr>
          <w:sz w:val="24"/>
        </w:rPr>
        <w:t>and</w:t>
      </w:r>
      <w:r>
        <w:rPr>
          <w:spacing w:val="-1"/>
          <w:sz w:val="24"/>
        </w:rPr>
        <w:t xml:space="preserve"> </w:t>
      </w:r>
      <w:r>
        <w:rPr>
          <w:sz w:val="24"/>
        </w:rPr>
        <w:t>biotic factors</w:t>
      </w:r>
      <w:r>
        <w:rPr>
          <w:spacing w:val="-1"/>
          <w:sz w:val="24"/>
        </w:rPr>
        <w:t xml:space="preserve"> </w:t>
      </w:r>
      <w:r>
        <w:rPr>
          <w:sz w:val="24"/>
        </w:rPr>
        <w:t>varied</w:t>
      </w:r>
      <w:r>
        <w:rPr>
          <w:spacing w:val="-1"/>
          <w:sz w:val="24"/>
        </w:rPr>
        <w:t xml:space="preserve"> </w:t>
      </w:r>
      <w:r>
        <w:rPr>
          <w:sz w:val="24"/>
        </w:rPr>
        <w:t>substantially</w:t>
      </w:r>
      <w:r>
        <w:rPr>
          <w:spacing w:val="-6"/>
          <w:sz w:val="24"/>
        </w:rPr>
        <w:t xml:space="preserve"> </w:t>
      </w:r>
      <w:r>
        <w:rPr>
          <w:sz w:val="24"/>
        </w:rPr>
        <w:t>over</w:t>
      </w:r>
      <w:r>
        <w:rPr>
          <w:spacing w:val="1"/>
          <w:sz w:val="24"/>
        </w:rPr>
        <w:t xml:space="preserve"> </w:t>
      </w:r>
      <w:r>
        <w:rPr>
          <w:sz w:val="24"/>
        </w:rPr>
        <w:t>the</w:t>
      </w:r>
      <w:r>
        <w:rPr>
          <w:spacing w:val="4"/>
          <w:sz w:val="24"/>
        </w:rPr>
        <w:t xml:space="preserve"> </w:t>
      </w:r>
      <w:r>
        <w:rPr>
          <w:sz w:val="24"/>
        </w:rPr>
        <w:t>years</w:t>
      </w:r>
      <w:r>
        <w:rPr>
          <w:spacing w:val="1"/>
          <w:sz w:val="24"/>
        </w:rPr>
        <w:t xml:space="preserve"> </w:t>
      </w:r>
      <w:r>
        <w:rPr>
          <w:sz w:val="24"/>
        </w:rPr>
        <w:t>of</w:t>
      </w:r>
      <w:r>
        <w:rPr>
          <w:spacing w:val="-2"/>
          <w:sz w:val="24"/>
        </w:rPr>
        <w:t xml:space="preserve"> </w:t>
      </w:r>
      <w:r>
        <w:rPr>
          <w:sz w:val="24"/>
        </w:rPr>
        <w:t>our</w:t>
      </w:r>
      <w:r>
        <w:rPr>
          <w:spacing w:val="-1"/>
          <w:sz w:val="24"/>
        </w:rPr>
        <w:t xml:space="preserve"> </w:t>
      </w:r>
      <w:r>
        <w:rPr>
          <w:sz w:val="24"/>
        </w:rPr>
        <w:t xml:space="preserve">study, </w:t>
      </w:r>
      <w:r>
        <w:rPr>
          <w:spacing w:val="-4"/>
          <w:sz w:val="24"/>
        </w:rPr>
        <w:t>pest</w:t>
      </w:r>
    </w:p>
    <w:p>
      <w:pPr>
        <w:pStyle w:val="6"/>
      </w:pPr>
    </w:p>
    <w:p>
      <w:pPr>
        <w:pStyle w:val="10"/>
        <w:numPr>
          <w:ilvl w:val="0"/>
          <w:numId w:val="31"/>
        </w:numPr>
        <w:tabs>
          <w:tab w:val="left" w:pos="1440"/>
        </w:tabs>
        <w:spacing w:before="0" w:after="0" w:line="240" w:lineRule="auto"/>
        <w:ind w:left="1440" w:right="0" w:hanging="720"/>
        <w:jc w:val="left"/>
        <w:rPr>
          <w:sz w:val="24"/>
        </w:rPr>
      </w:pPr>
      <w:r>
        <w:rPr>
          <w:sz w:val="24"/>
        </w:rPr>
        <w:t>consumption</w:t>
      </w:r>
      <w:r>
        <w:rPr>
          <w:spacing w:val="-3"/>
          <w:sz w:val="24"/>
        </w:rPr>
        <w:t xml:space="preserve"> </w:t>
      </w:r>
      <w:r>
        <w:rPr>
          <w:sz w:val="24"/>
        </w:rPr>
        <w:t>by</w:t>
      </w:r>
      <w:r>
        <w:rPr>
          <w:spacing w:val="-5"/>
          <w:sz w:val="24"/>
        </w:rPr>
        <w:t xml:space="preserve"> </w:t>
      </w:r>
      <w:r>
        <w:rPr>
          <w:sz w:val="24"/>
        </w:rPr>
        <w:t>GAPs</w:t>
      </w:r>
      <w:r>
        <w:rPr>
          <w:spacing w:val="2"/>
          <w:sz w:val="24"/>
        </w:rPr>
        <w:t xml:space="preserve"> </w:t>
      </w:r>
      <w:r>
        <w:rPr>
          <w:sz w:val="24"/>
        </w:rPr>
        <w:t>generally</w:t>
      </w:r>
      <w:r>
        <w:rPr>
          <w:spacing w:val="-5"/>
          <w:sz w:val="24"/>
        </w:rPr>
        <w:t xml:space="preserve"> </w:t>
      </w:r>
      <w:r>
        <w:rPr>
          <w:sz w:val="24"/>
        </w:rPr>
        <w:t>remained stable,</w:t>
      </w:r>
      <w:r>
        <w:rPr>
          <w:spacing w:val="4"/>
          <w:sz w:val="24"/>
        </w:rPr>
        <w:t xml:space="preserve"> </w:t>
      </w:r>
      <w:r>
        <w:rPr>
          <w:sz w:val="24"/>
        </w:rPr>
        <w:t>suggesting</w:t>
      </w:r>
      <w:r>
        <w:rPr>
          <w:spacing w:val="-3"/>
          <w:sz w:val="24"/>
        </w:rPr>
        <w:t xml:space="preserve"> </w:t>
      </w:r>
      <w:r>
        <w:rPr>
          <w:sz w:val="24"/>
        </w:rPr>
        <w:t>that GAPs can be</w:t>
      </w:r>
      <w:r>
        <w:rPr>
          <w:spacing w:val="-1"/>
          <w:sz w:val="24"/>
        </w:rPr>
        <w:t xml:space="preserve"> </w:t>
      </w:r>
      <w:r>
        <w:rPr>
          <w:sz w:val="24"/>
        </w:rPr>
        <w:t>a</w:t>
      </w:r>
      <w:r>
        <w:rPr>
          <w:spacing w:val="-1"/>
          <w:sz w:val="24"/>
        </w:rPr>
        <w:t xml:space="preserve"> </w:t>
      </w:r>
      <w:r>
        <w:rPr>
          <w:spacing w:val="-2"/>
          <w:sz w:val="24"/>
        </w:rPr>
        <w:t>predictable,</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332</w:t>
      </w:r>
    </w:p>
    <w:p>
      <w:pPr>
        <w:pStyle w:val="6"/>
      </w:pPr>
    </w:p>
    <w:p>
      <w:pPr>
        <w:pStyle w:val="6"/>
        <w:spacing w:before="1"/>
        <w:ind w:left="720"/>
      </w:pPr>
      <w:r>
        <w:rPr>
          <w:spacing w:val="-5"/>
        </w:rPr>
        <w:t>333</w:t>
      </w:r>
    </w:p>
    <w:p>
      <w:pPr>
        <w:pStyle w:val="6"/>
        <w:spacing w:before="90"/>
        <w:ind w:left="320"/>
      </w:pPr>
      <w:r>
        <w:br w:type="column"/>
      </w:r>
      <w:r>
        <w:t>valuable</w:t>
      </w:r>
      <w:r>
        <w:rPr>
          <w:spacing w:val="-2"/>
        </w:rPr>
        <w:t xml:space="preserve"> </w:t>
      </w:r>
      <w:r>
        <w:t>tool for</w:t>
      </w:r>
      <w:r>
        <w:rPr>
          <w:spacing w:val="-2"/>
        </w:rPr>
        <w:t xml:space="preserve"> </w:t>
      </w:r>
      <w:r>
        <w:t>pest control</w:t>
      </w:r>
      <w:r>
        <w:rPr>
          <w:spacing w:val="-1"/>
        </w:rPr>
        <w:t xml:space="preserve"> </w:t>
      </w:r>
      <w:r>
        <w:t>in sustainable</w:t>
      </w:r>
      <w:r>
        <w:rPr>
          <w:spacing w:val="-1"/>
        </w:rPr>
        <w:t xml:space="preserve"> </w:t>
      </w:r>
      <w:r>
        <w:t>agriculture</w:t>
      </w:r>
      <w:r>
        <w:rPr>
          <w:spacing w:val="1"/>
        </w:rPr>
        <w:t xml:space="preserve"> </w:t>
      </w:r>
      <w:r>
        <w:t>(but</w:t>
      </w:r>
      <w:r>
        <w:rPr>
          <w:spacing w:val="-1"/>
        </w:rPr>
        <w:t xml:space="preserve"> </w:t>
      </w:r>
      <w:r>
        <w:t>see</w:t>
      </w:r>
      <w:r>
        <w:rPr>
          <w:spacing w:val="-1"/>
        </w:rPr>
        <w:t xml:space="preserve"> </w:t>
      </w:r>
      <w:r>
        <w:t>Eitzinger</w:t>
      </w:r>
      <w:r>
        <w:rPr>
          <w:spacing w:val="-1"/>
        </w:rPr>
        <w:t xml:space="preserve"> </w:t>
      </w:r>
      <w:r>
        <w:rPr>
          <w:i/>
        </w:rPr>
        <w:t>et</w:t>
      </w:r>
      <w:r>
        <w:rPr>
          <w:i/>
          <w:spacing w:val="2"/>
        </w:rPr>
        <w:t xml:space="preserve"> </w:t>
      </w:r>
      <w:r>
        <w:rPr>
          <w:i/>
        </w:rPr>
        <w:t>al.</w:t>
      </w:r>
      <w:r>
        <w:t xml:space="preserve">, </w:t>
      </w:r>
      <w:r>
        <w:rPr>
          <w:spacing w:val="-2"/>
        </w:rPr>
        <w:t>2021).</w:t>
      </w:r>
    </w:p>
    <w:p>
      <w:pPr>
        <w:spacing w:after="0"/>
        <w:sectPr>
          <w:type w:val="continuous"/>
          <w:pgSz w:w="12240" w:h="15840"/>
          <w:pgMar w:top="620" w:right="60" w:bottom="560" w:left="0" w:header="0" w:footer="1056" w:gutter="0"/>
          <w:cols w:equalWidth="0" w:num="2">
            <w:col w:w="1081" w:space="40"/>
            <w:col w:w="11059"/>
          </w:cols>
        </w:sectPr>
      </w:pPr>
    </w:p>
    <w:p>
      <w:pPr>
        <w:pStyle w:val="10"/>
        <w:numPr>
          <w:ilvl w:val="0"/>
          <w:numId w:val="32"/>
        </w:numPr>
        <w:tabs>
          <w:tab w:val="left" w:pos="1440"/>
        </w:tabs>
        <w:spacing w:before="276" w:after="0" w:line="240" w:lineRule="auto"/>
        <w:ind w:left="1440" w:right="0" w:hanging="720"/>
        <w:jc w:val="left"/>
        <w:rPr>
          <w:i/>
          <w:sz w:val="24"/>
        </w:rPr>
      </w:pPr>
      <w:r>
        <w:rPr>
          <w:i/>
          <w:sz w:val="24"/>
        </w:rPr>
        <w:t>4.3.</w:t>
      </w:r>
      <w:r>
        <w:rPr>
          <w:i/>
          <w:spacing w:val="59"/>
          <w:sz w:val="24"/>
        </w:rPr>
        <w:t xml:space="preserve"> </w:t>
      </w:r>
      <w:r>
        <w:rPr>
          <w:i/>
          <w:sz w:val="24"/>
        </w:rPr>
        <w:t>Factors</w:t>
      </w:r>
      <w:r>
        <w:rPr>
          <w:i/>
          <w:spacing w:val="-1"/>
          <w:sz w:val="24"/>
        </w:rPr>
        <w:t xml:space="preserve"> </w:t>
      </w:r>
      <w:r>
        <w:rPr>
          <w:i/>
          <w:sz w:val="24"/>
        </w:rPr>
        <w:t>associated with pest</w:t>
      </w:r>
      <w:r>
        <w:rPr>
          <w:i/>
          <w:spacing w:val="-1"/>
          <w:sz w:val="24"/>
        </w:rPr>
        <w:t xml:space="preserve"> </w:t>
      </w:r>
      <w:r>
        <w:rPr>
          <w:i/>
          <w:sz w:val="24"/>
        </w:rPr>
        <w:t>consumption by</w:t>
      </w:r>
      <w:r>
        <w:rPr>
          <w:i/>
          <w:spacing w:val="-1"/>
          <w:sz w:val="24"/>
        </w:rPr>
        <w:t xml:space="preserve"> </w:t>
      </w:r>
      <w:r>
        <w:rPr>
          <w:i/>
          <w:spacing w:val="-2"/>
          <w:sz w:val="24"/>
        </w:rPr>
        <w:t>predators</w:t>
      </w:r>
    </w:p>
    <w:p>
      <w:pPr>
        <w:pStyle w:val="6"/>
        <w:rPr>
          <w:i/>
        </w:rPr>
      </w:pPr>
    </w:p>
    <w:p>
      <w:pPr>
        <w:pStyle w:val="10"/>
        <w:numPr>
          <w:ilvl w:val="0"/>
          <w:numId w:val="32"/>
        </w:numPr>
        <w:tabs>
          <w:tab w:val="left" w:pos="2160"/>
        </w:tabs>
        <w:spacing w:before="0" w:after="0" w:line="240" w:lineRule="auto"/>
        <w:ind w:left="2160" w:right="0" w:hanging="1440"/>
        <w:jc w:val="left"/>
        <w:rPr>
          <w:sz w:val="24"/>
        </w:rPr>
      </w:pPr>
      <w:r>
        <w:rPr>
          <w:sz w:val="24"/>
        </w:rPr>
        <w:t>The</w:t>
      </w:r>
      <w:r>
        <w:rPr>
          <w:spacing w:val="-3"/>
          <w:sz w:val="24"/>
        </w:rPr>
        <w:t xml:space="preserve"> </w:t>
      </w:r>
      <w:r>
        <w:rPr>
          <w:sz w:val="24"/>
        </w:rPr>
        <w:t>proportion</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pests</w:t>
      </w:r>
      <w:r>
        <w:rPr>
          <w:spacing w:val="-1"/>
          <w:sz w:val="24"/>
        </w:rPr>
        <w:t xml:space="preserve"> </w:t>
      </w:r>
      <w:r>
        <w:rPr>
          <w:sz w:val="24"/>
        </w:rPr>
        <w:t>in</w:t>
      </w:r>
      <w:r>
        <w:rPr>
          <w:spacing w:val="-1"/>
          <w:sz w:val="24"/>
        </w:rPr>
        <w:t xml:space="preserve"> </w:t>
      </w:r>
      <w:r>
        <w:rPr>
          <w:sz w:val="24"/>
        </w:rPr>
        <w:t>GAPs’ diets</w:t>
      </w:r>
      <w:r>
        <w:rPr>
          <w:spacing w:val="-2"/>
          <w:sz w:val="24"/>
        </w:rPr>
        <w:t xml:space="preserve"> </w:t>
      </w:r>
      <w:r>
        <w:rPr>
          <w:sz w:val="24"/>
        </w:rPr>
        <w:t>differed</w:t>
      </w:r>
      <w:r>
        <w:rPr>
          <w:spacing w:val="-1"/>
          <w:sz w:val="24"/>
        </w:rPr>
        <w:t xml:space="preserve"> </w:t>
      </w:r>
      <w:r>
        <w:rPr>
          <w:sz w:val="24"/>
        </w:rPr>
        <w:t>between</w:t>
      </w:r>
      <w:r>
        <w:rPr>
          <w:spacing w:val="-1"/>
          <w:sz w:val="24"/>
        </w:rPr>
        <w:t xml:space="preserve"> </w:t>
      </w:r>
      <w:r>
        <w:rPr>
          <w:sz w:val="24"/>
        </w:rPr>
        <w:t>farm</w:t>
      </w:r>
      <w:r>
        <w:rPr>
          <w:spacing w:val="-1"/>
          <w:sz w:val="24"/>
        </w:rPr>
        <w:t xml:space="preserve"> </w:t>
      </w:r>
      <w:r>
        <w:rPr>
          <w:sz w:val="24"/>
        </w:rPr>
        <w:t>types</w:t>
      </w:r>
      <w:r>
        <w:rPr>
          <w:spacing w:val="-2"/>
          <w:sz w:val="24"/>
        </w:rPr>
        <w:t xml:space="preserve"> </w:t>
      </w:r>
      <w:r>
        <w:rPr>
          <w:sz w:val="24"/>
        </w:rPr>
        <w:t>and</w:t>
      </w:r>
      <w:r>
        <w:rPr>
          <w:spacing w:val="-1"/>
          <w:sz w:val="24"/>
        </w:rPr>
        <w:t xml:space="preserve"> </w:t>
      </w:r>
      <w:r>
        <w:rPr>
          <w:sz w:val="24"/>
        </w:rPr>
        <w:t xml:space="preserve">among </w:t>
      </w:r>
      <w:r>
        <w:rPr>
          <w:spacing w:val="-4"/>
          <w:sz w:val="24"/>
        </w:rPr>
        <w:t>crop</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stages</w:t>
      </w:r>
      <w:r>
        <w:rPr>
          <w:spacing w:val="-3"/>
          <w:sz w:val="24"/>
        </w:rPr>
        <w:t xml:space="preserve"> </w:t>
      </w:r>
      <w:r>
        <w:rPr>
          <w:sz w:val="24"/>
        </w:rPr>
        <w:t>but</w:t>
      </w:r>
      <w:r>
        <w:rPr>
          <w:spacing w:val="-1"/>
          <w:sz w:val="24"/>
        </w:rPr>
        <w:t xml:space="preserve"> </w:t>
      </w:r>
      <w:r>
        <w:rPr>
          <w:sz w:val="24"/>
        </w:rPr>
        <w:t>was not</w:t>
      </w:r>
      <w:r>
        <w:rPr>
          <w:spacing w:val="-1"/>
          <w:sz w:val="24"/>
        </w:rPr>
        <w:t xml:space="preserve"> </w:t>
      </w:r>
      <w:r>
        <w:rPr>
          <w:sz w:val="24"/>
        </w:rPr>
        <w:t>associated</w:t>
      </w:r>
      <w:r>
        <w:rPr>
          <w:spacing w:val="-1"/>
          <w:sz w:val="24"/>
        </w:rPr>
        <w:t xml:space="preserve"> </w:t>
      </w:r>
      <w:r>
        <w:rPr>
          <w:sz w:val="24"/>
        </w:rPr>
        <w:t>with the</w:t>
      </w:r>
      <w:r>
        <w:rPr>
          <w:spacing w:val="-1"/>
          <w:sz w:val="24"/>
        </w:rPr>
        <w:t xml:space="preserve"> </w:t>
      </w:r>
      <w:r>
        <w:rPr>
          <w:sz w:val="24"/>
        </w:rPr>
        <w:t>percent forest</w:t>
      </w:r>
      <w:r>
        <w:rPr>
          <w:spacing w:val="-1"/>
          <w:sz w:val="24"/>
        </w:rPr>
        <w:t xml:space="preserve"> </w:t>
      </w:r>
      <w:r>
        <w:rPr>
          <w:sz w:val="24"/>
        </w:rPr>
        <w:t>cover</w:t>
      </w:r>
      <w:r>
        <w:rPr>
          <w:spacing w:val="-1"/>
          <w:sz w:val="24"/>
        </w:rPr>
        <w:t xml:space="preserve"> </w:t>
      </w:r>
      <w:r>
        <w:rPr>
          <w:sz w:val="24"/>
        </w:rPr>
        <w:t>surrounding</w:t>
      </w:r>
      <w:r>
        <w:rPr>
          <w:spacing w:val="-3"/>
          <w:sz w:val="24"/>
        </w:rPr>
        <w:t xml:space="preserve"> </w:t>
      </w:r>
      <w:r>
        <w:rPr>
          <w:sz w:val="24"/>
        </w:rPr>
        <w:t>the farms or</w:t>
      </w:r>
      <w:r>
        <w:rPr>
          <w:spacing w:val="-2"/>
          <w:sz w:val="24"/>
        </w:rPr>
        <w:t xml:space="preserve"> </w:t>
      </w:r>
      <w:r>
        <w:rPr>
          <w:sz w:val="24"/>
        </w:rPr>
        <w:t xml:space="preserve">the </w:t>
      </w:r>
      <w:r>
        <w:rPr>
          <w:spacing w:val="-2"/>
          <w:sz w:val="24"/>
        </w:rPr>
        <w:t>relative</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abundance</w:t>
      </w:r>
      <w:r>
        <w:rPr>
          <w:spacing w:val="-2"/>
          <w:sz w:val="24"/>
        </w:rPr>
        <w:t xml:space="preserve"> </w:t>
      </w:r>
      <w:r>
        <w:rPr>
          <w:sz w:val="24"/>
        </w:rPr>
        <w:t>of</w:t>
      </w:r>
      <w:r>
        <w:rPr>
          <w:spacing w:val="-1"/>
          <w:sz w:val="24"/>
        </w:rPr>
        <w:t xml:space="preserve"> </w:t>
      </w:r>
      <w:r>
        <w:rPr>
          <w:sz w:val="24"/>
        </w:rPr>
        <w:t>rice</w:t>
      </w:r>
      <w:r>
        <w:rPr>
          <w:spacing w:val="-2"/>
          <w:sz w:val="24"/>
        </w:rPr>
        <w:t xml:space="preserve"> </w:t>
      </w:r>
      <w:r>
        <w:rPr>
          <w:sz w:val="24"/>
        </w:rPr>
        <w:t>herbivores</w:t>
      </w:r>
      <w:r>
        <w:rPr>
          <w:spacing w:val="-1"/>
          <w:sz w:val="24"/>
        </w:rPr>
        <w:t xml:space="preserve"> </w:t>
      </w:r>
      <w:r>
        <w:rPr>
          <w:sz w:val="24"/>
        </w:rPr>
        <w:t>in the</w:t>
      </w:r>
      <w:r>
        <w:rPr>
          <w:spacing w:val="-2"/>
          <w:sz w:val="24"/>
        </w:rPr>
        <w:t xml:space="preserve"> </w:t>
      </w:r>
      <w:r>
        <w:rPr>
          <w:sz w:val="24"/>
        </w:rPr>
        <w:t>field.</w:t>
      </w:r>
      <w:r>
        <w:rPr>
          <w:spacing w:val="60"/>
          <w:sz w:val="24"/>
        </w:rPr>
        <w:t xml:space="preserve"> </w:t>
      </w:r>
      <w:r>
        <w:rPr>
          <w:sz w:val="24"/>
        </w:rPr>
        <w:t>Overall,</w:t>
      </w:r>
      <w:r>
        <w:rPr>
          <w:spacing w:val="-1"/>
          <w:sz w:val="24"/>
        </w:rPr>
        <w:t xml:space="preserve"> </w:t>
      </w:r>
      <w:r>
        <w:rPr>
          <w:sz w:val="24"/>
        </w:rPr>
        <w:t>GAPs in</w:t>
      </w:r>
      <w:r>
        <w:rPr>
          <w:spacing w:val="-1"/>
          <w:sz w:val="24"/>
        </w:rPr>
        <w:t xml:space="preserve"> </w:t>
      </w:r>
      <w:r>
        <w:rPr>
          <w:sz w:val="24"/>
        </w:rPr>
        <w:t>conventional</w:t>
      </w:r>
      <w:r>
        <w:rPr>
          <w:spacing w:val="-1"/>
          <w:sz w:val="24"/>
        </w:rPr>
        <w:t xml:space="preserve"> </w:t>
      </w:r>
      <w:r>
        <w:rPr>
          <w:sz w:val="24"/>
        </w:rPr>
        <w:t>farms</w:t>
      </w:r>
      <w:r>
        <w:rPr>
          <w:spacing w:val="-1"/>
          <w:sz w:val="24"/>
        </w:rPr>
        <w:t xml:space="preserve"> </w:t>
      </w:r>
      <w:r>
        <w:rPr>
          <w:sz w:val="24"/>
        </w:rPr>
        <w:t xml:space="preserve">consumed </w:t>
      </w:r>
      <w:r>
        <w:rPr>
          <w:spacing w:val="-10"/>
          <w:sz w:val="24"/>
        </w:rPr>
        <w:t>a</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higher</w:t>
      </w:r>
      <w:r>
        <w:rPr>
          <w:spacing w:val="-3"/>
          <w:sz w:val="24"/>
        </w:rPr>
        <w:t xml:space="preserve"> </w:t>
      </w:r>
      <w:r>
        <w:rPr>
          <w:sz w:val="24"/>
        </w:rPr>
        <w:t>proportion</w:t>
      </w:r>
      <w:r>
        <w:rPr>
          <w:spacing w:val="-1"/>
          <w:sz w:val="24"/>
        </w:rPr>
        <w:t xml:space="preserve"> </w:t>
      </w:r>
      <w:r>
        <w:rPr>
          <w:sz w:val="24"/>
        </w:rPr>
        <w:t>of</w:t>
      </w:r>
      <w:r>
        <w:rPr>
          <w:spacing w:val="-1"/>
          <w:sz w:val="24"/>
        </w:rPr>
        <w:t xml:space="preserve"> </w:t>
      </w:r>
      <w:r>
        <w:rPr>
          <w:sz w:val="24"/>
        </w:rPr>
        <w:t>rice pests</w:t>
      </w:r>
      <w:r>
        <w:rPr>
          <w:spacing w:val="-1"/>
          <w:sz w:val="24"/>
        </w:rPr>
        <w:t xml:space="preserve"> </w:t>
      </w:r>
      <w:r>
        <w:rPr>
          <w:sz w:val="24"/>
        </w:rPr>
        <w:t>in their</w:t>
      </w:r>
      <w:r>
        <w:rPr>
          <w:spacing w:val="-1"/>
          <w:sz w:val="24"/>
        </w:rPr>
        <w:t xml:space="preserve"> </w:t>
      </w:r>
      <w:r>
        <w:rPr>
          <w:sz w:val="24"/>
        </w:rPr>
        <w:t>diet</w:t>
      </w:r>
      <w:r>
        <w:rPr>
          <w:spacing w:val="-1"/>
          <w:sz w:val="24"/>
        </w:rPr>
        <w:t xml:space="preserve"> </w:t>
      </w:r>
      <w:r>
        <w:rPr>
          <w:sz w:val="24"/>
        </w:rPr>
        <w:t>compared</w:t>
      </w:r>
      <w:r>
        <w:rPr>
          <w:spacing w:val="3"/>
          <w:sz w:val="24"/>
        </w:rPr>
        <w:t xml:space="preserve"> </w:t>
      </w:r>
      <w:r>
        <w:rPr>
          <w:sz w:val="24"/>
        </w:rPr>
        <w:t>to</w:t>
      </w:r>
      <w:r>
        <w:rPr>
          <w:spacing w:val="-1"/>
          <w:sz w:val="24"/>
        </w:rPr>
        <w:t xml:space="preserve"> </w:t>
      </w:r>
      <w:r>
        <w:rPr>
          <w:sz w:val="24"/>
        </w:rPr>
        <w:t>those</w:t>
      </w:r>
      <w:r>
        <w:rPr>
          <w:spacing w:val="-1"/>
          <w:sz w:val="24"/>
        </w:rPr>
        <w:t xml:space="preserve"> </w:t>
      </w:r>
      <w:r>
        <w:rPr>
          <w:sz w:val="24"/>
        </w:rPr>
        <w:t>in organic</w:t>
      </w:r>
      <w:r>
        <w:rPr>
          <w:spacing w:val="-1"/>
          <w:sz w:val="24"/>
        </w:rPr>
        <w:t xml:space="preserve"> </w:t>
      </w:r>
      <w:r>
        <w:rPr>
          <w:sz w:val="24"/>
        </w:rPr>
        <w:t>farms.</w:t>
      </w:r>
      <w:r>
        <w:rPr>
          <w:spacing w:val="61"/>
          <w:sz w:val="24"/>
        </w:rPr>
        <w:t xml:space="preserve"> </w:t>
      </w:r>
      <w:r>
        <w:rPr>
          <w:sz w:val="24"/>
        </w:rPr>
        <w:t>There</w:t>
      </w:r>
      <w:r>
        <w:rPr>
          <w:spacing w:val="-3"/>
          <w:sz w:val="24"/>
        </w:rPr>
        <w:t xml:space="preserve"> </w:t>
      </w:r>
      <w:r>
        <w:rPr>
          <w:sz w:val="24"/>
        </w:rPr>
        <w:t>are</w:t>
      </w:r>
      <w:r>
        <w:rPr>
          <w:spacing w:val="-2"/>
          <w:sz w:val="24"/>
        </w:rPr>
        <w:t xml:space="preserve"> </w:t>
      </w:r>
      <w:r>
        <w:rPr>
          <w:spacing w:val="-5"/>
          <w:sz w:val="24"/>
        </w:rPr>
        <w:t>two</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explanations</w:t>
      </w:r>
      <w:r>
        <w:rPr>
          <w:spacing w:val="-3"/>
          <w:sz w:val="24"/>
        </w:rPr>
        <w:t xml:space="preserve"> </w:t>
      </w:r>
      <w:r>
        <w:rPr>
          <w:sz w:val="24"/>
        </w:rPr>
        <w:t>for</w:t>
      </w:r>
      <w:r>
        <w:rPr>
          <w:spacing w:val="-2"/>
          <w:sz w:val="24"/>
        </w:rPr>
        <w:t xml:space="preserve"> </w:t>
      </w:r>
      <w:r>
        <w:rPr>
          <w:sz w:val="24"/>
        </w:rPr>
        <w:t>this: 1) Organic farming</w:t>
      </w:r>
      <w:r>
        <w:rPr>
          <w:spacing w:val="-3"/>
          <w:sz w:val="24"/>
        </w:rPr>
        <w:t xml:space="preserve"> </w:t>
      </w:r>
      <w:r>
        <w:rPr>
          <w:sz w:val="24"/>
        </w:rPr>
        <w:t>may</w:t>
      </w:r>
      <w:r>
        <w:rPr>
          <w:spacing w:val="-5"/>
          <w:sz w:val="24"/>
        </w:rPr>
        <w:t xml:space="preserve"> </w:t>
      </w:r>
      <w:r>
        <w:rPr>
          <w:sz w:val="24"/>
        </w:rPr>
        <w:t>promote</w:t>
      </w:r>
      <w:r>
        <w:rPr>
          <w:spacing w:val="-1"/>
          <w:sz w:val="24"/>
        </w:rPr>
        <w:t xml:space="preserve"> </w:t>
      </w:r>
      <w:r>
        <w:rPr>
          <w:sz w:val="24"/>
        </w:rPr>
        <w:t>arthropod diversity</w:t>
      </w:r>
      <w:r>
        <w:rPr>
          <w:spacing w:val="-3"/>
          <w:sz w:val="24"/>
        </w:rPr>
        <w:t xml:space="preserve"> </w:t>
      </w:r>
      <w:r>
        <w:rPr>
          <w:sz w:val="24"/>
        </w:rPr>
        <w:t>and therefore</w:t>
      </w:r>
      <w:r>
        <w:rPr>
          <w:spacing w:val="-1"/>
          <w:sz w:val="24"/>
        </w:rPr>
        <w:t xml:space="preserve"> </w:t>
      </w:r>
      <w:r>
        <w:rPr>
          <w:spacing w:val="-2"/>
          <w:sz w:val="24"/>
        </w:rPr>
        <w:t>distract</w:t>
      </w:r>
    </w:p>
    <w:p>
      <w:pPr>
        <w:pStyle w:val="6"/>
      </w:pPr>
    </w:p>
    <w:p>
      <w:pPr>
        <w:pStyle w:val="10"/>
        <w:numPr>
          <w:ilvl w:val="0"/>
          <w:numId w:val="32"/>
        </w:numPr>
        <w:tabs>
          <w:tab w:val="left" w:pos="1440"/>
        </w:tabs>
        <w:spacing w:before="1" w:after="0" w:line="240" w:lineRule="auto"/>
        <w:ind w:left="1440" w:right="0" w:hanging="720"/>
        <w:jc w:val="left"/>
        <w:rPr>
          <w:sz w:val="24"/>
        </w:rPr>
      </w:pPr>
      <w:r>
        <w:rPr>
          <w:sz w:val="24"/>
        </w:rPr>
        <w:t>predators</w:t>
      </w:r>
      <w:r>
        <w:rPr>
          <w:spacing w:val="-1"/>
          <w:sz w:val="24"/>
        </w:rPr>
        <w:t xml:space="preserve"> </w:t>
      </w:r>
      <w:r>
        <w:rPr>
          <w:sz w:val="24"/>
        </w:rPr>
        <w:t>from</w:t>
      </w:r>
      <w:r>
        <w:rPr>
          <w:spacing w:val="-1"/>
          <w:sz w:val="24"/>
        </w:rPr>
        <w:t xml:space="preserve"> </w:t>
      </w:r>
      <w:r>
        <w:rPr>
          <w:sz w:val="24"/>
        </w:rPr>
        <w:t>feeding</w:t>
      </w:r>
      <w:r>
        <w:rPr>
          <w:spacing w:val="-3"/>
          <w:sz w:val="24"/>
        </w:rPr>
        <w:t xml:space="preserve"> </w:t>
      </w:r>
      <w:r>
        <w:rPr>
          <w:sz w:val="24"/>
        </w:rPr>
        <w:t>on</w:t>
      </w:r>
      <w:r>
        <w:rPr>
          <w:spacing w:val="-1"/>
          <w:sz w:val="24"/>
        </w:rPr>
        <w:t xml:space="preserve"> </w:t>
      </w:r>
      <w:r>
        <w:rPr>
          <w:sz w:val="24"/>
        </w:rPr>
        <w:t>target pests</w:t>
      </w:r>
      <w:r>
        <w:rPr>
          <w:spacing w:val="1"/>
          <w:sz w:val="24"/>
        </w:rPr>
        <w:t xml:space="preserve"> </w:t>
      </w:r>
      <w:r>
        <w:rPr>
          <w:sz w:val="24"/>
        </w:rPr>
        <w:t>(Bengtsson</w:t>
      </w:r>
      <w:r>
        <w:rPr>
          <w:spacing w:val="2"/>
          <w:sz w:val="24"/>
        </w:rPr>
        <w:t xml:space="preserve"> </w:t>
      </w:r>
      <w:r>
        <w:rPr>
          <w:i/>
          <w:sz w:val="24"/>
        </w:rPr>
        <w:t>et</w:t>
      </w:r>
      <w:r>
        <w:rPr>
          <w:i/>
          <w:spacing w:val="-1"/>
          <w:sz w:val="24"/>
        </w:rPr>
        <w:t xml:space="preserve"> </w:t>
      </w:r>
      <w:r>
        <w:rPr>
          <w:i/>
          <w:sz w:val="24"/>
        </w:rPr>
        <w:t>al.</w:t>
      </w:r>
      <w:r>
        <w:rPr>
          <w:sz w:val="24"/>
        </w:rPr>
        <w:t>, 2005;</w:t>
      </w:r>
      <w:r>
        <w:rPr>
          <w:spacing w:val="-1"/>
          <w:sz w:val="24"/>
        </w:rPr>
        <w:t xml:space="preserve"> </w:t>
      </w:r>
      <w:r>
        <w:rPr>
          <w:sz w:val="24"/>
        </w:rPr>
        <w:t>Birkhofer</w:t>
      </w:r>
      <w:r>
        <w:rPr>
          <w:spacing w:val="-2"/>
          <w:sz w:val="24"/>
        </w:rPr>
        <w:t xml:space="preserve"> </w:t>
      </w:r>
      <w:r>
        <w:rPr>
          <w:i/>
          <w:sz w:val="24"/>
        </w:rPr>
        <w:t>et</w:t>
      </w:r>
      <w:r>
        <w:rPr>
          <w:i/>
          <w:spacing w:val="1"/>
          <w:sz w:val="24"/>
        </w:rPr>
        <w:t xml:space="preserve"> </w:t>
      </w:r>
      <w:r>
        <w:rPr>
          <w:i/>
          <w:sz w:val="24"/>
        </w:rPr>
        <w:t>al.</w:t>
      </w:r>
      <w:r>
        <w:rPr>
          <w:sz w:val="24"/>
        </w:rPr>
        <w:t xml:space="preserve">, </w:t>
      </w:r>
      <w:r>
        <w:rPr>
          <w:spacing w:val="-2"/>
          <w:sz w:val="24"/>
        </w:rPr>
        <w:t>2008;</w:t>
      </w:r>
    </w:p>
    <w:p>
      <w:pPr>
        <w:pStyle w:val="10"/>
        <w:numPr>
          <w:ilvl w:val="0"/>
          <w:numId w:val="32"/>
        </w:numPr>
        <w:tabs>
          <w:tab w:val="left" w:pos="1440"/>
        </w:tabs>
        <w:spacing w:before="276" w:after="0" w:line="240" w:lineRule="auto"/>
        <w:ind w:left="1440" w:right="0" w:hanging="720"/>
        <w:jc w:val="left"/>
        <w:rPr>
          <w:sz w:val="24"/>
        </w:rPr>
      </w:pPr>
      <w:r>
        <w:rPr>
          <w:sz w:val="24"/>
        </w:rPr>
        <w:t>Lichtenberg</w:t>
      </w:r>
      <w:r>
        <w:rPr>
          <w:spacing w:val="-3"/>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2017).</w:t>
      </w:r>
      <w:r>
        <w:rPr>
          <w:spacing w:val="59"/>
          <w:sz w:val="24"/>
        </w:rPr>
        <w:t xml:space="preserve"> </w:t>
      </w:r>
      <w:r>
        <w:rPr>
          <w:sz w:val="24"/>
        </w:rPr>
        <w:t>2)</w:t>
      </w:r>
      <w:r>
        <w:rPr>
          <w:spacing w:val="-1"/>
          <w:sz w:val="24"/>
        </w:rPr>
        <w:t xml:space="preserve"> </w:t>
      </w:r>
      <w:r>
        <w:rPr>
          <w:sz w:val="24"/>
        </w:rPr>
        <w:t>Pest</w:t>
      </w:r>
      <w:r>
        <w:rPr>
          <w:spacing w:val="-1"/>
          <w:sz w:val="24"/>
        </w:rPr>
        <w:t xml:space="preserve"> </w:t>
      </w:r>
      <w:r>
        <w:rPr>
          <w:sz w:val="24"/>
        </w:rPr>
        <w:t>densities may</w:t>
      </w:r>
      <w:r>
        <w:rPr>
          <w:spacing w:val="-6"/>
          <w:sz w:val="24"/>
        </w:rPr>
        <w:t xml:space="preserve"> </w:t>
      </w:r>
      <w:r>
        <w:rPr>
          <w:sz w:val="24"/>
        </w:rPr>
        <w:t>be higher</w:t>
      </w:r>
      <w:r>
        <w:rPr>
          <w:spacing w:val="-1"/>
          <w:sz w:val="24"/>
        </w:rPr>
        <w:t xml:space="preserve"> </w:t>
      </w:r>
      <w:r>
        <w:rPr>
          <w:sz w:val="24"/>
        </w:rPr>
        <w:t>in</w:t>
      </w:r>
      <w:r>
        <w:rPr>
          <w:spacing w:val="1"/>
          <w:sz w:val="24"/>
        </w:rPr>
        <w:t xml:space="preserve"> </w:t>
      </w:r>
      <w:r>
        <w:rPr>
          <w:sz w:val="24"/>
        </w:rPr>
        <w:t>conventional</w:t>
      </w:r>
      <w:r>
        <w:rPr>
          <w:spacing w:val="-1"/>
          <w:sz w:val="24"/>
        </w:rPr>
        <w:t xml:space="preserve"> </w:t>
      </w:r>
      <w:r>
        <w:rPr>
          <w:sz w:val="24"/>
        </w:rPr>
        <w:t>farms</w:t>
      </w:r>
      <w:r>
        <w:rPr>
          <w:spacing w:val="2"/>
          <w:sz w:val="24"/>
        </w:rPr>
        <w:t xml:space="preserve"> </w:t>
      </w:r>
      <w:r>
        <w:rPr>
          <w:sz w:val="24"/>
        </w:rPr>
        <w:t>(Porcel</w:t>
      </w:r>
      <w:r>
        <w:rPr>
          <w:spacing w:val="1"/>
          <w:sz w:val="24"/>
        </w:rPr>
        <w:t xml:space="preserve"> </w:t>
      </w:r>
      <w:r>
        <w:rPr>
          <w:i/>
          <w:sz w:val="24"/>
        </w:rPr>
        <w:t xml:space="preserve">et </w:t>
      </w:r>
      <w:r>
        <w:rPr>
          <w:i/>
          <w:spacing w:val="-4"/>
          <w:sz w:val="24"/>
        </w:rPr>
        <w:t>al.</w:t>
      </w:r>
      <w:r>
        <w:rPr>
          <w:spacing w:val="-4"/>
          <w:sz w:val="24"/>
        </w:rPr>
        <w:t>,</w:t>
      </w:r>
    </w:p>
    <w:p>
      <w:pPr>
        <w:pStyle w:val="10"/>
        <w:numPr>
          <w:ilvl w:val="0"/>
          <w:numId w:val="32"/>
        </w:numPr>
        <w:tabs>
          <w:tab w:val="left" w:pos="1440"/>
        </w:tabs>
        <w:spacing w:before="276" w:after="0" w:line="240" w:lineRule="auto"/>
        <w:ind w:left="1440" w:right="0" w:hanging="720"/>
        <w:jc w:val="left"/>
        <w:rPr>
          <w:sz w:val="24"/>
        </w:rPr>
      </w:pPr>
      <w:r>
        <w:rPr>
          <w:sz w:val="24"/>
        </w:rPr>
        <w:t>2018),</w:t>
      </w:r>
      <w:r>
        <w:rPr>
          <w:spacing w:val="-3"/>
          <w:sz w:val="24"/>
        </w:rPr>
        <w:t xml:space="preserve"> </w:t>
      </w:r>
      <w:r>
        <w:rPr>
          <w:sz w:val="24"/>
        </w:rPr>
        <w:t>leading</w:t>
      </w:r>
      <w:r>
        <w:rPr>
          <w:spacing w:val="-3"/>
          <w:sz w:val="24"/>
        </w:rPr>
        <w:t xml:space="preserve"> </w:t>
      </w:r>
      <w:r>
        <w:rPr>
          <w:sz w:val="24"/>
        </w:rPr>
        <w:t>to</w:t>
      </w:r>
      <w:r>
        <w:rPr>
          <w:spacing w:val="-1"/>
          <w:sz w:val="24"/>
        </w:rPr>
        <w:t xml:space="preserve"> </w:t>
      </w:r>
      <w:r>
        <w:rPr>
          <w:sz w:val="24"/>
        </w:rPr>
        <w:t>higher</w:t>
      </w:r>
      <w:r>
        <w:rPr>
          <w:spacing w:val="2"/>
          <w:sz w:val="24"/>
        </w:rPr>
        <w:t xml:space="preserve"> </w:t>
      </w:r>
      <w:r>
        <w:rPr>
          <w:sz w:val="24"/>
        </w:rPr>
        <w:t>predator-prey</w:t>
      </w:r>
      <w:r>
        <w:rPr>
          <w:spacing w:val="-3"/>
          <w:sz w:val="24"/>
        </w:rPr>
        <w:t xml:space="preserve"> </w:t>
      </w:r>
      <w:r>
        <w:rPr>
          <w:sz w:val="24"/>
        </w:rPr>
        <w:t>encounter rates and thus pest</w:t>
      </w:r>
      <w:r>
        <w:rPr>
          <w:spacing w:val="-1"/>
          <w:sz w:val="24"/>
        </w:rPr>
        <w:t xml:space="preserve"> </w:t>
      </w:r>
      <w:r>
        <w:rPr>
          <w:sz w:val="24"/>
        </w:rPr>
        <w:t>consumption</w:t>
      </w:r>
      <w:r>
        <w:rPr>
          <w:spacing w:val="1"/>
          <w:sz w:val="24"/>
        </w:rPr>
        <w:t xml:space="preserve"> </w:t>
      </w:r>
      <w:r>
        <w:rPr>
          <w:sz w:val="24"/>
        </w:rPr>
        <w:t>by</w:t>
      </w:r>
      <w:r>
        <w:rPr>
          <w:spacing w:val="-6"/>
          <w:sz w:val="24"/>
        </w:rPr>
        <w:t xml:space="preserve"> </w:t>
      </w:r>
      <w:r>
        <w:rPr>
          <w:spacing w:val="-2"/>
          <w:sz w:val="24"/>
        </w:rPr>
        <w:t>GAPs.</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32"/>
        </w:numPr>
        <w:tabs>
          <w:tab w:val="left" w:pos="1440"/>
        </w:tabs>
        <w:spacing w:before="72" w:after="0" w:line="240" w:lineRule="auto"/>
        <w:ind w:left="1440" w:right="0" w:hanging="720"/>
        <w:jc w:val="left"/>
        <w:rPr>
          <w:sz w:val="24"/>
        </w:rPr>
      </w:pPr>
      <w:r>
        <w:rPr>
          <w:sz w:val="24"/>
        </w:rPr>
        <w:t>Regardless</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potential mechanisms,</w:t>
      </w:r>
      <w:r>
        <w:rPr>
          <w:spacing w:val="-2"/>
          <w:sz w:val="24"/>
        </w:rPr>
        <w:t xml:space="preserve"> </w:t>
      </w:r>
      <w:r>
        <w:rPr>
          <w:sz w:val="24"/>
        </w:rPr>
        <w:t>our</w:t>
      </w:r>
      <w:r>
        <w:rPr>
          <w:spacing w:val="-1"/>
          <w:sz w:val="24"/>
        </w:rPr>
        <w:t xml:space="preserve"> </w:t>
      </w:r>
      <w:r>
        <w:rPr>
          <w:sz w:val="24"/>
        </w:rPr>
        <w:t>results</w:t>
      </w:r>
      <w:r>
        <w:rPr>
          <w:spacing w:val="-2"/>
          <w:sz w:val="24"/>
        </w:rPr>
        <w:t xml:space="preserve"> </w:t>
      </w:r>
      <w:r>
        <w:rPr>
          <w:sz w:val="24"/>
        </w:rPr>
        <w:t>highlight</w:t>
      </w:r>
      <w:r>
        <w:rPr>
          <w:spacing w:val="-1"/>
          <w:sz w:val="24"/>
        </w:rPr>
        <w:t xml:space="preserve"> </w:t>
      </w:r>
      <w:r>
        <w:rPr>
          <w:sz w:val="24"/>
        </w:rPr>
        <w:t>the</w:t>
      </w:r>
      <w:r>
        <w:rPr>
          <w:spacing w:val="-3"/>
          <w:sz w:val="24"/>
        </w:rPr>
        <w:t xml:space="preserve"> </w:t>
      </w:r>
      <w:r>
        <w:rPr>
          <w:sz w:val="24"/>
        </w:rPr>
        <w:t>important</w:t>
      </w:r>
      <w:r>
        <w:rPr>
          <w:spacing w:val="1"/>
          <w:sz w:val="24"/>
        </w:rPr>
        <w:t xml:space="preserve"> </w:t>
      </w:r>
      <w:r>
        <w:rPr>
          <w:sz w:val="24"/>
        </w:rPr>
        <w:t>but</w:t>
      </w:r>
      <w:r>
        <w:rPr>
          <w:spacing w:val="-1"/>
          <w:sz w:val="24"/>
        </w:rPr>
        <w:t xml:space="preserve"> </w:t>
      </w:r>
      <w:r>
        <w:rPr>
          <w:spacing w:val="-2"/>
          <w:sz w:val="24"/>
        </w:rPr>
        <w:t>overlooked</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biocontrol</w:t>
      </w:r>
      <w:r>
        <w:rPr>
          <w:spacing w:val="-3"/>
          <w:sz w:val="24"/>
        </w:rPr>
        <w:t xml:space="preserve"> </w:t>
      </w:r>
      <w:r>
        <w:rPr>
          <w:sz w:val="24"/>
        </w:rPr>
        <w:t>value</w:t>
      </w:r>
      <w:r>
        <w:rPr>
          <w:spacing w:val="-2"/>
          <w:sz w:val="24"/>
        </w:rPr>
        <w:t xml:space="preserve"> </w:t>
      </w:r>
      <w:r>
        <w:rPr>
          <w:sz w:val="24"/>
        </w:rPr>
        <w:t>of GAPs</w:t>
      </w:r>
      <w:r>
        <w:rPr>
          <w:spacing w:val="-1"/>
          <w:sz w:val="24"/>
        </w:rPr>
        <w:t xml:space="preserve"> </w:t>
      </w:r>
      <w:r>
        <w:rPr>
          <w:sz w:val="24"/>
        </w:rPr>
        <w:t>in conventional</w:t>
      </w:r>
      <w:r>
        <w:rPr>
          <w:spacing w:val="-1"/>
          <w:sz w:val="24"/>
        </w:rPr>
        <w:t xml:space="preserve"> </w:t>
      </w:r>
      <w:r>
        <w:rPr>
          <w:sz w:val="24"/>
        </w:rPr>
        <w:t>farming</w:t>
      </w:r>
      <w:r>
        <w:rPr>
          <w:spacing w:val="-3"/>
          <w:sz w:val="24"/>
        </w:rPr>
        <w:t xml:space="preserve"> </w:t>
      </w:r>
      <w:r>
        <w:rPr>
          <w:spacing w:val="-2"/>
          <w:sz w:val="24"/>
        </w:rPr>
        <w:t>systems.</w:t>
      </w:r>
    </w:p>
    <w:p>
      <w:pPr>
        <w:pStyle w:val="6"/>
      </w:pPr>
    </w:p>
    <w:p>
      <w:pPr>
        <w:pStyle w:val="10"/>
        <w:numPr>
          <w:ilvl w:val="0"/>
          <w:numId w:val="32"/>
        </w:numPr>
        <w:tabs>
          <w:tab w:val="left" w:pos="2160"/>
        </w:tabs>
        <w:spacing w:before="0" w:after="0" w:line="240" w:lineRule="auto"/>
        <w:ind w:left="2160" w:right="0" w:hanging="1440"/>
        <w:jc w:val="left"/>
        <w:rPr>
          <w:sz w:val="24"/>
        </w:rPr>
      </w:pPr>
      <w:r>
        <w:rPr>
          <w:sz w:val="24"/>
        </w:rPr>
        <w:t>Besides</w:t>
      </w:r>
      <w:r>
        <w:rPr>
          <w:spacing w:val="-1"/>
          <w:sz w:val="24"/>
        </w:rPr>
        <w:t xml:space="preserve"> </w:t>
      </w:r>
      <w:r>
        <w:rPr>
          <w:sz w:val="24"/>
        </w:rPr>
        <w:t>farming</w:t>
      </w:r>
      <w:r>
        <w:rPr>
          <w:spacing w:val="-4"/>
          <w:sz w:val="24"/>
        </w:rPr>
        <w:t xml:space="preserve"> </w:t>
      </w:r>
      <w:r>
        <w:rPr>
          <w:sz w:val="24"/>
        </w:rPr>
        <w:t>practices,</w:t>
      </w:r>
      <w:r>
        <w:rPr>
          <w:spacing w:val="-1"/>
          <w:sz w:val="24"/>
        </w:rPr>
        <w:t xml:space="preserve"> </w:t>
      </w:r>
      <w:r>
        <w:rPr>
          <w:sz w:val="24"/>
        </w:rPr>
        <w:t>crop</w:t>
      </w:r>
      <w:r>
        <w:rPr>
          <w:spacing w:val="-1"/>
          <w:sz w:val="24"/>
        </w:rPr>
        <w:t xml:space="preserve"> </w:t>
      </w:r>
      <w:r>
        <w:rPr>
          <w:sz w:val="24"/>
        </w:rPr>
        <w:t>stages</w:t>
      </w:r>
      <w:r>
        <w:rPr>
          <w:spacing w:val="-1"/>
          <w:sz w:val="24"/>
        </w:rPr>
        <w:t xml:space="preserve"> </w:t>
      </w:r>
      <w:r>
        <w:rPr>
          <w:sz w:val="24"/>
        </w:rPr>
        <w:t>also</w:t>
      </w:r>
      <w:r>
        <w:rPr>
          <w:spacing w:val="2"/>
          <w:sz w:val="24"/>
        </w:rPr>
        <w:t xml:space="preserve"> </w:t>
      </w:r>
      <w:r>
        <w:rPr>
          <w:sz w:val="24"/>
        </w:rPr>
        <w:t>affected pest</w:t>
      </w:r>
      <w:r>
        <w:rPr>
          <w:spacing w:val="-1"/>
          <w:sz w:val="24"/>
        </w:rPr>
        <w:t xml:space="preserve"> </w:t>
      </w:r>
      <w:r>
        <w:rPr>
          <w:sz w:val="24"/>
        </w:rPr>
        <w:t>consumption.</w:t>
      </w:r>
      <w:r>
        <w:rPr>
          <w:spacing w:val="59"/>
          <w:sz w:val="24"/>
        </w:rPr>
        <w:t xml:space="preserve"> </w:t>
      </w:r>
      <w:r>
        <w:rPr>
          <w:sz w:val="24"/>
        </w:rPr>
        <w:t>Overall,</w:t>
      </w:r>
      <w:r>
        <w:rPr>
          <w:spacing w:val="-1"/>
          <w:sz w:val="24"/>
        </w:rPr>
        <w:t xml:space="preserve"> </w:t>
      </w:r>
      <w:r>
        <w:rPr>
          <w:spacing w:val="-4"/>
          <w:sz w:val="24"/>
        </w:rPr>
        <w:t>pest</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consumption</w:t>
      </w:r>
      <w:r>
        <w:rPr>
          <w:spacing w:val="-3"/>
          <w:sz w:val="24"/>
        </w:rPr>
        <w:t xml:space="preserve"> </w:t>
      </w:r>
      <w:r>
        <w:rPr>
          <w:sz w:val="24"/>
        </w:rPr>
        <w:t>by</w:t>
      </w:r>
      <w:r>
        <w:rPr>
          <w:spacing w:val="-5"/>
          <w:sz w:val="24"/>
        </w:rPr>
        <w:t xml:space="preserve"> </w:t>
      </w:r>
      <w:r>
        <w:rPr>
          <w:sz w:val="24"/>
        </w:rPr>
        <w:t>GAPs</w:t>
      </w:r>
      <w:r>
        <w:rPr>
          <w:spacing w:val="-1"/>
          <w:sz w:val="24"/>
        </w:rPr>
        <w:t xml:space="preserve"> </w:t>
      </w:r>
      <w:r>
        <w:rPr>
          <w:sz w:val="24"/>
        </w:rPr>
        <w:t>increased from</w:t>
      </w:r>
      <w:r>
        <w:rPr>
          <w:spacing w:val="1"/>
          <w:sz w:val="24"/>
        </w:rPr>
        <w:t xml:space="preserve"> </w:t>
      </w:r>
      <w:r>
        <w:rPr>
          <w:sz w:val="24"/>
        </w:rPr>
        <w:t>early</w:t>
      </w:r>
      <w:r>
        <w:rPr>
          <w:spacing w:val="-5"/>
          <w:sz w:val="24"/>
        </w:rPr>
        <w:t xml:space="preserve"> </w:t>
      </w:r>
      <w:r>
        <w:rPr>
          <w:sz w:val="24"/>
        </w:rPr>
        <w:t>(tillering)</w:t>
      </w:r>
      <w:r>
        <w:rPr>
          <w:spacing w:val="-1"/>
          <w:sz w:val="24"/>
        </w:rPr>
        <w:t xml:space="preserve"> </w:t>
      </w:r>
      <w:r>
        <w:rPr>
          <w:sz w:val="24"/>
        </w:rPr>
        <w:t>to late (ripening) stages,</w:t>
      </w:r>
      <w:r>
        <w:rPr>
          <w:spacing w:val="-1"/>
          <w:sz w:val="24"/>
        </w:rPr>
        <w:t xml:space="preserve"> </w:t>
      </w:r>
      <w:r>
        <w:rPr>
          <w:sz w:val="24"/>
        </w:rPr>
        <w:t xml:space="preserve">consistent </w:t>
      </w:r>
      <w:r>
        <w:rPr>
          <w:spacing w:val="-4"/>
          <w:sz w:val="24"/>
        </w:rPr>
        <w:t>with</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previous</w:t>
      </w:r>
      <w:r>
        <w:rPr>
          <w:spacing w:val="-1"/>
          <w:sz w:val="24"/>
        </w:rPr>
        <w:t xml:space="preserve"> </w:t>
      </w:r>
      <w:r>
        <w:rPr>
          <w:sz w:val="24"/>
        </w:rPr>
        <w:t>studies where</w:t>
      </w:r>
      <w:r>
        <w:rPr>
          <w:spacing w:val="-2"/>
          <w:sz w:val="24"/>
        </w:rPr>
        <w:t xml:space="preserve"> </w:t>
      </w:r>
      <w:r>
        <w:rPr>
          <w:sz w:val="24"/>
        </w:rPr>
        <w:t>predators consumed more</w:t>
      </w:r>
      <w:r>
        <w:rPr>
          <w:spacing w:val="1"/>
          <w:sz w:val="24"/>
        </w:rPr>
        <w:t xml:space="preserve"> </w:t>
      </w:r>
      <w:r>
        <w:rPr>
          <w:sz w:val="24"/>
        </w:rPr>
        <w:t>pests in</w:t>
      </w:r>
      <w:r>
        <w:rPr>
          <w:spacing w:val="-1"/>
          <w:sz w:val="24"/>
        </w:rPr>
        <w:t xml:space="preserve"> </w:t>
      </w:r>
      <w:r>
        <w:rPr>
          <w:sz w:val="24"/>
        </w:rPr>
        <w:t>the</w:t>
      </w:r>
      <w:r>
        <w:rPr>
          <w:spacing w:val="-1"/>
          <w:sz w:val="24"/>
        </w:rPr>
        <w:t xml:space="preserve"> </w:t>
      </w:r>
      <w:r>
        <w:rPr>
          <w:sz w:val="24"/>
        </w:rPr>
        <w:t>late</w:t>
      </w:r>
      <w:r>
        <w:rPr>
          <w:spacing w:val="-1"/>
          <w:sz w:val="24"/>
        </w:rPr>
        <w:t xml:space="preserve"> </w:t>
      </w:r>
      <w:r>
        <w:rPr>
          <w:sz w:val="24"/>
        </w:rPr>
        <w:t>crop</w:t>
      </w:r>
      <w:r>
        <w:rPr>
          <w:spacing w:val="-1"/>
          <w:sz w:val="24"/>
        </w:rPr>
        <w:t xml:space="preserve"> </w:t>
      </w:r>
      <w:r>
        <w:rPr>
          <w:sz w:val="24"/>
        </w:rPr>
        <w:t>season</w:t>
      </w:r>
      <w:r>
        <w:rPr>
          <w:spacing w:val="1"/>
          <w:sz w:val="24"/>
        </w:rPr>
        <w:t xml:space="preserve"> </w:t>
      </w:r>
      <w:r>
        <w:rPr>
          <w:sz w:val="24"/>
        </w:rPr>
        <w:t>(Roubinet</w:t>
      </w:r>
      <w:r>
        <w:rPr>
          <w:spacing w:val="-1"/>
          <w:sz w:val="24"/>
        </w:rPr>
        <w:t xml:space="preserve"> </w:t>
      </w:r>
      <w:r>
        <w:rPr>
          <w:i/>
          <w:sz w:val="24"/>
        </w:rPr>
        <w:t xml:space="preserve">et </w:t>
      </w:r>
      <w:r>
        <w:rPr>
          <w:i/>
          <w:spacing w:val="-4"/>
          <w:sz w:val="24"/>
        </w:rPr>
        <w:t>al.</w:t>
      </w:r>
      <w:r>
        <w:rPr>
          <w:spacing w:val="-4"/>
          <w:sz w:val="24"/>
        </w:rPr>
        <w:t>,</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2017;</w:t>
      </w:r>
      <w:r>
        <w:rPr>
          <w:spacing w:val="-3"/>
          <w:sz w:val="24"/>
        </w:rPr>
        <w:t xml:space="preserve"> </w:t>
      </w:r>
      <w:r>
        <w:rPr>
          <w:sz w:val="24"/>
        </w:rPr>
        <w:t xml:space="preserve">Hsu </w:t>
      </w:r>
      <w:r>
        <w:rPr>
          <w:i/>
          <w:sz w:val="24"/>
        </w:rPr>
        <w:t>et</w:t>
      </w:r>
      <w:r>
        <w:rPr>
          <w:i/>
          <w:spacing w:val="-1"/>
          <w:sz w:val="24"/>
        </w:rPr>
        <w:t xml:space="preserve"> </w:t>
      </w:r>
      <w:r>
        <w:rPr>
          <w:i/>
          <w:sz w:val="24"/>
        </w:rPr>
        <w:t>al.</w:t>
      </w:r>
      <w:r>
        <w:rPr>
          <w:sz w:val="24"/>
        </w:rPr>
        <w:t>, 2021).</w:t>
      </w:r>
      <w:r>
        <w:rPr>
          <w:spacing w:val="59"/>
          <w:sz w:val="24"/>
        </w:rPr>
        <w:t xml:space="preserve"> </w:t>
      </w:r>
      <w:r>
        <w:rPr>
          <w:sz w:val="24"/>
        </w:rPr>
        <w:t>This may</w:t>
      </w:r>
      <w:r>
        <w:rPr>
          <w:spacing w:val="-5"/>
          <w:sz w:val="24"/>
        </w:rPr>
        <w:t xml:space="preserve"> </w:t>
      </w:r>
      <w:r>
        <w:rPr>
          <w:sz w:val="24"/>
        </w:rPr>
        <w:t>be</w:t>
      </w:r>
      <w:r>
        <w:rPr>
          <w:spacing w:val="-1"/>
          <w:sz w:val="24"/>
        </w:rPr>
        <w:t xml:space="preserve"> </w:t>
      </w:r>
      <w:r>
        <w:rPr>
          <w:sz w:val="24"/>
        </w:rPr>
        <w:t>because</w:t>
      </w:r>
      <w:r>
        <w:rPr>
          <w:spacing w:val="-1"/>
          <w:sz w:val="24"/>
        </w:rPr>
        <w:t xml:space="preserve"> </w:t>
      </w:r>
      <w:r>
        <w:rPr>
          <w:sz w:val="24"/>
        </w:rPr>
        <w:t>pest</w:t>
      </w:r>
      <w:r>
        <w:rPr>
          <w:spacing w:val="1"/>
          <w:sz w:val="24"/>
        </w:rPr>
        <w:t xml:space="preserve"> </w:t>
      </w:r>
      <w:r>
        <w:rPr>
          <w:sz w:val="24"/>
        </w:rPr>
        <w:t>populations increased with</w:t>
      </w:r>
      <w:r>
        <w:rPr>
          <w:spacing w:val="1"/>
          <w:sz w:val="24"/>
        </w:rPr>
        <w:t xml:space="preserve"> </w:t>
      </w:r>
      <w:r>
        <w:rPr>
          <w:sz w:val="24"/>
        </w:rPr>
        <w:t>rice</w:t>
      </w:r>
      <w:r>
        <w:rPr>
          <w:spacing w:val="-1"/>
          <w:sz w:val="24"/>
        </w:rPr>
        <w:t xml:space="preserve"> </w:t>
      </w:r>
      <w:r>
        <w:rPr>
          <w:spacing w:val="-2"/>
          <w:sz w:val="24"/>
        </w:rPr>
        <w:t>development</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and</w:t>
      </w:r>
      <w:r>
        <w:rPr>
          <w:spacing w:val="-1"/>
          <w:sz w:val="24"/>
        </w:rPr>
        <w:t xml:space="preserve"> </w:t>
      </w:r>
      <w:r>
        <w:rPr>
          <w:sz w:val="24"/>
        </w:rPr>
        <w:t>eventually</w:t>
      </w:r>
      <w:r>
        <w:rPr>
          <w:spacing w:val="-5"/>
          <w:sz w:val="24"/>
        </w:rPr>
        <w:t xml:space="preserve"> </w:t>
      </w:r>
      <w:r>
        <w:rPr>
          <w:sz w:val="24"/>
        </w:rPr>
        <w:t>predominated, leading</w:t>
      </w:r>
      <w:r>
        <w:rPr>
          <w:spacing w:val="-3"/>
          <w:sz w:val="24"/>
        </w:rPr>
        <w:t xml:space="preserve"> </w:t>
      </w:r>
      <w:r>
        <w:rPr>
          <w:sz w:val="24"/>
        </w:rPr>
        <w:t>to high pest</w:t>
      </w:r>
      <w:r>
        <w:rPr>
          <w:spacing w:val="2"/>
          <w:sz w:val="24"/>
        </w:rPr>
        <w:t xml:space="preserve"> </w:t>
      </w:r>
      <w:r>
        <w:rPr>
          <w:sz w:val="24"/>
        </w:rPr>
        <w:t>consumption by</w:t>
      </w:r>
      <w:r>
        <w:rPr>
          <w:spacing w:val="-2"/>
          <w:sz w:val="24"/>
        </w:rPr>
        <w:t xml:space="preserve"> </w:t>
      </w:r>
      <w:r>
        <w:rPr>
          <w:sz w:val="24"/>
        </w:rPr>
        <w:t>GAPs at the flowering</w:t>
      </w:r>
      <w:r>
        <w:rPr>
          <w:spacing w:val="-3"/>
          <w:sz w:val="24"/>
        </w:rPr>
        <w:t xml:space="preserve"> </w:t>
      </w:r>
      <w:r>
        <w:rPr>
          <w:spacing w:val="-5"/>
          <w:sz w:val="24"/>
        </w:rPr>
        <w:t>and</w:t>
      </w:r>
    </w:p>
    <w:p>
      <w:pPr>
        <w:pStyle w:val="6"/>
        <w:spacing w:before="1"/>
      </w:pPr>
    </w:p>
    <w:p>
      <w:pPr>
        <w:pStyle w:val="10"/>
        <w:numPr>
          <w:ilvl w:val="0"/>
          <w:numId w:val="32"/>
        </w:numPr>
        <w:tabs>
          <w:tab w:val="left" w:pos="1440"/>
        </w:tabs>
        <w:spacing w:before="0" w:after="0" w:line="240" w:lineRule="auto"/>
        <w:ind w:left="1440" w:right="0" w:hanging="720"/>
        <w:jc w:val="left"/>
        <w:rPr>
          <w:sz w:val="24"/>
        </w:rPr>
      </w:pPr>
      <w:r>
        <w:rPr>
          <w:sz w:val="24"/>
        </w:rPr>
        <w:t>ripening</w:t>
      </w:r>
      <w:r>
        <w:rPr>
          <w:spacing w:val="-3"/>
          <w:sz w:val="24"/>
        </w:rPr>
        <w:t xml:space="preserve"> </w:t>
      </w:r>
      <w:r>
        <w:rPr>
          <w:sz w:val="24"/>
        </w:rPr>
        <w:t>stages.</w:t>
      </w:r>
      <w:r>
        <w:rPr>
          <w:spacing w:val="58"/>
          <w:sz w:val="24"/>
        </w:rPr>
        <w:t xml:space="preserve"> </w:t>
      </w:r>
      <w:r>
        <w:rPr>
          <w:sz w:val="24"/>
        </w:rPr>
        <w:t>These findings indicate a</w:t>
      </w:r>
      <w:r>
        <w:rPr>
          <w:spacing w:val="-2"/>
          <w:sz w:val="24"/>
        </w:rPr>
        <w:t xml:space="preserve"> </w:t>
      </w:r>
      <w:r>
        <w:rPr>
          <w:sz w:val="24"/>
        </w:rPr>
        <w:t>higher biocontrol</w:t>
      </w:r>
      <w:r>
        <w:rPr>
          <w:spacing w:val="-1"/>
          <w:sz w:val="24"/>
        </w:rPr>
        <w:t xml:space="preserve"> </w:t>
      </w:r>
      <w:r>
        <w:rPr>
          <w:sz w:val="24"/>
        </w:rPr>
        <w:t>value</w:t>
      </w:r>
      <w:r>
        <w:rPr>
          <w:spacing w:val="-1"/>
          <w:sz w:val="24"/>
        </w:rPr>
        <w:t xml:space="preserve"> </w:t>
      </w:r>
      <w:r>
        <w:rPr>
          <w:sz w:val="24"/>
        </w:rPr>
        <w:t>of</w:t>
      </w:r>
      <w:r>
        <w:rPr>
          <w:spacing w:val="-1"/>
          <w:sz w:val="24"/>
        </w:rPr>
        <w:t xml:space="preserve"> </w:t>
      </w:r>
      <w:r>
        <w:rPr>
          <w:sz w:val="24"/>
        </w:rPr>
        <w:t>predators</w:t>
      </w:r>
      <w:r>
        <w:rPr>
          <w:spacing w:val="-1"/>
          <w:sz w:val="24"/>
        </w:rPr>
        <w:t xml:space="preserve"> </w:t>
      </w:r>
      <w:r>
        <w:rPr>
          <w:sz w:val="24"/>
        </w:rPr>
        <w:t>when</w:t>
      </w:r>
      <w:r>
        <w:rPr>
          <w:spacing w:val="-1"/>
          <w:sz w:val="24"/>
        </w:rPr>
        <w:t xml:space="preserve"> </w:t>
      </w:r>
      <w:r>
        <w:rPr>
          <w:sz w:val="24"/>
        </w:rPr>
        <w:t xml:space="preserve">the </w:t>
      </w:r>
      <w:r>
        <w:rPr>
          <w:spacing w:val="-4"/>
          <w:sz w:val="24"/>
        </w:rPr>
        <w:t>crop</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production</w:t>
      </w:r>
      <w:r>
        <w:rPr>
          <w:spacing w:val="-1"/>
          <w:sz w:val="24"/>
        </w:rPr>
        <w:t xml:space="preserve"> </w:t>
      </w:r>
      <w:r>
        <w:rPr>
          <w:sz w:val="24"/>
        </w:rPr>
        <w:t>is</w:t>
      </w:r>
      <w:r>
        <w:rPr>
          <w:spacing w:val="-1"/>
          <w:sz w:val="24"/>
        </w:rPr>
        <w:t xml:space="preserve"> </w:t>
      </w:r>
      <w:r>
        <w:rPr>
          <w:sz w:val="24"/>
        </w:rPr>
        <w:t>most vulnerable</w:t>
      </w:r>
      <w:r>
        <w:rPr>
          <w:spacing w:val="-1"/>
          <w:sz w:val="24"/>
        </w:rPr>
        <w:t xml:space="preserve"> </w:t>
      </w:r>
      <w:r>
        <w:rPr>
          <w:sz w:val="24"/>
        </w:rPr>
        <w:t>to</w:t>
      </w:r>
      <w:r>
        <w:rPr>
          <w:spacing w:val="-1"/>
          <w:sz w:val="24"/>
        </w:rPr>
        <w:t xml:space="preserve"> </w:t>
      </w:r>
      <w:r>
        <w:rPr>
          <w:sz w:val="24"/>
        </w:rPr>
        <w:t>pest damage.</w:t>
      </w:r>
      <w:r>
        <w:rPr>
          <w:spacing w:val="60"/>
          <w:sz w:val="24"/>
        </w:rPr>
        <w:t xml:space="preserve"> </w:t>
      </w:r>
      <w:r>
        <w:rPr>
          <w:sz w:val="24"/>
        </w:rPr>
        <w:t>Therefore, farming</w:t>
      </w:r>
      <w:r>
        <w:rPr>
          <w:spacing w:val="-4"/>
          <w:sz w:val="24"/>
        </w:rPr>
        <w:t xml:space="preserve"> </w:t>
      </w:r>
      <w:r>
        <w:rPr>
          <w:sz w:val="24"/>
        </w:rPr>
        <w:t>practitioners may</w:t>
      </w:r>
      <w:r>
        <w:rPr>
          <w:spacing w:val="-6"/>
          <w:sz w:val="24"/>
        </w:rPr>
        <w:t xml:space="preserve"> </w:t>
      </w:r>
      <w:r>
        <w:rPr>
          <w:sz w:val="24"/>
        </w:rPr>
        <w:t xml:space="preserve">want </w:t>
      </w:r>
      <w:r>
        <w:rPr>
          <w:spacing w:val="-5"/>
          <w:sz w:val="24"/>
        </w:rPr>
        <w:t>to</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avoid</w:t>
      </w:r>
      <w:r>
        <w:rPr>
          <w:spacing w:val="-4"/>
          <w:sz w:val="24"/>
        </w:rPr>
        <w:t xml:space="preserve"> </w:t>
      </w:r>
      <w:r>
        <w:rPr>
          <w:sz w:val="24"/>
        </w:rPr>
        <w:t>practices</w:t>
      </w:r>
      <w:r>
        <w:rPr>
          <w:spacing w:val="-1"/>
          <w:sz w:val="24"/>
        </w:rPr>
        <w:t xml:space="preserve"> </w:t>
      </w:r>
      <w:r>
        <w:rPr>
          <w:sz w:val="24"/>
        </w:rPr>
        <w:t>that</w:t>
      </w:r>
      <w:r>
        <w:rPr>
          <w:spacing w:val="-1"/>
          <w:sz w:val="24"/>
        </w:rPr>
        <w:t xml:space="preserve"> </w:t>
      </w:r>
      <w:r>
        <w:rPr>
          <w:sz w:val="24"/>
        </w:rPr>
        <w:t>harm predators</w:t>
      </w:r>
      <w:r>
        <w:rPr>
          <w:spacing w:val="-2"/>
          <w:sz w:val="24"/>
        </w:rPr>
        <w:t xml:space="preserve"> </w:t>
      </w:r>
      <w:r>
        <w:rPr>
          <w:sz w:val="24"/>
        </w:rPr>
        <w:t>(e.g.,</w:t>
      </w:r>
      <w:r>
        <w:rPr>
          <w:spacing w:val="-1"/>
          <w:sz w:val="24"/>
        </w:rPr>
        <w:t xml:space="preserve"> </w:t>
      </w:r>
      <w:r>
        <w:rPr>
          <w:sz w:val="24"/>
        </w:rPr>
        <w:t>chemical</w:t>
      </w:r>
      <w:r>
        <w:rPr>
          <w:spacing w:val="1"/>
          <w:sz w:val="24"/>
        </w:rPr>
        <w:t xml:space="preserve"> </w:t>
      </w:r>
      <w:r>
        <w:rPr>
          <w:sz w:val="24"/>
        </w:rPr>
        <w:t>applications)</w:t>
      </w:r>
      <w:r>
        <w:rPr>
          <w:spacing w:val="-1"/>
          <w:sz w:val="24"/>
        </w:rPr>
        <w:t xml:space="preserve"> </w:t>
      </w:r>
      <w:r>
        <w:rPr>
          <w:sz w:val="24"/>
        </w:rPr>
        <w:t>during this</w:t>
      </w:r>
      <w:r>
        <w:rPr>
          <w:spacing w:val="-1"/>
          <w:sz w:val="24"/>
        </w:rPr>
        <w:t xml:space="preserve"> </w:t>
      </w:r>
      <w:r>
        <w:rPr>
          <w:sz w:val="24"/>
        </w:rPr>
        <w:t>period</w:t>
      </w:r>
      <w:r>
        <w:rPr>
          <w:spacing w:val="-1"/>
          <w:sz w:val="24"/>
        </w:rPr>
        <w:t xml:space="preserve"> </w:t>
      </w:r>
      <w:r>
        <w:rPr>
          <w:sz w:val="24"/>
        </w:rPr>
        <w:t>to</w:t>
      </w:r>
      <w:r>
        <w:rPr>
          <w:spacing w:val="-1"/>
          <w:sz w:val="24"/>
        </w:rPr>
        <w:t xml:space="preserve"> </w:t>
      </w:r>
      <w:r>
        <w:rPr>
          <w:spacing w:val="-2"/>
          <w:sz w:val="24"/>
        </w:rPr>
        <w:t>maintain</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healthy</w:t>
      </w:r>
      <w:r>
        <w:rPr>
          <w:spacing w:val="-8"/>
          <w:sz w:val="24"/>
        </w:rPr>
        <w:t xml:space="preserve"> </w:t>
      </w:r>
      <w:r>
        <w:rPr>
          <w:sz w:val="24"/>
        </w:rPr>
        <w:t>predator</w:t>
      </w:r>
      <w:r>
        <w:rPr>
          <w:spacing w:val="-1"/>
          <w:sz w:val="24"/>
        </w:rPr>
        <w:t xml:space="preserve"> </w:t>
      </w:r>
      <w:r>
        <w:rPr>
          <w:sz w:val="24"/>
        </w:rPr>
        <w:t>populations and</w:t>
      </w:r>
      <w:r>
        <w:rPr>
          <w:spacing w:val="-1"/>
          <w:sz w:val="24"/>
        </w:rPr>
        <w:t xml:space="preserve"> </w:t>
      </w:r>
      <w:r>
        <w:rPr>
          <w:sz w:val="24"/>
        </w:rPr>
        <w:t xml:space="preserve">associated ecosystem </w:t>
      </w:r>
      <w:r>
        <w:rPr>
          <w:spacing w:val="-2"/>
          <w:sz w:val="24"/>
        </w:rPr>
        <w:t>services.</w:t>
      </w:r>
    </w:p>
    <w:p>
      <w:pPr>
        <w:pStyle w:val="6"/>
      </w:pPr>
    </w:p>
    <w:p>
      <w:pPr>
        <w:pStyle w:val="10"/>
        <w:numPr>
          <w:ilvl w:val="0"/>
          <w:numId w:val="32"/>
        </w:numPr>
        <w:tabs>
          <w:tab w:val="left" w:pos="2160"/>
        </w:tabs>
        <w:spacing w:before="0" w:after="0" w:line="240" w:lineRule="auto"/>
        <w:ind w:left="2160" w:right="0" w:hanging="1440"/>
        <w:jc w:val="left"/>
        <w:rPr>
          <w:sz w:val="24"/>
        </w:rPr>
      </w:pPr>
      <w:r>
        <w:rPr>
          <w:sz w:val="24"/>
        </w:rPr>
        <w:t>Complex habitat</w:t>
      </w:r>
      <w:r>
        <w:rPr>
          <w:spacing w:val="-1"/>
          <w:sz w:val="24"/>
        </w:rPr>
        <w:t xml:space="preserve"> </w:t>
      </w:r>
      <w:r>
        <w:rPr>
          <w:sz w:val="24"/>
        </w:rPr>
        <w:t>structure</w:t>
      </w:r>
      <w:r>
        <w:rPr>
          <w:spacing w:val="-1"/>
          <w:sz w:val="24"/>
        </w:rPr>
        <w:t xml:space="preserve"> </w:t>
      </w:r>
      <w:r>
        <w:rPr>
          <w:sz w:val="24"/>
        </w:rPr>
        <w:t>(e.g.,</w:t>
      </w:r>
      <w:r>
        <w:rPr>
          <w:spacing w:val="-1"/>
          <w:sz w:val="24"/>
        </w:rPr>
        <w:t xml:space="preserve"> </w:t>
      </w:r>
      <w:r>
        <w:rPr>
          <w:sz w:val="24"/>
        </w:rPr>
        <w:t>surrounding</w:t>
      </w:r>
      <w:r>
        <w:rPr>
          <w:spacing w:val="-2"/>
          <w:sz w:val="24"/>
        </w:rPr>
        <w:t xml:space="preserve"> </w:t>
      </w:r>
      <w:r>
        <w:rPr>
          <w:sz w:val="24"/>
        </w:rPr>
        <w:t>vegetation)</w:t>
      </w:r>
      <w:r>
        <w:rPr>
          <w:spacing w:val="-2"/>
          <w:sz w:val="24"/>
        </w:rPr>
        <w:t xml:space="preserve"> </w:t>
      </w:r>
      <w:r>
        <w:rPr>
          <w:sz w:val="24"/>
        </w:rPr>
        <w:t>has</w:t>
      </w:r>
      <w:r>
        <w:rPr>
          <w:spacing w:val="-1"/>
          <w:sz w:val="24"/>
        </w:rPr>
        <w:t xml:space="preserve"> </w:t>
      </w:r>
      <w:r>
        <w:rPr>
          <w:sz w:val="24"/>
        </w:rPr>
        <w:t>been</w:t>
      </w:r>
      <w:r>
        <w:rPr>
          <w:spacing w:val="-1"/>
          <w:sz w:val="24"/>
        </w:rPr>
        <w:t xml:space="preserve"> </w:t>
      </w:r>
      <w:r>
        <w:rPr>
          <w:sz w:val="24"/>
        </w:rPr>
        <w:t>suggested</w:t>
      </w:r>
      <w:r>
        <w:rPr>
          <w:spacing w:val="-1"/>
          <w:sz w:val="24"/>
        </w:rPr>
        <w:t xml:space="preserve"> </w:t>
      </w:r>
      <w:r>
        <w:rPr>
          <w:sz w:val="24"/>
        </w:rPr>
        <w:t xml:space="preserve">to </w:t>
      </w:r>
      <w:r>
        <w:rPr>
          <w:spacing w:val="-2"/>
          <w:sz w:val="24"/>
        </w:rPr>
        <w:t>promote</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predator</w:t>
      </w:r>
      <w:r>
        <w:rPr>
          <w:spacing w:val="1"/>
          <w:sz w:val="24"/>
        </w:rPr>
        <w:t xml:space="preserve"> </w:t>
      </w:r>
      <w:r>
        <w:rPr>
          <w:sz w:val="24"/>
        </w:rPr>
        <w:t>abundance</w:t>
      </w:r>
      <w:r>
        <w:rPr>
          <w:spacing w:val="-2"/>
          <w:sz w:val="24"/>
        </w:rPr>
        <w:t xml:space="preserve"> </w:t>
      </w:r>
      <w:r>
        <w:rPr>
          <w:sz w:val="24"/>
        </w:rPr>
        <w:t>and</w:t>
      </w:r>
      <w:r>
        <w:rPr>
          <w:spacing w:val="1"/>
          <w:sz w:val="24"/>
        </w:rPr>
        <w:t xml:space="preserve"> </w:t>
      </w:r>
      <w:r>
        <w:rPr>
          <w:sz w:val="24"/>
        </w:rPr>
        <w:t>diversity</w:t>
      </w:r>
      <w:r>
        <w:rPr>
          <w:spacing w:val="-5"/>
          <w:sz w:val="24"/>
        </w:rPr>
        <w:t xml:space="preserve"> </w:t>
      </w:r>
      <w:r>
        <w:rPr>
          <w:sz w:val="24"/>
        </w:rPr>
        <w:t>(Langellotto and</w:t>
      </w:r>
      <w:r>
        <w:rPr>
          <w:spacing w:val="-1"/>
          <w:sz w:val="24"/>
        </w:rPr>
        <w:t xml:space="preserve"> </w:t>
      </w:r>
      <w:r>
        <w:rPr>
          <w:sz w:val="24"/>
        </w:rPr>
        <w:t>Denno,</w:t>
      </w:r>
      <w:r>
        <w:rPr>
          <w:spacing w:val="-1"/>
          <w:sz w:val="24"/>
        </w:rPr>
        <w:t xml:space="preserve"> </w:t>
      </w:r>
      <w:r>
        <w:rPr>
          <w:sz w:val="24"/>
        </w:rPr>
        <w:t>2004;</w:t>
      </w:r>
      <w:r>
        <w:rPr>
          <w:spacing w:val="-1"/>
          <w:sz w:val="24"/>
        </w:rPr>
        <w:t xml:space="preserve"> </w:t>
      </w:r>
      <w:r>
        <w:rPr>
          <w:sz w:val="24"/>
        </w:rPr>
        <w:t>Diehl</w:t>
      </w:r>
      <w:r>
        <w:rPr>
          <w:spacing w:val="2"/>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2013),</w:t>
      </w:r>
      <w:r>
        <w:rPr>
          <w:spacing w:val="-1"/>
          <w:sz w:val="24"/>
        </w:rPr>
        <w:t xml:space="preserve"> </w:t>
      </w:r>
      <w:r>
        <w:rPr>
          <w:sz w:val="24"/>
        </w:rPr>
        <w:t xml:space="preserve">but </w:t>
      </w:r>
      <w:r>
        <w:rPr>
          <w:spacing w:val="-4"/>
          <w:sz w:val="24"/>
        </w:rPr>
        <w:t>such</w:t>
      </w:r>
    </w:p>
    <w:p>
      <w:pPr>
        <w:pStyle w:val="6"/>
      </w:pPr>
    </w:p>
    <w:p>
      <w:pPr>
        <w:pStyle w:val="10"/>
        <w:numPr>
          <w:ilvl w:val="0"/>
          <w:numId w:val="32"/>
        </w:numPr>
        <w:tabs>
          <w:tab w:val="left" w:pos="1440"/>
        </w:tabs>
        <w:spacing w:before="1" w:after="0" w:line="240" w:lineRule="auto"/>
        <w:ind w:left="1440" w:right="0" w:hanging="720"/>
        <w:jc w:val="left"/>
        <w:rPr>
          <w:sz w:val="24"/>
        </w:rPr>
      </w:pPr>
      <w:r>
        <w:rPr>
          <w:sz w:val="24"/>
        </w:rPr>
        <w:t>higher</w:t>
      </w:r>
      <w:r>
        <w:rPr>
          <w:spacing w:val="-2"/>
          <w:sz w:val="24"/>
        </w:rPr>
        <w:t xml:space="preserve"> </w:t>
      </w:r>
      <w:r>
        <w:rPr>
          <w:sz w:val="24"/>
        </w:rPr>
        <w:t>complexity</w:t>
      </w:r>
      <w:r>
        <w:rPr>
          <w:spacing w:val="-8"/>
          <w:sz w:val="24"/>
        </w:rPr>
        <w:t xml:space="preserve"> </w:t>
      </w:r>
      <w:r>
        <w:rPr>
          <w:sz w:val="24"/>
        </w:rPr>
        <w:t>did</w:t>
      </w:r>
      <w:r>
        <w:rPr>
          <w:spacing w:val="-1"/>
          <w:sz w:val="24"/>
        </w:rPr>
        <w:t xml:space="preserve"> </w:t>
      </w:r>
      <w:r>
        <w:rPr>
          <w:sz w:val="24"/>
        </w:rPr>
        <w:t>not</w:t>
      </w:r>
      <w:r>
        <w:rPr>
          <w:spacing w:val="1"/>
          <w:sz w:val="24"/>
        </w:rPr>
        <w:t xml:space="preserve"> </w:t>
      </w:r>
      <w:r>
        <w:rPr>
          <w:sz w:val="24"/>
        </w:rPr>
        <w:t>affect</w:t>
      </w:r>
      <w:r>
        <w:rPr>
          <w:spacing w:val="-1"/>
          <w:sz w:val="24"/>
        </w:rPr>
        <w:t xml:space="preserve"> </w:t>
      </w:r>
      <w:r>
        <w:rPr>
          <w:sz w:val="24"/>
        </w:rPr>
        <w:t>predators’</w:t>
      </w:r>
      <w:r>
        <w:rPr>
          <w:spacing w:val="-3"/>
          <w:sz w:val="24"/>
        </w:rPr>
        <w:t xml:space="preserve"> </w:t>
      </w:r>
      <w:r>
        <w:rPr>
          <w:sz w:val="24"/>
        </w:rPr>
        <w:t>diet</w:t>
      </w:r>
      <w:r>
        <w:rPr>
          <w:spacing w:val="-1"/>
          <w:sz w:val="24"/>
        </w:rPr>
        <w:t xml:space="preserve"> </w:t>
      </w:r>
      <w:r>
        <w:rPr>
          <w:sz w:val="24"/>
        </w:rPr>
        <w:t>composition</w:t>
      </w:r>
      <w:r>
        <w:rPr>
          <w:spacing w:val="2"/>
          <w:sz w:val="24"/>
        </w:rPr>
        <w:t xml:space="preserve"> </w:t>
      </w:r>
      <w:r>
        <w:rPr>
          <w:sz w:val="24"/>
        </w:rPr>
        <w:t>in</w:t>
      </w:r>
      <w:r>
        <w:rPr>
          <w:spacing w:val="-1"/>
          <w:sz w:val="24"/>
        </w:rPr>
        <w:t xml:space="preserve"> </w:t>
      </w:r>
      <w:r>
        <w:rPr>
          <w:sz w:val="24"/>
        </w:rPr>
        <w:t>our</w:t>
      </w:r>
      <w:r>
        <w:rPr>
          <w:spacing w:val="-1"/>
          <w:sz w:val="24"/>
        </w:rPr>
        <w:t xml:space="preserve"> </w:t>
      </w:r>
      <w:r>
        <w:rPr>
          <w:sz w:val="24"/>
        </w:rPr>
        <w:t>study.</w:t>
      </w:r>
      <w:r>
        <w:rPr>
          <w:spacing w:val="61"/>
          <w:sz w:val="24"/>
        </w:rPr>
        <w:t xml:space="preserve"> </w:t>
      </w:r>
      <w:r>
        <w:rPr>
          <w:sz w:val="24"/>
        </w:rPr>
        <w:t>This</w:t>
      </w:r>
      <w:r>
        <w:rPr>
          <w:spacing w:val="-1"/>
          <w:sz w:val="24"/>
        </w:rPr>
        <w:t xml:space="preserve"> </w:t>
      </w:r>
      <w:r>
        <w:rPr>
          <w:sz w:val="24"/>
        </w:rPr>
        <w:t>might</w:t>
      </w:r>
      <w:r>
        <w:rPr>
          <w:spacing w:val="-1"/>
          <w:sz w:val="24"/>
        </w:rPr>
        <w:t xml:space="preserve"> </w:t>
      </w:r>
      <w:r>
        <w:rPr>
          <w:sz w:val="24"/>
        </w:rPr>
        <w:t xml:space="preserve">be </w:t>
      </w:r>
      <w:r>
        <w:rPr>
          <w:spacing w:val="-2"/>
          <w:sz w:val="24"/>
        </w:rPr>
        <w:t>because</w:t>
      </w:r>
    </w:p>
    <w:p>
      <w:pPr>
        <w:pStyle w:val="10"/>
        <w:numPr>
          <w:ilvl w:val="0"/>
          <w:numId w:val="32"/>
        </w:numPr>
        <w:tabs>
          <w:tab w:val="left" w:pos="1440"/>
        </w:tabs>
        <w:spacing w:before="276" w:after="0" w:line="240" w:lineRule="auto"/>
        <w:ind w:left="1440" w:right="0" w:hanging="720"/>
        <w:jc w:val="left"/>
        <w:rPr>
          <w:sz w:val="24"/>
        </w:rPr>
      </w:pPr>
      <w:r>
        <w:rPr>
          <w:sz w:val="24"/>
        </w:rPr>
        <w:t>the</w:t>
      </w:r>
      <w:r>
        <w:rPr>
          <w:spacing w:val="-3"/>
          <w:sz w:val="24"/>
        </w:rPr>
        <w:t xml:space="preserve"> </w:t>
      </w:r>
      <w:r>
        <w:rPr>
          <w:sz w:val="24"/>
        </w:rPr>
        <w:t>prey</w:t>
      </w:r>
      <w:r>
        <w:rPr>
          <w:spacing w:val="-4"/>
          <w:sz w:val="24"/>
        </w:rPr>
        <w:t xml:space="preserve"> </w:t>
      </w:r>
      <w:r>
        <w:rPr>
          <w:sz w:val="24"/>
        </w:rPr>
        <w:t>species in</w:t>
      </w:r>
      <w:r>
        <w:rPr>
          <w:spacing w:val="1"/>
          <w:sz w:val="24"/>
        </w:rPr>
        <w:t xml:space="preserve"> </w:t>
      </w:r>
      <w:r>
        <w:rPr>
          <w:sz w:val="24"/>
        </w:rPr>
        <w:t>our study</w:t>
      </w:r>
      <w:r>
        <w:rPr>
          <w:spacing w:val="-4"/>
          <w:sz w:val="24"/>
        </w:rPr>
        <w:t xml:space="preserve"> </w:t>
      </w:r>
      <w:r>
        <w:rPr>
          <w:sz w:val="24"/>
        </w:rPr>
        <w:t>system were</w:t>
      </w:r>
      <w:r>
        <w:rPr>
          <w:spacing w:val="-1"/>
          <w:sz w:val="24"/>
        </w:rPr>
        <w:t xml:space="preserve"> </w:t>
      </w:r>
      <w:r>
        <w:rPr>
          <w:sz w:val="24"/>
        </w:rPr>
        <w:t>mostly</w:t>
      </w:r>
      <w:r>
        <w:rPr>
          <w:spacing w:val="-3"/>
          <w:sz w:val="24"/>
        </w:rPr>
        <w:t xml:space="preserve"> </w:t>
      </w:r>
      <w:r>
        <w:rPr>
          <w:sz w:val="24"/>
        </w:rPr>
        <w:t>associated</w:t>
      </w:r>
      <w:r>
        <w:rPr>
          <w:spacing w:val="1"/>
          <w:sz w:val="24"/>
        </w:rPr>
        <w:t xml:space="preserve"> </w:t>
      </w:r>
      <w:r>
        <w:rPr>
          <w:sz w:val="24"/>
        </w:rPr>
        <w:t>with rice plants but</w:t>
      </w:r>
      <w:r>
        <w:rPr>
          <w:spacing w:val="1"/>
          <w:sz w:val="24"/>
        </w:rPr>
        <w:t xml:space="preserve"> </w:t>
      </w:r>
      <w:r>
        <w:rPr>
          <w:sz w:val="24"/>
        </w:rPr>
        <w:t>not</w:t>
      </w:r>
      <w:r>
        <w:rPr>
          <w:spacing w:val="2"/>
          <w:sz w:val="24"/>
        </w:rPr>
        <w:t xml:space="preserve"> </w:t>
      </w:r>
      <w:r>
        <w:rPr>
          <w:spacing w:val="-5"/>
          <w:sz w:val="24"/>
        </w:rPr>
        <w:t>the</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surrounding</w:t>
      </w:r>
      <w:r>
        <w:rPr>
          <w:spacing w:val="-5"/>
          <w:sz w:val="24"/>
        </w:rPr>
        <w:t xml:space="preserve"> </w:t>
      </w:r>
      <w:r>
        <w:rPr>
          <w:sz w:val="24"/>
        </w:rPr>
        <w:t>vegetation, consistent</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meta-analysis where</w:t>
      </w:r>
      <w:r>
        <w:rPr>
          <w:spacing w:val="-1"/>
          <w:sz w:val="24"/>
        </w:rPr>
        <w:t xml:space="preserve"> </w:t>
      </w:r>
      <w:r>
        <w:rPr>
          <w:sz w:val="24"/>
        </w:rPr>
        <w:t>habitat complexity</w:t>
      </w:r>
      <w:r>
        <w:rPr>
          <w:spacing w:val="-6"/>
          <w:sz w:val="24"/>
        </w:rPr>
        <w:t xml:space="preserve"> </w:t>
      </w:r>
      <w:r>
        <w:rPr>
          <w:sz w:val="24"/>
        </w:rPr>
        <w:t>had no</w:t>
      </w:r>
      <w:r>
        <w:rPr>
          <w:spacing w:val="2"/>
          <w:sz w:val="24"/>
        </w:rPr>
        <w:t xml:space="preserve"> </w:t>
      </w:r>
      <w:r>
        <w:rPr>
          <w:spacing w:val="-2"/>
          <w:sz w:val="24"/>
        </w:rPr>
        <w:t>effect</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on</w:t>
      </w:r>
      <w:r>
        <w:rPr>
          <w:spacing w:val="-1"/>
          <w:sz w:val="24"/>
        </w:rPr>
        <w:t xml:space="preserve"> </w:t>
      </w:r>
      <w:r>
        <w:rPr>
          <w:sz w:val="24"/>
        </w:rPr>
        <w:t>crop</w:t>
      </w:r>
      <w:r>
        <w:rPr>
          <w:spacing w:val="-1"/>
          <w:sz w:val="24"/>
        </w:rPr>
        <w:t xml:space="preserve"> </w:t>
      </w:r>
      <w:r>
        <w:rPr>
          <w:sz w:val="24"/>
        </w:rPr>
        <w:t>herbivore</w:t>
      </w:r>
      <w:r>
        <w:rPr>
          <w:spacing w:val="-3"/>
          <w:sz w:val="24"/>
        </w:rPr>
        <w:t xml:space="preserve"> </w:t>
      </w:r>
      <w:r>
        <w:rPr>
          <w:sz w:val="24"/>
        </w:rPr>
        <w:t>densities (Langellotto</w:t>
      </w:r>
      <w:r>
        <w:rPr>
          <w:spacing w:val="-1"/>
          <w:sz w:val="24"/>
        </w:rPr>
        <w:t xml:space="preserve"> </w:t>
      </w:r>
      <w:r>
        <w:rPr>
          <w:sz w:val="24"/>
        </w:rPr>
        <w:t>and</w:t>
      </w:r>
      <w:r>
        <w:rPr>
          <w:spacing w:val="-1"/>
          <w:sz w:val="24"/>
        </w:rPr>
        <w:t xml:space="preserve"> </w:t>
      </w:r>
      <w:r>
        <w:rPr>
          <w:sz w:val="24"/>
        </w:rPr>
        <w:t>Denno,</w:t>
      </w:r>
      <w:r>
        <w:rPr>
          <w:spacing w:val="-1"/>
          <w:sz w:val="24"/>
        </w:rPr>
        <w:t xml:space="preserve"> </w:t>
      </w:r>
      <w:r>
        <w:rPr>
          <w:sz w:val="24"/>
        </w:rPr>
        <w:t>2004).</w:t>
      </w:r>
      <w:r>
        <w:rPr>
          <w:spacing w:val="58"/>
          <w:sz w:val="24"/>
        </w:rPr>
        <w:t xml:space="preserve"> </w:t>
      </w:r>
      <w:r>
        <w:rPr>
          <w:sz w:val="24"/>
        </w:rPr>
        <w:t>Furthermore,</w:t>
      </w:r>
      <w:r>
        <w:rPr>
          <w:spacing w:val="1"/>
          <w:sz w:val="24"/>
        </w:rPr>
        <w:t xml:space="preserve"> </w:t>
      </w:r>
      <w:r>
        <w:rPr>
          <w:sz w:val="24"/>
        </w:rPr>
        <w:t>although</w:t>
      </w:r>
      <w:r>
        <w:rPr>
          <w:spacing w:val="-1"/>
          <w:sz w:val="24"/>
        </w:rPr>
        <w:t xml:space="preserve"> </w:t>
      </w:r>
      <w:r>
        <w:rPr>
          <w:sz w:val="24"/>
        </w:rPr>
        <w:t xml:space="preserve">the </w:t>
      </w:r>
      <w:r>
        <w:rPr>
          <w:spacing w:val="-4"/>
          <w:sz w:val="24"/>
        </w:rPr>
        <w:t>diet</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composition</w:t>
      </w:r>
      <w:r>
        <w:rPr>
          <w:spacing w:val="-3"/>
          <w:sz w:val="24"/>
        </w:rPr>
        <w:t xml:space="preserve"> </w:t>
      </w:r>
      <w:r>
        <w:rPr>
          <w:sz w:val="24"/>
        </w:rPr>
        <w:t>of generalist</w:t>
      </w:r>
      <w:r>
        <w:rPr>
          <w:spacing w:val="1"/>
          <w:sz w:val="24"/>
        </w:rPr>
        <w:t xml:space="preserve"> </w:t>
      </w:r>
      <w:r>
        <w:rPr>
          <w:sz w:val="24"/>
        </w:rPr>
        <w:t>predators</w:t>
      </w:r>
      <w:r>
        <w:rPr>
          <w:spacing w:val="1"/>
          <w:sz w:val="24"/>
        </w:rPr>
        <w:t xml:space="preserve"> </w:t>
      </w:r>
      <w:r>
        <w:rPr>
          <w:sz w:val="24"/>
        </w:rPr>
        <w:t>may</w:t>
      </w:r>
      <w:r>
        <w:rPr>
          <w:spacing w:val="-3"/>
          <w:sz w:val="24"/>
        </w:rPr>
        <w:t xml:space="preserve"> </w:t>
      </w:r>
      <w:r>
        <w:rPr>
          <w:sz w:val="24"/>
        </w:rPr>
        <w:t>correlate with prey</w:t>
      </w:r>
      <w:r>
        <w:rPr>
          <w:spacing w:val="-4"/>
          <w:sz w:val="24"/>
        </w:rPr>
        <w:t xml:space="preserve"> </w:t>
      </w:r>
      <w:r>
        <w:rPr>
          <w:sz w:val="24"/>
        </w:rPr>
        <w:t>availability</w:t>
      </w:r>
      <w:r>
        <w:rPr>
          <w:spacing w:val="-5"/>
          <w:sz w:val="24"/>
        </w:rPr>
        <w:t xml:space="preserve"> </w:t>
      </w:r>
      <w:r>
        <w:rPr>
          <w:sz w:val="24"/>
        </w:rPr>
        <w:t>in the</w:t>
      </w:r>
      <w:r>
        <w:rPr>
          <w:spacing w:val="-2"/>
          <w:sz w:val="24"/>
        </w:rPr>
        <w:t xml:space="preserve"> </w:t>
      </w:r>
      <w:r>
        <w:rPr>
          <w:sz w:val="24"/>
        </w:rPr>
        <w:t>field</w:t>
      </w:r>
      <w:r>
        <w:rPr>
          <w:spacing w:val="3"/>
          <w:sz w:val="24"/>
        </w:rPr>
        <w:t xml:space="preserve"> </w:t>
      </w:r>
      <w:r>
        <w:rPr>
          <w:sz w:val="24"/>
        </w:rPr>
        <w:t>(Wise</w:t>
      </w:r>
      <w:r>
        <w:rPr>
          <w:spacing w:val="-1"/>
          <w:sz w:val="24"/>
        </w:rPr>
        <w:t xml:space="preserve"> </w:t>
      </w:r>
      <w:r>
        <w:rPr>
          <w:i/>
          <w:sz w:val="24"/>
        </w:rPr>
        <w:t xml:space="preserve">et </w:t>
      </w:r>
      <w:r>
        <w:rPr>
          <w:i/>
          <w:spacing w:val="-4"/>
          <w:sz w:val="24"/>
        </w:rPr>
        <w:t>al.</w:t>
      </w:r>
      <w:r>
        <w:rPr>
          <w:spacing w:val="-4"/>
          <w:sz w:val="24"/>
        </w:rPr>
        <w:t>,</w:t>
      </w:r>
    </w:p>
    <w:p>
      <w:pPr>
        <w:pStyle w:val="6"/>
      </w:pPr>
    </w:p>
    <w:p>
      <w:pPr>
        <w:pStyle w:val="10"/>
        <w:numPr>
          <w:ilvl w:val="0"/>
          <w:numId w:val="32"/>
        </w:numPr>
        <w:tabs>
          <w:tab w:val="left" w:pos="1440"/>
        </w:tabs>
        <w:spacing w:before="0" w:after="0" w:line="240" w:lineRule="auto"/>
        <w:ind w:left="1440" w:right="0" w:hanging="720"/>
        <w:jc w:val="left"/>
        <w:rPr>
          <w:sz w:val="24"/>
        </w:rPr>
      </w:pPr>
      <w:r>
        <w:rPr>
          <w:sz w:val="24"/>
        </w:rPr>
        <w:t>2006;</w:t>
      </w:r>
      <w:r>
        <w:rPr>
          <w:spacing w:val="-1"/>
          <w:sz w:val="24"/>
        </w:rPr>
        <w:t xml:space="preserve"> </w:t>
      </w:r>
      <w:r>
        <w:rPr>
          <w:sz w:val="24"/>
        </w:rPr>
        <w:t>Hsu</w:t>
      </w:r>
      <w:r>
        <w:rPr>
          <w:spacing w:val="-1"/>
          <w:sz w:val="24"/>
        </w:rPr>
        <w:t xml:space="preserve"> </w:t>
      </w:r>
      <w:r>
        <w:rPr>
          <w:i/>
          <w:sz w:val="24"/>
        </w:rPr>
        <w:t>et</w:t>
      </w:r>
      <w:r>
        <w:rPr>
          <w:i/>
          <w:spacing w:val="-1"/>
          <w:sz w:val="24"/>
        </w:rPr>
        <w:t xml:space="preserve"> </w:t>
      </w:r>
      <w:r>
        <w:rPr>
          <w:i/>
          <w:sz w:val="24"/>
        </w:rPr>
        <w:t>al.</w:t>
      </w:r>
      <w:r>
        <w:rPr>
          <w:sz w:val="24"/>
        </w:rPr>
        <w:t>,</w:t>
      </w:r>
      <w:r>
        <w:rPr>
          <w:spacing w:val="-1"/>
          <w:sz w:val="24"/>
        </w:rPr>
        <w:t xml:space="preserve"> </w:t>
      </w:r>
      <w:r>
        <w:rPr>
          <w:sz w:val="24"/>
        </w:rPr>
        <w:t>2021),</w:t>
      </w:r>
      <w:r>
        <w:rPr>
          <w:spacing w:val="-1"/>
          <w:sz w:val="24"/>
        </w:rPr>
        <w:t xml:space="preserve"> </w:t>
      </w:r>
      <w:r>
        <w:rPr>
          <w:sz w:val="24"/>
        </w:rPr>
        <w:t>our</w:t>
      </w:r>
      <w:r>
        <w:rPr>
          <w:spacing w:val="-2"/>
          <w:sz w:val="24"/>
        </w:rPr>
        <w:t xml:space="preserve"> </w:t>
      </w:r>
      <w:r>
        <w:rPr>
          <w:sz w:val="24"/>
        </w:rPr>
        <w:t>beta</w:t>
      </w:r>
      <w:r>
        <w:rPr>
          <w:spacing w:val="-1"/>
          <w:sz w:val="24"/>
        </w:rPr>
        <w:t xml:space="preserve"> </w:t>
      </w:r>
      <w:r>
        <w:rPr>
          <w:sz w:val="24"/>
        </w:rPr>
        <w:t>regression</w:t>
      </w:r>
      <w:r>
        <w:rPr>
          <w:spacing w:val="-1"/>
          <w:sz w:val="24"/>
        </w:rPr>
        <w:t xml:space="preserve"> </w:t>
      </w:r>
      <w:r>
        <w:rPr>
          <w:sz w:val="24"/>
        </w:rPr>
        <w:t>models</w:t>
      </w:r>
      <w:r>
        <w:rPr>
          <w:spacing w:val="-1"/>
          <w:sz w:val="24"/>
        </w:rPr>
        <w:t xml:space="preserve"> </w:t>
      </w:r>
      <w:r>
        <w:rPr>
          <w:sz w:val="24"/>
        </w:rPr>
        <w:t>suggest</w:t>
      </w:r>
      <w:r>
        <w:rPr>
          <w:spacing w:val="-1"/>
          <w:sz w:val="24"/>
        </w:rPr>
        <w:t xml:space="preserve"> </w:t>
      </w:r>
      <w:r>
        <w:rPr>
          <w:sz w:val="24"/>
        </w:rPr>
        <w:t>no</w:t>
      </w:r>
      <w:r>
        <w:rPr>
          <w:spacing w:val="-1"/>
          <w:sz w:val="24"/>
        </w:rPr>
        <w:t xml:space="preserve"> </w:t>
      </w:r>
      <w:r>
        <w:rPr>
          <w:sz w:val="24"/>
        </w:rPr>
        <w:t>such</w:t>
      </w:r>
      <w:r>
        <w:rPr>
          <w:spacing w:val="1"/>
          <w:sz w:val="24"/>
        </w:rPr>
        <w:t xml:space="preserve"> </w:t>
      </w:r>
      <w:r>
        <w:rPr>
          <w:sz w:val="24"/>
        </w:rPr>
        <w:t>correlation</w:t>
      </w:r>
      <w:r>
        <w:rPr>
          <w:spacing w:val="-1"/>
          <w:sz w:val="24"/>
        </w:rPr>
        <w:t xml:space="preserve"> </w:t>
      </w:r>
      <w:r>
        <w:rPr>
          <w:sz w:val="24"/>
        </w:rPr>
        <w:t>between</w:t>
      </w:r>
      <w:r>
        <w:rPr>
          <w:spacing w:val="1"/>
          <w:sz w:val="24"/>
        </w:rPr>
        <w:t xml:space="preserve"> </w:t>
      </w:r>
      <w:r>
        <w:rPr>
          <w:spacing w:val="-4"/>
          <w:sz w:val="24"/>
        </w:rPr>
        <w:t>rice</w:t>
      </w:r>
    </w:p>
    <w:p>
      <w:pPr>
        <w:pStyle w:val="6"/>
      </w:pPr>
    </w:p>
    <w:p>
      <w:pPr>
        <w:pStyle w:val="10"/>
        <w:numPr>
          <w:ilvl w:val="0"/>
          <w:numId w:val="32"/>
        </w:numPr>
        <w:tabs>
          <w:tab w:val="left" w:pos="1440"/>
        </w:tabs>
        <w:spacing w:before="1" w:after="0" w:line="240" w:lineRule="auto"/>
        <w:ind w:left="1440" w:right="0" w:hanging="720"/>
        <w:jc w:val="left"/>
        <w:rPr>
          <w:sz w:val="24"/>
        </w:rPr>
      </w:pPr>
      <w:r>
        <w:rPr>
          <w:sz w:val="24"/>
        </w:rPr>
        <w:t>herbivores</w:t>
      </w:r>
      <w:r>
        <w:rPr>
          <w:spacing w:val="-1"/>
          <w:sz w:val="24"/>
        </w:rPr>
        <w:t xml:space="preserve"> </w:t>
      </w:r>
      <w:r>
        <w:rPr>
          <w:sz w:val="24"/>
        </w:rPr>
        <w:t>and</w:t>
      </w:r>
      <w:r>
        <w:rPr>
          <w:spacing w:val="-1"/>
          <w:sz w:val="24"/>
        </w:rPr>
        <w:t xml:space="preserve"> </w:t>
      </w:r>
      <w:r>
        <w:rPr>
          <w:sz w:val="24"/>
        </w:rPr>
        <w:t>GAPs.</w:t>
      </w:r>
      <w:r>
        <w:rPr>
          <w:spacing w:val="58"/>
          <w:sz w:val="24"/>
        </w:rPr>
        <w:t xml:space="preserve"> </w:t>
      </w:r>
      <w:r>
        <w:rPr>
          <w:sz w:val="24"/>
        </w:rPr>
        <w:t>An</w:t>
      </w:r>
      <w:r>
        <w:rPr>
          <w:spacing w:val="-1"/>
          <w:sz w:val="24"/>
        </w:rPr>
        <w:t xml:space="preserve"> </w:t>
      </w:r>
      <w:r>
        <w:rPr>
          <w:sz w:val="24"/>
        </w:rPr>
        <w:t>explanation</w:t>
      </w:r>
      <w:r>
        <w:rPr>
          <w:spacing w:val="-1"/>
          <w:sz w:val="24"/>
        </w:rPr>
        <w:t xml:space="preserve"> </w:t>
      </w:r>
      <w:r>
        <w:rPr>
          <w:sz w:val="24"/>
        </w:rPr>
        <w:t>is that</w:t>
      </w:r>
      <w:r>
        <w:rPr>
          <w:spacing w:val="-1"/>
          <w:sz w:val="24"/>
        </w:rPr>
        <w:t xml:space="preserve"> </w:t>
      </w:r>
      <w:r>
        <w:rPr>
          <w:sz w:val="24"/>
        </w:rPr>
        <w:t>the</w:t>
      </w:r>
      <w:r>
        <w:rPr>
          <w:spacing w:val="-2"/>
          <w:sz w:val="24"/>
        </w:rPr>
        <w:t xml:space="preserve"> </w:t>
      </w:r>
      <w:r>
        <w:rPr>
          <w:sz w:val="24"/>
        </w:rPr>
        <w:t>relative</w:t>
      </w:r>
      <w:r>
        <w:rPr>
          <w:spacing w:val="-1"/>
          <w:sz w:val="24"/>
        </w:rPr>
        <w:t xml:space="preserve"> </w:t>
      </w:r>
      <w:r>
        <w:rPr>
          <w:sz w:val="24"/>
        </w:rPr>
        <w:t>abundance</w:t>
      </w:r>
      <w:r>
        <w:rPr>
          <w:spacing w:val="-2"/>
          <w:sz w:val="24"/>
        </w:rPr>
        <w:t xml:space="preserve"> </w:t>
      </w:r>
      <w:r>
        <w:rPr>
          <w:sz w:val="24"/>
        </w:rPr>
        <w:t xml:space="preserve">of rice herbivores </w:t>
      </w:r>
      <w:r>
        <w:rPr>
          <w:spacing w:val="-5"/>
          <w:sz w:val="24"/>
        </w:rPr>
        <w:t>was</w:t>
      </w:r>
    </w:p>
    <w:p>
      <w:pPr>
        <w:pStyle w:val="10"/>
        <w:numPr>
          <w:ilvl w:val="0"/>
          <w:numId w:val="32"/>
        </w:numPr>
        <w:tabs>
          <w:tab w:val="left" w:pos="1440"/>
        </w:tabs>
        <w:spacing w:before="276" w:after="0" w:line="240" w:lineRule="auto"/>
        <w:ind w:left="1440" w:right="0" w:hanging="720"/>
        <w:jc w:val="left"/>
        <w:rPr>
          <w:sz w:val="24"/>
        </w:rPr>
      </w:pPr>
      <w:r>
        <w:rPr>
          <w:sz w:val="24"/>
        </w:rPr>
        <w:t>highly</w:t>
      </w:r>
      <w:r>
        <w:rPr>
          <w:spacing w:val="-8"/>
          <w:sz w:val="24"/>
        </w:rPr>
        <w:t xml:space="preserve"> </w:t>
      </w:r>
      <w:r>
        <w:rPr>
          <w:sz w:val="24"/>
        </w:rPr>
        <w:t>correlated</w:t>
      </w:r>
      <w:r>
        <w:rPr>
          <w:spacing w:val="1"/>
          <w:sz w:val="24"/>
        </w:rPr>
        <w:t xml:space="preserve"> </w:t>
      </w:r>
      <w:r>
        <w:rPr>
          <w:sz w:val="24"/>
        </w:rPr>
        <w:t>with crop</w:t>
      </w:r>
      <w:r>
        <w:rPr>
          <w:spacing w:val="-1"/>
          <w:sz w:val="24"/>
        </w:rPr>
        <w:t xml:space="preserve"> </w:t>
      </w:r>
      <w:r>
        <w:rPr>
          <w:sz w:val="24"/>
        </w:rPr>
        <w:t>stage,</w:t>
      </w:r>
      <w:r>
        <w:rPr>
          <w:spacing w:val="3"/>
          <w:sz w:val="24"/>
        </w:rPr>
        <w:t xml:space="preserve"> </w:t>
      </w:r>
      <w:r>
        <w:rPr>
          <w:sz w:val="24"/>
        </w:rPr>
        <w:t>a</w:t>
      </w:r>
      <w:r>
        <w:rPr>
          <w:spacing w:val="-2"/>
          <w:sz w:val="24"/>
        </w:rPr>
        <w:t xml:space="preserve"> </w:t>
      </w:r>
      <w:r>
        <w:rPr>
          <w:sz w:val="24"/>
        </w:rPr>
        <w:t>significant factor likely</w:t>
      </w:r>
      <w:r>
        <w:rPr>
          <w:spacing w:val="-5"/>
          <w:sz w:val="24"/>
        </w:rPr>
        <w:t xml:space="preserve"> </w:t>
      </w:r>
      <w:r>
        <w:rPr>
          <w:sz w:val="24"/>
        </w:rPr>
        <w:t>associated</w:t>
      </w:r>
      <w:r>
        <w:rPr>
          <w:spacing w:val="-1"/>
          <w:sz w:val="24"/>
        </w:rPr>
        <w:t xml:space="preserve"> </w:t>
      </w:r>
      <w:r>
        <w:rPr>
          <w:sz w:val="24"/>
        </w:rPr>
        <w:t>with</w:t>
      </w:r>
      <w:r>
        <w:rPr>
          <w:spacing w:val="1"/>
          <w:sz w:val="24"/>
        </w:rPr>
        <w:t xml:space="preserve"> </w:t>
      </w:r>
      <w:r>
        <w:rPr>
          <w:sz w:val="24"/>
        </w:rPr>
        <w:t xml:space="preserve">various </w:t>
      </w:r>
      <w:r>
        <w:rPr>
          <w:spacing w:val="-2"/>
          <w:sz w:val="24"/>
        </w:rPr>
        <w:t>covariates</w:t>
      </w:r>
    </w:p>
    <w:p>
      <w:pPr>
        <w:pStyle w:val="10"/>
        <w:numPr>
          <w:ilvl w:val="0"/>
          <w:numId w:val="32"/>
        </w:numPr>
        <w:tabs>
          <w:tab w:val="left" w:pos="1440"/>
        </w:tabs>
        <w:spacing w:before="276" w:after="0" w:line="240" w:lineRule="auto"/>
        <w:ind w:left="1440" w:right="0" w:hanging="720"/>
        <w:jc w:val="left"/>
        <w:rPr>
          <w:sz w:val="24"/>
        </w:rPr>
      </w:pPr>
      <w:r>
        <w:rPr>
          <w:sz w:val="24"/>
        </w:rPr>
        <w:t>(e.g.,</w:t>
      </w:r>
      <w:r>
        <w:rPr>
          <w:spacing w:val="-3"/>
          <w:sz w:val="24"/>
        </w:rPr>
        <w:t xml:space="preserve"> </w:t>
      </w:r>
      <w:r>
        <w:rPr>
          <w:sz w:val="24"/>
        </w:rPr>
        <w:t>rice</w:t>
      </w:r>
      <w:r>
        <w:rPr>
          <w:spacing w:val="-1"/>
          <w:sz w:val="24"/>
        </w:rPr>
        <w:t xml:space="preserve"> </w:t>
      </w:r>
      <w:r>
        <w:rPr>
          <w:sz w:val="24"/>
        </w:rPr>
        <w:t>plant</w:t>
      </w:r>
      <w:r>
        <w:rPr>
          <w:spacing w:val="-1"/>
          <w:sz w:val="24"/>
        </w:rPr>
        <w:t xml:space="preserve"> </w:t>
      </w:r>
      <w:r>
        <w:rPr>
          <w:sz w:val="24"/>
        </w:rPr>
        <w:t>height) and explaining</w:t>
      </w:r>
      <w:r>
        <w:rPr>
          <w:spacing w:val="-2"/>
          <w:sz w:val="24"/>
        </w:rPr>
        <w:t xml:space="preserve"> </w:t>
      </w:r>
      <w:r>
        <w:rPr>
          <w:sz w:val="24"/>
        </w:rPr>
        <w:t>most</w:t>
      </w:r>
      <w:r>
        <w:rPr>
          <w:spacing w:val="-1"/>
          <w:sz w:val="24"/>
        </w:rPr>
        <w:t xml:space="preserve"> </w:t>
      </w:r>
      <w:r>
        <w:rPr>
          <w:sz w:val="24"/>
        </w:rPr>
        <w:t>variations</w:t>
      </w:r>
      <w:r>
        <w:rPr>
          <w:spacing w:val="1"/>
          <w:sz w:val="24"/>
        </w:rPr>
        <w:t xml:space="preserve"> </w:t>
      </w:r>
      <w:r>
        <w:rPr>
          <w:sz w:val="24"/>
        </w:rPr>
        <w:t>in</w:t>
      </w:r>
      <w:r>
        <w:rPr>
          <w:spacing w:val="-1"/>
          <w:sz w:val="24"/>
        </w:rPr>
        <w:t xml:space="preserve"> </w:t>
      </w:r>
      <w:r>
        <w:rPr>
          <w:sz w:val="24"/>
        </w:rPr>
        <w:t>pest consumption</w:t>
      </w:r>
      <w:r>
        <w:rPr>
          <w:spacing w:val="-4"/>
          <w:sz w:val="24"/>
        </w:rPr>
        <w:t xml:space="preserve"> </w:t>
      </w:r>
      <w:r>
        <w:rPr>
          <w:sz w:val="24"/>
        </w:rPr>
        <w:t>by</w:t>
      </w:r>
      <w:r>
        <w:rPr>
          <w:spacing w:val="-5"/>
          <w:sz w:val="24"/>
        </w:rPr>
        <w:t xml:space="preserve"> </w:t>
      </w:r>
      <w:r>
        <w:rPr>
          <w:sz w:val="24"/>
        </w:rPr>
        <w:t>GAPs .</w:t>
      </w:r>
      <w:r>
        <w:rPr>
          <w:spacing w:val="60"/>
          <w:sz w:val="24"/>
        </w:rPr>
        <w:t xml:space="preserve"> </w:t>
      </w:r>
      <w:r>
        <w:rPr>
          <w:spacing w:val="-5"/>
          <w:sz w:val="24"/>
        </w:rPr>
        <w:t>We</w:t>
      </w:r>
    </w:p>
    <w:p>
      <w:pPr>
        <w:spacing w:after="0" w:line="240" w:lineRule="auto"/>
        <w:jc w:val="left"/>
        <w:rPr>
          <w:sz w:val="24"/>
        </w:rPr>
        <w:sectPr>
          <w:pgSz w:w="12240" w:h="15840"/>
          <w:pgMar w:top="1360" w:right="60" w:bottom="1240" w:left="0" w:header="0" w:footer="1056" w:gutter="0"/>
          <w:cols w:space="720" w:num="1"/>
        </w:sectPr>
      </w:pPr>
    </w:p>
    <w:p>
      <w:pPr>
        <w:pStyle w:val="10"/>
        <w:numPr>
          <w:ilvl w:val="0"/>
          <w:numId w:val="32"/>
        </w:numPr>
        <w:tabs>
          <w:tab w:val="left" w:pos="1440"/>
        </w:tabs>
        <w:spacing w:before="72" w:after="0" w:line="240" w:lineRule="auto"/>
        <w:ind w:left="1440" w:right="0" w:hanging="720"/>
        <w:jc w:val="left"/>
        <w:rPr>
          <w:sz w:val="24"/>
        </w:rPr>
      </w:pPr>
      <w:r>
        <w:rPr>
          <w:sz w:val="24"/>
        </w:rPr>
        <w:t>encourage</w:t>
      </w:r>
      <w:r>
        <w:rPr>
          <w:spacing w:val="-2"/>
          <w:sz w:val="24"/>
        </w:rPr>
        <w:t xml:space="preserve"> </w:t>
      </w:r>
      <w:r>
        <w:rPr>
          <w:sz w:val="24"/>
        </w:rPr>
        <w:t>further experiments,</w:t>
      </w:r>
      <w:r>
        <w:rPr>
          <w:spacing w:val="-1"/>
          <w:sz w:val="24"/>
        </w:rPr>
        <w:t xml:space="preserve"> </w:t>
      </w:r>
      <w:r>
        <w:rPr>
          <w:sz w:val="24"/>
        </w:rPr>
        <w:t>both observational and</w:t>
      </w:r>
      <w:r>
        <w:rPr>
          <w:spacing w:val="-1"/>
          <w:sz w:val="24"/>
        </w:rPr>
        <w:t xml:space="preserve"> </w:t>
      </w:r>
      <w:r>
        <w:rPr>
          <w:sz w:val="24"/>
        </w:rPr>
        <w:t>manipulative, to clarify</w:t>
      </w:r>
      <w:r>
        <w:rPr>
          <w:spacing w:val="-6"/>
          <w:sz w:val="24"/>
        </w:rPr>
        <w:t xml:space="preserve"> </w:t>
      </w:r>
      <w:r>
        <w:rPr>
          <w:sz w:val="24"/>
        </w:rPr>
        <w:t>the</w:t>
      </w:r>
      <w:r>
        <w:rPr>
          <w:spacing w:val="-1"/>
          <w:sz w:val="24"/>
        </w:rPr>
        <w:t xml:space="preserve"> </w:t>
      </w:r>
      <w:r>
        <w:rPr>
          <w:sz w:val="24"/>
        </w:rPr>
        <w:t xml:space="preserve">link </w:t>
      </w:r>
      <w:r>
        <w:rPr>
          <w:spacing w:val="-2"/>
          <w:sz w:val="24"/>
        </w:rPr>
        <w:t>between</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366</w:t>
      </w:r>
    </w:p>
    <w:p>
      <w:pPr>
        <w:pStyle w:val="6"/>
      </w:pPr>
    </w:p>
    <w:p>
      <w:pPr>
        <w:pStyle w:val="6"/>
        <w:ind w:left="720"/>
      </w:pPr>
      <w:r>
        <w:rPr>
          <w:spacing w:val="-5"/>
        </w:rPr>
        <w:t>367</w:t>
      </w:r>
    </w:p>
    <w:p>
      <w:pPr>
        <w:pStyle w:val="6"/>
        <w:spacing w:before="90"/>
        <w:ind w:left="320"/>
      </w:pPr>
      <w:r>
        <w:br w:type="column"/>
      </w:r>
      <w:r>
        <w:t>prey</w:t>
      </w:r>
      <w:r>
        <w:rPr>
          <w:spacing w:val="-7"/>
        </w:rPr>
        <w:t xml:space="preserve"> </w:t>
      </w:r>
      <w:r>
        <w:t>availability</w:t>
      </w:r>
      <w:r>
        <w:rPr>
          <w:spacing w:val="-5"/>
        </w:rPr>
        <w:t xml:space="preserve"> </w:t>
      </w:r>
      <w:r>
        <w:t>and</w:t>
      </w:r>
      <w:r>
        <w:rPr>
          <w:spacing w:val="3"/>
        </w:rPr>
        <w:t xml:space="preserve"> </w:t>
      </w:r>
      <w:r>
        <w:t>generalist predators’</w:t>
      </w:r>
      <w:r>
        <w:rPr>
          <w:spacing w:val="-1"/>
        </w:rPr>
        <w:t xml:space="preserve"> </w:t>
      </w:r>
      <w:r>
        <w:t xml:space="preserve">diet composition in the </w:t>
      </w:r>
      <w:r>
        <w:rPr>
          <w:spacing w:val="-2"/>
        </w:rPr>
        <w:t>field.</w:t>
      </w:r>
    </w:p>
    <w:p>
      <w:pPr>
        <w:spacing w:after="0"/>
        <w:sectPr>
          <w:type w:val="continuous"/>
          <w:pgSz w:w="12240" w:h="15840"/>
          <w:pgMar w:top="620" w:right="60" w:bottom="560" w:left="0" w:header="0" w:footer="1056" w:gutter="0"/>
          <w:cols w:equalWidth="0" w:num="2">
            <w:col w:w="1081" w:space="40"/>
            <w:col w:w="11059"/>
          </w:cols>
        </w:sectPr>
      </w:pPr>
    </w:p>
    <w:p>
      <w:pPr>
        <w:pStyle w:val="6"/>
      </w:pPr>
    </w:p>
    <w:p>
      <w:pPr>
        <w:pStyle w:val="10"/>
        <w:numPr>
          <w:ilvl w:val="0"/>
          <w:numId w:val="33"/>
        </w:numPr>
        <w:tabs>
          <w:tab w:val="left" w:pos="1440"/>
        </w:tabs>
        <w:spacing w:before="0" w:after="0" w:line="240" w:lineRule="auto"/>
        <w:ind w:left="1440" w:right="0" w:hanging="720"/>
        <w:jc w:val="left"/>
        <w:rPr>
          <w:i/>
          <w:sz w:val="24"/>
        </w:rPr>
      </w:pPr>
      <w:r>
        <w:rPr>
          <w:i/>
          <w:sz w:val="24"/>
        </w:rPr>
        <w:t>4.4.</w:t>
      </w:r>
      <w:r>
        <w:rPr>
          <w:i/>
          <w:spacing w:val="58"/>
          <w:sz w:val="24"/>
        </w:rPr>
        <w:t xml:space="preserve"> </w:t>
      </w:r>
      <w:r>
        <w:rPr>
          <w:i/>
          <w:sz w:val="24"/>
        </w:rPr>
        <w:t>Potential caveats</w:t>
      </w:r>
      <w:r>
        <w:rPr>
          <w:i/>
          <w:spacing w:val="-1"/>
          <w:sz w:val="24"/>
        </w:rPr>
        <w:t xml:space="preserve"> </w:t>
      </w:r>
      <w:r>
        <w:rPr>
          <w:i/>
          <w:sz w:val="24"/>
        </w:rPr>
        <w:t>of</w:t>
      </w:r>
      <w:r>
        <w:rPr>
          <w:i/>
          <w:spacing w:val="-1"/>
          <w:sz w:val="24"/>
        </w:rPr>
        <w:t xml:space="preserve"> </w:t>
      </w:r>
      <w:r>
        <w:rPr>
          <w:i/>
          <w:sz w:val="24"/>
        </w:rPr>
        <w:t xml:space="preserve">this </w:t>
      </w:r>
      <w:r>
        <w:rPr>
          <w:i/>
          <w:spacing w:val="-2"/>
          <w:sz w:val="24"/>
        </w:rPr>
        <w:t>study</w:t>
      </w:r>
    </w:p>
    <w:p>
      <w:pPr>
        <w:pStyle w:val="6"/>
        <w:rPr>
          <w:i/>
        </w:rPr>
      </w:pPr>
    </w:p>
    <w:p>
      <w:pPr>
        <w:pStyle w:val="10"/>
        <w:numPr>
          <w:ilvl w:val="0"/>
          <w:numId w:val="33"/>
        </w:numPr>
        <w:tabs>
          <w:tab w:val="left" w:pos="2160"/>
        </w:tabs>
        <w:spacing w:before="0" w:after="0" w:line="240" w:lineRule="auto"/>
        <w:ind w:left="2160" w:right="0" w:hanging="1440"/>
        <w:jc w:val="left"/>
        <w:rPr>
          <w:sz w:val="24"/>
        </w:rPr>
      </w:pPr>
      <w:r>
        <w:rPr>
          <w:sz w:val="24"/>
        </w:rPr>
        <w:t>Our</w:t>
      </w:r>
      <w:r>
        <w:rPr>
          <w:spacing w:val="-3"/>
          <w:sz w:val="24"/>
        </w:rPr>
        <w:t xml:space="preserve"> </w:t>
      </w:r>
      <w:r>
        <w:rPr>
          <w:sz w:val="24"/>
        </w:rPr>
        <w:t>study</w:t>
      </w:r>
      <w:r>
        <w:rPr>
          <w:spacing w:val="-5"/>
          <w:sz w:val="24"/>
        </w:rPr>
        <w:t xml:space="preserve"> </w:t>
      </w:r>
      <w:r>
        <w:rPr>
          <w:sz w:val="24"/>
        </w:rPr>
        <w:t>demonstrates</w:t>
      </w:r>
      <w:r>
        <w:rPr>
          <w:spacing w:val="1"/>
          <w:sz w:val="24"/>
        </w:rPr>
        <w:t xml:space="preserve"> </w:t>
      </w:r>
      <w:r>
        <w:rPr>
          <w:sz w:val="24"/>
        </w:rPr>
        <w:t>high pest consumption</w:t>
      </w:r>
      <w:r>
        <w:rPr>
          <w:spacing w:val="-1"/>
          <w:sz w:val="24"/>
        </w:rPr>
        <w:t xml:space="preserve"> </w:t>
      </w:r>
      <w:r>
        <w:rPr>
          <w:sz w:val="24"/>
        </w:rPr>
        <w:t>by</w:t>
      </w:r>
      <w:r>
        <w:rPr>
          <w:spacing w:val="-3"/>
          <w:sz w:val="24"/>
        </w:rPr>
        <w:t xml:space="preserve"> </w:t>
      </w:r>
      <w:r>
        <w:rPr>
          <w:sz w:val="24"/>
        </w:rPr>
        <w:t>GAPs</w:t>
      </w:r>
      <w:r>
        <w:rPr>
          <w:spacing w:val="-1"/>
          <w:sz w:val="24"/>
        </w:rPr>
        <w:t xml:space="preserve"> </w:t>
      </w:r>
      <w:r>
        <w:rPr>
          <w:sz w:val="24"/>
        </w:rPr>
        <w:t>in</w:t>
      </w:r>
      <w:r>
        <w:rPr>
          <w:spacing w:val="2"/>
          <w:sz w:val="24"/>
        </w:rPr>
        <w:t xml:space="preserve"> </w:t>
      </w:r>
      <w:r>
        <w:rPr>
          <w:sz w:val="24"/>
        </w:rPr>
        <w:t>rice</w:t>
      </w:r>
      <w:r>
        <w:rPr>
          <w:spacing w:val="-1"/>
          <w:sz w:val="24"/>
        </w:rPr>
        <w:t xml:space="preserve"> </w:t>
      </w:r>
      <w:r>
        <w:rPr>
          <w:sz w:val="24"/>
        </w:rPr>
        <w:t>fields</w:t>
      </w:r>
      <w:r>
        <w:rPr>
          <w:spacing w:val="-1"/>
          <w:sz w:val="24"/>
        </w:rPr>
        <w:t xml:space="preserve"> </w:t>
      </w:r>
      <w:r>
        <w:rPr>
          <w:sz w:val="24"/>
        </w:rPr>
        <w:t>over three</w:t>
      </w:r>
      <w:r>
        <w:rPr>
          <w:spacing w:val="3"/>
          <w:sz w:val="24"/>
        </w:rPr>
        <w:t xml:space="preserve"> </w:t>
      </w:r>
      <w:r>
        <w:rPr>
          <w:spacing w:val="-2"/>
          <w:sz w:val="24"/>
        </w:rPr>
        <w:t>years</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and</w:t>
      </w:r>
      <w:r>
        <w:rPr>
          <w:spacing w:val="-1"/>
          <w:sz w:val="24"/>
        </w:rPr>
        <w:t xml:space="preserve"> </w:t>
      </w:r>
      <w:r>
        <w:rPr>
          <w:sz w:val="24"/>
        </w:rPr>
        <w:t>examines</w:t>
      </w:r>
      <w:r>
        <w:rPr>
          <w:spacing w:val="-1"/>
          <w:sz w:val="24"/>
        </w:rPr>
        <w:t xml:space="preserve"> </w:t>
      </w:r>
      <w:r>
        <w:rPr>
          <w:sz w:val="24"/>
        </w:rPr>
        <w:t>the</w:t>
      </w:r>
      <w:r>
        <w:rPr>
          <w:spacing w:val="-1"/>
          <w:sz w:val="24"/>
        </w:rPr>
        <w:t xml:space="preserve"> </w:t>
      </w:r>
      <w:r>
        <w:rPr>
          <w:sz w:val="24"/>
        </w:rPr>
        <w:t>factors</w:t>
      </w:r>
      <w:r>
        <w:rPr>
          <w:spacing w:val="2"/>
          <w:sz w:val="24"/>
        </w:rPr>
        <w:t xml:space="preserve"> </w:t>
      </w:r>
      <w:r>
        <w:rPr>
          <w:sz w:val="24"/>
        </w:rPr>
        <w:t>influencing</w:t>
      </w:r>
      <w:r>
        <w:rPr>
          <w:spacing w:val="-1"/>
          <w:sz w:val="24"/>
        </w:rPr>
        <w:t xml:space="preserve"> </w:t>
      </w:r>
      <w:r>
        <w:rPr>
          <w:sz w:val="24"/>
        </w:rPr>
        <w:t>GAPs’</w:t>
      </w:r>
      <w:r>
        <w:rPr>
          <w:spacing w:val="-1"/>
          <w:sz w:val="24"/>
        </w:rPr>
        <w:t xml:space="preserve"> </w:t>
      </w:r>
      <w:r>
        <w:rPr>
          <w:sz w:val="24"/>
        </w:rPr>
        <w:t>diet composition.</w:t>
      </w:r>
      <w:r>
        <w:rPr>
          <w:spacing w:val="57"/>
          <w:sz w:val="24"/>
        </w:rPr>
        <w:t xml:space="preserve"> </w:t>
      </w:r>
      <w:r>
        <w:rPr>
          <w:sz w:val="24"/>
        </w:rPr>
        <w:t>While</w:t>
      </w:r>
      <w:r>
        <w:rPr>
          <w:spacing w:val="-1"/>
          <w:sz w:val="24"/>
        </w:rPr>
        <w:t xml:space="preserve"> </w:t>
      </w:r>
      <w:r>
        <w:rPr>
          <w:sz w:val="24"/>
        </w:rPr>
        <w:t>our</w:t>
      </w:r>
      <w:r>
        <w:rPr>
          <w:spacing w:val="-1"/>
          <w:sz w:val="24"/>
        </w:rPr>
        <w:t xml:space="preserve"> </w:t>
      </w:r>
      <w:r>
        <w:rPr>
          <w:sz w:val="24"/>
        </w:rPr>
        <w:t>study</w:t>
      </w:r>
      <w:r>
        <w:rPr>
          <w:spacing w:val="-4"/>
          <w:sz w:val="24"/>
        </w:rPr>
        <w:t xml:space="preserve"> </w:t>
      </w:r>
      <w:r>
        <w:rPr>
          <w:spacing w:val="-2"/>
          <w:sz w:val="24"/>
        </w:rPr>
        <w:t>provides</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evidence</w:t>
      </w:r>
      <w:r>
        <w:rPr>
          <w:spacing w:val="-2"/>
          <w:sz w:val="24"/>
        </w:rPr>
        <w:t xml:space="preserve"> </w:t>
      </w:r>
      <w:r>
        <w:rPr>
          <w:sz w:val="24"/>
        </w:rPr>
        <w:t>for</w:t>
      </w:r>
      <w:r>
        <w:rPr>
          <w:spacing w:val="-3"/>
          <w:sz w:val="24"/>
        </w:rPr>
        <w:t xml:space="preserve"> </w:t>
      </w:r>
      <w:r>
        <w:rPr>
          <w:sz w:val="24"/>
        </w:rPr>
        <w:t>GAPs’</w:t>
      </w:r>
      <w:r>
        <w:rPr>
          <w:spacing w:val="-2"/>
          <w:sz w:val="24"/>
        </w:rPr>
        <w:t xml:space="preserve"> </w:t>
      </w:r>
      <w:r>
        <w:rPr>
          <w:sz w:val="24"/>
        </w:rPr>
        <w:t>biocontrol</w:t>
      </w:r>
      <w:r>
        <w:rPr>
          <w:spacing w:val="-1"/>
          <w:sz w:val="24"/>
        </w:rPr>
        <w:t xml:space="preserve"> </w:t>
      </w:r>
      <w:r>
        <w:rPr>
          <w:sz w:val="24"/>
        </w:rPr>
        <w:t>potential, some</w:t>
      </w:r>
      <w:r>
        <w:rPr>
          <w:spacing w:val="-2"/>
          <w:sz w:val="24"/>
        </w:rPr>
        <w:t xml:space="preserve"> </w:t>
      </w:r>
      <w:r>
        <w:rPr>
          <w:sz w:val="24"/>
        </w:rPr>
        <w:t>caveats</w:t>
      </w:r>
      <w:r>
        <w:rPr>
          <w:spacing w:val="-1"/>
          <w:sz w:val="24"/>
        </w:rPr>
        <w:t xml:space="preserve"> </w:t>
      </w:r>
      <w:r>
        <w:rPr>
          <w:sz w:val="24"/>
        </w:rPr>
        <w:t>may</w:t>
      </w:r>
      <w:r>
        <w:rPr>
          <w:spacing w:val="-6"/>
          <w:sz w:val="24"/>
        </w:rPr>
        <w:t xml:space="preserve"> </w:t>
      </w:r>
      <w:r>
        <w:rPr>
          <w:sz w:val="24"/>
        </w:rPr>
        <w:t>exist.</w:t>
      </w:r>
      <w:r>
        <w:rPr>
          <w:spacing w:val="62"/>
          <w:sz w:val="24"/>
        </w:rPr>
        <w:t xml:space="preserve"> </w:t>
      </w:r>
      <w:r>
        <w:rPr>
          <w:sz w:val="24"/>
        </w:rPr>
        <w:t>First,</w:t>
      </w:r>
      <w:r>
        <w:rPr>
          <w:spacing w:val="-1"/>
          <w:sz w:val="24"/>
        </w:rPr>
        <w:t xml:space="preserve"> </w:t>
      </w:r>
      <w:r>
        <w:rPr>
          <w:sz w:val="24"/>
        </w:rPr>
        <w:t>high</w:t>
      </w:r>
      <w:r>
        <w:rPr>
          <w:spacing w:val="-1"/>
          <w:sz w:val="24"/>
        </w:rPr>
        <w:t xml:space="preserve"> </w:t>
      </w:r>
      <w:r>
        <w:rPr>
          <w:sz w:val="24"/>
        </w:rPr>
        <w:t>pest</w:t>
      </w:r>
      <w:r>
        <w:rPr>
          <w:spacing w:val="1"/>
          <w:sz w:val="24"/>
        </w:rPr>
        <w:t xml:space="preserve"> </w:t>
      </w:r>
      <w:r>
        <w:rPr>
          <w:spacing w:val="-2"/>
          <w:sz w:val="24"/>
        </w:rPr>
        <w:t>consumption</w:t>
      </w:r>
    </w:p>
    <w:p>
      <w:pPr>
        <w:pStyle w:val="6"/>
        <w:spacing w:before="1"/>
      </w:pPr>
    </w:p>
    <w:p>
      <w:pPr>
        <w:pStyle w:val="10"/>
        <w:numPr>
          <w:ilvl w:val="0"/>
          <w:numId w:val="33"/>
        </w:numPr>
        <w:tabs>
          <w:tab w:val="left" w:pos="1440"/>
        </w:tabs>
        <w:spacing w:before="0" w:after="0" w:line="240" w:lineRule="auto"/>
        <w:ind w:left="1440" w:right="0" w:hanging="720"/>
        <w:jc w:val="left"/>
        <w:rPr>
          <w:sz w:val="24"/>
        </w:rPr>
      </w:pPr>
      <w:r>
        <w:rPr>
          <w:sz w:val="24"/>
        </w:rPr>
        <w:t>in GAPs’ diets does not necessarily</w:t>
      </w:r>
      <w:r>
        <w:rPr>
          <w:spacing w:val="-5"/>
          <w:sz w:val="24"/>
        </w:rPr>
        <w:t xml:space="preserve"> </w:t>
      </w:r>
      <w:r>
        <w:rPr>
          <w:sz w:val="24"/>
        </w:rPr>
        <w:t>imply</w:t>
      </w:r>
      <w:r>
        <w:rPr>
          <w:spacing w:val="-5"/>
          <w:sz w:val="24"/>
        </w:rPr>
        <w:t xml:space="preserve"> </w:t>
      </w:r>
      <w:r>
        <w:rPr>
          <w:sz w:val="24"/>
        </w:rPr>
        <w:t>a strong</w:t>
      </w:r>
      <w:r>
        <w:rPr>
          <w:spacing w:val="-3"/>
          <w:sz w:val="24"/>
        </w:rPr>
        <w:t xml:space="preserve"> </w:t>
      </w:r>
      <w:r>
        <w:rPr>
          <w:sz w:val="24"/>
        </w:rPr>
        <w:t>suppression of</w:t>
      </w:r>
      <w:r>
        <w:rPr>
          <w:spacing w:val="-1"/>
          <w:sz w:val="24"/>
        </w:rPr>
        <w:t xml:space="preserve"> </w:t>
      </w:r>
      <w:r>
        <w:rPr>
          <w:sz w:val="24"/>
        </w:rPr>
        <w:t>pest populations in</w:t>
      </w:r>
      <w:r>
        <w:rPr>
          <w:spacing w:val="4"/>
          <w:sz w:val="24"/>
        </w:rPr>
        <w:t xml:space="preserve"> </w:t>
      </w:r>
      <w:r>
        <w:rPr>
          <w:sz w:val="24"/>
        </w:rPr>
        <w:t>the</w:t>
      </w:r>
      <w:r>
        <w:rPr>
          <w:spacing w:val="1"/>
          <w:sz w:val="24"/>
        </w:rPr>
        <w:t xml:space="preserve"> </w:t>
      </w:r>
      <w:r>
        <w:rPr>
          <w:spacing w:val="-2"/>
          <w:sz w:val="24"/>
        </w:rPr>
        <w:t>field,</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since</w:t>
      </w:r>
      <w:r>
        <w:rPr>
          <w:spacing w:val="-5"/>
          <w:sz w:val="24"/>
        </w:rPr>
        <w:t xml:space="preserve"> </w:t>
      </w:r>
      <w:r>
        <w:rPr>
          <w:sz w:val="24"/>
        </w:rPr>
        <w:t>pest</w:t>
      </w:r>
      <w:r>
        <w:rPr>
          <w:spacing w:val="-1"/>
          <w:sz w:val="24"/>
        </w:rPr>
        <w:t xml:space="preserve"> </w:t>
      </w:r>
      <w:r>
        <w:rPr>
          <w:sz w:val="24"/>
        </w:rPr>
        <w:t>population dynamics</w:t>
      </w:r>
      <w:r>
        <w:rPr>
          <w:spacing w:val="-1"/>
          <w:sz w:val="24"/>
        </w:rPr>
        <w:t xml:space="preserve"> </w:t>
      </w:r>
      <w:r>
        <w:rPr>
          <w:sz w:val="24"/>
        </w:rPr>
        <w:t>depend</w:t>
      </w:r>
      <w:r>
        <w:rPr>
          <w:spacing w:val="1"/>
          <w:sz w:val="24"/>
        </w:rPr>
        <w:t xml:space="preserve"> </w:t>
      </w:r>
      <w:r>
        <w:rPr>
          <w:sz w:val="24"/>
        </w:rPr>
        <w:t>not</w:t>
      </w:r>
      <w:r>
        <w:rPr>
          <w:spacing w:val="-1"/>
          <w:sz w:val="24"/>
        </w:rPr>
        <w:t xml:space="preserve"> </w:t>
      </w:r>
      <w:r>
        <w:rPr>
          <w:sz w:val="24"/>
        </w:rPr>
        <w:t>only</w:t>
      </w:r>
      <w:r>
        <w:rPr>
          <w:spacing w:val="-5"/>
          <w:sz w:val="24"/>
        </w:rPr>
        <w:t xml:space="preserve"> </w:t>
      </w:r>
      <w:r>
        <w:rPr>
          <w:sz w:val="24"/>
        </w:rPr>
        <w:t>on</w:t>
      </w:r>
      <w:r>
        <w:rPr>
          <w:spacing w:val="-1"/>
          <w:sz w:val="24"/>
        </w:rPr>
        <w:t xml:space="preserve"> </w:t>
      </w:r>
      <w:r>
        <w:rPr>
          <w:sz w:val="24"/>
        </w:rPr>
        <w:t>the per</w:t>
      </w:r>
      <w:r>
        <w:rPr>
          <w:spacing w:val="-1"/>
          <w:sz w:val="24"/>
        </w:rPr>
        <w:t xml:space="preserve"> </w:t>
      </w:r>
      <w:r>
        <w:rPr>
          <w:sz w:val="24"/>
        </w:rPr>
        <w:t>capita</w:t>
      </w:r>
      <w:r>
        <w:rPr>
          <w:spacing w:val="-1"/>
          <w:sz w:val="24"/>
        </w:rPr>
        <w:t xml:space="preserve"> </w:t>
      </w:r>
      <w:r>
        <w:rPr>
          <w:sz w:val="24"/>
        </w:rPr>
        <w:t>effect</w:t>
      </w:r>
      <w:r>
        <w:rPr>
          <w:spacing w:val="-1"/>
          <w:sz w:val="24"/>
        </w:rPr>
        <w:t xml:space="preserve"> </w:t>
      </w:r>
      <w:r>
        <w:rPr>
          <w:sz w:val="24"/>
        </w:rPr>
        <w:t>of</w:t>
      </w:r>
      <w:r>
        <w:rPr>
          <w:spacing w:val="1"/>
          <w:sz w:val="24"/>
        </w:rPr>
        <w:t xml:space="preserve"> </w:t>
      </w:r>
      <w:r>
        <w:rPr>
          <w:sz w:val="24"/>
        </w:rPr>
        <w:t>predators</w:t>
      </w:r>
      <w:r>
        <w:rPr>
          <w:spacing w:val="-1"/>
          <w:sz w:val="24"/>
        </w:rPr>
        <w:t xml:space="preserve"> </w:t>
      </w:r>
      <w:r>
        <w:rPr>
          <w:sz w:val="24"/>
        </w:rPr>
        <w:t xml:space="preserve">but </w:t>
      </w:r>
      <w:r>
        <w:rPr>
          <w:spacing w:val="-4"/>
          <w:sz w:val="24"/>
        </w:rPr>
        <w:t>also</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predator</w:t>
      </w:r>
      <w:r>
        <w:rPr>
          <w:spacing w:val="-3"/>
          <w:sz w:val="24"/>
        </w:rPr>
        <w:t xml:space="preserve"> </w:t>
      </w:r>
      <w:r>
        <w:rPr>
          <w:sz w:val="24"/>
        </w:rPr>
        <w:t>density</w:t>
      </w:r>
      <w:r>
        <w:rPr>
          <w:spacing w:val="-5"/>
          <w:sz w:val="24"/>
        </w:rPr>
        <w:t xml:space="preserve"> </w:t>
      </w:r>
      <w:r>
        <w:rPr>
          <w:sz w:val="24"/>
        </w:rPr>
        <w:t>and</w:t>
      </w:r>
      <w:r>
        <w:rPr>
          <w:spacing w:val="-1"/>
          <w:sz w:val="24"/>
        </w:rPr>
        <w:t xml:space="preserve"> </w:t>
      </w:r>
      <w:r>
        <w:rPr>
          <w:sz w:val="24"/>
        </w:rPr>
        <w:t>diversity</w:t>
      </w:r>
      <w:r>
        <w:rPr>
          <w:spacing w:val="-3"/>
          <w:sz w:val="24"/>
        </w:rPr>
        <w:t xml:space="preserve"> </w:t>
      </w:r>
      <w:r>
        <w:rPr>
          <w:sz w:val="24"/>
        </w:rPr>
        <w:t>(Letourneau</w:t>
      </w:r>
      <w:r>
        <w:rPr>
          <w:spacing w:val="3"/>
          <w:sz w:val="24"/>
        </w:rPr>
        <w:t xml:space="preserve"> </w:t>
      </w:r>
      <w:r>
        <w:rPr>
          <w:i/>
          <w:sz w:val="24"/>
        </w:rPr>
        <w:t>et</w:t>
      </w:r>
      <w:r>
        <w:rPr>
          <w:i/>
          <w:spacing w:val="-1"/>
          <w:sz w:val="24"/>
        </w:rPr>
        <w:t xml:space="preserve"> </w:t>
      </w:r>
      <w:r>
        <w:rPr>
          <w:i/>
          <w:sz w:val="24"/>
        </w:rPr>
        <w:t>al.</w:t>
      </w:r>
      <w:r>
        <w:rPr>
          <w:sz w:val="24"/>
        </w:rPr>
        <w:t>, 2009;</w:t>
      </w:r>
      <w:r>
        <w:rPr>
          <w:spacing w:val="-1"/>
          <w:sz w:val="24"/>
        </w:rPr>
        <w:t xml:space="preserve"> </w:t>
      </w:r>
      <w:r>
        <w:rPr>
          <w:sz w:val="24"/>
        </w:rPr>
        <w:t xml:space="preserve">Rusch </w:t>
      </w:r>
      <w:r>
        <w:rPr>
          <w:i/>
          <w:sz w:val="24"/>
        </w:rPr>
        <w:t>et al.</w:t>
      </w:r>
      <w:r>
        <w:rPr>
          <w:sz w:val="24"/>
        </w:rPr>
        <w:t>,</w:t>
      </w:r>
      <w:r>
        <w:rPr>
          <w:spacing w:val="-1"/>
          <w:sz w:val="24"/>
        </w:rPr>
        <w:t xml:space="preserve"> </w:t>
      </w:r>
      <w:r>
        <w:rPr>
          <w:sz w:val="24"/>
        </w:rPr>
        <w:t>2016).</w:t>
      </w:r>
      <w:r>
        <w:rPr>
          <w:spacing w:val="59"/>
          <w:sz w:val="24"/>
        </w:rPr>
        <w:t xml:space="preserve"> </w:t>
      </w:r>
      <w:r>
        <w:rPr>
          <w:sz w:val="24"/>
        </w:rPr>
        <w:t xml:space="preserve">To unveil </w:t>
      </w:r>
      <w:r>
        <w:rPr>
          <w:spacing w:val="-5"/>
          <w:sz w:val="24"/>
        </w:rPr>
        <w:t>the</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connection</w:t>
      </w:r>
      <w:r>
        <w:rPr>
          <w:spacing w:val="-2"/>
          <w:sz w:val="24"/>
        </w:rPr>
        <w:t xml:space="preserve"> </w:t>
      </w:r>
      <w:r>
        <w:rPr>
          <w:sz w:val="24"/>
        </w:rPr>
        <w:t>between</w:t>
      </w:r>
      <w:r>
        <w:rPr>
          <w:spacing w:val="-1"/>
          <w:sz w:val="24"/>
        </w:rPr>
        <w:t xml:space="preserve"> </w:t>
      </w:r>
      <w:r>
        <w:rPr>
          <w:sz w:val="24"/>
        </w:rPr>
        <w:t>per</w:t>
      </w:r>
      <w:r>
        <w:rPr>
          <w:spacing w:val="-1"/>
          <w:sz w:val="24"/>
        </w:rPr>
        <w:t xml:space="preserve"> </w:t>
      </w:r>
      <w:r>
        <w:rPr>
          <w:sz w:val="24"/>
        </w:rPr>
        <w:t>capita</w:t>
      </w:r>
      <w:r>
        <w:rPr>
          <w:spacing w:val="-2"/>
          <w:sz w:val="24"/>
        </w:rPr>
        <w:t xml:space="preserve"> </w:t>
      </w:r>
      <w:r>
        <w:rPr>
          <w:sz w:val="24"/>
        </w:rPr>
        <w:t>pest</w:t>
      </w:r>
      <w:r>
        <w:rPr>
          <w:spacing w:val="-1"/>
          <w:sz w:val="24"/>
        </w:rPr>
        <w:t xml:space="preserve"> </w:t>
      </w:r>
      <w:r>
        <w:rPr>
          <w:sz w:val="24"/>
        </w:rPr>
        <w:t>consumption</w:t>
      </w:r>
      <w:r>
        <w:rPr>
          <w:spacing w:val="-1"/>
          <w:sz w:val="24"/>
        </w:rPr>
        <w:t xml:space="preserve"> </w:t>
      </w:r>
      <w:r>
        <w:rPr>
          <w:sz w:val="24"/>
        </w:rPr>
        <w:t>and</w:t>
      </w:r>
      <w:r>
        <w:rPr>
          <w:spacing w:val="-1"/>
          <w:sz w:val="24"/>
        </w:rPr>
        <w:t xml:space="preserve"> </w:t>
      </w:r>
      <w:r>
        <w:rPr>
          <w:sz w:val="24"/>
        </w:rPr>
        <w:t>overall</w:t>
      </w:r>
      <w:r>
        <w:rPr>
          <w:spacing w:val="-1"/>
          <w:sz w:val="24"/>
        </w:rPr>
        <w:t xml:space="preserve"> </w:t>
      </w:r>
      <w:r>
        <w:rPr>
          <w:sz w:val="24"/>
        </w:rPr>
        <w:t>pest</w:t>
      </w:r>
      <w:r>
        <w:rPr>
          <w:spacing w:val="-1"/>
          <w:sz w:val="24"/>
        </w:rPr>
        <w:t xml:space="preserve"> </w:t>
      </w:r>
      <w:r>
        <w:rPr>
          <w:sz w:val="24"/>
        </w:rPr>
        <w:t>dynamics,</w:t>
      </w:r>
      <w:r>
        <w:rPr>
          <w:spacing w:val="5"/>
          <w:sz w:val="24"/>
        </w:rPr>
        <w:t xml:space="preserve"> </w:t>
      </w:r>
      <w:r>
        <w:rPr>
          <w:sz w:val="24"/>
        </w:rPr>
        <w:t>future</w:t>
      </w:r>
      <w:r>
        <w:rPr>
          <w:spacing w:val="-2"/>
          <w:sz w:val="24"/>
        </w:rPr>
        <w:t xml:space="preserve"> </w:t>
      </w:r>
      <w:r>
        <w:rPr>
          <w:sz w:val="24"/>
        </w:rPr>
        <w:t>work</w:t>
      </w:r>
      <w:r>
        <w:rPr>
          <w:spacing w:val="-1"/>
          <w:sz w:val="24"/>
        </w:rPr>
        <w:t xml:space="preserve"> </w:t>
      </w:r>
      <w:r>
        <w:rPr>
          <w:spacing w:val="-5"/>
          <w:sz w:val="24"/>
        </w:rPr>
        <w:t>may</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require</w:t>
      </w:r>
      <w:r>
        <w:rPr>
          <w:spacing w:val="-1"/>
          <w:sz w:val="24"/>
        </w:rPr>
        <w:t xml:space="preserve"> </w:t>
      </w:r>
      <w:r>
        <w:rPr>
          <w:sz w:val="24"/>
        </w:rPr>
        <w:t>complementing</w:t>
      </w:r>
      <w:r>
        <w:rPr>
          <w:spacing w:val="-3"/>
          <w:sz w:val="24"/>
        </w:rPr>
        <w:t xml:space="preserve"> </w:t>
      </w:r>
      <w:r>
        <w:rPr>
          <w:sz w:val="24"/>
        </w:rPr>
        <w:t>stable</w:t>
      </w:r>
      <w:r>
        <w:rPr>
          <w:spacing w:val="-1"/>
          <w:sz w:val="24"/>
        </w:rPr>
        <w:t xml:space="preserve"> </w:t>
      </w:r>
      <w:r>
        <w:rPr>
          <w:sz w:val="24"/>
        </w:rPr>
        <w:t>isotope</w:t>
      </w:r>
      <w:r>
        <w:rPr>
          <w:spacing w:val="-2"/>
          <w:sz w:val="24"/>
        </w:rPr>
        <w:t xml:space="preserve"> </w:t>
      </w:r>
      <w:r>
        <w:rPr>
          <w:sz w:val="24"/>
        </w:rPr>
        <w:t>analysis</w:t>
      </w:r>
      <w:r>
        <w:rPr>
          <w:spacing w:val="-1"/>
          <w:sz w:val="24"/>
        </w:rPr>
        <w:t xml:space="preserve"> </w:t>
      </w:r>
      <w:r>
        <w:rPr>
          <w:sz w:val="24"/>
        </w:rPr>
        <w:t>with</w:t>
      </w:r>
      <w:r>
        <w:rPr>
          <w:spacing w:val="-1"/>
          <w:sz w:val="24"/>
        </w:rPr>
        <w:t xml:space="preserve"> </w:t>
      </w:r>
      <w:r>
        <w:rPr>
          <w:sz w:val="24"/>
        </w:rPr>
        <w:t>field</w:t>
      </w:r>
      <w:r>
        <w:rPr>
          <w:spacing w:val="-1"/>
          <w:sz w:val="24"/>
        </w:rPr>
        <w:t xml:space="preserve"> </w:t>
      </w:r>
      <w:r>
        <w:rPr>
          <w:sz w:val="24"/>
        </w:rPr>
        <w:t>observations</w:t>
      </w:r>
      <w:r>
        <w:rPr>
          <w:spacing w:val="-1"/>
          <w:sz w:val="24"/>
        </w:rPr>
        <w:t xml:space="preserve"> </w:t>
      </w:r>
      <w:r>
        <w:rPr>
          <w:sz w:val="24"/>
        </w:rPr>
        <w:t>of</w:t>
      </w:r>
      <w:r>
        <w:rPr>
          <w:spacing w:val="-1"/>
          <w:sz w:val="24"/>
        </w:rPr>
        <w:t xml:space="preserve"> </w:t>
      </w:r>
      <w:r>
        <w:rPr>
          <w:sz w:val="24"/>
        </w:rPr>
        <w:t>predator</w:t>
      </w:r>
      <w:r>
        <w:rPr>
          <w:spacing w:val="-1"/>
          <w:sz w:val="24"/>
        </w:rPr>
        <w:t xml:space="preserve"> </w:t>
      </w:r>
      <w:r>
        <w:rPr>
          <w:sz w:val="24"/>
        </w:rPr>
        <w:t xml:space="preserve">and </w:t>
      </w:r>
      <w:r>
        <w:rPr>
          <w:spacing w:val="-4"/>
          <w:sz w:val="24"/>
        </w:rPr>
        <w:t>pest</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populations.</w:t>
      </w:r>
      <w:r>
        <w:rPr>
          <w:spacing w:val="57"/>
          <w:sz w:val="24"/>
        </w:rPr>
        <w:t xml:space="preserve"> </w:t>
      </w:r>
      <w:r>
        <w:rPr>
          <w:sz w:val="24"/>
        </w:rPr>
        <w:t>Furthermore,</w:t>
      </w:r>
      <w:r>
        <w:rPr>
          <w:spacing w:val="-1"/>
          <w:sz w:val="24"/>
        </w:rPr>
        <w:t xml:space="preserve"> </w:t>
      </w:r>
      <w:r>
        <w:rPr>
          <w:sz w:val="24"/>
        </w:rPr>
        <w:t>future</w:t>
      </w:r>
      <w:r>
        <w:rPr>
          <w:spacing w:val="-1"/>
          <w:sz w:val="24"/>
        </w:rPr>
        <w:t xml:space="preserve"> </w:t>
      </w:r>
      <w:r>
        <w:rPr>
          <w:sz w:val="24"/>
        </w:rPr>
        <w:t>work</w:t>
      </w:r>
      <w:r>
        <w:rPr>
          <w:spacing w:val="-1"/>
          <w:sz w:val="24"/>
        </w:rPr>
        <w:t xml:space="preserve"> </w:t>
      </w:r>
      <w:r>
        <w:rPr>
          <w:sz w:val="24"/>
        </w:rPr>
        <w:t>may</w:t>
      </w:r>
      <w:r>
        <w:rPr>
          <w:spacing w:val="-5"/>
          <w:sz w:val="24"/>
        </w:rPr>
        <w:t xml:space="preserve"> </w:t>
      </w:r>
      <w:r>
        <w:rPr>
          <w:sz w:val="24"/>
        </w:rPr>
        <w:t>examine</w:t>
      </w:r>
      <w:r>
        <w:rPr>
          <w:spacing w:val="-2"/>
          <w:sz w:val="24"/>
        </w:rPr>
        <w:t xml:space="preserve"> </w:t>
      </w:r>
      <w:r>
        <w:rPr>
          <w:sz w:val="24"/>
        </w:rPr>
        <w:t>crop damage</w:t>
      </w:r>
      <w:r>
        <w:rPr>
          <w:spacing w:val="-2"/>
          <w:sz w:val="24"/>
        </w:rPr>
        <w:t xml:space="preserve"> </w:t>
      </w:r>
      <w:r>
        <w:rPr>
          <w:sz w:val="24"/>
        </w:rPr>
        <w:t>and</w:t>
      </w:r>
      <w:r>
        <w:rPr>
          <w:spacing w:val="3"/>
          <w:sz w:val="24"/>
        </w:rPr>
        <w:t xml:space="preserve"> </w:t>
      </w:r>
      <w:r>
        <w:rPr>
          <w:sz w:val="24"/>
        </w:rPr>
        <w:t xml:space="preserve">production to reveal </w:t>
      </w:r>
      <w:r>
        <w:rPr>
          <w:spacing w:val="-5"/>
          <w:sz w:val="24"/>
        </w:rPr>
        <w:t>the</w:t>
      </w:r>
    </w:p>
    <w:p>
      <w:pPr>
        <w:pStyle w:val="6"/>
      </w:pPr>
    </w:p>
    <w:p>
      <w:pPr>
        <w:pStyle w:val="10"/>
        <w:numPr>
          <w:ilvl w:val="0"/>
          <w:numId w:val="33"/>
        </w:numPr>
        <w:tabs>
          <w:tab w:val="left" w:pos="1440"/>
        </w:tabs>
        <w:spacing w:before="1" w:after="0" w:line="240" w:lineRule="auto"/>
        <w:ind w:left="1440" w:right="0" w:hanging="720"/>
        <w:jc w:val="left"/>
        <w:rPr>
          <w:sz w:val="24"/>
        </w:rPr>
      </w:pPr>
      <w:r>
        <w:rPr>
          <w:sz w:val="24"/>
        </w:rPr>
        <w:t>effect</w:t>
      </w:r>
      <w:r>
        <w:rPr>
          <w:spacing w:val="-1"/>
          <w:sz w:val="24"/>
        </w:rPr>
        <w:t xml:space="preserve"> </w:t>
      </w:r>
      <w:r>
        <w:rPr>
          <w:sz w:val="24"/>
        </w:rPr>
        <w:t>of</w:t>
      </w:r>
      <w:r>
        <w:rPr>
          <w:spacing w:val="-1"/>
          <w:sz w:val="24"/>
        </w:rPr>
        <w:t xml:space="preserve"> </w:t>
      </w:r>
      <w:r>
        <w:rPr>
          <w:sz w:val="24"/>
        </w:rPr>
        <w:t>GAPs</w:t>
      </w:r>
      <w:r>
        <w:rPr>
          <w:spacing w:val="-1"/>
          <w:sz w:val="24"/>
        </w:rPr>
        <w:t xml:space="preserve"> </w:t>
      </w:r>
      <w:r>
        <w:rPr>
          <w:sz w:val="24"/>
        </w:rPr>
        <w:t>on</w:t>
      </w:r>
      <w:r>
        <w:rPr>
          <w:spacing w:val="-1"/>
          <w:sz w:val="24"/>
        </w:rPr>
        <w:t xml:space="preserve"> </w:t>
      </w:r>
      <w:r>
        <w:rPr>
          <w:sz w:val="24"/>
        </w:rPr>
        <w:t>pest</w:t>
      </w:r>
      <w:r>
        <w:rPr>
          <w:spacing w:val="-1"/>
          <w:sz w:val="24"/>
        </w:rPr>
        <w:t xml:space="preserve"> </w:t>
      </w:r>
      <w:r>
        <w:rPr>
          <w:sz w:val="24"/>
        </w:rPr>
        <w:t>control</w:t>
      </w:r>
      <w:r>
        <w:rPr>
          <w:spacing w:val="-1"/>
          <w:sz w:val="24"/>
        </w:rPr>
        <w:t xml:space="preserve"> </w:t>
      </w:r>
      <w:r>
        <w:rPr>
          <w:sz w:val="24"/>
        </w:rPr>
        <w:t>and</w:t>
      </w:r>
      <w:r>
        <w:rPr>
          <w:spacing w:val="-1"/>
          <w:sz w:val="24"/>
        </w:rPr>
        <w:t xml:space="preserve"> </w:t>
      </w:r>
      <w:r>
        <w:rPr>
          <w:sz w:val="24"/>
        </w:rPr>
        <w:t>crop</w:t>
      </w:r>
      <w:r>
        <w:rPr>
          <w:spacing w:val="-1"/>
          <w:sz w:val="24"/>
        </w:rPr>
        <w:t xml:space="preserve"> </w:t>
      </w:r>
      <w:r>
        <w:rPr>
          <w:sz w:val="24"/>
        </w:rPr>
        <w:t>performance.</w:t>
      </w:r>
      <w:r>
        <w:rPr>
          <w:spacing w:val="59"/>
          <w:sz w:val="24"/>
        </w:rPr>
        <w:t xml:space="preserve"> </w:t>
      </w:r>
      <w:r>
        <w:rPr>
          <w:sz w:val="24"/>
        </w:rPr>
        <w:t>Second,</w:t>
      </w:r>
      <w:r>
        <w:rPr>
          <w:spacing w:val="-1"/>
          <w:sz w:val="24"/>
        </w:rPr>
        <w:t xml:space="preserve"> </w:t>
      </w:r>
      <w:r>
        <w:rPr>
          <w:sz w:val="24"/>
        </w:rPr>
        <w:t>while</w:t>
      </w:r>
      <w:r>
        <w:rPr>
          <w:spacing w:val="-1"/>
          <w:sz w:val="24"/>
        </w:rPr>
        <w:t xml:space="preserve"> </w:t>
      </w:r>
      <w:r>
        <w:rPr>
          <w:sz w:val="24"/>
        </w:rPr>
        <w:t>intra-guild</w:t>
      </w:r>
      <w:r>
        <w:rPr>
          <w:spacing w:val="-1"/>
          <w:sz w:val="24"/>
        </w:rPr>
        <w:t xml:space="preserve"> </w:t>
      </w:r>
      <w:r>
        <w:rPr>
          <w:spacing w:val="-2"/>
          <w:sz w:val="24"/>
        </w:rPr>
        <w:t>predation</w:t>
      </w:r>
    </w:p>
    <w:p>
      <w:pPr>
        <w:pStyle w:val="10"/>
        <w:numPr>
          <w:ilvl w:val="0"/>
          <w:numId w:val="33"/>
        </w:numPr>
        <w:tabs>
          <w:tab w:val="left" w:pos="1440"/>
        </w:tabs>
        <w:spacing w:before="276" w:after="0" w:line="240" w:lineRule="auto"/>
        <w:ind w:left="1440" w:right="0" w:hanging="720"/>
        <w:jc w:val="left"/>
        <w:rPr>
          <w:sz w:val="24"/>
        </w:rPr>
      </w:pPr>
      <w:r>
        <w:rPr>
          <w:sz w:val="24"/>
        </w:rPr>
        <w:t>potentially</w:t>
      </w:r>
      <w:r>
        <w:rPr>
          <w:spacing w:val="-8"/>
          <w:sz w:val="24"/>
        </w:rPr>
        <w:t xml:space="preserve"> </w:t>
      </w:r>
      <w:r>
        <w:rPr>
          <w:sz w:val="24"/>
        </w:rPr>
        <w:t>influences the</w:t>
      </w:r>
      <w:r>
        <w:rPr>
          <w:spacing w:val="1"/>
          <w:sz w:val="24"/>
        </w:rPr>
        <w:t xml:space="preserve"> </w:t>
      </w:r>
      <w:r>
        <w:rPr>
          <w:sz w:val="24"/>
        </w:rPr>
        <w:t>pest control by</w:t>
      </w:r>
      <w:r>
        <w:rPr>
          <w:spacing w:val="-4"/>
          <w:sz w:val="24"/>
        </w:rPr>
        <w:t xml:space="preserve"> </w:t>
      </w:r>
      <w:r>
        <w:rPr>
          <w:sz w:val="24"/>
        </w:rPr>
        <w:t>GAPs</w:t>
      </w:r>
      <w:r>
        <w:rPr>
          <w:spacing w:val="1"/>
          <w:sz w:val="24"/>
        </w:rPr>
        <w:t xml:space="preserve"> </w:t>
      </w:r>
      <w:r>
        <w:rPr>
          <w:sz w:val="24"/>
        </w:rPr>
        <w:t xml:space="preserve">(Straub </w:t>
      </w:r>
      <w:r>
        <w:rPr>
          <w:i/>
          <w:sz w:val="24"/>
        </w:rPr>
        <w:t>et al.</w:t>
      </w:r>
      <w:r>
        <w:rPr>
          <w:sz w:val="24"/>
        </w:rPr>
        <w:t>, 2008;</w:t>
      </w:r>
      <w:r>
        <w:rPr>
          <w:spacing w:val="-1"/>
          <w:sz w:val="24"/>
        </w:rPr>
        <w:t xml:space="preserve"> </w:t>
      </w:r>
      <w:r>
        <w:rPr>
          <w:sz w:val="24"/>
        </w:rPr>
        <w:t>Michalko</w:t>
      </w:r>
      <w:r>
        <w:rPr>
          <w:spacing w:val="1"/>
          <w:sz w:val="24"/>
        </w:rPr>
        <w:t xml:space="preserve"> </w:t>
      </w:r>
      <w:r>
        <w:rPr>
          <w:i/>
          <w:sz w:val="24"/>
        </w:rPr>
        <w:t>et al.</w:t>
      </w:r>
      <w:r>
        <w:rPr>
          <w:sz w:val="24"/>
        </w:rPr>
        <w:t xml:space="preserve">, 2019), </w:t>
      </w:r>
      <w:r>
        <w:rPr>
          <w:spacing w:val="-5"/>
          <w:sz w:val="24"/>
        </w:rPr>
        <w:t>it</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was</w:t>
      </w:r>
      <w:r>
        <w:rPr>
          <w:spacing w:val="-3"/>
          <w:sz w:val="24"/>
        </w:rPr>
        <w:t xml:space="preserve"> </w:t>
      </w:r>
      <w:r>
        <w:rPr>
          <w:sz w:val="24"/>
        </w:rPr>
        <w:t>not</w:t>
      </w:r>
      <w:r>
        <w:rPr>
          <w:spacing w:val="-1"/>
          <w:sz w:val="24"/>
        </w:rPr>
        <w:t xml:space="preserve"> </w:t>
      </w:r>
      <w:r>
        <w:rPr>
          <w:sz w:val="24"/>
        </w:rPr>
        <w:t>quantified in</w:t>
      </w:r>
      <w:r>
        <w:rPr>
          <w:spacing w:val="-1"/>
          <w:sz w:val="24"/>
        </w:rPr>
        <w:t xml:space="preserve"> </w:t>
      </w:r>
      <w:r>
        <w:rPr>
          <w:sz w:val="24"/>
        </w:rPr>
        <w:t>our</w:t>
      </w:r>
      <w:r>
        <w:rPr>
          <w:spacing w:val="1"/>
          <w:sz w:val="24"/>
        </w:rPr>
        <w:t xml:space="preserve"> </w:t>
      </w:r>
      <w:r>
        <w:rPr>
          <w:sz w:val="24"/>
        </w:rPr>
        <w:t>diet</w:t>
      </w:r>
      <w:r>
        <w:rPr>
          <w:spacing w:val="-1"/>
          <w:sz w:val="24"/>
        </w:rPr>
        <w:t xml:space="preserve"> </w:t>
      </w:r>
      <w:r>
        <w:rPr>
          <w:sz w:val="24"/>
        </w:rPr>
        <w:t>composition analysis</w:t>
      </w:r>
      <w:r>
        <w:rPr>
          <w:spacing w:val="1"/>
          <w:sz w:val="24"/>
        </w:rPr>
        <w:t xml:space="preserve"> </w:t>
      </w:r>
      <w:r>
        <w:rPr>
          <w:sz w:val="24"/>
        </w:rPr>
        <w:t>due</w:t>
      </w:r>
      <w:r>
        <w:rPr>
          <w:spacing w:val="-2"/>
          <w:sz w:val="24"/>
        </w:rPr>
        <w:t xml:space="preserve"> </w:t>
      </w:r>
      <w:r>
        <w:rPr>
          <w:sz w:val="24"/>
        </w:rPr>
        <w:t>to the</w:t>
      </w:r>
      <w:r>
        <w:rPr>
          <w:spacing w:val="-2"/>
          <w:sz w:val="24"/>
        </w:rPr>
        <w:t xml:space="preserve"> </w:t>
      </w:r>
      <w:r>
        <w:rPr>
          <w:sz w:val="24"/>
        </w:rPr>
        <w:t>limitation of</w:t>
      </w:r>
      <w:r>
        <w:rPr>
          <w:spacing w:val="57"/>
          <w:sz w:val="24"/>
        </w:rPr>
        <w:t xml:space="preserve"> </w:t>
      </w:r>
      <w:r>
        <w:rPr>
          <w:sz w:val="24"/>
        </w:rPr>
        <w:t>stable</w:t>
      </w:r>
      <w:r>
        <w:rPr>
          <w:spacing w:val="-2"/>
          <w:sz w:val="24"/>
        </w:rPr>
        <w:t xml:space="preserve"> </w:t>
      </w:r>
      <w:r>
        <w:rPr>
          <w:sz w:val="24"/>
        </w:rPr>
        <w:t>isotope</w:t>
      </w:r>
      <w:r>
        <w:rPr>
          <w:spacing w:val="-1"/>
          <w:sz w:val="24"/>
        </w:rPr>
        <w:t xml:space="preserve"> </w:t>
      </w:r>
      <w:r>
        <w:rPr>
          <w:spacing w:val="-2"/>
          <w:sz w:val="24"/>
        </w:rPr>
        <w:t>mixing</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 xml:space="preserve">models (Hsu </w:t>
      </w:r>
      <w:r>
        <w:rPr>
          <w:i/>
          <w:sz w:val="24"/>
        </w:rPr>
        <w:t>et al.</w:t>
      </w:r>
      <w:r>
        <w:rPr>
          <w:sz w:val="24"/>
        </w:rPr>
        <w:t>, 2021).</w:t>
      </w:r>
      <w:r>
        <w:rPr>
          <w:spacing w:val="60"/>
          <w:sz w:val="24"/>
        </w:rPr>
        <w:t xml:space="preserve"> </w:t>
      </w:r>
      <w:r>
        <w:rPr>
          <w:sz w:val="24"/>
        </w:rPr>
        <w:t>However, this may</w:t>
      </w:r>
      <w:r>
        <w:rPr>
          <w:spacing w:val="-4"/>
          <w:sz w:val="24"/>
        </w:rPr>
        <w:t xml:space="preserve"> </w:t>
      </w:r>
      <w:r>
        <w:rPr>
          <w:sz w:val="24"/>
        </w:rPr>
        <w:t>not</w:t>
      </w:r>
      <w:r>
        <w:rPr>
          <w:spacing w:val="2"/>
          <w:sz w:val="24"/>
        </w:rPr>
        <w:t xml:space="preserve"> </w:t>
      </w:r>
      <w:r>
        <w:rPr>
          <w:sz w:val="24"/>
        </w:rPr>
        <w:t>be</w:t>
      </w:r>
      <w:r>
        <w:rPr>
          <w:spacing w:val="-1"/>
          <w:sz w:val="24"/>
        </w:rPr>
        <w:t xml:space="preserve"> </w:t>
      </w:r>
      <w:r>
        <w:rPr>
          <w:sz w:val="24"/>
        </w:rPr>
        <w:t>a</w:t>
      </w:r>
      <w:r>
        <w:rPr>
          <w:spacing w:val="-1"/>
          <w:sz w:val="24"/>
        </w:rPr>
        <w:t xml:space="preserve"> </w:t>
      </w:r>
      <w:r>
        <w:rPr>
          <w:sz w:val="24"/>
        </w:rPr>
        <w:t>major</w:t>
      </w:r>
      <w:r>
        <w:rPr>
          <w:spacing w:val="-1"/>
          <w:sz w:val="24"/>
        </w:rPr>
        <w:t xml:space="preserve"> </w:t>
      </w:r>
      <w:r>
        <w:rPr>
          <w:sz w:val="24"/>
        </w:rPr>
        <w:t>concern</w:t>
      </w:r>
      <w:r>
        <w:rPr>
          <w:spacing w:val="1"/>
          <w:sz w:val="24"/>
        </w:rPr>
        <w:t xml:space="preserve"> </w:t>
      </w:r>
      <w:r>
        <w:rPr>
          <w:sz w:val="24"/>
        </w:rPr>
        <w:t>in our study</w:t>
      </w:r>
      <w:r>
        <w:rPr>
          <w:spacing w:val="-4"/>
          <w:sz w:val="24"/>
        </w:rPr>
        <w:t xml:space="preserve"> </w:t>
      </w:r>
      <w:r>
        <w:rPr>
          <w:sz w:val="24"/>
        </w:rPr>
        <w:t xml:space="preserve">because </w:t>
      </w:r>
      <w:r>
        <w:rPr>
          <w:spacing w:val="-4"/>
          <w:sz w:val="24"/>
        </w:rPr>
        <w:t>rice</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plants</w:t>
      </w:r>
      <w:r>
        <w:rPr>
          <w:spacing w:val="-3"/>
          <w:sz w:val="24"/>
        </w:rPr>
        <w:t xml:space="preserve"> </w:t>
      </w:r>
      <w:r>
        <w:rPr>
          <w:sz w:val="24"/>
        </w:rPr>
        <w:t>grow</w:t>
      </w:r>
      <w:r>
        <w:rPr>
          <w:spacing w:val="-2"/>
          <w:sz w:val="24"/>
        </w:rPr>
        <w:t xml:space="preserve"> </w:t>
      </w:r>
      <w:r>
        <w:rPr>
          <w:sz w:val="24"/>
        </w:rPr>
        <w:t>in dense</w:t>
      </w:r>
      <w:r>
        <w:rPr>
          <w:spacing w:val="-1"/>
          <w:sz w:val="24"/>
        </w:rPr>
        <w:t xml:space="preserve"> </w:t>
      </w:r>
      <w:r>
        <w:rPr>
          <w:sz w:val="24"/>
        </w:rPr>
        <w:t>clumps and form</w:t>
      </w:r>
      <w:r>
        <w:rPr>
          <w:spacing w:val="-1"/>
          <w:sz w:val="24"/>
        </w:rPr>
        <w:t xml:space="preserve"> </w:t>
      </w:r>
      <w:r>
        <w:rPr>
          <w:sz w:val="24"/>
        </w:rPr>
        <w:t>a</w:t>
      </w:r>
      <w:r>
        <w:rPr>
          <w:spacing w:val="-1"/>
          <w:sz w:val="24"/>
        </w:rPr>
        <w:t xml:space="preserve"> </w:t>
      </w:r>
      <w:r>
        <w:rPr>
          <w:sz w:val="24"/>
        </w:rPr>
        <w:t>complex</w:t>
      </w:r>
      <w:r>
        <w:rPr>
          <w:spacing w:val="2"/>
          <w:sz w:val="24"/>
        </w:rPr>
        <w:t xml:space="preserve"> </w:t>
      </w:r>
      <w:r>
        <w:rPr>
          <w:sz w:val="24"/>
        </w:rPr>
        <w:t>structure</w:t>
      </w:r>
      <w:r>
        <w:rPr>
          <w:spacing w:val="-2"/>
          <w:sz w:val="24"/>
        </w:rPr>
        <w:t xml:space="preserve"> </w:t>
      </w:r>
      <w:r>
        <w:rPr>
          <w:sz w:val="24"/>
        </w:rPr>
        <w:t>that could substantially</w:t>
      </w:r>
      <w:r>
        <w:rPr>
          <w:spacing w:val="-4"/>
          <w:sz w:val="24"/>
        </w:rPr>
        <w:t xml:space="preserve"> </w:t>
      </w:r>
      <w:r>
        <w:rPr>
          <w:sz w:val="24"/>
        </w:rPr>
        <w:t>relax</w:t>
      </w:r>
      <w:r>
        <w:rPr>
          <w:spacing w:val="1"/>
          <w:sz w:val="24"/>
        </w:rPr>
        <w:t xml:space="preserve"> </w:t>
      </w:r>
      <w:r>
        <w:rPr>
          <w:spacing w:val="-2"/>
          <w:sz w:val="24"/>
        </w:rPr>
        <w:t>intra-</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guild</w:t>
      </w:r>
      <w:r>
        <w:rPr>
          <w:spacing w:val="-1"/>
          <w:sz w:val="24"/>
        </w:rPr>
        <w:t xml:space="preserve"> </w:t>
      </w:r>
      <w:r>
        <w:rPr>
          <w:sz w:val="24"/>
        </w:rPr>
        <w:t>predation</w:t>
      </w:r>
      <w:r>
        <w:rPr>
          <w:spacing w:val="-1"/>
          <w:sz w:val="24"/>
        </w:rPr>
        <w:t xml:space="preserve"> </w:t>
      </w:r>
      <w:r>
        <w:rPr>
          <w:sz w:val="24"/>
        </w:rPr>
        <w:t>pressure (Finke</w:t>
      </w:r>
      <w:r>
        <w:rPr>
          <w:spacing w:val="-1"/>
          <w:sz w:val="24"/>
        </w:rPr>
        <w:t xml:space="preserve"> </w:t>
      </w:r>
      <w:r>
        <w:rPr>
          <w:sz w:val="24"/>
        </w:rPr>
        <w:t>and Denno,</w:t>
      </w:r>
      <w:r>
        <w:rPr>
          <w:spacing w:val="-1"/>
          <w:sz w:val="24"/>
        </w:rPr>
        <w:t xml:space="preserve"> </w:t>
      </w:r>
      <w:r>
        <w:rPr>
          <w:sz w:val="24"/>
        </w:rPr>
        <w:t xml:space="preserve">2006; Janssen </w:t>
      </w:r>
      <w:r>
        <w:rPr>
          <w:i/>
          <w:sz w:val="24"/>
        </w:rPr>
        <w:t>et</w:t>
      </w:r>
      <w:r>
        <w:rPr>
          <w:i/>
          <w:spacing w:val="-1"/>
          <w:sz w:val="24"/>
        </w:rPr>
        <w:t xml:space="preserve"> </w:t>
      </w:r>
      <w:r>
        <w:rPr>
          <w:i/>
          <w:sz w:val="24"/>
        </w:rPr>
        <w:t>al.</w:t>
      </w:r>
      <w:r>
        <w:rPr>
          <w:sz w:val="24"/>
        </w:rPr>
        <w:t>,</w:t>
      </w:r>
      <w:r>
        <w:rPr>
          <w:spacing w:val="-1"/>
          <w:sz w:val="24"/>
        </w:rPr>
        <w:t xml:space="preserve"> </w:t>
      </w:r>
      <w:r>
        <w:rPr>
          <w:sz w:val="24"/>
        </w:rPr>
        <w:t>2007).</w:t>
      </w:r>
      <w:r>
        <w:rPr>
          <w:spacing w:val="58"/>
          <w:sz w:val="24"/>
        </w:rPr>
        <w:t xml:space="preserve"> </w:t>
      </w:r>
      <w:r>
        <w:rPr>
          <w:sz w:val="24"/>
        </w:rPr>
        <w:t>Regardless,</w:t>
      </w:r>
      <w:r>
        <w:rPr>
          <w:spacing w:val="-1"/>
          <w:sz w:val="24"/>
        </w:rPr>
        <w:t xml:space="preserve"> </w:t>
      </w:r>
      <w:r>
        <w:rPr>
          <w:sz w:val="24"/>
        </w:rPr>
        <w:t>we</w:t>
      </w:r>
      <w:r>
        <w:rPr>
          <w:spacing w:val="-1"/>
          <w:sz w:val="24"/>
        </w:rPr>
        <w:t xml:space="preserve"> </w:t>
      </w:r>
      <w:r>
        <w:rPr>
          <w:spacing w:val="-2"/>
          <w:sz w:val="24"/>
        </w:rPr>
        <w:t>caution</w:t>
      </w:r>
    </w:p>
    <w:p>
      <w:pPr>
        <w:pStyle w:val="6"/>
      </w:pPr>
    </w:p>
    <w:p>
      <w:pPr>
        <w:pStyle w:val="10"/>
        <w:numPr>
          <w:ilvl w:val="0"/>
          <w:numId w:val="33"/>
        </w:numPr>
        <w:tabs>
          <w:tab w:val="left" w:pos="1440"/>
        </w:tabs>
        <w:spacing w:before="0" w:after="0" w:line="240" w:lineRule="auto"/>
        <w:ind w:left="1440" w:right="0" w:hanging="720"/>
        <w:jc w:val="left"/>
        <w:rPr>
          <w:sz w:val="24"/>
        </w:rPr>
      </w:pPr>
      <w:r>
        <w:rPr>
          <w:sz w:val="24"/>
        </w:rPr>
        <w:t>that</w:t>
      </w:r>
      <w:r>
        <w:rPr>
          <w:spacing w:val="-1"/>
          <w:sz w:val="24"/>
        </w:rPr>
        <w:t xml:space="preserve"> </w:t>
      </w:r>
      <w:r>
        <w:rPr>
          <w:sz w:val="24"/>
        </w:rPr>
        <w:t>our</w:t>
      </w:r>
      <w:r>
        <w:rPr>
          <w:spacing w:val="-2"/>
          <w:sz w:val="24"/>
        </w:rPr>
        <w:t xml:space="preserve"> </w:t>
      </w:r>
      <w:r>
        <w:rPr>
          <w:sz w:val="24"/>
        </w:rPr>
        <w:t>diet</w:t>
      </w:r>
      <w:r>
        <w:rPr>
          <w:spacing w:val="-1"/>
          <w:sz w:val="24"/>
        </w:rPr>
        <w:t xml:space="preserve"> </w:t>
      </w:r>
      <w:r>
        <w:rPr>
          <w:sz w:val="24"/>
        </w:rPr>
        <w:t>estimates of predators</w:t>
      </w:r>
      <w:r>
        <w:rPr>
          <w:spacing w:val="-1"/>
          <w:sz w:val="24"/>
        </w:rPr>
        <w:t xml:space="preserve"> </w:t>
      </w:r>
      <w:r>
        <w:rPr>
          <w:sz w:val="24"/>
        </w:rPr>
        <w:t>(without</w:t>
      </w:r>
      <w:r>
        <w:rPr>
          <w:spacing w:val="-1"/>
          <w:sz w:val="24"/>
        </w:rPr>
        <w:t xml:space="preserve"> </w:t>
      </w:r>
      <w:r>
        <w:rPr>
          <w:sz w:val="24"/>
        </w:rPr>
        <w:t>predator-predator</w:t>
      </w:r>
      <w:r>
        <w:rPr>
          <w:spacing w:val="-1"/>
          <w:sz w:val="24"/>
        </w:rPr>
        <w:t xml:space="preserve"> </w:t>
      </w:r>
      <w:r>
        <w:rPr>
          <w:sz w:val="24"/>
        </w:rPr>
        <w:t>interference)</w:t>
      </w:r>
      <w:r>
        <w:rPr>
          <w:spacing w:val="1"/>
          <w:sz w:val="24"/>
        </w:rPr>
        <w:t xml:space="preserve"> </w:t>
      </w:r>
      <w:r>
        <w:rPr>
          <w:sz w:val="24"/>
        </w:rPr>
        <w:t>might</w:t>
      </w:r>
      <w:r>
        <w:rPr>
          <w:spacing w:val="-1"/>
          <w:sz w:val="24"/>
        </w:rPr>
        <w:t xml:space="preserve"> </w:t>
      </w:r>
      <w:r>
        <w:rPr>
          <w:sz w:val="24"/>
        </w:rPr>
        <w:t>not</w:t>
      </w:r>
      <w:r>
        <w:rPr>
          <w:spacing w:val="-1"/>
          <w:sz w:val="24"/>
        </w:rPr>
        <w:t xml:space="preserve"> </w:t>
      </w:r>
      <w:r>
        <w:rPr>
          <w:sz w:val="24"/>
        </w:rPr>
        <w:t>apply</w:t>
      </w:r>
      <w:r>
        <w:rPr>
          <w:spacing w:val="-5"/>
          <w:sz w:val="24"/>
        </w:rPr>
        <w:t xml:space="preserve"> to</w:t>
      </w:r>
    </w:p>
    <w:p>
      <w:pPr>
        <w:pStyle w:val="6"/>
        <w:spacing w:before="3"/>
        <w:rPr>
          <w:sz w:val="16"/>
        </w:rPr>
      </w:pPr>
    </w:p>
    <w:p>
      <w:pPr>
        <w:spacing w:after="0"/>
        <w:rPr>
          <w:sz w:val="16"/>
        </w:rPr>
        <w:sectPr>
          <w:type w:val="continuous"/>
          <w:pgSz w:w="12240" w:h="15840"/>
          <w:pgMar w:top="620" w:right="60" w:bottom="560" w:left="0" w:header="0" w:footer="1056" w:gutter="0"/>
          <w:cols w:space="720" w:num="1"/>
        </w:sectPr>
      </w:pPr>
    </w:p>
    <w:p>
      <w:pPr>
        <w:pStyle w:val="6"/>
        <w:spacing w:before="90"/>
        <w:ind w:left="720"/>
      </w:pPr>
      <w:r>
        <w:rPr>
          <w:spacing w:val="-5"/>
        </w:rPr>
        <w:t>385</w:t>
      </w:r>
    </w:p>
    <w:p>
      <w:pPr>
        <w:pStyle w:val="6"/>
        <w:spacing w:before="276"/>
        <w:ind w:left="720"/>
      </w:pPr>
      <w:r>
        <w:rPr>
          <w:spacing w:val="-5"/>
        </w:rPr>
        <w:t>386</w:t>
      </w:r>
    </w:p>
    <w:p>
      <w:pPr>
        <w:pStyle w:val="6"/>
        <w:spacing w:before="90"/>
        <w:ind w:left="320"/>
      </w:pPr>
      <w:r>
        <w:br w:type="column"/>
      </w:r>
      <w:r>
        <w:t>systems</w:t>
      </w:r>
      <w:r>
        <w:rPr>
          <w:spacing w:val="-2"/>
        </w:rPr>
        <w:t xml:space="preserve"> </w:t>
      </w:r>
      <w:r>
        <w:t>where</w:t>
      </w:r>
      <w:r>
        <w:rPr>
          <w:spacing w:val="-3"/>
        </w:rPr>
        <w:t xml:space="preserve"> </w:t>
      </w:r>
      <w:r>
        <w:t>intra-guild</w:t>
      </w:r>
      <w:r>
        <w:rPr>
          <w:spacing w:val="-2"/>
        </w:rPr>
        <w:t xml:space="preserve"> </w:t>
      </w:r>
      <w:r>
        <w:t>predation</w:t>
      </w:r>
      <w:r>
        <w:rPr>
          <w:spacing w:val="-1"/>
        </w:rPr>
        <w:t xml:space="preserve"> </w:t>
      </w:r>
      <w:r>
        <w:rPr>
          <w:spacing w:val="-2"/>
        </w:rPr>
        <w:t>prevails.</w:t>
      </w:r>
    </w:p>
    <w:p>
      <w:pPr>
        <w:spacing w:after="0"/>
        <w:sectPr>
          <w:type w:val="continuous"/>
          <w:pgSz w:w="12240" w:h="15840"/>
          <w:pgMar w:top="620" w:right="60" w:bottom="560" w:left="0" w:header="0" w:footer="1056" w:gutter="0"/>
          <w:cols w:equalWidth="0" w:num="2">
            <w:col w:w="1081" w:space="40"/>
            <w:col w:w="11059"/>
          </w:cols>
        </w:sectPr>
      </w:pPr>
    </w:p>
    <w:p>
      <w:pPr>
        <w:pStyle w:val="6"/>
        <w:spacing w:before="4"/>
      </w:pPr>
    </w:p>
    <w:p>
      <w:pPr>
        <w:pStyle w:val="3"/>
        <w:numPr>
          <w:ilvl w:val="0"/>
          <w:numId w:val="34"/>
        </w:numPr>
        <w:tabs>
          <w:tab w:val="left" w:pos="1440"/>
        </w:tabs>
        <w:spacing w:before="0" w:after="0" w:line="240" w:lineRule="auto"/>
        <w:ind w:left="1440" w:right="0" w:hanging="720"/>
        <w:jc w:val="left"/>
      </w:pPr>
      <w:r>
        <w:t>5.</w:t>
      </w:r>
      <w:r>
        <w:rPr>
          <w:spacing w:val="60"/>
        </w:rPr>
        <w:t xml:space="preserve"> </w:t>
      </w:r>
      <w:r>
        <w:rPr>
          <w:spacing w:val="-2"/>
        </w:rPr>
        <w:t>Conclusions</w:t>
      </w:r>
    </w:p>
    <w:p>
      <w:pPr>
        <w:spacing w:after="0" w:line="240" w:lineRule="auto"/>
        <w:jc w:val="left"/>
        <w:sectPr>
          <w:type w:val="continuous"/>
          <w:pgSz w:w="12240" w:h="15840"/>
          <w:pgMar w:top="620" w:right="60" w:bottom="560" w:left="0" w:header="0" w:footer="1056" w:gutter="0"/>
          <w:cols w:space="720" w:num="1"/>
        </w:sectPr>
      </w:pPr>
    </w:p>
    <w:p>
      <w:pPr>
        <w:pStyle w:val="10"/>
        <w:numPr>
          <w:ilvl w:val="0"/>
          <w:numId w:val="34"/>
        </w:numPr>
        <w:tabs>
          <w:tab w:val="left" w:pos="2160"/>
        </w:tabs>
        <w:spacing w:before="72" w:after="0" w:line="240" w:lineRule="auto"/>
        <w:ind w:left="2160" w:right="0" w:hanging="1440"/>
        <w:jc w:val="left"/>
        <w:rPr>
          <w:sz w:val="24"/>
        </w:rPr>
      </w:pPr>
      <w:r>
        <w:rPr>
          <w:sz w:val="24"/>
        </w:rPr>
        <w:t>While</w:t>
      </w:r>
      <w:r>
        <w:rPr>
          <w:spacing w:val="-4"/>
          <w:sz w:val="24"/>
        </w:rPr>
        <w:t xml:space="preserve"> </w:t>
      </w:r>
      <w:r>
        <w:rPr>
          <w:sz w:val="24"/>
        </w:rPr>
        <w:t>biocontrol has</w:t>
      </w:r>
      <w:r>
        <w:rPr>
          <w:spacing w:val="-1"/>
          <w:sz w:val="24"/>
        </w:rPr>
        <w:t xml:space="preserve"> </w:t>
      </w:r>
      <w:r>
        <w:rPr>
          <w:sz w:val="24"/>
        </w:rPr>
        <w:t>been recognized as</w:t>
      </w:r>
      <w:r>
        <w:rPr>
          <w:spacing w:val="-1"/>
          <w:sz w:val="24"/>
        </w:rPr>
        <w:t xml:space="preserve"> </w:t>
      </w:r>
      <w:r>
        <w:rPr>
          <w:sz w:val="24"/>
        </w:rPr>
        <w:t>a</w:t>
      </w:r>
      <w:r>
        <w:rPr>
          <w:spacing w:val="1"/>
          <w:sz w:val="24"/>
        </w:rPr>
        <w:t xml:space="preserve"> </w:t>
      </w:r>
      <w:r>
        <w:rPr>
          <w:sz w:val="24"/>
        </w:rPr>
        <w:t>valuable tool for</w:t>
      </w:r>
      <w:r>
        <w:rPr>
          <w:spacing w:val="-2"/>
          <w:sz w:val="24"/>
        </w:rPr>
        <w:t xml:space="preserve"> </w:t>
      </w:r>
      <w:r>
        <w:rPr>
          <w:sz w:val="24"/>
        </w:rPr>
        <w:t>sustainable</w:t>
      </w:r>
      <w:r>
        <w:rPr>
          <w:spacing w:val="-1"/>
          <w:sz w:val="24"/>
        </w:rPr>
        <w:t xml:space="preserve"> </w:t>
      </w:r>
      <w:r>
        <w:rPr>
          <w:spacing w:val="-2"/>
          <w:sz w:val="24"/>
        </w:rPr>
        <w:t>agriculture,</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whether</w:t>
      </w:r>
      <w:r>
        <w:rPr>
          <w:spacing w:val="-2"/>
          <w:sz w:val="24"/>
        </w:rPr>
        <w:t xml:space="preserve"> </w:t>
      </w:r>
      <w:r>
        <w:rPr>
          <w:sz w:val="24"/>
        </w:rPr>
        <w:t>generalist</w:t>
      </w:r>
      <w:r>
        <w:rPr>
          <w:spacing w:val="-2"/>
          <w:sz w:val="24"/>
        </w:rPr>
        <w:t xml:space="preserve"> </w:t>
      </w:r>
      <w:r>
        <w:rPr>
          <w:sz w:val="24"/>
        </w:rPr>
        <w:t>predators</w:t>
      </w:r>
      <w:r>
        <w:rPr>
          <w:spacing w:val="-1"/>
          <w:sz w:val="24"/>
        </w:rPr>
        <w:t xml:space="preserve"> </w:t>
      </w:r>
      <w:r>
        <w:rPr>
          <w:sz w:val="24"/>
        </w:rPr>
        <w:t>can</w:t>
      </w:r>
      <w:r>
        <w:rPr>
          <w:spacing w:val="-2"/>
          <w:sz w:val="24"/>
        </w:rPr>
        <w:t xml:space="preserve"> </w:t>
      </w:r>
      <w:r>
        <w:rPr>
          <w:sz w:val="24"/>
        </w:rPr>
        <w:t>serve</w:t>
      </w:r>
      <w:r>
        <w:rPr>
          <w:spacing w:val="-3"/>
          <w:sz w:val="24"/>
        </w:rPr>
        <w:t xml:space="preserve"> </w:t>
      </w:r>
      <w:r>
        <w:rPr>
          <w:sz w:val="24"/>
        </w:rPr>
        <w:t>as effective</w:t>
      </w:r>
      <w:r>
        <w:rPr>
          <w:spacing w:val="-1"/>
          <w:sz w:val="24"/>
        </w:rPr>
        <w:t xml:space="preserve"> </w:t>
      </w:r>
      <w:r>
        <w:rPr>
          <w:sz w:val="24"/>
        </w:rPr>
        <w:t>biocontrol</w:t>
      </w:r>
      <w:r>
        <w:rPr>
          <w:spacing w:val="-1"/>
          <w:sz w:val="24"/>
        </w:rPr>
        <w:t xml:space="preserve"> </w:t>
      </w:r>
      <w:r>
        <w:rPr>
          <w:sz w:val="24"/>
        </w:rPr>
        <w:t>agents</w:t>
      </w:r>
      <w:r>
        <w:rPr>
          <w:spacing w:val="-2"/>
          <w:sz w:val="24"/>
        </w:rPr>
        <w:t xml:space="preserve"> </w:t>
      </w:r>
      <w:r>
        <w:rPr>
          <w:sz w:val="24"/>
        </w:rPr>
        <w:t>in</w:t>
      </w:r>
      <w:r>
        <w:rPr>
          <w:spacing w:val="-1"/>
          <w:sz w:val="24"/>
        </w:rPr>
        <w:t xml:space="preserve"> </w:t>
      </w:r>
      <w:r>
        <w:rPr>
          <w:sz w:val="24"/>
        </w:rPr>
        <w:t>pest</w:t>
      </w:r>
      <w:r>
        <w:rPr>
          <w:spacing w:val="-2"/>
          <w:sz w:val="24"/>
        </w:rPr>
        <w:t xml:space="preserve"> </w:t>
      </w:r>
      <w:r>
        <w:rPr>
          <w:sz w:val="24"/>
        </w:rPr>
        <w:t>management</w:t>
      </w:r>
      <w:r>
        <w:rPr>
          <w:spacing w:val="-1"/>
          <w:sz w:val="24"/>
        </w:rPr>
        <w:t xml:space="preserve"> </w:t>
      </w:r>
      <w:r>
        <w:rPr>
          <w:spacing w:val="-2"/>
          <w:sz w:val="24"/>
        </w:rPr>
        <w:t>remains</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unclear.</w:t>
      </w:r>
      <w:r>
        <w:rPr>
          <w:spacing w:val="57"/>
          <w:sz w:val="24"/>
        </w:rPr>
        <w:t xml:space="preserve"> </w:t>
      </w:r>
      <w:r>
        <w:rPr>
          <w:sz w:val="24"/>
        </w:rPr>
        <w:t>Our</w:t>
      </w:r>
      <w:r>
        <w:rPr>
          <w:spacing w:val="1"/>
          <w:sz w:val="24"/>
        </w:rPr>
        <w:t xml:space="preserve"> </w:t>
      </w:r>
      <w:r>
        <w:rPr>
          <w:sz w:val="24"/>
        </w:rPr>
        <w:t>study</w:t>
      </w:r>
      <w:r>
        <w:rPr>
          <w:spacing w:val="-5"/>
          <w:sz w:val="24"/>
        </w:rPr>
        <w:t xml:space="preserve"> </w:t>
      </w:r>
      <w:r>
        <w:rPr>
          <w:sz w:val="24"/>
        </w:rPr>
        <w:t>helps</w:t>
      </w:r>
      <w:r>
        <w:rPr>
          <w:spacing w:val="3"/>
          <w:sz w:val="24"/>
        </w:rPr>
        <w:t xml:space="preserve"> </w:t>
      </w:r>
      <w:r>
        <w:rPr>
          <w:sz w:val="24"/>
        </w:rPr>
        <w:t>solve</w:t>
      </w:r>
      <w:r>
        <w:rPr>
          <w:spacing w:val="-1"/>
          <w:sz w:val="24"/>
        </w:rPr>
        <w:t xml:space="preserve"> </w:t>
      </w:r>
      <w:r>
        <w:rPr>
          <w:sz w:val="24"/>
        </w:rPr>
        <w:t>this</w:t>
      </w:r>
      <w:r>
        <w:rPr>
          <w:spacing w:val="1"/>
          <w:sz w:val="24"/>
        </w:rPr>
        <w:t xml:space="preserve"> </w:t>
      </w:r>
      <w:r>
        <w:rPr>
          <w:sz w:val="24"/>
        </w:rPr>
        <w:t>long-standing</w:t>
      </w:r>
      <w:r>
        <w:rPr>
          <w:spacing w:val="-1"/>
          <w:sz w:val="24"/>
        </w:rPr>
        <w:t xml:space="preserve"> </w:t>
      </w:r>
      <w:r>
        <w:rPr>
          <w:sz w:val="24"/>
        </w:rPr>
        <w:t>puzzle by</w:t>
      </w:r>
      <w:r>
        <w:rPr>
          <w:spacing w:val="-5"/>
          <w:sz w:val="24"/>
        </w:rPr>
        <w:t xml:space="preserve"> </w:t>
      </w:r>
      <w:r>
        <w:rPr>
          <w:sz w:val="24"/>
        </w:rPr>
        <w:t>using</w:t>
      </w:r>
      <w:r>
        <w:rPr>
          <w:spacing w:val="-3"/>
          <w:sz w:val="24"/>
        </w:rPr>
        <w:t xml:space="preserve"> </w:t>
      </w:r>
      <w:r>
        <w:rPr>
          <w:sz w:val="24"/>
        </w:rPr>
        <w:t>stable isotope analysis</w:t>
      </w:r>
      <w:r>
        <w:rPr>
          <w:spacing w:val="1"/>
          <w:sz w:val="24"/>
        </w:rPr>
        <w:t xml:space="preserve"> </w:t>
      </w:r>
      <w:r>
        <w:rPr>
          <w:spacing w:val="-5"/>
          <w:sz w:val="24"/>
        </w:rPr>
        <w:t>to</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quantify</w:t>
      </w:r>
      <w:r>
        <w:rPr>
          <w:spacing w:val="-8"/>
          <w:sz w:val="24"/>
        </w:rPr>
        <w:t xml:space="preserve"> </w:t>
      </w:r>
      <w:r>
        <w:rPr>
          <w:sz w:val="24"/>
        </w:rPr>
        <w:t>the</w:t>
      </w:r>
      <w:r>
        <w:rPr>
          <w:spacing w:val="-1"/>
          <w:sz w:val="24"/>
        </w:rPr>
        <w:t xml:space="preserve"> </w:t>
      </w:r>
      <w:r>
        <w:rPr>
          <w:sz w:val="24"/>
        </w:rPr>
        <w:t>diet</w:t>
      </w:r>
      <w:r>
        <w:rPr>
          <w:spacing w:val="-1"/>
          <w:sz w:val="24"/>
        </w:rPr>
        <w:t xml:space="preserve"> </w:t>
      </w:r>
      <w:r>
        <w:rPr>
          <w:sz w:val="24"/>
        </w:rPr>
        <w:t>composition</w:t>
      </w:r>
      <w:r>
        <w:rPr>
          <w:spacing w:val="-1"/>
          <w:sz w:val="24"/>
        </w:rPr>
        <w:t xml:space="preserve"> </w:t>
      </w:r>
      <w:r>
        <w:rPr>
          <w:sz w:val="24"/>
        </w:rPr>
        <w:t>of</w:t>
      </w:r>
      <w:r>
        <w:rPr>
          <w:spacing w:val="-2"/>
          <w:sz w:val="24"/>
        </w:rPr>
        <w:t xml:space="preserve"> </w:t>
      </w:r>
      <w:r>
        <w:rPr>
          <w:sz w:val="24"/>
        </w:rPr>
        <w:t>GAPs</w:t>
      </w:r>
      <w:r>
        <w:rPr>
          <w:spacing w:val="1"/>
          <w:sz w:val="24"/>
        </w:rPr>
        <w:t xml:space="preserve"> </w:t>
      </w:r>
      <w:r>
        <w:rPr>
          <w:sz w:val="24"/>
        </w:rPr>
        <w:t>(spiders and</w:t>
      </w:r>
      <w:r>
        <w:rPr>
          <w:spacing w:val="-1"/>
          <w:sz w:val="24"/>
        </w:rPr>
        <w:t xml:space="preserve"> </w:t>
      </w:r>
      <w:r>
        <w:rPr>
          <w:sz w:val="24"/>
        </w:rPr>
        <w:t>ladybeetles)</w:t>
      </w:r>
      <w:r>
        <w:rPr>
          <w:spacing w:val="-1"/>
          <w:sz w:val="24"/>
        </w:rPr>
        <w:t xml:space="preserve"> </w:t>
      </w:r>
      <w:r>
        <w:rPr>
          <w:sz w:val="24"/>
        </w:rPr>
        <w:t>over</w:t>
      </w:r>
      <w:r>
        <w:rPr>
          <w:spacing w:val="-1"/>
          <w:sz w:val="24"/>
        </w:rPr>
        <w:t xml:space="preserve"> </w:t>
      </w:r>
      <w:r>
        <w:rPr>
          <w:sz w:val="24"/>
        </w:rPr>
        <w:t>the</w:t>
      </w:r>
      <w:r>
        <w:rPr>
          <w:spacing w:val="-3"/>
          <w:sz w:val="24"/>
        </w:rPr>
        <w:t xml:space="preserve"> </w:t>
      </w:r>
      <w:r>
        <w:rPr>
          <w:sz w:val="24"/>
        </w:rPr>
        <w:t>rice growth</w:t>
      </w:r>
      <w:r>
        <w:rPr>
          <w:spacing w:val="-1"/>
          <w:sz w:val="24"/>
        </w:rPr>
        <w:t xml:space="preserve"> </w:t>
      </w:r>
      <w:r>
        <w:rPr>
          <w:sz w:val="24"/>
        </w:rPr>
        <w:t>season</w:t>
      </w:r>
      <w:r>
        <w:rPr>
          <w:spacing w:val="3"/>
          <w:sz w:val="24"/>
        </w:rPr>
        <w:t xml:space="preserve"> </w:t>
      </w:r>
      <w:r>
        <w:rPr>
          <w:spacing w:val="-5"/>
          <w:sz w:val="24"/>
        </w:rPr>
        <w:t>and</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identifying</w:t>
      </w:r>
      <w:r>
        <w:rPr>
          <w:spacing w:val="-6"/>
          <w:sz w:val="24"/>
        </w:rPr>
        <w:t xml:space="preserve"> </w:t>
      </w:r>
      <w:r>
        <w:rPr>
          <w:sz w:val="24"/>
        </w:rPr>
        <w:t>the</w:t>
      </w:r>
      <w:r>
        <w:rPr>
          <w:spacing w:val="-1"/>
          <w:sz w:val="24"/>
        </w:rPr>
        <w:t xml:space="preserve"> </w:t>
      </w:r>
      <w:r>
        <w:rPr>
          <w:sz w:val="24"/>
        </w:rPr>
        <w:t>underlying</w:t>
      </w:r>
      <w:r>
        <w:rPr>
          <w:spacing w:val="-3"/>
          <w:sz w:val="24"/>
        </w:rPr>
        <w:t xml:space="preserve"> </w:t>
      </w:r>
      <w:r>
        <w:rPr>
          <w:sz w:val="24"/>
        </w:rPr>
        <w:t>mechanisms</w:t>
      </w:r>
      <w:r>
        <w:rPr>
          <w:spacing w:val="-1"/>
          <w:sz w:val="24"/>
        </w:rPr>
        <w:t xml:space="preserve"> </w:t>
      </w:r>
      <w:r>
        <w:rPr>
          <w:sz w:val="24"/>
        </w:rPr>
        <w:t>for</w:t>
      </w:r>
      <w:r>
        <w:rPr>
          <w:spacing w:val="-3"/>
          <w:sz w:val="24"/>
        </w:rPr>
        <w:t xml:space="preserve"> </w:t>
      </w:r>
      <w:r>
        <w:rPr>
          <w:sz w:val="24"/>
        </w:rPr>
        <w:t>enemy-pest interactions</w:t>
      </w:r>
      <w:r>
        <w:rPr>
          <w:spacing w:val="-1"/>
          <w:sz w:val="24"/>
        </w:rPr>
        <w:t xml:space="preserve"> </w:t>
      </w:r>
      <w:r>
        <w:rPr>
          <w:sz w:val="24"/>
        </w:rPr>
        <w:t>in</w:t>
      </w:r>
      <w:r>
        <w:rPr>
          <w:spacing w:val="-1"/>
          <w:sz w:val="24"/>
        </w:rPr>
        <w:t xml:space="preserve"> </w:t>
      </w:r>
      <w:r>
        <w:rPr>
          <w:sz w:val="24"/>
        </w:rPr>
        <w:t>rice</w:t>
      </w:r>
      <w:r>
        <w:rPr>
          <w:spacing w:val="-1"/>
          <w:sz w:val="24"/>
        </w:rPr>
        <w:t xml:space="preserve"> </w:t>
      </w:r>
      <w:r>
        <w:rPr>
          <w:sz w:val="24"/>
        </w:rPr>
        <w:t>farms</w:t>
      </w:r>
      <w:r>
        <w:rPr>
          <w:spacing w:val="-1"/>
          <w:sz w:val="24"/>
        </w:rPr>
        <w:t xml:space="preserve"> </w:t>
      </w:r>
      <w:r>
        <w:rPr>
          <w:sz w:val="24"/>
        </w:rPr>
        <w:t xml:space="preserve">over </w:t>
      </w:r>
      <w:r>
        <w:rPr>
          <w:spacing w:val="-2"/>
          <w:sz w:val="24"/>
        </w:rPr>
        <w:t>three</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consecutive</w:t>
      </w:r>
      <w:r>
        <w:rPr>
          <w:spacing w:val="2"/>
          <w:sz w:val="24"/>
        </w:rPr>
        <w:t xml:space="preserve"> </w:t>
      </w:r>
      <w:r>
        <w:rPr>
          <w:sz w:val="24"/>
        </w:rPr>
        <w:t>years.</w:t>
      </w:r>
      <w:r>
        <w:rPr>
          <w:spacing w:val="58"/>
          <w:sz w:val="24"/>
        </w:rPr>
        <w:t xml:space="preserve"> </w:t>
      </w:r>
      <w:r>
        <w:rPr>
          <w:sz w:val="24"/>
        </w:rPr>
        <w:t>The</w:t>
      </w:r>
      <w:r>
        <w:rPr>
          <w:spacing w:val="-1"/>
          <w:sz w:val="24"/>
        </w:rPr>
        <w:t xml:space="preserve"> </w:t>
      </w:r>
      <w:r>
        <w:rPr>
          <w:sz w:val="24"/>
        </w:rPr>
        <w:t>results</w:t>
      </w:r>
      <w:r>
        <w:rPr>
          <w:spacing w:val="-1"/>
          <w:sz w:val="24"/>
        </w:rPr>
        <w:t xml:space="preserve"> </w:t>
      </w:r>
      <w:r>
        <w:rPr>
          <w:sz w:val="24"/>
        </w:rPr>
        <w:t>show</w:t>
      </w:r>
      <w:r>
        <w:rPr>
          <w:spacing w:val="-1"/>
          <w:sz w:val="24"/>
        </w:rPr>
        <w:t xml:space="preserve"> </w:t>
      </w:r>
      <w:r>
        <w:rPr>
          <w:sz w:val="24"/>
        </w:rPr>
        <w:t>a</w:t>
      </w:r>
      <w:r>
        <w:rPr>
          <w:spacing w:val="-1"/>
          <w:sz w:val="24"/>
        </w:rPr>
        <w:t xml:space="preserve"> </w:t>
      </w:r>
      <w:r>
        <w:rPr>
          <w:sz w:val="24"/>
        </w:rPr>
        <w:t>high</w:t>
      </w:r>
      <w:r>
        <w:rPr>
          <w:spacing w:val="-1"/>
          <w:sz w:val="24"/>
        </w:rPr>
        <w:t xml:space="preserve"> </w:t>
      </w:r>
      <w:r>
        <w:rPr>
          <w:sz w:val="24"/>
        </w:rPr>
        <w:t>proportion</w:t>
      </w:r>
      <w:r>
        <w:rPr>
          <w:spacing w:val="-1"/>
          <w:sz w:val="24"/>
        </w:rPr>
        <w:t xml:space="preserve"> </w:t>
      </w:r>
      <w:r>
        <w:rPr>
          <w:sz w:val="24"/>
        </w:rPr>
        <w:t>of rice</w:t>
      </w:r>
      <w:r>
        <w:rPr>
          <w:spacing w:val="-3"/>
          <w:sz w:val="24"/>
        </w:rPr>
        <w:t xml:space="preserve"> </w:t>
      </w:r>
      <w:r>
        <w:rPr>
          <w:sz w:val="24"/>
        </w:rPr>
        <w:t>pests</w:t>
      </w:r>
      <w:r>
        <w:rPr>
          <w:spacing w:val="-1"/>
          <w:sz w:val="24"/>
        </w:rPr>
        <w:t xml:space="preserve"> </w:t>
      </w:r>
      <w:r>
        <w:rPr>
          <w:sz w:val="24"/>
        </w:rPr>
        <w:t>in</w:t>
      </w:r>
      <w:r>
        <w:rPr>
          <w:spacing w:val="3"/>
          <w:sz w:val="24"/>
        </w:rPr>
        <w:t xml:space="preserve"> </w:t>
      </w:r>
      <w:r>
        <w:rPr>
          <w:sz w:val="24"/>
        </w:rPr>
        <w:t>GAPs’</w:t>
      </w:r>
      <w:r>
        <w:rPr>
          <w:spacing w:val="-2"/>
          <w:sz w:val="24"/>
        </w:rPr>
        <w:t xml:space="preserve"> </w:t>
      </w:r>
      <w:r>
        <w:rPr>
          <w:sz w:val="24"/>
        </w:rPr>
        <w:t>diets</w:t>
      </w:r>
      <w:r>
        <w:rPr>
          <w:spacing w:val="-1"/>
          <w:sz w:val="24"/>
        </w:rPr>
        <w:t xml:space="preserve"> </w:t>
      </w:r>
      <w:r>
        <w:rPr>
          <w:sz w:val="24"/>
        </w:rPr>
        <w:t xml:space="preserve">in </w:t>
      </w:r>
      <w:r>
        <w:rPr>
          <w:spacing w:val="-4"/>
          <w:sz w:val="24"/>
        </w:rPr>
        <w:t>both</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organic</w:t>
      </w:r>
      <w:r>
        <w:rPr>
          <w:spacing w:val="-2"/>
          <w:sz w:val="24"/>
        </w:rPr>
        <w:t xml:space="preserve"> </w:t>
      </w:r>
      <w:r>
        <w:rPr>
          <w:sz w:val="24"/>
        </w:rPr>
        <w:t>and</w:t>
      </w:r>
      <w:r>
        <w:rPr>
          <w:spacing w:val="1"/>
          <w:sz w:val="24"/>
        </w:rPr>
        <w:t xml:space="preserve"> </w:t>
      </w:r>
      <w:r>
        <w:rPr>
          <w:sz w:val="24"/>
        </w:rPr>
        <w:t>conventional</w:t>
      </w:r>
      <w:r>
        <w:rPr>
          <w:spacing w:val="2"/>
          <w:sz w:val="24"/>
        </w:rPr>
        <w:t xml:space="preserve"> </w:t>
      </w:r>
      <w:r>
        <w:rPr>
          <w:sz w:val="24"/>
        </w:rPr>
        <w:t>rice</w:t>
      </w:r>
      <w:r>
        <w:rPr>
          <w:spacing w:val="-3"/>
          <w:sz w:val="24"/>
        </w:rPr>
        <w:t xml:space="preserve"> </w:t>
      </w:r>
      <w:r>
        <w:rPr>
          <w:sz w:val="24"/>
        </w:rPr>
        <w:t>farms</w:t>
      </w:r>
      <w:r>
        <w:rPr>
          <w:spacing w:val="-1"/>
          <w:sz w:val="24"/>
        </w:rPr>
        <w:t xml:space="preserve"> </w:t>
      </w:r>
      <w:r>
        <w:rPr>
          <w:sz w:val="24"/>
        </w:rPr>
        <w:t>(e.g.,</w:t>
      </w:r>
      <w:r>
        <w:rPr>
          <w:spacing w:val="-1"/>
          <w:sz w:val="24"/>
        </w:rPr>
        <w:t xml:space="preserve"> </w:t>
      </w:r>
      <w:r>
        <w:rPr>
          <w:sz w:val="24"/>
        </w:rPr>
        <w:t>80-97% at</w:t>
      </w:r>
      <w:r>
        <w:rPr>
          <w:spacing w:val="-1"/>
          <w:sz w:val="24"/>
        </w:rPr>
        <w:t xml:space="preserve"> </w:t>
      </w:r>
      <w:r>
        <w:rPr>
          <w:sz w:val="24"/>
        </w:rPr>
        <w:t>the</w:t>
      </w:r>
      <w:r>
        <w:rPr>
          <w:spacing w:val="-3"/>
          <w:sz w:val="24"/>
        </w:rPr>
        <w:t xml:space="preserve"> </w:t>
      </w:r>
      <w:r>
        <w:rPr>
          <w:sz w:val="24"/>
        </w:rPr>
        <w:t>ripening</w:t>
      </w:r>
      <w:r>
        <w:rPr>
          <w:spacing w:val="-4"/>
          <w:sz w:val="24"/>
        </w:rPr>
        <w:t xml:space="preserve"> </w:t>
      </w:r>
      <w:r>
        <w:rPr>
          <w:sz w:val="24"/>
        </w:rPr>
        <w:t>stage),</w:t>
      </w:r>
      <w:r>
        <w:rPr>
          <w:spacing w:val="-1"/>
          <w:sz w:val="24"/>
        </w:rPr>
        <w:t xml:space="preserve"> </w:t>
      </w:r>
      <w:r>
        <w:rPr>
          <w:sz w:val="24"/>
        </w:rPr>
        <w:t>suggesting</w:t>
      </w:r>
      <w:r>
        <w:rPr>
          <w:spacing w:val="-4"/>
          <w:sz w:val="24"/>
        </w:rPr>
        <w:t xml:space="preserve"> </w:t>
      </w:r>
      <w:r>
        <w:rPr>
          <w:sz w:val="24"/>
        </w:rPr>
        <w:t>that</w:t>
      </w:r>
      <w:r>
        <w:rPr>
          <w:spacing w:val="-1"/>
          <w:sz w:val="24"/>
        </w:rPr>
        <w:t xml:space="preserve"> </w:t>
      </w:r>
      <w:r>
        <w:rPr>
          <w:spacing w:val="-2"/>
          <w:sz w:val="24"/>
        </w:rPr>
        <w:t>these</w:t>
      </w:r>
    </w:p>
    <w:p>
      <w:pPr>
        <w:pStyle w:val="6"/>
        <w:spacing w:before="1"/>
      </w:pPr>
    </w:p>
    <w:p>
      <w:pPr>
        <w:pStyle w:val="10"/>
        <w:numPr>
          <w:ilvl w:val="0"/>
          <w:numId w:val="34"/>
        </w:numPr>
        <w:tabs>
          <w:tab w:val="left" w:pos="1440"/>
        </w:tabs>
        <w:spacing w:before="0" w:after="0" w:line="240" w:lineRule="auto"/>
        <w:ind w:left="1440" w:right="0" w:hanging="720"/>
        <w:jc w:val="left"/>
        <w:rPr>
          <w:sz w:val="24"/>
        </w:rPr>
      </w:pPr>
      <w:r>
        <w:rPr>
          <w:sz w:val="24"/>
        </w:rPr>
        <w:t>generalist</w:t>
      </w:r>
      <w:r>
        <w:rPr>
          <w:spacing w:val="-4"/>
          <w:sz w:val="24"/>
        </w:rPr>
        <w:t xml:space="preserve"> </w:t>
      </w:r>
      <w:r>
        <w:rPr>
          <w:sz w:val="24"/>
        </w:rPr>
        <w:t>predators</w:t>
      </w:r>
      <w:r>
        <w:rPr>
          <w:spacing w:val="-2"/>
          <w:sz w:val="24"/>
        </w:rPr>
        <w:t xml:space="preserve"> </w:t>
      </w:r>
      <w:r>
        <w:rPr>
          <w:sz w:val="24"/>
        </w:rPr>
        <w:t>function</w:t>
      </w:r>
      <w:r>
        <w:rPr>
          <w:spacing w:val="-1"/>
          <w:sz w:val="24"/>
        </w:rPr>
        <w:t xml:space="preserve"> </w:t>
      </w:r>
      <w:r>
        <w:rPr>
          <w:sz w:val="24"/>
        </w:rPr>
        <w:t>as</w:t>
      </w:r>
      <w:r>
        <w:rPr>
          <w:spacing w:val="-2"/>
          <w:sz w:val="24"/>
        </w:rPr>
        <w:t xml:space="preserve"> </w:t>
      </w:r>
      <w:r>
        <w:rPr>
          <w:sz w:val="24"/>
        </w:rPr>
        <w:t>“pest</w:t>
      </w:r>
      <w:r>
        <w:rPr>
          <w:spacing w:val="-2"/>
          <w:sz w:val="24"/>
        </w:rPr>
        <w:t xml:space="preserve"> </w:t>
      </w:r>
      <w:r>
        <w:rPr>
          <w:sz w:val="24"/>
        </w:rPr>
        <w:t>specialists”</w:t>
      </w:r>
      <w:r>
        <w:rPr>
          <w:spacing w:val="-2"/>
          <w:sz w:val="24"/>
        </w:rPr>
        <w:t xml:space="preserve"> </w:t>
      </w:r>
      <w:r>
        <w:rPr>
          <w:sz w:val="24"/>
        </w:rPr>
        <w:t>at</w:t>
      </w:r>
      <w:r>
        <w:rPr>
          <w:spacing w:val="-2"/>
          <w:sz w:val="24"/>
        </w:rPr>
        <w:t xml:space="preserve"> </w:t>
      </w:r>
      <w:r>
        <w:rPr>
          <w:sz w:val="24"/>
        </w:rPr>
        <w:t>late</w:t>
      </w:r>
      <w:r>
        <w:rPr>
          <w:spacing w:val="-1"/>
          <w:sz w:val="24"/>
        </w:rPr>
        <w:t xml:space="preserve"> </w:t>
      </w:r>
      <w:r>
        <w:rPr>
          <w:sz w:val="24"/>
        </w:rPr>
        <w:t>crop</w:t>
      </w:r>
      <w:r>
        <w:rPr>
          <w:spacing w:val="-2"/>
          <w:sz w:val="24"/>
        </w:rPr>
        <w:t xml:space="preserve"> </w:t>
      </w:r>
      <w:r>
        <w:rPr>
          <w:sz w:val="24"/>
        </w:rPr>
        <w:t>stages (when</w:t>
      </w:r>
      <w:r>
        <w:rPr>
          <w:spacing w:val="-1"/>
          <w:sz w:val="24"/>
        </w:rPr>
        <w:t xml:space="preserve"> </w:t>
      </w:r>
      <w:r>
        <w:rPr>
          <w:sz w:val="24"/>
        </w:rPr>
        <w:t>rice</w:t>
      </w:r>
      <w:r>
        <w:rPr>
          <w:spacing w:val="-4"/>
          <w:sz w:val="24"/>
        </w:rPr>
        <w:t xml:space="preserve"> </w:t>
      </w:r>
      <w:r>
        <w:rPr>
          <w:sz w:val="24"/>
        </w:rPr>
        <w:t>plants</w:t>
      </w:r>
      <w:r>
        <w:rPr>
          <w:spacing w:val="-2"/>
          <w:sz w:val="24"/>
        </w:rPr>
        <w:t xml:space="preserve"> </w:t>
      </w:r>
      <w:r>
        <w:rPr>
          <w:sz w:val="24"/>
        </w:rPr>
        <w:t>are</w:t>
      </w:r>
      <w:r>
        <w:rPr>
          <w:spacing w:val="-2"/>
          <w:sz w:val="24"/>
        </w:rPr>
        <w:t xml:space="preserve"> fruiting</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and</w:t>
      </w:r>
      <w:r>
        <w:rPr>
          <w:spacing w:val="-4"/>
          <w:sz w:val="24"/>
        </w:rPr>
        <w:t xml:space="preserve"> </w:t>
      </w:r>
      <w:r>
        <w:rPr>
          <w:sz w:val="24"/>
        </w:rPr>
        <w:t>pests</w:t>
      </w:r>
      <w:r>
        <w:rPr>
          <w:spacing w:val="-1"/>
          <w:sz w:val="24"/>
        </w:rPr>
        <w:t xml:space="preserve"> </w:t>
      </w:r>
      <w:r>
        <w:rPr>
          <w:sz w:val="24"/>
        </w:rPr>
        <w:t>are</w:t>
      </w:r>
      <w:r>
        <w:rPr>
          <w:spacing w:val="-1"/>
          <w:sz w:val="24"/>
        </w:rPr>
        <w:t xml:space="preserve"> </w:t>
      </w:r>
      <w:r>
        <w:rPr>
          <w:sz w:val="24"/>
        </w:rPr>
        <w:t>abundant).</w:t>
      </w:r>
      <w:r>
        <w:rPr>
          <w:spacing w:val="60"/>
          <w:sz w:val="24"/>
        </w:rPr>
        <w:t xml:space="preserve"> </w:t>
      </w:r>
      <w:r>
        <w:rPr>
          <w:sz w:val="24"/>
        </w:rPr>
        <w:t>The</w:t>
      </w:r>
      <w:r>
        <w:rPr>
          <w:spacing w:val="-2"/>
          <w:sz w:val="24"/>
        </w:rPr>
        <w:t xml:space="preserve"> </w:t>
      </w:r>
      <w:r>
        <w:rPr>
          <w:sz w:val="24"/>
        </w:rPr>
        <w:t>high</w:t>
      </w:r>
      <w:r>
        <w:rPr>
          <w:spacing w:val="-1"/>
          <w:sz w:val="24"/>
        </w:rPr>
        <w:t xml:space="preserve"> </w:t>
      </w:r>
      <w:r>
        <w:rPr>
          <w:sz w:val="24"/>
        </w:rPr>
        <w:t>pest</w:t>
      </w:r>
      <w:r>
        <w:rPr>
          <w:spacing w:val="-1"/>
          <w:sz w:val="24"/>
        </w:rPr>
        <w:t xml:space="preserve"> </w:t>
      </w:r>
      <w:r>
        <w:rPr>
          <w:sz w:val="24"/>
        </w:rPr>
        <w:t>consumption</w:t>
      </w:r>
      <w:r>
        <w:rPr>
          <w:spacing w:val="-2"/>
          <w:sz w:val="24"/>
        </w:rPr>
        <w:t xml:space="preserve"> </w:t>
      </w:r>
      <w:r>
        <w:rPr>
          <w:sz w:val="24"/>
        </w:rPr>
        <w:t>remained consistent</w:t>
      </w:r>
      <w:r>
        <w:rPr>
          <w:spacing w:val="-1"/>
          <w:sz w:val="24"/>
        </w:rPr>
        <w:t xml:space="preserve"> </w:t>
      </w:r>
      <w:r>
        <w:rPr>
          <w:sz w:val="24"/>
        </w:rPr>
        <w:t>across</w:t>
      </w:r>
      <w:r>
        <w:rPr>
          <w:spacing w:val="3"/>
          <w:sz w:val="24"/>
        </w:rPr>
        <w:t xml:space="preserve"> </w:t>
      </w:r>
      <w:r>
        <w:rPr>
          <w:sz w:val="24"/>
        </w:rPr>
        <w:t>years</w:t>
      </w:r>
      <w:r>
        <w:rPr>
          <w:spacing w:val="-1"/>
          <w:sz w:val="24"/>
        </w:rPr>
        <w:t xml:space="preserve"> </w:t>
      </w:r>
      <w:r>
        <w:rPr>
          <w:spacing w:val="-2"/>
          <w:sz w:val="24"/>
        </w:rPr>
        <w:t>regardless</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of</w:t>
      </w:r>
      <w:r>
        <w:rPr>
          <w:spacing w:val="-2"/>
          <w:sz w:val="24"/>
        </w:rPr>
        <w:t xml:space="preserve"> </w:t>
      </w:r>
      <w:r>
        <w:rPr>
          <w:sz w:val="24"/>
        </w:rPr>
        <w:t>abiotic</w:t>
      </w:r>
      <w:r>
        <w:rPr>
          <w:spacing w:val="-1"/>
          <w:sz w:val="24"/>
        </w:rPr>
        <w:t xml:space="preserve"> </w:t>
      </w:r>
      <w:r>
        <w:rPr>
          <w:sz w:val="24"/>
        </w:rPr>
        <w:t>and</w:t>
      </w:r>
      <w:r>
        <w:rPr>
          <w:spacing w:val="-1"/>
          <w:sz w:val="24"/>
        </w:rPr>
        <w:t xml:space="preserve"> </w:t>
      </w:r>
      <w:r>
        <w:rPr>
          <w:sz w:val="24"/>
        </w:rPr>
        <w:t>biotic</w:t>
      </w:r>
      <w:r>
        <w:rPr>
          <w:spacing w:val="-1"/>
          <w:sz w:val="24"/>
        </w:rPr>
        <w:t xml:space="preserve"> </w:t>
      </w:r>
      <w:r>
        <w:rPr>
          <w:sz w:val="24"/>
        </w:rPr>
        <w:t>conditions, demonstrating</w:t>
      </w:r>
      <w:r>
        <w:rPr>
          <w:spacing w:val="-4"/>
          <w:sz w:val="24"/>
        </w:rPr>
        <w:t xml:space="preserve"> </w:t>
      </w:r>
      <w:r>
        <w:rPr>
          <w:sz w:val="24"/>
        </w:rPr>
        <w:t>the potential</w:t>
      </w:r>
      <w:r>
        <w:rPr>
          <w:spacing w:val="-1"/>
          <w:sz w:val="24"/>
        </w:rPr>
        <w:t xml:space="preserve"> </w:t>
      </w:r>
      <w:r>
        <w:rPr>
          <w:sz w:val="24"/>
        </w:rPr>
        <w:t>that generalist</w:t>
      </w:r>
      <w:r>
        <w:rPr>
          <w:spacing w:val="-1"/>
          <w:sz w:val="24"/>
        </w:rPr>
        <w:t xml:space="preserve"> </w:t>
      </w:r>
      <w:r>
        <w:rPr>
          <w:sz w:val="24"/>
        </w:rPr>
        <w:t xml:space="preserve">predators </w:t>
      </w:r>
      <w:r>
        <w:rPr>
          <w:spacing w:val="-5"/>
          <w:sz w:val="24"/>
        </w:rPr>
        <w:t>may</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produce</w:t>
      </w:r>
      <w:r>
        <w:rPr>
          <w:spacing w:val="-2"/>
          <w:sz w:val="24"/>
        </w:rPr>
        <w:t xml:space="preserve"> </w:t>
      </w:r>
      <w:r>
        <w:rPr>
          <w:sz w:val="24"/>
        </w:rPr>
        <w:t>a</w:t>
      </w:r>
      <w:r>
        <w:rPr>
          <w:spacing w:val="-1"/>
          <w:sz w:val="24"/>
        </w:rPr>
        <w:t xml:space="preserve"> </w:t>
      </w:r>
      <w:r>
        <w:rPr>
          <w:sz w:val="24"/>
        </w:rPr>
        <w:t>stable, predictable</w:t>
      </w:r>
      <w:r>
        <w:rPr>
          <w:spacing w:val="-1"/>
          <w:sz w:val="24"/>
        </w:rPr>
        <w:t xml:space="preserve"> </w:t>
      </w:r>
      <w:r>
        <w:rPr>
          <w:sz w:val="24"/>
        </w:rPr>
        <w:t>top-down effect on pests.</w:t>
      </w:r>
      <w:r>
        <w:rPr>
          <w:spacing w:val="60"/>
          <w:sz w:val="24"/>
        </w:rPr>
        <w:t xml:space="preserve"> </w:t>
      </w:r>
      <w:r>
        <w:rPr>
          <w:sz w:val="24"/>
        </w:rPr>
        <w:t>Overall, our</w:t>
      </w:r>
      <w:r>
        <w:rPr>
          <w:spacing w:val="-2"/>
          <w:sz w:val="24"/>
        </w:rPr>
        <w:t xml:space="preserve"> </w:t>
      </w:r>
      <w:r>
        <w:rPr>
          <w:sz w:val="24"/>
        </w:rPr>
        <w:t>study</w:t>
      </w:r>
      <w:r>
        <w:rPr>
          <w:spacing w:val="-5"/>
          <w:sz w:val="24"/>
        </w:rPr>
        <w:t xml:space="preserve"> </w:t>
      </w:r>
      <w:r>
        <w:rPr>
          <w:sz w:val="24"/>
        </w:rPr>
        <w:t xml:space="preserve">lends support </w:t>
      </w:r>
      <w:r>
        <w:rPr>
          <w:spacing w:val="-5"/>
          <w:sz w:val="24"/>
        </w:rPr>
        <w:t>to</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applying</w:t>
      </w:r>
      <w:r>
        <w:rPr>
          <w:spacing w:val="-5"/>
          <w:sz w:val="24"/>
        </w:rPr>
        <w:t xml:space="preserve"> </w:t>
      </w:r>
      <w:r>
        <w:rPr>
          <w:sz w:val="24"/>
        </w:rPr>
        <w:t>generalist</w:t>
      </w:r>
      <w:r>
        <w:rPr>
          <w:spacing w:val="-1"/>
          <w:sz w:val="24"/>
        </w:rPr>
        <w:t xml:space="preserve"> </w:t>
      </w:r>
      <w:r>
        <w:rPr>
          <w:sz w:val="24"/>
        </w:rPr>
        <w:t>predators</w:t>
      </w:r>
      <w:r>
        <w:rPr>
          <w:spacing w:val="-1"/>
          <w:sz w:val="24"/>
        </w:rPr>
        <w:t xml:space="preserve"> </w:t>
      </w:r>
      <w:r>
        <w:rPr>
          <w:sz w:val="24"/>
        </w:rPr>
        <w:t>as</w:t>
      </w:r>
      <w:r>
        <w:rPr>
          <w:spacing w:val="-2"/>
          <w:sz w:val="24"/>
        </w:rPr>
        <w:t xml:space="preserve"> </w:t>
      </w:r>
      <w:r>
        <w:rPr>
          <w:sz w:val="24"/>
        </w:rPr>
        <w:t>biocontrol</w:t>
      </w:r>
      <w:r>
        <w:rPr>
          <w:spacing w:val="-1"/>
          <w:sz w:val="24"/>
        </w:rPr>
        <w:t xml:space="preserve"> </w:t>
      </w:r>
      <w:r>
        <w:rPr>
          <w:sz w:val="24"/>
        </w:rPr>
        <w:t>agents</w:t>
      </w:r>
      <w:r>
        <w:rPr>
          <w:spacing w:val="1"/>
          <w:sz w:val="24"/>
        </w:rPr>
        <w:t xml:space="preserve"> </w:t>
      </w:r>
      <w:r>
        <w:rPr>
          <w:sz w:val="24"/>
        </w:rPr>
        <w:t>in</w:t>
      </w:r>
      <w:r>
        <w:rPr>
          <w:spacing w:val="-2"/>
          <w:sz w:val="24"/>
        </w:rPr>
        <w:t xml:space="preserve"> </w:t>
      </w:r>
      <w:r>
        <w:rPr>
          <w:sz w:val="24"/>
        </w:rPr>
        <w:t>both</w:t>
      </w:r>
      <w:r>
        <w:rPr>
          <w:spacing w:val="-1"/>
          <w:sz w:val="24"/>
        </w:rPr>
        <w:t xml:space="preserve"> </w:t>
      </w:r>
      <w:r>
        <w:rPr>
          <w:sz w:val="24"/>
        </w:rPr>
        <w:t>organic and</w:t>
      </w:r>
      <w:r>
        <w:rPr>
          <w:spacing w:val="-2"/>
          <w:sz w:val="24"/>
        </w:rPr>
        <w:t xml:space="preserve"> </w:t>
      </w:r>
      <w:r>
        <w:rPr>
          <w:sz w:val="24"/>
        </w:rPr>
        <w:t>conventional</w:t>
      </w:r>
      <w:r>
        <w:rPr>
          <w:spacing w:val="2"/>
          <w:sz w:val="24"/>
        </w:rPr>
        <w:t xml:space="preserve"> </w:t>
      </w:r>
      <w:r>
        <w:rPr>
          <w:sz w:val="24"/>
        </w:rPr>
        <w:t>rice</w:t>
      </w:r>
      <w:r>
        <w:rPr>
          <w:spacing w:val="-2"/>
          <w:sz w:val="24"/>
        </w:rPr>
        <w:t xml:space="preserve"> farms.</w:t>
      </w:r>
    </w:p>
    <w:p>
      <w:pPr>
        <w:pStyle w:val="6"/>
      </w:pPr>
    </w:p>
    <w:p>
      <w:pPr>
        <w:pStyle w:val="10"/>
        <w:numPr>
          <w:ilvl w:val="0"/>
          <w:numId w:val="34"/>
        </w:numPr>
        <w:tabs>
          <w:tab w:val="left" w:pos="1440"/>
        </w:tabs>
        <w:spacing w:before="0" w:after="0" w:line="240" w:lineRule="auto"/>
        <w:ind w:left="1440" w:right="0" w:hanging="720"/>
        <w:jc w:val="left"/>
        <w:rPr>
          <w:sz w:val="24"/>
        </w:rPr>
      </w:pPr>
      <w:r>
        <w:rPr>
          <w:sz w:val="24"/>
        </w:rPr>
        <w:t>As</w:t>
      </w:r>
      <w:r>
        <w:rPr>
          <w:spacing w:val="-3"/>
          <w:sz w:val="24"/>
        </w:rPr>
        <w:t xml:space="preserve"> </w:t>
      </w:r>
      <w:r>
        <w:rPr>
          <w:sz w:val="24"/>
        </w:rPr>
        <w:t>sustainable</w:t>
      </w:r>
      <w:r>
        <w:rPr>
          <w:spacing w:val="-2"/>
          <w:sz w:val="24"/>
        </w:rPr>
        <w:t xml:space="preserve"> </w:t>
      </w:r>
      <w:r>
        <w:rPr>
          <w:sz w:val="24"/>
        </w:rPr>
        <w:t>agriculture</w:t>
      </w:r>
      <w:r>
        <w:rPr>
          <w:spacing w:val="-2"/>
          <w:sz w:val="24"/>
        </w:rPr>
        <w:t xml:space="preserve"> </w:t>
      </w:r>
      <w:r>
        <w:rPr>
          <w:sz w:val="24"/>
        </w:rPr>
        <w:t>has</w:t>
      </w:r>
      <w:r>
        <w:rPr>
          <w:spacing w:val="-1"/>
          <w:sz w:val="24"/>
        </w:rPr>
        <w:t xml:space="preserve"> </w:t>
      </w:r>
      <w:r>
        <w:rPr>
          <w:sz w:val="24"/>
        </w:rPr>
        <w:t>become</w:t>
      </w:r>
      <w:r>
        <w:rPr>
          <w:spacing w:val="-2"/>
          <w:sz w:val="24"/>
        </w:rPr>
        <w:t xml:space="preserve"> </w:t>
      </w:r>
      <w:r>
        <w:rPr>
          <w:sz w:val="24"/>
        </w:rPr>
        <w:t>more</w:t>
      </w:r>
      <w:r>
        <w:rPr>
          <w:spacing w:val="-2"/>
          <w:sz w:val="24"/>
        </w:rPr>
        <w:t xml:space="preserve"> </w:t>
      </w:r>
      <w:r>
        <w:rPr>
          <w:sz w:val="24"/>
        </w:rPr>
        <w:t>important</w:t>
      </w:r>
      <w:r>
        <w:rPr>
          <w:spacing w:val="-1"/>
          <w:sz w:val="24"/>
        </w:rPr>
        <w:t xml:space="preserve"> </w:t>
      </w:r>
      <w:r>
        <w:rPr>
          <w:sz w:val="24"/>
        </w:rPr>
        <w:t>than</w:t>
      </w:r>
      <w:r>
        <w:rPr>
          <w:spacing w:val="-1"/>
          <w:sz w:val="24"/>
        </w:rPr>
        <w:t xml:space="preserve"> </w:t>
      </w:r>
      <w:r>
        <w:rPr>
          <w:sz w:val="24"/>
        </w:rPr>
        <w:t>ever</w:t>
      </w:r>
      <w:r>
        <w:rPr>
          <w:spacing w:val="-1"/>
          <w:sz w:val="24"/>
        </w:rPr>
        <w:t xml:space="preserve"> </w:t>
      </w:r>
      <w:r>
        <w:rPr>
          <w:sz w:val="24"/>
        </w:rPr>
        <w:t>in</w:t>
      </w:r>
      <w:r>
        <w:rPr>
          <w:spacing w:val="-1"/>
          <w:sz w:val="24"/>
        </w:rPr>
        <w:t xml:space="preserve"> </w:t>
      </w:r>
      <w:r>
        <w:rPr>
          <w:sz w:val="24"/>
        </w:rPr>
        <w:t>human history,</w:t>
      </w:r>
      <w:r>
        <w:rPr>
          <w:spacing w:val="5"/>
          <w:sz w:val="24"/>
        </w:rPr>
        <w:t xml:space="preserve"> </w:t>
      </w:r>
      <w:r>
        <w:rPr>
          <w:spacing w:val="-2"/>
          <w:sz w:val="24"/>
        </w:rPr>
        <w:t>incorporating</w:t>
      </w:r>
    </w:p>
    <w:p>
      <w:pPr>
        <w:pStyle w:val="6"/>
      </w:pPr>
    </w:p>
    <w:p>
      <w:pPr>
        <w:pStyle w:val="10"/>
        <w:numPr>
          <w:ilvl w:val="0"/>
          <w:numId w:val="34"/>
        </w:numPr>
        <w:tabs>
          <w:tab w:val="left" w:pos="1440"/>
        </w:tabs>
        <w:spacing w:before="1" w:after="0" w:line="240" w:lineRule="auto"/>
        <w:ind w:left="1440" w:right="0" w:hanging="720"/>
        <w:jc w:val="left"/>
        <w:rPr>
          <w:sz w:val="24"/>
        </w:rPr>
      </w:pPr>
      <w:r>
        <w:rPr>
          <w:sz w:val="24"/>
        </w:rPr>
        <w:t>the</w:t>
      </w:r>
      <w:r>
        <w:rPr>
          <w:spacing w:val="-4"/>
          <w:sz w:val="24"/>
        </w:rPr>
        <w:t xml:space="preserve"> </w:t>
      </w:r>
      <w:r>
        <w:rPr>
          <w:sz w:val="24"/>
        </w:rPr>
        <w:t>ubiquitous</w:t>
      </w:r>
      <w:r>
        <w:rPr>
          <w:spacing w:val="-1"/>
          <w:sz w:val="24"/>
        </w:rPr>
        <w:t xml:space="preserve"> </w:t>
      </w:r>
      <w:r>
        <w:rPr>
          <w:sz w:val="24"/>
        </w:rPr>
        <w:t>generalist</w:t>
      </w:r>
      <w:r>
        <w:rPr>
          <w:spacing w:val="-1"/>
          <w:sz w:val="24"/>
        </w:rPr>
        <w:t xml:space="preserve"> </w:t>
      </w:r>
      <w:r>
        <w:rPr>
          <w:sz w:val="24"/>
        </w:rPr>
        <w:t>predators into</w:t>
      </w:r>
      <w:r>
        <w:rPr>
          <w:spacing w:val="-1"/>
          <w:sz w:val="24"/>
        </w:rPr>
        <w:t xml:space="preserve"> </w:t>
      </w:r>
      <w:r>
        <w:rPr>
          <w:sz w:val="24"/>
        </w:rPr>
        <w:t>pest management,</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maintaining</w:t>
      </w:r>
      <w:r>
        <w:rPr>
          <w:spacing w:val="-2"/>
          <w:sz w:val="24"/>
        </w:rPr>
        <w:t xml:space="preserve"> healthy</w:t>
      </w:r>
    </w:p>
    <w:p>
      <w:pPr>
        <w:pStyle w:val="10"/>
        <w:numPr>
          <w:ilvl w:val="0"/>
          <w:numId w:val="34"/>
        </w:numPr>
        <w:tabs>
          <w:tab w:val="left" w:pos="1440"/>
        </w:tabs>
        <w:spacing w:before="276" w:after="0" w:line="240" w:lineRule="auto"/>
        <w:ind w:left="1440" w:right="0" w:hanging="720"/>
        <w:jc w:val="left"/>
        <w:rPr>
          <w:sz w:val="24"/>
        </w:rPr>
      </w:pPr>
      <w:r>
        <w:rPr>
          <w:sz w:val="24"/>
        </w:rPr>
        <w:t>populations</w:t>
      </w:r>
      <w:r>
        <w:rPr>
          <w:spacing w:val="-2"/>
          <w:sz w:val="24"/>
        </w:rPr>
        <w:t xml:space="preserve"> </w:t>
      </w:r>
      <w:r>
        <w:rPr>
          <w:sz w:val="24"/>
        </w:rPr>
        <w:t>of these</w:t>
      </w:r>
      <w:r>
        <w:rPr>
          <w:spacing w:val="-2"/>
          <w:sz w:val="24"/>
        </w:rPr>
        <w:t xml:space="preserve"> </w:t>
      </w:r>
      <w:r>
        <w:rPr>
          <w:sz w:val="24"/>
        </w:rPr>
        <w:t>predators, will</w:t>
      </w:r>
      <w:r>
        <w:rPr>
          <w:spacing w:val="1"/>
          <w:sz w:val="24"/>
        </w:rPr>
        <w:t xml:space="preserve"> </w:t>
      </w:r>
      <w:r>
        <w:rPr>
          <w:sz w:val="24"/>
        </w:rPr>
        <w:t>likely</w:t>
      </w:r>
      <w:r>
        <w:rPr>
          <w:spacing w:val="-5"/>
          <w:sz w:val="24"/>
        </w:rPr>
        <w:t xml:space="preserve"> </w:t>
      </w:r>
      <w:r>
        <w:rPr>
          <w:sz w:val="24"/>
        </w:rPr>
        <w:t>open</w:t>
      </w:r>
      <w:r>
        <w:rPr>
          <w:spacing w:val="2"/>
          <w:sz w:val="24"/>
        </w:rPr>
        <w:t xml:space="preserve"> </w:t>
      </w:r>
      <w:r>
        <w:rPr>
          <w:sz w:val="24"/>
        </w:rPr>
        <w:t>a</w:t>
      </w:r>
      <w:r>
        <w:rPr>
          <w:spacing w:val="-1"/>
          <w:sz w:val="24"/>
        </w:rPr>
        <w:t xml:space="preserve"> </w:t>
      </w:r>
      <w:r>
        <w:rPr>
          <w:sz w:val="24"/>
        </w:rPr>
        <w:t>promising</w:t>
      </w:r>
      <w:r>
        <w:rPr>
          <w:spacing w:val="-3"/>
          <w:sz w:val="24"/>
        </w:rPr>
        <w:t xml:space="preserve"> </w:t>
      </w:r>
      <w:r>
        <w:rPr>
          <w:sz w:val="24"/>
        </w:rPr>
        <w:t>avenue</w:t>
      </w:r>
      <w:r>
        <w:rPr>
          <w:spacing w:val="-1"/>
          <w:sz w:val="24"/>
        </w:rPr>
        <w:t xml:space="preserve"> </w:t>
      </w:r>
      <w:r>
        <w:rPr>
          <w:sz w:val="24"/>
        </w:rPr>
        <w:t>towards</w:t>
      </w:r>
      <w:r>
        <w:rPr>
          <w:spacing w:val="1"/>
          <w:sz w:val="24"/>
        </w:rPr>
        <w:t xml:space="preserve"> </w:t>
      </w:r>
      <w:r>
        <w:rPr>
          <w:sz w:val="24"/>
        </w:rPr>
        <w:t xml:space="preserve">this </w:t>
      </w:r>
      <w:r>
        <w:rPr>
          <w:spacing w:val="-2"/>
          <w:sz w:val="24"/>
        </w:rPr>
        <w:t>goal.</w:t>
      </w:r>
    </w:p>
    <w:p>
      <w:pPr>
        <w:spacing w:after="0" w:line="240" w:lineRule="auto"/>
        <w:jc w:val="left"/>
        <w:rPr>
          <w:sz w:val="24"/>
        </w:rPr>
        <w:sectPr>
          <w:pgSz w:w="12240" w:h="15840"/>
          <w:pgMar w:top="1360" w:right="60" w:bottom="1240" w:left="0" w:header="0" w:footer="1056" w:gutter="0"/>
          <w:cols w:space="720" w:num="1"/>
        </w:sectPr>
      </w:pPr>
    </w:p>
    <w:p>
      <w:pPr>
        <w:pStyle w:val="3"/>
        <w:numPr>
          <w:ilvl w:val="0"/>
          <w:numId w:val="34"/>
        </w:numPr>
        <w:tabs>
          <w:tab w:val="left" w:pos="1440"/>
        </w:tabs>
        <w:spacing w:before="76" w:after="0" w:line="240" w:lineRule="auto"/>
        <w:ind w:left="1440" w:right="0" w:hanging="720"/>
        <w:jc w:val="left"/>
      </w:pPr>
      <w:r>
        <w:rPr>
          <w:spacing w:val="-2"/>
        </w:rPr>
        <w:t>Funding</w:t>
      </w:r>
    </w:p>
    <w:p>
      <w:pPr>
        <w:pStyle w:val="10"/>
        <w:numPr>
          <w:ilvl w:val="0"/>
          <w:numId w:val="34"/>
        </w:numPr>
        <w:tabs>
          <w:tab w:val="left" w:pos="2160"/>
        </w:tabs>
        <w:spacing w:before="272" w:after="0" w:line="240" w:lineRule="auto"/>
        <w:ind w:left="2160" w:right="0" w:hanging="1440"/>
        <w:jc w:val="left"/>
        <w:rPr>
          <w:sz w:val="24"/>
        </w:rPr>
      </w:pPr>
      <w:r>
        <w:rPr>
          <w:sz w:val="24"/>
        </w:rPr>
        <w:t>This</w:t>
      </w:r>
      <w:r>
        <w:rPr>
          <w:spacing w:val="-3"/>
          <w:sz w:val="24"/>
        </w:rPr>
        <w:t xml:space="preserve"> </w:t>
      </w:r>
      <w:r>
        <w:rPr>
          <w:sz w:val="24"/>
        </w:rPr>
        <w:t>work</w:t>
      </w:r>
      <w:r>
        <w:rPr>
          <w:spacing w:val="-1"/>
          <w:sz w:val="24"/>
        </w:rPr>
        <w:t xml:space="preserve"> </w:t>
      </w:r>
      <w:r>
        <w:rPr>
          <w:sz w:val="24"/>
        </w:rPr>
        <w:t>was</w:t>
      </w:r>
      <w:r>
        <w:rPr>
          <w:spacing w:val="-1"/>
          <w:sz w:val="24"/>
        </w:rPr>
        <w:t xml:space="preserve"> </w:t>
      </w:r>
      <w:r>
        <w:rPr>
          <w:sz w:val="24"/>
        </w:rPr>
        <w:t>supported</w:t>
      </w:r>
      <w:r>
        <w:rPr>
          <w:spacing w:val="1"/>
          <w:sz w:val="24"/>
        </w:rPr>
        <w:t xml:space="preserve"> </w:t>
      </w:r>
      <w:r>
        <w:rPr>
          <w:sz w:val="24"/>
        </w:rPr>
        <w:t>by</w:t>
      </w:r>
      <w:r>
        <w:rPr>
          <w:spacing w:val="-5"/>
          <w:sz w:val="24"/>
        </w:rPr>
        <w:t xml:space="preserve"> </w:t>
      </w:r>
      <w:r>
        <w:rPr>
          <w:sz w:val="24"/>
        </w:rPr>
        <w:t>the</w:t>
      </w:r>
      <w:r>
        <w:rPr>
          <w:spacing w:val="-1"/>
          <w:sz w:val="24"/>
        </w:rPr>
        <w:t xml:space="preserve"> </w:t>
      </w:r>
      <w:r>
        <w:rPr>
          <w:sz w:val="24"/>
        </w:rPr>
        <w:t>Council</w:t>
      </w:r>
      <w:r>
        <w:rPr>
          <w:spacing w:val="-1"/>
          <w:sz w:val="24"/>
        </w:rPr>
        <w:t xml:space="preserve"> </w:t>
      </w:r>
      <w:r>
        <w:rPr>
          <w:sz w:val="24"/>
        </w:rPr>
        <w:t>of</w:t>
      </w:r>
      <w:r>
        <w:rPr>
          <w:spacing w:val="-1"/>
          <w:sz w:val="24"/>
        </w:rPr>
        <w:t xml:space="preserve"> </w:t>
      </w:r>
      <w:r>
        <w:rPr>
          <w:sz w:val="24"/>
        </w:rPr>
        <w:t>Agriculture,</w:t>
      </w:r>
      <w:r>
        <w:rPr>
          <w:spacing w:val="-1"/>
          <w:sz w:val="24"/>
        </w:rPr>
        <w:t xml:space="preserve"> </w:t>
      </w:r>
      <w:r>
        <w:rPr>
          <w:sz w:val="24"/>
        </w:rPr>
        <w:t>Executive</w:t>
      </w:r>
      <w:r>
        <w:rPr>
          <w:spacing w:val="-2"/>
          <w:sz w:val="24"/>
        </w:rPr>
        <w:t xml:space="preserve"> </w:t>
      </w:r>
      <w:r>
        <w:rPr>
          <w:sz w:val="24"/>
        </w:rPr>
        <w:t>Yuan,</w:t>
      </w:r>
      <w:r>
        <w:rPr>
          <w:spacing w:val="2"/>
          <w:sz w:val="24"/>
        </w:rPr>
        <w:t xml:space="preserve"> </w:t>
      </w:r>
      <w:r>
        <w:rPr>
          <w:spacing w:val="-2"/>
          <w:sz w:val="24"/>
        </w:rPr>
        <w:t>Taiwan</w:t>
      </w:r>
    </w:p>
    <w:p>
      <w:pPr>
        <w:pStyle w:val="6"/>
      </w:pPr>
    </w:p>
    <w:p>
      <w:pPr>
        <w:pStyle w:val="6"/>
        <w:tabs>
          <w:tab w:val="left" w:pos="1440"/>
        </w:tabs>
        <w:ind w:left="720"/>
      </w:pPr>
      <w:r>
        <w:rPr>
          <w:spacing w:val="-5"/>
        </w:rPr>
        <w:t>405</w:t>
      </w:r>
      <w:r>
        <w:tab/>
      </w:r>
      <w:r>
        <w:t>(106AS-4.2.5-ST-a1,</w:t>
      </w:r>
      <w:r>
        <w:rPr>
          <w:spacing w:val="-6"/>
        </w:rPr>
        <w:t xml:space="preserve"> </w:t>
      </w:r>
      <w:r>
        <w:t>107AS-4.2.3-ST-a1,</w:t>
      </w:r>
      <w:r>
        <w:rPr>
          <w:spacing w:val="-3"/>
        </w:rPr>
        <w:t xml:space="preserve"> </w:t>
      </w:r>
      <w:r>
        <w:t>108AS-4.2.2-ST-a1,</w:t>
      </w:r>
      <w:r>
        <w:rPr>
          <w:spacing w:val="-3"/>
        </w:rPr>
        <w:t xml:space="preserve"> </w:t>
      </w:r>
      <w:r>
        <w:t>109AS-4.2.2-ST-a1)</w:t>
      </w:r>
      <w:r>
        <w:rPr>
          <w:spacing w:val="-3"/>
        </w:rPr>
        <w:t xml:space="preserve"> </w:t>
      </w:r>
      <w:r>
        <w:t>and</w:t>
      </w:r>
      <w:r>
        <w:rPr>
          <w:spacing w:val="-3"/>
        </w:rPr>
        <w:t xml:space="preserve"> </w:t>
      </w:r>
      <w:r>
        <w:rPr>
          <w:spacing w:val="-5"/>
        </w:rPr>
        <w:t>the</w:t>
      </w:r>
    </w:p>
    <w:p>
      <w:pPr>
        <w:pStyle w:val="6"/>
      </w:pPr>
    </w:p>
    <w:p>
      <w:pPr>
        <w:pStyle w:val="6"/>
        <w:tabs>
          <w:tab w:val="left" w:pos="1440"/>
        </w:tabs>
        <w:ind w:left="720"/>
      </w:pPr>
      <w:r>
        <w:rPr>
          <w:spacing w:val="-5"/>
        </w:rPr>
        <w:t>406</w:t>
      </w:r>
      <w:r>
        <w:tab/>
      </w:r>
      <w:r>
        <w:t>National</w:t>
      </w:r>
      <w:r>
        <w:rPr>
          <w:spacing w:val="-4"/>
        </w:rPr>
        <w:t xml:space="preserve"> </w:t>
      </w:r>
      <w:r>
        <w:t>Science and</w:t>
      </w:r>
      <w:r>
        <w:rPr>
          <w:spacing w:val="-2"/>
        </w:rPr>
        <w:t xml:space="preserve"> </w:t>
      </w:r>
      <w:r>
        <w:t>Technology</w:t>
      </w:r>
      <w:r>
        <w:rPr>
          <w:spacing w:val="-6"/>
        </w:rPr>
        <w:t xml:space="preserve"> </w:t>
      </w:r>
      <w:r>
        <w:t>Council</w:t>
      </w:r>
      <w:r>
        <w:rPr>
          <w:spacing w:val="-2"/>
        </w:rPr>
        <w:t xml:space="preserve"> </w:t>
      </w:r>
      <w:r>
        <w:t>(108-2621-B-002-003-MY3,</w:t>
      </w:r>
      <w:r>
        <w:rPr>
          <w:spacing w:val="-2"/>
        </w:rPr>
        <w:t xml:space="preserve"> </w:t>
      </w:r>
      <w:r>
        <w:t>111-2621-B-002-</w:t>
      </w:r>
      <w:r>
        <w:rPr>
          <w:spacing w:val="-4"/>
        </w:rPr>
        <w:t>003-</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407</w:t>
      </w:r>
    </w:p>
    <w:p>
      <w:pPr>
        <w:pStyle w:val="6"/>
      </w:pPr>
    </w:p>
    <w:p>
      <w:pPr>
        <w:pStyle w:val="6"/>
        <w:ind w:left="720"/>
      </w:pPr>
      <w:r>
        <w:rPr>
          <w:spacing w:val="-5"/>
        </w:rPr>
        <w:t>408</w:t>
      </w:r>
    </w:p>
    <w:p>
      <w:pPr>
        <w:pStyle w:val="6"/>
        <w:spacing w:before="90"/>
        <w:ind w:left="320"/>
      </w:pPr>
      <w:r>
        <w:br w:type="column"/>
      </w:r>
      <w:r>
        <w:rPr>
          <w:spacing w:val="-2"/>
        </w:rPr>
        <w:t>MY3).</w:t>
      </w:r>
    </w:p>
    <w:p>
      <w:pPr>
        <w:spacing w:after="0"/>
        <w:sectPr>
          <w:type w:val="continuous"/>
          <w:pgSz w:w="12240" w:h="15840"/>
          <w:pgMar w:top="620" w:right="60" w:bottom="560" w:left="0" w:header="0" w:footer="1056" w:gutter="0"/>
          <w:cols w:equalWidth="0" w:num="2">
            <w:col w:w="1081" w:space="40"/>
            <w:col w:w="11059"/>
          </w:cols>
        </w:sectPr>
      </w:pPr>
    </w:p>
    <w:p>
      <w:pPr>
        <w:pStyle w:val="6"/>
        <w:spacing w:before="5"/>
      </w:pPr>
    </w:p>
    <w:p>
      <w:pPr>
        <w:pStyle w:val="3"/>
        <w:tabs>
          <w:tab w:val="left" w:pos="1440"/>
        </w:tabs>
        <w:ind w:left="720"/>
      </w:pPr>
      <w:r>
        <w:rPr>
          <w:b w:val="0"/>
          <w:spacing w:val="-5"/>
        </w:rPr>
        <w:t>409</w:t>
      </w:r>
      <w:r>
        <w:rPr>
          <w:b w:val="0"/>
        </w:rPr>
        <w:tab/>
      </w:r>
      <w:r>
        <w:t>Declaration</w:t>
      </w:r>
      <w:r>
        <w:rPr>
          <w:spacing w:val="-2"/>
        </w:rPr>
        <w:t xml:space="preserve"> </w:t>
      </w:r>
      <w:r>
        <w:t>of</w:t>
      </w:r>
      <w:r>
        <w:rPr>
          <w:spacing w:val="-2"/>
        </w:rPr>
        <w:t xml:space="preserve"> </w:t>
      </w:r>
      <w:r>
        <w:t>competing</w:t>
      </w:r>
      <w:r>
        <w:rPr>
          <w:spacing w:val="-2"/>
        </w:rPr>
        <w:t xml:space="preserve"> interest</w:t>
      </w:r>
    </w:p>
    <w:p>
      <w:pPr>
        <w:pStyle w:val="6"/>
        <w:tabs>
          <w:tab w:val="left" w:pos="2160"/>
        </w:tabs>
        <w:spacing w:before="272"/>
        <w:ind w:left="720"/>
      </w:pPr>
      <w:r>
        <w:rPr>
          <w:spacing w:val="-5"/>
        </w:rPr>
        <w:t>410</w:t>
      </w:r>
      <w:r>
        <w:tab/>
      </w:r>
      <w:r>
        <w:t>The</w:t>
      </w:r>
      <w:r>
        <w:rPr>
          <w:spacing w:val="-5"/>
        </w:rPr>
        <w:t xml:space="preserve"> </w:t>
      </w:r>
      <w:r>
        <w:t>authors declare</w:t>
      </w:r>
      <w:r>
        <w:rPr>
          <w:spacing w:val="-1"/>
        </w:rPr>
        <w:t xml:space="preserve"> </w:t>
      </w:r>
      <w:r>
        <w:t>that they</w:t>
      </w:r>
      <w:r>
        <w:rPr>
          <w:spacing w:val="-6"/>
        </w:rPr>
        <w:t xml:space="preserve"> </w:t>
      </w:r>
      <w:r>
        <w:t>have</w:t>
      </w:r>
      <w:r>
        <w:rPr>
          <w:spacing w:val="-1"/>
        </w:rPr>
        <w:t xml:space="preserve"> </w:t>
      </w:r>
      <w:r>
        <w:t>no known</w:t>
      </w:r>
      <w:r>
        <w:rPr>
          <w:spacing w:val="1"/>
        </w:rPr>
        <w:t xml:space="preserve"> </w:t>
      </w:r>
      <w:r>
        <w:t>competing</w:t>
      </w:r>
      <w:r>
        <w:rPr>
          <w:spacing w:val="-4"/>
        </w:rPr>
        <w:t xml:space="preserve"> </w:t>
      </w:r>
      <w:r>
        <w:t>financial interests</w:t>
      </w:r>
      <w:r>
        <w:rPr>
          <w:spacing w:val="2"/>
        </w:rPr>
        <w:t xml:space="preserve"> </w:t>
      </w:r>
      <w:r>
        <w:t xml:space="preserve">or </w:t>
      </w:r>
      <w:r>
        <w:rPr>
          <w:spacing w:val="-2"/>
        </w:rPr>
        <w:t>personal</w:t>
      </w:r>
    </w:p>
    <w:p>
      <w:pPr>
        <w:pStyle w:val="6"/>
        <w:spacing w:before="2"/>
        <w:rPr>
          <w:sz w:val="16"/>
        </w:rPr>
      </w:pPr>
    </w:p>
    <w:p>
      <w:pPr>
        <w:spacing w:after="0"/>
        <w:rPr>
          <w:sz w:val="16"/>
        </w:rPr>
        <w:sectPr>
          <w:type w:val="continuous"/>
          <w:pgSz w:w="12240" w:h="15840"/>
          <w:pgMar w:top="620" w:right="60" w:bottom="560" w:left="0" w:header="0" w:footer="1056" w:gutter="0"/>
          <w:cols w:space="720" w:num="1"/>
        </w:sectPr>
      </w:pPr>
    </w:p>
    <w:p>
      <w:pPr>
        <w:pStyle w:val="6"/>
        <w:spacing w:before="90"/>
        <w:ind w:left="720"/>
      </w:pPr>
      <w:r>
        <w:rPr>
          <w:spacing w:val="-5"/>
        </w:rPr>
        <w:t>411</w:t>
      </w:r>
    </w:p>
    <w:p>
      <w:pPr>
        <w:pStyle w:val="6"/>
      </w:pPr>
    </w:p>
    <w:p>
      <w:pPr>
        <w:pStyle w:val="6"/>
        <w:ind w:left="720"/>
      </w:pPr>
      <w:r>
        <w:rPr>
          <w:spacing w:val="-5"/>
        </w:rPr>
        <w:t>412</w:t>
      </w:r>
    </w:p>
    <w:p>
      <w:pPr>
        <w:pStyle w:val="6"/>
        <w:spacing w:before="90"/>
        <w:ind w:left="320"/>
      </w:pPr>
      <w:r>
        <w:br w:type="column"/>
      </w:r>
      <w:r>
        <w:t>relationships</w:t>
      </w:r>
      <w:r>
        <w:rPr>
          <w:spacing w:val="-1"/>
        </w:rPr>
        <w:t xml:space="preserve"> </w:t>
      </w:r>
      <w:r>
        <w:t>that</w:t>
      </w:r>
      <w:r>
        <w:rPr>
          <w:spacing w:val="-1"/>
        </w:rPr>
        <w:t xml:space="preserve"> </w:t>
      </w:r>
      <w:r>
        <w:t>could have</w:t>
      </w:r>
      <w:r>
        <w:rPr>
          <w:spacing w:val="-2"/>
        </w:rPr>
        <w:t xml:space="preserve"> </w:t>
      </w:r>
      <w:r>
        <w:t>appeared to</w:t>
      </w:r>
      <w:r>
        <w:rPr>
          <w:spacing w:val="-1"/>
        </w:rPr>
        <w:t xml:space="preserve"> </w:t>
      </w:r>
      <w:r>
        <w:t>influence</w:t>
      </w:r>
      <w:r>
        <w:rPr>
          <w:spacing w:val="-2"/>
        </w:rPr>
        <w:t xml:space="preserve"> </w:t>
      </w:r>
      <w:r>
        <w:t>the work</w:t>
      </w:r>
      <w:r>
        <w:rPr>
          <w:spacing w:val="1"/>
        </w:rPr>
        <w:t xml:space="preserve"> </w:t>
      </w:r>
      <w:r>
        <w:t>reported in</w:t>
      </w:r>
      <w:r>
        <w:rPr>
          <w:spacing w:val="-1"/>
        </w:rPr>
        <w:t xml:space="preserve"> </w:t>
      </w:r>
      <w:r>
        <w:t xml:space="preserve">this </w:t>
      </w:r>
      <w:r>
        <w:rPr>
          <w:spacing w:val="-2"/>
        </w:rPr>
        <w:t>paper.</w:t>
      </w:r>
    </w:p>
    <w:p>
      <w:pPr>
        <w:spacing w:after="0"/>
        <w:sectPr>
          <w:type w:val="continuous"/>
          <w:pgSz w:w="12240" w:h="15840"/>
          <w:pgMar w:top="620" w:right="60" w:bottom="560" w:left="0" w:header="0" w:footer="1056" w:gutter="0"/>
          <w:cols w:equalWidth="0" w:num="2">
            <w:col w:w="1081" w:space="40"/>
            <w:col w:w="11059"/>
          </w:cols>
        </w:sectPr>
      </w:pPr>
    </w:p>
    <w:p>
      <w:pPr>
        <w:pStyle w:val="6"/>
        <w:spacing w:before="5"/>
      </w:pPr>
    </w:p>
    <w:p>
      <w:pPr>
        <w:pStyle w:val="3"/>
        <w:tabs>
          <w:tab w:val="left" w:pos="1440"/>
        </w:tabs>
        <w:ind w:left="720"/>
      </w:pPr>
      <w:r>
        <w:rPr>
          <w:b w:val="0"/>
          <w:spacing w:val="-5"/>
        </w:rPr>
        <w:t>413</w:t>
      </w:r>
      <w:r>
        <w:rPr>
          <w:b w:val="0"/>
        </w:rPr>
        <w:tab/>
      </w:r>
      <w:r>
        <w:t>Data</w:t>
      </w:r>
      <w:r>
        <w:rPr>
          <w:spacing w:val="-1"/>
        </w:rPr>
        <w:t xml:space="preserve"> </w:t>
      </w:r>
      <w:r>
        <w:rPr>
          <w:spacing w:val="-2"/>
        </w:rPr>
        <w:t>availability</w:t>
      </w:r>
    </w:p>
    <w:p>
      <w:pPr>
        <w:pStyle w:val="6"/>
        <w:spacing w:before="9"/>
        <w:rPr>
          <w:b/>
          <w:sz w:val="15"/>
        </w:rPr>
      </w:pPr>
    </w:p>
    <w:p>
      <w:pPr>
        <w:spacing w:after="0"/>
        <w:rPr>
          <w:sz w:val="15"/>
        </w:rPr>
        <w:sectPr>
          <w:type w:val="continuous"/>
          <w:pgSz w:w="12240" w:h="15840"/>
          <w:pgMar w:top="620" w:right="60" w:bottom="560" w:left="0" w:header="0" w:footer="1056" w:gutter="0"/>
          <w:cols w:space="720" w:num="1"/>
        </w:sectPr>
      </w:pPr>
    </w:p>
    <w:p>
      <w:pPr>
        <w:pStyle w:val="6"/>
        <w:spacing w:before="90"/>
        <w:ind w:left="720"/>
      </w:pPr>
      <w:r>
        <w:rPr>
          <w:spacing w:val="-5"/>
        </w:rPr>
        <w:t>414</w:t>
      </w:r>
    </w:p>
    <w:p>
      <w:pPr>
        <w:pStyle w:val="6"/>
        <w:spacing w:before="276"/>
        <w:ind w:left="720"/>
      </w:pPr>
      <w:r>
        <w:rPr>
          <w:spacing w:val="-5"/>
        </w:rPr>
        <w:t>415</w:t>
      </w:r>
    </w:p>
    <w:p>
      <w:pPr>
        <w:pStyle w:val="6"/>
        <w:spacing w:before="90"/>
        <w:ind w:left="720"/>
      </w:pPr>
      <w:r>
        <w:br w:type="column"/>
      </w:r>
      <w:r>
        <w:t>Data</w:t>
      </w:r>
      <w:r>
        <w:rPr>
          <w:spacing w:val="-1"/>
        </w:rPr>
        <w:t xml:space="preserve"> </w:t>
      </w:r>
      <w:r>
        <w:t>will</w:t>
      </w:r>
      <w:r>
        <w:rPr>
          <w:spacing w:val="-1"/>
        </w:rPr>
        <w:t xml:space="preserve"> </w:t>
      </w:r>
      <w:r>
        <w:t>be</w:t>
      </w:r>
      <w:r>
        <w:rPr>
          <w:spacing w:val="-1"/>
        </w:rPr>
        <w:t xml:space="preserve"> </w:t>
      </w:r>
      <w:r>
        <w:t>made available</w:t>
      </w:r>
      <w:r>
        <w:rPr>
          <w:spacing w:val="-1"/>
        </w:rPr>
        <w:t xml:space="preserve"> </w:t>
      </w:r>
      <w:r>
        <w:t xml:space="preserve">on </w:t>
      </w:r>
      <w:r>
        <w:rPr>
          <w:spacing w:val="-2"/>
        </w:rPr>
        <w:t>request.</w:t>
      </w:r>
    </w:p>
    <w:p>
      <w:pPr>
        <w:spacing w:after="0"/>
        <w:sectPr>
          <w:type w:val="continuous"/>
          <w:pgSz w:w="12240" w:h="15840"/>
          <w:pgMar w:top="620" w:right="60" w:bottom="560" w:left="0" w:header="0" w:footer="1056" w:gutter="0"/>
          <w:cols w:equalWidth="0" w:num="2">
            <w:col w:w="1121" w:space="320"/>
            <w:col w:w="10739"/>
          </w:cols>
        </w:sectPr>
      </w:pPr>
    </w:p>
    <w:p>
      <w:pPr>
        <w:pStyle w:val="6"/>
        <w:spacing w:before="5"/>
      </w:pPr>
    </w:p>
    <w:p>
      <w:pPr>
        <w:pStyle w:val="3"/>
        <w:tabs>
          <w:tab w:val="left" w:pos="1440"/>
        </w:tabs>
        <w:ind w:left="720"/>
      </w:pPr>
      <w:r>
        <w:rPr>
          <w:b w:val="0"/>
          <w:spacing w:val="-5"/>
        </w:rPr>
        <w:t>416</w:t>
      </w:r>
      <w:r>
        <w:rPr>
          <w:b w:val="0"/>
        </w:rPr>
        <w:tab/>
      </w:r>
      <w:r>
        <w:rPr>
          <w:spacing w:val="-2"/>
        </w:rPr>
        <w:t>Acknowledgements</w:t>
      </w:r>
    </w:p>
    <w:p>
      <w:pPr>
        <w:pStyle w:val="6"/>
        <w:tabs>
          <w:tab w:val="left" w:pos="2160"/>
        </w:tabs>
        <w:spacing w:before="271"/>
        <w:ind w:left="720"/>
      </w:pPr>
      <w:r>
        <w:rPr>
          <w:spacing w:val="-5"/>
        </w:rPr>
        <w:t>417</w:t>
      </w:r>
      <w:r>
        <w:tab/>
      </w:r>
      <w:r>
        <w:t>We</w:t>
      </w:r>
      <w:r>
        <w:rPr>
          <w:spacing w:val="-4"/>
        </w:rPr>
        <w:t xml:space="preserve"> </w:t>
      </w:r>
      <w:r>
        <w:t>thank</w:t>
      </w:r>
      <w:r>
        <w:rPr>
          <w:spacing w:val="-2"/>
        </w:rPr>
        <w:t xml:space="preserve"> </w:t>
      </w:r>
      <w:r>
        <w:t>Steven</w:t>
      </w:r>
      <w:r>
        <w:rPr>
          <w:spacing w:val="2"/>
        </w:rPr>
        <w:t xml:space="preserve"> </w:t>
      </w:r>
      <w:r>
        <w:t>C.</w:t>
      </w:r>
      <w:r>
        <w:rPr>
          <w:spacing w:val="-1"/>
        </w:rPr>
        <w:t xml:space="preserve"> </w:t>
      </w:r>
      <w:r>
        <w:t>Pennings</w:t>
      </w:r>
      <w:r>
        <w:rPr>
          <w:spacing w:val="1"/>
        </w:rPr>
        <w:t xml:space="preserve"> </w:t>
      </w:r>
      <w:r>
        <w:t>for constructive comments,</w:t>
      </w:r>
      <w:r>
        <w:rPr>
          <w:spacing w:val="-1"/>
        </w:rPr>
        <w:t xml:space="preserve"> </w:t>
      </w:r>
      <w:r>
        <w:t>and Yu-Pin</w:t>
      </w:r>
      <w:r>
        <w:rPr>
          <w:spacing w:val="1"/>
        </w:rPr>
        <w:t xml:space="preserve"> </w:t>
      </w:r>
      <w:r>
        <w:t>Lin,</w:t>
      </w:r>
      <w:r>
        <w:rPr>
          <w:spacing w:val="3"/>
        </w:rPr>
        <w:t xml:space="preserve"> </w:t>
      </w:r>
      <w:r>
        <w:t xml:space="preserve">Chih-Wei </w:t>
      </w:r>
      <w:r>
        <w:rPr>
          <w:spacing w:val="-2"/>
        </w:rPr>
        <w:t>Tsai,</w:t>
      </w:r>
    </w:p>
    <w:p>
      <w:pPr>
        <w:pStyle w:val="6"/>
      </w:pPr>
    </w:p>
    <w:p>
      <w:pPr>
        <w:pStyle w:val="6"/>
        <w:tabs>
          <w:tab w:val="left" w:pos="1440"/>
        </w:tabs>
        <w:ind w:left="720"/>
      </w:pPr>
      <w:r>
        <w:rPr>
          <w:spacing w:val="-5"/>
        </w:rPr>
        <w:t>418</w:t>
      </w:r>
      <w:r>
        <w:tab/>
      </w:r>
      <w:r>
        <w:t>Chi-Lun</w:t>
      </w:r>
      <w:r>
        <w:rPr>
          <w:spacing w:val="-3"/>
        </w:rPr>
        <w:t xml:space="preserve"> </w:t>
      </w:r>
      <w:r>
        <w:t>Huang,</w:t>
      </w:r>
      <w:r>
        <w:rPr>
          <w:spacing w:val="-1"/>
        </w:rPr>
        <w:t xml:space="preserve"> </w:t>
      </w:r>
      <w:r>
        <w:t>Su-Chen</w:t>
      </w:r>
      <w:r>
        <w:rPr>
          <w:spacing w:val="-1"/>
        </w:rPr>
        <w:t xml:space="preserve"> </w:t>
      </w:r>
      <w:r>
        <w:t>Chang,</w:t>
      </w:r>
      <w:r>
        <w:rPr>
          <w:spacing w:val="-1"/>
        </w:rPr>
        <w:t xml:space="preserve"> </w:t>
      </w:r>
      <w:r>
        <w:t>Hung-Ju</w:t>
      </w:r>
      <w:r>
        <w:rPr>
          <w:spacing w:val="-1"/>
        </w:rPr>
        <w:t xml:space="preserve"> </w:t>
      </w:r>
      <w:r>
        <w:t>Chen,</w:t>
      </w:r>
      <w:r>
        <w:rPr>
          <w:spacing w:val="-1"/>
        </w:rPr>
        <w:t xml:space="preserve"> </w:t>
      </w:r>
      <w:r>
        <w:t>C.-Y.</w:t>
      </w:r>
      <w:r>
        <w:rPr>
          <w:spacing w:val="-1"/>
        </w:rPr>
        <w:t xml:space="preserve"> </w:t>
      </w:r>
      <w:r>
        <w:t>Ho,</w:t>
      </w:r>
      <w:r>
        <w:rPr>
          <w:spacing w:val="-1"/>
        </w:rPr>
        <w:t xml:space="preserve"> </w:t>
      </w:r>
      <w:r>
        <w:t>F.-J.</w:t>
      </w:r>
      <w:r>
        <w:rPr>
          <w:spacing w:val="-1"/>
        </w:rPr>
        <w:t xml:space="preserve"> </w:t>
      </w:r>
      <w:r>
        <w:t>Sha,</w:t>
      </w:r>
      <w:r>
        <w:rPr>
          <w:spacing w:val="-1"/>
        </w:rPr>
        <w:t xml:space="preserve"> </w:t>
      </w:r>
      <w:r>
        <w:t>Y.-C.</w:t>
      </w:r>
      <w:r>
        <w:rPr>
          <w:spacing w:val="-1"/>
        </w:rPr>
        <w:t xml:space="preserve"> </w:t>
      </w:r>
      <w:r>
        <w:t>Chung,</w:t>
      </w:r>
      <w:r>
        <w:rPr>
          <w:spacing w:val="-1"/>
        </w:rPr>
        <w:t xml:space="preserve"> </w:t>
      </w:r>
      <w:r>
        <w:t>K.-C.</w:t>
      </w:r>
      <w:r>
        <w:rPr>
          <w:spacing w:val="-1"/>
        </w:rPr>
        <w:t xml:space="preserve"> </w:t>
      </w:r>
      <w:r>
        <w:rPr>
          <w:spacing w:val="-5"/>
        </w:rPr>
        <w:t>Ho,</w:t>
      </w:r>
    </w:p>
    <w:p>
      <w:pPr>
        <w:pStyle w:val="6"/>
      </w:pPr>
    </w:p>
    <w:p>
      <w:pPr>
        <w:pStyle w:val="6"/>
        <w:tabs>
          <w:tab w:val="left" w:pos="1440"/>
        </w:tabs>
        <w:ind w:left="720"/>
      </w:pPr>
      <w:r>
        <w:rPr>
          <w:spacing w:val="-5"/>
        </w:rPr>
        <w:t>419</w:t>
      </w:r>
      <w:r>
        <w:tab/>
      </w:r>
      <w:r>
        <w:t>and</w:t>
      </w:r>
      <w:r>
        <w:rPr>
          <w:spacing w:val="-1"/>
        </w:rPr>
        <w:t xml:space="preserve"> </w:t>
      </w:r>
      <w:r>
        <w:t>H.-C.</w:t>
      </w:r>
      <w:r>
        <w:rPr>
          <w:spacing w:val="-1"/>
        </w:rPr>
        <w:t xml:space="preserve"> </w:t>
      </w:r>
      <w:r>
        <w:t>Ho</w:t>
      </w:r>
      <w:r>
        <w:rPr>
          <w:spacing w:val="-2"/>
        </w:rPr>
        <w:t xml:space="preserve"> </w:t>
      </w:r>
      <w:r>
        <w:t>for</w:t>
      </w:r>
      <w:r>
        <w:rPr>
          <w:spacing w:val="-3"/>
        </w:rPr>
        <w:t xml:space="preserve"> </w:t>
      </w:r>
      <w:r>
        <w:t>logistic supports.</w:t>
      </w:r>
      <w:r>
        <w:rPr>
          <w:spacing w:val="59"/>
        </w:rPr>
        <w:t xml:space="preserve"> </w:t>
      </w:r>
      <w:r>
        <w:t>We</w:t>
      </w:r>
      <w:r>
        <w:rPr>
          <w:spacing w:val="-2"/>
        </w:rPr>
        <w:t xml:space="preserve"> </w:t>
      </w:r>
      <w:r>
        <w:t>appreciate the</w:t>
      </w:r>
      <w:r>
        <w:rPr>
          <w:spacing w:val="-1"/>
        </w:rPr>
        <w:t xml:space="preserve"> </w:t>
      </w:r>
      <w:r>
        <w:t>Miaoli</w:t>
      </w:r>
      <w:r>
        <w:rPr>
          <w:spacing w:val="-1"/>
        </w:rPr>
        <w:t xml:space="preserve"> </w:t>
      </w:r>
      <w:r>
        <w:t>District</w:t>
      </w:r>
      <w:r>
        <w:rPr>
          <w:spacing w:val="-1"/>
        </w:rPr>
        <w:t xml:space="preserve"> </w:t>
      </w:r>
      <w:r>
        <w:t>Agricultural</w:t>
      </w:r>
      <w:r>
        <w:rPr>
          <w:spacing w:val="-1"/>
        </w:rPr>
        <w:t xml:space="preserve"> </w:t>
      </w:r>
      <w:r>
        <w:t xml:space="preserve">Research </w:t>
      </w:r>
      <w:r>
        <w:rPr>
          <w:spacing w:val="-5"/>
        </w:rPr>
        <w:t>and</w:t>
      </w:r>
    </w:p>
    <w:p>
      <w:pPr>
        <w:pStyle w:val="6"/>
        <w:spacing w:before="2"/>
        <w:rPr>
          <w:sz w:val="16"/>
        </w:rPr>
      </w:pPr>
    </w:p>
    <w:p>
      <w:pPr>
        <w:spacing w:after="0"/>
        <w:rPr>
          <w:sz w:val="16"/>
        </w:rPr>
        <w:sectPr>
          <w:type w:val="continuous"/>
          <w:pgSz w:w="12240" w:h="15840"/>
          <w:pgMar w:top="620" w:right="60" w:bottom="560" w:left="0" w:header="0" w:footer="1056" w:gutter="0"/>
          <w:cols w:space="720" w:num="1"/>
        </w:sectPr>
      </w:pPr>
    </w:p>
    <w:p>
      <w:pPr>
        <w:pStyle w:val="6"/>
        <w:spacing w:before="90"/>
        <w:ind w:left="720"/>
      </w:pPr>
      <w:r>
        <w:rPr>
          <w:spacing w:val="-5"/>
        </w:rPr>
        <w:t>420</w:t>
      </w:r>
    </w:p>
    <w:p>
      <w:pPr>
        <w:pStyle w:val="6"/>
      </w:pPr>
    </w:p>
    <w:p>
      <w:pPr>
        <w:pStyle w:val="6"/>
        <w:ind w:left="720"/>
      </w:pPr>
      <w:r>
        <w:rPr>
          <w:spacing w:val="-5"/>
        </w:rPr>
        <w:t>421</w:t>
      </w:r>
    </w:p>
    <w:p>
      <w:pPr>
        <w:pStyle w:val="6"/>
        <w:spacing w:before="90"/>
        <w:ind w:left="320"/>
      </w:pPr>
      <w:r>
        <w:br w:type="column"/>
      </w:r>
      <w:r>
        <w:t>Extension</w:t>
      </w:r>
      <w:r>
        <w:rPr>
          <w:spacing w:val="-1"/>
        </w:rPr>
        <w:t xml:space="preserve"> </w:t>
      </w:r>
      <w:r>
        <w:t>Station</w:t>
      </w:r>
      <w:r>
        <w:rPr>
          <w:spacing w:val="-1"/>
        </w:rPr>
        <w:t xml:space="preserve"> </w:t>
      </w:r>
      <w:r>
        <w:t>for</w:t>
      </w:r>
      <w:r>
        <w:rPr>
          <w:spacing w:val="-3"/>
        </w:rPr>
        <w:t xml:space="preserve"> </w:t>
      </w:r>
      <w:r>
        <w:t xml:space="preserve">field </w:t>
      </w:r>
      <w:r>
        <w:rPr>
          <w:spacing w:val="-2"/>
        </w:rPr>
        <w:t>assistance.</w:t>
      </w:r>
    </w:p>
    <w:p>
      <w:pPr>
        <w:spacing w:after="0"/>
        <w:sectPr>
          <w:type w:val="continuous"/>
          <w:pgSz w:w="12240" w:h="15840"/>
          <w:pgMar w:top="620" w:right="60" w:bottom="560" w:left="0" w:header="0" w:footer="1056" w:gutter="0"/>
          <w:cols w:equalWidth="0" w:num="2">
            <w:col w:w="1081" w:space="40"/>
            <w:col w:w="11059"/>
          </w:cols>
        </w:sectPr>
      </w:pPr>
    </w:p>
    <w:p>
      <w:pPr>
        <w:pStyle w:val="6"/>
        <w:spacing w:before="6"/>
      </w:pPr>
    </w:p>
    <w:p>
      <w:pPr>
        <w:pStyle w:val="3"/>
        <w:tabs>
          <w:tab w:val="left" w:pos="1440"/>
        </w:tabs>
        <w:ind w:left="720"/>
      </w:pPr>
      <w:r>
        <w:rPr>
          <w:b w:val="0"/>
          <w:spacing w:val="-5"/>
        </w:rPr>
        <w:t>422</w:t>
      </w:r>
      <w:r>
        <w:rPr>
          <w:b w:val="0"/>
        </w:rPr>
        <w:tab/>
      </w:r>
      <w:r>
        <w:t>Author</w:t>
      </w:r>
      <w:r>
        <w:rPr>
          <w:spacing w:val="-1"/>
        </w:rPr>
        <w:t xml:space="preserve"> </w:t>
      </w:r>
      <w:r>
        <w:rPr>
          <w:spacing w:val="-2"/>
        </w:rPr>
        <w:t>contributions</w:t>
      </w:r>
    </w:p>
    <w:p>
      <w:pPr>
        <w:pStyle w:val="6"/>
        <w:tabs>
          <w:tab w:val="left" w:pos="2160"/>
        </w:tabs>
        <w:spacing w:before="271"/>
        <w:ind w:left="720"/>
      </w:pPr>
      <w:r>
        <w:rPr>
          <w:spacing w:val="-5"/>
        </w:rPr>
        <w:t>423</w:t>
      </w:r>
      <w:r>
        <w:tab/>
      </w:r>
      <w:r>
        <w:t>All</w:t>
      </w:r>
      <w:r>
        <w:rPr>
          <w:spacing w:val="-3"/>
        </w:rPr>
        <w:t xml:space="preserve"> </w:t>
      </w:r>
      <w:r>
        <w:t>authors</w:t>
      </w:r>
      <w:r>
        <w:rPr>
          <w:spacing w:val="-1"/>
        </w:rPr>
        <w:t xml:space="preserve"> </w:t>
      </w:r>
      <w:r>
        <w:t>conducted</w:t>
      </w:r>
      <w:r>
        <w:rPr>
          <w:spacing w:val="-1"/>
        </w:rPr>
        <w:t xml:space="preserve"> </w:t>
      </w:r>
      <w:r>
        <w:t>the</w:t>
      </w:r>
      <w:r>
        <w:rPr>
          <w:spacing w:val="-2"/>
        </w:rPr>
        <w:t xml:space="preserve"> </w:t>
      </w:r>
      <w:r>
        <w:t>experiments;</w:t>
      </w:r>
      <w:r>
        <w:rPr>
          <w:spacing w:val="1"/>
        </w:rPr>
        <w:t xml:space="preserve"> </w:t>
      </w:r>
      <w:r>
        <w:t>G.-C.</w:t>
      </w:r>
      <w:r>
        <w:rPr>
          <w:spacing w:val="-1"/>
        </w:rPr>
        <w:t xml:space="preserve"> </w:t>
      </w:r>
      <w:r>
        <w:t>Hsu</w:t>
      </w:r>
      <w:r>
        <w:rPr>
          <w:spacing w:val="-1"/>
        </w:rPr>
        <w:t xml:space="preserve"> </w:t>
      </w:r>
      <w:r>
        <w:t>and</w:t>
      </w:r>
      <w:r>
        <w:rPr>
          <w:spacing w:val="-1"/>
        </w:rPr>
        <w:t xml:space="preserve"> </w:t>
      </w:r>
      <w:r>
        <w:t>C.-K.</w:t>
      </w:r>
      <w:r>
        <w:rPr>
          <w:spacing w:val="-1"/>
        </w:rPr>
        <w:t xml:space="preserve"> </w:t>
      </w:r>
      <w:r>
        <w:t>Ho</w:t>
      </w:r>
      <w:r>
        <w:rPr>
          <w:spacing w:val="-1"/>
        </w:rPr>
        <w:t xml:space="preserve"> </w:t>
      </w:r>
      <w:r>
        <w:t>designed</w:t>
      </w:r>
      <w:r>
        <w:rPr>
          <w:spacing w:val="1"/>
        </w:rPr>
        <w:t xml:space="preserve"> </w:t>
      </w:r>
      <w:r>
        <w:t xml:space="preserve">and wrote </w:t>
      </w:r>
      <w:r>
        <w:rPr>
          <w:spacing w:val="-5"/>
        </w:rPr>
        <w:t>the</w:t>
      </w:r>
    </w:p>
    <w:p>
      <w:pPr>
        <w:pStyle w:val="6"/>
        <w:spacing w:before="2"/>
        <w:rPr>
          <w:sz w:val="16"/>
        </w:rPr>
      </w:pPr>
    </w:p>
    <w:p>
      <w:pPr>
        <w:spacing w:after="0"/>
        <w:rPr>
          <w:sz w:val="16"/>
        </w:rPr>
        <w:sectPr>
          <w:type w:val="continuous"/>
          <w:pgSz w:w="12240" w:h="15840"/>
          <w:pgMar w:top="620" w:right="60" w:bottom="560" w:left="0" w:header="0" w:footer="1056" w:gutter="0"/>
          <w:cols w:space="720" w:num="1"/>
        </w:sectPr>
      </w:pPr>
    </w:p>
    <w:p>
      <w:pPr>
        <w:pStyle w:val="6"/>
        <w:spacing w:before="90"/>
        <w:ind w:left="720"/>
      </w:pPr>
      <w:r>
        <w:rPr>
          <w:spacing w:val="-5"/>
        </w:rPr>
        <w:t>424</w:t>
      </w:r>
    </w:p>
    <w:p>
      <w:pPr>
        <w:pStyle w:val="6"/>
        <w:spacing w:before="5"/>
      </w:pPr>
    </w:p>
    <w:p>
      <w:pPr>
        <w:pStyle w:val="6"/>
        <w:ind w:left="720"/>
      </w:pPr>
      <w:r>
        <w:rPr>
          <w:spacing w:val="-5"/>
        </w:rPr>
        <w:t>425</w:t>
      </w:r>
    </w:p>
    <w:p>
      <w:pPr>
        <w:pStyle w:val="6"/>
        <w:spacing w:before="90"/>
        <w:ind w:left="320"/>
      </w:pPr>
      <w:r>
        <w:br w:type="column"/>
      </w:r>
      <w:r>
        <w:t>manuscript;</w:t>
      </w:r>
      <w:r>
        <w:rPr>
          <w:spacing w:val="-4"/>
        </w:rPr>
        <w:t xml:space="preserve"> </w:t>
      </w:r>
      <w:r>
        <w:t>G.-C.</w:t>
      </w:r>
      <w:r>
        <w:rPr>
          <w:spacing w:val="-1"/>
        </w:rPr>
        <w:t xml:space="preserve"> </w:t>
      </w:r>
      <w:r>
        <w:t>Hsu</w:t>
      </w:r>
      <w:r>
        <w:rPr>
          <w:spacing w:val="-1"/>
        </w:rPr>
        <w:t xml:space="preserve"> </w:t>
      </w:r>
      <w:r>
        <w:t>and</w:t>
      </w:r>
      <w:r>
        <w:rPr>
          <w:spacing w:val="-1"/>
        </w:rPr>
        <w:t xml:space="preserve"> </w:t>
      </w:r>
      <w:r>
        <w:t>J.-A.</w:t>
      </w:r>
      <w:r>
        <w:rPr>
          <w:spacing w:val="-1"/>
        </w:rPr>
        <w:t xml:space="preserve"> </w:t>
      </w:r>
      <w:r>
        <w:t>Ou</w:t>
      </w:r>
      <w:r>
        <w:rPr>
          <w:spacing w:val="-2"/>
        </w:rPr>
        <w:t xml:space="preserve"> </w:t>
      </w:r>
      <w:r>
        <w:t>performed</w:t>
      </w:r>
      <w:r>
        <w:rPr>
          <w:spacing w:val="-1"/>
        </w:rPr>
        <w:t xml:space="preserve"> </w:t>
      </w:r>
      <w:r>
        <w:t>the</w:t>
      </w:r>
      <w:r>
        <w:rPr>
          <w:spacing w:val="-2"/>
        </w:rPr>
        <w:t xml:space="preserve"> </w:t>
      </w:r>
      <w:r>
        <w:t>statistical</w:t>
      </w:r>
      <w:r>
        <w:rPr>
          <w:spacing w:val="-1"/>
        </w:rPr>
        <w:t xml:space="preserve"> </w:t>
      </w:r>
      <w:r>
        <w:rPr>
          <w:spacing w:val="-2"/>
        </w:rPr>
        <w:t>analyses.</w:t>
      </w:r>
    </w:p>
    <w:p>
      <w:pPr>
        <w:spacing w:after="0"/>
        <w:sectPr>
          <w:type w:val="continuous"/>
          <w:pgSz w:w="12240" w:h="15840"/>
          <w:pgMar w:top="620" w:right="60" w:bottom="560" w:left="0" w:header="0" w:footer="1056" w:gutter="0"/>
          <w:cols w:equalWidth="0" w:num="2">
            <w:col w:w="1081" w:space="40"/>
            <w:col w:w="11059"/>
          </w:cols>
        </w:sectPr>
      </w:pPr>
    </w:p>
    <w:p>
      <w:pPr>
        <w:pStyle w:val="3"/>
        <w:tabs>
          <w:tab w:val="left" w:pos="1440"/>
        </w:tabs>
        <w:spacing w:before="76"/>
        <w:ind w:left="720"/>
      </w:pPr>
      <w:r>
        <w:rPr>
          <w:b w:val="0"/>
          <w:spacing w:val="-5"/>
        </w:rPr>
        <w:t>426</w:t>
      </w:r>
      <w:r>
        <w:rPr>
          <w:b w:val="0"/>
        </w:rPr>
        <w:tab/>
      </w:r>
      <w:r>
        <w:t>Appendix</w:t>
      </w:r>
      <w:r>
        <w:rPr>
          <w:spacing w:val="-2"/>
        </w:rPr>
        <w:t xml:space="preserve"> </w:t>
      </w:r>
      <w:r>
        <w:t>A</w:t>
      </w:r>
      <w:r>
        <w:rPr>
          <w:spacing w:val="-1"/>
        </w:rPr>
        <w:t xml:space="preserve"> </w:t>
      </w:r>
      <w:r>
        <w:t>and</w:t>
      </w:r>
      <w:r>
        <w:rPr>
          <w:spacing w:val="-1"/>
        </w:rPr>
        <w:t xml:space="preserve"> </w:t>
      </w:r>
      <w:r>
        <w:t>B.</w:t>
      </w:r>
      <w:r>
        <w:rPr>
          <w:spacing w:val="58"/>
        </w:rPr>
        <w:t xml:space="preserve"> </w:t>
      </w:r>
      <w:r>
        <w:t>Supporting</w:t>
      </w:r>
      <w:r>
        <w:rPr>
          <w:spacing w:val="-1"/>
        </w:rPr>
        <w:t xml:space="preserve"> </w:t>
      </w:r>
      <w:r>
        <w:rPr>
          <w:spacing w:val="-2"/>
        </w:rPr>
        <w:t>information</w:t>
      </w:r>
    </w:p>
    <w:p>
      <w:pPr>
        <w:pStyle w:val="6"/>
        <w:tabs>
          <w:tab w:val="left" w:pos="2160"/>
        </w:tabs>
        <w:spacing w:before="272"/>
        <w:ind w:left="720"/>
      </w:pPr>
      <w:r>
        <w:rPr>
          <w:spacing w:val="-5"/>
        </w:rPr>
        <w:t>427</w:t>
      </w:r>
      <w:r>
        <w:tab/>
      </w:r>
      <w:r>
        <w:t>Supplementary</w:t>
      </w:r>
      <w:r>
        <w:rPr>
          <w:spacing w:val="-8"/>
        </w:rPr>
        <w:t xml:space="preserve"> </w:t>
      </w:r>
      <w:r>
        <w:t>information associated</w:t>
      </w:r>
      <w:r>
        <w:rPr>
          <w:spacing w:val="-1"/>
        </w:rPr>
        <w:t xml:space="preserve"> </w:t>
      </w:r>
      <w:r>
        <w:t>with this</w:t>
      </w:r>
      <w:r>
        <w:rPr>
          <w:spacing w:val="-1"/>
        </w:rPr>
        <w:t xml:space="preserve"> </w:t>
      </w:r>
      <w:r>
        <w:t>article can</w:t>
      </w:r>
      <w:r>
        <w:rPr>
          <w:spacing w:val="-1"/>
        </w:rPr>
        <w:t xml:space="preserve"> </w:t>
      </w:r>
      <w:r>
        <w:t>be</w:t>
      </w:r>
      <w:r>
        <w:rPr>
          <w:spacing w:val="1"/>
        </w:rPr>
        <w:t xml:space="preserve"> </w:t>
      </w:r>
      <w:r>
        <w:t>found</w:t>
      </w:r>
      <w:r>
        <w:rPr>
          <w:spacing w:val="-2"/>
        </w:rPr>
        <w:t xml:space="preserve"> </w:t>
      </w:r>
      <w:r>
        <w:t>in the online</w:t>
      </w:r>
      <w:r>
        <w:rPr>
          <w:spacing w:val="-1"/>
        </w:rPr>
        <w:t xml:space="preserve"> </w:t>
      </w:r>
      <w:r>
        <w:rPr>
          <w:spacing w:val="-2"/>
        </w:rPr>
        <w:t>version</w:t>
      </w:r>
    </w:p>
    <w:p>
      <w:pPr>
        <w:pStyle w:val="6"/>
        <w:spacing w:before="2"/>
        <w:rPr>
          <w:sz w:val="16"/>
        </w:rPr>
      </w:pPr>
    </w:p>
    <w:p>
      <w:pPr>
        <w:spacing w:after="0"/>
        <w:rPr>
          <w:sz w:val="16"/>
        </w:rPr>
        <w:sectPr>
          <w:pgSz w:w="12240" w:h="15840"/>
          <w:pgMar w:top="1360" w:right="60" w:bottom="1240" w:left="0" w:header="0" w:footer="1056" w:gutter="0"/>
          <w:cols w:space="720" w:num="1"/>
        </w:sectPr>
      </w:pPr>
    </w:p>
    <w:p>
      <w:pPr>
        <w:pStyle w:val="6"/>
        <w:spacing w:before="90"/>
        <w:ind w:left="720"/>
      </w:pPr>
      <w:r>
        <w:rPr>
          <w:spacing w:val="-5"/>
        </w:rPr>
        <w:t>428</w:t>
      </w:r>
    </w:p>
    <w:p>
      <w:pPr>
        <w:pStyle w:val="6"/>
        <w:spacing w:before="5"/>
      </w:pPr>
    </w:p>
    <w:p>
      <w:pPr>
        <w:pStyle w:val="6"/>
        <w:ind w:left="720"/>
      </w:pPr>
      <w:r>
        <w:rPr>
          <w:spacing w:val="-5"/>
        </w:rPr>
        <w:t>429</w:t>
      </w:r>
    </w:p>
    <w:p>
      <w:pPr>
        <w:pStyle w:val="6"/>
        <w:spacing w:before="90"/>
        <w:ind w:left="320"/>
      </w:pPr>
      <w:r>
        <w:br w:type="column"/>
      </w:r>
      <w:r>
        <w:t>at</w:t>
      </w:r>
      <w:r>
        <w:rPr>
          <w:spacing w:val="-1"/>
        </w:rPr>
        <w:t xml:space="preserve"> </w:t>
      </w:r>
      <w:r>
        <w:rPr>
          <w:spacing w:val="-2"/>
        </w:rPr>
        <w:t>doi:xxx.</w:t>
      </w:r>
    </w:p>
    <w:p>
      <w:pPr>
        <w:spacing w:after="0"/>
        <w:sectPr>
          <w:type w:val="continuous"/>
          <w:pgSz w:w="12240" w:h="15840"/>
          <w:pgMar w:top="620" w:right="60" w:bottom="560" w:left="0" w:header="0" w:footer="1056" w:gutter="0"/>
          <w:cols w:equalWidth="0" w:num="2">
            <w:col w:w="1081" w:space="40"/>
            <w:col w:w="11059"/>
          </w:cols>
        </w:sectPr>
      </w:pPr>
    </w:p>
    <w:p>
      <w:pPr>
        <w:pStyle w:val="6"/>
        <w:spacing w:before="2"/>
      </w:pPr>
    </w:p>
    <w:p>
      <w:pPr>
        <w:pStyle w:val="3"/>
        <w:numPr>
          <w:ilvl w:val="0"/>
          <w:numId w:val="35"/>
        </w:numPr>
        <w:tabs>
          <w:tab w:val="left" w:pos="1440"/>
        </w:tabs>
        <w:spacing w:before="0" w:after="0" w:line="240" w:lineRule="auto"/>
        <w:ind w:left="1440" w:right="0" w:hanging="720"/>
        <w:jc w:val="left"/>
      </w:pPr>
      <w:r>
        <w:rPr>
          <w:spacing w:val="-2"/>
        </w:rPr>
        <w:t>Reference</w:t>
      </w:r>
    </w:p>
    <w:p>
      <w:pPr>
        <w:pStyle w:val="10"/>
        <w:numPr>
          <w:ilvl w:val="0"/>
          <w:numId w:val="35"/>
        </w:numPr>
        <w:tabs>
          <w:tab w:val="left" w:pos="1440"/>
        </w:tabs>
        <w:spacing w:before="130" w:after="0" w:line="240" w:lineRule="auto"/>
        <w:ind w:left="1440" w:right="0" w:hanging="720"/>
        <w:jc w:val="left"/>
        <w:rPr>
          <w:sz w:val="24"/>
        </w:rPr>
      </w:pPr>
      <w:r>
        <w:rPr>
          <w:sz w:val="24"/>
        </w:rPr>
        <w:t>Albajes,</w:t>
      </w:r>
      <w:r>
        <w:rPr>
          <w:spacing w:val="25"/>
          <w:sz w:val="24"/>
        </w:rPr>
        <w:t xml:space="preserve"> </w:t>
      </w:r>
      <w:r>
        <w:rPr>
          <w:sz w:val="24"/>
        </w:rPr>
        <w:t>R.,</w:t>
      </w:r>
      <w:r>
        <w:rPr>
          <w:spacing w:val="27"/>
          <w:sz w:val="24"/>
        </w:rPr>
        <w:t xml:space="preserve"> </w:t>
      </w:r>
      <w:r>
        <w:rPr>
          <w:sz w:val="24"/>
        </w:rPr>
        <w:t>Alomar,</w:t>
      </w:r>
      <w:r>
        <w:rPr>
          <w:spacing w:val="27"/>
          <w:sz w:val="24"/>
        </w:rPr>
        <w:t xml:space="preserve"> </w:t>
      </w:r>
      <w:r>
        <w:rPr>
          <w:sz w:val="24"/>
        </w:rPr>
        <w:t>Ò.,</w:t>
      </w:r>
      <w:r>
        <w:rPr>
          <w:spacing w:val="29"/>
          <w:sz w:val="24"/>
        </w:rPr>
        <w:t xml:space="preserve"> </w:t>
      </w:r>
      <w:r>
        <w:rPr>
          <w:sz w:val="24"/>
        </w:rPr>
        <w:t>1999.</w:t>
      </w:r>
      <w:r>
        <w:rPr>
          <w:spacing w:val="27"/>
          <w:sz w:val="24"/>
        </w:rPr>
        <w:t xml:space="preserve"> </w:t>
      </w:r>
      <w:r>
        <w:rPr>
          <w:sz w:val="24"/>
        </w:rPr>
        <w:t>Current</w:t>
      </w:r>
      <w:r>
        <w:rPr>
          <w:spacing w:val="29"/>
          <w:sz w:val="24"/>
        </w:rPr>
        <w:t xml:space="preserve"> </w:t>
      </w:r>
      <w:r>
        <w:rPr>
          <w:sz w:val="24"/>
        </w:rPr>
        <w:t>and</w:t>
      </w:r>
      <w:r>
        <w:rPr>
          <w:spacing w:val="27"/>
          <w:sz w:val="24"/>
        </w:rPr>
        <w:t xml:space="preserve"> </w:t>
      </w:r>
      <w:r>
        <w:rPr>
          <w:sz w:val="24"/>
        </w:rPr>
        <w:t>potential</w:t>
      </w:r>
      <w:r>
        <w:rPr>
          <w:spacing w:val="28"/>
          <w:sz w:val="24"/>
        </w:rPr>
        <w:t xml:space="preserve"> </w:t>
      </w:r>
      <w:r>
        <w:rPr>
          <w:sz w:val="24"/>
        </w:rPr>
        <w:t>use</w:t>
      </w:r>
      <w:r>
        <w:rPr>
          <w:spacing w:val="26"/>
          <w:sz w:val="24"/>
        </w:rPr>
        <w:t xml:space="preserve"> </w:t>
      </w:r>
      <w:r>
        <w:rPr>
          <w:sz w:val="24"/>
        </w:rPr>
        <w:t>of</w:t>
      </w:r>
      <w:r>
        <w:rPr>
          <w:spacing w:val="26"/>
          <w:sz w:val="24"/>
        </w:rPr>
        <w:t xml:space="preserve"> </w:t>
      </w:r>
      <w:r>
        <w:rPr>
          <w:sz w:val="24"/>
        </w:rPr>
        <w:t>polyphagous</w:t>
      </w:r>
      <w:r>
        <w:rPr>
          <w:spacing w:val="29"/>
          <w:sz w:val="24"/>
        </w:rPr>
        <w:t xml:space="preserve"> </w:t>
      </w:r>
      <w:r>
        <w:rPr>
          <w:sz w:val="24"/>
        </w:rPr>
        <w:t>predators.</w:t>
      </w:r>
      <w:r>
        <w:rPr>
          <w:spacing w:val="33"/>
          <w:sz w:val="24"/>
        </w:rPr>
        <w:t xml:space="preserve"> </w:t>
      </w:r>
      <w:r>
        <w:rPr>
          <w:spacing w:val="-2"/>
          <w:sz w:val="24"/>
        </w:rPr>
        <w:t>Integrated</w:t>
      </w:r>
    </w:p>
    <w:p>
      <w:pPr>
        <w:pStyle w:val="10"/>
        <w:numPr>
          <w:ilvl w:val="0"/>
          <w:numId w:val="35"/>
        </w:numPr>
        <w:tabs>
          <w:tab w:val="left" w:pos="2006"/>
        </w:tabs>
        <w:spacing w:before="0" w:after="0" w:line="240" w:lineRule="auto"/>
        <w:ind w:left="2006" w:right="0" w:hanging="1286"/>
        <w:jc w:val="left"/>
        <w:rPr>
          <w:sz w:val="24"/>
        </w:rPr>
      </w:pPr>
      <w:r>
        <w:rPr>
          <w:sz w:val="24"/>
        </w:rPr>
        <w:t>pest</w:t>
      </w:r>
      <w:r>
        <w:rPr>
          <w:spacing w:val="-1"/>
          <w:sz w:val="24"/>
        </w:rPr>
        <w:t xml:space="preserve"> </w:t>
      </w:r>
      <w:r>
        <w:rPr>
          <w:sz w:val="24"/>
        </w:rPr>
        <w:t>and</w:t>
      </w:r>
      <w:r>
        <w:rPr>
          <w:spacing w:val="-1"/>
          <w:sz w:val="24"/>
        </w:rPr>
        <w:t xml:space="preserve"> </w:t>
      </w:r>
      <w:r>
        <w:rPr>
          <w:sz w:val="24"/>
        </w:rPr>
        <w:t>disease</w:t>
      </w:r>
      <w:r>
        <w:rPr>
          <w:spacing w:val="-1"/>
          <w:sz w:val="24"/>
        </w:rPr>
        <w:t xml:space="preserve"> </w:t>
      </w:r>
      <w:r>
        <w:rPr>
          <w:sz w:val="24"/>
        </w:rPr>
        <w:t>management</w:t>
      </w:r>
      <w:r>
        <w:rPr>
          <w:spacing w:val="-1"/>
          <w:sz w:val="24"/>
        </w:rPr>
        <w:t xml:space="preserve"> </w:t>
      </w:r>
      <w:r>
        <w:rPr>
          <w:sz w:val="24"/>
        </w:rPr>
        <w:t>in</w:t>
      </w:r>
      <w:r>
        <w:rPr>
          <w:spacing w:val="-1"/>
          <w:sz w:val="24"/>
        </w:rPr>
        <w:t xml:space="preserve"> </w:t>
      </w:r>
      <w:r>
        <w:rPr>
          <w:sz w:val="24"/>
        </w:rPr>
        <w:t>greenhouse</w:t>
      </w:r>
      <w:r>
        <w:rPr>
          <w:spacing w:val="1"/>
          <w:sz w:val="24"/>
        </w:rPr>
        <w:t xml:space="preserve"> </w:t>
      </w:r>
      <w:r>
        <w:rPr>
          <w:sz w:val="24"/>
        </w:rPr>
        <w:t>crops.</w:t>
      </w:r>
      <w:r>
        <w:rPr>
          <w:spacing w:val="-1"/>
          <w:sz w:val="24"/>
        </w:rPr>
        <w:t xml:space="preserve"> </w:t>
      </w:r>
      <w:r>
        <w:rPr>
          <w:sz w:val="24"/>
        </w:rPr>
        <w:t>Springer,</w:t>
      </w:r>
      <w:r>
        <w:rPr>
          <w:spacing w:val="-1"/>
          <w:sz w:val="24"/>
        </w:rPr>
        <w:t xml:space="preserve"> </w:t>
      </w:r>
      <w:r>
        <w:rPr>
          <w:sz w:val="24"/>
        </w:rPr>
        <w:t>pp.</w:t>
      </w:r>
      <w:r>
        <w:rPr>
          <w:spacing w:val="-1"/>
          <w:sz w:val="24"/>
        </w:rPr>
        <w:t xml:space="preserve"> </w:t>
      </w:r>
      <w:r>
        <w:rPr>
          <w:sz w:val="24"/>
        </w:rPr>
        <w:t>265-</w:t>
      </w:r>
      <w:r>
        <w:rPr>
          <w:spacing w:val="-4"/>
          <w:sz w:val="24"/>
        </w:rPr>
        <w:t>275.</w:t>
      </w:r>
    </w:p>
    <w:p>
      <w:pPr>
        <w:pStyle w:val="10"/>
        <w:numPr>
          <w:ilvl w:val="0"/>
          <w:numId w:val="35"/>
        </w:numPr>
        <w:tabs>
          <w:tab w:val="left" w:pos="1440"/>
        </w:tabs>
        <w:spacing w:before="0" w:after="0" w:line="240" w:lineRule="auto"/>
        <w:ind w:left="1440" w:right="0" w:hanging="720"/>
        <w:jc w:val="left"/>
        <w:rPr>
          <w:sz w:val="24"/>
        </w:rPr>
      </w:pPr>
      <w:r>
        <w:rPr>
          <w:sz w:val="24"/>
        </w:rPr>
        <w:t>Albertini,</w:t>
      </w:r>
      <w:r>
        <w:rPr>
          <w:spacing w:val="29"/>
          <w:sz w:val="24"/>
        </w:rPr>
        <w:t xml:space="preserve"> </w:t>
      </w:r>
      <w:r>
        <w:rPr>
          <w:sz w:val="24"/>
        </w:rPr>
        <w:t>A.,</w:t>
      </w:r>
      <w:r>
        <w:rPr>
          <w:spacing w:val="31"/>
          <w:sz w:val="24"/>
        </w:rPr>
        <w:t xml:space="preserve"> </w:t>
      </w:r>
      <w:r>
        <w:rPr>
          <w:sz w:val="24"/>
        </w:rPr>
        <w:t>Marchi,</w:t>
      </w:r>
      <w:r>
        <w:rPr>
          <w:spacing w:val="32"/>
          <w:sz w:val="24"/>
        </w:rPr>
        <w:t xml:space="preserve"> </w:t>
      </w:r>
      <w:r>
        <w:rPr>
          <w:sz w:val="24"/>
        </w:rPr>
        <w:t>S.,</w:t>
      </w:r>
      <w:r>
        <w:rPr>
          <w:spacing w:val="32"/>
          <w:sz w:val="24"/>
        </w:rPr>
        <w:t xml:space="preserve"> </w:t>
      </w:r>
      <w:r>
        <w:rPr>
          <w:sz w:val="24"/>
        </w:rPr>
        <w:t>Ratti,</w:t>
      </w:r>
      <w:r>
        <w:rPr>
          <w:spacing w:val="32"/>
          <w:sz w:val="24"/>
        </w:rPr>
        <w:t xml:space="preserve"> </w:t>
      </w:r>
      <w:r>
        <w:rPr>
          <w:sz w:val="24"/>
        </w:rPr>
        <w:t>C.,</w:t>
      </w:r>
      <w:r>
        <w:rPr>
          <w:spacing w:val="32"/>
          <w:sz w:val="24"/>
        </w:rPr>
        <w:t xml:space="preserve"> </w:t>
      </w:r>
      <w:r>
        <w:rPr>
          <w:sz w:val="24"/>
        </w:rPr>
        <w:t>Burgio,</w:t>
      </w:r>
      <w:r>
        <w:rPr>
          <w:spacing w:val="31"/>
          <w:sz w:val="24"/>
        </w:rPr>
        <w:t xml:space="preserve"> </w:t>
      </w:r>
      <w:r>
        <w:rPr>
          <w:sz w:val="24"/>
        </w:rPr>
        <w:t>G.,</w:t>
      </w:r>
      <w:r>
        <w:rPr>
          <w:spacing w:val="34"/>
          <w:sz w:val="24"/>
        </w:rPr>
        <w:t xml:space="preserve"> </w:t>
      </w:r>
      <w:r>
        <w:rPr>
          <w:sz w:val="24"/>
        </w:rPr>
        <w:t>Petacchi,</w:t>
      </w:r>
      <w:r>
        <w:rPr>
          <w:spacing w:val="32"/>
          <w:sz w:val="24"/>
        </w:rPr>
        <w:t xml:space="preserve"> </w:t>
      </w:r>
      <w:r>
        <w:rPr>
          <w:sz w:val="24"/>
        </w:rPr>
        <w:t>R.,</w:t>
      </w:r>
      <w:r>
        <w:rPr>
          <w:spacing w:val="32"/>
          <w:sz w:val="24"/>
        </w:rPr>
        <w:t xml:space="preserve"> </w:t>
      </w:r>
      <w:r>
        <w:rPr>
          <w:sz w:val="24"/>
        </w:rPr>
        <w:t>Magagnoli,</w:t>
      </w:r>
      <w:r>
        <w:rPr>
          <w:spacing w:val="34"/>
          <w:sz w:val="24"/>
        </w:rPr>
        <w:t xml:space="preserve"> </w:t>
      </w:r>
      <w:r>
        <w:rPr>
          <w:sz w:val="24"/>
        </w:rPr>
        <w:t>S.,</w:t>
      </w:r>
      <w:r>
        <w:rPr>
          <w:spacing w:val="32"/>
          <w:sz w:val="24"/>
        </w:rPr>
        <w:t xml:space="preserve"> </w:t>
      </w:r>
      <w:r>
        <w:rPr>
          <w:sz w:val="24"/>
        </w:rPr>
        <w:t>2018.</w:t>
      </w:r>
      <w:r>
        <w:rPr>
          <w:spacing w:val="32"/>
          <w:sz w:val="24"/>
        </w:rPr>
        <w:t xml:space="preserve"> </w:t>
      </w:r>
      <w:r>
        <w:rPr>
          <w:spacing w:val="-2"/>
          <w:sz w:val="24"/>
        </w:rPr>
        <w:t>Bactrocera</w:t>
      </w:r>
    </w:p>
    <w:p>
      <w:pPr>
        <w:pStyle w:val="10"/>
        <w:numPr>
          <w:ilvl w:val="0"/>
          <w:numId w:val="35"/>
        </w:numPr>
        <w:tabs>
          <w:tab w:val="left" w:pos="2006"/>
        </w:tabs>
        <w:spacing w:before="1" w:after="0" w:line="240" w:lineRule="auto"/>
        <w:ind w:left="2006" w:right="0" w:hanging="1286"/>
        <w:jc w:val="left"/>
        <w:rPr>
          <w:sz w:val="24"/>
        </w:rPr>
      </w:pPr>
      <w:r>
        <w:rPr>
          <w:sz w:val="24"/>
        </w:rPr>
        <w:t>oleae</w:t>
      </w:r>
      <w:r>
        <w:rPr>
          <w:spacing w:val="71"/>
          <w:sz w:val="24"/>
        </w:rPr>
        <w:t xml:space="preserve"> </w:t>
      </w:r>
      <w:r>
        <w:rPr>
          <w:sz w:val="24"/>
        </w:rPr>
        <w:t>pupae</w:t>
      </w:r>
      <w:r>
        <w:rPr>
          <w:spacing w:val="73"/>
          <w:sz w:val="24"/>
        </w:rPr>
        <w:t xml:space="preserve"> </w:t>
      </w:r>
      <w:r>
        <w:rPr>
          <w:sz w:val="24"/>
        </w:rPr>
        <w:t>predation</w:t>
      </w:r>
      <w:r>
        <w:rPr>
          <w:spacing w:val="76"/>
          <w:sz w:val="24"/>
        </w:rPr>
        <w:t xml:space="preserve"> </w:t>
      </w:r>
      <w:r>
        <w:rPr>
          <w:sz w:val="24"/>
        </w:rPr>
        <w:t>by</w:t>
      </w:r>
      <w:r>
        <w:rPr>
          <w:spacing w:val="69"/>
          <w:sz w:val="24"/>
        </w:rPr>
        <w:t xml:space="preserve"> </w:t>
      </w:r>
      <w:r>
        <w:rPr>
          <w:sz w:val="24"/>
        </w:rPr>
        <w:t>Ocypus</w:t>
      </w:r>
      <w:r>
        <w:rPr>
          <w:spacing w:val="74"/>
          <w:sz w:val="24"/>
        </w:rPr>
        <w:t xml:space="preserve"> </w:t>
      </w:r>
      <w:r>
        <w:rPr>
          <w:sz w:val="24"/>
        </w:rPr>
        <w:t>olens</w:t>
      </w:r>
      <w:r>
        <w:rPr>
          <w:spacing w:val="73"/>
          <w:sz w:val="24"/>
        </w:rPr>
        <w:t xml:space="preserve"> </w:t>
      </w:r>
      <w:r>
        <w:rPr>
          <w:sz w:val="24"/>
        </w:rPr>
        <w:t>detected</w:t>
      </w:r>
      <w:r>
        <w:rPr>
          <w:spacing w:val="73"/>
          <w:sz w:val="24"/>
        </w:rPr>
        <w:t xml:space="preserve"> </w:t>
      </w:r>
      <w:r>
        <w:rPr>
          <w:sz w:val="24"/>
        </w:rPr>
        <w:t>by</w:t>
      </w:r>
      <w:r>
        <w:rPr>
          <w:spacing w:val="69"/>
          <w:sz w:val="24"/>
        </w:rPr>
        <w:t xml:space="preserve"> </w:t>
      </w:r>
      <w:r>
        <w:rPr>
          <w:sz w:val="24"/>
        </w:rPr>
        <w:t>molecular</w:t>
      </w:r>
      <w:r>
        <w:rPr>
          <w:spacing w:val="75"/>
          <w:sz w:val="24"/>
        </w:rPr>
        <w:t xml:space="preserve"> </w:t>
      </w:r>
      <w:r>
        <w:rPr>
          <w:sz w:val="24"/>
        </w:rPr>
        <w:t>gut</w:t>
      </w:r>
      <w:r>
        <w:rPr>
          <w:spacing w:val="77"/>
          <w:sz w:val="24"/>
        </w:rPr>
        <w:t xml:space="preserve"> </w:t>
      </w:r>
      <w:r>
        <w:rPr>
          <w:sz w:val="24"/>
        </w:rPr>
        <w:t>content</w:t>
      </w:r>
      <w:r>
        <w:rPr>
          <w:spacing w:val="74"/>
          <w:sz w:val="24"/>
        </w:rPr>
        <w:t xml:space="preserve"> </w:t>
      </w:r>
      <w:r>
        <w:rPr>
          <w:spacing w:val="-2"/>
          <w:sz w:val="24"/>
        </w:rPr>
        <w:t>analysis.</w:t>
      </w:r>
    </w:p>
    <w:p>
      <w:pPr>
        <w:pStyle w:val="10"/>
        <w:numPr>
          <w:ilvl w:val="0"/>
          <w:numId w:val="35"/>
        </w:numPr>
        <w:tabs>
          <w:tab w:val="left" w:pos="2006"/>
        </w:tabs>
        <w:spacing w:before="0" w:after="0" w:line="240" w:lineRule="auto"/>
        <w:ind w:left="2006" w:right="0" w:hanging="1286"/>
        <w:jc w:val="left"/>
        <w:rPr>
          <w:sz w:val="24"/>
        </w:rPr>
      </w:pPr>
      <w:r>
        <w:rPr>
          <w:sz w:val="24"/>
        </w:rPr>
        <w:t>BioControl</w:t>
      </w:r>
      <w:r>
        <w:rPr>
          <w:spacing w:val="-1"/>
          <w:sz w:val="24"/>
        </w:rPr>
        <w:t xml:space="preserve"> </w:t>
      </w:r>
      <w:r>
        <w:rPr>
          <w:sz w:val="24"/>
        </w:rPr>
        <w:t>63,</w:t>
      </w:r>
      <w:r>
        <w:rPr>
          <w:spacing w:val="-1"/>
          <w:sz w:val="24"/>
        </w:rPr>
        <w:t xml:space="preserve"> </w:t>
      </w:r>
      <w:r>
        <w:rPr>
          <w:sz w:val="24"/>
        </w:rPr>
        <w:t>227-</w:t>
      </w:r>
      <w:r>
        <w:rPr>
          <w:spacing w:val="-4"/>
          <w:sz w:val="24"/>
        </w:rPr>
        <w:t>239.</w:t>
      </w:r>
    </w:p>
    <w:p>
      <w:pPr>
        <w:pStyle w:val="10"/>
        <w:numPr>
          <w:ilvl w:val="0"/>
          <w:numId w:val="35"/>
        </w:numPr>
        <w:tabs>
          <w:tab w:val="left" w:pos="1440"/>
        </w:tabs>
        <w:spacing w:before="0" w:after="0" w:line="240" w:lineRule="auto"/>
        <w:ind w:left="1440" w:right="0" w:hanging="720"/>
        <w:jc w:val="left"/>
        <w:rPr>
          <w:sz w:val="24"/>
        </w:rPr>
      </w:pPr>
      <w:r>
        <w:rPr>
          <w:sz w:val="24"/>
        </w:rPr>
        <w:t>Altieri,</w:t>
      </w:r>
      <w:r>
        <w:rPr>
          <w:spacing w:val="62"/>
          <w:w w:val="150"/>
          <w:sz w:val="24"/>
        </w:rPr>
        <w:t xml:space="preserve"> </w:t>
      </w:r>
      <w:r>
        <w:rPr>
          <w:sz w:val="24"/>
        </w:rPr>
        <w:t>M.A.,</w:t>
      </w:r>
      <w:r>
        <w:rPr>
          <w:spacing w:val="64"/>
          <w:w w:val="150"/>
          <w:sz w:val="24"/>
        </w:rPr>
        <w:t xml:space="preserve"> </w:t>
      </w:r>
      <w:r>
        <w:rPr>
          <w:sz w:val="24"/>
        </w:rPr>
        <w:t>1999.</w:t>
      </w:r>
      <w:r>
        <w:rPr>
          <w:spacing w:val="65"/>
          <w:w w:val="150"/>
          <w:sz w:val="24"/>
        </w:rPr>
        <w:t xml:space="preserve"> </w:t>
      </w:r>
      <w:r>
        <w:rPr>
          <w:sz w:val="24"/>
        </w:rPr>
        <w:t>The</w:t>
      </w:r>
      <w:r>
        <w:rPr>
          <w:spacing w:val="63"/>
          <w:w w:val="150"/>
          <w:sz w:val="24"/>
        </w:rPr>
        <w:t xml:space="preserve"> </w:t>
      </w:r>
      <w:r>
        <w:rPr>
          <w:sz w:val="24"/>
        </w:rPr>
        <w:t>ecological</w:t>
      </w:r>
      <w:r>
        <w:rPr>
          <w:spacing w:val="66"/>
          <w:w w:val="150"/>
          <w:sz w:val="24"/>
        </w:rPr>
        <w:t xml:space="preserve"> </w:t>
      </w:r>
      <w:r>
        <w:rPr>
          <w:sz w:val="24"/>
        </w:rPr>
        <w:t>role</w:t>
      </w:r>
      <w:r>
        <w:rPr>
          <w:spacing w:val="63"/>
          <w:w w:val="150"/>
          <w:sz w:val="24"/>
        </w:rPr>
        <w:t xml:space="preserve"> </w:t>
      </w:r>
      <w:r>
        <w:rPr>
          <w:sz w:val="24"/>
        </w:rPr>
        <w:t>of</w:t>
      </w:r>
      <w:r>
        <w:rPr>
          <w:spacing w:val="68"/>
          <w:w w:val="150"/>
          <w:sz w:val="24"/>
        </w:rPr>
        <w:t xml:space="preserve"> </w:t>
      </w:r>
      <w:r>
        <w:rPr>
          <w:sz w:val="24"/>
        </w:rPr>
        <w:t>biodiversity</w:t>
      </w:r>
      <w:r>
        <w:rPr>
          <w:spacing w:val="60"/>
          <w:w w:val="150"/>
          <w:sz w:val="24"/>
        </w:rPr>
        <w:t xml:space="preserve"> </w:t>
      </w:r>
      <w:r>
        <w:rPr>
          <w:sz w:val="24"/>
        </w:rPr>
        <w:t>in</w:t>
      </w:r>
      <w:r>
        <w:rPr>
          <w:spacing w:val="65"/>
          <w:w w:val="150"/>
          <w:sz w:val="24"/>
        </w:rPr>
        <w:t xml:space="preserve"> </w:t>
      </w:r>
      <w:r>
        <w:rPr>
          <w:sz w:val="24"/>
        </w:rPr>
        <w:t>agroecosystems.</w:t>
      </w:r>
      <w:r>
        <w:rPr>
          <w:spacing w:val="68"/>
          <w:w w:val="150"/>
          <w:sz w:val="24"/>
        </w:rPr>
        <w:t xml:space="preserve"> </w:t>
      </w:r>
      <w:r>
        <w:rPr>
          <w:spacing w:val="-2"/>
          <w:sz w:val="24"/>
        </w:rPr>
        <w:t>Invertebrate</w:t>
      </w:r>
    </w:p>
    <w:p>
      <w:pPr>
        <w:pStyle w:val="10"/>
        <w:numPr>
          <w:ilvl w:val="0"/>
          <w:numId w:val="35"/>
        </w:numPr>
        <w:tabs>
          <w:tab w:val="left" w:pos="2006"/>
        </w:tabs>
        <w:spacing w:before="0" w:after="0" w:line="240" w:lineRule="auto"/>
        <w:ind w:left="2006" w:right="0" w:hanging="1286"/>
        <w:jc w:val="left"/>
        <w:rPr>
          <w:sz w:val="24"/>
        </w:rPr>
      </w:pPr>
      <w:r>
        <w:rPr>
          <w:sz w:val="24"/>
        </w:rPr>
        <w:t>biodiversity</w:t>
      </w:r>
      <w:r>
        <w:rPr>
          <w:spacing w:val="-7"/>
          <w:sz w:val="24"/>
        </w:rPr>
        <w:t xml:space="preserve"> </w:t>
      </w:r>
      <w:r>
        <w:rPr>
          <w:sz w:val="24"/>
        </w:rPr>
        <w:t>as bioindicators of</w:t>
      </w:r>
      <w:r>
        <w:rPr>
          <w:spacing w:val="-2"/>
          <w:sz w:val="24"/>
        </w:rPr>
        <w:t xml:space="preserve"> </w:t>
      </w:r>
      <w:r>
        <w:rPr>
          <w:sz w:val="24"/>
        </w:rPr>
        <w:t>sustainable</w:t>
      </w:r>
      <w:r>
        <w:rPr>
          <w:spacing w:val="-1"/>
          <w:sz w:val="24"/>
        </w:rPr>
        <w:t xml:space="preserve"> </w:t>
      </w:r>
      <w:r>
        <w:rPr>
          <w:sz w:val="24"/>
        </w:rPr>
        <w:t>landscapes. Elsevier, pp.</w:t>
      </w:r>
      <w:r>
        <w:rPr>
          <w:spacing w:val="-1"/>
          <w:sz w:val="24"/>
        </w:rPr>
        <w:t xml:space="preserve"> </w:t>
      </w:r>
      <w:r>
        <w:rPr>
          <w:sz w:val="24"/>
        </w:rPr>
        <w:t>19-</w:t>
      </w:r>
      <w:r>
        <w:rPr>
          <w:spacing w:val="-5"/>
          <w:sz w:val="24"/>
        </w:rPr>
        <w:t>31.</w:t>
      </w:r>
    </w:p>
    <w:p>
      <w:pPr>
        <w:pStyle w:val="10"/>
        <w:numPr>
          <w:ilvl w:val="0"/>
          <w:numId w:val="35"/>
        </w:numPr>
        <w:tabs>
          <w:tab w:val="left" w:pos="1440"/>
        </w:tabs>
        <w:spacing w:before="0" w:after="0" w:line="240" w:lineRule="auto"/>
        <w:ind w:left="1440" w:right="0" w:hanging="720"/>
        <w:jc w:val="left"/>
        <w:rPr>
          <w:sz w:val="24"/>
        </w:rPr>
      </w:pPr>
      <w:r>
        <w:rPr>
          <w:sz w:val="24"/>
        </w:rPr>
        <w:t>Altieri,</w:t>
      </w:r>
      <w:r>
        <w:rPr>
          <w:spacing w:val="48"/>
          <w:w w:val="150"/>
          <w:sz w:val="24"/>
        </w:rPr>
        <w:t xml:space="preserve"> </w:t>
      </w:r>
      <w:r>
        <w:rPr>
          <w:sz w:val="24"/>
        </w:rPr>
        <w:t>M.A.,</w:t>
      </w:r>
      <w:r>
        <w:rPr>
          <w:spacing w:val="53"/>
          <w:w w:val="150"/>
          <w:sz w:val="24"/>
        </w:rPr>
        <w:t xml:space="preserve"> </w:t>
      </w:r>
      <w:r>
        <w:rPr>
          <w:sz w:val="24"/>
        </w:rPr>
        <w:t>Letourneau,</w:t>
      </w:r>
      <w:r>
        <w:rPr>
          <w:spacing w:val="51"/>
          <w:w w:val="150"/>
          <w:sz w:val="24"/>
        </w:rPr>
        <w:t xml:space="preserve"> </w:t>
      </w:r>
      <w:r>
        <w:rPr>
          <w:sz w:val="24"/>
        </w:rPr>
        <w:t>D.K.,</w:t>
      </w:r>
      <w:r>
        <w:rPr>
          <w:spacing w:val="51"/>
          <w:w w:val="150"/>
          <w:sz w:val="24"/>
        </w:rPr>
        <w:t xml:space="preserve"> </w:t>
      </w:r>
      <w:r>
        <w:rPr>
          <w:sz w:val="24"/>
        </w:rPr>
        <w:t>1982.</w:t>
      </w:r>
      <w:r>
        <w:rPr>
          <w:spacing w:val="51"/>
          <w:w w:val="150"/>
          <w:sz w:val="24"/>
        </w:rPr>
        <w:t xml:space="preserve"> </w:t>
      </w:r>
      <w:r>
        <w:rPr>
          <w:sz w:val="24"/>
        </w:rPr>
        <w:t>Vegetation</w:t>
      </w:r>
      <w:r>
        <w:rPr>
          <w:spacing w:val="51"/>
          <w:w w:val="150"/>
          <w:sz w:val="24"/>
        </w:rPr>
        <w:t xml:space="preserve"> </w:t>
      </w:r>
      <w:r>
        <w:rPr>
          <w:sz w:val="24"/>
        </w:rPr>
        <w:t>management</w:t>
      </w:r>
      <w:r>
        <w:rPr>
          <w:spacing w:val="51"/>
          <w:w w:val="150"/>
          <w:sz w:val="24"/>
        </w:rPr>
        <w:t xml:space="preserve"> </w:t>
      </w:r>
      <w:r>
        <w:rPr>
          <w:sz w:val="24"/>
        </w:rPr>
        <w:t>and</w:t>
      </w:r>
      <w:r>
        <w:rPr>
          <w:spacing w:val="53"/>
          <w:w w:val="150"/>
          <w:sz w:val="24"/>
        </w:rPr>
        <w:t xml:space="preserve"> </w:t>
      </w:r>
      <w:r>
        <w:rPr>
          <w:sz w:val="24"/>
        </w:rPr>
        <w:t>biological</w:t>
      </w:r>
      <w:r>
        <w:rPr>
          <w:spacing w:val="52"/>
          <w:w w:val="150"/>
          <w:sz w:val="24"/>
        </w:rPr>
        <w:t xml:space="preserve"> </w:t>
      </w:r>
      <w:r>
        <w:rPr>
          <w:sz w:val="24"/>
        </w:rPr>
        <w:t>control</w:t>
      </w:r>
      <w:r>
        <w:rPr>
          <w:spacing w:val="52"/>
          <w:w w:val="150"/>
          <w:sz w:val="24"/>
        </w:rPr>
        <w:t xml:space="preserve"> </w:t>
      </w:r>
      <w:r>
        <w:rPr>
          <w:spacing w:val="-5"/>
          <w:sz w:val="24"/>
        </w:rPr>
        <w:t>in</w:t>
      </w:r>
    </w:p>
    <w:p>
      <w:pPr>
        <w:pStyle w:val="10"/>
        <w:numPr>
          <w:ilvl w:val="0"/>
          <w:numId w:val="35"/>
        </w:numPr>
        <w:tabs>
          <w:tab w:val="left" w:pos="2006"/>
        </w:tabs>
        <w:spacing w:before="0" w:after="0" w:line="240" w:lineRule="auto"/>
        <w:ind w:left="2006" w:right="0" w:hanging="1286"/>
        <w:jc w:val="left"/>
        <w:rPr>
          <w:sz w:val="24"/>
        </w:rPr>
      </w:pPr>
      <w:r>
        <w:rPr>
          <w:sz w:val="24"/>
        </w:rPr>
        <w:t>agroecosystems.</w:t>
      </w:r>
      <w:r>
        <w:rPr>
          <w:spacing w:val="-1"/>
          <w:sz w:val="24"/>
        </w:rPr>
        <w:t xml:space="preserve"> </w:t>
      </w:r>
      <w:r>
        <w:rPr>
          <w:sz w:val="24"/>
        </w:rPr>
        <w:t>Crop</w:t>
      </w:r>
      <w:r>
        <w:rPr>
          <w:spacing w:val="-1"/>
          <w:sz w:val="24"/>
        </w:rPr>
        <w:t xml:space="preserve"> </w:t>
      </w:r>
      <w:r>
        <w:rPr>
          <w:sz w:val="24"/>
        </w:rPr>
        <w:t>protection</w:t>
      </w:r>
      <w:r>
        <w:rPr>
          <w:spacing w:val="-1"/>
          <w:sz w:val="24"/>
        </w:rPr>
        <w:t xml:space="preserve"> </w:t>
      </w:r>
      <w:r>
        <w:rPr>
          <w:sz w:val="24"/>
        </w:rPr>
        <w:t>1,</w:t>
      </w:r>
      <w:r>
        <w:rPr>
          <w:spacing w:val="-1"/>
          <w:sz w:val="24"/>
        </w:rPr>
        <w:t xml:space="preserve"> </w:t>
      </w:r>
      <w:r>
        <w:rPr>
          <w:sz w:val="24"/>
        </w:rPr>
        <w:t>405-</w:t>
      </w:r>
      <w:r>
        <w:rPr>
          <w:spacing w:val="-4"/>
          <w:sz w:val="24"/>
        </w:rPr>
        <w:t>430.</w:t>
      </w:r>
    </w:p>
    <w:p>
      <w:pPr>
        <w:pStyle w:val="10"/>
        <w:numPr>
          <w:ilvl w:val="0"/>
          <w:numId w:val="35"/>
        </w:numPr>
        <w:tabs>
          <w:tab w:val="left" w:pos="1440"/>
        </w:tabs>
        <w:spacing w:before="0" w:after="0" w:line="240" w:lineRule="auto"/>
        <w:ind w:left="1440" w:right="0" w:hanging="720"/>
        <w:jc w:val="left"/>
        <w:rPr>
          <w:sz w:val="24"/>
        </w:rPr>
      </w:pPr>
      <w:r>
        <w:rPr>
          <w:sz w:val="24"/>
        </w:rPr>
        <w:t>Barbosa,</w:t>
      </w:r>
      <w:r>
        <w:rPr>
          <w:spacing w:val="52"/>
          <w:sz w:val="24"/>
        </w:rPr>
        <w:t xml:space="preserve"> </w:t>
      </w:r>
      <w:r>
        <w:rPr>
          <w:sz w:val="24"/>
        </w:rPr>
        <w:t>P.,</w:t>
      </w:r>
      <w:r>
        <w:rPr>
          <w:spacing w:val="54"/>
          <w:sz w:val="24"/>
        </w:rPr>
        <w:t xml:space="preserve"> </w:t>
      </w:r>
      <w:r>
        <w:rPr>
          <w:sz w:val="24"/>
        </w:rPr>
        <w:t>Castellanos,</w:t>
      </w:r>
      <w:r>
        <w:rPr>
          <w:spacing w:val="57"/>
          <w:sz w:val="24"/>
        </w:rPr>
        <w:t xml:space="preserve"> </w:t>
      </w:r>
      <w:r>
        <w:rPr>
          <w:sz w:val="24"/>
        </w:rPr>
        <w:t>I.,</w:t>
      </w:r>
      <w:r>
        <w:rPr>
          <w:spacing w:val="54"/>
          <w:sz w:val="24"/>
        </w:rPr>
        <w:t xml:space="preserve"> </w:t>
      </w:r>
      <w:r>
        <w:rPr>
          <w:sz w:val="24"/>
        </w:rPr>
        <w:t>2005.</w:t>
      </w:r>
      <w:r>
        <w:rPr>
          <w:spacing w:val="58"/>
          <w:sz w:val="24"/>
        </w:rPr>
        <w:t xml:space="preserve"> </w:t>
      </w:r>
      <w:r>
        <w:rPr>
          <w:sz w:val="24"/>
        </w:rPr>
        <w:t>Ecology</w:t>
      </w:r>
      <w:r>
        <w:rPr>
          <w:spacing w:val="50"/>
          <w:sz w:val="24"/>
        </w:rPr>
        <w:t xml:space="preserve"> </w:t>
      </w:r>
      <w:r>
        <w:rPr>
          <w:sz w:val="24"/>
        </w:rPr>
        <w:t>of</w:t>
      </w:r>
      <w:r>
        <w:rPr>
          <w:spacing w:val="56"/>
          <w:sz w:val="24"/>
        </w:rPr>
        <w:t xml:space="preserve"> </w:t>
      </w:r>
      <w:r>
        <w:rPr>
          <w:sz w:val="24"/>
        </w:rPr>
        <w:t>predator-prey</w:t>
      </w:r>
      <w:r>
        <w:rPr>
          <w:spacing w:val="50"/>
          <w:sz w:val="24"/>
        </w:rPr>
        <w:t xml:space="preserve"> </w:t>
      </w:r>
      <w:r>
        <w:rPr>
          <w:sz w:val="24"/>
        </w:rPr>
        <w:t>interactions.</w:t>
      </w:r>
      <w:r>
        <w:rPr>
          <w:spacing w:val="55"/>
          <w:sz w:val="24"/>
        </w:rPr>
        <w:t xml:space="preserve"> </w:t>
      </w:r>
      <w:r>
        <w:rPr>
          <w:sz w:val="24"/>
        </w:rPr>
        <w:t>Oxford</w:t>
      </w:r>
      <w:r>
        <w:rPr>
          <w:spacing w:val="55"/>
          <w:sz w:val="24"/>
        </w:rPr>
        <w:t xml:space="preserve"> </w:t>
      </w:r>
      <w:r>
        <w:rPr>
          <w:spacing w:val="-2"/>
          <w:sz w:val="24"/>
        </w:rPr>
        <w:t>University</w:t>
      </w:r>
    </w:p>
    <w:p>
      <w:pPr>
        <w:pStyle w:val="10"/>
        <w:numPr>
          <w:ilvl w:val="0"/>
          <w:numId w:val="35"/>
        </w:numPr>
        <w:tabs>
          <w:tab w:val="left" w:pos="2006"/>
        </w:tabs>
        <w:spacing w:before="0" w:after="0" w:line="240" w:lineRule="auto"/>
        <w:ind w:left="2006" w:right="0" w:hanging="1286"/>
        <w:jc w:val="left"/>
        <w:rPr>
          <w:sz w:val="24"/>
        </w:rPr>
      </w:pPr>
      <w:r>
        <w:rPr>
          <w:spacing w:val="-2"/>
          <w:sz w:val="24"/>
        </w:rPr>
        <w:t>Press.</w:t>
      </w:r>
    </w:p>
    <w:p>
      <w:pPr>
        <w:pStyle w:val="10"/>
        <w:numPr>
          <w:ilvl w:val="0"/>
          <w:numId w:val="35"/>
        </w:numPr>
        <w:tabs>
          <w:tab w:val="left" w:pos="1440"/>
        </w:tabs>
        <w:spacing w:before="0" w:after="0" w:line="274" w:lineRule="exact"/>
        <w:ind w:left="1440" w:right="0" w:hanging="720"/>
        <w:jc w:val="left"/>
        <w:rPr>
          <w:sz w:val="24"/>
        </w:rPr>
      </w:pPr>
      <w:r>
        <w:rPr>
          <w:sz w:val="24"/>
        </w:rPr>
        <w:t>Bengtsson,</w:t>
      </w:r>
      <w:r>
        <w:rPr>
          <w:spacing w:val="55"/>
          <w:sz w:val="24"/>
        </w:rPr>
        <w:t xml:space="preserve"> </w:t>
      </w:r>
      <w:r>
        <w:rPr>
          <w:sz w:val="24"/>
        </w:rPr>
        <w:t>J.,</w:t>
      </w:r>
      <w:r>
        <w:rPr>
          <w:spacing w:val="58"/>
          <w:sz w:val="24"/>
        </w:rPr>
        <w:t xml:space="preserve"> </w:t>
      </w:r>
      <w:r>
        <w:rPr>
          <w:sz w:val="24"/>
        </w:rPr>
        <w:t>Ahnström,</w:t>
      </w:r>
      <w:r>
        <w:rPr>
          <w:spacing w:val="58"/>
          <w:sz w:val="24"/>
        </w:rPr>
        <w:t xml:space="preserve"> </w:t>
      </w:r>
      <w:r>
        <w:rPr>
          <w:sz w:val="24"/>
        </w:rPr>
        <w:t>J.,</w:t>
      </w:r>
      <w:r>
        <w:rPr>
          <w:spacing w:val="57"/>
          <w:sz w:val="24"/>
        </w:rPr>
        <w:t xml:space="preserve"> </w:t>
      </w:r>
      <w:r>
        <w:rPr>
          <w:sz w:val="24"/>
        </w:rPr>
        <w:t>WEIBULL,</w:t>
      </w:r>
      <w:r>
        <w:rPr>
          <w:spacing w:val="61"/>
          <w:sz w:val="24"/>
        </w:rPr>
        <w:t xml:space="preserve"> </w:t>
      </w:r>
      <w:r>
        <w:rPr>
          <w:sz w:val="24"/>
        </w:rPr>
        <w:t>A.C.,</w:t>
      </w:r>
      <w:r>
        <w:rPr>
          <w:spacing w:val="59"/>
          <w:sz w:val="24"/>
        </w:rPr>
        <w:t xml:space="preserve"> </w:t>
      </w:r>
      <w:r>
        <w:rPr>
          <w:sz w:val="24"/>
        </w:rPr>
        <w:t>2005.</w:t>
      </w:r>
      <w:r>
        <w:rPr>
          <w:spacing w:val="57"/>
          <w:sz w:val="24"/>
        </w:rPr>
        <w:t xml:space="preserve"> </w:t>
      </w:r>
      <w:r>
        <w:rPr>
          <w:sz w:val="24"/>
        </w:rPr>
        <w:t>The</w:t>
      </w:r>
      <w:r>
        <w:rPr>
          <w:spacing w:val="59"/>
          <w:sz w:val="24"/>
        </w:rPr>
        <w:t xml:space="preserve"> </w:t>
      </w:r>
      <w:r>
        <w:rPr>
          <w:sz w:val="24"/>
        </w:rPr>
        <w:t>effects</w:t>
      </w:r>
      <w:r>
        <w:rPr>
          <w:spacing w:val="59"/>
          <w:sz w:val="24"/>
        </w:rPr>
        <w:t xml:space="preserve"> </w:t>
      </w:r>
      <w:r>
        <w:rPr>
          <w:sz w:val="24"/>
        </w:rPr>
        <w:t>of</w:t>
      </w:r>
      <w:r>
        <w:rPr>
          <w:spacing w:val="61"/>
          <w:sz w:val="24"/>
        </w:rPr>
        <w:t xml:space="preserve"> </w:t>
      </w:r>
      <w:r>
        <w:rPr>
          <w:sz w:val="24"/>
        </w:rPr>
        <w:t>organic</w:t>
      </w:r>
      <w:r>
        <w:rPr>
          <w:spacing w:val="60"/>
          <w:sz w:val="24"/>
        </w:rPr>
        <w:t xml:space="preserve"> </w:t>
      </w:r>
      <w:r>
        <w:rPr>
          <w:sz w:val="24"/>
        </w:rPr>
        <w:t>agriculture</w:t>
      </w:r>
      <w:r>
        <w:rPr>
          <w:spacing w:val="59"/>
          <w:sz w:val="24"/>
        </w:rPr>
        <w:t xml:space="preserve"> </w:t>
      </w:r>
      <w:r>
        <w:rPr>
          <w:spacing w:val="-5"/>
          <w:sz w:val="24"/>
        </w:rPr>
        <w:t>on</w:t>
      </w:r>
    </w:p>
    <w:p>
      <w:pPr>
        <w:pStyle w:val="10"/>
        <w:numPr>
          <w:ilvl w:val="0"/>
          <w:numId w:val="35"/>
        </w:numPr>
        <w:tabs>
          <w:tab w:val="left" w:pos="2006"/>
        </w:tabs>
        <w:spacing w:before="0" w:after="0" w:line="279" w:lineRule="exact"/>
        <w:ind w:left="2006" w:right="0" w:hanging="1286"/>
        <w:jc w:val="left"/>
        <w:rPr>
          <w:sz w:val="24"/>
        </w:rPr>
      </w:pPr>
      <w:r>
        <w:rPr>
          <w:sz w:val="24"/>
        </w:rPr>
        <w:t>biodiversity</w:t>
      </w:r>
      <w:r>
        <w:rPr>
          <w:spacing w:val="-8"/>
          <w:sz w:val="24"/>
        </w:rPr>
        <w:t xml:space="preserve"> </w:t>
      </w:r>
      <w:r>
        <w:rPr>
          <w:sz w:val="24"/>
        </w:rPr>
        <w:t>and</w:t>
      </w:r>
      <w:r>
        <w:rPr>
          <w:spacing w:val="2"/>
          <w:sz w:val="24"/>
        </w:rPr>
        <w:t xml:space="preserve"> </w:t>
      </w:r>
      <w:r>
        <w:rPr>
          <w:sz w:val="24"/>
        </w:rPr>
        <w:t>abundance: a meta</w:t>
      </w:r>
      <w:r>
        <w:rPr>
          <w:rFonts w:ascii="Cambria Math" w:hAnsi="Cambria Math"/>
          <w:sz w:val="24"/>
        </w:rPr>
        <w:t>‐</w:t>
      </w:r>
      <w:r>
        <w:rPr>
          <w:rFonts w:ascii="Cambria Math" w:hAnsi="Cambria Math"/>
          <w:spacing w:val="53"/>
          <w:sz w:val="24"/>
        </w:rPr>
        <w:t xml:space="preserve"> </w:t>
      </w:r>
      <w:r>
        <w:rPr>
          <w:sz w:val="24"/>
        </w:rPr>
        <w:t>analysis.</w:t>
      </w:r>
      <w:r>
        <w:rPr>
          <w:spacing w:val="-1"/>
          <w:sz w:val="24"/>
        </w:rPr>
        <w:t xml:space="preserve"> </w:t>
      </w:r>
      <w:r>
        <w:rPr>
          <w:sz w:val="24"/>
        </w:rPr>
        <w:t>Journal of applied</w:t>
      </w:r>
      <w:r>
        <w:rPr>
          <w:spacing w:val="2"/>
          <w:sz w:val="24"/>
        </w:rPr>
        <w:t xml:space="preserve"> </w:t>
      </w:r>
      <w:r>
        <w:rPr>
          <w:sz w:val="24"/>
        </w:rPr>
        <w:t>ecology</w:t>
      </w:r>
      <w:r>
        <w:rPr>
          <w:spacing w:val="-5"/>
          <w:sz w:val="24"/>
        </w:rPr>
        <w:t xml:space="preserve"> </w:t>
      </w:r>
      <w:r>
        <w:rPr>
          <w:sz w:val="24"/>
        </w:rPr>
        <w:t>42, 261-</w:t>
      </w:r>
      <w:r>
        <w:rPr>
          <w:spacing w:val="-4"/>
          <w:sz w:val="24"/>
        </w:rPr>
        <w:t>269.</w:t>
      </w:r>
    </w:p>
    <w:p>
      <w:pPr>
        <w:pStyle w:val="10"/>
        <w:numPr>
          <w:ilvl w:val="0"/>
          <w:numId w:val="35"/>
        </w:numPr>
        <w:tabs>
          <w:tab w:val="left" w:pos="1440"/>
        </w:tabs>
        <w:spacing w:before="0" w:after="0" w:line="273" w:lineRule="exact"/>
        <w:ind w:left="1440" w:right="0" w:hanging="720"/>
        <w:jc w:val="left"/>
        <w:rPr>
          <w:sz w:val="24"/>
        </w:rPr>
      </w:pPr>
      <w:r>
        <w:rPr>
          <w:sz w:val="24"/>
        </w:rPr>
        <w:t>Birkhofer,</w:t>
      </w:r>
      <w:r>
        <w:rPr>
          <w:spacing w:val="14"/>
          <w:sz w:val="24"/>
        </w:rPr>
        <w:t xml:space="preserve"> </w:t>
      </w:r>
      <w:r>
        <w:rPr>
          <w:sz w:val="24"/>
        </w:rPr>
        <w:t>K.,</w:t>
      </w:r>
      <w:r>
        <w:rPr>
          <w:spacing w:val="15"/>
          <w:sz w:val="24"/>
        </w:rPr>
        <w:t xml:space="preserve"> </w:t>
      </w:r>
      <w:r>
        <w:rPr>
          <w:sz w:val="24"/>
        </w:rPr>
        <w:t>Fließbach,</w:t>
      </w:r>
      <w:r>
        <w:rPr>
          <w:spacing w:val="17"/>
          <w:sz w:val="24"/>
        </w:rPr>
        <w:t xml:space="preserve"> </w:t>
      </w:r>
      <w:r>
        <w:rPr>
          <w:sz w:val="24"/>
        </w:rPr>
        <w:t>A.,</w:t>
      </w:r>
      <w:r>
        <w:rPr>
          <w:spacing w:val="15"/>
          <w:sz w:val="24"/>
        </w:rPr>
        <w:t xml:space="preserve"> </w:t>
      </w:r>
      <w:r>
        <w:rPr>
          <w:sz w:val="24"/>
        </w:rPr>
        <w:t>Wise,</w:t>
      </w:r>
      <w:r>
        <w:rPr>
          <w:spacing w:val="15"/>
          <w:sz w:val="24"/>
        </w:rPr>
        <w:t xml:space="preserve"> </w:t>
      </w:r>
      <w:r>
        <w:rPr>
          <w:sz w:val="24"/>
        </w:rPr>
        <w:t>D.H.,</w:t>
      </w:r>
      <w:r>
        <w:rPr>
          <w:spacing w:val="15"/>
          <w:sz w:val="24"/>
        </w:rPr>
        <w:t xml:space="preserve"> </w:t>
      </w:r>
      <w:r>
        <w:rPr>
          <w:sz w:val="24"/>
        </w:rPr>
        <w:t>Scheu,</w:t>
      </w:r>
      <w:r>
        <w:rPr>
          <w:spacing w:val="15"/>
          <w:sz w:val="24"/>
        </w:rPr>
        <w:t xml:space="preserve"> </w:t>
      </w:r>
      <w:r>
        <w:rPr>
          <w:sz w:val="24"/>
        </w:rPr>
        <w:t>S.,</w:t>
      </w:r>
      <w:r>
        <w:rPr>
          <w:spacing w:val="15"/>
          <w:sz w:val="24"/>
        </w:rPr>
        <w:t xml:space="preserve"> </w:t>
      </w:r>
      <w:r>
        <w:rPr>
          <w:sz w:val="24"/>
        </w:rPr>
        <w:t>2011.</w:t>
      </w:r>
      <w:r>
        <w:rPr>
          <w:spacing w:val="15"/>
          <w:sz w:val="24"/>
        </w:rPr>
        <w:t xml:space="preserve"> </w:t>
      </w:r>
      <w:r>
        <w:rPr>
          <w:sz w:val="24"/>
        </w:rPr>
        <w:t>Arthropod</w:t>
      </w:r>
      <w:r>
        <w:rPr>
          <w:spacing w:val="15"/>
          <w:sz w:val="24"/>
        </w:rPr>
        <w:t xml:space="preserve"> </w:t>
      </w:r>
      <w:r>
        <w:rPr>
          <w:sz w:val="24"/>
        </w:rPr>
        <w:t>food</w:t>
      </w:r>
      <w:r>
        <w:rPr>
          <w:spacing w:val="14"/>
          <w:sz w:val="24"/>
        </w:rPr>
        <w:t xml:space="preserve"> </w:t>
      </w:r>
      <w:r>
        <w:rPr>
          <w:sz w:val="24"/>
        </w:rPr>
        <w:t>webs</w:t>
      </w:r>
      <w:r>
        <w:rPr>
          <w:spacing w:val="15"/>
          <w:sz w:val="24"/>
        </w:rPr>
        <w:t xml:space="preserve"> </w:t>
      </w:r>
      <w:r>
        <w:rPr>
          <w:sz w:val="24"/>
        </w:rPr>
        <w:t>in</w:t>
      </w:r>
      <w:r>
        <w:rPr>
          <w:spacing w:val="21"/>
          <w:sz w:val="24"/>
        </w:rPr>
        <w:t xml:space="preserve"> </w:t>
      </w:r>
      <w:r>
        <w:rPr>
          <w:sz w:val="24"/>
        </w:rPr>
        <w:t>organic</w:t>
      </w:r>
      <w:r>
        <w:rPr>
          <w:spacing w:val="15"/>
          <w:sz w:val="24"/>
        </w:rPr>
        <w:t xml:space="preserve"> </w:t>
      </w:r>
      <w:r>
        <w:rPr>
          <w:spacing w:val="-5"/>
          <w:sz w:val="24"/>
        </w:rPr>
        <w:t>and</w:t>
      </w:r>
    </w:p>
    <w:p>
      <w:pPr>
        <w:pStyle w:val="10"/>
        <w:numPr>
          <w:ilvl w:val="0"/>
          <w:numId w:val="35"/>
        </w:numPr>
        <w:tabs>
          <w:tab w:val="left" w:pos="2006"/>
        </w:tabs>
        <w:spacing w:before="0" w:after="0" w:line="279" w:lineRule="exact"/>
        <w:ind w:left="2006" w:right="0" w:hanging="1286"/>
        <w:jc w:val="left"/>
        <w:rPr>
          <w:sz w:val="24"/>
        </w:rPr>
      </w:pPr>
      <w:r>
        <w:rPr>
          <w:sz w:val="24"/>
        </w:rPr>
        <w:t>conventional</w:t>
      </w:r>
      <w:r>
        <w:rPr>
          <w:spacing w:val="42"/>
          <w:sz w:val="24"/>
        </w:rPr>
        <w:t xml:space="preserve"> </w:t>
      </w:r>
      <w:r>
        <w:rPr>
          <w:sz w:val="24"/>
        </w:rPr>
        <w:t>wheat</w:t>
      </w:r>
      <w:r>
        <w:rPr>
          <w:spacing w:val="45"/>
          <w:sz w:val="24"/>
        </w:rPr>
        <w:t xml:space="preserve"> </w:t>
      </w:r>
      <w:r>
        <w:rPr>
          <w:sz w:val="24"/>
        </w:rPr>
        <w:t>farming</w:t>
      </w:r>
      <w:r>
        <w:rPr>
          <w:spacing w:val="42"/>
          <w:sz w:val="24"/>
        </w:rPr>
        <w:t xml:space="preserve"> </w:t>
      </w:r>
      <w:r>
        <w:rPr>
          <w:sz w:val="24"/>
        </w:rPr>
        <w:t>systems</w:t>
      </w:r>
      <w:r>
        <w:rPr>
          <w:spacing w:val="45"/>
          <w:sz w:val="24"/>
        </w:rPr>
        <w:t xml:space="preserve"> </w:t>
      </w:r>
      <w:r>
        <w:rPr>
          <w:sz w:val="24"/>
        </w:rPr>
        <w:t>of</w:t>
      </w:r>
      <w:r>
        <w:rPr>
          <w:spacing w:val="47"/>
          <w:sz w:val="24"/>
        </w:rPr>
        <w:t xml:space="preserve"> </w:t>
      </w:r>
      <w:r>
        <w:rPr>
          <w:sz w:val="24"/>
        </w:rPr>
        <w:t>an</w:t>
      </w:r>
      <w:r>
        <w:rPr>
          <w:spacing w:val="44"/>
          <w:sz w:val="24"/>
        </w:rPr>
        <w:t xml:space="preserve"> </w:t>
      </w:r>
      <w:r>
        <w:rPr>
          <w:sz w:val="24"/>
        </w:rPr>
        <w:t>agricultural</w:t>
      </w:r>
      <w:r>
        <w:rPr>
          <w:spacing w:val="45"/>
          <w:sz w:val="24"/>
        </w:rPr>
        <w:t xml:space="preserve"> </w:t>
      </w:r>
      <w:r>
        <w:rPr>
          <w:sz w:val="24"/>
        </w:rPr>
        <w:t>long</w:t>
      </w:r>
      <w:r>
        <w:rPr>
          <w:rFonts w:ascii="Cambria Math" w:hAnsi="Cambria Math"/>
          <w:sz w:val="24"/>
        </w:rPr>
        <w:t>‐</w:t>
      </w:r>
      <w:r>
        <w:rPr>
          <w:rFonts w:ascii="Cambria Math" w:hAnsi="Cambria Math"/>
          <w:spacing w:val="53"/>
          <w:sz w:val="24"/>
        </w:rPr>
        <w:t xml:space="preserve"> </w:t>
      </w:r>
      <w:r>
        <w:rPr>
          <w:sz w:val="24"/>
        </w:rPr>
        <w:t>term</w:t>
      </w:r>
      <w:r>
        <w:rPr>
          <w:spacing w:val="45"/>
          <w:sz w:val="24"/>
        </w:rPr>
        <w:t xml:space="preserve"> </w:t>
      </w:r>
      <w:r>
        <w:rPr>
          <w:sz w:val="24"/>
        </w:rPr>
        <w:t>experiment:</w:t>
      </w:r>
      <w:r>
        <w:rPr>
          <w:spacing w:val="46"/>
          <w:sz w:val="24"/>
        </w:rPr>
        <w:t xml:space="preserve"> </w:t>
      </w:r>
      <w:r>
        <w:rPr>
          <w:sz w:val="24"/>
        </w:rPr>
        <w:t>a</w:t>
      </w:r>
      <w:r>
        <w:rPr>
          <w:spacing w:val="44"/>
          <w:sz w:val="24"/>
        </w:rPr>
        <w:t xml:space="preserve"> </w:t>
      </w:r>
      <w:r>
        <w:rPr>
          <w:spacing w:val="-2"/>
          <w:sz w:val="24"/>
        </w:rPr>
        <w:t>stable</w:t>
      </w:r>
    </w:p>
    <w:p>
      <w:pPr>
        <w:pStyle w:val="10"/>
        <w:numPr>
          <w:ilvl w:val="0"/>
          <w:numId w:val="35"/>
        </w:numPr>
        <w:tabs>
          <w:tab w:val="left" w:pos="2006"/>
        </w:tabs>
        <w:spacing w:before="0" w:after="0" w:line="275" w:lineRule="exact"/>
        <w:ind w:left="2006" w:right="0" w:hanging="1286"/>
        <w:jc w:val="left"/>
        <w:rPr>
          <w:sz w:val="24"/>
        </w:rPr>
      </w:pPr>
      <w:r>
        <w:rPr>
          <w:sz w:val="24"/>
        </w:rPr>
        <w:t>isotope</w:t>
      </w:r>
      <w:r>
        <w:rPr>
          <w:spacing w:val="-2"/>
          <w:sz w:val="24"/>
        </w:rPr>
        <w:t xml:space="preserve"> </w:t>
      </w:r>
      <w:r>
        <w:rPr>
          <w:sz w:val="24"/>
        </w:rPr>
        <w:t>approach.</w:t>
      </w:r>
      <w:r>
        <w:rPr>
          <w:spacing w:val="1"/>
          <w:sz w:val="24"/>
        </w:rPr>
        <w:t xml:space="preserve"> </w:t>
      </w:r>
      <w:r>
        <w:rPr>
          <w:sz w:val="24"/>
        </w:rPr>
        <w:t>Agricultural</w:t>
      </w:r>
      <w:r>
        <w:rPr>
          <w:spacing w:val="-1"/>
          <w:sz w:val="24"/>
        </w:rPr>
        <w:t xml:space="preserve"> </w:t>
      </w:r>
      <w:r>
        <w:rPr>
          <w:sz w:val="24"/>
        </w:rPr>
        <w:t>and</w:t>
      </w:r>
      <w:r>
        <w:rPr>
          <w:spacing w:val="-1"/>
          <w:sz w:val="24"/>
        </w:rPr>
        <w:t xml:space="preserve"> </w:t>
      </w:r>
      <w:r>
        <w:rPr>
          <w:sz w:val="24"/>
        </w:rPr>
        <w:t>Forest</w:t>
      </w:r>
      <w:r>
        <w:rPr>
          <w:spacing w:val="-1"/>
          <w:sz w:val="24"/>
        </w:rPr>
        <w:t xml:space="preserve"> </w:t>
      </w:r>
      <w:r>
        <w:rPr>
          <w:sz w:val="24"/>
        </w:rPr>
        <w:t>Entomology</w:t>
      </w:r>
      <w:r>
        <w:rPr>
          <w:spacing w:val="-6"/>
          <w:sz w:val="24"/>
        </w:rPr>
        <w:t xml:space="preserve"> </w:t>
      </w:r>
      <w:r>
        <w:rPr>
          <w:sz w:val="24"/>
        </w:rPr>
        <w:t>13, 197-</w:t>
      </w:r>
      <w:r>
        <w:rPr>
          <w:spacing w:val="-4"/>
          <w:sz w:val="24"/>
        </w:rPr>
        <w:t>204.</w:t>
      </w:r>
    </w:p>
    <w:p>
      <w:pPr>
        <w:pStyle w:val="10"/>
        <w:numPr>
          <w:ilvl w:val="0"/>
          <w:numId w:val="35"/>
        </w:numPr>
        <w:tabs>
          <w:tab w:val="left" w:pos="1440"/>
        </w:tabs>
        <w:spacing w:before="0" w:after="0" w:line="240" w:lineRule="auto"/>
        <w:ind w:left="1440" w:right="0" w:hanging="720"/>
        <w:jc w:val="left"/>
        <w:rPr>
          <w:sz w:val="24"/>
        </w:rPr>
      </w:pPr>
      <w:r>
        <w:rPr>
          <w:sz w:val="24"/>
        </w:rPr>
        <w:t>Birkhofer,</w:t>
      </w:r>
      <w:r>
        <w:rPr>
          <w:spacing w:val="68"/>
          <w:sz w:val="24"/>
        </w:rPr>
        <w:t xml:space="preserve"> </w:t>
      </w:r>
      <w:r>
        <w:rPr>
          <w:sz w:val="24"/>
        </w:rPr>
        <w:t>K.,</w:t>
      </w:r>
      <w:r>
        <w:rPr>
          <w:spacing w:val="71"/>
          <w:sz w:val="24"/>
        </w:rPr>
        <w:t xml:space="preserve"> </w:t>
      </w:r>
      <w:r>
        <w:rPr>
          <w:sz w:val="24"/>
        </w:rPr>
        <w:t>Wise,</w:t>
      </w:r>
      <w:r>
        <w:rPr>
          <w:spacing w:val="69"/>
          <w:sz w:val="24"/>
        </w:rPr>
        <w:t xml:space="preserve"> </w:t>
      </w:r>
      <w:r>
        <w:rPr>
          <w:sz w:val="24"/>
        </w:rPr>
        <w:t>D.H.,</w:t>
      </w:r>
      <w:r>
        <w:rPr>
          <w:spacing w:val="69"/>
          <w:sz w:val="24"/>
        </w:rPr>
        <w:t xml:space="preserve"> </w:t>
      </w:r>
      <w:r>
        <w:rPr>
          <w:sz w:val="24"/>
        </w:rPr>
        <w:t>Scheu,</w:t>
      </w:r>
      <w:r>
        <w:rPr>
          <w:spacing w:val="69"/>
          <w:sz w:val="24"/>
        </w:rPr>
        <w:t xml:space="preserve"> </w:t>
      </w:r>
      <w:r>
        <w:rPr>
          <w:sz w:val="24"/>
        </w:rPr>
        <w:t>S.,</w:t>
      </w:r>
      <w:r>
        <w:rPr>
          <w:spacing w:val="69"/>
          <w:sz w:val="24"/>
        </w:rPr>
        <w:t xml:space="preserve"> </w:t>
      </w:r>
      <w:r>
        <w:rPr>
          <w:sz w:val="24"/>
        </w:rPr>
        <w:t>2008.</w:t>
      </w:r>
      <w:r>
        <w:rPr>
          <w:spacing w:val="72"/>
          <w:sz w:val="24"/>
        </w:rPr>
        <w:t xml:space="preserve"> </w:t>
      </w:r>
      <w:r>
        <w:rPr>
          <w:sz w:val="24"/>
        </w:rPr>
        <w:t>Subsidy</w:t>
      </w:r>
      <w:r>
        <w:rPr>
          <w:spacing w:val="64"/>
          <w:sz w:val="24"/>
        </w:rPr>
        <w:t xml:space="preserve"> </w:t>
      </w:r>
      <w:r>
        <w:rPr>
          <w:sz w:val="24"/>
        </w:rPr>
        <w:t>from</w:t>
      </w:r>
      <w:r>
        <w:rPr>
          <w:spacing w:val="69"/>
          <w:sz w:val="24"/>
        </w:rPr>
        <w:t xml:space="preserve"> </w:t>
      </w:r>
      <w:r>
        <w:rPr>
          <w:sz w:val="24"/>
        </w:rPr>
        <w:t>the</w:t>
      </w:r>
      <w:r>
        <w:rPr>
          <w:spacing w:val="71"/>
          <w:sz w:val="24"/>
        </w:rPr>
        <w:t xml:space="preserve"> </w:t>
      </w:r>
      <w:r>
        <w:rPr>
          <w:sz w:val="24"/>
        </w:rPr>
        <w:t>detrital</w:t>
      </w:r>
      <w:r>
        <w:rPr>
          <w:spacing w:val="70"/>
          <w:sz w:val="24"/>
        </w:rPr>
        <w:t xml:space="preserve"> </w:t>
      </w:r>
      <w:r>
        <w:rPr>
          <w:sz w:val="24"/>
        </w:rPr>
        <w:t>food</w:t>
      </w:r>
      <w:r>
        <w:rPr>
          <w:spacing w:val="68"/>
          <w:sz w:val="24"/>
        </w:rPr>
        <w:t xml:space="preserve"> </w:t>
      </w:r>
      <w:r>
        <w:rPr>
          <w:sz w:val="24"/>
        </w:rPr>
        <w:t>web,</w:t>
      </w:r>
      <w:r>
        <w:rPr>
          <w:spacing w:val="69"/>
          <w:sz w:val="24"/>
        </w:rPr>
        <w:t xml:space="preserve"> </w:t>
      </w:r>
      <w:r>
        <w:rPr>
          <w:sz w:val="24"/>
        </w:rPr>
        <w:t>but</w:t>
      </w:r>
      <w:r>
        <w:rPr>
          <w:spacing w:val="70"/>
          <w:sz w:val="24"/>
        </w:rPr>
        <w:t xml:space="preserve"> </w:t>
      </w:r>
      <w:r>
        <w:rPr>
          <w:spacing w:val="-5"/>
          <w:sz w:val="24"/>
        </w:rPr>
        <w:t>not</w:t>
      </w:r>
    </w:p>
    <w:p>
      <w:pPr>
        <w:pStyle w:val="10"/>
        <w:numPr>
          <w:ilvl w:val="0"/>
          <w:numId w:val="35"/>
        </w:numPr>
        <w:tabs>
          <w:tab w:val="left" w:pos="2006"/>
        </w:tabs>
        <w:spacing w:before="0" w:after="0" w:line="240" w:lineRule="auto"/>
        <w:ind w:left="2006" w:right="0" w:hanging="1286"/>
        <w:jc w:val="left"/>
        <w:rPr>
          <w:sz w:val="24"/>
        </w:rPr>
      </w:pPr>
      <w:r>
        <w:rPr>
          <w:sz w:val="24"/>
        </w:rPr>
        <w:t>microhabitat</w:t>
      </w:r>
      <w:r>
        <w:rPr>
          <w:spacing w:val="50"/>
          <w:w w:val="150"/>
          <w:sz w:val="24"/>
        </w:rPr>
        <w:t xml:space="preserve"> </w:t>
      </w:r>
      <w:r>
        <w:rPr>
          <w:sz w:val="24"/>
        </w:rPr>
        <w:t>complexity,</w:t>
      </w:r>
      <w:r>
        <w:rPr>
          <w:spacing w:val="52"/>
          <w:w w:val="150"/>
          <w:sz w:val="24"/>
        </w:rPr>
        <w:t xml:space="preserve"> </w:t>
      </w:r>
      <w:r>
        <w:rPr>
          <w:sz w:val="24"/>
        </w:rPr>
        <w:t>affects</w:t>
      </w:r>
      <w:r>
        <w:rPr>
          <w:spacing w:val="53"/>
          <w:w w:val="150"/>
          <w:sz w:val="24"/>
        </w:rPr>
        <w:t xml:space="preserve"> </w:t>
      </w:r>
      <w:r>
        <w:rPr>
          <w:sz w:val="24"/>
        </w:rPr>
        <w:t>the</w:t>
      </w:r>
      <w:r>
        <w:rPr>
          <w:spacing w:val="51"/>
          <w:w w:val="150"/>
          <w:sz w:val="24"/>
        </w:rPr>
        <w:t xml:space="preserve"> </w:t>
      </w:r>
      <w:r>
        <w:rPr>
          <w:sz w:val="24"/>
        </w:rPr>
        <w:t>role</w:t>
      </w:r>
      <w:r>
        <w:rPr>
          <w:spacing w:val="53"/>
          <w:w w:val="150"/>
          <w:sz w:val="24"/>
        </w:rPr>
        <w:t xml:space="preserve"> </w:t>
      </w:r>
      <w:r>
        <w:rPr>
          <w:sz w:val="24"/>
        </w:rPr>
        <w:t>of</w:t>
      </w:r>
      <w:r>
        <w:rPr>
          <w:spacing w:val="54"/>
          <w:w w:val="150"/>
          <w:sz w:val="24"/>
        </w:rPr>
        <w:t xml:space="preserve"> </w:t>
      </w:r>
      <w:r>
        <w:rPr>
          <w:sz w:val="24"/>
        </w:rPr>
        <w:t>generalist</w:t>
      </w:r>
      <w:r>
        <w:rPr>
          <w:spacing w:val="52"/>
          <w:w w:val="150"/>
          <w:sz w:val="24"/>
        </w:rPr>
        <w:t xml:space="preserve"> </w:t>
      </w:r>
      <w:r>
        <w:rPr>
          <w:sz w:val="24"/>
        </w:rPr>
        <w:t>predators</w:t>
      </w:r>
      <w:r>
        <w:rPr>
          <w:spacing w:val="52"/>
          <w:w w:val="150"/>
          <w:sz w:val="24"/>
        </w:rPr>
        <w:t xml:space="preserve"> </w:t>
      </w:r>
      <w:r>
        <w:rPr>
          <w:sz w:val="24"/>
        </w:rPr>
        <w:t>in</w:t>
      </w:r>
      <w:r>
        <w:rPr>
          <w:spacing w:val="53"/>
          <w:w w:val="150"/>
          <w:sz w:val="24"/>
        </w:rPr>
        <w:t xml:space="preserve"> </w:t>
      </w:r>
      <w:r>
        <w:rPr>
          <w:sz w:val="24"/>
        </w:rPr>
        <w:t>an</w:t>
      </w:r>
      <w:r>
        <w:rPr>
          <w:spacing w:val="52"/>
          <w:w w:val="150"/>
          <w:sz w:val="24"/>
        </w:rPr>
        <w:t xml:space="preserve"> </w:t>
      </w:r>
      <w:r>
        <w:rPr>
          <w:spacing w:val="-2"/>
          <w:sz w:val="24"/>
        </w:rPr>
        <w:t>aboveground</w:t>
      </w:r>
    </w:p>
    <w:p>
      <w:pPr>
        <w:pStyle w:val="10"/>
        <w:numPr>
          <w:ilvl w:val="0"/>
          <w:numId w:val="35"/>
        </w:numPr>
        <w:tabs>
          <w:tab w:val="left" w:pos="2006"/>
        </w:tabs>
        <w:spacing w:before="0" w:after="0" w:line="240" w:lineRule="auto"/>
        <w:ind w:left="2006" w:right="0" w:hanging="1286"/>
        <w:jc w:val="left"/>
        <w:rPr>
          <w:sz w:val="24"/>
        </w:rPr>
      </w:pPr>
      <w:r>
        <w:rPr>
          <w:sz w:val="24"/>
        </w:rPr>
        <w:t>herbivore</w:t>
      </w:r>
      <w:r>
        <w:rPr>
          <w:spacing w:val="-2"/>
          <w:sz w:val="24"/>
        </w:rPr>
        <w:t xml:space="preserve"> </w:t>
      </w:r>
      <w:r>
        <w:rPr>
          <w:sz w:val="24"/>
        </w:rPr>
        <w:t>food web. Oikos 117, 494-</w:t>
      </w:r>
      <w:r>
        <w:rPr>
          <w:spacing w:val="-4"/>
          <w:sz w:val="24"/>
        </w:rPr>
        <w:t>500.</w:t>
      </w:r>
    </w:p>
    <w:p>
      <w:pPr>
        <w:pStyle w:val="10"/>
        <w:numPr>
          <w:ilvl w:val="0"/>
          <w:numId w:val="35"/>
        </w:numPr>
        <w:tabs>
          <w:tab w:val="left" w:pos="1440"/>
        </w:tabs>
        <w:spacing w:before="0" w:after="0" w:line="240" w:lineRule="auto"/>
        <w:ind w:left="1440" w:right="0" w:hanging="720"/>
        <w:jc w:val="left"/>
        <w:rPr>
          <w:sz w:val="24"/>
        </w:rPr>
      </w:pPr>
      <w:r>
        <w:rPr>
          <w:sz w:val="24"/>
        </w:rPr>
        <w:t>Blondel,</w:t>
      </w:r>
      <w:r>
        <w:rPr>
          <w:spacing w:val="-1"/>
          <w:sz w:val="24"/>
        </w:rPr>
        <w:t xml:space="preserve"> </w:t>
      </w:r>
      <w:r>
        <w:rPr>
          <w:sz w:val="24"/>
        </w:rPr>
        <w:t>J.,</w:t>
      </w:r>
      <w:r>
        <w:rPr>
          <w:spacing w:val="-1"/>
          <w:sz w:val="24"/>
        </w:rPr>
        <w:t xml:space="preserve"> </w:t>
      </w:r>
      <w:r>
        <w:rPr>
          <w:sz w:val="24"/>
        </w:rPr>
        <w:t>2003.</w:t>
      </w:r>
      <w:r>
        <w:rPr>
          <w:spacing w:val="-1"/>
          <w:sz w:val="24"/>
        </w:rPr>
        <w:t xml:space="preserve"> </w:t>
      </w:r>
      <w:r>
        <w:rPr>
          <w:sz w:val="24"/>
        </w:rPr>
        <w:t>Guilds</w:t>
      </w:r>
      <w:r>
        <w:rPr>
          <w:spacing w:val="-3"/>
          <w:sz w:val="24"/>
        </w:rPr>
        <w:t xml:space="preserve"> </w:t>
      </w:r>
      <w:r>
        <w:rPr>
          <w:sz w:val="24"/>
        </w:rPr>
        <w:t>or</w:t>
      </w:r>
      <w:r>
        <w:rPr>
          <w:spacing w:val="-1"/>
          <w:sz w:val="24"/>
        </w:rPr>
        <w:t xml:space="preserve"> </w:t>
      </w:r>
      <w:r>
        <w:rPr>
          <w:sz w:val="24"/>
        </w:rPr>
        <w:t>functional</w:t>
      </w:r>
      <w:r>
        <w:rPr>
          <w:spacing w:val="1"/>
          <w:sz w:val="24"/>
        </w:rPr>
        <w:t xml:space="preserve"> </w:t>
      </w:r>
      <w:r>
        <w:rPr>
          <w:sz w:val="24"/>
        </w:rPr>
        <w:t>groups:</w:t>
      </w:r>
      <w:r>
        <w:rPr>
          <w:spacing w:val="-1"/>
          <w:sz w:val="24"/>
        </w:rPr>
        <w:t xml:space="preserve"> </w:t>
      </w:r>
      <w:r>
        <w:rPr>
          <w:sz w:val="24"/>
        </w:rPr>
        <w:t>does</w:t>
      </w:r>
      <w:r>
        <w:rPr>
          <w:spacing w:val="-1"/>
          <w:sz w:val="24"/>
        </w:rPr>
        <w:t xml:space="preserve"> </w:t>
      </w:r>
      <w:r>
        <w:rPr>
          <w:sz w:val="24"/>
        </w:rPr>
        <w:t>it</w:t>
      </w:r>
      <w:r>
        <w:rPr>
          <w:spacing w:val="-1"/>
          <w:sz w:val="24"/>
        </w:rPr>
        <w:t xml:space="preserve"> </w:t>
      </w:r>
      <w:r>
        <w:rPr>
          <w:sz w:val="24"/>
        </w:rPr>
        <w:t>matter?</w:t>
      </w:r>
      <w:r>
        <w:rPr>
          <w:spacing w:val="2"/>
          <w:sz w:val="24"/>
        </w:rPr>
        <w:t xml:space="preserve"> </w:t>
      </w:r>
      <w:r>
        <w:rPr>
          <w:sz w:val="24"/>
        </w:rPr>
        <w:t>Oikos</w:t>
      </w:r>
      <w:r>
        <w:rPr>
          <w:spacing w:val="-1"/>
          <w:sz w:val="24"/>
        </w:rPr>
        <w:t xml:space="preserve"> </w:t>
      </w:r>
      <w:r>
        <w:rPr>
          <w:sz w:val="24"/>
        </w:rPr>
        <w:t>100, 223-</w:t>
      </w:r>
      <w:r>
        <w:rPr>
          <w:spacing w:val="-4"/>
          <w:sz w:val="24"/>
        </w:rPr>
        <w:t>231.</w:t>
      </w:r>
    </w:p>
    <w:p>
      <w:pPr>
        <w:pStyle w:val="10"/>
        <w:numPr>
          <w:ilvl w:val="0"/>
          <w:numId w:val="35"/>
        </w:numPr>
        <w:tabs>
          <w:tab w:val="left" w:pos="1440"/>
        </w:tabs>
        <w:spacing w:before="0" w:after="0" w:line="240" w:lineRule="auto"/>
        <w:ind w:left="1440" w:right="0" w:hanging="720"/>
        <w:jc w:val="left"/>
        <w:rPr>
          <w:sz w:val="24"/>
        </w:rPr>
      </w:pPr>
      <w:r>
        <w:rPr>
          <w:sz w:val="24"/>
        </w:rPr>
        <w:t>Boecklen,</w:t>
      </w:r>
      <w:r>
        <w:rPr>
          <w:spacing w:val="21"/>
          <w:sz w:val="24"/>
        </w:rPr>
        <w:t xml:space="preserve"> </w:t>
      </w:r>
      <w:r>
        <w:rPr>
          <w:sz w:val="24"/>
        </w:rPr>
        <w:t>W.J.,</w:t>
      </w:r>
      <w:r>
        <w:rPr>
          <w:spacing w:val="21"/>
          <w:sz w:val="24"/>
        </w:rPr>
        <w:t xml:space="preserve"> </w:t>
      </w:r>
      <w:r>
        <w:rPr>
          <w:sz w:val="24"/>
        </w:rPr>
        <w:t>Yarnes,</w:t>
      </w:r>
      <w:r>
        <w:rPr>
          <w:spacing w:val="24"/>
          <w:sz w:val="24"/>
        </w:rPr>
        <w:t xml:space="preserve"> </w:t>
      </w:r>
      <w:r>
        <w:rPr>
          <w:sz w:val="24"/>
        </w:rPr>
        <w:t>C.T.,</w:t>
      </w:r>
      <w:r>
        <w:rPr>
          <w:spacing w:val="21"/>
          <w:sz w:val="24"/>
        </w:rPr>
        <w:t xml:space="preserve"> </w:t>
      </w:r>
      <w:r>
        <w:rPr>
          <w:sz w:val="24"/>
        </w:rPr>
        <w:t>Cook,</w:t>
      </w:r>
      <w:r>
        <w:rPr>
          <w:spacing w:val="21"/>
          <w:sz w:val="24"/>
        </w:rPr>
        <w:t xml:space="preserve"> </w:t>
      </w:r>
      <w:r>
        <w:rPr>
          <w:sz w:val="24"/>
        </w:rPr>
        <w:t>B.A.,</w:t>
      </w:r>
      <w:r>
        <w:rPr>
          <w:spacing w:val="20"/>
          <w:sz w:val="24"/>
        </w:rPr>
        <w:t xml:space="preserve"> </w:t>
      </w:r>
      <w:r>
        <w:rPr>
          <w:sz w:val="24"/>
        </w:rPr>
        <w:t>James,</w:t>
      </w:r>
      <w:r>
        <w:rPr>
          <w:spacing w:val="21"/>
          <w:sz w:val="24"/>
        </w:rPr>
        <w:t xml:space="preserve"> </w:t>
      </w:r>
      <w:r>
        <w:rPr>
          <w:sz w:val="24"/>
        </w:rPr>
        <w:t>A.C.,</w:t>
      </w:r>
      <w:r>
        <w:rPr>
          <w:spacing w:val="21"/>
          <w:sz w:val="24"/>
        </w:rPr>
        <w:t xml:space="preserve"> </w:t>
      </w:r>
      <w:r>
        <w:rPr>
          <w:sz w:val="24"/>
        </w:rPr>
        <w:t>2011.</w:t>
      </w:r>
      <w:r>
        <w:rPr>
          <w:spacing w:val="21"/>
          <w:sz w:val="24"/>
        </w:rPr>
        <w:t xml:space="preserve"> </w:t>
      </w:r>
      <w:r>
        <w:rPr>
          <w:sz w:val="24"/>
        </w:rPr>
        <w:t>On</w:t>
      </w:r>
      <w:r>
        <w:rPr>
          <w:spacing w:val="20"/>
          <w:sz w:val="24"/>
        </w:rPr>
        <w:t xml:space="preserve"> </w:t>
      </w:r>
      <w:r>
        <w:rPr>
          <w:sz w:val="24"/>
        </w:rPr>
        <w:t>the</w:t>
      </w:r>
      <w:r>
        <w:rPr>
          <w:spacing w:val="20"/>
          <w:sz w:val="24"/>
        </w:rPr>
        <w:t xml:space="preserve"> </w:t>
      </w:r>
      <w:r>
        <w:rPr>
          <w:sz w:val="24"/>
        </w:rPr>
        <w:t>use</w:t>
      </w:r>
      <w:r>
        <w:rPr>
          <w:spacing w:val="22"/>
          <w:sz w:val="24"/>
        </w:rPr>
        <w:t xml:space="preserve"> </w:t>
      </w:r>
      <w:r>
        <w:rPr>
          <w:sz w:val="24"/>
        </w:rPr>
        <w:t>of</w:t>
      </w:r>
      <w:r>
        <w:rPr>
          <w:spacing w:val="20"/>
          <w:sz w:val="24"/>
        </w:rPr>
        <w:t xml:space="preserve"> </w:t>
      </w:r>
      <w:r>
        <w:rPr>
          <w:sz w:val="24"/>
        </w:rPr>
        <w:t>stable</w:t>
      </w:r>
      <w:r>
        <w:rPr>
          <w:spacing w:val="20"/>
          <w:sz w:val="24"/>
        </w:rPr>
        <w:t xml:space="preserve"> </w:t>
      </w:r>
      <w:r>
        <w:rPr>
          <w:sz w:val="24"/>
        </w:rPr>
        <w:t>isotopes</w:t>
      </w:r>
      <w:r>
        <w:rPr>
          <w:spacing w:val="24"/>
          <w:sz w:val="24"/>
        </w:rPr>
        <w:t xml:space="preserve"> </w:t>
      </w:r>
      <w:r>
        <w:rPr>
          <w:spacing w:val="-5"/>
          <w:sz w:val="24"/>
        </w:rPr>
        <w:t>in</w:t>
      </w:r>
    </w:p>
    <w:p>
      <w:pPr>
        <w:pStyle w:val="10"/>
        <w:numPr>
          <w:ilvl w:val="0"/>
          <w:numId w:val="35"/>
        </w:numPr>
        <w:tabs>
          <w:tab w:val="left" w:pos="2006"/>
        </w:tabs>
        <w:spacing w:before="0" w:after="0" w:line="240" w:lineRule="auto"/>
        <w:ind w:left="2006" w:right="0" w:hanging="1286"/>
        <w:jc w:val="left"/>
        <w:rPr>
          <w:sz w:val="24"/>
        </w:rPr>
      </w:pPr>
      <w:r>
        <w:rPr>
          <w:sz w:val="24"/>
        </w:rPr>
        <w:t>trophic</w:t>
      </w:r>
      <w:r>
        <w:rPr>
          <w:spacing w:val="-4"/>
          <w:sz w:val="24"/>
        </w:rPr>
        <w:t xml:space="preserve"> </w:t>
      </w:r>
      <w:r>
        <w:rPr>
          <w:sz w:val="24"/>
        </w:rPr>
        <w:t>ecology.</w:t>
      </w:r>
      <w:r>
        <w:rPr>
          <w:spacing w:val="-1"/>
          <w:sz w:val="24"/>
        </w:rPr>
        <w:t xml:space="preserve"> </w:t>
      </w:r>
      <w:r>
        <w:rPr>
          <w:sz w:val="24"/>
        </w:rPr>
        <w:t>Annual</w:t>
      </w:r>
      <w:r>
        <w:rPr>
          <w:spacing w:val="1"/>
          <w:sz w:val="24"/>
        </w:rPr>
        <w:t xml:space="preserve"> </w:t>
      </w:r>
      <w:r>
        <w:rPr>
          <w:sz w:val="24"/>
        </w:rPr>
        <w:t>review</w:t>
      </w:r>
      <w:r>
        <w:rPr>
          <w:spacing w:val="-2"/>
          <w:sz w:val="24"/>
        </w:rPr>
        <w:t xml:space="preserve"> </w:t>
      </w:r>
      <w:r>
        <w:rPr>
          <w:sz w:val="24"/>
        </w:rPr>
        <w:t>of ecology,</w:t>
      </w:r>
      <w:r>
        <w:rPr>
          <w:spacing w:val="-2"/>
          <w:sz w:val="24"/>
        </w:rPr>
        <w:t xml:space="preserve"> </w:t>
      </w:r>
      <w:r>
        <w:rPr>
          <w:sz w:val="24"/>
        </w:rPr>
        <w:t>evolution,</w:t>
      </w:r>
      <w:r>
        <w:rPr>
          <w:spacing w:val="-1"/>
          <w:sz w:val="24"/>
        </w:rPr>
        <w:t xml:space="preserve"> </w:t>
      </w:r>
      <w:r>
        <w:rPr>
          <w:sz w:val="24"/>
        </w:rPr>
        <w:t>and</w:t>
      </w:r>
      <w:r>
        <w:rPr>
          <w:spacing w:val="-1"/>
          <w:sz w:val="24"/>
        </w:rPr>
        <w:t xml:space="preserve"> </w:t>
      </w:r>
      <w:r>
        <w:rPr>
          <w:sz w:val="24"/>
        </w:rPr>
        <w:t>systematics</w:t>
      </w:r>
      <w:r>
        <w:rPr>
          <w:spacing w:val="-1"/>
          <w:sz w:val="24"/>
        </w:rPr>
        <w:t xml:space="preserve"> </w:t>
      </w:r>
      <w:r>
        <w:rPr>
          <w:sz w:val="24"/>
        </w:rPr>
        <w:t>42,</w:t>
      </w:r>
      <w:r>
        <w:rPr>
          <w:spacing w:val="1"/>
          <w:sz w:val="24"/>
        </w:rPr>
        <w:t xml:space="preserve"> </w:t>
      </w:r>
      <w:r>
        <w:rPr>
          <w:sz w:val="24"/>
        </w:rPr>
        <w:t>411-</w:t>
      </w:r>
      <w:r>
        <w:rPr>
          <w:spacing w:val="-4"/>
          <w:sz w:val="24"/>
        </w:rPr>
        <w:t>440.</w:t>
      </w:r>
    </w:p>
    <w:p>
      <w:pPr>
        <w:pStyle w:val="10"/>
        <w:numPr>
          <w:ilvl w:val="0"/>
          <w:numId w:val="35"/>
        </w:numPr>
        <w:tabs>
          <w:tab w:val="left" w:pos="1440"/>
        </w:tabs>
        <w:spacing w:before="0" w:after="0" w:line="240" w:lineRule="auto"/>
        <w:ind w:left="1440" w:right="0" w:hanging="720"/>
        <w:jc w:val="left"/>
        <w:rPr>
          <w:sz w:val="24"/>
        </w:rPr>
      </w:pPr>
      <w:r>
        <w:rPr>
          <w:sz w:val="24"/>
        </w:rPr>
        <w:t>Brooks,</w:t>
      </w:r>
      <w:r>
        <w:rPr>
          <w:spacing w:val="42"/>
          <w:sz w:val="24"/>
        </w:rPr>
        <w:t xml:space="preserve"> </w:t>
      </w:r>
      <w:r>
        <w:rPr>
          <w:sz w:val="24"/>
        </w:rPr>
        <w:t>M.E.,</w:t>
      </w:r>
      <w:r>
        <w:rPr>
          <w:spacing w:val="46"/>
          <w:sz w:val="24"/>
        </w:rPr>
        <w:t xml:space="preserve"> </w:t>
      </w:r>
      <w:r>
        <w:rPr>
          <w:sz w:val="24"/>
        </w:rPr>
        <w:t>Kristensen,</w:t>
      </w:r>
      <w:r>
        <w:rPr>
          <w:spacing w:val="44"/>
          <w:sz w:val="24"/>
        </w:rPr>
        <w:t xml:space="preserve"> </w:t>
      </w:r>
      <w:r>
        <w:rPr>
          <w:sz w:val="24"/>
        </w:rPr>
        <w:t>K.,</w:t>
      </w:r>
      <w:r>
        <w:rPr>
          <w:spacing w:val="43"/>
          <w:sz w:val="24"/>
        </w:rPr>
        <w:t xml:space="preserve"> </w:t>
      </w:r>
      <w:r>
        <w:rPr>
          <w:sz w:val="24"/>
        </w:rPr>
        <w:t>Van</w:t>
      </w:r>
      <w:r>
        <w:rPr>
          <w:spacing w:val="46"/>
          <w:sz w:val="24"/>
        </w:rPr>
        <w:t xml:space="preserve"> </w:t>
      </w:r>
      <w:r>
        <w:rPr>
          <w:sz w:val="24"/>
        </w:rPr>
        <w:t>Benthem,</w:t>
      </w:r>
      <w:r>
        <w:rPr>
          <w:spacing w:val="44"/>
          <w:sz w:val="24"/>
        </w:rPr>
        <w:t xml:space="preserve"> </w:t>
      </w:r>
      <w:r>
        <w:rPr>
          <w:sz w:val="24"/>
        </w:rPr>
        <w:t>K.J.,</w:t>
      </w:r>
      <w:r>
        <w:rPr>
          <w:spacing w:val="44"/>
          <w:sz w:val="24"/>
        </w:rPr>
        <w:t xml:space="preserve"> </w:t>
      </w:r>
      <w:r>
        <w:rPr>
          <w:sz w:val="24"/>
        </w:rPr>
        <w:t>Magnusson,</w:t>
      </w:r>
      <w:r>
        <w:rPr>
          <w:spacing w:val="44"/>
          <w:sz w:val="24"/>
        </w:rPr>
        <w:t xml:space="preserve"> </w:t>
      </w:r>
      <w:r>
        <w:rPr>
          <w:sz w:val="24"/>
        </w:rPr>
        <w:t>A.,</w:t>
      </w:r>
      <w:r>
        <w:rPr>
          <w:spacing w:val="46"/>
          <w:sz w:val="24"/>
        </w:rPr>
        <w:t xml:space="preserve"> </w:t>
      </w:r>
      <w:r>
        <w:rPr>
          <w:sz w:val="24"/>
        </w:rPr>
        <w:t>Berg,</w:t>
      </w:r>
      <w:r>
        <w:rPr>
          <w:spacing w:val="44"/>
          <w:sz w:val="24"/>
        </w:rPr>
        <w:t xml:space="preserve"> </w:t>
      </w:r>
      <w:r>
        <w:rPr>
          <w:sz w:val="24"/>
        </w:rPr>
        <w:t>C.W.,</w:t>
      </w:r>
      <w:r>
        <w:rPr>
          <w:spacing w:val="44"/>
          <w:sz w:val="24"/>
        </w:rPr>
        <w:t xml:space="preserve"> </w:t>
      </w:r>
      <w:r>
        <w:rPr>
          <w:sz w:val="24"/>
        </w:rPr>
        <w:t>Nielsen,</w:t>
      </w:r>
      <w:r>
        <w:rPr>
          <w:spacing w:val="46"/>
          <w:sz w:val="24"/>
        </w:rPr>
        <w:t xml:space="preserve"> </w:t>
      </w:r>
      <w:r>
        <w:rPr>
          <w:spacing w:val="-5"/>
          <w:sz w:val="24"/>
        </w:rPr>
        <w:t>A.,</w:t>
      </w:r>
    </w:p>
    <w:p>
      <w:pPr>
        <w:pStyle w:val="10"/>
        <w:numPr>
          <w:ilvl w:val="0"/>
          <w:numId w:val="35"/>
        </w:numPr>
        <w:tabs>
          <w:tab w:val="left" w:pos="2006"/>
        </w:tabs>
        <w:spacing w:before="0" w:after="0" w:line="240" w:lineRule="auto"/>
        <w:ind w:left="2006" w:right="0" w:hanging="1286"/>
        <w:jc w:val="left"/>
        <w:rPr>
          <w:sz w:val="24"/>
        </w:rPr>
      </w:pPr>
      <w:r>
        <w:rPr>
          <w:sz w:val="24"/>
        </w:rPr>
        <w:t>Skaug,</w:t>
      </w:r>
      <w:r>
        <w:rPr>
          <w:spacing w:val="22"/>
          <w:sz w:val="24"/>
        </w:rPr>
        <w:t xml:space="preserve"> </w:t>
      </w:r>
      <w:r>
        <w:rPr>
          <w:sz w:val="24"/>
        </w:rPr>
        <w:t>H.J.,</w:t>
      </w:r>
      <w:r>
        <w:rPr>
          <w:spacing w:val="24"/>
          <w:sz w:val="24"/>
        </w:rPr>
        <w:t xml:space="preserve"> </w:t>
      </w:r>
      <w:r>
        <w:rPr>
          <w:sz w:val="24"/>
        </w:rPr>
        <w:t>Machler,</w:t>
      </w:r>
      <w:r>
        <w:rPr>
          <w:spacing w:val="25"/>
          <w:sz w:val="24"/>
        </w:rPr>
        <w:t xml:space="preserve"> </w:t>
      </w:r>
      <w:r>
        <w:rPr>
          <w:sz w:val="24"/>
        </w:rPr>
        <w:t>M.,</w:t>
      </w:r>
      <w:r>
        <w:rPr>
          <w:spacing w:val="24"/>
          <w:sz w:val="24"/>
        </w:rPr>
        <w:t xml:space="preserve"> </w:t>
      </w:r>
      <w:r>
        <w:rPr>
          <w:sz w:val="24"/>
        </w:rPr>
        <w:t>Bolker,</w:t>
      </w:r>
      <w:r>
        <w:rPr>
          <w:spacing w:val="25"/>
          <w:sz w:val="24"/>
        </w:rPr>
        <w:t xml:space="preserve"> </w:t>
      </w:r>
      <w:r>
        <w:rPr>
          <w:sz w:val="24"/>
        </w:rPr>
        <w:t>B.M.,</w:t>
      </w:r>
      <w:r>
        <w:rPr>
          <w:spacing w:val="24"/>
          <w:sz w:val="24"/>
        </w:rPr>
        <w:t xml:space="preserve"> </w:t>
      </w:r>
      <w:r>
        <w:rPr>
          <w:sz w:val="24"/>
        </w:rPr>
        <w:t>2017.</w:t>
      </w:r>
      <w:r>
        <w:rPr>
          <w:spacing w:val="25"/>
          <w:sz w:val="24"/>
        </w:rPr>
        <w:t xml:space="preserve"> </w:t>
      </w:r>
      <w:r>
        <w:rPr>
          <w:sz w:val="24"/>
        </w:rPr>
        <w:t>glmmTMB</w:t>
      </w:r>
      <w:r>
        <w:rPr>
          <w:spacing w:val="22"/>
          <w:sz w:val="24"/>
        </w:rPr>
        <w:t xml:space="preserve"> </w:t>
      </w:r>
      <w:r>
        <w:rPr>
          <w:sz w:val="24"/>
        </w:rPr>
        <w:t>balances</w:t>
      </w:r>
      <w:r>
        <w:rPr>
          <w:spacing w:val="25"/>
          <w:sz w:val="24"/>
        </w:rPr>
        <w:t xml:space="preserve"> </w:t>
      </w:r>
      <w:r>
        <w:rPr>
          <w:sz w:val="24"/>
        </w:rPr>
        <w:t>speed</w:t>
      </w:r>
      <w:r>
        <w:rPr>
          <w:spacing w:val="26"/>
          <w:sz w:val="24"/>
        </w:rPr>
        <w:t xml:space="preserve"> </w:t>
      </w:r>
      <w:r>
        <w:rPr>
          <w:sz w:val="24"/>
        </w:rPr>
        <w:t>and</w:t>
      </w:r>
      <w:r>
        <w:rPr>
          <w:spacing w:val="25"/>
          <w:sz w:val="24"/>
        </w:rPr>
        <w:t xml:space="preserve"> </w:t>
      </w:r>
      <w:r>
        <w:rPr>
          <w:spacing w:val="-2"/>
          <w:sz w:val="24"/>
        </w:rPr>
        <w:t>flexibility</w:t>
      </w:r>
    </w:p>
    <w:p>
      <w:pPr>
        <w:pStyle w:val="10"/>
        <w:numPr>
          <w:ilvl w:val="0"/>
          <w:numId w:val="35"/>
        </w:numPr>
        <w:tabs>
          <w:tab w:val="left" w:pos="2006"/>
        </w:tabs>
        <w:spacing w:before="0" w:after="0" w:line="240" w:lineRule="auto"/>
        <w:ind w:left="2006" w:right="0" w:hanging="1286"/>
        <w:jc w:val="left"/>
        <w:rPr>
          <w:sz w:val="24"/>
        </w:rPr>
      </w:pPr>
      <w:r>
        <w:rPr>
          <w:sz w:val="24"/>
        </w:rPr>
        <w:t>among</w:t>
      </w:r>
      <w:r>
        <w:rPr>
          <w:spacing w:val="38"/>
          <w:sz w:val="24"/>
        </w:rPr>
        <w:t xml:space="preserve"> </w:t>
      </w:r>
      <w:r>
        <w:rPr>
          <w:sz w:val="24"/>
        </w:rPr>
        <w:t>packages</w:t>
      </w:r>
      <w:r>
        <w:rPr>
          <w:spacing w:val="44"/>
          <w:sz w:val="24"/>
        </w:rPr>
        <w:t xml:space="preserve"> </w:t>
      </w:r>
      <w:r>
        <w:rPr>
          <w:sz w:val="24"/>
        </w:rPr>
        <w:t>for</w:t>
      </w:r>
      <w:r>
        <w:rPr>
          <w:spacing w:val="40"/>
          <w:sz w:val="24"/>
        </w:rPr>
        <w:t xml:space="preserve"> </w:t>
      </w:r>
      <w:r>
        <w:rPr>
          <w:sz w:val="24"/>
        </w:rPr>
        <w:t>zero-inflated</w:t>
      </w:r>
      <w:r>
        <w:rPr>
          <w:spacing w:val="44"/>
          <w:sz w:val="24"/>
        </w:rPr>
        <w:t xml:space="preserve"> </w:t>
      </w:r>
      <w:r>
        <w:rPr>
          <w:sz w:val="24"/>
        </w:rPr>
        <w:t>generalized</w:t>
      </w:r>
      <w:r>
        <w:rPr>
          <w:spacing w:val="41"/>
          <w:sz w:val="24"/>
        </w:rPr>
        <w:t xml:space="preserve"> </w:t>
      </w:r>
      <w:r>
        <w:rPr>
          <w:sz w:val="24"/>
        </w:rPr>
        <w:t>linear</w:t>
      </w:r>
      <w:r>
        <w:rPr>
          <w:spacing w:val="41"/>
          <w:sz w:val="24"/>
        </w:rPr>
        <w:t xml:space="preserve"> </w:t>
      </w:r>
      <w:r>
        <w:rPr>
          <w:sz w:val="24"/>
        </w:rPr>
        <w:t>mixed</w:t>
      </w:r>
      <w:r>
        <w:rPr>
          <w:spacing w:val="41"/>
          <w:sz w:val="24"/>
        </w:rPr>
        <w:t xml:space="preserve"> </w:t>
      </w:r>
      <w:r>
        <w:rPr>
          <w:sz w:val="24"/>
        </w:rPr>
        <w:t>modeling.</w:t>
      </w:r>
      <w:r>
        <w:rPr>
          <w:spacing w:val="45"/>
          <w:sz w:val="24"/>
        </w:rPr>
        <w:t xml:space="preserve"> </w:t>
      </w:r>
      <w:r>
        <w:rPr>
          <w:sz w:val="24"/>
        </w:rPr>
        <w:t>The</w:t>
      </w:r>
      <w:r>
        <w:rPr>
          <w:spacing w:val="41"/>
          <w:sz w:val="24"/>
        </w:rPr>
        <w:t xml:space="preserve"> </w:t>
      </w:r>
      <w:r>
        <w:rPr>
          <w:sz w:val="24"/>
        </w:rPr>
        <w:t>R</w:t>
      </w:r>
      <w:r>
        <w:rPr>
          <w:spacing w:val="42"/>
          <w:sz w:val="24"/>
        </w:rPr>
        <w:t xml:space="preserve"> </w:t>
      </w:r>
      <w:r>
        <w:rPr>
          <w:sz w:val="24"/>
        </w:rPr>
        <w:t>journal</w:t>
      </w:r>
      <w:r>
        <w:rPr>
          <w:spacing w:val="43"/>
          <w:sz w:val="24"/>
        </w:rPr>
        <w:t xml:space="preserve"> </w:t>
      </w:r>
      <w:r>
        <w:rPr>
          <w:spacing w:val="-5"/>
          <w:sz w:val="24"/>
        </w:rPr>
        <w:t>9,</w:t>
      </w:r>
    </w:p>
    <w:p>
      <w:pPr>
        <w:pStyle w:val="10"/>
        <w:numPr>
          <w:ilvl w:val="0"/>
          <w:numId w:val="35"/>
        </w:numPr>
        <w:tabs>
          <w:tab w:val="left" w:pos="2006"/>
        </w:tabs>
        <w:spacing w:before="0" w:after="0" w:line="240" w:lineRule="auto"/>
        <w:ind w:left="2006" w:right="0" w:hanging="1286"/>
        <w:jc w:val="left"/>
        <w:rPr>
          <w:sz w:val="24"/>
        </w:rPr>
      </w:pPr>
      <w:r>
        <w:rPr>
          <w:spacing w:val="-2"/>
          <w:sz w:val="24"/>
        </w:rPr>
        <w:t>378-</w:t>
      </w:r>
      <w:r>
        <w:rPr>
          <w:spacing w:val="-4"/>
          <w:sz w:val="24"/>
        </w:rPr>
        <w:t>400.</w:t>
      </w:r>
    </w:p>
    <w:p>
      <w:pPr>
        <w:pStyle w:val="10"/>
        <w:numPr>
          <w:ilvl w:val="0"/>
          <w:numId w:val="35"/>
        </w:numPr>
        <w:tabs>
          <w:tab w:val="left" w:pos="1440"/>
        </w:tabs>
        <w:spacing w:before="0" w:after="0" w:line="240" w:lineRule="auto"/>
        <w:ind w:left="1440" w:right="0" w:hanging="720"/>
        <w:jc w:val="left"/>
        <w:rPr>
          <w:sz w:val="24"/>
        </w:rPr>
      </w:pPr>
      <w:r>
        <w:rPr>
          <w:sz w:val="24"/>
        </w:rPr>
        <w:t>Campbell,</w:t>
      </w:r>
      <w:r>
        <w:rPr>
          <w:spacing w:val="-2"/>
          <w:sz w:val="24"/>
        </w:rPr>
        <w:t xml:space="preserve"> </w:t>
      </w:r>
      <w:r>
        <w:rPr>
          <w:sz w:val="24"/>
        </w:rPr>
        <w:t>B.M.,</w:t>
      </w:r>
      <w:r>
        <w:rPr>
          <w:spacing w:val="1"/>
          <w:sz w:val="24"/>
        </w:rPr>
        <w:t xml:space="preserve"> </w:t>
      </w:r>
      <w:r>
        <w:rPr>
          <w:sz w:val="24"/>
        </w:rPr>
        <w:t>Beare,</w:t>
      </w:r>
      <w:r>
        <w:rPr>
          <w:spacing w:val="2"/>
          <w:sz w:val="24"/>
        </w:rPr>
        <w:t xml:space="preserve"> </w:t>
      </w:r>
      <w:r>
        <w:rPr>
          <w:sz w:val="24"/>
        </w:rPr>
        <w:t>D.J.,</w:t>
      </w:r>
      <w:r>
        <w:rPr>
          <w:spacing w:val="-1"/>
          <w:sz w:val="24"/>
        </w:rPr>
        <w:t xml:space="preserve"> </w:t>
      </w:r>
      <w:r>
        <w:rPr>
          <w:sz w:val="24"/>
        </w:rPr>
        <w:t>Bennett,</w:t>
      </w:r>
      <w:r>
        <w:rPr>
          <w:spacing w:val="-2"/>
          <w:sz w:val="24"/>
        </w:rPr>
        <w:t xml:space="preserve"> </w:t>
      </w:r>
      <w:r>
        <w:rPr>
          <w:sz w:val="24"/>
        </w:rPr>
        <w:t>E.M.,</w:t>
      </w:r>
      <w:r>
        <w:rPr>
          <w:spacing w:val="-1"/>
          <w:sz w:val="24"/>
        </w:rPr>
        <w:t xml:space="preserve"> </w:t>
      </w:r>
      <w:r>
        <w:rPr>
          <w:sz w:val="24"/>
        </w:rPr>
        <w:t>Hall-Spencer, J.M., Ingram,</w:t>
      </w:r>
      <w:r>
        <w:rPr>
          <w:spacing w:val="-1"/>
          <w:sz w:val="24"/>
        </w:rPr>
        <w:t xml:space="preserve"> </w:t>
      </w:r>
      <w:r>
        <w:rPr>
          <w:sz w:val="24"/>
        </w:rPr>
        <w:t>J.S.,</w:t>
      </w:r>
      <w:r>
        <w:rPr>
          <w:spacing w:val="-2"/>
          <w:sz w:val="24"/>
        </w:rPr>
        <w:t xml:space="preserve"> </w:t>
      </w:r>
      <w:r>
        <w:rPr>
          <w:sz w:val="24"/>
        </w:rPr>
        <w:t>Jaramillo,</w:t>
      </w:r>
      <w:r>
        <w:rPr>
          <w:spacing w:val="-1"/>
          <w:sz w:val="24"/>
        </w:rPr>
        <w:t xml:space="preserve"> </w:t>
      </w:r>
      <w:r>
        <w:rPr>
          <w:sz w:val="24"/>
        </w:rPr>
        <w:t>F.,</w:t>
      </w:r>
      <w:r>
        <w:rPr>
          <w:spacing w:val="-1"/>
          <w:sz w:val="24"/>
        </w:rPr>
        <w:t xml:space="preserve"> </w:t>
      </w:r>
      <w:r>
        <w:rPr>
          <w:spacing w:val="-2"/>
          <w:sz w:val="24"/>
        </w:rPr>
        <w:t>Ortiz,</w:t>
      </w:r>
    </w:p>
    <w:p>
      <w:pPr>
        <w:pStyle w:val="10"/>
        <w:numPr>
          <w:ilvl w:val="0"/>
          <w:numId w:val="35"/>
        </w:numPr>
        <w:tabs>
          <w:tab w:val="left" w:pos="2006"/>
        </w:tabs>
        <w:spacing w:before="0" w:after="0" w:line="240" w:lineRule="auto"/>
        <w:ind w:left="2006" w:right="0" w:hanging="1286"/>
        <w:jc w:val="left"/>
        <w:rPr>
          <w:sz w:val="24"/>
        </w:rPr>
      </w:pPr>
      <w:r>
        <w:rPr>
          <w:sz w:val="24"/>
        </w:rPr>
        <w:t>R.,</w:t>
      </w:r>
      <w:r>
        <w:rPr>
          <w:spacing w:val="40"/>
          <w:sz w:val="24"/>
        </w:rPr>
        <w:t xml:space="preserve"> </w:t>
      </w:r>
      <w:r>
        <w:rPr>
          <w:sz w:val="24"/>
        </w:rPr>
        <w:t>Ramankutty,</w:t>
      </w:r>
      <w:r>
        <w:rPr>
          <w:spacing w:val="41"/>
          <w:sz w:val="24"/>
        </w:rPr>
        <w:t xml:space="preserve"> </w:t>
      </w:r>
      <w:r>
        <w:rPr>
          <w:sz w:val="24"/>
        </w:rPr>
        <w:t>N.,</w:t>
      </w:r>
      <w:r>
        <w:rPr>
          <w:spacing w:val="43"/>
          <w:sz w:val="24"/>
        </w:rPr>
        <w:t xml:space="preserve"> </w:t>
      </w:r>
      <w:r>
        <w:rPr>
          <w:sz w:val="24"/>
        </w:rPr>
        <w:t>Sayer,</w:t>
      </w:r>
      <w:r>
        <w:rPr>
          <w:spacing w:val="40"/>
          <w:sz w:val="24"/>
        </w:rPr>
        <w:t xml:space="preserve"> </w:t>
      </w:r>
      <w:r>
        <w:rPr>
          <w:sz w:val="24"/>
        </w:rPr>
        <w:t>J.A.,</w:t>
      </w:r>
      <w:r>
        <w:rPr>
          <w:spacing w:val="41"/>
          <w:sz w:val="24"/>
        </w:rPr>
        <w:t xml:space="preserve"> </w:t>
      </w:r>
      <w:r>
        <w:rPr>
          <w:sz w:val="24"/>
        </w:rPr>
        <w:t>Shindell,</w:t>
      </w:r>
      <w:r>
        <w:rPr>
          <w:spacing w:val="42"/>
          <w:sz w:val="24"/>
        </w:rPr>
        <w:t xml:space="preserve"> </w:t>
      </w:r>
      <w:r>
        <w:rPr>
          <w:sz w:val="24"/>
        </w:rPr>
        <w:t>D.,</w:t>
      </w:r>
      <w:r>
        <w:rPr>
          <w:spacing w:val="39"/>
          <w:sz w:val="24"/>
        </w:rPr>
        <w:t xml:space="preserve"> </w:t>
      </w:r>
      <w:r>
        <w:rPr>
          <w:sz w:val="24"/>
        </w:rPr>
        <w:t>2017.</w:t>
      </w:r>
      <w:r>
        <w:rPr>
          <w:spacing w:val="41"/>
          <w:sz w:val="24"/>
        </w:rPr>
        <w:t xml:space="preserve"> </w:t>
      </w:r>
      <w:r>
        <w:rPr>
          <w:sz w:val="24"/>
        </w:rPr>
        <w:t>Agriculture</w:t>
      </w:r>
      <w:r>
        <w:rPr>
          <w:spacing w:val="40"/>
          <w:sz w:val="24"/>
        </w:rPr>
        <w:t xml:space="preserve"> </w:t>
      </w:r>
      <w:r>
        <w:rPr>
          <w:sz w:val="24"/>
        </w:rPr>
        <w:t>production</w:t>
      </w:r>
      <w:r>
        <w:rPr>
          <w:spacing w:val="41"/>
          <w:sz w:val="24"/>
        </w:rPr>
        <w:t xml:space="preserve"> </w:t>
      </w:r>
      <w:r>
        <w:rPr>
          <w:sz w:val="24"/>
        </w:rPr>
        <w:t>as</w:t>
      </w:r>
      <w:r>
        <w:rPr>
          <w:spacing w:val="42"/>
          <w:sz w:val="24"/>
        </w:rPr>
        <w:t xml:space="preserve"> </w:t>
      </w:r>
      <w:r>
        <w:rPr>
          <w:sz w:val="24"/>
        </w:rPr>
        <w:t>a</w:t>
      </w:r>
      <w:r>
        <w:rPr>
          <w:spacing w:val="41"/>
          <w:sz w:val="24"/>
        </w:rPr>
        <w:t xml:space="preserve"> </w:t>
      </w:r>
      <w:r>
        <w:rPr>
          <w:spacing w:val="-2"/>
          <w:sz w:val="24"/>
        </w:rPr>
        <w:t>major</w:t>
      </w:r>
    </w:p>
    <w:p>
      <w:pPr>
        <w:pStyle w:val="10"/>
        <w:numPr>
          <w:ilvl w:val="0"/>
          <w:numId w:val="35"/>
        </w:numPr>
        <w:tabs>
          <w:tab w:val="left" w:pos="2006"/>
        </w:tabs>
        <w:spacing w:before="1" w:after="0" w:line="240" w:lineRule="auto"/>
        <w:ind w:left="2006" w:right="0" w:hanging="1286"/>
        <w:jc w:val="left"/>
        <w:rPr>
          <w:sz w:val="24"/>
        </w:rPr>
      </w:pPr>
      <w:r>
        <w:rPr>
          <w:sz w:val="24"/>
        </w:rPr>
        <w:t>driver</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Earth system exceeding</w:t>
      </w:r>
      <w:r>
        <w:rPr>
          <w:spacing w:val="-1"/>
          <w:sz w:val="24"/>
        </w:rPr>
        <w:t xml:space="preserve"> </w:t>
      </w:r>
      <w:r>
        <w:rPr>
          <w:sz w:val="24"/>
        </w:rPr>
        <w:t>planetary</w:t>
      </w:r>
      <w:r>
        <w:rPr>
          <w:spacing w:val="-5"/>
          <w:sz w:val="24"/>
        </w:rPr>
        <w:t xml:space="preserve"> </w:t>
      </w:r>
      <w:r>
        <w:rPr>
          <w:sz w:val="24"/>
        </w:rPr>
        <w:t>boundaries. Ecology</w:t>
      </w:r>
      <w:r>
        <w:rPr>
          <w:spacing w:val="-4"/>
          <w:sz w:val="24"/>
        </w:rPr>
        <w:t xml:space="preserve"> </w:t>
      </w:r>
      <w:r>
        <w:rPr>
          <w:sz w:val="24"/>
        </w:rPr>
        <w:t>and Society</w:t>
      </w:r>
      <w:r>
        <w:rPr>
          <w:spacing w:val="-4"/>
          <w:sz w:val="24"/>
        </w:rPr>
        <w:t xml:space="preserve"> </w:t>
      </w:r>
      <w:r>
        <w:rPr>
          <w:spacing w:val="-5"/>
          <w:sz w:val="24"/>
        </w:rPr>
        <w:t>22.</w:t>
      </w:r>
    </w:p>
    <w:p>
      <w:pPr>
        <w:pStyle w:val="10"/>
        <w:numPr>
          <w:ilvl w:val="0"/>
          <w:numId w:val="35"/>
        </w:numPr>
        <w:tabs>
          <w:tab w:val="left" w:pos="1440"/>
        </w:tabs>
        <w:spacing w:before="0" w:after="0" w:line="240" w:lineRule="auto"/>
        <w:ind w:left="1440" w:right="0" w:hanging="720"/>
        <w:jc w:val="left"/>
        <w:rPr>
          <w:sz w:val="24"/>
        </w:rPr>
      </w:pPr>
      <w:r>
        <w:rPr>
          <w:sz w:val="24"/>
        </w:rPr>
        <w:t>Caut, S.,</w:t>
      </w:r>
      <w:r>
        <w:rPr>
          <w:spacing w:val="1"/>
          <w:sz w:val="24"/>
        </w:rPr>
        <w:t xml:space="preserve"> </w:t>
      </w:r>
      <w:r>
        <w:rPr>
          <w:sz w:val="24"/>
        </w:rPr>
        <w:t>Angulo, E., Courchamp,</w:t>
      </w:r>
      <w:r>
        <w:rPr>
          <w:spacing w:val="3"/>
          <w:sz w:val="24"/>
        </w:rPr>
        <w:t xml:space="preserve"> </w:t>
      </w:r>
      <w:r>
        <w:rPr>
          <w:sz w:val="24"/>
        </w:rPr>
        <w:t>F.,</w:t>
      </w:r>
      <w:r>
        <w:rPr>
          <w:spacing w:val="1"/>
          <w:sz w:val="24"/>
        </w:rPr>
        <w:t xml:space="preserve"> </w:t>
      </w:r>
      <w:r>
        <w:rPr>
          <w:sz w:val="24"/>
        </w:rPr>
        <w:t>2009. Variation</w:t>
      </w:r>
      <w:r>
        <w:rPr>
          <w:spacing w:val="1"/>
          <w:sz w:val="24"/>
        </w:rPr>
        <w:t xml:space="preserve"> </w:t>
      </w:r>
      <w:r>
        <w:rPr>
          <w:sz w:val="24"/>
        </w:rPr>
        <w:t>in discrimination</w:t>
      </w:r>
      <w:r>
        <w:rPr>
          <w:spacing w:val="1"/>
          <w:sz w:val="24"/>
        </w:rPr>
        <w:t xml:space="preserve"> </w:t>
      </w:r>
      <w:r>
        <w:rPr>
          <w:sz w:val="24"/>
        </w:rPr>
        <w:t>factors (Δ15N and</w:t>
      </w:r>
      <w:r>
        <w:rPr>
          <w:spacing w:val="3"/>
          <w:sz w:val="24"/>
        </w:rPr>
        <w:t xml:space="preserve"> </w:t>
      </w:r>
      <w:r>
        <w:rPr>
          <w:spacing w:val="-2"/>
          <w:sz w:val="24"/>
        </w:rPr>
        <w:t>Δ13C):</w:t>
      </w:r>
    </w:p>
    <w:p>
      <w:pPr>
        <w:pStyle w:val="10"/>
        <w:numPr>
          <w:ilvl w:val="0"/>
          <w:numId w:val="35"/>
        </w:numPr>
        <w:tabs>
          <w:tab w:val="left" w:pos="2006"/>
        </w:tabs>
        <w:spacing w:before="0" w:after="0" w:line="240" w:lineRule="auto"/>
        <w:ind w:left="2006" w:right="0" w:hanging="1286"/>
        <w:jc w:val="left"/>
        <w:rPr>
          <w:sz w:val="24"/>
        </w:rPr>
      </w:pPr>
      <w:r>
        <w:rPr>
          <w:sz w:val="24"/>
        </w:rPr>
        <w:t>the</w:t>
      </w:r>
      <w:r>
        <w:rPr>
          <w:spacing w:val="63"/>
          <w:sz w:val="24"/>
        </w:rPr>
        <w:t xml:space="preserve"> </w:t>
      </w:r>
      <w:r>
        <w:rPr>
          <w:sz w:val="24"/>
        </w:rPr>
        <w:t>effect</w:t>
      </w:r>
      <w:r>
        <w:rPr>
          <w:spacing w:val="68"/>
          <w:sz w:val="24"/>
        </w:rPr>
        <w:t xml:space="preserve"> </w:t>
      </w:r>
      <w:r>
        <w:rPr>
          <w:sz w:val="24"/>
        </w:rPr>
        <w:t>of</w:t>
      </w:r>
      <w:r>
        <w:rPr>
          <w:spacing w:val="66"/>
          <w:sz w:val="24"/>
        </w:rPr>
        <w:t xml:space="preserve"> </w:t>
      </w:r>
      <w:r>
        <w:rPr>
          <w:sz w:val="24"/>
        </w:rPr>
        <w:t>diet</w:t>
      </w:r>
      <w:r>
        <w:rPr>
          <w:spacing w:val="66"/>
          <w:sz w:val="24"/>
        </w:rPr>
        <w:t xml:space="preserve"> </w:t>
      </w:r>
      <w:r>
        <w:rPr>
          <w:sz w:val="24"/>
        </w:rPr>
        <w:t>isotopic</w:t>
      </w:r>
      <w:r>
        <w:rPr>
          <w:spacing w:val="66"/>
          <w:sz w:val="24"/>
        </w:rPr>
        <w:t xml:space="preserve"> </w:t>
      </w:r>
      <w:r>
        <w:rPr>
          <w:sz w:val="24"/>
        </w:rPr>
        <w:t>values</w:t>
      </w:r>
      <w:r>
        <w:rPr>
          <w:spacing w:val="69"/>
          <w:sz w:val="24"/>
        </w:rPr>
        <w:t xml:space="preserve"> </w:t>
      </w:r>
      <w:r>
        <w:rPr>
          <w:sz w:val="24"/>
        </w:rPr>
        <w:t>and</w:t>
      </w:r>
      <w:r>
        <w:rPr>
          <w:spacing w:val="66"/>
          <w:sz w:val="24"/>
        </w:rPr>
        <w:t xml:space="preserve"> </w:t>
      </w:r>
      <w:r>
        <w:rPr>
          <w:sz w:val="24"/>
        </w:rPr>
        <w:t>applications</w:t>
      </w:r>
      <w:r>
        <w:rPr>
          <w:spacing w:val="67"/>
          <w:sz w:val="24"/>
        </w:rPr>
        <w:t xml:space="preserve"> </w:t>
      </w:r>
      <w:r>
        <w:rPr>
          <w:sz w:val="24"/>
        </w:rPr>
        <w:t>for</w:t>
      </w:r>
      <w:r>
        <w:rPr>
          <w:spacing w:val="65"/>
          <w:sz w:val="24"/>
        </w:rPr>
        <w:t xml:space="preserve"> </w:t>
      </w:r>
      <w:r>
        <w:rPr>
          <w:sz w:val="24"/>
        </w:rPr>
        <w:t>diet</w:t>
      </w:r>
      <w:r>
        <w:rPr>
          <w:spacing w:val="69"/>
          <w:sz w:val="24"/>
        </w:rPr>
        <w:t xml:space="preserve"> </w:t>
      </w:r>
      <w:r>
        <w:rPr>
          <w:sz w:val="24"/>
        </w:rPr>
        <w:t>reconstruction.</w:t>
      </w:r>
      <w:r>
        <w:rPr>
          <w:spacing w:val="66"/>
          <w:sz w:val="24"/>
        </w:rPr>
        <w:t xml:space="preserve"> </w:t>
      </w:r>
      <w:r>
        <w:rPr>
          <w:sz w:val="24"/>
        </w:rPr>
        <w:t>Journal</w:t>
      </w:r>
      <w:r>
        <w:rPr>
          <w:spacing w:val="67"/>
          <w:sz w:val="24"/>
        </w:rPr>
        <w:t xml:space="preserve"> </w:t>
      </w:r>
      <w:r>
        <w:rPr>
          <w:spacing w:val="-7"/>
          <w:sz w:val="24"/>
        </w:rPr>
        <w:t>of</w:t>
      </w:r>
    </w:p>
    <w:p>
      <w:pPr>
        <w:pStyle w:val="10"/>
        <w:numPr>
          <w:ilvl w:val="0"/>
          <w:numId w:val="35"/>
        </w:numPr>
        <w:tabs>
          <w:tab w:val="left" w:pos="2006"/>
        </w:tabs>
        <w:spacing w:before="0" w:after="0" w:line="240" w:lineRule="auto"/>
        <w:ind w:left="2006" w:right="0" w:hanging="1286"/>
        <w:jc w:val="left"/>
        <w:rPr>
          <w:sz w:val="24"/>
        </w:rPr>
      </w:pPr>
      <w:r>
        <w:rPr>
          <w:sz w:val="24"/>
        </w:rPr>
        <w:t>Applied Ecology</w:t>
      </w:r>
      <w:r>
        <w:rPr>
          <w:spacing w:val="-4"/>
          <w:sz w:val="24"/>
        </w:rPr>
        <w:t xml:space="preserve"> </w:t>
      </w:r>
      <w:r>
        <w:rPr>
          <w:sz w:val="24"/>
        </w:rPr>
        <w:t>46,</w:t>
      </w:r>
      <w:r>
        <w:rPr>
          <w:spacing w:val="1"/>
          <w:sz w:val="24"/>
        </w:rPr>
        <w:t xml:space="preserve"> </w:t>
      </w:r>
      <w:r>
        <w:rPr>
          <w:sz w:val="24"/>
        </w:rPr>
        <w:t>443-</w:t>
      </w:r>
      <w:r>
        <w:rPr>
          <w:spacing w:val="-4"/>
          <w:sz w:val="24"/>
        </w:rPr>
        <w:t>453.</w:t>
      </w:r>
    </w:p>
    <w:p>
      <w:pPr>
        <w:pStyle w:val="10"/>
        <w:numPr>
          <w:ilvl w:val="0"/>
          <w:numId w:val="35"/>
        </w:numPr>
        <w:tabs>
          <w:tab w:val="left" w:pos="1440"/>
        </w:tabs>
        <w:spacing w:before="0" w:after="0" w:line="240" w:lineRule="auto"/>
        <w:ind w:left="1440" w:right="0" w:hanging="720"/>
        <w:jc w:val="left"/>
        <w:rPr>
          <w:sz w:val="24"/>
        </w:rPr>
      </w:pPr>
      <w:r>
        <w:rPr>
          <w:sz w:val="24"/>
        </w:rPr>
        <w:t>Diehl,</w:t>
      </w:r>
      <w:r>
        <w:rPr>
          <w:spacing w:val="16"/>
          <w:sz w:val="24"/>
        </w:rPr>
        <w:t xml:space="preserve"> </w:t>
      </w:r>
      <w:r>
        <w:rPr>
          <w:sz w:val="24"/>
        </w:rPr>
        <w:t>E.,</w:t>
      </w:r>
      <w:r>
        <w:rPr>
          <w:spacing w:val="17"/>
          <w:sz w:val="24"/>
        </w:rPr>
        <w:t xml:space="preserve"> </w:t>
      </w:r>
      <w:r>
        <w:rPr>
          <w:sz w:val="24"/>
        </w:rPr>
        <w:t>Mader,</w:t>
      </w:r>
      <w:r>
        <w:rPr>
          <w:spacing w:val="18"/>
          <w:sz w:val="24"/>
        </w:rPr>
        <w:t xml:space="preserve"> </w:t>
      </w:r>
      <w:r>
        <w:rPr>
          <w:sz w:val="24"/>
        </w:rPr>
        <w:t>V.L.,</w:t>
      </w:r>
      <w:r>
        <w:rPr>
          <w:spacing w:val="20"/>
          <w:sz w:val="24"/>
        </w:rPr>
        <w:t xml:space="preserve"> </w:t>
      </w:r>
      <w:r>
        <w:rPr>
          <w:sz w:val="24"/>
        </w:rPr>
        <w:t>Wolters,</w:t>
      </w:r>
      <w:r>
        <w:rPr>
          <w:spacing w:val="17"/>
          <w:sz w:val="24"/>
        </w:rPr>
        <w:t xml:space="preserve"> </w:t>
      </w:r>
      <w:r>
        <w:rPr>
          <w:sz w:val="24"/>
        </w:rPr>
        <w:t>V.,</w:t>
      </w:r>
      <w:r>
        <w:rPr>
          <w:spacing w:val="17"/>
          <w:sz w:val="24"/>
        </w:rPr>
        <w:t xml:space="preserve"> </w:t>
      </w:r>
      <w:r>
        <w:rPr>
          <w:sz w:val="24"/>
        </w:rPr>
        <w:t>Birkhofer,</w:t>
      </w:r>
      <w:r>
        <w:rPr>
          <w:spacing w:val="18"/>
          <w:sz w:val="24"/>
        </w:rPr>
        <w:t xml:space="preserve"> </w:t>
      </w:r>
      <w:r>
        <w:rPr>
          <w:sz w:val="24"/>
        </w:rPr>
        <w:t>K.,</w:t>
      </w:r>
      <w:r>
        <w:rPr>
          <w:spacing w:val="17"/>
          <w:sz w:val="24"/>
        </w:rPr>
        <w:t xml:space="preserve"> </w:t>
      </w:r>
      <w:r>
        <w:rPr>
          <w:sz w:val="24"/>
        </w:rPr>
        <w:t>2013.</w:t>
      </w:r>
      <w:r>
        <w:rPr>
          <w:spacing w:val="17"/>
          <w:sz w:val="24"/>
        </w:rPr>
        <w:t xml:space="preserve"> </w:t>
      </w:r>
      <w:r>
        <w:rPr>
          <w:sz w:val="24"/>
        </w:rPr>
        <w:t>Management</w:t>
      </w:r>
      <w:r>
        <w:rPr>
          <w:spacing w:val="18"/>
          <w:sz w:val="24"/>
        </w:rPr>
        <w:t xml:space="preserve"> </w:t>
      </w:r>
      <w:r>
        <w:rPr>
          <w:sz w:val="24"/>
        </w:rPr>
        <w:t>intensity</w:t>
      </w:r>
      <w:r>
        <w:rPr>
          <w:spacing w:val="13"/>
          <w:sz w:val="24"/>
        </w:rPr>
        <w:t xml:space="preserve"> </w:t>
      </w:r>
      <w:r>
        <w:rPr>
          <w:sz w:val="24"/>
        </w:rPr>
        <w:t>and</w:t>
      </w:r>
      <w:r>
        <w:rPr>
          <w:spacing w:val="18"/>
          <w:sz w:val="24"/>
        </w:rPr>
        <w:t xml:space="preserve"> </w:t>
      </w:r>
      <w:r>
        <w:rPr>
          <w:spacing w:val="-2"/>
          <w:sz w:val="24"/>
        </w:rPr>
        <w:t>vegetation</w:t>
      </w:r>
    </w:p>
    <w:p>
      <w:pPr>
        <w:pStyle w:val="10"/>
        <w:numPr>
          <w:ilvl w:val="0"/>
          <w:numId w:val="35"/>
        </w:numPr>
        <w:tabs>
          <w:tab w:val="left" w:pos="2006"/>
        </w:tabs>
        <w:spacing w:before="0" w:after="0" w:line="240" w:lineRule="auto"/>
        <w:ind w:left="2006" w:right="0" w:hanging="1286"/>
        <w:jc w:val="left"/>
        <w:rPr>
          <w:sz w:val="24"/>
        </w:rPr>
      </w:pPr>
      <w:r>
        <w:rPr>
          <w:sz w:val="24"/>
        </w:rPr>
        <w:t>complexity</w:t>
      </w:r>
      <w:r>
        <w:rPr>
          <w:spacing w:val="-9"/>
          <w:sz w:val="24"/>
        </w:rPr>
        <w:t xml:space="preserve"> </w:t>
      </w:r>
      <w:r>
        <w:rPr>
          <w:sz w:val="24"/>
        </w:rPr>
        <w:t>affect web-building</w:t>
      </w:r>
      <w:r>
        <w:rPr>
          <w:spacing w:val="-2"/>
          <w:sz w:val="24"/>
        </w:rPr>
        <w:t xml:space="preserve"> </w:t>
      </w:r>
      <w:r>
        <w:rPr>
          <w:sz w:val="24"/>
        </w:rPr>
        <w:t>spiders and their</w:t>
      </w:r>
      <w:r>
        <w:rPr>
          <w:spacing w:val="1"/>
          <w:sz w:val="24"/>
        </w:rPr>
        <w:t xml:space="preserve"> </w:t>
      </w:r>
      <w:r>
        <w:rPr>
          <w:sz w:val="24"/>
        </w:rPr>
        <w:t>prey.</w:t>
      </w:r>
      <w:r>
        <w:rPr>
          <w:spacing w:val="1"/>
          <w:sz w:val="24"/>
        </w:rPr>
        <w:t xml:space="preserve"> </w:t>
      </w:r>
      <w:r>
        <w:rPr>
          <w:sz w:val="24"/>
        </w:rPr>
        <w:t>Oecologia</w:t>
      </w:r>
      <w:r>
        <w:rPr>
          <w:spacing w:val="-1"/>
          <w:sz w:val="24"/>
        </w:rPr>
        <w:t xml:space="preserve"> </w:t>
      </w:r>
      <w:r>
        <w:rPr>
          <w:sz w:val="24"/>
        </w:rPr>
        <w:t>173, 579-</w:t>
      </w:r>
      <w:r>
        <w:rPr>
          <w:spacing w:val="-4"/>
          <w:sz w:val="24"/>
        </w:rPr>
        <w:t>589.</w:t>
      </w:r>
    </w:p>
    <w:p>
      <w:pPr>
        <w:pStyle w:val="10"/>
        <w:numPr>
          <w:ilvl w:val="0"/>
          <w:numId w:val="35"/>
        </w:numPr>
        <w:tabs>
          <w:tab w:val="left" w:pos="1440"/>
        </w:tabs>
        <w:spacing w:before="0" w:after="0" w:line="240" w:lineRule="auto"/>
        <w:ind w:left="1440" w:right="0" w:hanging="720"/>
        <w:jc w:val="left"/>
        <w:rPr>
          <w:sz w:val="24"/>
        </w:rPr>
      </w:pPr>
      <w:r>
        <w:rPr>
          <w:sz w:val="24"/>
        </w:rPr>
        <w:t>Dominik,</w:t>
      </w:r>
      <w:r>
        <w:rPr>
          <w:spacing w:val="14"/>
          <w:sz w:val="24"/>
        </w:rPr>
        <w:t xml:space="preserve"> </w:t>
      </w:r>
      <w:r>
        <w:rPr>
          <w:sz w:val="24"/>
        </w:rPr>
        <w:t>C.,</w:t>
      </w:r>
      <w:r>
        <w:rPr>
          <w:spacing w:val="12"/>
          <w:sz w:val="24"/>
        </w:rPr>
        <w:t xml:space="preserve"> </w:t>
      </w:r>
      <w:r>
        <w:rPr>
          <w:sz w:val="24"/>
        </w:rPr>
        <w:t>Seppelt,</w:t>
      </w:r>
      <w:r>
        <w:rPr>
          <w:spacing w:val="14"/>
          <w:sz w:val="24"/>
        </w:rPr>
        <w:t xml:space="preserve"> </w:t>
      </w:r>
      <w:r>
        <w:rPr>
          <w:sz w:val="24"/>
        </w:rPr>
        <w:t>R.,</w:t>
      </w:r>
      <w:r>
        <w:rPr>
          <w:spacing w:val="14"/>
          <w:sz w:val="24"/>
        </w:rPr>
        <w:t xml:space="preserve"> </w:t>
      </w:r>
      <w:r>
        <w:rPr>
          <w:sz w:val="24"/>
        </w:rPr>
        <w:t>Horgan,</w:t>
      </w:r>
      <w:r>
        <w:rPr>
          <w:spacing w:val="16"/>
          <w:sz w:val="24"/>
        </w:rPr>
        <w:t xml:space="preserve"> </w:t>
      </w:r>
      <w:r>
        <w:rPr>
          <w:sz w:val="24"/>
        </w:rPr>
        <w:t>F.G.,</w:t>
      </w:r>
      <w:r>
        <w:rPr>
          <w:spacing w:val="14"/>
          <w:sz w:val="24"/>
        </w:rPr>
        <w:t xml:space="preserve"> </w:t>
      </w:r>
      <w:r>
        <w:rPr>
          <w:sz w:val="24"/>
        </w:rPr>
        <w:t>Settele,</w:t>
      </w:r>
      <w:r>
        <w:rPr>
          <w:spacing w:val="15"/>
          <w:sz w:val="24"/>
        </w:rPr>
        <w:t xml:space="preserve"> </w:t>
      </w:r>
      <w:r>
        <w:rPr>
          <w:sz w:val="24"/>
        </w:rPr>
        <w:t>J.,</w:t>
      </w:r>
      <w:r>
        <w:rPr>
          <w:spacing w:val="14"/>
          <w:sz w:val="24"/>
        </w:rPr>
        <w:t xml:space="preserve"> </w:t>
      </w:r>
      <w:r>
        <w:rPr>
          <w:sz w:val="24"/>
        </w:rPr>
        <w:t>Václavík,</w:t>
      </w:r>
      <w:r>
        <w:rPr>
          <w:spacing w:val="14"/>
          <w:sz w:val="24"/>
        </w:rPr>
        <w:t xml:space="preserve"> </w:t>
      </w:r>
      <w:r>
        <w:rPr>
          <w:sz w:val="24"/>
        </w:rPr>
        <w:t>T.,</w:t>
      </w:r>
      <w:r>
        <w:rPr>
          <w:spacing w:val="14"/>
          <w:sz w:val="24"/>
        </w:rPr>
        <w:t xml:space="preserve"> </w:t>
      </w:r>
      <w:r>
        <w:rPr>
          <w:sz w:val="24"/>
        </w:rPr>
        <w:t>2018.</w:t>
      </w:r>
      <w:r>
        <w:rPr>
          <w:spacing w:val="14"/>
          <w:sz w:val="24"/>
        </w:rPr>
        <w:t xml:space="preserve"> </w:t>
      </w:r>
      <w:r>
        <w:rPr>
          <w:sz w:val="24"/>
        </w:rPr>
        <w:t>Landscape</w:t>
      </w:r>
      <w:r>
        <w:rPr>
          <w:spacing w:val="14"/>
          <w:sz w:val="24"/>
        </w:rPr>
        <w:t xml:space="preserve"> </w:t>
      </w:r>
      <w:r>
        <w:rPr>
          <w:spacing w:val="-2"/>
          <w:sz w:val="24"/>
        </w:rPr>
        <w:t>composition,</w:t>
      </w:r>
    </w:p>
    <w:p>
      <w:pPr>
        <w:pStyle w:val="10"/>
        <w:numPr>
          <w:ilvl w:val="0"/>
          <w:numId w:val="35"/>
        </w:numPr>
        <w:tabs>
          <w:tab w:val="left" w:pos="2006"/>
          <w:tab w:val="left" w:pos="3611"/>
          <w:tab w:val="left" w:pos="4211"/>
          <w:tab w:val="left" w:pos="5146"/>
          <w:tab w:val="left" w:pos="6518"/>
          <w:tab w:val="left" w:pos="7317"/>
          <w:tab w:val="left" w:pos="8502"/>
          <w:tab w:val="left" w:pos="9999"/>
          <w:tab w:val="left" w:pos="10440"/>
        </w:tabs>
        <w:spacing w:before="0" w:after="0" w:line="240" w:lineRule="auto"/>
        <w:ind w:left="2006" w:right="0" w:hanging="1286"/>
        <w:jc w:val="left"/>
        <w:rPr>
          <w:sz w:val="24"/>
        </w:rPr>
      </w:pPr>
      <w:r>
        <w:rPr>
          <w:spacing w:val="-2"/>
          <w:sz w:val="24"/>
        </w:rPr>
        <w:t>configuration,</w:t>
      </w:r>
      <w:r>
        <w:rPr>
          <w:sz w:val="24"/>
        </w:rPr>
        <w:tab/>
      </w:r>
      <w:r>
        <w:rPr>
          <w:spacing w:val="-5"/>
          <w:sz w:val="24"/>
        </w:rPr>
        <w:t>and</w:t>
      </w:r>
      <w:r>
        <w:rPr>
          <w:sz w:val="24"/>
        </w:rPr>
        <w:tab/>
      </w:r>
      <w:r>
        <w:rPr>
          <w:spacing w:val="-2"/>
          <w:sz w:val="24"/>
        </w:rPr>
        <w:t>trophic</w:t>
      </w:r>
      <w:r>
        <w:rPr>
          <w:sz w:val="24"/>
        </w:rPr>
        <w:tab/>
      </w:r>
      <w:r>
        <w:rPr>
          <w:spacing w:val="-2"/>
          <w:sz w:val="24"/>
        </w:rPr>
        <w:t>interactions</w:t>
      </w:r>
      <w:r>
        <w:rPr>
          <w:sz w:val="24"/>
        </w:rPr>
        <w:tab/>
      </w:r>
      <w:r>
        <w:rPr>
          <w:spacing w:val="-4"/>
          <w:sz w:val="24"/>
        </w:rPr>
        <w:t>shape</w:t>
      </w:r>
      <w:r>
        <w:rPr>
          <w:sz w:val="24"/>
        </w:rPr>
        <w:tab/>
      </w:r>
      <w:r>
        <w:rPr>
          <w:spacing w:val="-2"/>
          <w:sz w:val="24"/>
        </w:rPr>
        <w:t>arthropod</w:t>
      </w:r>
      <w:r>
        <w:rPr>
          <w:sz w:val="24"/>
        </w:rPr>
        <w:tab/>
      </w:r>
      <w:r>
        <w:rPr>
          <w:spacing w:val="-2"/>
          <w:sz w:val="24"/>
        </w:rPr>
        <w:t>communities</w:t>
      </w:r>
      <w:r>
        <w:rPr>
          <w:sz w:val="24"/>
        </w:rPr>
        <w:tab/>
      </w:r>
      <w:r>
        <w:rPr>
          <w:spacing w:val="-5"/>
          <w:sz w:val="24"/>
        </w:rPr>
        <w:t>in</w:t>
      </w:r>
      <w:r>
        <w:rPr>
          <w:sz w:val="24"/>
        </w:rPr>
        <w:tab/>
      </w:r>
      <w:r>
        <w:rPr>
          <w:spacing w:val="-4"/>
          <w:sz w:val="24"/>
        </w:rPr>
        <w:t>rice</w:t>
      </w:r>
    </w:p>
    <w:p>
      <w:pPr>
        <w:pStyle w:val="10"/>
        <w:numPr>
          <w:ilvl w:val="0"/>
          <w:numId w:val="35"/>
        </w:numPr>
        <w:tabs>
          <w:tab w:val="left" w:pos="2006"/>
        </w:tabs>
        <w:spacing w:before="0" w:after="0" w:line="240" w:lineRule="auto"/>
        <w:ind w:left="2006" w:right="0" w:hanging="1286"/>
        <w:jc w:val="left"/>
        <w:rPr>
          <w:sz w:val="24"/>
        </w:rPr>
      </w:pPr>
      <w:r>
        <w:rPr>
          <w:sz w:val="24"/>
        </w:rPr>
        <w:t>agroecosystems.</w:t>
      </w:r>
      <w:r>
        <w:rPr>
          <w:spacing w:val="-1"/>
          <w:sz w:val="24"/>
        </w:rPr>
        <w:t xml:space="preserve"> </w:t>
      </w:r>
      <w:r>
        <w:rPr>
          <w:sz w:val="24"/>
        </w:rPr>
        <w:t>Journal</w:t>
      </w:r>
      <w:r>
        <w:rPr>
          <w:spacing w:val="2"/>
          <w:sz w:val="24"/>
        </w:rPr>
        <w:t xml:space="preserve"> </w:t>
      </w:r>
      <w:r>
        <w:rPr>
          <w:sz w:val="24"/>
        </w:rPr>
        <w:t>of</w:t>
      </w:r>
      <w:r>
        <w:rPr>
          <w:spacing w:val="-1"/>
          <w:sz w:val="24"/>
        </w:rPr>
        <w:t xml:space="preserve"> </w:t>
      </w:r>
      <w:r>
        <w:rPr>
          <w:sz w:val="24"/>
        </w:rPr>
        <w:t>applied ecology</w:t>
      </w:r>
      <w:r>
        <w:rPr>
          <w:spacing w:val="-5"/>
          <w:sz w:val="24"/>
        </w:rPr>
        <w:t xml:space="preserve"> </w:t>
      </w:r>
      <w:r>
        <w:rPr>
          <w:sz w:val="24"/>
        </w:rPr>
        <w:t>55, 2461-</w:t>
      </w:r>
      <w:r>
        <w:rPr>
          <w:spacing w:val="-2"/>
          <w:sz w:val="24"/>
        </w:rPr>
        <w:t>2472.</w:t>
      </w:r>
    </w:p>
    <w:p>
      <w:pPr>
        <w:spacing w:after="0" w:line="240" w:lineRule="auto"/>
        <w:jc w:val="left"/>
        <w:rPr>
          <w:sz w:val="24"/>
        </w:rPr>
        <w:sectPr>
          <w:type w:val="continuous"/>
          <w:pgSz w:w="12240" w:h="15840"/>
          <w:pgMar w:top="620" w:right="60" w:bottom="560" w:left="0" w:header="0" w:footer="1056" w:gutter="0"/>
          <w:cols w:space="720" w:num="1"/>
        </w:sectPr>
      </w:pPr>
    </w:p>
    <w:p>
      <w:pPr>
        <w:pStyle w:val="10"/>
        <w:numPr>
          <w:ilvl w:val="0"/>
          <w:numId w:val="35"/>
        </w:numPr>
        <w:tabs>
          <w:tab w:val="left" w:pos="1440"/>
        </w:tabs>
        <w:spacing w:before="72" w:after="0" w:line="274" w:lineRule="exact"/>
        <w:ind w:left="1440" w:right="0" w:hanging="720"/>
        <w:jc w:val="left"/>
        <w:rPr>
          <w:sz w:val="24"/>
        </w:rPr>
      </w:pPr>
      <w:r>
        <w:rPr>
          <w:sz w:val="24"/>
        </w:rPr>
        <w:t>Eitzinger,</w:t>
      </w:r>
      <w:r>
        <w:rPr>
          <w:spacing w:val="15"/>
          <w:sz w:val="24"/>
        </w:rPr>
        <w:t xml:space="preserve"> </w:t>
      </w:r>
      <w:r>
        <w:rPr>
          <w:sz w:val="24"/>
        </w:rPr>
        <w:t>B.,</w:t>
      </w:r>
      <w:r>
        <w:rPr>
          <w:spacing w:val="17"/>
          <w:sz w:val="24"/>
        </w:rPr>
        <w:t xml:space="preserve"> </w:t>
      </w:r>
      <w:r>
        <w:rPr>
          <w:sz w:val="24"/>
        </w:rPr>
        <w:t>Abrego,</w:t>
      </w:r>
      <w:r>
        <w:rPr>
          <w:spacing w:val="17"/>
          <w:sz w:val="24"/>
        </w:rPr>
        <w:t xml:space="preserve"> </w:t>
      </w:r>
      <w:r>
        <w:rPr>
          <w:sz w:val="24"/>
        </w:rPr>
        <w:t>N.,</w:t>
      </w:r>
      <w:r>
        <w:rPr>
          <w:spacing w:val="17"/>
          <w:sz w:val="24"/>
        </w:rPr>
        <w:t xml:space="preserve"> </w:t>
      </w:r>
      <w:r>
        <w:rPr>
          <w:sz w:val="24"/>
        </w:rPr>
        <w:t>Gravel,</w:t>
      </w:r>
      <w:r>
        <w:rPr>
          <w:spacing w:val="18"/>
          <w:sz w:val="24"/>
        </w:rPr>
        <w:t xml:space="preserve"> </w:t>
      </w:r>
      <w:r>
        <w:rPr>
          <w:sz w:val="24"/>
        </w:rPr>
        <w:t>D.,</w:t>
      </w:r>
      <w:r>
        <w:rPr>
          <w:spacing w:val="17"/>
          <w:sz w:val="24"/>
        </w:rPr>
        <w:t xml:space="preserve"> </w:t>
      </w:r>
      <w:r>
        <w:rPr>
          <w:sz w:val="24"/>
        </w:rPr>
        <w:t>Huotari,</w:t>
      </w:r>
      <w:r>
        <w:rPr>
          <w:spacing w:val="18"/>
          <w:sz w:val="24"/>
        </w:rPr>
        <w:t xml:space="preserve"> </w:t>
      </w:r>
      <w:r>
        <w:rPr>
          <w:sz w:val="24"/>
        </w:rPr>
        <w:t>T.,</w:t>
      </w:r>
      <w:r>
        <w:rPr>
          <w:spacing w:val="17"/>
          <w:sz w:val="24"/>
        </w:rPr>
        <w:t xml:space="preserve"> </w:t>
      </w:r>
      <w:r>
        <w:rPr>
          <w:sz w:val="24"/>
        </w:rPr>
        <w:t>Vesterinen,</w:t>
      </w:r>
      <w:r>
        <w:rPr>
          <w:spacing w:val="17"/>
          <w:sz w:val="24"/>
        </w:rPr>
        <w:t xml:space="preserve"> </w:t>
      </w:r>
      <w:r>
        <w:rPr>
          <w:sz w:val="24"/>
        </w:rPr>
        <w:t>E.J.,</w:t>
      </w:r>
      <w:r>
        <w:rPr>
          <w:spacing w:val="17"/>
          <w:sz w:val="24"/>
        </w:rPr>
        <w:t xml:space="preserve"> </w:t>
      </w:r>
      <w:r>
        <w:rPr>
          <w:sz w:val="24"/>
        </w:rPr>
        <w:t>Roslin,</w:t>
      </w:r>
      <w:r>
        <w:rPr>
          <w:spacing w:val="17"/>
          <w:sz w:val="24"/>
        </w:rPr>
        <w:t xml:space="preserve"> </w:t>
      </w:r>
      <w:r>
        <w:rPr>
          <w:sz w:val="24"/>
        </w:rPr>
        <w:t>T.,</w:t>
      </w:r>
      <w:r>
        <w:rPr>
          <w:spacing w:val="17"/>
          <w:sz w:val="24"/>
        </w:rPr>
        <w:t xml:space="preserve"> </w:t>
      </w:r>
      <w:r>
        <w:rPr>
          <w:sz w:val="24"/>
        </w:rPr>
        <w:t>2019.</w:t>
      </w:r>
      <w:r>
        <w:rPr>
          <w:spacing w:val="18"/>
          <w:sz w:val="24"/>
        </w:rPr>
        <w:t xml:space="preserve"> </w:t>
      </w:r>
      <w:r>
        <w:rPr>
          <w:spacing w:val="-2"/>
          <w:sz w:val="24"/>
        </w:rPr>
        <w:t>Assessing</w:t>
      </w:r>
    </w:p>
    <w:p>
      <w:pPr>
        <w:pStyle w:val="10"/>
        <w:numPr>
          <w:ilvl w:val="0"/>
          <w:numId w:val="35"/>
        </w:numPr>
        <w:tabs>
          <w:tab w:val="left" w:pos="2006"/>
        </w:tabs>
        <w:spacing w:before="0" w:after="0" w:line="279" w:lineRule="exact"/>
        <w:ind w:left="2006" w:right="0" w:hanging="1286"/>
        <w:jc w:val="left"/>
        <w:rPr>
          <w:sz w:val="24"/>
        </w:rPr>
      </w:pPr>
      <w:r>
        <w:rPr>
          <w:sz w:val="24"/>
        </w:rPr>
        <w:t>changes</w:t>
      </w:r>
      <w:r>
        <w:rPr>
          <w:spacing w:val="28"/>
          <w:sz w:val="24"/>
        </w:rPr>
        <w:t xml:space="preserve">  </w:t>
      </w:r>
      <w:r>
        <w:rPr>
          <w:sz w:val="24"/>
        </w:rPr>
        <w:t>in</w:t>
      </w:r>
      <w:r>
        <w:rPr>
          <w:spacing w:val="28"/>
          <w:sz w:val="24"/>
        </w:rPr>
        <w:t xml:space="preserve">  </w:t>
      </w:r>
      <w:r>
        <w:rPr>
          <w:sz w:val="24"/>
        </w:rPr>
        <w:t>arthropod</w:t>
      </w:r>
      <w:r>
        <w:rPr>
          <w:spacing w:val="29"/>
          <w:sz w:val="24"/>
        </w:rPr>
        <w:t xml:space="preserve">  </w:t>
      </w:r>
      <w:r>
        <w:rPr>
          <w:sz w:val="24"/>
        </w:rPr>
        <w:t>predator–prey</w:t>
      </w:r>
      <w:r>
        <w:rPr>
          <w:spacing w:val="26"/>
          <w:sz w:val="24"/>
        </w:rPr>
        <w:t xml:space="preserve">  </w:t>
      </w:r>
      <w:r>
        <w:rPr>
          <w:sz w:val="24"/>
        </w:rPr>
        <w:t>interactions</w:t>
      </w:r>
      <w:r>
        <w:rPr>
          <w:spacing w:val="28"/>
          <w:sz w:val="24"/>
        </w:rPr>
        <w:t xml:space="preserve">  </w:t>
      </w:r>
      <w:r>
        <w:rPr>
          <w:sz w:val="24"/>
        </w:rPr>
        <w:t>through</w:t>
      </w:r>
      <w:r>
        <w:rPr>
          <w:spacing w:val="28"/>
          <w:sz w:val="24"/>
        </w:rPr>
        <w:t xml:space="preserve">  </w:t>
      </w:r>
      <w:r>
        <w:rPr>
          <w:sz w:val="24"/>
        </w:rPr>
        <w:t>DNA</w:t>
      </w:r>
      <w:r>
        <w:rPr>
          <w:rFonts w:ascii="Cambria Math" w:hAnsi="Cambria Math"/>
          <w:sz w:val="24"/>
        </w:rPr>
        <w:t>‐</w:t>
      </w:r>
      <w:r>
        <w:rPr>
          <w:rFonts w:ascii="Cambria Math" w:hAnsi="Cambria Math"/>
          <w:spacing w:val="54"/>
          <w:sz w:val="24"/>
        </w:rPr>
        <w:t xml:space="preserve"> </w:t>
      </w:r>
      <w:r>
        <w:rPr>
          <w:sz w:val="24"/>
        </w:rPr>
        <w:t>based</w:t>
      </w:r>
      <w:r>
        <w:rPr>
          <w:spacing w:val="28"/>
          <w:sz w:val="24"/>
        </w:rPr>
        <w:t xml:space="preserve">  </w:t>
      </w:r>
      <w:r>
        <w:rPr>
          <w:sz w:val="24"/>
        </w:rPr>
        <w:t>gut</w:t>
      </w:r>
      <w:r>
        <w:rPr>
          <w:spacing w:val="28"/>
          <w:sz w:val="24"/>
        </w:rPr>
        <w:t xml:space="preserve">  </w:t>
      </w:r>
      <w:r>
        <w:rPr>
          <w:spacing w:val="-2"/>
          <w:sz w:val="24"/>
        </w:rPr>
        <w:t>content</w:t>
      </w:r>
    </w:p>
    <w:p>
      <w:pPr>
        <w:pStyle w:val="10"/>
        <w:numPr>
          <w:ilvl w:val="0"/>
          <w:numId w:val="35"/>
        </w:numPr>
        <w:tabs>
          <w:tab w:val="left" w:pos="2006"/>
        </w:tabs>
        <w:spacing w:before="0" w:after="0" w:line="275" w:lineRule="exact"/>
        <w:ind w:left="2006" w:right="0" w:hanging="1286"/>
        <w:jc w:val="left"/>
        <w:rPr>
          <w:sz w:val="24"/>
        </w:rPr>
      </w:pPr>
      <w:r>
        <w:rPr>
          <w:sz w:val="24"/>
        </w:rPr>
        <w:t>analysis—variable environment,</w:t>
      </w:r>
      <w:r>
        <w:rPr>
          <w:spacing w:val="-1"/>
          <w:sz w:val="24"/>
        </w:rPr>
        <w:t xml:space="preserve"> </w:t>
      </w:r>
      <w:r>
        <w:rPr>
          <w:sz w:val="24"/>
        </w:rPr>
        <w:t>stable</w:t>
      </w:r>
      <w:r>
        <w:rPr>
          <w:spacing w:val="-1"/>
          <w:sz w:val="24"/>
        </w:rPr>
        <w:t xml:space="preserve"> </w:t>
      </w:r>
      <w:r>
        <w:rPr>
          <w:sz w:val="24"/>
        </w:rPr>
        <w:t>diet. Molecular</w:t>
      </w:r>
      <w:r>
        <w:rPr>
          <w:spacing w:val="-3"/>
          <w:sz w:val="24"/>
        </w:rPr>
        <w:t xml:space="preserve"> </w:t>
      </w:r>
      <w:r>
        <w:rPr>
          <w:sz w:val="24"/>
        </w:rPr>
        <w:t>Ecology</w:t>
      </w:r>
      <w:r>
        <w:rPr>
          <w:spacing w:val="-6"/>
          <w:sz w:val="24"/>
        </w:rPr>
        <w:t xml:space="preserve"> </w:t>
      </w:r>
      <w:r>
        <w:rPr>
          <w:sz w:val="24"/>
        </w:rPr>
        <w:t>28, 266-</w:t>
      </w:r>
      <w:r>
        <w:rPr>
          <w:spacing w:val="-4"/>
          <w:sz w:val="24"/>
        </w:rPr>
        <w:t>280.</w:t>
      </w:r>
    </w:p>
    <w:p>
      <w:pPr>
        <w:pStyle w:val="10"/>
        <w:numPr>
          <w:ilvl w:val="0"/>
          <w:numId w:val="35"/>
        </w:numPr>
        <w:tabs>
          <w:tab w:val="left" w:pos="1440"/>
        </w:tabs>
        <w:spacing w:before="0" w:after="0" w:line="240" w:lineRule="auto"/>
        <w:ind w:left="1440" w:right="0" w:hanging="720"/>
        <w:jc w:val="left"/>
        <w:rPr>
          <w:sz w:val="24"/>
        </w:rPr>
      </w:pPr>
      <w:r>
        <w:rPr>
          <w:sz w:val="24"/>
        </w:rPr>
        <w:t>Eitzinger,</w:t>
      </w:r>
      <w:r>
        <w:rPr>
          <w:spacing w:val="33"/>
          <w:sz w:val="24"/>
        </w:rPr>
        <w:t xml:space="preserve"> </w:t>
      </w:r>
      <w:r>
        <w:rPr>
          <w:sz w:val="24"/>
        </w:rPr>
        <w:t>B.,</w:t>
      </w:r>
      <w:r>
        <w:rPr>
          <w:spacing w:val="33"/>
          <w:sz w:val="24"/>
        </w:rPr>
        <w:t xml:space="preserve"> </w:t>
      </w:r>
      <w:r>
        <w:rPr>
          <w:sz w:val="24"/>
        </w:rPr>
        <w:t>Roslin,</w:t>
      </w:r>
      <w:r>
        <w:rPr>
          <w:spacing w:val="33"/>
          <w:sz w:val="24"/>
        </w:rPr>
        <w:t xml:space="preserve"> </w:t>
      </w:r>
      <w:r>
        <w:rPr>
          <w:sz w:val="24"/>
        </w:rPr>
        <w:t>T.,</w:t>
      </w:r>
      <w:r>
        <w:rPr>
          <w:spacing w:val="33"/>
          <w:sz w:val="24"/>
        </w:rPr>
        <w:t xml:space="preserve"> </w:t>
      </w:r>
      <w:r>
        <w:rPr>
          <w:sz w:val="24"/>
        </w:rPr>
        <w:t>Vesterinen,</w:t>
      </w:r>
      <w:r>
        <w:rPr>
          <w:spacing w:val="33"/>
          <w:sz w:val="24"/>
        </w:rPr>
        <w:t xml:space="preserve"> </w:t>
      </w:r>
      <w:r>
        <w:rPr>
          <w:sz w:val="24"/>
        </w:rPr>
        <w:t>E.J.,</w:t>
      </w:r>
      <w:r>
        <w:rPr>
          <w:spacing w:val="33"/>
          <w:sz w:val="24"/>
        </w:rPr>
        <w:t xml:space="preserve"> </w:t>
      </w:r>
      <w:r>
        <w:rPr>
          <w:sz w:val="24"/>
        </w:rPr>
        <w:t>Robinson,</w:t>
      </w:r>
      <w:r>
        <w:rPr>
          <w:spacing w:val="34"/>
          <w:sz w:val="24"/>
        </w:rPr>
        <w:t xml:space="preserve"> </w:t>
      </w:r>
      <w:r>
        <w:rPr>
          <w:sz w:val="24"/>
        </w:rPr>
        <w:t>S.I.,</w:t>
      </w:r>
      <w:r>
        <w:rPr>
          <w:spacing w:val="33"/>
          <w:sz w:val="24"/>
        </w:rPr>
        <w:t xml:space="preserve"> </w:t>
      </w:r>
      <w:r>
        <w:rPr>
          <w:sz w:val="24"/>
        </w:rPr>
        <w:t>O'Gorman,</w:t>
      </w:r>
      <w:r>
        <w:rPr>
          <w:spacing w:val="33"/>
          <w:sz w:val="24"/>
        </w:rPr>
        <w:t xml:space="preserve"> </w:t>
      </w:r>
      <w:r>
        <w:rPr>
          <w:sz w:val="24"/>
        </w:rPr>
        <w:t>E.J.,</w:t>
      </w:r>
      <w:r>
        <w:rPr>
          <w:spacing w:val="33"/>
          <w:sz w:val="24"/>
        </w:rPr>
        <w:t xml:space="preserve"> </w:t>
      </w:r>
      <w:r>
        <w:rPr>
          <w:sz w:val="24"/>
        </w:rPr>
        <w:t>2021.</w:t>
      </w:r>
      <w:r>
        <w:rPr>
          <w:spacing w:val="34"/>
          <w:sz w:val="24"/>
        </w:rPr>
        <w:t xml:space="preserve"> </w:t>
      </w:r>
      <w:r>
        <w:rPr>
          <w:spacing w:val="-2"/>
          <w:sz w:val="24"/>
        </w:rPr>
        <w:t>Temperature</w:t>
      </w:r>
    </w:p>
    <w:p>
      <w:pPr>
        <w:pStyle w:val="10"/>
        <w:numPr>
          <w:ilvl w:val="0"/>
          <w:numId w:val="35"/>
        </w:numPr>
        <w:tabs>
          <w:tab w:val="left" w:pos="2006"/>
        </w:tabs>
        <w:spacing w:before="0" w:after="0" w:line="240" w:lineRule="auto"/>
        <w:ind w:left="2006" w:right="0" w:hanging="1286"/>
        <w:jc w:val="left"/>
        <w:rPr>
          <w:sz w:val="24"/>
        </w:rPr>
      </w:pPr>
      <w:r>
        <w:rPr>
          <w:sz w:val="24"/>
        </w:rPr>
        <w:t>affects</w:t>
      </w:r>
      <w:r>
        <w:rPr>
          <w:spacing w:val="28"/>
          <w:sz w:val="24"/>
        </w:rPr>
        <w:t xml:space="preserve"> </w:t>
      </w:r>
      <w:r>
        <w:rPr>
          <w:sz w:val="24"/>
        </w:rPr>
        <w:t>both</w:t>
      </w:r>
      <w:r>
        <w:rPr>
          <w:spacing w:val="31"/>
          <w:sz w:val="24"/>
        </w:rPr>
        <w:t xml:space="preserve"> </w:t>
      </w:r>
      <w:r>
        <w:rPr>
          <w:sz w:val="24"/>
        </w:rPr>
        <w:t>the</w:t>
      </w:r>
      <w:r>
        <w:rPr>
          <w:spacing w:val="29"/>
          <w:sz w:val="24"/>
        </w:rPr>
        <w:t xml:space="preserve"> </w:t>
      </w:r>
      <w:r>
        <w:rPr>
          <w:sz w:val="24"/>
        </w:rPr>
        <w:t>Grinnellian</w:t>
      </w:r>
      <w:r>
        <w:rPr>
          <w:spacing w:val="30"/>
          <w:sz w:val="24"/>
        </w:rPr>
        <w:t xml:space="preserve"> </w:t>
      </w:r>
      <w:r>
        <w:rPr>
          <w:sz w:val="24"/>
        </w:rPr>
        <w:t>and</w:t>
      </w:r>
      <w:r>
        <w:rPr>
          <w:spacing w:val="29"/>
          <w:sz w:val="24"/>
        </w:rPr>
        <w:t xml:space="preserve"> </w:t>
      </w:r>
      <w:r>
        <w:rPr>
          <w:sz w:val="24"/>
        </w:rPr>
        <w:t>Eltonian</w:t>
      </w:r>
      <w:r>
        <w:rPr>
          <w:spacing w:val="30"/>
          <w:sz w:val="24"/>
        </w:rPr>
        <w:t xml:space="preserve"> </w:t>
      </w:r>
      <w:r>
        <w:rPr>
          <w:sz w:val="24"/>
        </w:rPr>
        <w:t>dimensions</w:t>
      </w:r>
      <w:r>
        <w:rPr>
          <w:spacing w:val="30"/>
          <w:sz w:val="24"/>
        </w:rPr>
        <w:t xml:space="preserve"> </w:t>
      </w:r>
      <w:r>
        <w:rPr>
          <w:sz w:val="24"/>
        </w:rPr>
        <w:t>of</w:t>
      </w:r>
      <w:r>
        <w:rPr>
          <w:spacing w:val="30"/>
          <w:sz w:val="24"/>
        </w:rPr>
        <w:t xml:space="preserve"> </w:t>
      </w:r>
      <w:r>
        <w:rPr>
          <w:sz w:val="24"/>
        </w:rPr>
        <w:t>ecological</w:t>
      </w:r>
      <w:r>
        <w:rPr>
          <w:spacing w:val="30"/>
          <w:sz w:val="24"/>
        </w:rPr>
        <w:t xml:space="preserve"> </w:t>
      </w:r>
      <w:r>
        <w:rPr>
          <w:sz w:val="24"/>
        </w:rPr>
        <w:t>niches–A</w:t>
      </w:r>
      <w:r>
        <w:rPr>
          <w:spacing w:val="30"/>
          <w:sz w:val="24"/>
        </w:rPr>
        <w:t xml:space="preserve"> </w:t>
      </w:r>
      <w:r>
        <w:rPr>
          <w:sz w:val="24"/>
        </w:rPr>
        <w:t>tale</w:t>
      </w:r>
      <w:r>
        <w:rPr>
          <w:spacing w:val="29"/>
          <w:sz w:val="24"/>
        </w:rPr>
        <w:t xml:space="preserve"> </w:t>
      </w:r>
      <w:r>
        <w:rPr>
          <w:sz w:val="24"/>
        </w:rPr>
        <w:t>of</w:t>
      </w:r>
      <w:r>
        <w:rPr>
          <w:spacing w:val="30"/>
          <w:sz w:val="24"/>
        </w:rPr>
        <w:t xml:space="preserve"> </w:t>
      </w:r>
      <w:r>
        <w:rPr>
          <w:spacing w:val="-5"/>
          <w:sz w:val="24"/>
        </w:rPr>
        <w:t>two</w:t>
      </w:r>
    </w:p>
    <w:p>
      <w:pPr>
        <w:pStyle w:val="10"/>
        <w:numPr>
          <w:ilvl w:val="0"/>
          <w:numId w:val="35"/>
        </w:numPr>
        <w:tabs>
          <w:tab w:val="left" w:pos="2006"/>
        </w:tabs>
        <w:spacing w:before="0" w:after="0" w:line="274" w:lineRule="exact"/>
        <w:ind w:left="2006" w:right="0" w:hanging="1286"/>
        <w:jc w:val="left"/>
        <w:rPr>
          <w:sz w:val="24"/>
        </w:rPr>
      </w:pPr>
      <w:r>
        <w:rPr>
          <w:sz w:val="24"/>
        </w:rPr>
        <w:t>Arctic</w:t>
      </w:r>
      <w:r>
        <w:rPr>
          <w:spacing w:val="-3"/>
          <w:sz w:val="24"/>
        </w:rPr>
        <w:t xml:space="preserve"> </w:t>
      </w:r>
      <w:r>
        <w:rPr>
          <w:sz w:val="24"/>
        </w:rPr>
        <w:t>wolf</w:t>
      </w:r>
      <w:r>
        <w:rPr>
          <w:spacing w:val="-1"/>
          <w:sz w:val="24"/>
        </w:rPr>
        <w:t xml:space="preserve"> </w:t>
      </w:r>
      <w:r>
        <w:rPr>
          <w:sz w:val="24"/>
        </w:rPr>
        <w:t>spiders. Basic and Applied Ecology</w:t>
      </w:r>
      <w:r>
        <w:rPr>
          <w:spacing w:val="-5"/>
          <w:sz w:val="24"/>
        </w:rPr>
        <w:t xml:space="preserve"> </w:t>
      </w:r>
      <w:r>
        <w:rPr>
          <w:sz w:val="24"/>
        </w:rPr>
        <w:t>50,</w:t>
      </w:r>
      <w:r>
        <w:rPr>
          <w:spacing w:val="1"/>
          <w:sz w:val="24"/>
        </w:rPr>
        <w:t xml:space="preserve"> </w:t>
      </w:r>
      <w:r>
        <w:rPr>
          <w:sz w:val="24"/>
        </w:rPr>
        <w:t>132-</w:t>
      </w:r>
      <w:r>
        <w:rPr>
          <w:spacing w:val="-4"/>
          <w:sz w:val="24"/>
        </w:rPr>
        <w:t>143.</w:t>
      </w:r>
    </w:p>
    <w:p>
      <w:pPr>
        <w:pStyle w:val="10"/>
        <w:numPr>
          <w:ilvl w:val="0"/>
          <w:numId w:val="35"/>
        </w:numPr>
        <w:tabs>
          <w:tab w:val="left" w:pos="1440"/>
        </w:tabs>
        <w:spacing w:before="0" w:after="0" w:line="277" w:lineRule="exact"/>
        <w:ind w:left="1440" w:right="0" w:hanging="720"/>
        <w:jc w:val="left"/>
        <w:rPr>
          <w:sz w:val="24"/>
        </w:rPr>
      </w:pPr>
      <w:r>
        <w:rPr>
          <w:sz w:val="24"/>
        </w:rPr>
        <w:t>Eitzinger,</w:t>
      </w:r>
      <w:r>
        <w:rPr>
          <w:spacing w:val="48"/>
          <w:sz w:val="24"/>
        </w:rPr>
        <w:t xml:space="preserve"> </w:t>
      </w:r>
      <w:r>
        <w:rPr>
          <w:sz w:val="24"/>
        </w:rPr>
        <w:t>B.,</w:t>
      </w:r>
      <w:r>
        <w:rPr>
          <w:spacing w:val="52"/>
          <w:sz w:val="24"/>
        </w:rPr>
        <w:t xml:space="preserve"> </w:t>
      </w:r>
      <w:r>
        <w:rPr>
          <w:sz w:val="24"/>
        </w:rPr>
        <w:t>Traugott,</w:t>
      </w:r>
      <w:r>
        <w:rPr>
          <w:spacing w:val="53"/>
          <w:sz w:val="24"/>
        </w:rPr>
        <w:t xml:space="preserve"> </w:t>
      </w:r>
      <w:r>
        <w:rPr>
          <w:sz w:val="24"/>
        </w:rPr>
        <w:t>M.,</w:t>
      </w:r>
      <w:r>
        <w:rPr>
          <w:spacing w:val="52"/>
          <w:sz w:val="24"/>
        </w:rPr>
        <w:t xml:space="preserve"> </w:t>
      </w:r>
      <w:r>
        <w:rPr>
          <w:sz w:val="24"/>
        </w:rPr>
        <w:t>2011.</w:t>
      </w:r>
      <w:r>
        <w:rPr>
          <w:spacing w:val="51"/>
          <w:sz w:val="24"/>
        </w:rPr>
        <w:t xml:space="preserve"> </w:t>
      </w:r>
      <w:r>
        <w:rPr>
          <w:sz w:val="24"/>
        </w:rPr>
        <w:t>Which</w:t>
      </w:r>
      <w:r>
        <w:rPr>
          <w:spacing w:val="52"/>
          <w:sz w:val="24"/>
        </w:rPr>
        <w:t xml:space="preserve"> </w:t>
      </w:r>
      <w:r>
        <w:rPr>
          <w:sz w:val="24"/>
        </w:rPr>
        <w:t>prey</w:t>
      </w:r>
      <w:r>
        <w:rPr>
          <w:spacing w:val="49"/>
          <w:sz w:val="24"/>
        </w:rPr>
        <w:t xml:space="preserve"> </w:t>
      </w:r>
      <w:r>
        <w:rPr>
          <w:sz w:val="24"/>
        </w:rPr>
        <w:t>sustains</w:t>
      </w:r>
      <w:r>
        <w:rPr>
          <w:spacing w:val="53"/>
          <w:sz w:val="24"/>
        </w:rPr>
        <w:t xml:space="preserve"> </w:t>
      </w:r>
      <w:r>
        <w:rPr>
          <w:sz w:val="24"/>
        </w:rPr>
        <w:t>cold</w:t>
      </w:r>
      <w:r>
        <w:rPr>
          <w:rFonts w:ascii="Cambria Math" w:hAnsi="Cambria Math"/>
          <w:sz w:val="24"/>
        </w:rPr>
        <w:t>‐</w:t>
      </w:r>
      <w:r>
        <w:rPr>
          <w:rFonts w:ascii="Cambria Math" w:hAnsi="Cambria Math"/>
          <w:spacing w:val="52"/>
          <w:sz w:val="24"/>
        </w:rPr>
        <w:t xml:space="preserve"> </w:t>
      </w:r>
      <w:r>
        <w:rPr>
          <w:sz w:val="24"/>
        </w:rPr>
        <w:t>adapted</w:t>
      </w:r>
      <w:r>
        <w:rPr>
          <w:spacing w:val="52"/>
          <w:sz w:val="24"/>
        </w:rPr>
        <w:t xml:space="preserve"> </w:t>
      </w:r>
      <w:r>
        <w:rPr>
          <w:sz w:val="24"/>
        </w:rPr>
        <w:t>invertebrate</w:t>
      </w:r>
      <w:r>
        <w:rPr>
          <w:spacing w:val="54"/>
          <w:sz w:val="24"/>
        </w:rPr>
        <w:t xml:space="preserve"> </w:t>
      </w:r>
      <w:r>
        <w:rPr>
          <w:spacing w:val="-2"/>
          <w:sz w:val="24"/>
        </w:rPr>
        <w:t>generalist</w:t>
      </w:r>
    </w:p>
    <w:p>
      <w:pPr>
        <w:pStyle w:val="10"/>
        <w:numPr>
          <w:ilvl w:val="0"/>
          <w:numId w:val="35"/>
        </w:numPr>
        <w:tabs>
          <w:tab w:val="left" w:pos="2006"/>
        </w:tabs>
        <w:spacing w:before="0" w:after="0" w:line="278" w:lineRule="exact"/>
        <w:ind w:left="2006" w:right="0" w:hanging="1286"/>
        <w:jc w:val="left"/>
        <w:rPr>
          <w:sz w:val="24"/>
        </w:rPr>
      </w:pPr>
      <w:r>
        <w:rPr>
          <w:sz w:val="24"/>
        </w:rPr>
        <w:t>predators</w:t>
      </w:r>
      <w:r>
        <w:rPr>
          <w:spacing w:val="55"/>
          <w:sz w:val="24"/>
        </w:rPr>
        <w:t xml:space="preserve"> </w:t>
      </w:r>
      <w:r>
        <w:rPr>
          <w:sz w:val="24"/>
        </w:rPr>
        <w:t>in</w:t>
      </w:r>
      <w:r>
        <w:rPr>
          <w:spacing w:val="57"/>
          <w:sz w:val="24"/>
        </w:rPr>
        <w:t xml:space="preserve"> </w:t>
      </w:r>
      <w:r>
        <w:rPr>
          <w:sz w:val="24"/>
        </w:rPr>
        <w:t>arable</w:t>
      </w:r>
      <w:r>
        <w:rPr>
          <w:spacing w:val="56"/>
          <w:sz w:val="24"/>
        </w:rPr>
        <w:t xml:space="preserve"> </w:t>
      </w:r>
      <w:r>
        <w:rPr>
          <w:sz w:val="24"/>
        </w:rPr>
        <w:t>land?</w:t>
      </w:r>
      <w:r>
        <w:rPr>
          <w:spacing w:val="58"/>
          <w:sz w:val="24"/>
        </w:rPr>
        <w:t xml:space="preserve"> </w:t>
      </w:r>
      <w:r>
        <w:rPr>
          <w:sz w:val="24"/>
        </w:rPr>
        <w:t>Examining</w:t>
      </w:r>
      <w:r>
        <w:rPr>
          <w:spacing w:val="55"/>
          <w:sz w:val="24"/>
        </w:rPr>
        <w:t xml:space="preserve"> </w:t>
      </w:r>
      <w:r>
        <w:rPr>
          <w:sz w:val="24"/>
        </w:rPr>
        <w:t>prey</w:t>
      </w:r>
      <w:r>
        <w:rPr>
          <w:spacing w:val="53"/>
          <w:sz w:val="24"/>
        </w:rPr>
        <w:t xml:space="preserve"> </w:t>
      </w:r>
      <w:r>
        <w:rPr>
          <w:sz w:val="24"/>
        </w:rPr>
        <w:t>choices</w:t>
      </w:r>
      <w:r>
        <w:rPr>
          <w:spacing w:val="57"/>
          <w:sz w:val="24"/>
        </w:rPr>
        <w:t xml:space="preserve"> </w:t>
      </w:r>
      <w:r>
        <w:rPr>
          <w:sz w:val="24"/>
        </w:rPr>
        <w:t>by</w:t>
      </w:r>
      <w:r>
        <w:rPr>
          <w:spacing w:val="52"/>
          <w:sz w:val="24"/>
        </w:rPr>
        <w:t xml:space="preserve"> </w:t>
      </w:r>
      <w:r>
        <w:rPr>
          <w:sz w:val="24"/>
        </w:rPr>
        <w:t>molecular</w:t>
      </w:r>
      <w:r>
        <w:rPr>
          <w:spacing w:val="59"/>
          <w:sz w:val="24"/>
        </w:rPr>
        <w:t xml:space="preserve"> </w:t>
      </w:r>
      <w:r>
        <w:rPr>
          <w:sz w:val="24"/>
        </w:rPr>
        <w:t>gut</w:t>
      </w:r>
      <w:r>
        <w:rPr>
          <w:rFonts w:ascii="Cambria Math" w:hAnsi="Cambria Math"/>
          <w:sz w:val="24"/>
        </w:rPr>
        <w:t>‐</w:t>
      </w:r>
      <w:r>
        <w:rPr>
          <w:rFonts w:ascii="Cambria Math" w:hAnsi="Cambria Math"/>
          <w:spacing w:val="53"/>
          <w:sz w:val="24"/>
        </w:rPr>
        <w:t xml:space="preserve"> </w:t>
      </w:r>
      <w:r>
        <w:rPr>
          <w:sz w:val="24"/>
        </w:rPr>
        <w:t>content</w:t>
      </w:r>
      <w:r>
        <w:rPr>
          <w:spacing w:val="58"/>
          <w:sz w:val="24"/>
        </w:rPr>
        <w:t xml:space="preserve"> </w:t>
      </w:r>
      <w:r>
        <w:rPr>
          <w:spacing w:val="-2"/>
          <w:sz w:val="24"/>
        </w:rPr>
        <w:t>analysis.</w:t>
      </w:r>
    </w:p>
    <w:p>
      <w:pPr>
        <w:pStyle w:val="10"/>
        <w:numPr>
          <w:ilvl w:val="0"/>
          <w:numId w:val="35"/>
        </w:numPr>
        <w:tabs>
          <w:tab w:val="left" w:pos="2006"/>
        </w:tabs>
        <w:spacing w:before="0" w:after="0" w:line="275" w:lineRule="exact"/>
        <w:ind w:left="2006" w:right="0" w:hanging="1286"/>
        <w:jc w:val="left"/>
        <w:rPr>
          <w:sz w:val="24"/>
        </w:rPr>
      </w:pPr>
      <w:r>
        <w:rPr>
          <w:sz w:val="24"/>
        </w:rPr>
        <w:t>Journal</w:t>
      </w:r>
      <w:r>
        <w:rPr>
          <w:spacing w:val="-1"/>
          <w:sz w:val="24"/>
        </w:rPr>
        <w:t xml:space="preserve"> </w:t>
      </w:r>
      <w:r>
        <w:rPr>
          <w:sz w:val="24"/>
        </w:rPr>
        <w:t>of Applied</w:t>
      </w:r>
      <w:r>
        <w:rPr>
          <w:spacing w:val="-1"/>
          <w:sz w:val="24"/>
        </w:rPr>
        <w:t xml:space="preserve"> </w:t>
      </w:r>
      <w:r>
        <w:rPr>
          <w:sz w:val="24"/>
        </w:rPr>
        <w:t>Ecology</w:t>
      </w:r>
      <w:r>
        <w:rPr>
          <w:spacing w:val="-5"/>
          <w:sz w:val="24"/>
        </w:rPr>
        <w:t xml:space="preserve"> </w:t>
      </w:r>
      <w:r>
        <w:rPr>
          <w:sz w:val="24"/>
        </w:rPr>
        <w:t>48, 591-</w:t>
      </w:r>
      <w:r>
        <w:rPr>
          <w:spacing w:val="-4"/>
          <w:sz w:val="24"/>
        </w:rPr>
        <w:t>599.</w:t>
      </w:r>
    </w:p>
    <w:p>
      <w:pPr>
        <w:pStyle w:val="10"/>
        <w:numPr>
          <w:ilvl w:val="0"/>
          <w:numId w:val="35"/>
        </w:numPr>
        <w:tabs>
          <w:tab w:val="left" w:pos="1440"/>
        </w:tabs>
        <w:spacing w:before="0" w:after="0" w:line="240" w:lineRule="auto"/>
        <w:ind w:left="1440" w:right="0" w:hanging="720"/>
        <w:jc w:val="left"/>
        <w:rPr>
          <w:sz w:val="24"/>
        </w:rPr>
      </w:pPr>
      <w:r>
        <w:rPr>
          <w:sz w:val="24"/>
        </w:rPr>
        <w:t>European</w:t>
      </w:r>
      <w:r>
        <w:rPr>
          <w:spacing w:val="3"/>
          <w:sz w:val="24"/>
        </w:rPr>
        <w:t xml:space="preserve"> </w:t>
      </w:r>
      <w:r>
        <w:rPr>
          <w:sz w:val="24"/>
        </w:rPr>
        <w:t>Commission,</w:t>
      </w:r>
      <w:r>
        <w:rPr>
          <w:spacing w:val="6"/>
          <w:sz w:val="24"/>
        </w:rPr>
        <w:t xml:space="preserve"> </w:t>
      </w:r>
      <w:r>
        <w:rPr>
          <w:sz w:val="24"/>
        </w:rPr>
        <w:t>2020.</w:t>
      </w:r>
      <w:r>
        <w:rPr>
          <w:spacing w:val="6"/>
          <w:sz w:val="24"/>
        </w:rPr>
        <w:t xml:space="preserve"> </w:t>
      </w:r>
      <w:r>
        <w:rPr>
          <w:sz w:val="24"/>
        </w:rPr>
        <w:t>Communication</w:t>
      </w:r>
      <w:r>
        <w:rPr>
          <w:spacing w:val="5"/>
          <w:sz w:val="24"/>
        </w:rPr>
        <w:t xml:space="preserve"> </w:t>
      </w:r>
      <w:r>
        <w:rPr>
          <w:sz w:val="24"/>
        </w:rPr>
        <w:t>from</w:t>
      </w:r>
      <w:r>
        <w:rPr>
          <w:spacing w:val="7"/>
          <w:sz w:val="24"/>
        </w:rPr>
        <w:t xml:space="preserve"> </w:t>
      </w:r>
      <w:r>
        <w:rPr>
          <w:sz w:val="24"/>
        </w:rPr>
        <w:t>the</w:t>
      </w:r>
      <w:r>
        <w:rPr>
          <w:spacing w:val="5"/>
          <w:sz w:val="24"/>
        </w:rPr>
        <w:t xml:space="preserve"> </w:t>
      </w:r>
      <w:r>
        <w:rPr>
          <w:sz w:val="24"/>
        </w:rPr>
        <w:t>commission</w:t>
      </w:r>
      <w:r>
        <w:rPr>
          <w:spacing w:val="5"/>
          <w:sz w:val="24"/>
        </w:rPr>
        <w:t xml:space="preserve"> </w:t>
      </w:r>
      <w:r>
        <w:rPr>
          <w:sz w:val="24"/>
        </w:rPr>
        <w:t>to</w:t>
      </w:r>
      <w:r>
        <w:rPr>
          <w:spacing w:val="7"/>
          <w:sz w:val="24"/>
        </w:rPr>
        <w:t xml:space="preserve"> </w:t>
      </w:r>
      <w:r>
        <w:rPr>
          <w:sz w:val="24"/>
        </w:rPr>
        <w:t>the</w:t>
      </w:r>
      <w:r>
        <w:rPr>
          <w:spacing w:val="5"/>
          <w:sz w:val="24"/>
        </w:rPr>
        <w:t xml:space="preserve"> </w:t>
      </w:r>
      <w:r>
        <w:rPr>
          <w:sz w:val="24"/>
        </w:rPr>
        <w:t>European</w:t>
      </w:r>
      <w:r>
        <w:rPr>
          <w:spacing w:val="6"/>
          <w:sz w:val="24"/>
        </w:rPr>
        <w:t xml:space="preserve"> </w:t>
      </w:r>
      <w:r>
        <w:rPr>
          <w:spacing w:val="-2"/>
          <w:sz w:val="24"/>
        </w:rPr>
        <w:t>parliament,</w:t>
      </w:r>
    </w:p>
    <w:p>
      <w:pPr>
        <w:pStyle w:val="10"/>
        <w:numPr>
          <w:ilvl w:val="0"/>
          <w:numId w:val="35"/>
        </w:numPr>
        <w:tabs>
          <w:tab w:val="left" w:pos="2006"/>
        </w:tabs>
        <w:spacing w:before="0" w:after="0" w:line="240" w:lineRule="auto"/>
        <w:ind w:left="2006" w:right="0" w:hanging="1286"/>
        <w:jc w:val="left"/>
        <w:rPr>
          <w:sz w:val="24"/>
        </w:rPr>
      </w:pPr>
      <w:r>
        <w:rPr>
          <w:sz w:val="24"/>
        </w:rPr>
        <w:t>the</w:t>
      </w:r>
      <w:r>
        <w:rPr>
          <w:spacing w:val="-2"/>
          <w:sz w:val="24"/>
        </w:rPr>
        <w:t xml:space="preserve"> </w:t>
      </w:r>
      <w:r>
        <w:rPr>
          <w:sz w:val="24"/>
        </w:rPr>
        <w:t>council,</w:t>
      </w:r>
      <w:r>
        <w:rPr>
          <w:spacing w:val="2"/>
          <w:sz w:val="24"/>
        </w:rPr>
        <w:t xml:space="preserve"> </w:t>
      </w:r>
      <w:r>
        <w:rPr>
          <w:sz w:val="24"/>
        </w:rPr>
        <w:t>the European</w:t>
      </w:r>
      <w:r>
        <w:rPr>
          <w:spacing w:val="2"/>
          <w:sz w:val="24"/>
        </w:rPr>
        <w:t xml:space="preserve"> </w:t>
      </w:r>
      <w:r>
        <w:rPr>
          <w:sz w:val="24"/>
        </w:rPr>
        <w:t>economic</w:t>
      </w:r>
      <w:r>
        <w:rPr>
          <w:spacing w:val="1"/>
          <w:sz w:val="24"/>
        </w:rPr>
        <w:t xml:space="preserve"> </w:t>
      </w:r>
      <w:r>
        <w:rPr>
          <w:sz w:val="24"/>
        </w:rPr>
        <w:t>and</w:t>
      </w:r>
      <w:r>
        <w:rPr>
          <w:spacing w:val="3"/>
          <w:sz w:val="24"/>
        </w:rPr>
        <w:t xml:space="preserve"> </w:t>
      </w:r>
      <w:r>
        <w:rPr>
          <w:sz w:val="24"/>
        </w:rPr>
        <w:t>social</w:t>
      </w:r>
      <w:r>
        <w:rPr>
          <w:spacing w:val="2"/>
          <w:sz w:val="24"/>
        </w:rPr>
        <w:t xml:space="preserve"> </w:t>
      </w:r>
      <w:r>
        <w:rPr>
          <w:sz w:val="24"/>
        </w:rPr>
        <w:t>committee</w:t>
      </w:r>
      <w:r>
        <w:rPr>
          <w:spacing w:val="-1"/>
          <w:sz w:val="24"/>
        </w:rPr>
        <w:t xml:space="preserve"> </w:t>
      </w:r>
      <w:r>
        <w:rPr>
          <w:sz w:val="24"/>
        </w:rPr>
        <w:t>and</w:t>
      </w:r>
      <w:r>
        <w:rPr>
          <w:spacing w:val="2"/>
          <w:sz w:val="24"/>
        </w:rPr>
        <w:t xml:space="preserve"> </w:t>
      </w:r>
      <w:r>
        <w:rPr>
          <w:sz w:val="24"/>
        </w:rPr>
        <w:t>the</w:t>
      </w:r>
      <w:r>
        <w:rPr>
          <w:spacing w:val="1"/>
          <w:sz w:val="24"/>
        </w:rPr>
        <w:t xml:space="preserve"> </w:t>
      </w:r>
      <w:r>
        <w:rPr>
          <w:sz w:val="24"/>
        </w:rPr>
        <w:t>committee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regions:</w:t>
      </w:r>
    </w:p>
    <w:p>
      <w:pPr>
        <w:pStyle w:val="10"/>
        <w:numPr>
          <w:ilvl w:val="0"/>
          <w:numId w:val="35"/>
        </w:numPr>
        <w:tabs>
          <w:tab w:val="left" w:pos="2006"/>
        </w:tabs>
        <w:spacing w:before="0" w:after="0" w:line="240" w:lineRule="auto"/>
        <w:ind w:left="2006" w:right="0" w:hanging="1286"/>
        <w:jc w:val="left"/>
        <w:rPr>
          <w:sz w:val="24"/>
        </w:rPr>
      </w:pPr>
      <w:r>
        <w:rPr>
          <w:sz w:val="24"/>
        </w:rPr>
        <w:t>a</w:t>
      </w:r>
      <w:r>
        <w:rPr>
          <w:spacing w:val="67"/>
          <w:sz w:val="24"/>
        </w:rPr>
        <w:t xml:space="preserve"> </w:t>
      </w:r>
      <w:r>
        <w:rPr>
          <w:sz w:val="24"/>
        </w:rPr>
        <w:t>farm</w:t>
      </w:r>
      <w:r>
        <w:rPr>
          <w:spacing w:val="67"/>
          <w:sz w:val="24"/>
        </w:rPr>
        <w:t xml:space="preserve"> </w:t>
      </w:r>
      <w:r>
        <w:rPr>
          <w:sz w:val="24"/>
        </w:rPr>
        <w:t>to</w:t>
      </w:r>
      <w:r>
        <w:rPr>
          <w:spacing w:val="68"/>
          <w:sz w:val="24"/>
        </w:rPr>
        <w:t xml:space="preserve"> </w:t>
      </w:r>
      <w:r>
        <w:rPr>
          <w:sz w:val="24"/>
        </w:rPr>
        <w:t>fork</w:t>
      </w:r>
      <w:r>
        <w:rPr>
          <w:spacing w:val="67"/>
          <w:sz w:val="24"/>
        </w:rPr>
        <w:t xml:space="preserve"> </w:t>
      </w:r>
      <w:r>
        <w:rPr>
          <w:sz w:val="24"/>
        </w:rPr>
        <w:t>strategy</w:t>
      </w:r>
      <w:r>
        <w:rPr>
          <w:spacing w:val="65"/>
          <w:sz w:val="24"/>
        </w:rPr>
        <w:t xml:space="preserve"> </w:t>
      </w:r>
      <w:r>
        <w:rPr>
          <w:sz w:val="24"/>
        </w:rPr>
        <w:t>for</w:t>
      </w:r>
      <w:r>
        <w:rPr>
          <w:spacing w:val="68"/>
          <w:sz w:val="24"/>
        </w:rPr>
        <w:t xml:space="preserve"> </w:t>
      </w:r>
      <w:r>
        <w:rPr>
          <w:sz w:val="24"/>
        </w:rPr>
        <w:t>a</w:t>
      </w:r>
      <w:r>
        <w:rPr>
          <w:spacing w:val="67"/>
          <w:sz w:val="24"/>
        </w:rPr>
        <w:t xml:space="preserve"> </w:t>
      </w:r>
      <w:r>
        <w:rPr>
          <w:sz w:val="24"/>
        </w:rPr>
        <w:t>fair,</w:t>
      </w:r>
      <w:r>
        <w:rPr>
          <w:spacing w:val="67"/>
          <w:sz w:val="24"/>
        </w:rPr>
        <w:t xml:space="preserve"> </w:t>
      </w:r>
      <w:r>
        <w:rPr>
          <w:sz w:val="24"/>
        </w:rPr>
        <w:t>healthy</w:t>
      </w:r>
      <w:r>
        <w:rPr>
          <w:spacing w:val="65"/>
          <w:sz w:val="24"/>
        </w:rPr>
        <w:t xml:space="preserve"> </w:t>
      </w:r>
      <w:r>
        <w:rPr>
          <w:sz w:val="24"/>
        </w:rPr>
        <w:t>and</w:t>
      </w:r>
      <w:r>
        <w:rPr>
          <w:spacing w:val="67"/>
          <w:sz w:val="24"/>
        </w:rPr>
        <w:t xml:space="preserve"> </w:t>
      </w:r>
      <w:r>
        <w:rPr>
          <w:sz w:val="24"/>
        </w:rPr>
        <w:t>environmentally-friendly</w:t>
      </w:r>
      <w:r>
        <w:rPr>
          <w:spacing w:val="62"/>
          <w:sz w:val="24"/>
        </w:rPr>
        <w:t xml:space="preserve"> </w:t>
      </w:r>
      <w:r>
        <w:rPr>
          <w:sz w:val="24"/>
        </w:rPr>
        <w:t>food</w:t>
      </w:r>
      <w:r>
        <w:rPr>
          <w:spacing w:val="70"/>
          <w:sz w:val="24"/>
        </w:rPr>
        <w:t xml:space="preserve"> </w:t>
      </w:r>
      <w:r>
        <w:rPr>
          <w:spacing w:val="-2"/>
          <w:sz w:val="24"/>
        </w:rPr>
        <w:t>system</w:t>
      </w:r>
    </w:p>
    <w:p>
      <w:pPr>
        <w:pStyle w:val="10"/>
        <w:numPr>
          <w:ilvl w:val="0"/>
          <w:numId w:val="35"/>
        </w:numPr>
        <w:tabs>
          <w:tab w:val="left" w:pos="2006"/>
        </w:tabs>
        <w:spacing w:before="0" w:after="0" w:line="240" w:lineRule="auto"/>
        <w:ind w:left="2006" w:right="0" w:hanging="1286"/>
        <w:jc w:val="left"/>
        <w:rPr>
          <w:sz w:val="24"/>
        </w:rPr>
      </w:pPr>
      <w:r>
        <w:rPr>
          <w:sz w:val="24"/>
        </w:rPr>
        <w:t xml:space="preserve">COM/2020/381 </w:t>
      </w:r>
      <w:r>
        <w:rPr>
          <w:spacing w:val="-2"/>
          <w:sz w:val="24"/>
        </w:rPr>
        <w:t>final.</w:t>
      </w:r>
    </w:p>
    <w:p>
      <w:pPr>
        <w:pStyle w:val="10"/>
        <w:numPr>
          <w:ilvl w:val="0"/>
          <w:numId w:val="35"/>
        </w:numPr>
        <w:tabs>
          <w:tab w:val="left" w:pos="1440"/>
        </w:tabs>
        <w:spacing w:before="0" w:after="0" w:line="240" w:lineRule="auto"/>
        <w:ind w:left="1440" w:right="0" w:hanging="720"/>
        <w:jc w:val="left"/>
        <w:rPr>
          <w:sz w:val="24"/>
        </w:rPr>
      </w:pPr>
      <w:r>
        <w:rPr>
          <w:sz w:val="24"/>
        </w:rPr>
        <w:t>Finke,</w:t>
      </w:r>
      <w:r>
        <w:rPr>
          <w:spacing w:val="19"/>
          <w:sz w:val="24"/>
        </w:rPr>
        <w:t xml:space="preserve"> </w:t>
      </w:r>
      <w:r>
        <w:rPr>
          <w:sz w:val="24"/>
        </w:rPr>
        <w:t>D.L.,</w:t>
      </w:r>
      <w:r>
        <w:rPr>
          <w:spacing w:val="22"/>
          <w:sz w:val="24"/>
        </w:rPr>
        <w:t xml:space="preserve"> </w:t>
      </w:r>
      <w:r>
        <w:rPr>
          <w:sz w:val="24"/>
        </w:rPr>
        <w:t>Denno,</w:t>
      </w:r>
      <w:r>
        <w:rPr>
          <w:spacing w:val="21"/>
          <w:sz w:val="24"/>
        </w:rPr>
        <w:t xml:space="preserve"> </w:t>
      </w:r>
      <w:r>
        <w:rPr>
          <w:sz w:val="24"/>
        </w:rPr>
        <w:t>R.F.,</w:t>
      </w:r>
      <w:r>
        <w:rPr>
          <w:spacing w:val="22"/>
          <w:sz w:val="24"/>
        </w:rPr>
        <w:t xml:space="preserve"> </w:t>
      </w:r>
      <w:r>
        <w:rPr>
          <w:sz w:val="24"/>
        </w:rPr>
        <w:t>2006.</w:t>
      </w:r>
      <w:r>
        <w:rPr>
          <w:spacing w:val="21"/>
          <w:sz w:val="24"/>
        </w:rPr>
        <w:t xml:space="preserve"> </w:t>
      </w:r>
      <w:r>
        <w:rPr>
          <w:sz w:val="24"/>
        </w:rPr>
        <w:t>Spatial</w:t>
      </w:r>
      <w:r>
        <w:rPr>
          <w:spacing w:val="20"/>
          <w:sz w:val="24"/>
        </w:rPr>
        <w:t xml:space="preserve"> </w:t>
      </w:r>
      <w:r>
        <w:rPr>
          <w:sz w:val="24"/>
        </w:rPr>
        <w:t>refuge</w:t>
      </w:r>
      <w:r>
        <w:rPr>
          <w:spacing w:val="20"/>
          <w:sz w:val="24"/>
        </w:rPr>
        <w:t xml:space="preserve"> </w:t>
      </w:r>
      <w:r>
        <w:rPr>
          <w:sz w:val="24"/>
        </w:rPr>
        <w:t>from</w:t>
      </w:r>
      <w:r>
        <w:rPr>
          <w:spacing w:val="23"/>
          <w:sz w:val="24"/>
        </w:rPr>
        <w:t xml:space="preserve"> </w:t>
      </w:r>
      <w:r>
        <w:rPr>
          <w:sz w:val="24"/>
        </w:rPr>
        <w:t>intraguild</w:t>
      </w:r>
      <w:r>
        <w:rPr>
          <w:spacing w:val="21"/>
          <w:sz w:val="24"/>
        </w:rPr>
        <w:t xml:space="preserve"> </w:t>
      </w:r>
      <w:r>
        <w:rPr>
          <w:sz w:val="24"/>
        </w:rPr>
        <w:t>predation:</w:t>
      </w:r>
      <w:r>
        <w:rPr>
          <w:spacing w:val="23"/>
          <w:sz w:val="24"/>
        </w:rPr>
        <w:t xml:space="preserve"> </w:t>
      </w:r>
      <w:r>
        <w:rPr>
          <w:sz w:val="24"/>
        </w:rPr>
        <w:t>implications</w:t>
      </w:r>
      <w:r>
        <w:rPr>
          <w:spacing w:val="22"/>
          <w:sz w:val="24"/>
        </w:rPr>
        <w:t xml:space="preserve"> </w:t>
      </w:r>
      <w:r>
        <w:rPr>
          <w:sz w:val="24"/>
        </w:rPr>
        <w:t>for</w:t>
      </w:r>
      <w:r>
        <w:rPr>
          <w:spacing w:val="21"/>
          <w:sz w:val="24"/>
        </w:rPr>
        <w:t xml:space="preserve"> </w:t>
      </w:r>
      <w:r>
        <w:rPr>
          <w:spacing w:val="-4"/>
          <w:sz w:val="24"/>
        </w:rPr>
        <w:t>prey</w:t>
      </w:r>
    </w:p>
    <w:p>
      <w:pPr>
        <w:pStyle w:val="10"/>
        <w:numPr>
          <w:ilvl w:val="0"/>
          <w:numId w:val="35"/>
        </w:numPr>
        <w:tabs>
          <w:tab w:val="left" w:pos="2006"/>
        </w:tabs>
        <w:spacing w:before="0" w:after="0" w:line="240" w:lineRule="auto"/>
        <w:ind w:left="2006" w:right="0" w:hanging="1286"/>
        <w:jc w:val="left"/>
        <w:rPr>
          <w:sz w:val="24"/>
        </w:rPr>
      </w:pPr>
      <w:r>
        <w:rPr>
          <w:sz w:val="24"/>
        </w:rPr>
        <w:t>suppression</w:t>
      </w:r>
      <w:r>
        <w:rPr>
          <w:spacing w:val="-2"/>
          <w:sz w:val="24"/>
        </w:rPr>
        <w:t xml:space="preserve"> </w:t>
      </w:r>
      <w:r>
        <w:rPr>
          <w:sz w:val="24"/>
        </w:rPr>
        <w:t>and</w:t>
      </w:r>
      <w:r>
        <w:rPr>
          <w:spacing w:val="-1"/>
          <w:sz w:val="24"/>
        </w:rPr>
        <w:t xml:space="preserve"> </w:t>
      </w:r>
      <w:r>
        <w:rPr>
          <w:sz w:val="24"/>
        </w:rPr>
        <w:t>trophic</w:t>
      </w:r>
      <w:r>
        <w:rPr>
          <w:spacing w:val="-3"/>
          <w:sz w:val="24"/>
        </w:rPr>
        <w:t xml:space="preserve"> </w:t>
      </w:r>
      <w:r>
        <w:rPr>
          <w:sz w:val="24"/>
        </w:rPr>
        <w:t>cascades.</w:t>
      </w:r>
      <w:r>
        <w:rPr>
          <w:spacing w:val="1"/>
          <w:sz w:val="24"/>
        </w:rPr>
        <w:t xml:space="preserve"> </w:t>
      </w:r>
      <w:r>
        <w:rPr>
          <w:sz w:val="24"/>
        </w:rPr>
        <w:t>Oecologia</w:t>
      </w:r>
      <w:r>
        <w:rPr>
          <w:spacing w:val="-2"/>
          <w:sz w:val="24"/>
        </w:rPr>
        <w:t xml:space="preserve"> </w:t>
      </w:r>
      <w:r>
        <w:rPr>
          <w:sz w:val="24"/>
        </w:rPr>
        <w:t>149, 265-</w:t>
      </w:r>
      <w:r>
        <w:rPr>
          <w:spacing w:val="-4"/>
          <w:sz w:val="24"/>
        </w:rPr>
        <w:t>275.</w:t>
      </w:r>
    </w:p>
    <w:p>
      <w:pPr>
        <w:pStyle w:val="10"/>
        <w:numPr>
          <w:ilvl w:val="0"/>
          <w:numId w:val="35"/>
        </w:numPr>
        <w:tabs>
          <w:tab w:val="left" w:pos="1440"/>
        </w:tabs>
        <w:spacing w:before="0" w:after="0" w:line="240" w:lineRule="auto"/>
        <w:ind w:left="1440" w:right="0" w:hanging="720"/>
        <w:jc w:val="left"/>
        <w:rPr>
          <w:sz w:val="24"/>
        </w:rPr>
      </w:pPr>
      <w:r>
        <w:rPr>
          <w:sz w:val="24"/>
        </w:rPr>
        <w:t>Fox,</w:t>
      </w:r>
      <w:r>
        <w:rPr>
          <w:spacing w:val="-2"/>
          <w:sz w:val="24"/>
        </w:rPr>
        <w:t xml:space="preserve"> </w:t>
      </w:r>
      <w:r>
        <w:rPr>
          <w:sz w:val="24"/>
        </w:rPr>
        <w:t>J.,</w:t>
      </w:r>
      <w:r>
        <w:rPr>
          <w:spacing w:val="-4"/>
          <w:sz w:val="24"/>
        </w:rPr>
        <w:t xml:space="preserve"> </w:t>
      </w:r>
      <w:r>
        <w:rPr>
          <w:sz w:val="24"/>
        </w:rPr>
        <w:t>Weisberg,</w:t>
      </w:r>
      <w:r>
        <w:rPr>
          <w:spacing w:val="-1"/>
          <w:sz w:val="24"/>
        </w:rPr>
        <w:t xml:space="preserve"> </w:t>
      </w:r>
      <w:r>
        <w:rPr>
          <w:sz w:val="24"/>
        </w:rPr>
        <w:t>S.,</w:t>
      </w:r>
      <w:r>
        <w:rPr>
          <w:spacing w:val="-1"/>
          <w:sz w:val="24"/>
        </w:rPr>
        <w:t xml:space="preserve"> </w:t>
      </w:r>
      <w:r>
        <w:rPr>
          <w:sz w:val="24"/>
        </w:rPr>
        <w:t>2018.</w:t>
      </w:r>
      <w:r>
        <w:rPr>
          <w:spacing w:val="-1"/>
          <w:sz w:val="24"/>
        </w:rPr>
        <w:t xml:space="preserve"> </w:t>
      </w:r>
      <w:r>
        <w:rPr>
          <w:sz w:val="24"/>
        </w:rPr>
        <w:t>An</w:t>
      </w:r>
      <w:r>
        <w:rPr>
          <w:spacing w:val="-1"/>
          <w:sz w:val="24"/>
        </w:rPr>
        <w:t xml:space="preserve"> </w:t>
      </w:r>
      <w:r>
        <w:rPr>
          <w:sz w:val="24"/>
        </w:rPr>
        <w:t>R</w:t>
      </w:r>
      <w:r>
        <w:rPr>
          <w:spacing w:val="-1"/>
          <w:sz w:val="24"/>
        </w:rPr>
        <w:t xml:space="preserve"> </w:t>
      </w:r>
      <w:r>
        <w:rPr>
          <w:sz w:val="24"/>
        </w:rPr>
        <w:t>companion</w:t>
      </w:r>
      <w:r>
        <w:rPr>
          <w:spacing w:val="-1"/>
          <w:sz w:val="24"/>
        </w:rPr>
        <w:t xml:space="preserve"> </w:t>
      </w:r>
      <w:r>
        <w:rPr>
          <w:sz w:val="24"/>
        </w:rPr>
        <w:t>to</w:t>
      </w:r>
      <w:r>
        <w:rPr>
          <w:spacing w:val="-1"/>
          <w:sz w:val="24"/>
        </w:rPr>
        <w:t xml:space="preserve"> </w:t>
      </w:r>
      <w:r>
        <w:rPr>
          <w:sz w:val="24"/>
        </w:rPr>
        <w:t>applied</w:t>
      </w:r>
      <w:r>
        <w:rPr>
          <w:spacing w:val="-1"/>
          <w:sz w:val="24"/>
        </w:rPr>
        <w:t xml:space="preserve"> </w:t>
      </w:r>
      <w:r>
        <w:rPr>
          <w:sz w:val="24"/>
        </w:rPr>
        <w:t>regression.</w:t>
      </w:r>
      <w:r>
        <w:rPr>
          <w:spacing w:val="-1"/>
          <w:sz w:val="24"/>
        </w:rPr>
        <w:t xml:space="preserve"> </w:t>
      </w:r>
      <w:r>
        <w:rPr>
          <w:sz w:val="24"/>
        </w:rPr>
        <w:t>Sage</w:t>
      </w:r>
      <w:r>
        <w:rPr>
          <w:spacing w:val="-2"/>
          <w:sz w:val="24"/>
        </w:rPr>
        <w:t xml:space="preserve"> publications.</w:t>
      </w:r>
    </w:p>
    <w:p>
      <w:pPr>
        <w:pStyle w:val="10"/>
        <w:numPr>
          <w:ilvl w:val="0"/>
          <w:numId w:val="35"/>
        </w:numPr>
        <w:tabs>
          <w:tab w:val="left" w:pos="1440"/>
        </w:tabs>
        <w:spacing w:before="0" w:after="0" w:line="240" w:lineRule="auto"/>
        <w:ind w:left="1440" w:right="0" w:hanging="720"/>
        <w:jc w:val="left"/>
        <w:rPr>
          <w:sz w:val="24"/>
        </w:rPr>
      </w:pPr>
      <w:r>
        <w:rPr>
          <w:sz w:val="24"/>
        </w:rPr>
        <w:t>Gajski,</w:t>
      </w:r>
      <w:r>
        <w:rPr>
          <w:spacing w:val="5"/>
          <w:sz w:val="24"/>
        </w:rPr>
        <w:t xml:space="preserve"> </w:t>
      </w:r>
      <w:r>
        <w:rPr>
          <w:sz w:val="24"/>
        </w:rPr>
        <w:t>D.,</w:t>
      </w:r>
      <w:r>
        <w:rPr>
          <w:spacing w:val="6"/>
          <w:sz w:val="24"/>
        </w:rPr>
        <w:t xml:space="preserve"> </w:t>
      </w:r>
      <w:r>
        <w:rPr>
          <w:sz w:val="24"/>
        </w:rPr>
        <w:t>Mifková,</w:t>
      </w:r>
      <w:r>
        <w:rPr>
          <w:spacing w:val="5"/>
          <w:sz w:val="24"/>
        </w:rPr>
        <w:t xml:space="preserve"> </w:t>
      </w:r>
      <w:r>
        <w:rPr>
          <w:sz w:val="24"/>
        </w:rPr>
        <w:t>T.,</w:t>
      </w:r>
      <w:r>
        <w:rPr>
          <w:spacing w:val="9"/>
          <w:sz w:val="24"/>
        </w:rPr>
        <w:t xml:space="preserve"> </w:t>
      </w:r>
      <w:r>
        <w:rPr>
          <w:sz w:val="24"/>
        </w:rPr>
        <w:t>Košulič,</w:t>
      </w:r>
      <w:r>
        <w:rPr>
          <w:spacing w:val="6"/>
          <w:sz w:val="24"/>
        </w:rPr>
        <w:t xml:space="preserve"> </w:t>
      </w:r>
      <w:r>
        <w:rPr>
          <w:sz w:val="24"/>
        </w:rPr>
        <w:t>O.,</w:t>
      </w:r>
      <w:r>
        <w:rPr>
          <w:spacing w:val="5"/>
          <w:sz w:val="24"/>
        </w:rPr>
        <w:t xml:space="preserve"> </w:t>
      </w:r>
      <w:r>
        <w:rPr>
          <w:sz w:val="24"/>
        </w:rPr>
        <w:t>Michálek,</w:t>
      </w:r>
      <w:r>
        <w:rPr>
          <w:spacing w:val="6"/>
          <w:sz w:val="24"/>
        </w:rPr>
        <w:t xml:space="preserve"> </w:t>
      </w:r>
      <w:r>
        <w:rPr>
          <w:sz w:val="24"/>
        </w:rPr>
        <w:t>O.,</w:t>
      </w:r>
      <w:r>
        <w:rPr>
          <w:spacing w:val="6"/>
          <w:sz w:val="24"/>
        </w:rPr>
        <w:t xml:space="preserve"> </w:t>
      </w:r>
      <w:r>
        <w:rPr>
          <w:sz w:val="24"/>
        </w:rPr>
        <w:t>Serbina,</w:t>
      </w:r>
      <w:r>
        <w:rPr>
          <w:spacing w:val="8"/>
          <w:sz w:val="24"/>
        </w:rPr>
        <w:t xml:space="preserve"> </w:t>
      </w:r>
      <w:r>
        <w:rPr>
          <w:sz w:val="24"/>
        </w:rPr>
        <w:t>L.Š.,</w:t>
      </w:r>
      <w:r>
        <w:rPr>
          <w:spacing w:val="6"/>
          <w:sz w:val="24"/>
        </w:rPr>
        <w:t xml:space="preserve"> </w:t>
      </w:r>
      <w:r>
        <w:rPr>
          <w:sz w:val="24"/>
        </w:rPr>
        <w:t>Michalko,</w:t>
      </w:r>
      <w:r>
        <w:rPr>
          <w:spacing w:val="6"/>
          <w:sz w:val="24"/>
        </w:rPr>
        <w:t xml:space="preserve"> </w:t>
      </w:r>
      <w:r>
        <w:rPr>
          <w:sz w:val="24"/>
        </w:rPr>
        <w:t>R.,</w:t>
      </w:r>
      <w:r>
        <w:rPr>
          <w:spacing w:val="5"/>
          <w:sz w:val="24"/>
        </w:rPr>
        <w:t xml:space="preserve"> </w:t>
      </w:r>
      <w:r>
        <w:rPr>
          <w:sz w:val="24"/>
        </w:rPr>
        <w:t>Pekár,</w:t>
      </w:r>
      <w:r>
        <w:rPr>
          <w:spacing w:val="8"/>
          <w:sz w:val="24"/>
        </w:rPr>
        <w:t xml:space="preserve"> </w:t>
      </w:r>
      <w:r>
        <w:rPr>
          <w:sz w:val="24"/>
        </w:rPr>
        <w:t>S.,</w:t>
      </w:r>
      <w:r>
        <w:rPr>
          <w:spacing w:val="6"/>
          <w:sz w:val="24"/>
        </w:rPr>
        <w:t xml:space="preserve"> </w:t>
      </w:r>
      <w:r>
        <w:rPr>
          <w:spacing w:val="-4"/>
          <w:sz w:val="24"/>
        </w:rPr>
        <w:t>2023.</w:t>
      </w:r>
    </w:p>
    <w:p>
      <w:pPr>
        <w:pStyle w:val="10"/>
        <w:numPr>
          <w:ilvl w:val="0"/>
          <w:numId w:val="35"/>
        </w:numPr>
        <w:tabs>
          <w:tab w:val="left" w:pos="2006"/>
        </w:tabs>
        <w:spacing w:before="1" w:after="0" w:line="240" w:lineRule="auto"/>
        <w:ind w:left="2006" w:right="0" w:hanging="1286"/>
        <w:jc w:val="left"/>
        <w:rPr>
          <w:sz w:val="24"/>
        </w:rPr>
      </w:pPr>
      <w:r>
        <w:rPr>
          <w:sz w:val="24"/>
        </w:rPr>
        <w:t>Brace</w:t>
      </w:r>
      <w:r>
        <w:rPr>
          <w:spacing w:val="4"/>
          <w:sz w:val="24"/>
        </w:rPr>
        <w:t xml:space="preserve"> </w:t>
      </w:r>
      <w:r>
        <w:rPr>
          <w:sz w:val="24"/>
        </w:rPr>
        <w:t>yourselves,</w:t>
      </w:r>
      <w:r>
        <w:rPr>
          <w:spacing w:val="2"/>
          <w:sz w:val="24"/>
        </w:rPr>
        <w:t xml:space="preserve"> </w:t>
      </w:r>
      <w:r>
        <w:rPr>
          <w:sz w:val="24"/>
        </w:rPr>
        <w:t>winter</w:t>
      </w:r>
      <w:r>
        <w:rPr>
          <w:spacing w:val="1"/>
          <w:sz w:val="24"/>
        </w:rPr>
        <w:t xml:space="preserve"> </w:t>
      </w:r>
      <w:r>
        <w:rPr>
          <w:sz w:val="24"/>
        </w:rPr>
        <w:t>is</w:t>
      </w:r>
      <w:r>
        <w:rPr>
          <w:spacing w:val="3"/>
          <w:sz w:val="24"/>
        </w:rPr>
        <w:t xml:space="preserve"> </w:t>
      </w:r>
      <w:r>
        <w:rPr>
          <w:sz w:val="24"/>
        </w:rPr>
        <w:t>coming:</w:t>
      </w:r>
      <w:r>
        <w:rPr>
          <w:spacing w:val="3"/>
          <w:sz w:val="24"/>
        </w:rPr>
        <w:t xml:space="preserve"> </w:t>
      </w:r>
      <w:r>
        <w:rPr>
          <w:sz w:val="24"/>
        </w:rPr>
        <w:t>the</w:t>
      </w:r>
      <w:r>
        <w:rPr>
          <w:spacing w:val="2"/>
          <w:sz w:val="24"/>
        </w:rPr>
        <w:t xml:space="preserve"> </w:t>
      </w:r>
      <w:r>
        <w:rPr>
          <w:sz w:val="24"/>
        </w:rPr>
        <w:t>winter</w:t>
      </w:r>
      <w:r>
        <w:rPr>
          <w:spacing w:val="2"/>
          <w:sz w:val="24"/>
        </w:rPr>
        <w:t xml:space="preserve"> </w:t>
      </w:r>
      <w:r>
        <w:rPr>
          <w:sz w:val="24"/>
        </w:rPr>
        <w:t>activity,</w:t>
      </w:r>
      <w:r>
        <w:rPr>
          <w:spacing w:val="2"/>
          <w:sz w:val="24"/>
        </w:rPr>
        <w:t xml:space="preserve"> </w:t>
      </w:r>
      <w:r>
        <w:rPr>
          <w:sz w:val="24"/>
        </w:rPr>
        <w:t>natural</w:t>
      </w:r>
      <w:r>
        <w:rPr>
          <w:spacing w:val="3"/>
          <w:sz w:val="24"/>
        </w:rPr>
        <w:t xml:space="preserve"> </w:t>
      </w:r>
      <w:r>
        <w:rPr>
          <w:sz w:val="24"/>
        </w:rPr>
        <w:t>diet,</w:t>
      </w:r>
      <w:r>
        <w:rPr>
          <w:spacing w:val="2"/>
          <w:sz w:val="24"/>
        </w:rPr>
        <w:t xml:space="preserve"> </w:t>
      </w:r>
      <w:r>
        <w:rPr>
          <w:sz w:val="24"/>
        </w:rPr>
        <w:t>and</w:t>
      </w:r>
      <w:r>
        <w:rPr>
          <w:spacing w:val="2"/>
          <w:sz w:val="24"/>
        </w:rPr>
        <w:t xml:space="preserve"> </w:t>
      </w:r>
      <w:r>
        <w:rPr>
          <w:sz w:val="24"/>
        </w:rPr>
        <w:t>prey preference</w:t>
      </w:r>
      <w:r>
        <w:rPr>
          <w:spacing w:val="2"/>
          <w:sz w:val="24"/>
        </w:rPr>
        <w:t xml:space="preserve"> </w:t>
      </w:r>
      <w:r>
        <w:rPr>
          <w:spacing w:val="-5"/>
          <w:sz w:val="24"/>
        </w:rPr>
        <w:t>of</w:t>
      </w:r>
    </w:p>
    <w:p>
      <w:pPr>
        <w:pStyle w:val="10"/>
        <w:numPr>
          <w:ilvl w:val="0"/>
          <w:numId w:val="35"/>
        </w:numPr>
        <w:tabs>
          <w:tab w:val="left" w:pos="2006"/>
        </w:tabs>
        <w:spacing w:before="0" w:after="0" w:line="240" w:lineRule="auto"/>
        <w:ind w:left="2006" w:right="0" w:hanging="1286"/>
        <w:jc w:val="left"/>
        <w:rPr>
          <w:sz w:val="24"/>
        </w:rPr>
      </w:pPr>
      <w:r>
        <w:rPr>
          <w:sz w:val="24"/>
        </w:rPr>
        <w:t>winter-active</w:t>
      </w:r>
      <w:r>
        <w:rPr>
          <w:spacing w:val="-4"/>
          <w:sz w:val="24"/>
        </w:rPr>
        <w:t xml:space="preserve"> </w:t>
      </w:r>
      <w:r>
        <w:rPr>
          <w:sz w:val="24"/>
        </w:rPr>
        <w:t>spiders</w:t>
      </w:r>
      <w:r>
        <w:rPr>
          <w:spacing w:val="-1"/>
          <w:sz w:val="24"/>
        </w:rPr>
        <w:t xml:space="preserve"> </w:t>
      </w:r>
      <w:r>
        <w:rPr>
          <w:sz w:val="24"/>
        </w:rPr>
        <w:t>on pear trees.</w:t>
      </w:r>
      <w:r>
        <w:rPr>
          <w:spacing w:val="-1"/>
          <w:sz w:val="24"/>
        </w:rPr>
        <w:t xml:space="preserve"> </w:t>
      </w:r>
      <w:r>
        <w:rPr>
          <w:sz w:val="24"/>
        </w:rPr>
        <w:t>J</w:t>
      </w:r>
      <w:r>
        <w:rPr>
          <w:spacing w:val="1"/>
          <w:sz w:val="24"/>
        </w:rPr>
        <w:t xml:space="preserve"> </w:t>
      </w:r>
      <w:r>
        <w:rPr>
          <w:sz w:val="24"/>
        </w:rPr>
        <w:t>Pest</w:t>
      </w:r>
      <w:r>
        <w:rPr>
          <w:spacing w:val="-1"/>
          <w:sz w:val="24"/>
        </w:rPr>
        <w:t xml:space="preserve"> </w:t>
      </w:r>
      <w:r>
        <w:rPr>
          <w:sz w:val="24"/>
        </w:rPr>
        <w:t>Sci 1-</w:t>
      </w:r>
      <w:r>
        <w:rPr>
          <w:spacing w:val="-5"/>
          <w:sz w:val="24"/>
        </w:rPr>
        <w:t>14.</w:t>
      </w:r>
    </w:p>
    <w:p>
      <w:pPr>
        <w:pStyle w:val="10"/>
        <w:numPr>
          <w:ilvl w:val="0"/>
          <w:numId w:val="35"/>
        </w:numPr>
        <w:tabs>
          <w:tab w:val="left" w:pos="1440"/>
        </w:tabs>
        <w:spacing w:before="0" w:after="0" w:line="240" w:lineRule="auto"/>
        <w:ind w:left="1440" w:right="0" w:hanging="720"/>
        <w:jc w:val="left"/>
        <w:rPr>
          <w:sz w:val="24"/>
        </w:rPr>
      </w:pPr>
      <w:r>
        <w:rPr>
          <w:sz w:val="24"/>
        </w:rPr>
        <w:t>Geiger,</w:t>
      </w:r>
      <w:r>
        <w:rPr>
          <w:spacing w:val="56"/>
          <w:w w:val="150"/>
          <w:sz w:val="24"/>
        </w:rPr>
        <w:t xml:space="preserve"> </w:t>
      </w:r>
      <w:r>
        <w:rPr>
          <w:sz w:val="24"/>
        </w:rPr>
        <w:t>F.,</w:t>
      </w:r>
      <w:r>
        <w:rPr>
          <w:spacing w:val="56"/>
          <w:w w:val="150"/>
          <w:sz w:val="24"/>
        </w:rPr>
        <w:t xml:space="preserve"> </w:t>
      </w:r>
      <w:r>
        <w:rPr>
          <w:sz w:val="24"/>
        </w:rPr>
        <w:t>Bengtsson,</w:t>
      </w:r>
      <w:r>
        <w:rPr>
          <w:spacing w:val="57"/>
          <w:w w:val="150"/>
          <w:sz w:val="24"/>
        </w:rPr>
        <w:t xml:space="preserve"> </w:t>
      </w:r>
      <w:r>
        <w:rPr>
          <w:sz w:val="24"/>
        </w:rPr>
        <w:t>J.,</w:t>
      </w:r>
      <w:r>
        <w:rPr>
          <w:spacing w:val="54"/>
          <w:w w:val="150"/>
          <w:sz w:val="24"/>
        </w:rPr>
        <w:t xml:space="preserve"> </w:t>
      </w:r>
      <w:r>
        <w:rPr>
          <w:sz w:val="24"/>
        </w:rPr>
        <w:t>Berendse,</w:t>
      </w:r>
      <w:r>
        <w:rPr>
          <w:spacing w:val="57"/>
          <w:w w:val="150"/>
          <w:sz w:val="24"/>
        </w:rPr>
        <w:t xml:space="preserve"> </w:t>
      </w:r>
      <w:r>
        <w:rPr>
          <w:sz w:val="24"/>
        </w:rPr>
        <w:t>F.,</w:t>
      </w:r>
      <w:r>
        <w:rPr>
          <w:spacing w:val="54"/>
          <w:w w:val="150"/>
          <w:sz w:val="24"/>
        </w:rPr>
        <w:t xml:space="preserve"> </w:t>
      </w:r>
      <w:r>
        <w:rPr>
          <w:sz w:val="24"/>
        </w:rPr>
        <w:t>Weisser,</w:t>
      </w:r>
      <w:r>
        <w:rPr>
          <w:spacing w:val="55"/>
          <w:w w:val="150"/>
          <w:sz w:val="24"/>
        </w:rPr>
        <w:t xml:space="preserve"> </w:t>
      </w:r>
      <w:r>
        <w:rPr>
          <w:sz w:val="24"/>
        </w:rPr>
        <w:t>W.W.,</w:t>
      </w:r>
      <w:r>
        <w:rPr>
          <w:spacing w:val="59"/>
          <w:w w:val="150"/>
          <w:sz w:val="24"/>
        </w:rPr>
        <w:t xml:space="preserve"> </w:t>
      </w:r>
      <w:r>
        <w:rPr>
          <w:sz w:val="24"/>
        </w:rPr>
        <w:t>Emmerson,</w:t>
      </w:r>
      <w:r>
        <w:rPr>
          <w:spacing w:val="54"/>
          <w:w w:val="150"/>
          <w:sz w:val="24"/>
        </w:rPr>
        <w:t xml:space="preserve"> </w:t>
      </w:r>
      <w:r>
        <w:rPr>
          <w:sz w:val="24"/>
        </w:rPr>
        <w:t>M.,</w:t>
      </w:r>
      <w:r>
        <w:rPr>
          <w:spacing w:val="54"/>
          <w:w w:val="150"/>
          <w:sz w:val="24"/>
        </w:rPr>
        <w:t xml:space="preserve"> </w:t>
      </w:r>
      <w:r>
        <w:rPr>
          <w:sz w:val="24"/>
        </w:rPr>
        <w:t>Morales,</w:t>
      </w:r>
      <w:r>
        <w:rPr>
          <w:spacing w:val="54"/>
          <w:w w:val="150"/>
          <w:sz w:val="24"/>
        </w:rPr>
        <w:t xml:space="preserve"> </w:t>
      </w:r>
      <w:r>
        <w:rPr>
          <w:spacing w:val="-2"/>
          <w:sz w:val="24"/>
        </w:rPr>
        <w:t>M.B.,</w:t>
      </w:r>
    </w:p>
    <w:p>
      <w:pPr>
        <w:pStyle w:val="10"/>
        <w:numPr>
          <w:ilvl w:val="0"/>
          <w:numId w:val="35"/>
        </w:numPr>
        <w:tabs>
          <w:tab w:val="left" w:pos="2006"/>
        </w:tabs>
        <w:spacing w:before="0" w:after="0" w:line="240" w:lineRule="auto"/>
        <w:ind w:left="2006" w:right="0" w:hanging="1286"/>
        <w:jc w:val="left"/>
        <w:rPr>
          <w:sz w:val="24"/>
        </w:rPr>
      </w:pPr>
      <w:r>
        <w:rPr>
          <w:sz w:val="24"/>
        </w:rPr>
        <w:t>Ceryngier,</w:t>
      </w:r>
      <w:r>
        <w:rPr>
          <w:spacing w:val="23"/>
          <w:sz w:val="24"/>
        </w:rPr>
        <w:t xml:space="preserve"> </w:t>
      </w:r>
      <w:r>
        <w:rPr>
          <w:sz w:val="24"/>
        </w:rPr>
        <w:t>P.,</w:t>
      </w:r>
      <w:r>
        <w:rPr>
          <w:spacing w:val="26"/>
          <w:sz w:val="24"/>
        </w:rPr>
        <w:t xml:space="preserve"> </w:t>
      </w:r>
      <w:r>
        <w:rPr>
          <w:sz w:val="24"/>
        </w:rPr>
        <w:t>Liira,</w:t>
      </w:r>
      <w:r>
        <w:rPr>
          <w:spacing w:val="24"/>
          <w:sz w:val="24"/>
        </w:rPr>
        <w:t xml:space="preserve"> </w:t>
      </w:r>
      <w:r>
        <w:rPr>
          <w:sz w:val="24"/>
        </w:rPr>
        <w:t>J.,</w:t>
      </w:r>
      <w:r>
        <w:rPr>
          <w:spacing w:val="25"/>
          <w:sz w:val="24"/>
        </w:rPr>
        <w:t xml:space="preserve"> </w:t>
      </w:r>
      <w:r>
        <w:rPr>
          <w:sz w:val="24"/>
        </w:rPr>
        <w:t>Tscharntke,</w:t>
      </w:r>
      <w:r>
        <w:rPr>
          <w:spacing w:val="26"/>
          <w:sz w:val="24"/>
        </w:rPr>
        <w:t xml:space="preserve"> </w:t>
      </w:r>
      <w:r>
        <w:rPr>
          <w:sz w:val="24"/>
        </w:rPr>
        <w:t>T.,</w:t>
      </w:r>
      <w:r>
        <w:rPr>
          <w:spacing w:val="23"/>
          <w:sz w:val="24"/>
        </w:rPr>
        <w:t xml:space="preserve"> </w:t>
      </w:r>
      <w:r>
        <w:rPr>
          <w:sz w:val="24"/>
        </w:rPr>
        <w:t>Winqvist,</w:t>
      </w:r>
      <w:r>
        <w:rPr>
          <w:spacing w:val="24"/>
          <w:sz w:val="24"/>
        </w:rPr>
        <w:t xml:space="preserve"> </w:t>
      </w:r>
      <w:r>
        <w:rPr>
          <w:sz w:val="24"/>
        </w:rPr>
        <w:t>C.,</w:t>
      </w:r>
      <w:r>
        <w:rPr>
          <w:spacing w:val="25"/>
          <w:sz w:val="24"/>
        </w:rPr>
        <w:t xml:space="preserve"> </w:t>
      </w:r>
      <w:r>
        <w:rPr>
          <w:sz w:val="24"/>
        </w:rPr>
        <w:t>2010.</w:t>
      </w:r>
      <w:r>
        <w:rPr>
          <w:spacing w:val="24"/>
          <w:sz w:val="24"/>
        </w:rPr>
        <w:t xml:space="preserve"> </w:t>
      </w:r>
      <w:r>
        <w:rPr>
          <w:sz w:val="24"/>
        </w:rPr>
        <w:t>Persistent</w:t>
      </w:r>
      <w:r>
        <w:rPr>
          <w:spacing w:val="24"/>
          <w:sz w:val="24"/>
        </w:rPr>
        <w:t xml:space="preserve"> </w:t>
      </w:r>
      <w:r>
        <w:rPr>
          <w:sz w:val="24"/>
        </w:rPr>
        <w:t>negative</w:t>
      </w:r>
      <w:r>
        <w:rPr>
          <w:spacing w:val="25"/>
          <w:sz w:val="24"/>
        </w:rPr>
        <w:t xml:space="preserve"> </w:t>
      </w:r>
      <w:r>
        <w:rPr>
          <w:sz w:val="24"/>
        </w:rPr>
        <w:t>effects</w:t>
      </w:r>
      <w:r>
        <w:rPr>
          <w:spacing w:val="25"/>
          <w:sz w:val="24"/>
        </w:rPr>
        <w:t xml:space="preserve"> </w:t>
      </w:r>
      <w:r>
        <w:rPr>
          <w:spacing w:val="-5"/>
          <w:sz w:val="24"/>
        </w:rPr>
        <w:t>of</w:t>
      </w:r>
    </w:p>
    <w:p>
      <w:pPr>
        <w:pStyle w:val="10"/>
        <w:numPr>
          <w:ilvl w:val="0"/>
          <w:numId w:val="35"/>
        </w:numPr>
        <w:tabs>
          <w:tab w:val="left" w:pos="2006"/>
        </w:tabs>
        <w:spacing w:before="0" w:after="0" w:line="240" w:lineRule="auto"/>
        <w:ind w:left="2006" w:right="0" w:hanging="1286"/>
        <w:jc w:val="left"/>
        <w:rPr>
          <w:sz w:val="24"/>
        </w:rPr>
      </w:pPr>
      <w:r>
        <w:rPr>
          <w:sz w:val="24"/>
        </w:rPr>
        <w:t>pesticides</w:t>
      </w:r>
      <w:r>
        <w:rPr>
          <w:spacing w:val="-3"/>
          <w:sz w:val="24"/>
        </w:rPr>
        <w:t xml:space="preserve"> </w:t>
      </w:r>
      <w:r>
        <w:rPr>
          <w:sz w:val="24"/>
        </w:rPr>
        <w:t>on biodiversity</w:t>
      </w:r>
      <w:r>
        <w:rPr>
          <w:spacing w:val="-4"/>
          <w:sz w:val="24"/>
        </w:rPr>
        <w:t xml:space="preserve"> </w:t>
      </w:r>
      <w:r>
        <w:rPr>
          <w:sz w:val="24"/>
        </w:rPr>
        <w:t>and biological</w:t>
      </w:r>
      <w:r>
        <w:rPr>
          <w:spacing w:val="1"/>
          <w:sz w:val="24"/>
        </w:rPr>
        <w:t xml:space="preserve"> </w:t>
      </w:r>
      <w:r>
        <w:rPr>
          <w:sz w:val="24"/>
        </w:rPr>
        <w:t>control potential</w:t>
      </w:r>
      <w:r>
        <w:rPr>
          <w:spacing w:val="-1"/>
          <w:sz w:val="24"/>
        </w:rPr>
        <w:t xml:space="preserve"> </w:t>
      </w:r>
      <w:r>
        <w:rPr>
          <w:sz w:val="24"/>
        </w:rPr>
        <w:t>on European</w:t>
      </w:r>
      <w:r>
        <w:rPr>
          <w:spacing w:val="-1"/>
          <w:sz w:val="24"/>
        </w:rPr>
        <w:t xml:space="preserve"> </w:t>
      </w:r>
      <w:r>
        <w:rPr>
          <w:sz w:val="24"/>
        </w:rPr>
        <w:t>farmland. Basic</w:t>
      </w:r>
      <w:r>
        <w:rPr>
          <w:spacing w:val="1"/>
          <w:sz w:val="24"/>
        </w:rPr>
        <w:t xml:space="preserve"> </w:t>
      </w:r>
      <w:r>
        <w:rPr>
          <w:spacing w:val="-5"/>
          <w:sz w:val="24"/>
        </w:rPr>
        <w:t>and</w:t>
      </w:r>
    </w:p>
    <w:p>
      <w:pPr>
        <w:pStyle w:val="10"/>
        <w:numPr>
          <w:ilvl w:val="0"/>
          <w:numId w:val="35"/>
        </w:numPr>
        <w:tabs>
          <w:tab w:val="left" w:pos="2006"/>
        </w:tabs>
        <w:spacing w:before="0" w:after="0" w:line="240" w:lineRule="auto"/>
        <w:ind w:left="2006" w:right="0" w:hanging="1286"/>
        <w:jc w:val="left"/>
        <w:rPr>
          <w:sz w:val="24"/>
        </w:rPr>
      </w:pPr>
      <w:r>
        <w:rPr>
          <w:sz w:val="24"/>
        </w:rPr>
        <w:t>Applied</w:t>
      </w:r>
      <w:r>
        <w:rPr>
          <w:spacing w:val="1"/>
          <w:sz w:val="24"/>
        </w:rPr>
        <w:t xml:space="preserve"> </w:t>
      </w:r>
      <w:r>
        <w:rPr>
          <w:sz w:val="24"/>
        </w:rPr>
        <w:t>Ecology</w:t>
      </w:r>
      <w:r>
        <w:rPr>
          <w:spacing w:val="-4"/>
          <w:sz w:val="24"/>
        </w:rPr>
        <w:t xml:space="preserve"> </w:t>
      </w:r>
      <w:r>
        <w:rPr>
          <w:sz w:val="24"/>
        </w:rPr>
        <w:t>11,</w:t>
      </w:r>
      <w:r>
        <w:rPr>
          <w:spacing w:val="2"/>
          <w:sz w:val="24"/>
        </w:rPr>
        <w:t xml:space="preserve"> </w:t>
      </w:r>
      <w:r>
        <w:rPr>
          <w:sz w:val="24"/>
        </w:rPr>
        <w:t>97-</w:t>
      </w:r>
      <w:r>
        <w:rPr>
          <w:spacing w:val="-4"/>
          <w:sz w:val="24"/>
        </w:rPr>
        <w:t>105.</w:t>
      </w:r>
    </w:p>
    <w:p>
      <w:pPr>
        <w:pStyle w:val="10"/>
        <w:numPr>
          <w:ilvl w:val="0"/>
          <w:numId w:val="35"/>
        </w:numPr>
        <w:tabs>
          <w:tab w:val="left" w:pos="1440"/>
        </w:tabs>
        <w:spacing w:before="0" w:after="0" w:line="240" w:lineRule="auto"/>
        <w:ind w:left="1440" w:right="0" w:hanging="720"/>
        <w:jc w:val="left"/>
        <w:rPr>
          <w:sz w:val="24"/>
        </w:rPr>
      </w:pPr>
      <w:r>
        <w:rPr>
          <w:sz w:val="24"/>
        </w:rPr>
        <w:t>Gomiero,</w:t>
      </w:r>
      <w:r>
        <w:rPr>
          <w:spacing w:val="73"/>
          <w:sz w:val="24"/>
        </w:rPr>
        <w:t xml:space="preserve"> </w:t>
      </w:r>
      <w:r>
        <w:rPr>
          <w:sz w:val="24"/>
        </w:rPr>
        <w:t>T.,</w:t>
      </w:r>
      <w:r>
        <w:rPr>
          <w:spacing w:val="75"/>
          <w:sz w:val="24"/>
        </w:rPr>
        <w:t xml:space="preserve"> </w:t>
      </w:r>
      <w:r>
        <w:rPr>
          <w:sz w:val="24"/>
        </w:rPr>
        <w:t>Pimentel,</w:t>
      </w:r>
      <w:r>
        <w:rPr>
          <w:spacing w:val="76"/>
          <w:sz w:val="24"/>
        </w:rPr>
        <w:t xml:space="preserve"> </w:t>
      </w:r>
      <w:r>
        <w:rPr>
          <w:sz w:val="24"/>
        </w:rPr>
        <w:t>D.,</w:t>
      </w:r>
      <w:r>
        <w:rPr>
          <w:spacing w:val="75"/>
          <w:sz w:val="24"/>
        </w:rPr>
        <w:t xml:space="preserve"> </w:t>
      </w:r>
      <w:r>
        <w:rPr>
          <w:sz w:val="24"/>
        </w:rPr>
        <w:t>Paoletti,</w:t>
      </w:r>
      <w:r>
        <w:rPr>
          <w:spacing w:val="75"/>
          <w:sz w:val="24"/>
        </w:rPr>
        <w:t xml:space="preserve"> </w:t>
      </w:r>
      <w:r>
        <w:rPr>
          <w:sz w:val="24"/>
        </w:rPr>
        <w:t>M.G.,</w:t>
      </w:r>
      <w:r>
        <w:rPr>
          <w:spacing w:val="76"/>
          <w:sz w:val="24"/>
        </w:rPr>
        <w:t xml:space="preserve"> </w:t>
      </w:r>
      <w:r>
        <w:rPr>
          <w:sz w:val="24"/>
        </w:rPr>
        <w:t>2011.</w:t>
      </w:r>
      <w:r>
        <w:rPr>
          <w:spacing w:val="77"/>
          <w:sz w:val="24"/>
        </w:rPr>
        <w:t xml:space="preserve"> </w:t>
      </w:r>
      <w:r>
        <w:rPr>
          <w:sz w:val="24"/>
        </w:rPr>
        <w:t>Is</w:t>
      </w:r>
      <w:r>
        <w:rPr>
          <w:spacing w:val="75"/>
          <w:sz w:val="24"/>
        </w:rPr>
        <w:t xml:space="preserve"> </w:t>
      </w:r>
      <w:r>
        <w:rPr>
          <w:sz w:val="24"/>
        </w:rPr>
        <w:t>there</w:t>
      </w:r>
      <w:r>
        <w:rPr>
          <w:spacing w:val="77"/>
          <w:sz w:val="24"/>
        </w:rPr>
        <w:t xml:space="preserve"> </w:t>
      </w:r>
      <w:r>
        <w:rPr>
          <w:sz w:val="24"/>
        </w:rPr>
        <w:t>a</w:t>
      </w:r>
      <w:r>
        <w:rPr>
          <w:spacing w:val="74"/>
          <w:sz w:val="24"/>
        </w:rPr>
        <w:t xml:space="preserve"> </w:t>
      </w:r>
      <w:r>
        <w:rPr>
          <w:sz w:val="24"/>
        </w:rPr>
        <w:t>need</w:t>
      </w:r>
      <w:r>
        <w:rPr>
          <w:spacing w:val="77"/>
          <w:sz w:val="24"/>
        </w:rPr>
        <w:t xml:space="preserve"> </w:t>
      </w:r>
      <w:r>
        <w:rPr>
          <w:sz w:val="24"/>
        </w:rPr>
        <w:t>for</w:t>
      </w:r>
      <w:r>
        <w:rPr>
          <w:spacing w:val="75"/>
          <w:sz w:val="24"/>
        </w:rPr>
        <w:t xml:space="preserve"> </w:t>
      </w:r>
      <w:r>
        <w:rPr>
          <w:sz w:val="24"/>
        </w:rPr>
        <w:t>a</w:t>
      </w:r>
      <w:r>
        <w:rPr>
          <w:spacing w:val="74"/>
          <w:sz w:val="24"/>
        </w:rPr>
        <w:t xml:space="preserve"> </w:t>
      </w:r>
      <w:r>
        <w:rPr>
          <w:sz w:val="24"/>
        </w:rPr>
        <w:t>more</w:t>
      </w:r>
      <w:r>
        <w:rPr>
          <w:spacing w:val="75"/>
          <w:sz w:val="24"/>
        </w:rPr>
        <w:t xml:space="preserve"> </w:t>
      </w:r>
      <w:r>
        <w:rPr>
          <w:spacing w:val="-2"/>
          <w:sz w:val="24"/>
        </w:rPr>
        <w:t>sustainable</w:t>
      </w:r>
    </w:p>
    <w:p>
      <w:pPr>
        <w:pStyle w:val="10"/>
        <w:numPr>
          <w:ilvl w:val="0"/>
          <w:numId w:val="35"/>
        </w:numPr>
        <w:tabs>
          <w:tab w:val="left" w:pos="2006"/>
        </w:tabs>
        <w:spacing w:before="0" w:after="0" w:line="240" w:lineRule="auto"/>
        <w:ind w:left="2006" w:right="0" w:hanging="1286"/>
        <w:jc w:val="left"/>
        <w:rPr>
          <w:sz w:val="24"/>
        </w:rPr>
      </w:pPr>
      <w:r>
        <w:rPr>
          <w:sz w:val="24"/>
        </w:rPr>
        <w:t>agriculture?</w:t>
      </w:r>
      <w:r>
        <w:rPr>
          <w:spacing w:val="1"/>
          <w:sz w:val="24"/>
        </w:rPr>
        <w:t xml:space="preserve"> </w:t>
      </w:r>
      <w:r>
        <w:rPr>
          <w:sz w:val="24"/>
        </w:rPr>
        <w:t>Critical</w:t>
      </w:r>
      <w:r>
        <w:rPr>
          <w:spacing w:val="-1"/>
          <w:sz w:val="24"/>
        </w:rPr>
        <w:t xml:space="preserve"> </w:t>
      </w:r>
      <w:r>
        <w:rPr>
          <w:sz w:val="24"/>
        </w:rPr>
        <w:t>reviews</w:t>
      </w:r>
      <w:r>
        <w:rPr>
          <w:spacing w:val="-2"/>
          <w:sz w:val="24"/>
        </w:rPr>
        <w:t xml:space="preserve"> </w:t>
      </w:r>
      <w:r>
        <w:rPr>
          <w:sz w:val="24"/>
        </w:rPr>
        <w:t>in</w:t>
      </w:r>
      <w:r>
        <w:rPr>
          <w:spacing w:val="-1"/>
          <w:sz w:val="24"/>
        </w:rPr>
        <w:t xml:space="preserve"> </w:t>
      </w:r>
      <w:r>
        <w:rPr>
          <w:sz w:val="24"/>
        </w:rPr>
        <w:t>plant</w:t>
      </w:r>
      <w:r>
        <w:rPr>
          <w:spacing w:val="-2"/>
          <w:sz w:val="24"/>
        </w:rPr>
        <w:t xml:space="preserve"> </w:t>
      </w:r>
      <w:r>
        <w:rPr>
          <w:sz w:val="24"/>
        </w:rPr>
        <w:t>sciences</w:t>
      </w:r>
      <w:r>
        <w:rPr>
          <w:spacing w:val="-1"/>
          <w:sz w:val="24"/>
        </w:rPr>
        <w:t xml:space="preserve"> </w:t>
      </w:r>
      <w:r>
        <w:rPr>
          <w:sz w:val="24"/>
        </w:rPr>
        <w:t>30,</w:t>
      </w:r>
      <w:r>
        <w:rPr>
          <w:spacing w:val="-1"/>
          <w:sz w:val="24"/>
        </w:rPr>
        <w:t xml:space="preserve"> </w:t>
      </w:r>
      <w:r>
        <w:rPr>
          <w:sz w:val="24"/>
        </w:rPr>
        <w:t>6-</w:t>
      </w:r>
      <w:r>
        <w:rPr>
          <w:spacing w:val="-5"/>
          <w:sz w:val="24"/>
        </w:rPr>
        <w:t>23.</w:t>
      </w:r>
    </w:p>
    <w:p>
      <w:pPr>
        <w:pStyle w:val="10"/>
        <w:numPr>
          <w:ilvl w:val="0"/>
          <w:numId w:val="35"/>
        </w:numPr>
        <w:tabs>
          <w:tab w:val="left" w:pos="1440"/>
        </w:tabs>
        <w:spacing w:before="0" w:after="0" w:line="240" w:lineRule="auto"/>
        <w:ind w:left="1440" w:right="0" w:hanging="720"/>
        <w:jc w:val="left"/>
        <w:rPr>
          <w:sz w:val="24"/>
        </w:rPr>
      </w:pPr>
      <w:r>
        <w:rPr>
          <w:sz w:val="24"/>
        </w:rPr>
        <w:t>Hsu,</w:t>
      </w:r>
      <w:r>
        <w:rPr>
          <w:spacing w:val="46"/>
          <w:sz w:val="24"/>
        </w:rPr>
        <w:t xml:space="preserve"> </w:t>
      </w:r>
      <w:r>
        <w:rPr>
          <w:sz w:val="24"/>
        </w:rPr>
        <w:t>G.-C.,</w:t>
      </w:r>
      <w:r>
        <w:rPr>
          <w:spacing w:val="49"/>
          <w:sz w:val="24"/>
        </w:rPr>
        <w:t xml:space="preserve"> </w:t>
      </w:r>
      <w:r>
        <w:rPr>
          <w:sz w:val="24"/>
        </w:rPr>
        <w:t>Ou,</w:t>
      </w:r>
      <w:r>
        <w:rPr>
          <w:spacing w:val="47"/>
          <w:sz w:val="24"/>
        </w:rPr>
        <w:t xml:space="preserve"> </w:t>
      </w:r>
      <w:r>
        <w:rPr>
          <w:sz w:val="24"/>
        </w:rPr>
        <w:t>J.-A.,</w:t>
      </w:r>
      <w:r>
        <w:rPr>
          <w:spacing w:val="48"/>
          <w:sz w:val="24"/>
        </w:rPr>
        <w:t xml:space="preserve"> </w:t>
      </w:r>
      <w:r>
        <w:rPr>
          <w:sz w:val="24"/>
        </w:rPr>
        <w:t>Ho,</w:t>
      </w:r>
      <w:r>
        <w:rPr>
          <w:spacing w:val="48"/>
          <w:sz w:val="24"/>
        </w:rPr>
        <w:t xml:space="preserve"> </w:t>
      </w:r>
      <w:r>
        <w:rPr>
          <w:sz w:val="24"/>
        </w:rPr>
        <w:t>C.-K.,</w:t>
      </w:r>
      <w:r>
        <w:rPr>
          <w:spacing w:val="49"/>
          <w:sz w:val="24"/>
        </w:rPr>
        <w:t xml:space="preserve"> </w:t>
      </w:r>
      <w:r>
        <w:rPr>
          <w:sz w:val="24"/>
        </w:rPr>
        <w:t>2021.</w:t>
      </w:r>
      <w:r>
        <w:rPr>
          <w:spacing w:val="49"/>
          <w:sz w:val="24"/>
        </w:rPr>
        <w:t xml:space="preserve"> </w:t>
      </w:r>
      <w:r>
        <w:rPr>
          <w:sz w:val="24"/>
        </w:rPr>
        <w:t>Pest</w:t>
      </w:r>
      <w:r>
        <w:rPr>
          <w:spacing w:val="49"/>
          <w:sz w:val="24"/>
        </w:rPr>
        <w:t xml:space="preserve"> </w:t>
      </w:r>
      <w:r>
        <w:rPr>
          <w:sz w:val="24"/>
        </w:rPr>
        <w:t>consumption</w:t>
      </w:r>
      <w:r>
        <w:rPr>
          <w:spacing w:val="49"/>
          <w:sz w:val="24"/>
        </w:rPr>
        <w:t xml:space="preserve"> </w:t>
      </w:r>
      <w:r>
        <w:rPr>
          <w:sz w:val="24"/>
        </w:rPr>
        <w:t>by</w:t>
      </w:r>
      <w:r>
        <w:rPr>
          <w:spacing w:val="45"/>
          <w:sz w:val="24"/>
        </w:rPr>
        <w:t xml:space="preserve"> </w:t>
      </w:r>
      <w:r>
        <w:rPr>
          <w:sz w:val="24"/>
        </w:rPr>
        <w:t>generalist</w:t>
      </w:r>
      <w:r>
        <w:rPr>
          <w:spacing w:val="49"/>
          <w:sz w:val="24"/>
        </w:rPr>
        <w:t xml:space="preserve"> </w:t>
      </w:r>
      <w:r>
        <w:rPr>
          <w:sz w:val="24"/>
        </w:rPr>
        <w:t>arthropod</w:t>
      </w:r>
      <w:r>
        <w:rPr>
          <w:spacing w:val="50"/>
          <w:sz w:val="24"/>
        </w:rPr>
        <w:t xml:space="preserve"> </w:t>
      </w:r>
      <w:r>
        <w:rPr>
          <w:spacing w:val="-2"/>
          <w:sz w:val="24"/>
        </w:rPr>
        <w:t>predators</w:t>
      </w:r>
    </w:p>
    <w:p>
      <w:pPr>
        <w:pStyle w:val="10"/>
        <w:numPr>
          <w:ilvl w:val="0"/>
          <w:numId w:val="35"/>
        </w:numPr>
        <w:tabs>
          <w:tab w:val="left" w:pos="2006"/>
        </w:tabs>
        <w:spacing w:before="0" w:after="0" w:line="240" w:lineRule="auto"/>
        <w:ind w:left="2006" w:right="0" w:hanging="1286"/>
        <w:jc w:val="left"/>
        <w:rPr>
          <w:sz w:val="24"/>
        </w:rPr>
      </w:pPr>
      <w:r>
        <w:rPr>
          <w:sz w:val="24"/>
        </w:rPr>
        <w:t>increases</w:t>
      </w:r>
      <w:r>
        <w:rPr>
          <w:spacing w:val="-4"/>
          <w:sz w:val="24"/>
        </w:rPr>
        <w:t xml:space="preserve"> </w:t>
      </w:r>
      <w:r>
        <w:rPr>
          <w:sz w:val="24"/>
        </w:rPr>
        <w:t>with</w:t>
      </w:r>
      <w:r>
        <w:rPr>
          <w:spacing w:val="-1"/>
          <w:sz w:val="24"/>
        </w:rPr>
        <w:t xml:space="preserve"> </w:t>
      </w:r>
      <w:r>
        <w:rPr>
          <w:sz w:val="24"/>
        </w:rPr>
        <w:t>crop</w:t>
      </w:r>
      <w:r>
        <w:rPr>
          <w:spacing w:val="-1"/>
          <w:sz w:val="24"/>
        </w:rPr>
        <w:t xml:space="preserve"> </w:t>
      </w:r>
      <w:r>
        <w:rPr>
          <w:sz w:val="24"/>
        </w:rPr>
        <w:t>stage in</w:t>
      </w:r>
      <w:r>
        <w:rPr>
          <w:spacing w:val="-2"/>
          <w:sz w:val="24"/>
        </w:rPr>
        <w:t xml:space="preserve"> </w:t>
      </w:r>
      <w:r>
        <w:rPr>
          <w:sz w:val="24"/>
        </w:rPr>
        <w:t>both</w:t>
      </w:r>
      <w:r>
        <w:rPr>
          <w:spacing w:val="1"/>
          <w:sz w:val="24"/>
        </w:rPr>
        <w:t xml:space="preserve"> </w:t>
      </w:r>
      <w:r>
        <w:rPr>
          <w:sz w:val="24"/>
        </w:rPr>
        <w:t>organic and</w:t>
      </w:r>
      <w:r>
        <w:rPr>
          <w:spacing w:val="-2"/>
          <w:sz w:val="24"/>
        </w:rPr>
        <w:t xml:space="preserve"> </w:t>
      </w:r>
      <w:r>
        <w:rPr>
          <w:sz w:val="24"/>
        </w:rPr>
        <w:t>conventional</w:t>
      </w:r>
      <w:r>
        <w:rPr>
          <w:spacing w:val="-1"/>
          <w:sz w:val="24"/>
        </w:rPr>
        <w:t xml:space="preserve"> </w:t>
      </w:r>
      <w:r>
        <w:rPr>
          <w:sz w:val="24"/>
        </w:rPr>
        <w:t>farms.</w:t>
      </w:r>
      <w:r>
        <w:rPr>
          <w:spacing w:val="-1"/>
          <w:sz w:val="24"/>
        </w:rPr>
        <w:t xml:space="preserve"> </w:t>
      </w:r>
      <w:r>
        <w:rPr>
          <w:sz w:val="24"/>
        </w:rPr>
        <w:t>Ecosphere</w:t>
      </w:r>
      <w:r>
        <w:rPr>
          <w:spacing w:val="-2"/>
          <w:sz w:val="24"/>
        </w:rPr>
        <w:t xml:space="preserve"> </w:t>
      </w:r>
      <w:r>
        <w:rPr>
          <w:sz w:val="24"/>
        </w:rPr>
        <w:t>12,</w:t>
      </w:r>
      <w:r>
        <w:rPr>
          <w:spacing w:val="-1"/>
          <w:sz w:val="24"/>
        </w:rPr>
        <w:t xml:space="preserve"> </w:t>
      </w:r>
      <w:r>
        <w:rPr>
          <w:spacing w:val="-2"/>
          <w:sz w:val="24"/>
        </w:rPr>
        <w:t>e03625.</w:t>
      </w:r>
    </w:p>
    <w:p>
      <w:pPr>
        <w:pStyle w:val="10"/>
        <w:numPr>
          <w:ilvl w:val="0"/>
          <w:numId w:val="35"/>
        </w:numPr>
        <w:tabs>
          <w:tab w:val="left" w:pos="1440"/>
        </w:tabs>
        <w:spacing w:before="0" w:after="0" w:line="240" w:lineRule="auto"/>
        <w:ind w:left="1440" w:right="0" w:hanging="720"/>
        <w:jc w:val="left"/>
        <w:rPr>
          <w:sz w:val="24"/>
        </w:rPr>
      </w:pPr>
      <w:r>
        <w:rPr>
          <w:sz w:val="24"/>
        </w:rPr>
        <w:t>Huang,</w:t>
      </w:r>
      <w:r>
        <w:rPr>
          <w:spacing w:val="-3"/>
          <w:sz w:val="24"/>
        </w:rPr>
        <w:t xml:space="preserve"> </w:t>
      </w:r>
      <w:r>
        <w:rPr>
          <w:sz w:val="24"/>
        </w:rPr>
        <w:t>H.T.,</w:t>
      </w:r>
      <w:r>
        <w:rPr>
          <w:spacing w:val="-1"/>
          <w:sz w:val="24"/>
        </w:rPr>
        <w:t xml:space="preserve"> </w:t>
      </w:r>
      <w:r>
        <w:rPr>
          <w:sz w:val="24"/>
        </w:rPr>
        <w:t>Yang,</w:t>
      </w:r>
      <w:r>
        <w:rPr>
          <w:spacing w:val="-1"/>
          <w:sz w:val="24"/>
        </w:rPr>
        <w:t xml:space="preserve"> </w:t>
      </w:r>
      <w:r>
        <w:rPr>
          <w:sz w:val="24"/>
        </w:rPr>
        <w:t>P.,</w:t>
      </w:r>
      <w:r>
        <w:rPr>
          <w:spacing w:val="-1"/>
          <w:sz w:val="24"/>
        </w:rPr>
        <w:t xml:space="preserve"> </w:t>
      </w:r>
      <w:r>
        <w:rPr>
          <w:sz w:val="24"/>
        </w:rPr>
        <w:t>1987.</w:t>
      </w:r>
      <w:r>
        <w:rPr>
          <w:spacing w:val="-1"/>
          <w:sz w:val="24"/>
        </w:rPr>
        <w:t xml:space="preserve"> </w:t>
      </w:r>
      <w:r>
        <w:rPr>
          <w:sz w:val="24"/>
        </w:rPr>
        <w:t>The</w:t>
      </w:r>
      <w:r>
        <w:rPr>
          <w:spacing w:val="-2"/>
          <w:sz w:val="24"/>
        </w:rPr>
        <w:t xml:space="preserve"> </w:t>
      </w:r>
      <w:r>
        <w:rPr>
          <w:sz w:val="24"/>
        </w:rPr>
        <w:t>ancient</w:t>
      </w:r>
      <w:r>
        <w:rPr>
          <w:spacing w:val="1"/>
          <w:sz w:val="24"/>
        </w:rPr>
        <w:t xml:space="preserve"> </w:t>
      </w:r>
      <w:r>
        <w:rPr>
          <w:sz w:val="24"/>
        </w:rPr>
        <w:t>cultured</w:t>
      </w:r>
      <w:r>
        <w:rPr>
          <w:spacing w:val="1"/>
          <w:sz w:val="24"/>
        </w:rPr>
        <w:t xml:space="preserve"> </w:t>
      </w:r>
      <w:r>
        <w:rPr>
          <w:sz w:val="24"/>
        </w:rPr>
        <w:t>citrus</w:t>
      </w:r>
      <w:r>
        <w:rPr>
          <w:spacing w:val="-1"/>
          <w:sz w:val="24"/>
        </w:rPr>
        <w:t xml:space="preserve"> </w:t>
      </w:r>
      <w:r>
        <w:rPr>
          <w:sz w:val="24"/>
        </w:rPr>
        <w:t>ant.</w:t>
      </w:r>
      <w:r>
        <w:rPr>
          <w:spacing w:val="-1"/>
          <w:sz w:val="24"/>
        </w:rPr>
        <w:t xml:space="preserve"> </w:t>
      </w:r>
      <w:r>
        <w:rPr>
          <w:sz w:val="24"/>
        </w:rPr>
        <w:t>Bioscience</w:t>
      </w:r>
      <w:r>
        <w:rPr>
          <w:spacing w:val="-2"/>
          <w:sz w:val="24"/>
        </w:rPr>
        <w:t xml:space="preserve"> </w:t>
      </w:r>
      <w:r>
        <w:rPr>
          <w:sz w:val="24"/>
        </w:rPr>
        <w:t>37, 665-</w:t>
      </w:r>
      <w:r>
        <w:rPr>
          <w:spacing w:val="-4"/>
          <w:sz w:val="24"/>
        </w:rPr>
        <w:t>671.</w:t>
      </w:r>
    </w:p>
    <w:p>
      <w:pPr>
        <w:pStyle w:val="10"/>
        <w:numPr>
          <w:ilvl w:val="0"/>
          <w:numId w:val="35"/>
        </w:numPr>
        <w:tabs>
          <w:tab w:val="left" w:pos="1440"/>
        </w:tabs>
        <w:spacing w:before="0" w:after="0" w:line="240" w:lineRule="auto"/>
        <w:ind w:left="1440" w:right="0" w:hanging="720"/>
        <w:jc w:val="left"/>
        <w:rPr>
          <w:sz w:val="24"/>
        </w:rPr>
      </w:pPr>
      <w:r>
        <w:rPr>
          <w:sz w:val="24"/>
        </w:rPr>
        <w:t>Ingrao,</w:t>
      </w:r>
      <w:r>
        <w:rPr>
          <w:spacing w:val="20"/>
          <w:sz w:val="24"/>
        </w:rPr>
        <w:t xml:space="preserve"> </w:t>
      </w:r>
      <w:r>
        <w:rPr>
          <w:sz w:val="24"/>
        </w:rPr>
        <w:t>A.J.,</w:t>
      </w:r>
      <w:r>
        <w:rPr>
          <w:spacing w:val="20"/>
          <w:sz w:val="24"/>
        </w:rPr>
        <w:t xml:space="preserve"> </w:t>
      </w:r>
      <w:r>
        <w:rPr>
          <w:sz w:val="24"/>
        </w:rPr>
        <w:t>Schmidt,</w:t>
      </w:r>
      <w:r>
        <w:rPr>
          <w:spacing w:val="20"/>
          <w:sz w:val="24"/>
        </w:rPr>
        <w:t xml:space="preserve"> </w:t>
      </w:r>
      <w:r>
        <w:rPr>
          <w:sz w:val="24"/>
        </w:rPr>
        <w:t>J.,</w:t>
      </w:r>
      <w:r>
        <w:rPr>
          <w:spacing w:val="17"/>
          <w:sz w:val="24"/>
        </w:rPr>
        <w:t xml:space="preserve"> </w:t>
      </w:r>
      <w:r>
        <w:rPr>
          <w:sz w:val="24"/>
        </w:rPr>
        <w:t>Jubenville,</w:t>
      </w:r>
      <w:r>
        <w:rPr>
          <w:spacing w:val="17"/>
          <w:sz w:val="24"/>
        </w:rPr>
        <w:t xml:space="preserve"> </w:t>
      </w:r>
      <w:r>
        <w:rPr>
          <w:sz w:val="24"/>
        </w:rPr>
        <w:t>J.,</w:t>
      </w:r>
      <w:r>
        <w:rPr>
          <w:spacing w:val="20"/>
          <w:sz w:val="24"/>
        </w:rPr>
        <w:t xml:space="preserve"> </w:t>
      </w:r>
      <w:r>
        <w:rPr>
          <w:sz w:val="24"/>
        </w:rPr>
        <w:t>Grode,</w:t>
      </w:r>
      <w:r>
        <w:rPr>
          <w:spacing w:val="20"/>
          <w:sz w:val="24"/>
        </w:rPr>
        <w:t xml:space="preserve"> </w:t>
      </w:r>
      <w:r>
        <w:rPr>
          <w:sz w:val="24"/>
        </w:rPr>
        <w:t>A.,</w:t>
      </w:r>
      <w:r>
        <w:rPr>
          <w:spacing w:val="20"/>
          <w:sz w:val="24"/>
        </w:rPr>
        <w:t xml:space="preserve"> </w:t>
      </w:r>
      <w:r>
        <w:rPr>
          <w:sz w:val="24"/>
        </w:rPr>
        <w:t>Komondy,</w:t>
      </w:r>
      <w:r>
        <w:rPr>
          <w:spacing w:val="24"/>
          <w:sz w:val="24"/>
        </w:rPr>
        <w:t xml:space="preserve"> </w:t>
      </w:r>
      <w:r>
        <w:rPr>
          <w:sz w:val="24"/>
        </w:rPr>
        <w:t>L.,</w:t>
      </w:r>
      <w:r>
        <w:rPr>
          <w:spacing w:val="20"/>
          <w:sz w:val="24"/>
        </w:rPr>
        <w:t xml:space="preserve"> </w:t>
      </w:r>
      <w:r>
        <w:rPr>
          <w:sz w:val="24"/>
        </w:rPr>
        <w:t>VanderZee,</w:t>
      </w:r>
      <w:r>
        <w:rPr>
          <w:spacing w:val="20"/>
          <w:sz w:val="24"/>
        </w:rPr>
        <w:t xml:space="preserve"> </w:t>
      </w:r>
      <w:r>
        <w:rPr>
          <w:sz w:val="24"/>
        </w:rPr>
        <w:t>D.,</w:t>
      </w:r>
      <w:r>
        <w:rPr>
          <w:spacing w:val="22"/>
          <w:sz w:val="24"/>
        </w:rPr>
        <w:t xml:space="preserve"> </w:t>
      </w:r>
      <w:r>
        <w:rPr>
          <w:sz w:val="24"/>
        </w:rPr>
        <w:t>Szendrei,</w:t>
      </w:r>
      <w:r>
        <w:rPr>
          <w:spacing w:val="24"/>
          <w:sz w:val="24"/>
        </w:rPr>
        <w:t xml:space="preserve"> </w:t>
      </w:r>
      <w:r>
        <w:rPr>
          <w:spacing w:val="-5"/>
          <w:sz w:val="24"/>
        </w:rPr>
        <w:t>Z.,</w:t>
      </w:r>
    </w:p>
    <w:p>
      <w:pPr>
        <w:pStyle w:val="10"/>
        <w:numPr>
          <w:ilvl w:val="0"/>
          <w:numId w:val="35"/>
        </w:numPr>
        <w:tabs>
          <w:tab w:val="left" w:pos="2006"/>
        </w:tabs>
        <w:spacing w:before="0" w:after="0" w:line="240" w:lineRule="auto"/>
        <w:ind w:left="2006" w:right="0" w:hanging="1286"/>
        <w:jc w:val="left"/>
        <w:rPr>
          <w:sz w:val="24"/>
        </w:rPr>
      </w:pPr>
      <w:r>
        <w:rPr>
          <w:sz w:val="24"/>
        </w:rPr>
        <w:t>2017.</w:t>
      </w:r>
      <w:r>
        <w:rPr>
          <w:spacing w:val="22"/>
          <w:sz w:val="24"/>
        </w:rPr>
        <w:t xml:space="preserve"> </w:t>
      </w:r>
      <w:r>
        <w:rPr>
          <w:sz w:val="24"/>
        </w:rPr>
        <w:t>Biocontrol</w:t>
      </w:r>
      <w:r>
        <w:rPr>
          <w:spacing w:val="25"/>
          <w:sz w:val="24"/>
        </w:rPr>
        <w:t xml:space="preserve"> </w:t>
      </w:r>
      <w:r>
        <w:rPr>
          <w:sz w:val="24"/>
        </w:rPr>
        <w:t>on</w:t>
      </w:r>
      <w:r>
        <w:rPr>
          <w:spacing w:val="25"/>
          <w:sz w:val="24"/>
        </w:rPr>
        <w:t xml:space="preserve"> </w:t>
      </w:r>
      <w:r>
        <w:rPr>
          <w:sz w:val="24"/>
        </w:rPr>
        <w:t>the</w:t>
      </w:r>
      <w:r>
        <w:rPr>
          <w:spacing w:val="24"/>
          <w:sz w:val="24"/>
        </w:rPr>
        <w:t xml:space="preserve"> </w:t>
      </w:r>
      <w:r>
        <w:rPr>
          <w:sz w:val="24"/>
        </w:rPr>
        <w:t>edge:</w:t>
      </w:r>
      <w:r>
        <w:rPr>
          <w:spacing w:val="24"/>
          <w:sz w:val="24"/>
        </w:rPr>
        <w:t xml:space="preserve"> </w:t>
      </w:r>
      <w:r>
        <w:rPr>
          <w:sz w:val="24"/>
        </w:rPr>
        <w:t>Field</w:t>
      </w:r>
      <w:r>
        <w:rPr>
          <w:spacing w:val="25"/>
          <w:sz w:val="24"/>
        </w:rPr>
        <w:t xml:space="preserve"> </w:t>
      </w:r>
      <w:r>
        <w:rPr>
          <w:sz w:val="24"/>
        </w:rPr>
        <w:t>margin</w:t>
      </w:r>
      <w:r>
        <w:rPr>
          <w:spacing w:val="24"/>
          <w:sz w:val="24"/>
        </w:rPr>
        <w:t xml:space="preserve"> </w:t>
      </w:r>
      <w:r>
        <w:rPr>
          <w:sz w:val="24"/>
        </w:rPr>
        <w:t>habitats</w:t>
      </w:r>
      <w:r>
        <w:rPr>
          <w:spacing w:val="24"/>
          <w:sz w:val="24"/>
        </w:rPr>
        <w:t xml:space="preserve"> </w:t>
      </w:r>
      <w:r>
        <w:rPr>
          <w:sz w:val="24"/>
        </w:rPr>
        <w:t>in</w:t>
      </w:r>
      <w:r>
        <w:rPr>
          <w:spacing w:val="25"/>
          <w:sz w:val="24"/>
        </w:rPr>
        <w:t xml:space="preserve"> </w:t>
      </w:r>
      <w:r>
        <w:rPr>
          <w:sz w:val="24"/>
        </w:rPr>
        <w:t>asparagus</w:t>
      </w:r>
      <w:r>
        <w:rPr>
          <w:spacing w:val="24"/>
          <w:sz w:val="24"/>
        </w:rPr>
        <w:t xml:space="preserve"> </w:t>
      </w:r>
      <w:r>
        <w:rPr>
          <w:sz w:val="24"/>
        </w:rPr>
        <w:t>fields</w:t>
      </w:r>
      <w:r>
        <w:rPr>
          <w:spacing w:val="25"/>
          <w:sz w:val="24"/>
        </w:rPr>
        <w:t xml:space="preserve"> </w:t>
      </w:r>
      <w:r>
        <w:rPr>
          <w:sz w:val="24"/>
        </w:rPr>
        <w:t>influence</w:t>
      </w:r>
      <w:r>
        <w:rPr>
          <w:spacing w:val="24"/>
          <w:sz w:val="24"/>
        </w:rPr>
        <w:t xml:space="preserve"> </w:t>
      </w:r>
      <w:r>
        <w:rPr>
          <w:spacing w:val="-2"/>
          <w:sz w:val="24"/>
        </w:rPr>
        <w:t>natural</w:t>
      </w:r>
    </w:p>
    <w:p>
      <w:pPr>
        <w:pStyle w:val="10"/>
        <w:numPr>
          <w:ilvl w:val="0"/>
          <w:numId w:val="35"/>
        </w:numPr>
        <w:tabs>
          <w:tab w:val="left" w:pos="2006"/>
        </w:tabs>
        <w:spacing w:before="0" w:after="0" w:line="240" w:lineRule="auto"/>
        <w:ind w:left="2006" w:right="0" w:hanging="1286"/>
        <w:jc w:val="left"/>
        <w:rPr>
          <w:sz w:val="24"/>
        </w:rPr>
      </w:pPr>
      <w:r>
        <w:rPr>
          <w:sz w:val="24"/>
        </w:rPr>
        <w:t>enemy-pest</w:t>
      </w:r>
      <w:r>
        <w:rPr>
          <w:spacing w:val="-2"/>
          <w:sz w:val="24"/>
        </w:rPr>
        <w:t xml:space="preserve"> </w:t>
      </w:r>
      <w:r>
        <w:rPr>
          <w:sz w:val="24"/>
        </w:rPr>
        <w:t>interactions.</w:t>
      </w:r>
      <w:r>
        <w:rPr>
          <w:spacing w:val="1"/>
          <w:sz w:val="24"/>
        </w:rPr>
        <w:t xml:space="preserve"> </w:t>
      </w:r>
      <w:r>
        <w:rPr>
          <w:sz w:val="24"/>
        </w:rPr>
        <w:t>Agriculture,</w:t>
      </w:r>
      <w:r>
        <w:rPr>
          <w:spacing w:val="-1"/>
          <w:sz w:val="24"/>
        </w:rPr>
        <w:t xml:space="preserve"> </w:t>
      </w:r>
      <w:r>
        <w:rPr>
          <w:sz w:val="24"/>
        </w:rPr>
        <w:t>Ecosystems &amp;</w:t>
      </w:r>
      <w:r>
        <w:rPr>
          <w:spacing w:val="-3"/>
          <w:sz w:val="24"/>
        </w:rPr>
        <w:t xml:space="preserve"> </w:t>
      </w:r>
      <w:r>
        <w:rPr>
          <w:sz w:val="24"/>
        </w:rPr>
        <w:t>Environment</w:t>
      </w:r>
      <w:r>
        <w:rPr>
          <w:spacing w:val="-1"/>
          <w:sz w:val="24"/>
        </w:rPr>
        <w:t xml:space="preserve"> </w:t>
      </w:r>
      <w:r>
        <w:rPr>
          <w:sz w:val="24"/>
        </w:rPr>
        <w:t>243,</w:t>
      </w:r>
      <w:r>
        <w:rPr>
          <w:spacing w:val="-1"/>
          <w:sz w:val="24"/>
        </w:rPr>
        <w:t xml:space="preserve"> </w:t>
      </w:r>
      <w:r>
        <w:rPr>
          <w:sz w:val="24"/>
        </w:rPr>
        <w:t>47-</w:t>
      </w:r>
      <w:r>
        <w:rPr>
          <w:spacing w:val="-5"/>
          <w:sz w:val="24"/>
        </w:rPr>
        <w:t>54.</w:t>
      </w:r>
    </w:p>
    <w:p>
      <w:pPr>
        <w:pStyle w:val="10"/>
        <w:numPr>
          <w:ilvl w:val="0"/>
          <w:numId w:val="35"/>
        </w:numPr>
        <w:tabs>
          <w:tab w:val="left" w:pos="1440"/>
        </w:tabs>
        <w:spacing w:before="0" w:after="0" w:line="240" w:lineRule="auto"/>
        <w:ind w:left="1440" w:right="0" w:hanging="720"/>
        <w:jc w:val="left"/>
        <w:rPr>
          <w:sz w:val="24"/>
        </w:rPr>
      </w:pPr>
      <w:r>
        <w:rPr>
          <w:sz w:val="24"/>
        </w:rPr>
        <w:t>Janssen,</w:t>
      </w:r>
      <w:r>
        <w:rPr>
          <w:spacing w:val="8"/>
          <w:sz w:val="24"/>
        </w:rPr>
        <w:t xml:space="preserve"> </w:t>
      </w:r>
      <w:r>
        <w:rPr>
          <w:sz w:val="24"/>
        </w:rPr>
        <w:t>A.,</w:t>
      </w:r>
      <w:r>
        <w:rPr>
          <w:spacing w:val="10"/>
          <w:sz w:val="24"/>
        </w:rPr>
        <w:t xml:space="preserve"> </w:t>
      </w:r>
      <w:r>
        <w:rPr>
          <w:sz w:val="24"/>
        </w:rPr>
        <w:t>Sabelis,</w:t>
      </w:r>
      <w:r>
        <w:rPr>
          <w:spacing w:val="11"/>
          <w:sz w:val="24"/>
        </w:rPr>
        <w:t xml:space="preserve"> </w:t>
      </w:r>
      <w:r>
        <w:rPr>
          <w:sz w:val="24"/>
        </w:rPr>
        <w:t>M.W.,</w:t>
      </w:r>
      <w:r>
        <w:rPr>
          <w:spacing w:val="10"/>
          <w:sz w:val="24"/>
        </w:rPr>
        <w:t xml:space="preserve"> </w:t>
      </w:r>
      <w:r>
        <w:rPr>
          <w:sz w:val="24"/>
        </w:rPr>
        <w:t>Magalhães,</w:t>
      </w:r>
      <w:r>
        <w:rPr>
          <w:spacing w:val="11"/>
          <w:sz w:val="24"/>
        </w:rPr>
        <w:t xml:space="preserve"> </w:t>
      </w:r>
      <w:r>
        <w:rPr>
          <w:sz w:val="24"/>
        </w:rPr>
        <w:t>S.,</w:t>
      </w:r>
      <w:r>
        <w:rPr>
          <w:spacing w:val="10"/>
          <w:sz w:val="24"/>
        </w:rPr>
        <w:t xml:space="preserve"> </w:t>
      </w:r>
      <w:r>
        <w:rPr>
          <w:sz w:val="24"/>
        </w:rPr>
        <w:t>Montserrat,</w:t>
      </w:r>
      <w:r>
        <w:rPr>
          <w:spacing w:val="12"/>
          <w:sz w:val="24"/>
        </w:rPr>
        <w:t xml:space="preserve"> </w:t>
      </w:r>
      <w:r>
        <w:rPr>
          <w:sz w:val="24"/>
        </w:rPr>
        <w:t>M.,</w:t>
      </w:r>
      <w:r>
        <w:rPr>
          <w:spacing w:val="13"/>
          <w:sz w:val="24"/>
        </w:rPr>
        <w:t xml:space="preserve"> </w:t>
      </w:r>
      <w:r>
        <w:rPr>
          <w:sz w:val="24"/>
        </w:rPr>
        <w:t>Van</w:t>
      </w:r>
      <w:r>
        <w:rPr>
          <w:spacing w:val="10"/>
          <w:sz w:val="24"/>
        </w:rPr>
        <w:t xml:space="preserve"> </w:t>
      </w:r>
      <w:r>
        <w:rPr>
          <w:sz w:val="24"/>
        </w:rPr>
        <w:t>der</w:t>
      </w:r>
      <w:r>
        <w:rPr>
          <w:spacing w:val="10"/>
          <w:sz w:val="24"/>
        </w:rPr>
        <w:t xml:space="preserve"> </w:t>
      </w:r>
      <w:r>
        <w:rPr>
          <w:sz w:val="24"/>
        </w:rPr>
        <w:t>Hammen,</w:t>
      </w:r>
      <w:r>
        <w:rPr>
          <w:spacing w:val="10"/>
          <w:sz w:val="24"/>
        </w:rPr>
        <w:t xml:space="preserve"> </w:t>
      </w:r>
      <w:r>
        <w:rPr>
          <w:sz w:val="24"/>
        </w:rPr>
        <w:t>T.,</w:t>
      </w:r>
      <w:r>
        <w:rPr>
          <w:spacing w:val="10"/>
          <w:sz w:val="24"/>
        </w:rPr>
        <w:t xml:space="preserve"> </w:t>
      </w:r>
      <w:r>
        <w:rPr>
          <w:sz w:val="24"/>
        </w:rPr>
        <w:t>2007.</w:t>
      </w:r>
      <w:r>
        <w:rPr>
          <w:spacing w:val="11"/>
          <w:sz w:val="24"/>
        </w:rPr>
        <w:t xml:space="preserve"> </w:t>
      </w:r>
      <w:r>
        <w:rPr>
          <w:spacing w:val="-2"/>
          <w:sz w:val="24"/>
        </w:rPr>
        <w:t>Habitat</w:t>
      </w:r>
    </w:p>
    <w:p>
      <w:pPr>
        <w:pStyle w:val="10"/>
        <w:numPr>
          <w:ilvl w:val="0"/>
          <w:numId w:val="35"/>
        </w:numPr>
        <w:tabs>
          <w:tab w:val="left" w:pos="2006"/>
        </w:tabs>
        <w:spacing w:before="0" w:after="0" w:line="240" w:lineRule="auto"/>
        <w:ind w:left="2006" w:right="0" w:hanging="1286"/>
        <w:jc w:val="left"/>
        <w:rPr>
          <w:sz w:val="24"/>
        </w:rPr>
      </w:pPr>
      <w:r>
        <w:rPr>
          <w:sz w:val="24"/>
        </w:rPr>
        <w:t>structure</w:t>
      </w:r>
      <w:r>
        <w:rPr>
          <w:spacing w:val="-3"/>
          <w:sz w:val="24"/>
        </w:rPr>
        <w:t xml:space="preserve"> </w:t>
      </w:r>
      <w:r>
        <w:rPr>
          <w:sz w:val="24"/>
        </w:rPr>
        <w:t>affects intraguild</w:t>
      </w:r>
      <w:r>
        <w:rPr>
          <w:spacing w:val="-1"/>
          <w:sz w:val="24"/>
        </w:rPr>
        <w:t xml:space="preserve"> </w:t>
      </w:r>
      <w:r>
        <w:rPr>
          <w:sz w:val="24"/>
        </w:rPr>
        <w:t>predation. Ecology</w:t>
      </w:r>
      <w:r>
        <w:rPr>
          <w:spacing w:val="-6"/>
          <w:sz w:val="24"/>
        </w:rPr>
        <w:t xml:space="preserve"> </w:t>
      </w:r>
      <w:r>
        <w:rPr>
          <w:sz w:val="24"/>
        </w:rPr>
        <w:t>88,</w:t>
      </w:r>
      <w:r>
        <w:rPr>
          <w:spacing w:val="2"/>
          <w:sz w:val="24"/>
        </w:rPr>
        <w:t xml:space="preserve"> </w:t>
      </w:r>
      <w:r>
        <w:rPr>
          <w:sz w:val="24"/>
        </w:rPr>
        <w:t>2713-</w:t>
      </w:r>
      <w:r>
        <w:rPr>
          <w:spacing w:val="-2"/>
          <w:sz w:val="24"/>
        </w:rPr>
        <w:t>2719.</w:t>
      </w:r>
    </w:p>
    <w:p>
      <w:pPr>
        <w:pStyle w:val="10"/>
        <w:numPr>
          <w:ilvl w:val="0"/>
          <w:numId w:val="35"/>
        </w:numPr>
        <w:tabs>
          <w:tab w:val="left" w:pos="1440"/>
        </w:tabs>
        <w:spacing w:before="0" w:after="0" w:line="240" w:lineRule="auto"/>
        <w:ind w:left="1440" w:right="0" w:hanging="720"/>
        <w:jc w:val="left"/>
        <w:rPr>
          <w:sz w:val="24"/>
        </w:rPr>
      </w:pPr>
      <w:r>
        <w:rPr>
          <w:sz w:val="24"/>
        </w:rPr>
        <w:t>Karp,</w:t>
      </w:r>
      <w:r>
        <w:rPr>
          <w:spacing w:val="-3"/>
          <w:sz w:val="24"/>
        </w:rPr>
        <w:t xml:space="preserve"> </w:t>
      </w:r>
      <w:r>
        <w:rPr>
          <w:sz w:val="24"/>
        </w:rPr>
        <w:t>D.S.,</w:t>
      </w:r>
      <w:r>
        <w:rPr>
          <w:spacing w:val="-1"/>
          <w:sz w:val="24"/>
        </w:rPr>
        <w:t xml:space="preserve"> </w:t>
      </w:r>
      <w:r>
        <w:rPr>
          <w:sz w:val="24"/>
        </w:rPr>
        <w:t>Chaplin-Kramer,</w:t>
      </w:r>
      <w:r>
        <w:rPr>
          <w:spacing w:val="-1"/>
          <w:sz w:val="24"/>
        </w:rPr>
        <w:t xml:space="preserve"> </w:t>
      </w:r>
      <w:r>
        <w:rPr>
          <w:sz w:val="24"/>
        </w:rPr>
        <w:t>R.,</w:t>
      </w:r>
      <w:r>
        <w:rPr>
          <w:spacing w:val="-1"/>
          <w:sz w:val="24"/>
        </w:rPr>
        <w:t xml:space="preserve"> </w:t>
      </w:r>
      <w:r>
        <w:rPr>
          <w:sz w:val="24"/>
        </w:rPr>
        <w:t>Meehan,</w:t>
      </w:r>
      <w:r>
        <w:rPr>
          <w:spacing w:val="1"/>
          <w:sz w:val="24"/>
        </w:rPr>
        <w:t xml:space="preserve"> </w:t>
      </w:r>
      <w:r>
        <w:rPr>
          <w:sz w:val="24"/>
        </w:rPr>
        <w:t>T.D.,</w:t>
      </w:r>
      <w:r>
        <w:rPr>
          <w:spacing w:val="3"/>
          <w:sz w:val="24"/>
        </w:rPr>
        <w:t xml:space="preserve"> </w:t>
      </w:r>
      <w:r>
        <w:rPr>
          <w:sz w:val="24"/>
        </w:rPr>
        <w:t>Martin,</w:t>
      </w:r>
      <w:r>
        <w:rPr>
          <w:spacing w:val="-2"/>
          <w:sz w:val="24"/>
        </w:rPr>
        <w:t xml:space="preserve"> </w:t>
      </w:r>
      <w:r>
        <w:rPr>
          <w:sz w:val="24"/>
        </w:rPr>
        <w:t>E.A., DeClerck,</w:t>
      </w:r>
      <w:r>
        <w:rPr>
          <w:spacing w:val="1"/>
          <w:sz w:val="24"/>
        </w:rPr>
        <w:t xml:space="preserve"> </w:t>
      </w:r>
      <w:r>
        <w:rPr>
          <w:sz w:val="24"/>
        </w:rPr>
        <w:t>F.,</w:t>
      </w:r>
      <w:r>
        <w:rPr>
          <w:spacing w:val="-1"/>
          <w:sz w:val="24"/>
        </w:rPr>
        <w:t xml:space="preserve"> </w:t>
      </w:r>
      <w:r>
        <w:rPr>
          <w:sz w:val="24"/>
        </w:rPr>
        <w:t>Grab,</w:t>
      </w:r>
      <w:r>
        <w:rPr>
          <w:spacing w:val="1"/>
          <w:sz w:val="24"/>
        </w:rPr>
        <w:t xml:space="preserve"> </w:t>
      </w:r>
      <w:r>
        <w:rPr>
          <w:sz w:val="24"/>
        </w:rPr>
        <w:t>H.,</w:t>
      </w:r>
      <w:r>
        <w:rPr>
          <w:spacing w:val="-1"/>
          <w:sz w:val="24"/>
        </w:rPr>
        <w:t xml:space="preserve"> </w:t>
      </w:r>
      <w:r>
        <w:rPr>
          <w:sz w:val="24"/>
        </w:rPr>
        <w:t>Gratton,</w:t>
      </w:r>
      <w:r>
        <w:rPr>
          <w:spacing w:val="-1"/>
          <w:sz w:val="24"/>
        </w:rPr>
        <w:t xml:space="preserve"> </w:t>
      </w:r>
      <w:r>
        <w:rPr>
          <w:spacing w:val="-5"/>
          <w:sz w:val="24"/>
        </w:rPr>
        <w:t>C.,</w:t>
      </w:r>
    </w:p>
    <w:p>
      <w:pPr>
        <w:pStyle w:val="10"/>
        <w:numPr>
          <w:ilvl w:val="0"/>
          <w:numId w:val="35"/>
        </w:numPr>
        <w:tabs>
          <w:tab w:val="left" w:pos="2006"/>
        </w:tabs>
        <w:spacing w:before="0" w:after="0" w:line="240" w:lineRule="auto"/>
        <w:ind w:left="2006" w:right="0" w:hanging="1286"/>
        <w:jc w:val="left"/>
        <w:rPr>
          <w:sz w:val="24"/>
        </w:rPr>
      </w:pPr>
      <w:r>
        <w:rPr>
          <w:sz w:val="24"/>
        </w:rPr>
        <w:t>Hunt,</w:t>
      </w:r>
      <w:r>
        <w:rPr>
          <w:spacing w:val="62"/>
          <w:sz w:val="24"/>
        </w:rPr>
        <w:t xml:space="preserve"> </w:t>
      </w:r>
      <w:r>
        <w:rPr>
          <w:sz w:val="24"/>
        </w:rPr>
        <w:t>L.,</w:t>
      </w:r>
      <w:r>
        <w:rPr>
          <w:spacing w:val="64"/>
          <w:sz w:val="24"/>
        </w:rPr>
        <w:t xml:space="preserve"> </w:t>
      </w:r>
      <w:r>
        <w:rPr>
          <w:sz w:val="24"/>
        </w:rPr>
        <w:t>Larsen,</w:t>
      </w:r>
      <w:r>
        <w:rPr>
          <w:spacing w:val="65"/>
          <w:sz w:val="24"/>
        </w:rPr>
        <w:t xml:space="preserve"> </w:t>
      </w:r>
      <w:r>
        <w:rPr>
          <w:sz w:val="24"/>
        </w:rPr>
        <w:t>A.E.,</w:t>
      </w:r>
      <w:r>
        <w:rPr>
          <w:spacing w:val="64"/>
          <w:sz w:val="24"/>
        </w:rPr>
        <w:t xml:space="preserve"> </w:t>
      </w:r>
      <w:r>
        <w:rPr>
          <w:sz w:val="24"/>
        </w:rPr>
        <w:t>Martínez-Salinas,</w:t>
      </w:r>
      <w:r>
        <w:rPr>
          <w:spacing w:val="62"/>
          <w:sz w:val="24"/>
        </w:rPr>
        <w:t xml:space="preserve"> </w:t>
      </w:r>
      <w:r>
        <w:rPr>
          <w:sz w:val="24"/>
        </w:rPr>
        <w:t>A.,</w:t>
      </w:r>
      <w:r>
        <w:rPr>
          <w:spacing w:val="65"/>
          <w:sz w:val="24"/>
        </w:rPr>
        <w:t xml:space="preserve"> </w:t>
      </w:r>
      <w:r>
        <w:rPr>
          <w:sz w:val="24"/>
        </w:rPr>
        <w:t>2018.</w:t>
      </w:r>
      <w:r>
        <w:rPr>
          <w:spacing w:val="62"/>
          <w:sz w:val="24"/>
        </w:rPr>
        <w:t xml:space="preserve"> </w:t>
      </w:r>
      <w:r>
        <w:rPr>
          <w:sz w:val="24"/>
        </w:rPr>
        <w:t>Crop</w:t>
      </w:r>
      <w:r>
        <w:rPr>
          <w:spacing w:val="61"/>
          <w:sz w:val="24"/>
        </w:rPr>
        <w:t xml:space="preserve"> </w:t>
      </w:r>
      <w:r>
        <w:rPr>
          <w:sz w:val="24"/>
        </w:rPr>
        <w:t>pests</w:t>
      </w:r>
      <w:r>
        <w:rPr>
          <w:spacing w:val="64"/>
          <w:sz w:val="24"/>
        </w:rPr>
        <w:t xml:space="preserve"> </w:t>
      </w:r>
      <w:r>
        <w:rPr>
          <w:sz w:val="24"/>
        </w:rPr>
        <w:t>and</w:t>
      </w:r>
      <w:r>
        <w:rPr>
          <w:spacing w:val="64"/>
          <w:sz w:val="24"/>
        </w:rPr>
        <w:t xml:space="preserve"> </w:t>
      </w:r>
      <w:r>
        <w:rPr>
          <w:sz w:val="24"/>
        </w:rPr>
        <w:t>predators</w:t>
      </w:r>
      <w:r>
        <w:rPr>
          <w:spacing w:val="65"/>
          <w:sz w:val="24"/>
        </w:rPr>
        <w:t xml:space="preserve"> </w:t>
      </w:r>
      <w:r>
        <w:rPr>
          <w:spacing w:val="-2"/>
          <w:sz w:val="24"/>
        </w:rPr>
        <w:t>exhibit</w:t>
      </w:r>
    </w:p>
    <w:p>
      <w:pPr>
        <w:pStyle w:val="10"/>
        <w:numPr>
          <w:ilvl w:val="0"/>
          <w:numId w:val="35"/>
        </w:numPr>
        <w:tabs>
          <w:tab w:val="left" w:pos="2006"/>
        </w:tabs>
        <w:spacing w:before="0" w:after="0" w:line="240" w:lineRule="auto"/>
        <w:ind w:left="2006" w:right="0" w:hanging="1286"/>
        <w:jc w:val="left"/>
        <w:rPr>
          <w:sz w:val="24"/>
        </w:rPr>
      </w:pPr>
      <w:r>
        <w:rPr>
          <w:sz w:val="24"/>
        </w:rPr>
        <w:t>inconsistent</w:t>
      </w:r>
      <w:r>
        <w:rPr>
          <w:spacing w:val="15"/>
          <w:sz w:val="24"/>
        </w:rPr>
        <w:t xml:space="preserve"> </w:t>
      </w:r>
      <w:r>
        <w:rPr>
          <w:sz w:val="24"/>
        </w:rPr>
        <w:t>responses</w:t>
      </w:r>
      <w:r>
        <w:rPr>
          <w:spacing w:val="15"/>
          <w:sz w:val="24"/>
        </w:rPr>
        <w:t xml:space="preserve"> </w:t>
      </w:r>
      <w:r>
        <w:rPr>
          <w:sz w:val="24"/>
        </w:rPr>
        <w:t>to</w:t>
      </w:r>
      <w:r>
        <w:rPr>
          <w:spacing w:val="13"/>
          <w:sz w:val="24"/>
        </w:rPr>
        <w:t xml:space="preserve"> </w:t>
      </w:r>
      <w:r>
        <w:rPr>
          <w:sz w:val="24"/>
        </w:rPr>
        <w:t>surrounding</w:t>
      </w:r>
      <w:r>
        <w:rPr>
          <w:spacing w:val="14"/>
          <w:sz w:val="24"/>
        </w:rPr>
        <w:t xml:space="preserve"> </w:t>
      </w:r>
      <w:r>
        <w:rPr>
          <w:sz w:val="24"/>
        </w:rPr>
        <w:t>landscape</w:t>
      </w:r>
      <w:r>
        <w:rPr>
          <w:spacing w:val="14"/>
          <w:sz w:val="24"/>
        </w:rPr>
        <w:t xml:space="preserve"> </w:t>
      </w:r>
      <w:r>
        <w:rPr>
          <w:sz w:val="24"/>
        </w:rPr>
        <w:t>composition.</w:t>
      </w:r>
      <w:r>
        <w:rPr>
          <w:spacing w:val="13"/>
          <w:sz w:val="24"/>
        </w:rPr>
        <w:t xml:space="preserve"> </w:t>
      </w:r>
      <w:r>
        <w:rPr>
          <w:sz w:val="24"/>
        </w:rPr>
        <w:t>Proceedings</w:t>
      </w:r>
      <w:r>
        <w:rPr>
          <w:spacing w:val="15"/>
          <w:sz w:val="24"/>
        </w:rPr>
        <w:t xml:space="preserve"> </w:t>
      </w:r>
      <w:r>
        <w:rPr>
          <w:sz w:val="24"/>
        </w:rPr>
        <w:t>of</w:t>
      </w:r>
      <w:r>
        <w:rPr>
          <w:spacing w:val="14"/>
          <w:sz w:val="24"/>
        </w:rPr>
        <w:t xml:space="preserve"> </w:t>
      </w:r>
      <w:r>
        <w:rPr>
          <w:sz w:val="24"/>
        </w:rPr>
        <w:t>the</w:t>
      </w:r>
      <w:r>
        <w:rPr>
          <w:spacing w:val="15"/>
          <w:sz w:val="24"/>
        </w:rPr>
        <w:t xml:space="preserve"> </w:t>
      </w:r>
      <w:r>
        <w:rPr>
          <w:spacing w:val="-2"/>
          <w:sz w:val="24"/>
        </w:rPr>
        <w:t>National</w:t>
      </w:r>
    </w:p>
    <w:p>
      <w:pPr>
        <w:pStyle w:val="10"/>
        <w:numPr>
          <w:ilvl w:val="0"/>
          <w:numId w:val="35"/>
        </w:numPr>
        <w:tabs>
          <w:tab w:val="left" w:pos="2006"/>
        </w:tabs>
        <w:spacing w:before="0" w:after="0" w:line="240" w:lineRule="auto"/>
        <w:ind w:left="2006" w:right="0" w:hanging="1286"/>
        <w:jc w:val="left"/>
        <w:rPr>
          <w:sz w:val="24"/>
        </w:rPr>
      </w:pPr>
      <w:r>
        <w:rPr>
          <w:sz w:val="24"/>
        </w:rPr>
        <w:t>Academy</w:t>
      </w:r>
      <w:r>
        <w:rPr>
          <w:spacing w:val="-5"/>
          <w:sz w:val="24"/>
        </w:rPr>
        <w:t xml:space="preserve"> </w:t>
      </w:r>
      <w:r>
        <w:rPr>
          <w:sz w:val="24"/>
        </w:rPr>
        <w:t>of Sciences 115,</w:t>
      </w:r>
      <w:r>
        <w:rPr>
          <w:spacing w:val="1"/>
          <w:sz w:val="24"/>
        </w:rPr>
        <w:t xml:space="preserve"> </w:t>
      </w:r>
      <w:r>
        <w:rPr>
          <w:sz w:val="24"/>
        </w:rPr>
        <w:t>E7863-</w:t>
      </w:r>
      <w:r>
        <w:rPr>
          <w:spacing w:val="-2"/>
          <w:sz w:val="24"/>
        </w:rPr>
        <w:t>E7870.</w:t>
      </w:r>
    </w:p>
    <w:p>
      <w:pPr>
        <w:pStyle w:val="10"/>
        <w:numPr>
          <w:ilvl w:val="0"/>
          <w:numId w:val="35"/>
        </w:numPr>
        <w:tabs>
          <w:tab w:val="left" w:pos="1440"/>
        </w:tabs>
        <w:spacing w:before="1" w:after="0" w:line="240" w:lineRule="auto"/>
        <w:ind w:left="1440" w:right="0" w:hanging="720"/>
        <w:jc w:val="left"/>
        <w:rPr>
          <w:sz w:val="24"/>
        </w:rPr>
      </w:pPr>
      <w:r>
        <w:rPr>
          <w:sz w:val="24"/>
        </w:rPr>
        <w:t>Kehoe,</w:t>
      </w:r>
      <w:r>
        <w:rPr>
          <w:spacing w:val="56"/>
          <w:w w:val="150"/>
          <w:sz w:val="24"/>
        </w:rPr>
        <w:t xml:space="preserve"> </w:t>
      </w:r>
      <w:r>
        <w:rPr>
          <w:sz w:val="24"/>
        </w:rPr>
        <w:t>L.,</w:t>
      </w:r>
      <w:r>
        <w:rPr>
          <w:spacing w:val="56"/>
          <w:w w:val="150"/>
          <w:sz w:val="24"/>
        </w:rPr>
        <w:t xml:space="preserve"> </w:t>
      </w:r>
      <w:r>
        <w:rPr>
          <w:sz w:val="24"/>
        </w:rPr>
        <w:t>Romero-Muñoz,</w:t>
      </w:r>
      <w:r>
        <w:rPr>
          <w:spacing w:val="57"/>
          <w:w w:val="150"/>
          <w:sz w:val="24"/>
        </w:rPr>
        <w:t xml:space="preserve"> </w:t>
      </w:r>
      <w:r>
        <w:rPr>
          <w:sz w:val="24"/>
        </w:rPr>
        <w:t>A.,</w:t>
      </w:r>
      <w:r>
        <w:rPr>
          <w:spacing w:val="56"/>
          <w:w w:val="150"/>
          <w:sz w:val="24"/>
        </w:rPr>
        <w:t xml:space="preserve"> </w:t>
      </w:r>
      <w:r>
        <w:rPr>
          <w:sz w:val="24"/>
        </w:rPr>
        <w:t>Polaina,</w:t>
      </w:r>
      <w:r>
        <w:rPr>
          <w:spacing w:val="57"/>
          <w:w w:val="150"/>
          <w:sz w:val="24"/>
        </w:rPr>
        <w:t xml:space="preserve"> </w:t>
      </w:r>
      <w:r>
        <w:rPr>
          <w:sz w:val="24"/>
        </w:rPr>
        <w:t>E.,</w:t>
      </w:r>
      <w:r>
        <w:rPr>
          <w:spacing w:val="53"/>
          <w:w w:val="150"/>
          <w:sz w:val="24"/>
        </w:rPr>
        <w:t xml:space="preserve"> </w:t>
      </w:r>
      <w:r>
        <w:rPr>
          <w:sz w:val="24"/>
        </w:rPr>
        <w:t>Estes,</w:t>
      </w:r>
      <w:r>
        <w:rPr>
          <w:spacing w:val="58"/>
          <w:w w:val="150"/>
          <w:sz w:val="24"/>
        </w:rPr>
        <w:t xml:space="preserve"> </w:t>
      </w:r>
      <w:r>
        <w:rPr>
          <w:sz w:val="24"/>
        </w:rPr>
        <w:t>L.,</w:t>
      </w:r>
      <w:r>
        <w:rPr>
          <w:spacing w:val="57"/>
          <w:w w:val="150"/>
          <w:sz w:val="24"/>
        </w:rPr>
        <w:t xml:space="preserve"> </w:t>
      </w:r>
      <w:r>
        <w:rPr>
          <w:sz w:val="24"/>
        </w:rPr>
        <w:t>Kreft,</w:t>
      </w:r>
      <w:r>
        <w:rPr>
          <w:spacing w:val="56"/>
          <w:w w:val="150"/>
          <w:sz w:val="24"/>
        </w:rPr>
        <w:t xml:space="preserve"> </w:t>
      </w:r>
      <w:r>
        <w:rPr>
          <w:sz w:val="24"/>
        </w:rPr>
        <w:t>H.,</w:t>
      </w:r>
      <w:r>
        <w:rPr>
          <w:spacing w:val="59"/>
          <w:w w:val="150"/>
          <w:sz w:val="24"/>
        </w:rPr>
        <w:t xml:space="preserve"> </w:t>
      </w:r>
      <w:r>
        <w:rPr>
          <w:sz w:val="24"/>
        </w:rPr>
        <w:t>Kuemmerle,</w:t>
      </w:r>
      <w:r>
        <w:rPr>
          <w:spacing w:val="56"/>
          <w:w w:val="150"/>
          <w:sz w:val="24"/>
        </w:rPr>
        <w:t xml:space="preserve"> </w:t>
      </w:r>
      <w:r>
        <w:rPr>
          <w:sz w:val="24"/>
        </w:rPr>
        <w:t>T.,</w:t>
      </w:r>
      <w:r>
        <w:rPr>
          <w:spacing w:val="57"/>
          <w:w w:val="150"/>
          <w:sz w:val="24"/>
        </w:rPr>
        <w:t xml:space="preserve"> </w:t>
      </w:r>
      <w:r>
        <w:rPr>
          <w:spacing w:val="-2"/>
          <w:sz w:val="24"/>
        </w:rPr>
        <w:t>2017.</w:t>
      </w:r>
    </w:p>
    <w:p>
      <w:pPr>
        <w:pStyle w:val="10"/>
        <w:numPr>
          <w:ilvl w:val="0"/>
          <w:numId w:val="35"/>
        </w:numPr>
        <w:tabs>
          <w:tab w:val="left" w:pos="2006"/>
        </w:tabs>
        <w:spacing w:before="0" w:after="0" w:line="240" w:lineRule="auto"/>
        <w:ind w:left="2006" w:right="0" w:hanging="1286"/>
        <w:jc w:val="left"/>
        <w:rPr>
          <w:sz w:val="24"/>
        </w:rPr>
      </w:pPr>
      <w:r>
        <w:rPr>
          <w:sz w:val="24"/>
        </w:rPr>
        <w:t>Biodiversity at</w:t>
      </w:r>
      <w:r>
        <w:rPr>
          <w:spacing w:val="7"/>
          <w:sz w:val="24"/>
        </w:rPr>
        <w:t xml:space="preserve"> </w:t>
      </w:r>
      <w:r>
        <w:rPr>
          <w:sz w:val="24"/>
        </w:rPr>
        <w:t>risk</w:t>
      </w:r>
      <w:r>
        <w:rPr>
          <w:spacing w:val="5"/>
          <w:sz w:val="24"/>
        </w:rPr>
        <w:t xml:space="preserve"> </w:t>
      </w:r>
      <w:r>
        <w:rPr>
          <w:sz w:val="24"/>
        </w:rPr>
        <w:t>under</w:t>
      </w:r>
      <w:r>
        <w:rPr>
          <w:spacing w:val="3"/>
          <w:sz w:val="24"/>
        </w:rPr>
        <w:t xml:space="preserve"> </w:t>
      </w:r>
      <w:r>
        <w:rPr>
          <w:sz w:val="24"/>
        </w:rPr>
        <w:t>future</w:t>
      </w:r>
      <w:r>
        <w:rPr>
          <w:spacing w:val="6"/>
          <w:sz w:val="24"/>
        </w:rPr>
        <w:t xml:space="preserve"> </w:t>
      </w:r>
      <w:r>
        <w:rPr>
          <w:sz w:val="24"/>
        </w:rPr>
        <w:t>cropland</w:t>
      </w:r>
      <w:r>
        <w:rPr>
          <w:spacing w:val="4"/>
          <w:sz w:val="24"/>
        </w:rPr>
        <w:t xml:space="preserve"> </w:t>
      </w:r>
      <w:r>
        <w:rPr>
          <w:sz w:val="24"/>
        </w:rPr>
        <w:t>expansion</w:t>
      </w:r>
      <w:r>
        <w:rPr>
          <w:spacing w:val="5"/>
          <w:sz w:val="24"/>
        </w:rPr>
        <w:t xml:space="preserve"> </w:t>
      </w:r>
      <w:r>
        <w:rPr>
          <w:sz w:val="24"/>
        </w:rPr>
        <w:t>and</w:t>
      </w:r>
      <w:r>
        <w:rPr>
          <w:spacing w:val="4"/>
          <w:sz w:val="24"/>
        </w:rPr>
        <w:t xml:space="preserve"> </w:t>
      </w:r>
      <w:r>
        <w:rPr>
          <w:sz w:val="24"/>
        </w:rPr>
        <w:t>intensification.</w:t>
      </w:r>
      <w:r>
        <w:rPr>
          <w:spacing w:val="5"/>
          <w:sz w:val="24"/>
        </w:rPr>
        <w:t xml:space="preserve"> </w:t>
      </w:r>
      <w:r>
        <w:rPr>
          <w:sz w:val="24"/>
        </w:rPr>
        <w:t>Nature</w:t>
      </w:r>
      <w:r>
        <w:rPr>
          <w:spacing w:val="3"/>
          <w:sz w:val="24"/>
        </w:rPr>
        <w:t xml:space="preserve"> </w:t>
      </w:r>
      <w:r>
        <w:rPr>
          <w:sz w:val="24"/>
        </w:rPr>
        <w:t>Ecology</w:t>
      </w:r>
      <w:r>
        <w:rPr>
          <w:spacing w:val="3"/>
          <w:sz w:val="24"/>
        </w:rPr>
        <w:t xml:space="preserve"> </w:t>
      </w:r>
      <w:r>
        <w:rPr>
          <w:spacing w:val="-10"/>
          <w:sz w:val="24"/>
        </w:rPr>
        <w:t>&amp;</w:t>
      </w:r>
    </w:p>
    <w:p>
      <w:pPr>
        <w:pStyle w:val="10"/>
        <w:numPr>
          <w:ilvl w:val="0"/>
          <w:numId w:val="35"/>
        </w:numPr>
        <w:tabs>
          <w:tab w:val="left" w:pos="2006"/>
        </w:tabs>
        <w:spacing w:before="0" w:after="0" w:line="240" w:lineRule="auto"/>
        <w:ind w:left="2006" w:right="0" w:hanging="1286"/>
        <w:jc w:val="left"/>
        <w:rPr>
          <w:sz w:val="24"/>
        </w:rPr>
      </w:pPr>
      <w:r>
        <w:rPr>
          <w:sz w:val="24"/>
        </w:rPr>
        <w:t>Evolution</w:t>
      </w:r>
      <w:r>
        <w:rPr>
          <w:spacing w:val="-1"/>
          <w:sz w:val="24"/>
        </w:rPr>
        <w:t xml:space="preserve"> </w:t>
      </w:r>
      <w:r>
        <w:rPr>
          <w:sz w:val="24"/>
        </w:rPr>
        <w:t>1, 1129-</w:t>
      </w:r>
      <w:r>
        <w:rPr>
          <w:spacing w:val="-2"/>
          <w:sz w:val="24"/>
        </w:rPr>
        <w:t>1135.</w:t>
      </w:r>
    </w:p>
    <w:p>
      <w:pPr>
        <w:pStyle w:val="10"/>
        <w:numPr>
          <w:ilvl w:val="0"/>
          <w:numId w:val="35"/>
        </w:numPr>
        <w:tabs>
          <w:tab w:val="left" w:pos="1440"/>
        </w:tabs>
        <w:spacing w:before="0" w:after="0" w:line="240" w:lineRule="auto"/>
        <w:ind w:left="1440" w:right="0" w:hanging="720"/>
        <w:jc w:val="left"/>
        <w:rPr>
          <w:sz w:val="24"/>
        </w:rPr>
      </w:pPr>
      <w:r>
        <w:rPr>
          <w:sz w:val="24"/>
        </w:rPr>
        <w:t>Klecka,</w:t>
      </w:r>
      <w:r>
        <w:rPr>
          <w:spacing w:val="47"/>
          <w:sz w:val="24"/>
        </w:rPr>
        <w:t xml:space="preserve"> </w:t>
      </w:r>
      <w:r>
        <w:rPr>
          <w:sz w:val="24"/>
        </w:rPr>
        <w:t>J.,</w:t>
      </w:r>
      <w:r>
        <w:rPr>
          <w:spacing w:val="48"/>
          <w:sz w:val="24"/>
        </w:rPr>
        <w:t xml:space="preserve"> </w:t>
      </w:r>
      <w:r>
        <w:rPr>
          <w:sz w:val="24"/>
        </w:rPr>
        <w:t>Boukal,</w:t>
      </w:r>
      <w:r>
        <w:rPr>
          <w:spacing w:val="48"/>
          <w:sz w:val="24"/>
        </w:rPr>
        <w:t xml:space="preserve"> </w:t>
      </w:r>
      <w:r>
        <w:rPr>
          <w:sz w:val="24"/>
        </w:rPr>
        <w:t>D.S.,</w:t>
      </w:r>
      <w:r>
        <w:rPr>
          <w:spacing w:val="48"/>
          <w:sz w:val="24"/>
        </w:rPr>
        <w:t xml:space="preserve"> </w:t>
      </w:r>
      <w:r>
        <w:rPr>
          <w:sz w:val="24"/>
        </w:rPr>
        <w:t>2013.</w:t>
      </w:r>
      <w:r>
        <w:rPr>
          <w:spacing w:val="47"/>
          <w:sz w:val="24"/>
        </w:rPr>
        <w:t xml:space="preserve"> </w:t>
      </w:r>
      <w:r>
        <w:rPr>
          <w:sz w:val="24"/>
        </w:rPr>
        <w:t>Foraging</w:t>
      </w:r>
      <w:r>
        <w:rPr>
          <w:spacing w:val="48"/>
          <w:sz w:val="24"/>
        </w:rPr>
        <w:t xml:space="preserve"> </w:t>
      </w:r>
      <w:r>
        <w:rPr>
          <w:sz w:val="24"/>
        </w:rPr>
        <w:t>and</w:t>
      </w:r>
      <w:r>
        <w:rPr>
          <w:spacing w:val="47"/>
          <w:sz w:val="24"/>
        </w:rPr>
        <w:t xml:space="preserve"> </w:t>
      </w:r>
      <w:r>
        <w:rPr>
          <w:sz w:val="24"/>
        </w:rPr>
        <w:t>vulnerability</w:t>
      </w:r>
      <w:r>
        <w:rPr>
          <w:spacing w:val="43"/>
          <w:sz w:val="24"/>
        </w:rPr>
        <w:t xml:space="preserve"> </w:t>
      </w:r>
      <w:r>
        <w:rPr>
          <w:sz w:val="24"/>
        </w:rPr>
        <w:t>traits</w:t>
      </w:r>
      <w:r>
        <w:rPr>
          <w:spacing w:val="48"/>
          <w:sz w:val="24"/>
        </w:rPr>
        <w:t xml:space="preserve"> </w:t>
      </w:r>
      <w:r>
        <w:rPr>
          <w:sz w:val="24"/>
        </w:rPr>
        <w:t>modify</w:t>
      </w:r>
      <w:r>
        <w:rPr>
          <w:spacing w:val="45"/>
          <w:sz w:val="24"/>
        </w:rPr>
        <w:t xml:space="preserve"> </w:t>
      </w:r>
      <w:r>
        <w:rPr>
          <w:sz w:val="24"/>
        </w:rPr>
        <w:t>predator–prey</w:t>
      </w:r>
      <w:r>
        <w:rPr>
          <w:spacing w:val="43"/>
          <w:sz w:val="24"/>
        </w:rPr>
        <w:t xml:space="preserve"> </w:t>
      </w:r>
      <w:r>
        <w:rPr>
          <w:spacing w:val="-4"/>
          <w:sz w:val="24"/>
        </w:rPr>
        <w:t>body</w:t>
      </w:r>
    </w:p>
    <w:p>
      <w:pPr>
        <w:pStyle w:val="10"/>
        <w:numPr>
          <w:ilvl w:val="0"/>
          <w:numId w:val="35"/>
        </w:numPr>
        <w:tabs>
          <w:tab w:val="left" w:pos="2006"/>
        </w:tabs>
        <w:spacing w:before="0" w:after="0" w:line="240" w:lineRule="auto"/>
        <w:ind w:left="2006" w:right="0" w:hanging="1286"/>
        <w:jc w:val="left"/>
        <w:rPr>
          <w:sz w:val="24"/>
        </w:rPr>
      </w:pPr>
      <w:r>
        <w:rPr>
          <w:sz w:val="24"/>
        </w:rPr>
        <w:t>mass</w:t>
      </w:r>
      <w:r>
        <w:rPr>
          <w:spacing w:val="4"/>
          <w:sz w:val="24"/>
        </w:rPr>
        <w:t xml:space="preserve"> </w:t>
      </w:r>
      <w:r>
        <w:rPr>
          <w:sz w:val="24"/>
        </w:rPr>
        <w:t>allometry:</w:t>
      </w:r>
      <w:r>
        <w:rPr>
          <w:spacing w:val="8"/>
          <w:sz w:val="24"/>
        </w:rPr>
        <w:t xml:space="preserve"> </w:t>
      </w:r>
      <w:r>
        <w:rPr>
          <w:sz w:val="24"/>
        </w:rPr>
        <w:t>freshwater</w:t>
      </w:r>
      <w:r>
        <w:rPr>
          <w:spacing w:val="5"/>
          <w:sz w:val="24"/>
        </w:rPr>
        <w:t xml:space="preserve"> </w:t>
      </w:r>
      <w:r>
        <w:rPr>
          <w:sz w:val="24"/>
        </w:rPr>
        <w:t>macroinvertebrates</w:t>
      </w:r>
      <w:r>
        <w:rPr>
          <w:spacing w:val="7"/>
          <w:sz w:val="24"/>
        </w:rPr>
        <w:t xml:space="preserve"> </w:t>
      </w:r>
      <w:r>
        <w:rPr>
          <w:sz w:val="24"/>
        </w:rPr>
        <w:t>as</w:t>
      </w:r>
      <w:r>
        <w:rPr>
          <w:spacing w:val="8"/>
          <w:sz w:val="24"/>
        </w:rPr>
        <w:t xml:space="preserve"> </w:t>
      </w:r>
      <w:r>
        <w:rPr>
          <w:sz w:val="24"/>
        </w:rPr>
        <w:t>a</w:t>
      </w:r>
      <w:r>
        <w:rPr>
          <w:spacing w:val="4"/>
          <w:sz w:val="24"/>
        </w:rPr>
        <w:t xml:space="preserve"> </w:t>
      </w:r>
      <w:r>
        <w:rPr>
          <w:sz w:val="24"/>
        </w:rPr>
        <w:t>case</w:t>
      </w:r>
      <w:r>
        <w:rPr>
          <w:spacing w:val="5"/>
          <w:sz w:val="24"/>
        </w:rPr>
        <w:t xml:space="preserve"> </w:t>
      </w:r>
      <w:r>
        <w:rPr>
          <w:sz w:val="24"/>
        </w:rPr>
        <w:t>study.</w:t>
      </w:r>
      <w:r>
        <w:rPr>
          <w:spacing w:val="5"/>
          <w:sz w:val="24"/>
        </w:rPr>
        <w:t xml:space="preserve"> </w:t>
      </w:r>
      <w:r>
        <w:rPr>
          <w:sz w:val="24"/>
        </w:rPr>
        <w:t>Journal</w:t>
      </w:r>
      <w:r>
        <w:rPr>
          <w:spacing w:val="6"/>
          <w:sz w:val="24"/>
        </w:rPr>
        <w:t xml:space="preserve"> </w:t>
      </w:r>
      <w:r>
        <w:rPr>
          <w:sz w:val="24"/>
        </w:rPr>
        <w:t>of</w:t>
      </w:r>
      <w:r>
        <w:rPr>
          <w:spacing w:val="9"/>
          <w:sz w:val="24"/>
        </w:rPr>
        <w:t xml:space="preserve"> </w:t>
      </w:r>
      <w:r>
        <w:rPr>
          <w:sz w:val="24"/>
        </w:rPr>
        <w:t>Animal</w:t>
      </w:r>
      <w:r>
        <w:rPr>
          <w:spacing w:val="5"/>
          <w:sz w:val="24"/>
        </w:rPr>
        <w:t xml:space="preserve"> </w:t>
      </w:r>
      <w:r>
        <w:rPr>
          <w:spacing w:val="-2"/>
          <w:sz w:val="24"/>
        </w:rPr>
        <w:t>Ecology</w:t>
      </w:r>
    </w:p>
    <w:p>
      <w:pPr>
        <w:pStyle w:val="10"/>
        <w:numPr>
          <w:ilvl w:val="0"/>
          <w:numId w:val="35"/>
        </w:numPr>
        <w:tabs>
          <w:tab w:val="left" w:pos="2006"/>
        </w:tabs>
        <w:spacing w:before="0" w:after="0" w:line="240" w:lineRule="auto"/>
        <w:ind w:left="2006" w:right="0" w:hanging="1286"/>
        <w:jc w:val="left"/>
        <w:rPr>
          <w:sz w:val="24"/>
        </w:rPr>
      </w:pPr>
      <w:r>
        <w:rPr>
          <w:sz w:val="24"/>
        </w:rPr>
        <w:t>82,</w:t>
      </w:r>
      <w:r>
        <w:rPr>
          <w:spacing w:val="-1"/>
          <w:sz w:val="24"/>
        </w:rPr>
        <w:t xml:space="preserve"> </w:t>
      </w:r>
      <w:r>
        <w:rPr>
          <w:sz w:val="24"/>
        </w:rPr>
        <w:t>1031-</w:t>
      </w:r>
      <w:r>
        <w:rPr>
          <w:spacing w:val="-2"/>
          <w:sz w:val="24"/>
        </w:rPr>
        <w:t>1041.</w:t>
      </w:r>
    </w:p>
    <w:p>
      <w:pPr>
        <w:pStyle w:val="10"/>
        <w:numPr>
          <w:ilvl w:val="0"/>
          <w:numId w:val="35"/>
        </w:numPr>
        <w:tabs>
          <w:tab w:val="left" w:pos="1440"/>
        </w:tabs>
        <w:spacing w:before="0" w:after="0" w:line="240" w:lineRule="auto"/>
        <w:ind w:left="1440" w:right="0" w:hanging="720"/>
        <w:jc w:val="left"/>
        <w:rPr>
          <w:sz w:val="24"/>
        </w:rPr>
      </w:pPr>
      <w:r>
        <w:rPr>
          <w:sz w:val="24"/>
        </w:rPr>
        <w:t>Krey,</w:t>
      </w:r>
      <w:r>
        <w:rPr>
          <w:spacing w:val="22"/>
          <w:sz w:val="24"/>
        </w:rPr>
        <w:t xml:space="preserve"> </w:t>
      </w:r>
      <w:r>
        <w:rPr>
          <w:sz w:val="24"/>
        </w:rPr>
        <w:t>K.L.,</w:t>
      </w:r>
      <w:r>
        <w:rPr>
          <w:spacing w:val="27"/>
          <w:sz w:val="24"/>
        </w:rPr>
        <w:t xml:space="preserve"> </w:t>
      </w:r>
      <w:r>
        <w:rPr>
          <w:sz w:val="24"/>
        </w:rPr>
        <w:t>Blubaugh,</w:t>
      </w:r>
      <w:r>
        <w:rPr>
          <w:spacing w:val="26"/>
          <w:sz w:val="24"/>
        </w:rPr>
        <w:t xml:space="preserve"> </w:t>
      </w:r>
      <w:r>
        <w:rPr>
          <w:sz w:val="24"/>
        </w:rPr>
        <w:t>C.K.,</w:t>
      </w:r>
      <w:r>
        <w:rPr>
          <w:spacing w:val="24"/>
          <w:sz w:val="24"/>
        </w:rPr>
        <w:t xml:space="preserve"> </w:t>
      </w:r>
      <w:r>
        <w:rPr>
          <w:sz w:val="24"/>
        </w:rPr>
        <w:t>Chapman,</w:t>
      </w:r>
      <w:r>
        <w:rPr>
          <w:spacing w:val="24"/>
          <w:sz w:val="24"/>
        </w:rPr>
        <w:t xml:space="preserve"> </w:t>
      </w:r>
      <w:r>
        <w:rPr>
          <w:sz w:val="24"/>
        </w:rPr>
        <w:t>E.G.,</w:t>
      </w:r>
      <w:r>
        <w:rPr>
          <w:spacing w:val="26"/>
          <w:sz w:val="24"/>
        </w:rPr>
        <w:t xml:space="preserve"> </w:t>
      </w:r>
      <w:r>
        <w:rPr>
          <w:sz w:val="24"/>
        </w:rPr>
        <w:t>Lynch,</w:t>
      </w:r>
      <w:r>
        <w:rPr>
          <w:spacing w:val="25"/>
          <w:sz w:val="24"/>
        </w:rPr>
        <w:t xml:space="preserve"> </w:t>
      </w:r>
      <w:r>
        <w:rPr>
          <w:sz w:val="24"/>
        </w:rPr>
        <w:t>C.A.,</w:t>
      </w:r>
      <w:r>
        <w:rPr>
          <w:spacing w:val="23"/>
          <w:sz w:val="24"/>
        </w:rPr>
        <w:t xml:space="preserve"> </w:t>
      </w:r>
      <w:r>
        <w:rPr>
          <w:sz w:val="24"/>
        </w:rPr>
        <w:t>Snyder,</w:t>
      </w:r>
      <w:r>
        <w:rPr>
          <w:spacing w:val="24"/>
          <w:sz w:val="24"/>
        </w:rPr>
        <w:t xml:space="preserve"> </w:t>
      </w:r>
      <w:r>
        <w:rPr>
          <w:sz w:val="24"/>
        </w:rPr>
        <w:t>G.B.,</w:t>
      </w:r>
      <w:r>
        <w:rPr>
          <w:spacing w:val="27"/>
          <w:sz w:val="24"/>
        </w:rPr>
        <w:t xml:space="preserve"> </w:t>
      </w:r>
      <w:r>
        <w:rPr>
          <w:sz w:val="24"/>
        </w:rPr>
        <w:t>Jensen,</w:t>
      </w:r>
      <w:r>
        <w:rPr>
          <w:spacing w:val="24"/>
          <w:sz w:val="24"/>
        </w:rPr>
        <w:t xml:space="preserve"> </w:t>
      </w:r>
      <w:r>
        <w:rPr>
          <w:sz w:val="24"/>
        </w:rPr>
        <w:t>A.S.,</w:t>
      </w:r>
      <w:r>
        <w:rPr>
          <w:spacing w:val="25"/>
          <w:sz w:val="24"/>
        </w:rPr>
        <w:t xml:space="preserve"> </w:t>
      </w:r>
      <w:r>
        <w:rPr>
          <w:sz w:val="24"/>
        </w:rPr>
        <w:t>Fu,</w:t>
      </w:r>
      <w:r>
        <w:rPr>
          <w:spacing w:val="27"/>
          <w:sz w:val="24"/>
        </w:rPr>
        <w:t xml:space="preserve"> </w:t>
      </w:r>
      <w:r>
        <w:rPr>
          <w:spacing w:val="-5"/>
          <w:sz w:val="24"/>
        </w:rPr>
        <w:t>Z.,</w:t>
      </w:r>
    </w:p>
    <w:p>
      <w:pPr>
        <w:pStyle w:val="10"/>
        <w:numPr>
          <w:ilvl w:val="0"/>
          <w:numId w:val="35"/>
        </w:numPr>
        <w:tabs>
          <w:tab w:val="left" w:pos="2006"/>
        </w:tabs>
        <w:spacing w:before="0" w:after="0" w:line="240" w:lineRule="auto"/>
        <w:ind w:left="2006" w:right="0" w:hanging="1286"/>
        <w:jc w:val="left"/>
        <w:rPr>
          <w:sz w:val="24"/>
        </w:rPr>
      </w:pPr>
      <w:r>
        <w:rPr>
          <w:sz w:val="24"/>
        </w:rPr>
        <w:t>Prischmann-Voldseth,</w:t>
      </w:r>
      <w:r>
        <w:rPr>
          <w:spacing w:val="65"/>
          <w:sz w:val="24"/>
        </w:rPr>
        <w:t xml:space="preserve"> </w:t>
      </w:r>
      <w:r>
        <w:rPr>
          <w:sz w:val="24"/>
        </w:rPr>
        <w:t>D.A.,</w:t>
      </w:r>
      <w:r>
        <w:rPr>
          <w:spacing w:val="65"/>
          <w:sz w:val="24"/>
        </w:rPr>
        <w:t xml:space="preserve"> </w:t>
      </w:r>
      <w:r>
        <w:rPr>
          <w:sz w:val="24"/>
        </w:rPr>
        <w:t>Harwood,</w:t>
      </w:r>
      <w:r>
        <w:rPr>
          <w:spacing w:val="64"/>
          <w:sz w:val="24"/>
        </w:rPr>
        <w:t xml:space="preserve"> </w:t>
      </w:r>
      <w:r>
        <w:rPr>
          <w:sz w:val="24"/>
        </w:rPr>
        <w:t>J.D.,</w:t>
      </w:r>
      <w:r>
        <w:rPr>
          <w:spacing w:val="65"/>
          <w:sz w:val="24"/>
        </w:rPr>
        <w:t xml:space="preserve"> </w:t>
      </w:r>
      <w:r>
        <w:rPr>
          <w:sz w:val="24"/>
        </w:rPr>
        <w:t>Snyder,</w:t>
      </w:r>
      <w:r>
        <w:rPr>
          <w:spacing w:val="65"/>
          <w:sz w:val="24"/>
        </w:rPr>
        <w:t xml:space="preserve"> </w:t>
      </w:r>
      <w:r>
        <w:rPr>
          <w:sz w:val="24"/>
        </w:rPr>
        <w:t>W.E.,</w:t>
      </w:r>
      <w:r>
        <w:rPr>
          <w:spacing w:val="64"/>
          <w:sz w:val="24"/>
        </w:rPr>
        <w:t xml:space="preserve"> </w:t>
      </w:r>
      <w:r>
        <w:rPr>
          <w:sz w:val="24"/>
        </w:rPr>
        <w:t>2017.</w:t>
      </w:r>
      <w:r>
        <w:rPr>
          <w:spacing w:val="65"/>
          <w:sz w:val="24"/>
        </w:rPr>
        <w:t xml:space="preserve"> </w:t>
      </w:r>
      <w:r>
        <w:rPr>
          <w:sz w:val="24"/>
        </w:rPr>
        <w:t>Generalist</w:t>
      </w:r>
      <w:r>
        <w:rPr>
          <w:spacing w:val="66"/>
          <w:sz w:val="24"/>
        </w:rPr>
        <w:t xml:space="preserve"> </w:t>
      </w:r>
      <w:r>
        <w:rPr>
          <w:spacing w:val="-2"/>
          <w:sz w:val="24"/>
        </w:rPr>
        <w:t>predators</w:t>
      </w:r>
    </w:p>
    <w:p>
      <w:pPr>
        <w:spacing w:after="0" w:line="240" w:lineRule="auto"/>
        <w:jc w:val="left"/>
        <w:rPr>
          <w:sz w:val="24"/>
        </w:rPr>
        <w:sectPr>
          <w:pgSz w:w="12240" w:h="15840"/>
          <w:pgMar w:top="1360" w:right="60" w:bottom="1240" w:left="0" w:header="0" w:footer="1056" w:gutter="0"/>
          <w:cols w:space="720" w:num="1"/>
        </w:sectPr>
      </w:pPr>
    </w:p>
    <w:p>
      <w:pPr>
        <w:pStyle w:val="10"/>
        <w:numPr>
          <w:ilvl w:val="0"/>
          <w:numId w:val="35"/>
        </w:numPr>
        <w:tabs>
          <w:tab w:val="left" w:pos="2006"/>
        </w:tabs>
        <w:spacing w:before="72" w:after="0" w:line="240" w:lineRule="auto"/>
        <w:ind w:left="2006" w:right="0" w:hanging="1286"/>
        <w:jc w:val="left"/>
        <w:rPr>
          <w:sz w:val="24"/>
        </w:rPr>
      </w:pPr>
      <w:r>
        <w:rPr>
          <w:sz w:val="24"/>
        </w:rPr>
        <w:t>consume</w:t>
      </w:r>
      <w:r>
        <w:rPr>
          <w:spacing w:val="-3"/>
          <w:sz w:val="24"/>
        </w:rPr>
        <w:t xml:space="preserve"> </w:t>
      </w:r>
      <w:r>
        <w:rPr>
          <w:sz w:val="24"/>
        </w:rPr>
        <w:t>spider mites</w:t>
      </w:r>
      <w:r>
        <w:rPr>
          <w:spacing w:val="-1"/>
          <w:sz w:val="24"/>
        </w:rPr>
        <w:t xml:space="preserve"> </w:t>
      </w:r>
      <w:r>
        <w:rPr>
          <w:sz w:val="24"/>
        </w:rPr>
        <w:t>despite</w:t>
      </w:r>
      <w:r>
        <w:rPr>
          <w:spacing w:val="-2"/>
          <w:sz w:val="24"/>
        </w:rPr>
        <w:t xml:space="preserve"> </w:t>
      </w:r>
      <w:r>
        <w:rPr>
          <w:sz w:val="24"/>
        </w:rPr>
        <w:t>the</w:t>
      </w:r>
      <w:r>
        <w:rPr>
          <w:spacing w:val="-1"/>
          <w:sz w:val="24"/>
        </w:rPr>
        <w:t xml:space="preserve"> </w:t>
      </w:r>
      <w:r>
        <w:rPr>
          <w:sz w:val="24"/>
        </w:rPr>
        <w:t>presence of alternative</w:t>
      </w:r>
      <w:r>
        <w:rPr>
          <w:spacing w:val="-2"/>
          <w:sz w:val="24"/>
        </w:rPr>
        <w:t xml:space="preserve"> </w:t>
      </w:r>
      <w:r>
        <w:rPr>
          <w:sz w:val="24"/>
        </w:rPr>
        <w:t>prey.</w:t>
      </w:r>
      <w:r>
        <w:rPr>
          <w:spacing w:val="1"/>
          <w:sz w:val="24"/>
        </w:rPr>
        <w:t xml:space="preserve"> </w:t>
      </w:r>
      <w:r>
        <w:rPr>
          <w:sz w:val="24"/>
        </w:rPr>
        <w:t>Biological</w:t>
      </w:r>
      <w:r>
        <w:rPr>
          <w:spacing w:val="-1"/>
          <w:sz w:val="24"/>
        </w:rPr>
        <w:t xml:space="preserve"> </w:t>
      </w:r>
      <w:r>
        <w:rPr>
          <w:sz w:val="24"/>
        </w:rPr>
        <w:t>Control</w:t>
      </w:r>
      <w:r>
        <w:rPr>
          <w:spacing w:val="-1"/>
          <w:sz w:val="24"/>
        </w:rPr>
        <w:t xml:space="preserve"> </w:t>
      </w:r>
      <w:r>
        <w:rPr>
          <w:sz w:val="24"/>
        </w:rPr>
        <w:t>115,</w:t>
      </w:r>
      <w:r>
        <w:rPr>
          <w:spacing w:val="-1"/>
          <w:sz w:val="24"/>
        </w:rPr>
        <w:t xml:space="preserve"> </w:t>
      </w:r>
      <w:r>
        <w:rPr>
          <w:spacing w:val="-4"/>
          <w:sz w:val="24"/>
        </w:rPr>
        <w:t>157-</w:t>
      </w:r>
    </w:p>
    <w:p>
      <w:pPr>
        <w:pStyle w:val="10"/>
        <w:numPr>
          <w:ilvl w:val="0"/>
          <w:numId w:val="35"/>
        </w:numPr>
        <w:tabs>
          <w:tab w:val="left" w:pos="2006"/>
        </w:tabs>
        <w:spacing w:before="0" w:after="0" w:line="240" w:lineRule="auto"/>
        <w:ind w:left="2006" w:right="0" w:hanging="1286"/>
        <w:jc w:val="left"/>
        <w:rPr>
          <w:sz w:val="24"/>
        </w:rPr>
      </w:pPr>
      <w:r>
        <w:rPr>
          <w:spacing w:val="-4"/>
          <w:sz w:val="24"/>
        </w:rPr>
        <w:t>164.</w:t>
      </w:r>
    </w:p>
    <w:p>
      <w:pPr>
        <w:pStyle w:val="10"/>
        <w:numPr>
          <w:ilvl w:val="0"/>
          <w:numId w:val="35"/>
        </w:numPr>
        <w:tabs>
          <w:tab w:val="left" w:pos="1440"/>
        </w:tabs>
        <w:spacing w:before="0" w:after="0" w:line="240" w:lineRule="auto"/>
        <w:ind w:left="1440" w:right="0" w:hanging="720"/>
        <w:jc w:val="left"/>
        <w:rPr>
          <w:sz w:val="24"/>
        </w:rPr>
      </w:pPr>
      <w:r>
        <w:rPr>
          <w:sz w:val="24"/>
        </w:rPr>
        <w:t>Kuusk,</w:t>
      </w:r>
      <w:r>
        <w:rPr>
          <w:spacing w:val="26"/>
          <w:sz w:val="24"/>
        </w:rPr>
        <w:t xml:space="preserve"> </w:t>
      </w:r>
      <w:r>
        <w:rPr>
          <w:sz w:val="24"/>
        </w:rPr>
        <w:t>A.-K.,</w:t>
      </w:r>
      <w:r>
        <w:rPr>
          <w:spacing w:val="27"/>
          <w:sz w:val="24"/>
        </w:rPr>
        <w:t xml:space="preserve"> </w:t>
      </w:r>
      <w:r>
        <w:rPr>
          <w:sz w:val="24"/>
        </w:rPr>
        <w:t>Ekbom,</w:t>
      </w:r>
      <w:r>
        <w:rPr>
          <w:spacing w:val="27"/>
          <w:sz w:val="24"/>
        </w:rPr>
        <w:t xml:space="preserve"> </w:t>
      </w:r>
      <w:r>
        <w:rPr>
          <w:sz w:val="24"/>
        </w:rPr>
        <w:t>B.,</w:t>
      </w:r>
      <w:r>
        <w:rPr>
          <w:spacing w:val="27"/>
          <w:sz w:val="24"/>
        </w:rPr>
        <w:t xml:space="preserve"> </w:t>
      </w:r>
      <w:r>
        <w:rPr>
          <w:sz w:val="24"/>
        </w:rPr>
        <w:t>2012.</w:t>
      </w:r>
      <w:r>
        <w:rPr>
          <w:spacing w:val="27"/>
          <w:sz w:val="24"/>
        </w:rPr>
        <w:t xml:space="preserve"> </w:t>
      </w:r>
      <w:r>
        <w:rPr>
          <w:sz w:val="24"/>
        </w:rPr>
        <w:t>Feeding</w:t>
      </w:r>
      <w:r>
        <w:rPr>
          <w:spacing w:val="25"/>
          <w:sz w:val="24"/>
        </w:rPr>
        <w:t xml:space="preserve"> </w:t>
      </w:r>
      <w:r>
        <w:rPr>
          <w:sz w:val="24"/>
        </w:rPr>
        <w:t>habits</w:t>
      </w:r>
      <w:r>
        <w:rPr>
          <w:spacing w:val="27"/>
          <w:sz w:val="24"/>
        </w:rPr>
        <w:t xml:space="preserve"> </w:t>
      </w:r>
      <w:r>
        <w:rPr>
          <w:sz w:val="24"/>
        </w:rPr>
        <w:t>of</w:t>
      </w:r>
      <w:r>
        <w:rPr>
          <w:spacing w:val="25"/>
          <w:sz w:val="24"/>
        </w:rPr>
        <w:t xml:space="preserve"> </w:t>
      </w:r>
      <w:r>
        <w:rPr>
          <w:sz w:val="24"/>
        </w:rPr>
        <w:t>lycosid</w:t>
      </w:r>
      <w:r>
        <w:rPr>
          <w:spacing w:val="28"/>
          <w:sz w:val="24"/>
        </w:rPr>
        <w:t xml:space="preserve"> </w:t>
      </w:r>
      <w:r>
        <w:rPr>
          <w:sz w:val="24"/>
        </w:rPr>
        <w:t>spiders</w:t>
      </w:r>
      <w:r>
        <w:rPr>
          <w:spacing w:val="27"/>
          <w:sz w:val="24"/>
        </w:rPr>
        <w:t xml:space="preserve"> </w:t>
      </w:r>
      <w:r>
        <w:rPr>
          <w:sz w:val="24"/>
        </w:rPr>
        <w:t>in</w:t>
      </w:r>
      <w:r>
        <w:rPr>
          <w:spacing w:val="28"/>
          <w:sz w:val="24"/>
        </w:rPr>
        <w:t xml:space="preserve"> </w:t>
      </w:r>
      <w:r>
        <w:rPr>
          <w:sz w:val="24"/>
        </w:rPr>
        <w:t>field</w:t>
      </w:r>
      <w:r>
        <w:rPr>
          <w:spacing w:val="28"/>
          <w:sz w:val="24"/>
        </w:rPr>
        <w:t xml:space="preserve"> </w:t>
      </w:r>
      <w:r>
        <w:rPr>
          <w:sz w:val="24"/>
        </w:rPr>
        <w:t>habitats.</w:t>
      </w:r>
      <w:r>
        <w:rPr>
          <w:spacing w:val="25"/>
          <w:sz w:val="24"/>
        </w:rPr>
        <w:t xml:space="preserve"> </w:t>
      </w:r>
      <w:r>
        <w:rPr>
          <w:sz w:val="24"/>
        </w:rPr>
        <w:t>Journal</w:t>
      </w:r>
      <w:r>
        <w:rPr>
          <w:spacing w:val="28"/>
          <w:sz w:val="24"/>
        </w:rPr>
        <w:t xml:space="preserve"> </w:t>
      </w:r>
      <w:r>
        <w:rPr>
          <w:spacing w:val="-5"/>
          <w:sz w:val="24"/>
        </w:rPr>
        <w:t>of</w:t>
      </w:r>
    </w:p>
    <w:p>
      <w:pPr>
        <w:pStyle w:val="10"/>
        <w:numPr>
          <w:ilvl w:val="0"/>
          <w:numId w:val="35"/>
        </w:numPr>
        <w:tabs>
          <w:tab w:val="left" w:pos="2006"/>
        </w:tabs>
        <w:spacing w:before="0" w:after="0" w:line="240" w:lineRule="auto"/>
        <w:ind w:left="2006" w:right="0" w:hanging="1286"/>
        <w:jc w:val="left"/>
        <w:rPr>
          <w:sz w:val="24"/>
        </w:rPr>
      </w:pPr>
      <w:r>
        <w:rPr>
          <w:sz w:val="24"/>
        </w:rPr>
        <w:t>Pest</w:t>
      </w:r>
      <w:r>
        <w:rPr>
          <w:spacing w:val="-1"/>
          <w:sz w:val="24"/>
        </w:rPr>
        <w:t xml:space="preserve"> </w:t>
      </w:r>
      <w:r>
        <w:rPr>
          <w:sz w:val="24"/>
        </w:rPr>
        <w:t>Science</w:t>
      </w:r>
      <w:r>
        <w:rPr>
          <w:spacing w:val="-2"/>
          <w:sz w:val="24"/>
        </w:rPr>
        <w:t xml:space="preserve"> </w:t>
      </w:r>
      <w:r>
        <w:rPr>
          <w:sz w:val="24"/>
        </w:rPr>
        <w:t>85,</w:t>
      </w:r>
      <w:r>
        <w:rPr>
          <w:spacing w:val="-1"/>
          <w:sz w:val="24"/>
        </w:rPr>
        <w:t xml:space="preserve"> </w:t>
      </w:r>
      <w:r>
        <w:rPr>
          <w:sz w:val="24"/>
        </w:rPr>
        <w:t>253-</w:t>
      </w:r>
      <w:r>
        <w:rPr>
          <w:spacing w:val="-4"/>
          <w:sz w:val="24"/>
        </w:rPr>
        <w:t>260.</w:t>
      </w:r>
    </w:p>
    <w:p>
      <w:pPr>
        <w:pStyle w:val="10"/>
        <w:numPr>
          <w:ilvl w:val="0"/>
          <w:numId w:val="35"/>
        </w:numPr>
        <w:tabs>
          <w:tab w:val="left" w:pos="1440"/>
        </w:tabs>
        <w:spacing w:before="0" w:after="0" w:line="240" w:lineRule="auto"/>
        <w:ind w:left="1440" w:right="0" w:hanging="720"/>
        <w:jc w:val="left"/>
        <w:rPr>
          <w:sz w:val="24"/>
        </w:rPr>
      </w:pPr>
      <w:r>
        <w:rPr>
          <w:sz w:val="24"/>
        </w:rPr>
        <w:t>Langellotto,</w:t>
      </w:r>
      <w:r>
        <w:rPr>
          <w:spacing w:val="31"/>
          <w:sz w:val="24"/>
        </w:rPr>
        <w:t xml:space="preserve"> </w:t>
      </w:r>
      <w:r>
        <w:rPr>
          <w:sz w:val="24"/>
        </w:rPr>
        <w:t>G.A.,</w:t>
      </w:r>
      <w:r>
        <w:rPr>
          <w:spacing w:val="34"/>
          <w:sz w:val="24"/>
        </w:rPr>
        <w:t xml:space="preserve"> </w:t>
      </w:r>
      <w:r>
        <w:rPr>
          <w:sz w:val="24"/>
        </w:rPr>
        <w:t>Denno,</w:t>
      </w:r>
      <w:r>
        <w:rPr>
          <w:spacing w:val="33"/>
          <w:sz w:val="24"/>
        </w:rPr>
        <w:t xml:space="preserve"> </w:t>
      </w:r>
      <w:r>
        <w:rPr>
          <w:sz w:val="24"/>
        </w:rPr>
        <w:t>R.F.,</w:t>
      </w:r>
      <w:r>
        <w:rPr>
          <w:spacing w:val="34"/>
          <w:sz w:val="24"/>
        </w:rPr>
        <w:t xml:space="preserve"> </w:t>
      </w:r>
      <w:r>
        <w:rPr>
          <w:sz w:val="24"/>
        </w:rPr>
        <w:t>2004.</w:t>
      </w:r>
      <w:r>
        <w:rPr>
          <w:spacing w:val="33"/>
          <w:sz w:val="24"/>
        </w:rPr>
        <w:t xml:space="preserve"> </w:t>
      </w:r>
      <w:r>
        <w:rPr>
          <w:sz w:val="24"/>
        </w:rPr>
        <w:t>Responses</w:t>
      </w:r>
      <w:r>
        <w:rPr>
          <w:spacing w:val="34"/>
          <w:sz w:val="24"/>
        </w:rPr>
        <w:t xml:space="preserve"> </w:t>
      </w:r>
      <w:r>
        <w:rPr>
          <w:sz w:val="24"/>
        </w:rPr>
        <w:t>of</w:t>
      </w:r>
      <w:r>
        <w:rPr>
          <w:spacing w:val="33"/>
          <w:sz w:val="24"/>
        </w:rPr>
        <w:t xml:space="preserve"> </w:t>
      </w:r>
      <w:r>
        <w:rPr>
          <w:sz w:val="24"/>
        </w:rPr>
        <w:t>invertebrate</w:t>
      </w:r>
      <w:r>
        <w:rPr>
          <w:spacing w:val="34"/>
          <w:sz w:val="24"/>
        </w:rPr>
        <w:t xml:space="preserve"> </w:t>
      </w:r>
      <w:r>
        <w:rPr>
          <w:sz w:val="24"/>
        </w:rPr>
        <w:t>natural</w:t>
      </w:r>
      <w:r>
        <w:rPr>
          <w:spacing w:val="36"/>
          <w:sz w:val="24"/>
        </w:rPr>
        <w:t xml:space="preserve"> </w:t>
      </w:r>
      <w:r>
        <w:rPr>
          <w:sz w:val="24"/>
        </w:rPr>
        <w:t>enemies</w:t>
      </w:r>
      <w:r>
        <w:rPr>
          <w:spacing w:val="35"/>
          <w:sz w:val="24"/>
        </w:rPr>
        <w:t xml:space="preserve"> </w:t>
      </w:r>
      <w:r>
        <w:rPr>
          <w:sz w:val="24"/>
        </w:rPr>
        <w:t>to</w:t>
      </w:r>
      <w:r>
        <w:rPr>
          <w:spacing w:val="35"/>
          <w:sz w:val="24"/>
        </w:rPr>
        <w:t xml:space="preserve"> </w:t>
      </w:r>
      <w:r>
        <w:rPr>
          <w:spacing w:val="-2"/>
          <w:sz w:val="24"/>
        </w:rPr>
        <w:t>complex-</w:t>
      </w:r>
    </w:p>
    <w:p>
      <w:pPr>
        <w:pStyle w:val="10"/>
        <w:numPr>
          <w:ilvl w:val="0"/>
          <w:numId w:val="35"/>
        </w:numPr>
        <w:tabs>
          <w:tab w:val="left" w:pos="2006"/>
        </w:tabs>
        <w:spacing w:before="0" w:after="0" w:line="274" w:lineRule="exact"/>
        <w:ind w:left="2006" w:right="0" w:hanging="1286"/>
        <w:jc w:val="left"/>
        <w:rPr>
          <w:sz w:val="24"/>
        </w:rPr>
      </w:pPr>
      <w:r>
        <w:rPr>
          <w:sz w:val="24"/>
        </w:rPr>
        <w:t>structured</w:t>
      </w:r>
      <w:r>
        <w:rPr>
          <w:spacing w:val="-2"/>
          <w:sz w:val="24"/>
        </w:rPr>
        <w:t xml:space="preserve"> </w:t>
      </w:r>
      <w:r>
        <w:rPr>
          <w:sz w:val="24"/>
        </w:rPr>
        <w:t>habitats:</w:t>
      </w:r>
      <w:r>
        <w:rPr>
          <w:spacing w:val="-2"/>
          <w:sz w:val="24"/>
        </w:rPr>
        <w:t xml:space="preserve"> </w:t>
      </w:r>
      <w:r>
        <w:rPr>
          <w:sz w:val="24"/>
        </w:rPr>
        <w:t>a</w:t>
      </w:r>
      <w:r>
        <w:rPr>
          <w:spacing w:val="-2"/>
          <w:sz w:val="24"/>
        </w:rPr>
        <w:t xml:space="preserve"> </w:t>
      </w:r>
      <w:r>
        <w:rPr>
          <w:sz w:val="24"/>
        </w:rPr>
        <w:t>meta-analytical</w:t>
      </w:r>
      <w:r>
        <w:rPr>
          <w:spacing w:val="-2"/>
          <w:sz w:val="24"/>
        </w:rPr>
        <w:t xml:space="preserve"> </w:t>
      </w:r>
      <w:r>
        <w:rPr>
          <w:sz w:val="24"/>
        </w:rPr>
        <w:t>synthesis.</w:t>
      </w:r>
      <w:r>
        <w:rPr>
          <w:spacing w:val="-1"/>
          <w:sz w:val="24"/>
        </w:rPr>
        <w:t xml:space="preserve"> </w:t>
      </w:r>
      <w:r>
        <w:rPr>
          <w:sz w:val="24"/>
        </w:rPr>
        <w:t>Oecologia</w:t>
      </w:r>
      <w:r>
        <w:rPr>
          <w:spacing w:val="-2"/>
          <w:sz w:val="24"/>
        </w:rPr>
        <w:t xml:space="preserve"> </w:t>
      </w:r>
      <w:r>
        <w:rPr>
          <w:sz w:val="24"/>
        </w:rPr>
        <w:t>139,</w:t>
      </w:r>
      <w:r>
        <w:rPr>
          <w:spacing w:val="-1"/>
          <w:sz w:val="24"/>
        </w:rPr>
        <w:t xml:space="preserve"> </w:t>
      </w:r>
      <w:r>
        <w:rPr>
          <w:sz w:val="24"/>
        </w:rPr>
        <w:t>1-</w:t>
      </w:r>
      <w:r>
        <w:rPr>
          <w:spacing w:val="-5"/>
          <w:sz w:val="24"/>
        </w:rPr>
        <w:t>10.</w:t>
      </w:r>
    </w:p>
    <w:p>
      <w:pPr>
        <w:pStyle w:val="10"/>
        <w:numPr>
          <w:ilvl w:val="0"/>
          <w:numId w:val="35"/>
        </w:numPr>
        <w:tabs>
          <w:tab w:val="left" w:pos="1440"/>
        </w:tabs>
        <w:spacing w:before="0" w:after="0" w:line="279" w:lineRule="exact"/>
        <w:ind w:left="1440" w:right="0" w:hanging="720"/>
        <w:jc w:val="left"/>
        <w:rPr>
          <w:sz w:val="24"/>
        </w:rPr>
      </w:pPr>
      <w:r>
        <w:rPr>
          <w:sz w:val="24"/>
        </w:rPr>
        <w:t>Layman,</w:t>
      </w:r>
      <w:r>
        <w:rPr>
          <w:spacing w:val="12"/>
          <w:sz w:val="24"/>
        </w:rPr>
        <w:t xml:space="preserve"> </w:t>
      </w:r>
      <w:r>
        <w:rPr>
          <w:sz w:val="24"/>
        </w:rPr>
        <w:t>C.A.,</w:t>
      </w:r>
      <w:r>
        <w:rPr>
          <w:spacing w:val="15"/>
          <w:sz w:val="24"/>
        </w:rPr>
        <w:t xml:space="preserve"> </w:t>
      </w:r>
      <w:r>
        <w:rPr>
          <w:sz w:val="24"/>
        </w:rPr>
        <w:t>Araujo,</w:t>
      </w:r>
      <w:r>
        <w:rPr>
          <w:spacing w:val="16"/>
          <w:sz w:val="24"/>
        </w:rPr>
        <w:t xml:space="preserve"> </w:t>
      </w:r>
      <w:r>
        <w:rPr>
          <w:sz w:val="24"/>
        </w:rPr>
        <w:t>M.S.,</w:t>
      </w:r>
      <w:r>
        <w:rPr>
          <w:spacing w:val="13"/>
          <w:sz w:val="24"/>
        </w:rPr>
        <w:t xml:space="preserve"> </w:t>
      </w:r>
      <w:r>
        <w:rPr>
          <w:sz w:val="24"/>
        </w:rPr>
        <w:t>Boucek,</w:t>
      </w:r>
      <w:r>
        <w:rPr>
          <w:spacing w:val="15"/>
          <w:sz w:val="24"/>
        </w:rPr>
        <w:t xml:space="preserve"> </w:t>
      </w:r>
      <w:r>
        <w:rPr>
          <w:sz w:val="24"/>
        </w:rPr>
        <w:t>R.,</w:t>
      </w:r>
      <w:r>
        <w:rPr>
          <w:spacing w:val="13"/>
          <w:sz w:val="24"/>
        </w:rPr>
        <w:t xml:space="preserve"> </w:t>
      </w:r>
      <w:r>
        <w:rPr>
          <w:sz w:val="24"/>
        </w:rPr>
        <w:t>Hammerschlag</w:t>
      </w:r>
      <w:r>
        <w:rPr>
          <w:rFonts w:ascii="Cambria Math" w:hAnsi="Cambria Math"/>
          <w:sz w:val="24"/>
        </w:rPr>
        <w:t>‐</w:t>
      </w:r>
      <w:r>
        <w:rPr>
          <w:rFonts w:ascii="Cambria Math" w:hAnsi="Cambria Math"/>
          <w:spacing w:val="52"/>
          <w:sz w:val="24"/>
        </w:rPr>
        <w:t xml:space="preserve"> </w:t>
      </w:r>
      <w:r>
        <w:rPr>
          <w:sz w:val="24"/>
        </w:rPr>
        <w:t>Peyer,</w:t>
      </w:r>
      <w:r>
        <w:rPr>
          <w:spacing w:val="14"/>
          <w:sz w:val="24"/>
        </w:rPr>
        <w:t xml:space="preserve"> </w:t>
      </w:r>
      <w:r>
        <w:rPr>
          <w:sz w:val="24"/>
        </w:rPr>
        <w:t>C.M.,</w:t>
      </w:r>
      <w:r>
        <w:rPr>
          <w:spacing w:val="13"/>
          <w:sz w:val="24"/>
        </w:rPr>
        <w:t xml:space="preserve"> </w:t>
      </w:r>
      <w:r>
        <w:rPr>
          <w:sz w:val="24"/>
        </w:rPr>
        <w:t>Harrison,</w:t>
      </w:r>
      <w:r>
        <w:rPr>
          <w:spacing w:val="13"/>
          <w:sz w:val="24"/>
        </w:rPr>
        <w:t xml:space="preserve"> </w:t>
      </w:r>
      <w:r>
        <w:rPr>
          <w:sz w:val="24"/>
        </w:rPr>
        <w:t>E.,</w:t>
      </w:r>
      <w:r>
        <w:rPr>
          <w:spacing w:val="12"/>
          <w:sz w:val="24"/>
        </w:rPr>
        <w:t xml:space="preserve"> </w:t>
      </w:r>
      <w:r>
        <w:rPr>
          <w:sz w:val="24"/>
        </w:rPr>
        <w:t>Jud,</w:t>
      </w:r>
      <w:r>
        <w:rPr>
          <w:spacing w:val="13"/>
          <w:sz w:val="24"/>
        </w:rPr>
        <w:t xml:space="preserve"> </w:t>
      </w:r>
      <w:r>
        <w:rPr>
          <w:spacing w:val="-2"/>
          <w:sz w:val="24"/>
        </w:rPr>
        <w:t>Z.R.,</w:t>
      </w:r>
    </w:p>
    <w:p>
      <w:pPr>
        <w:pStyle w:val="10"/>
        <w:numPr>
          <w:ilvl w:val="0"/>
          <w:numId w:val="35"/>
        </w:numPr>
        <w:tabs>
          <w:tab w:val="left" w:pos="2006"/>
        </w:tabs>
        <w:spacing w:before="0" w:after="0" w:line="273" w:lineRule="exact"/>
        <w:ind w:left="2006" w:right="0" w:hanging="1286"/>
        <w:jc w:val="left"/>
        <w:rPr>
          <w:sz w:val="24"/>
        </w:rPr>
      </w:pPr>
      <w:r>
        <w:rPr>
          <w:sz w:val="24"/>
        </w:rPr>
        <w:t>Matich,</w:t>
      </w:r>
      <w:r>
        <w:rPr>
          <w:spacing w:val="14"/>
          <w:sz w:val="24"/>
        </w:rPr>
        <w:t xml:space="preserve"> </w:t>
      </w:r>
      <w:r>
        <w:rPr>
          <w:sz w:val="24"/>
        </w:rPr>
        <w:t>P.,</w:t>
      </w:r>
      <w:r>
        <w:rPr>
          <w:spacing w:val="15"/>
          <w:sz w:val="24"/>
        </w:rPr>
        <w:t xml:space="preserve"> </w:t>
      </w:r>
      <w:r>
        <w:rPr>
          <w:sz w:val="24"/>
        </w:rPr>
        <w:t>Rosenblatt,</w:t>
      </w:r>
      <w:r>
        <w:rPr>
          <w:spacing w:val="13"/>
          <w:sz w:val="24"/>
        </w:rPr>
        <w:t xml:space="preserve"> </w:t>
      </w:r>
      <w:r>
        <w:rPr>
          <w:sz w:val="24"/>
        </w:rPr>
        <w:t>A.E.,</w:t>
      </w:r>
      <w:r>
        <w:rPr>
          <w:spacing w:val="14"/>
          <w:sz w:val="24"/>
        </w:rPr>
        <w:t xml:space="preserve"> </w:t>
      </w:r>
      <w:r>
        <w:rPr>
          <w:sz w:val="24"/>
        </w:rPr>
        <w:t>Vaudo,</w:t>
      </w:r>
      <w:r>
        <w:rPr>
          <w:spacing w:val="15"/>
          <w:sz w:val="24"/>
        </w:rPr>
        <w:t xml:space="preserve"> </w:t>
      </w:r>
      <w:r>
        <w:rPr>
          <w:sz w:val="24"/>
        </w:rPr>
        <w:t>J.J.,</w:t>
      </w:r>
      <w:r>
        <w:rPr>
          <w:spacing w:val="15"/>
          <w:sz w:val="24"/>
        </w:rPr>
        <w:t xml:space="preserve"> </w:t>
      </w:r>
      <w:r>
        <w:rPr>
          <w:sz w:val="24"/>
        </w:rPr>
        <w:t>Yeager,</w:t>
      </w:r>
      <w:r>
        <w:rPr>
          <w:spacing w:val="16"/>
          <w:sz w:val="24"/>
        </w:rPr>
        <w:t xml:space="preserve"> </w:t>
      </w:r>
      <w:r>
        <w:rPr>
          <w:sz w:val="24"/>
        </w:rPr>
        <w:t>L.A.,</w:t>
      </w:r>
      <w:r>
        <w:rPr>
          <w:spacing w:val="15"/>
          <w:sz w:val="24"/>
        </w:rPr>
        <w:t xml:space="preserve"> </w:t>
      </w:r>
      <w:r>
        <w:rPr>
          <w:sz w:val="24"/>
        </w:rPr>
        <w:t>2012.</w:t>
      </w:r>
      <w:r>
        <w:rPr>
          <w:spacing w:val="14"/>
          <w:sz w:val="24"/>
        </w:rPr>
        <w:t xml:space="preserve"> </w:t>
      </w:r>
      <w:r>
        <w:rPr>
          <w:sz w:val="24"/>
        </w:rPr>
        <w:t>Applying</w:t>
      </w:r>
      <w:r>
        <w:rPr>
          <w:spacing w:val="13"/>
          <w:sz w:val="24"/>
        </w:rPr>
        <w:t xml:space="preserve"> </w:t>
      </w:r>
      <w:r>
        <w:rPr>
          <w:sz w:val="24"/>
        </w:rPr>
        <w:t>stable</w:t>
      </w:r>
      <w:r>
        <w:rPr>
          <w:spacing w:val="14"/>
          <w:sz w:val="24"/>
        </w:rPr>
        <w:t xml:space="preserve"> </w:t>
      </w:r>
      <w:r>
        <w:rPr>
          <w:sz w:val="24"/>
        </w:rPr>
        <w:t>isotopes</w:t>
      </w:r>
      <w:r>
        <w:rPr>
          <w:spacing w:val="15"/>
          <w:sz w:val="24"/>
        </w:rPr>
        <w:t xml:space="preserve"> </w:t>
      </w:r>
      <w:r>
        <w:rPr>
          <w:spacing w:val="-5"/>
          <w:sz w:val="24"/>
        </w:rPr>
        <w:t>to</w:t>
      </w:r>
    </w:p>
    <w:p>
      <w:pPr>
        <w:pStyle w:val="10"/>
        <w:numPr>
          <w:ilvl w:val="0"/>
          <w:numId w:val="35"/>
        </w:numPr>
        <w:tabs>
          <w:tab w:val="left" w:pos="2006"/>
        </w:tabs>
        <w:spacing w:before="0" w:after="0" w:line="279" w:lineRule="exact"/>
        <w:ind w:left="2006" w:right="0" w:hanging="1286"/>
        <w:jc w:val="left"/>
        <w:rPr>
          <w:sz w:val="24"/>
        </w:rPr>
      </w:pPr>
      <w:r>
        <w:rPr>
          <w:sz w:val="24"/>
        </w:rPr>
        <w:t>examine</w:t>
      </w:r>
      <w:r>
        <w:rPr>
          <w:spacing w:val="1"/>
          <w:sz w:val="24"/>
        </w:rPr>
        <w:t xml:space="preserve"> </w:t>
      </w:r>
      <w:r>
        <w:rPr>
          <w:sz w:val="24"/>
        </w:rPr>
        <w:t>food</w:t>
      </w:r>
      <w:r>
        <w:rPr>
          <w:rFonts w:ascii="Cambria Math" w:hAnsi="Cambria Math"/>
          <w:sz w:val="24"/>
        </w:rPr>
        <w:t>‐</w:t>
      </w:r>
      <w:r>
        <w:rPr>
          <w:rFonts w:ascii="Cambria Math" w:hAnsi="Cambria Math"/>
          <w:spacing w:val="50"/>
          <w:sz w:val="24"/>
        </w:rPr>
        <w:t xml:space="preserve"> </w:t>
      </w:r>
      <w:r>
        <w:rPr>
          <w:sz w:val="24"/>
        </w:rPr>
        <w:t>web</w:t>
      </w:r>
      <w:r>
        <w:rPr>
          <w:spacing w:val="3"/>
          <w:sz w:val="24"/>
        </w:rPr>
        <w:t xml:space="preserve"> </w:t>
      </w:r>
      <w:r>
        <w:rPr>
          <w:sz w:val="24"/>
        </w:rPr>
        <w:t>structure:</w:t>
      </w:r>
      <w:r>
        <w:rPr>
          <w:spacing w:val="3"/>
          <w:sz w:val="24"/>
        </w:rPr>
        <w:t xml:space="preserve"> </w:t>
      </w:r>
      <w:r>
        <w:rPr>
          <w:sz w:val="24"/>
        </w:rPr>
        <w:t>an</w:t>
      </w:r>
      <w:r>
        <w:rPr>
          <w:spacing w:val="2"/>
          <w:sz w:val="24"/>
        </w:rPr>
        <w:t xml:space="preserve"> </w:t>
      </w:r>
      <w:r>
        <w:rPr>
          <w:sz w:val="24"/>
        </w:rPr>
        <w:t>overview</w:t>
      </w:r>
      <w:r>
        <w:rPr>
          <w:spacing w:val="3"/>
          <w:sz w:val="24"/>
        </w:rPr>
        <w:t xml:space="preserve"> </w:t>
      </w:r>
      <w:r>
        <w:rPr>
          <w:sz w:val="24"/>
        </w:rPr>
        <w:t>of</w:t>
      </w:r>
      <w:r>
        <w:rPr>
          <w:spacing w:val="4"/>
          <w:sz w:val="24"/>
        </w:rPr>
        <w:t xml:space="preserve"> </w:t>
      </w:r>
      <w:r>
        <w:rPr>
          <w:sz w:val="24"/>
        </w:rPr>
        <w:t>analytical</w:t>
      </w:r>
      <w:r>
        <w:rPr>
          <w:spacing w:val="3"/>
          <w:sz w:val="24"/>
        </w:rPr>
        <w:t xml:space="preserve"> </w:t>
      </w:r>
      <w:r>
        <w:rPr>
          <w:sz w:val="24"/>
        </w:rPr>
        <w:t>tools.</w:t>
      </w:r>
      <w:r>
        <w:rPr>
          <w:spacing w:val="2"/>
          <w:sz w:val="24"/>
        </w:rPr>
        <w:t xml:space="preserve"> </w:t>
      </w:r>
      <w:r>
        <w:rPr>
          <w:sz w:val="24"/>
        </w:rPr>
        <w:t>Biological</w:t>
      </w:r>
      <w:r>
        <w:rPr>
          <w:spacing w:val="4"/>
          <w:sz w:val="24"/>
        </w:rPr>
        <w:t xml:space="preserve"> </w:t>
      </w:r>
      <w:r>
        <w:rPr>
          <w:sz w:val="24"/>
        </w:rPr>
        <w:t>Reviews</w:t>
      </w:r>
      <w:r>
        <w:rPr>
          <w:spacing w:val="2"/>
          <w:sz w:val="24"/>
        </w:rPr>
        <w:t xml:space="preserve"> </w:t>
      </w:r>
      <w:r>
        <w:rPr>
          <w:sz w:val="24"/>
        </w:rPr>
        <w:t>87,</w:t>
      </w:r>
      <w:r>
        <w:rPr>
          <w:spacing w:val="3"/>
          <w:sz w:val="24"/>
        </w:rPr>
        <w:t xml:space="preserve"> </w:t>
      </w:r>
      <w:r>
        <w:rPr>
          <w:spacing w:val="-4"/>
          <w:sz w:val="24"/>
        </w:rPr>
        <w:t>545-</w:t>
      </w:r>
    </w:p>
    <w:p>
      <w:pPr>
        <w:pStyle w:val="10"/>
        <w:numPr>
          <w:ilvl w:val="0"/>
          <w:numId w:val="35"/>
        </w:numPr>
        <w:tabs>
          <w:tab w:val="left" w:pos="2006"/>
        </w:tabs>
        <w:spacing w:before="0" w:after="0" w:line="275" w:lineRule="exact"/>
        <w:ind w:left="2006" w:right="0" w:hanging="1286"/>
        <w:jc w:val="left"/>
        <w:rPr>
          <w:sz w:val="24"/>
        </w:rPr>
      </w:pPr>
      <w:r>
        <w:rPr>
          <w:spacing w:val="-4"/>
          <w:sz w:val="24"/>
        </w:rPr>
        <w:t>562.</w:t>
      </w:r>
    </w:p>
    <w:p>
      <w:pPr>
        <w:pStyle w:val="10"/>
        <w:numPr>
          <w:ilvl w:val="0"/>
          <w:numId w:val="35"/>
        </w:numPr>
        <w:tabs>
          <w:tab w:val="left" w:pos="1440"/>
        </w:tabs>
        <w:spacing w:before="0" w:after="0" w:line="240" w:lineRule="auto"/>
        <w:ind w:left="1440" w:right="0" w:hanging="720"/>
        <w:jc w:val="left"/>
        <w:rPr>
          <w:sz w:val="24"/>
        </w:rPr>
      </w:pPr>
      <w:r>
        <w:rPr>
          <w:sz w:val="24"/>
        </w:rPr>
        <w:t>Lenth,</w:t>
      </w:r>
      <w:r>
        <w:rPr>
          <w:spacing w:val="71"/>
          <w:sz w:val="24"/>
        </w:rPr>
        <w:t xml:space="preserve"> </w:t>
      </w:r>
      <w:r>
        <w:rPr>
          <w:sz w:val="24"/>
        </w:rPr>
        <w:t>R.</w:t>
      </w:r>
      <w:r>
        <w:rPr>
          <w:spacing w:val="-1"/>
          <w:sz w:val="24"/>
        </w:rPr>
        <w:t xml:space="preserve"> </w:t>
      </w:r>
      <w:r>
        <w:rPr>
          <w:sz w:val="24"/>
        </w:rPr>
        <w:t>2018. emmeans:</w:t>
      </w:r>
      <w:r>
        <w:rPr>
          <w:spacing w:val="73"/>
          <w:sz w:val="24"/>
        </w:rPr>
        <w:t xml:space="preserve"> </w:t>
      </w:r>
      <w:r>
        <w:rPr>
          <w:sz w:val="24"/>
        </w:rPr>
        <w:t>Estimated</w:t>
      </w:r>
      <w:r>
        <w:rPr>
          <w:spacing w:val="73"/>
          <w:sz w:val="24"/>
        </w:rPr>
        <w:t xml:space="preserve"> </w:t>
      </w:r>
      <w:r>
        <w:rPr>
          <w:sz w:val="24"/>
        </w:rPr>
        <w:t>marginal</w:t>
      </w:r>
      <w:r>
        <w:rPr>
          <w:spacing w:val="75"/>
          <w:sz w:val="24"/>
        </w:rPr>
        <w:t xml:space="preserve"> </w:t>
      </w:r>
      <w:r>
        <w:rPr>
          <w:sz w:val="24"/>
        </w:rPr>
        <w:t>means,</w:t>
      </w:r>
      <w:r>
        <w:rPr>
          <w:spacing w:val="73"/>
          <w:sz w:val="24"/>
        </w:rPr>
        <w:t xml:space="preserve"> </w:t>
      </w:r>
      <w:r>
        <w:rPr>
          <w:sz w:val="24"/>
        </w:rPr>
        <w:t>aka</w:t>
      </w:r>
      <w:r>
        <w:rPr>
          <w:spacing w:val="72"/>
          <w:sz w:val="24"/>
        </w:rPr>
        <w:t xml:space="preserve"> </w:t>
      </w:r>
      <w:r>
        <w:rPr>
          <w:sz w:val="24"/>
        </w:rPr>
        <w:t>least-squares</w:t>
      </w:r>
      <w:r>
        <w:rPr>
          <w:spacing w:val="73"/>
          <w:sz w:val="24"/>
        </w:rPr>
        <w:t xml:space="preserve"> </w:t>
      </w:r>
      <w:r>
        <w:rPr>
          <w:sz w:val="24"/>
        </w:rPr>
        <w:t>means.</w:t>
      </w:r>
      <w:r>
        <w:rPr>
          <w:spacing w:val="73"/>
          <w:sz w:val="24"/>
        </w:rPr>
        <w:t xml:space="preserve"> </w:t>
      </w:r>
      <w:r>
        <w:rPr>
          <w:sz w:val="24"/>
        </w:rPr>
        <w:t>R</w:t>
      </w:r>
      <w:r>
        <w:rPr>
          <w:spacing w:val="74"/>
          <w:sz w:val="24"/>
        </w:rPr>
        <w:t xml:space="preserve"> </w:t>
      </w:r>
      <w:r>
        <w:rPr>
          <w:spacing w:val="-2"/>
          <w:sz w:val="24"/>
        </w:rPr>
        <w:t>package</w:t>
      </w:r>
    </w:p>
    <w:p>
      <w:pPr>
        <w:pStyle w:val="10"/>
        <w:numPr>
          <w:ilvl w:val="0"/>
          <w:numId w:val="35"/>
        </w:numPr>
        <w:tabs>
          <w:tab w:val="left" w:pos="2006"/>
        </w:tabs>
        <w:spacing w:before="0" w:after="0" w:line="240" w:lineRule="auto"/>
        <w:ind w:left="2006" w:right="0" w:hanging="1286"/>
        <w:jc w:val="left"/>
        <w:rPr>
          <w:sz w:val="24"/>
        </w:rPr>
      </w:pPr>
      <w:r>
        <w:rPr>
          <w:sz w:val="24"/>
        </w:rPr>
        <w:t>version</w:t>
      </w:r>
      <w:r>
        <w:rPr>
          <w:spacing w:val="-1"/>
          <w:sz w:val="24"/>
        </w:rPr>
        <w:t xml:space="preserve"> </w:t>
      </w:r>
      <w:r>
        <w:rPr>
          <w:spacing w:val="-2"/>
          <w:sz w:val="24"/>
        </w:rPr>
        <w:t>1.3.0.</w:t>
      </w:r>
    </w:p>
    <w:p>
      <w:pPr>
        <w:pStyle w:val="10"/>
        <w:numPr>
          <w:ilvl w:val="0"/>
          <w:numId w:val="35"/>
        </w:numPr>
        <w:tabs>
          <w:tab w:val="left" w:pos="1440"/>
        </w:tabs>
        <w:spacing w:before="0" w:after="0" w:line="240" w:lineRule="auto"/>
        <w:ind w:left="1440" w:right="0" w:hanging="720"/>
        <w:jc w:val="left"/>
        <w:rPr>
          <w:sz w:val="24"/>
        </w:rPr>
      </w:pPr>
      <w:r>
        <w:rPr>
          <w:sz w:val="24"/>
        </w:rPr>
        <w:t>Letourneau,</w:t>
      </w:r>
      <w:r>
        <w:rPr>
          <w:spacing w:val="12"/>
          <w:sz w:val="24"/>
        </w:rPr>
        <w:t xml:space="preserve"> </w:t>
      </w:r>
      <w:r>
        <w:rPr>
          <w:sz w:val="24"/>
        </w:rPr>
        <w:t>D.K.,</w:t>
      </w:r>
      <w:r>
        <w:rPr>
          <w:spacing w:val="15"/>
          <w:sz w:val="24"/>
        </w:rPr>
        <w:t xml:space="preserve"> </w:t>
      </w:r>
      <w:r>
        <w:rPr>
          <w:sz w:val="24"/>
        </w:rPr>
        <w:t>Jedlicka,</w:t>
      </w:r>
      <w:r>
        <w:rPr>
          <w:spacing w:val="15"/>
          <w:sz w:val="24"/>
        </w:rPr>
        <w:t xml:space="preserve"> </w:t>
      </w:r>
      <w:r>
        <w:rPr>
          <w:sz w:val="24"/>
        </w:rPr>
        <w:t>J.A.,</w:t>
      </w:r>
      <w:r>
        <w:rPr>
          <w:spacing w:val="15"/>
          <w:sz w:val="24"/>
        </w:rPr>
        <w:t xml:space="preserve"> </w:t>
      </w:r>
      <w:r>
        <w:rPr>
          <w:sz w:val="24"/>
        </w:rPr>
        <w:t>Bothwell,</w:t>
      </w:r>
      <w:r>
        <w:rPr>
          <w:spacing w:val="15"/>
          <w:sz w:val="24"/>
        </w:rPr>
        <w:t xml:space="preserve"> </w:t>
      </w:r>
      <w:r>
        <w:rPr>
          <w:sz w:val="24"/>
        </w:rPr>
        <w:t>S.G.,</w:t>
      </w:r>
      <w:r>
        <w:rPr>
          <w:spacing w:val="12"/>
          <w:sz w:val="24"/>
        </w:rPr>
        <w:t xml:space="preserve"> </w:t>
      </w:r>
      <w:r>
        <w:rPr>
          <w:sz w:val="24"/>
        </w:rPr>
        <w:t>Moreno,</w:t>
      </w:r>
      <w:r>
        <w:rPr>
          <w:spacing w:val="15"/>
          <w:sz w:val="24"/>
        </w:rPr>
        <w:t xml:space="preserve"> </w:t>
      </w:r>
      <w:r>
        <w:rPr>
          <w:sz w:val="24"/>
        </w:rPr>
        <w:t>C.R.,</w:t>
      </w:r>
      <w:r>
        <w:rPr>
          <w:spacing w:val="15"/>
          <w:sz w:val="24"/>
        </w:rPr>
        <w:t xml:space="preserve"> </w:t>
      </w:r>
      <w:r>
        <w:rPr>
          <w:sz w:val="24"/>
        </w:rPr>
        <w:t>2009.</w:t>
      </w:r>
      <w:r>
        <w:rPr>
          <w:spacing w:val="15"/>
          <w:sz w:val="24"/>
        </w:rPr>
        <w:t xml:space="preserve"> </w:t>
      </w:r>
      <w:r>
        <w:rPr>
          <w:sz w:val="24"/>
        </w:rPr>
        <w:t>Effects</w:t>
      </w:r>
      <w:r>
        <w:rPr>
          <w:spacing w:val="16"/>
          <w:sz w:val="24"/>
        </w:rPr>
        <w:t xml:space="preserve"> </w:t>
      </w:r>
      <w:r>
        <w:rPr>
          <w:sz w:val="24"/>
        </w:rPr>
        <w:t>of</w:t>
      </w:r>
      <w:r>
        <w:rPr>
          <w:spacing w:val="14"/>
          <w:sz w:val="24"/>
        </w:rPr>
        <w:t xml:space="preserve"> </w:t>
      </w:r>
      <w:r>
        <w:rPr>
          <w:sz w:val="24"/>
        </w:rPr>
        <w:t>natural</w:t>
      </w:r>
      <w:r>
        <w:rPr>
          <w:spacing w:val="16"/>
          <w:sz w:val="24"/>
        </w:rPr>
        <w:t xml:space="preserve"> </w:t>
      </w:r>
      <w:r>
        <w:rPr>
          <w:spacing w:val="-2"/>
          <w:sz w:val="24"/>
        </w:rPr>
        <w:t>enemy</w:t>
      </w:r>
    </w:p>
    <w:p>
      <w:pPr>
        <w:pStyle w:val="10"/>
        <w:numPr>
          <w:ilvl w:val="0"/>
          <w:numId w:val="35"/>
        </w:numPr>
        <w:tabs>
          <w:tab w:val="left" w:pos="2006"/>
        </w:tabs>
        <w:spacing w:before="1" w:after="0" w:line="240" w:lineRule="auto"/>
        <w:ind w:left="2006" w:right="0" w:hanging="1286"/>
        <w:jc w:val="left"/>
        <w:rPr>
          <w:sz w:val="24"/>
        </w:rPr>
      </w:pPr>
      <w:r>
        <w:rPr>
          <w:sz w:val="24"/>
        </w:rPr>
        <w:t>biodiversity</w:t>
      </w:r>
      <w:r>
        <w:rPr>
          <w:spacing w:val="35"/>
          <w:sz w:val="24"/>
        </w:rPr>
        <w:t xml:space="preserve"> </w:t>
      </w:r>
      <w:r>
        <w:rPr>
          <w:sz w:val="24"/>
        </w:rPr>
        <w:t>on</w:t>
      </w:r>
      <w:r>
        <w:rPr>
          <w:spacing w:val="44"/>
          <w:sz w:val="24"/>
        </w:rPr>
        <w:t xml:space="preserve"> </w:t>
      </w:r>
      <w:r>
        <w:rPr>
          <w:sz w:val="24"/>
        </w:rPr>
        <w:t>the</w:t>
      </w:r>
      <w:r>
        <w:rPr>
          <w:spacing w:val="41"/>
          <w:sz w:val="24"/>
        </w:rPr>
        <w:t xml:space="preserve"> </w:t>
      </w:r>
      <w:r>
        <w:rPr>
          <w:sz w:val="24"/>
        </w:rPr>
        <w:t>suppression</w:t>
      </w:r>
      <w:r>
        <w:rPr>
          <w:spacing w:val="41"/>
          <w:sz w:val="24"/>
        </w:rPr>
        <w:t xml:space="preserve"> </w:t>
      </w:r>
      <w:r>
        <w:rPr>
          <w:sz w:val="24"/>
        </w:rPr>
        <w:t>of</w:t>
      </w:r>
      <w:r>
        <w:rPr>
          <w:spacing w:val="44"/>
          <w:sz w:val="24"/>
        </w:rPr>
        <w:t xml:space="preserve"> </w:t>
      </w:r>
      <w:r>
        <w:rPr>
          <w:sz w:val="24"/>
        </w:rPr>
        <w:t>arthropod</w:t>
      </w:r>
      <w:r>
        <w:rPr>
          <w:spacing w:val="44"/>
          <w:sz w:val="24"/>
        </w:rPr>
        <w:t xml:space="preserve"> </w:t>
      </w:r>
      <w:r>
        <w:rPr>
          <w:sz w:val="24"/>
        </w:rPr>
        <w:t>herbivores</w:t>
      </w:r>
      <w:r>
        <w:rPr>
          <w:spacing w:val="42"/>
          <w:sz w:val="24"/>
        </w:rPr>
        <w:t xml:space="preserve"> </w:t>
      </w:r>
      <w:r>
        <w:rPr>
          <w:sz w:val="24"/>
        </w:rPr>
        <w:t>in</w:t>
      </w:r>
      <w:r>
        <w:rPr>
          <w:spacing w:val="42"/>
          <w:sz w:val="24"/>
        </w:rPr>
        <w:t xml:space="preserve"> </w:t>
      </w:r>
      <w:r>
        <w:rPr>
          <w:sz w:val="24"/>
        </w:rPr>
        <w:t>terrestrial</w:t>
      </w:r>
      <w:r>
        <w:rPr>
          <w:spacing w:val="44"/>
          <w:sz w:val="24"/>
        </w:rPr>
        <w:t xml:space="preserve"> </w:t>
      </w:r>
      <w:r>
        <w:rPr>
          <w:sz w:val="24"/>
        </w:rPr>
        <w:t>ecosystems.</w:t>
      </w:r>
      <w:r>
        <w:rPr>
          <w:spacing w:val="43"/>
          <w:sz w:val="24"/>
        </w:rPr>
        <w:t xml:space="preserve"> </w:t>
      </w:r>
      <w:r>
        <w:rPr>
          <w:spacing w:val="-4"/>
          <w:sz w:val="24"/>
        </w:rPr>
        <w:t>Annu</w:t>
      </w:r>
    </w:p>
    <w:p>
      <w:pPr>
        <w:pStyle w:val="10"/>
        <w:numPr>
          <w:ilvl w:val="0"/>
          <w:numId w:val="35"/>
        </w:numPr>
        <w:tabs>
          <w:tab w:val="left" w:pos="2006"/>
        </w:tabs>
        <w:spacing w:before="0" w:after="0" w:line="240" w:lineRule="auto"/>
        <w:ind w:left="2006" w:right="0" w:hanging="1286"/>
        <w:jc w:val="left"/>
        <w:rPr>
          <w:sz w:val="24"/>
        </w:rPr>
      </w:pPr>
      <w:r>
        <w:rPr>
          <w:sz w:val="24"/>
        </w:rPr>
        <w:t>Rev</w:t>
      </w:r>
      <w:r>
        <w:rPr>
          <w:spacing w:val="-3"/>
          <w:sz w:val="24"/>
        </w:rPr>
        <w:t xml:space="preserve"> </w:t>
      </w:r>
      <w:r>
        <w:rPr>
          <w:sz w:val="24"/>
        </w:rPr>
        <w:t>Ecol</w:t>
      </w:r>
      <w:r>
        <w:rPr>
          <w:spacing w:val="-1"/>
          <w:sz w:val="24"/>
        </w:rPr>
        <w:t xml:space="preserve"> </w:t>
      </w:r>
      <w:r>
        <w:rPr>
          <w:sz w:val="24"/>
        </w:rPr>
        <w:t>Evol S</w:t>
      </w:r>
      <w:r>
        <w:rPr>
          <w:spacing w:val="-1"/>
          <w:sz w:val="24"/>
        </w:rPr>
        <w:t xml:space="preserve"> </w:t>
      </w:r>
      <w:r>
        <w:rPr>
          <w:sz w:val="24"/>
        </w:rPr>
        <w:t>40, 573-</w:t>
      </w:r>
      <w:r>
        <w:rPr>
          <w:spacing w:val="-4"/>
          <w:sz w:val="24"/>
        </w:rPr>
        <w:t>592.</w:t>
      </w:r>
    </w:p>
    <w:p>
      <w:pPr>
        <w:pStyle w:val="10"/>
        <w:numPr>
          <w:ilvl w:val="0"/>
          <w:numId w:val="35"/>
        </w:numPr>
        <w:tabs>
          <w:tab w:val="left" w:pos="1440"/>
        </w:tabs>
        <w:spacing w:before="0" w:after="0" w:line="274" w:lineRule="exact"/>
        <w:ind w:left="1440" w:right="0" w:hanging="720"/>
        <w:jc w:val="left"/>
        <w:rPr>
          <w:sz w:val="24"/>
        </w:rPr>
      </w:pPr>
      <w:r>
        <w:rPr>
          <w:sz w:val="24"/>
        </w:rPr>
        <w:t>Lichtenberg,</w:t>
      </w:r>
      <w:r>
        <w:rPr>
          <w:spacing w:val="66"/>
          <w:sz w:val="24"/>
        </w:rPr>
        <w:t xml:space="preserve"> </w:t>
      </w:r>
      <w:r>
        <w:rPr>
          <w:sz w:val="24"/>
        </w:rPr>
        <w:t>E.M.,</w:t>
      </w:r>
      <w:r>
        <w:rPr>
          <w:spacing w:val="69"/>
          <w:sz w:val="24"/>
        </w:rPr>
        <w:t xml:space="preserve"> </w:t>
      </w:r>
      <w:r>
        <w:rPr>
          <w:sz w:val="24"/>
        </w:rPr>
        <w:t>Kennedy,</w:t>
      </w:r>
      <w:r>
        <w:rPr>
          <w:spacing w:val="68"/>
          <w:sz w:val="24"/>
        </w:rPr>
        <w:t xml:space="preserve"> </w:t>
      </w:r>
      <w:r>
        <w:rPr>
          <w:sz w:val="24"/>
        </w:rPr>
        <w:t>C.M.,</w:t>
      </w:r>
      <w:r>
        <w:rPr>
          <w:spacing w:val="70"/>
          <w:sz w:val="24"/>
        </w:rPr>
        <w:t xml:space="preserve"> </w:t>
      </w:r>
      <w:r>
        <w:rPr>
          <w:sz w:val="24"/>
        </w:rPr>
        <w:t>Kremen,</w:t>
      </w:r>
      <w:r>
        <w:rPr>
          <w:spacing w:val="71"/>
          <w:sz w:val="24"/>
        </w:rPr>
        <w:t xml:space="preserve"> </w:t>
      </w:r>
      <w:r>
        <w:rPr>
          <w:sz w:val="24"/>
        </w:rPr>
        <w:t>C.,</w:t>
      </w:r>
      <w:r>
        <w:rPr>
          <w:spacing w:val="68"/>
          <w:sz w:val="24"/>
        </w:rPr>
        <w:t xml:space="preserve"> </w:t>
      </w:r>
      <w:r>
        <w:rPr>
          <w:sz w:val="24"/>
        </w:rPr>
        <w:t>Batary,</w:t>
      </w:r>
      <w:r>
        <w:rPr>
          <w:spacing w:val="69"/>
          <w:sz w:val="24"/>
        </w:rPr>
        <w:t xml:space="preserve"> </w:t>
      </w:r>
      <w:r>
        <w:rPr>
          <w:sz w:val="24"/>
        </w:rPr>
        <w:t>P.,</w:t>
      </w:r>
      <w:r>
        <w:rPr>
          <w:spacing w:val="69"/>
          <w:sz w:val="24"/>
        </w:rPr>
        <w:t xml:space="preserve"> </w:t>
      </w:r>
      <w:r>
        <w:rPr>
          <w:sz w:val="24"/>
        </w:rPr>
        <w:t>Berendse,</w:t>
      </w:r>
      <w:r>
        <w:rPr>
          <w:spacing w:val="68"/>
          <w:sz w:val="24"/>
        </w:rPr>
        <w:t xml:space="preserve"> </w:t>
      </w:r>
      <w:r>
        <w:rPr>
          <w:sz w:val="24"/>
        </w:rPr>
        <w:t>F.,</w:t>
      </w:r>
      <w:r>
        <w:rPr>
          <w:spacing w:val="69"/>
          <w:sz w:val="24"/>
        </w:rPr>
        <w:t xml:space="preserve"> </w:t>
      </w:r>
      <w:r>
        <w:rPr>
          <w:sz w:val="24"/>
        </w:rPr>
        <w:t>Bommarco,</w:t>
      </w:r>
      <w:r>
        <w:rPr>
          <w:spacing w:val="69"/>
          <w:sz w:val="24"/>
        </w:rPr>
        <w:t xml:space="preserve"> </w:t>
      </w:r>
      <w:r>
        <w:rPr>
          <w:spacing w:val="-5"/>
          <w:sz w:val="24"/>
        </w:rPr>
        <w:t>R.,</w:t>
      </w:r>
    </w:p>
    <w:p>
      <w:pPr>
        <w:pStyle w:val="10"/>
        <w:numPr>
          <w:ilvl w:val="0"/>
          <w:numId w:val="35"/>
        </w:numPr>
        <w:tabs>
          <w:tab w:val="left" w:pos="2006"/>
        </w:tabs>
        <w:spacing w:before="0" w:after="0" w:line="279" w:lineRule="exact"/>
        <w:ind w:left="2006" w:right="0" w:hanging="1286"/>
        <w:jc w:val="left"/>
        <w:rPr>
          <w:sz w:val="24"/>
        </w:rPr>
      </w:pPr>
      <w:r>
        <w:rPr>
          <w:sz w:val="24"/>
        </w:rPr>
        <w:t>Bosque</w:t>
      </w:r>
      <w:r>
        <w:rPr>
          <w:rFonts w:ascii="Cambria Math" w:hAnsi="Cambria Math"/>
          <w:sz w:val="24"/>
        </w:rPr>
        <w:t>‐</w:t>
      </w:r>
      <w:r>
        <w:rPr>
          <w:rFonts w:ascii="Cambria Math" w:hAnsi="Cambria Math"/>
          <w:spacing w:val="49"/>
          <w:sz w:val="24"/>
        </w:rPr>
        <w:t xml:space="preserve"> </w:t>
      </w:r>
      <w:r>
        <w:rPr>
          <w:sz w:val="24"/>
        </w:rPr>
        <w:t>Pérez,</w:t>
      </w:r>
      <w:r>
        <w:rPr>
          <w:spacing w:val="34"/>
          <w:sz w:val="24"/>
        </w:rPr>
        <w:t xml:space="preserve"> </w:t>
      </w:r>
      <w:r>
        <w:rPr>
          <w:sz w:val="24"/>
        </w:rPr>
        <w:t>N.A.,</w:t>
      </w:r>
      <w:r>
        <w:rPr>
          <w:spacing w:val="34"/>
          <w:sz w:val="24"/>
        </w:rPr>
        <w:t xml:space="preserve"> </w:t>
      </w:r>
      <w:r>
        <w:rPr>
          <w:sz w:val="24"/>
        </w:rPr>
        <w:t>Carvalheiro,</w:t>
      </w:r>
      <w:r>
        <w:rPr>
          <w:spacing w:val="37"/>
          <w:sz w:val="24"/>
        </w:rPr>
        <w:t xml:space="preserve"> </w:t>
      </w:r>
      <w:r>
        <w:rPr>
          <w:sz w:val="24"/>
        </w:rPr>
        <w:t>L.G.,</w:t>
      </w:r>
      <w:r>
        <w:rPr>
          <w:spacing w:val="34"/>
          <w:sz w:val="24"/>
        </w:rPr>
        <w:t xml:space="preserve"> </w:t>
      </w:r>
      <w:r>
        <w:rPr>
          <w:sz w:val="24"/>
        </w:rPr>
        <w:t>Snyder,</w:t>
      </w:r>
      <w:r>
        <w:rPr>
          <w:spacing w:val="34"/>
          <w:sz w:val="24"/>
        </w:rPr>
        <w:t xml:space="preserve"> </w:t>
      </w:r>
      <w:r>
        <w:rPr>
          <w:sz w:val="24"/>
        </w:rPr>
        <w:t>W.E.,</w:t>
      </w:r>
      <w:r>
        <w:rPr>
          <w:spacing w:val="39"/>
          <w:sz w:val="24"/>
        </w:rPr>
        <w:t xml:space="preserve"> </w:t>
      </w:r>
      <w:r>
        <w:rPr>
          <w:sz w:val="24"/>
        </w:rPr>
        <w:t>Williams,</w:t>
      </w:r>
      <w:r>
        <w:rPr>
          <w:spacing w:val="35"/>
          <w:sz w:val="24"/>
        </w:rPr>
        <w:t xml:space="preserve"> </w:t>
      </w:r>
      <w:r>
        <w:rPr>
          <w:sz w:val="24"/>
        </w:rPr>
        <w:t>N.M.,</w:t>
      </w:r>
      <w:r>
        <w:rPr>
          <w:spacing w:val="32"/>
          <w:sz w:val="24"/>
        </w:rPr>
        <w:t xml:space="preserve"> </w:t>
      </w:r>
      <w:r>
        <w:rPr>
          <w:sz w:val="24"/>
        </w:rPr>
        <w:t>2017.</w:t>
      </w:r>
      <w:r>
        <w:rPr>
          <w:spacing w:val="34"/>
          <w:sz w:val="24"/>
        </w:rPr>
        <w:t xml:space="preserve"> </w:t>
      </w:r>
      <w:r>
        <w:rPr>
          <w:sz w:val="24"/>
        </w:rPr>
        <w:t>A</w:t>
      </w:r>
      <w:r>
        <w:rPr>
          <w:spacing w:val="35"/>
          <w:sz w:val="24"/>
        </w:rPr>
        <w:t xml:space="preserve"> </w:t>
      </w:r>
      <w:r>
        <w:rPr>
          <w:spacing w:val="-2"/>
          <w:sz w:val="24"/>
        </w:rPr>
        <w:t>global</w:t>
      </w:r>
    </w:p>
    <w:p>
      <w:pPr>
        <w:pStyle w:val="10"/>
        <w:numPr>
          <w:ilvl w:val="0"/>
          <w:numId w:val="35"/>
        </w:numPr>
        <w:tabs>
          <w:tab w:val="left" w:pos="2006"/>
        </w:tabs>
        <w:spacing w:before="0" w:after="0" w:line="275" w:lineRule="exact"/>
        <w:ind w:left="2006" w:right="0" w:hanging="1286"/>
        <w:jc w:val="left"/>
        <w:rPr>
          <w:sz w:val="24"/>
        </w:rPr>
      </w:pPr>
      <w:r>
        <w:rPr>
          <w:sz w:val="24"/>
        </w:rPr>
        <w:t>synthesis</w:t>
      </w:r>
      <w:r>
        <w:rPr>
          <w:spacing w:val="9"/>
          <w:sz w:val="24"/>
        </w:rPr>
        <w:t xml:space="preserve"> </w:t>
      </w:r>
      <w:r>
        <w:rPr>
          <w:sz w:val="24"/>
        </w:rPr>
        <w:t>of</w:t>
      </w:r>
      <w:r>
        <w:rPr>
          <w:spacing w:val="13"/>
          <w:sz w:val="24"/>
        </w:rPr>
        <w:t xml:space="preserve"> </w:t>
      </w:r>
      <w:r>
        <w:rPr>
          <w:sz w:val="24"/>
        </w:rPr>
        <w:t>the</w:t>
      </w:r>
      <w:r>
        <w:rPr>
          <w:spacing w:val="12"/>
          <w:sz w:val="24"/>
        </w:rPr>
        <w:t xml:space="preserve"> </w:t>
      </w:r>
      <w:r>
        <w:rPr>
          <w:sz w:val="24"/>
        </w:rPr>
        <w:t>effects</w:t>
      </w:r>
      <w:r>
        <w:rPr>
          <w:spacing w:val="12"/>
          <w:sz w:val="24"/>
        </w:rPr>
        <w:t xml:space="preserve"> </w:t>
      </w:r>
      <w:r>
        <w:rPr>
          <w:sz w:val="24"/>
        </w:rPr>
        <w:t>of</w:t>
      </w:r>
      <w:r>
        <w:rPr>
          <w:spacing w:val="11"/>
          <w:sz w:val="24"/>
        </w:rPr>
        <w:t xml:space="preserve"> </w:t>
      </w:r>
      <w:r>
        <w:rPr>
          <w:sz w:val="24"/>
        </w:rPr>
        <w:t>diversified</w:t>
      </w:r>
      <w:r>
        <w:rPr>
          <w:spacing w:val="12"/>
          <w:sz w:val="24"/>
        </w:rPr>
        <w:t xml:space="preserve"> </w:t>
      </w:r>
      <w:r>
        <w:rPr>
          <w:sz w:val="24"/>
        </w:rPr>
        <w:t>farming</w:t>
      </w:r>
      <w:r>
        <w:rPr>
          <w:spacing w:val="12"/>
          <w:sz w:val="24"/>
        </w:rPr>
        <w:t xml:space="preserve"> </w:t>
      </w:r>
      <w:r>
        <w:rPr>
          <w:sz w:val="24"/>
        </w:rPr>
        <w:t>systems</w:t>
      </w:r>
      <w:r>
        <w:rPr>
          <w:spacing w:val="12"/>
          <w:sz w:val="24"/>
        </w:rPr>
        <w:t xml:space="preserve"> </w:t>
      </w:r>
      <w:r>
        <w:rPr>
          <w:sz w:val="24"/>
        </w:rPr>
        <w:t>on</w:t>
      </w:r>
      <w:r>
        <w:rPr>
          <w:spacing w:val="10"/>
          <w:sz w:val="24"/>
        </w:rPr>
        <w:t xml:space="preserve"> </w:t>
      </w:r>
      <w:r>
        <w:rPr>
          <w:sz w:val="24"/>
        </w:rPr>
        <w:t>arthropod</w:t>
      </w:r>
      <w:r>
        <w:rPr>
          <w:spacing w:val="13"/>
          <w:sz w:val="24"/>
        </w:rPr>
        <w:t xml:space="preserve"> </w:t>
      </w:r>
      <w:r>
        <w:rPr>
          <w:sz w:val="24"/>
        </w:rPr>
        <w:t>diversity</w:t>
      </w:r>
      <w:r>
        <w:rPr>
          <w:spacing w:val="6"/>
          <w:sz w:val="24"/>
        </w:rPr>
        <w:t xml:space="preserve"> </w:t>
      </w:r>
      <w:r>
        <w:rPr>
          <w:sz w:val="24"/>
        </w:rPr>
        <w:t>within</w:t>
      </w:r>
      <w:r>
        <w:rPr>
          <w:spacing w:val="11"/>
          <w:sz w:val="24"/>
        </w:rPr>
        <w:t xml:space="preserve"> </w:t>
      </w:r>
      <w:r>
        <w:rPr>
          <w:spacing w:val="-2"/>
          <w:sz w:val="24"/>
        </w:rPr>
        <w:t>fields</w:t>
      </w:r>
    </w:p>
    <w:p>
      <w:pPr>
        <w:pStyle w:val="10"/>
        <w:numPr>
          <w:ilvl w:val="0"/>
          <w:numId w:val="35"/>
        </w:numPr>
        <w:tabs>
          <w:tab w:val="left" w:pos="2006"/>
        </w:tabs>
        <w:spacing w:before="0" w:after="0" w:line="240" w:lineRule="auto"/>
        <w:ind w:left="2006" w:right="0" w:hanging="1286"/>
        <w:jc w:val="left"/>
        <w:rPr>
          <w:sz w:val="24"/>
        </w:rPr>
      </w:pPr>
      <w:r>
        <w:rPr>
          <w:sz w:val="24"/>
        </w:rPr>
        <w:t>and</w:t>
      </w:r>
      <w:r>
        <w:rPr>
          <w:spacing w:val="-4"/>
          <w:sz w:val="24"/>
        </w:rPr>
        <w:t xml:space="preserve"> </w:t>
      </w:r>
      <w:r>
        <w:rPr>
          <w:sz w:val="24"/>
        </w:rPr>
        <w:t>across agricultural</w:t>
      </w:r>
      <w:r>
        <w:rPr>
          <w:spacing w:val="-1"/>
          <w:sz w:val="24"/>
        </w:rPr>
        <w:t xml:space="preserve"> </w:t>
      </w:r>
      <w:r>
        <w:rPr>
          <w:sz w:val="24"/>
        </w:rPr>
        <w:t>landscapes.</w:t>
      </w:r>
      <w:r>
        <w:rPr>
          <w:spacing w:val="-2"/>
          <w:sz w:val="24"/>
        </w:rPr>
        <w:t xml:space="preserve"> </w:t>
      </w:r>
      <w:r>
        <w:rPr>
          <w:sz w:val="24"/>
        </w:rPr>
        <w:t>Global</w:t>
      </w:r>
      <w:r>
        <w:rPr>
          <w:spacing w:val="1"/>
          <w:sz w:val="24"/>
        </w:rPr>
        <w:t xml:space="preserve"> </w:t>
      </w:r>
      <w:r>
        <w:rPr>
          <w:sz w:val="24"/>
        </w:rPr>
        <w:t>change biology</w:t>
      </w:r>
      <w:r>
        <w:rPr>
          <w:spacing w:val="-6"/>
          <w:sz w:val="24"/>
        </w:rPr>
        <w:t xml:space="preserve"> </w:t>
      </w:r>
      <w:r>
        <w:rPr>
          <w:sz w:val="24"/>
        </w:rPr>
        <w:t>23,</w:t>
      </w:r>
      <w:r>
        <w:rPr>
          <w:spacing w:val="-1"/>
          <w:sz w:val="24"/>
        </w:rPr>
        <w:t xml:space="preserve"> </w:t>
      </w:r>
      <w:r>
        <w:rPr>
          <w:sz w:val="24"/>
        </w:rPr>
        <w:t>4946-</w:t>
      </w:r>
      <w:r>
        <w:rPr>
          <w:spacing w:val="-2"/>
          <w:sz w:val="24"/>
        </w:rPr>
        <w:t>4957.</w:t>
      </w:r>
    </w:p>
    <w:p>
      <w:pPr>
        <w:pStyle w:val="10"/>
        <w:numPr>
          <w:ilvl w:val="0"/>
          <w:numId w:val="35"/>
        </w:numPr>
        <w:tabs>
          <w:tab w:val="left" w:pos="1440"/>
        </w:tabs>
        <w:spacing w:before="0" w:after="0" w:line="240" w:lineRule="auto"/>
        <w:ind w:left="1440" w:right="0" w:hanging="720"/>
        <w:jc w:val="left"/>
        <w:rPr>
          <w:sz w:val="24"/>
        </w:rPr>
      </w:pPr>
      <w:r>
        <w:rPr>
          <w:sz w:val="24"/>
        </w:rPr>
        <w:t>Mazzi,</w:t>
      </w:r>
      <w:r>
        <w:rPr>
          <w:spacing w:val="52"/>
          <w:sz w:val="24"/>
        </w:rPr>
        <w:t xml:space="preserve"> </w:t>
      </w:r>
      <w:r>
        <w:rPr>
          <w:sz w:val="24"/>
        </w:rPr>
        <w:t>D.,</w:t>
      </w:r>
      <w:r>
        <w:rPr>
          <w:spacing w:val="54"/>
          <w:sz w:val="24"/>
        </w:rPr>
        <w:t xml:space="preserve"> </w:t>
      </w:r>
      <w:r>
        <w:rPr>
          <w:sz w:val="24"/>
        </w:rPr>
        <w:t>Dorn,</w:t>
      </w:r>
      <w:r>
        <w:rPr>
          <w:spacing w:val="54"/>
          <w:sz w:val="24"/>
        </w:rPr>
        <w:t xml:space="preserve"> </w:t>
      </w:r>
      <w:r>
        <w:rPr>
          <w:sz w:val="24"/>
        </w:rPr>
        <w:t>S.,</w:t>
      </w:r>
      <w:r>
        <w:rPr>
          <w:spacing w:val="53"/>
          <w:sz w:val="24"/>
        </w:rPr>
        <w:t xml:space="preserve"> </w:t>
      </w:r>
      <w:r>
        <w:rPr>
          <w:sz w:val="24"/>
        </w:rPr>
        <w:t>2012.</w:t>
      </w:r>
      <w:r>
        <w:rPr>
          <w:spacing w:val="54"/>
          <w:sz w:val="24"/>
        </w:rPr>
        <w:t xml:space="preserve"> </w:t>
      </w:r>
      <w:r>
        <w:rPr>
          <w:sz w:val="24"/>
        </w:rPr>
        <w:t>Movement</w:t>
      </w:r>
      <w:r>
        <w:rPr>
          <w:spacing w:val="54"/>
          <w:sz w:val="24"/>
        </w:rPr>
        <w:t xml:space="preserve"> </w:t>
      </w:r>
      <w:r>
        <w:rPr>
          <w:sz w:val="24"/>
        </w:rPr>
        <w:t>of</w:t>
      </w:r>
      <w:r>
        <w:rPr>
          <w:spacing w:val="55"/>
          <w:sz w:val="24"/>
        </w:rPr>
        <w:t xml:space="preserve"> </w:t>
      </w:r>
      <w:r>
        <w:rPr>
          <w:sz w:val="24"/>
        </w:rPr>
        <w:t>insect</w:t>
      </w:r>
      <w:r>
        <w:rPr>
          <w:spacing w:val="55"/>
          <w:sz w:val="24"/>
        </w:rPr>
        <w:t xml:space="preserve"> </w:t>
      </w:r>
      <w:r>
        <w:rPr>
          <w:sz w:val="24"/>
        </w:rPr>
        <w:t>pests</w:t>
      </w:r>
      <w:r>
        <w:rPr>
          <w:spacing w:val="55"/>
          <w:sz w:val="24"/>
        </w:rPr>
        <w:t xml:space="preserve"> </w:t>
      </w:r>
      <w:r>
        <w:rPr>
          <w:sz w:val="24"/>
        </w:rPr>
        <w:t>in</w:t>
      </w:r>
      <w:r>
        <w:rPr>
          <w:spacing w:val="54"/>
          <w:sz w:val="24"/>
        </w:rPr>
        <w:t xml:space="preserve"> </w:t>
      </w:r>
      <w:r>
        <w:rPr>
          <w:sz w:val="24"/>
        </w:rPr>
        <w:t>agricultural</w:t>
      </w:r>
      <w:r>
        <w:rPr>
          <w:spacing w:val="57"/>
          <w:sz w:val="24"/>
        </w:rPr>
        <w:t xml:space="preserve"> </w:t>
      </w:r>
      <w:r>
        <w:rPr>
          <w:sz w:val="24"/>
        </w:rPr>
        <w:t>landscapes.</w:t>
      </w:r>
      <w:r>
        <w:rPr>
          <w:spacing w:val="57"/>
          <w:sz w:val="24"/>
        </w:rPr>
        <w:t xml:space="preserve"> </w:t>
      </w:r>
      <w:r>
        <w:rPr>
          <w:sz w:val="24"/>
        </w:rPr>
        <w:t>Annals</w:t>
      </w:r>
      <w:r>
        <w:rPr>
          <w:spacing w:val="55"/>
          <w:sz w:val="24"/>
        </w:rPr>
        <w:t xml:space="preserve"> </w:t>
      </w:r>
      <w:r>
        <w:rPr>
          <w:spacing w:val="-5"/>
          <w:sz w:val="24"/>
        </w:rPr>
        <w:t>of</w:t>
      </w:r>
    </w:p>
    <w:p>
      <w:pPr>
        <w:pStyle w:val="10"/>
        <w:numPr>
          <w:ilvl w:val="0"/>
          <w:numId w:val="35"/>
        </w:numPr>
        <w:tabs>
          <w:tab w:val="left" w:pos="2006"/>
        </w:tabs>
        <w:spacing w:before="0" w:after="0" w:line="240" w:lineRule="auto"/>
        <w:ind w:left="2006" w:right="0" w:hanging="1286"/>
        <w:jc w:val="left"/>
        <w:rPr>
          <w:sz w:val="24"/>
        </w:rPr>
      </w:pPr>
      <w:r>
        <w:rPr>
          <w:sz w:val="24"/>
        </w:rPr>
        <w:t>Applied</w:t>
      </w:r>
      <w:r>
        <w:rPr>
          <w:spacing w:val="-1"/>
          <w:sz w:val="24"/>
        </w:rPr>
        <w:t xml:space="preserve"> </w:t>
      </w:r>
      <w:r>
        <w:rPr>
          <w:sz w:val="24"/>
        </w:rPr>
        <w:t>Biology</w:t>
      </w:r>
      <w:r>
        <w:rPr>
          <w:spacing w:val="-5"/>
          <w:sz w:val="24"/>
        </w:rPr>
        <w:t xml:space="preserve"> </w:t>
      </w:r>
      <w:r>
        <w:rPr>
          <w:sz w:val="24"/>
        </w:rPr>
        <w:t>160,</w:t>
      </w:r>
      <w:r>
        <w:rPr>
          <w:spacing w:val="2"/>
          <w:sz w:val="24"/>
        </w:rPr>
        <w:t xml:space="preserve"> </w:t>
      </w:r>
      <w:r>
        <w:rPr>
          <w:sz w:val="24"/>
        </w:rPr>
        <w:t>97-</w:t>
      </w:r>
      <w:r>
        <w:rPr>
          <w:spacing w:val="-4"/>
          <w:sz w:val="24"/>
        </w:rPr>
        <w:t>113.</w:t>
      </w:r>
    </w:p>
    <w:p>
      <w:pPr>
        <w:pStyle w:val="10"/>
        <w:numPr>
          <w:ilvl w:val="0"/>
          <w:numId w:val="35"/>
        </w:numPr>
        <w:tabs>
          <w:tab w:val="left" w:pos="1440"/>
        </w:tabs>
        <w:spacing w:before="0" w:after="0" w:line="240" w:lineRule="auto"/>
        <w:ind w:left="1440" w:right="0" w:hanging="720"/>
        <w:jc w:val="left"/>
        <w:rPr>
          <w:sz w:val="24"/>
        </w:rPr>
      </w:pPr>
      <w:r>
        <w:rPr>
          <w:sz w:val="24"/>
        </w:rPr>
        <w:t>Michalko,</w:t>
      </w:r>
      <w:r>
        <w:rPr>
          <w:spacing w:val="26"/>
          <w:sz w:val="24"/>
        </w:rPr>
        <w:t xml:space="preserve"> </w:t>
      </w:r>
      <w:r>
        <w:rPr>
          <w:sz w:val="24"/>
        </w:rPr>
        <w:t>R.,</w:t>
      </w:r>
      <w:r>
        <w:rPr>
          <w:spacing w:val="28"/>
          <w:sz w:val="24"/>
        </w:rPr>
        <w:t xml:space="preserve"> </w:t>
      </w:r>
      <w:r>
        <w:rPr>
          <w:sz w:val="24"/>
        </w:rPr>
        <w:t>Pekár,</w:t>
      </w:r>
      <w:r>
        <w:rPr>
          <w:spacing w:val="27"/>
          <w:sz w:val="24"/>
        </w:rPr>
        <w:t xml:space="preserve"> </w:t>
      </w:r>
      <w:r>
        <w:rPr>
          <w:sz w:val="24"/>
        </w:rPr>
        <w:t>S.,</w:t>
      </w:r>
      <w:r>
        <w:rPr>
          <w:spacing w:val="29"/>
          <w:sz w:val="24"/>
        </w:rPr>
        <w:t xml:space="preserve"> </w:t>
      </w:r>
      <w:r>
        <w:rPr>
          <w:sz w:val="24"/>
        </w:rPr>
        <w:t>Entling,</w:t>
      </w:r>
      <w:r>
        <w:rPr>
          <w:spacing w:val="28"/>
          <w:sz w:val="24"/>
        </w:rPr>
        <w:t xml:space="preserve"> </w:t>
      </w:r>
      <w:r>
        <w:rPr>
          <w:sz w:val="24"/>
        </w:rPr>
        <w:t>M.H.,</w:t>
      </w:r>
      <w:r>
        <w:rPr>
          <w:spacing w:val="28"/>
          <w:sz w:val="24"/>
        </w:rPr>
        <w:t xml:space="preserve"> </w:t>
      </w:r>
      <w:r>
        <w:rPr>
          <w:sz w:val="24"/>
        </w:rPr>
        <w:t>2019.</w:t>
      </w:r>
      <w:r>
        <w:rPr>
          <w:spacing w:val="29"/>
          <w:sz w:val="24"/>
        </w:rPr>
        <w:t xml:space="preserve"> </w:t>
      </w:r>
      <w:r>
        <w:rPr>
          <w:sz w:val="24"/>
        </w:rPr>
        <w:t>An</w:t>
      </w:r>
      <w:r>
        <w:rPr>
          <w:spacing w:val="28"/>
          <w:sz w:val="24"/>
        </w:rPr>
        <w:t xml:space="preserve"> </w:t>
      </w:r>
      <w:r>
        <w:rPr>
          <w:sz w:val="24"/>
        </w:rPr>
        <w:t>updated</w:t>
      </w:r>
      <w:r>
        <w:rPr>
          <w:spacing w:val="28"/>
          <w:sz w:val="24"/>
        </w:rPr>
        <w:t xml:space="preserve"> </w:t>
      </w:r>
      <w:r>
        <w:rPr>
          <w:sz w:val="24"/>
        </w:rPr>
        <w:t>perspective</w:t>
      </w:r>
      <w:r>
        <w:rPr>
          <w:spacing w:val="26"/>
          <w:sz w:val="24"/>
        </w:rPr>
        <w:t xml:space="preserve"> </w:t>
      </w:r>
      <w:r>
        <w:rPr>
          <w:sz w:val="24"/>
        </w:rPr>
        <w:t>on</w:t>
      </w:r>
      <w:r>
        <w:rPr>
          <w:spacing w:val="28"/>
          <w:sz w:val="24"/>
        </w:rPr>
        <w:t xml:space="preserve"> </w:t>
      </w:r>
      <w:r>
        <w:rPr>
          <w:sz w:val="24"/>
        </w:rPr>
        <w:t>spiders</w:t>
      </w:r>
      <w:r>
        <w:rPr>
          <w:spacing w:val="31"/>
          <w:sz w:val="24"/>
        </w:rPr>
        <w:t xml:space="preserve"> </w:t>
      </w:r>
      <w:r>
        <w:rPr>
          <w:sz w:val="24"/>
        </w:rPr>
        <w:t>as</w:t>
      </w:r>
      <w:r>
        <w:rPr>
          <w:spacing w:val="31"/>
          <w:sz w:val="24"/>
        </w:rPr>
        <w:t xml:space="preserve"> </w:t>
      </w:r>
      <w:r>
        <w:rPr>
          <w:spacing w:val="-2"/>
          <w:sz w:val="24"/>
        </w:rPr>
        <w:t>generalist</w:t>
      </w:r>
    </w:p>
    <w:p>
      <w:pPr>
        <w:pStyle w:val="10"/>
        <w:numPr>
          <w:ilvl w:val="0"/>
          <w:numId w:val="35"/>
        </w:numPr>
        <w:tabs>
          <w:tab w:val="left" w:pos="2006"/>
        </w:tabs>
        <w:spacing w:before="0" w:after="0" w:line="240" w:lineRule="auto"/>
        <w:ind w:left="2006" w:right="0" w:hanging="1286"/>
        <w:jc w:val="left"/>
        <w:rPr>
          <w:sz w:val="24"/>
        </w:rPr>
      </w:pPr>
      <w:r>
        <w:rPr>
          <w:sz w:val="24"/>
        </w:rPr>
        <w:t>predators</w:t>
      </w:r>
      <w:r>
        <w:rPr>
          <w:spacing w:val="-1"/>
          <w:sz w:val="24"/>
        </w:rPr>
        <w:t xml:space="preserve"> </w:t>
      </w:r>
      <w:r>
        <w:rPr>
          <w:sz w:val="24"/>
        </w:rPr>
        <w:t>in</w:t>
      </w:r>
      <w:r>
        <w:rPr>
          <w:spacing w:val="-1"/>
          <w:sz w:val="24"/>
        </w:rPr>
        <w:t xml:space="preserve"> </w:t>
      </w:r>
      <w:r>
        <w:rPr>
          <w:sz w:val="24"/>
        </w:rPr>
        <w:t>biological</w:t>
      </w:r>
      <w:r>
        <w:rPr>
          <w:spacing w:val="-1"/>
          <w:sz w:val="24"/>
        </w:rPr>
        <w:t xml:space="preserve"> </w:t>
      </w:r>
      <w:r>
        <w:rPr>
          <w:sz w:val="24"/>
        </w:rPr>
        <w:t>control.</w:t>
      </w:r>
      <w:r>
        <w:rPr>
          <w:spacing w:val="-1"/>
          <w:sz w:val="24"/>
        </w:rPr>
        <w:t xml:space="preserve"> </w:t>
      </w:r>
      <w:r>
        <w:rPr>
          <w:sz w:val="24"/>
        </w:rPr>
        <w:t>Oecologia</w:t>
      </w:r>
      <w:r>
        <w:rPr>
          <w:spacing w:val="-1"/>
          <w:sz w:val="24"/>
        </w:rPr>
        <w:t xml:space="preserve"> </w:t>
      </w:r>
      <w:r>
        <w:rPr>
          <w:sz w:val="24"/>
        </w:rPr>
        <w:t>189, 21-</w:t>
      </w:r>
      <w:r>
        <w:rPr>
          <w:spacing w:val="-5"/>
          <w:sz w:val="24"/>
        </w:rPr>
        <w:t>36.</w:t>
      </w:r>
    </w:p>
    <w:p>
      <w:pPr>
        <w:pStyle w:val="10"/>
        <w:numPr>
          <w:ilvl w:val="0"/>
          <w:numId w:val="35"/>
        </w:numPr>
        <w:tabs>
          <w:tab w:val="left" w:pos="1440"/>
        </w:tabs>
        <w:spacing w:before="0" w:after="0" w:line="240" w:lineRule="auto"/>
        <w:ind w:left="1440" w:right="0" w:hanging="720"/>
        <w:jc w:val="left"/>
        <w:rPr>
          <w:sz w:val="24"/>
        </w:rPr>
      </w:pPr>
      <w:r>
        <w:rPr>
          <w:sz w:val="24"/>
        </w:rPr>
        <w:t>Newton,</w:t>
      </w:r>
      <w:r>
        <w:rPr>
          <w:spacing w:val="-1"/>
          <w:sz w:val="24"/>
        </w:rPr>
        <w:t xml:space="preserve"> </w:t>
      </w:r>
      <w:r>
        <w:rPr>
          <w:sz w:val="24"/>
        </w:rPr>
        <w:t>J.,</w:t>
      </w:r>
      <w:r>
        <w:rPr>
          <w:spacing w:val="-1"/>
          <w:sz w:val="24"/>
        </w:rPr>
        <w:t xml:space="preserve"> </w:t>
      </w:r>
      <w:r>
        <w:rPr>
          <w:sz w:val="24"/>
        </w:rPr>
        <w:t>2016.</w:t>
      </w:r>
      <w:r>
        <w:rPr>
          <w:spacing w:val="-1"/>
          <w:sz w:val="24"/>
        </w:rPr>
        <w:t xml:space="preserve"> </w:t>
      </w:r>
      <w:r>
        <w:rPr>
          <w:sz w:val="24"/>
        </w:rPr>
        <w:t>Stable</w:t>
      </w:r>
      <w:r>
        <w:rPr>
          <w:spacing w:val="-2"/>
          <w:sz w:val="24"/>
        </w:rPr>
        <w:t xml:space="preserve"> </w:t>
      </w:r>
      <w:r>
        <w:rPr>
          <w:sz w:val="24"/>
        </w:rPr>
        <w:t>isotopes</w:t>
      </w:r>
      <w:r>
        <w:rPr>
          <w:spacing w:val="-1"/>
          <w:sz w:val="24"/>
        </w:rPr>
        <w:t xml:space="preserve"> </w:t>
      </w:r>
      <w:r>
        <w:rPr>
          <w:sz w:val="24"/>
        </w:rPr>
        <w:t>as</w:t>
      </w:r>
      <w:r>
        <w:rPr>
          <w:spacing w:val="-1"/>
          <w:sz w:val="24"/>
        </w:rPr>
        <w:t xml:space="preserve"> </w:t>
      </w:r>
      <w:r>
        <w:rPr>
          <w:sz w:val="24"/>
        </w:rPr>
        <w:t>tools</w:t>
      </w:r>
      <w:r>
        <w:rPr>
          <w:spacing w:val="-1"/>
          <w:sz w:val="24"/>
        </w:rPr>
        <w:t xml:space="preserve"> </w:t>
      </w:r>
      <w:r>
        <w:rPr>
          <w:sz w:val="24"/>
        </w:rPr>
        <w:t>in</w:t>
      </w:r>
      <w:r>
        <w:rPr>
          <w:spacing w:val="-1"/>
          <w:sz w:val="24"/>
        </w:rPr>
        <w:t xml:space="preserve"> </w:t>
      </w:r>
      <w:r>
        <w:rPr>
          <w:sz w:val="24"/>
        </w:rPr>
        <w:t>ecological</w:t>
      </w:r>
      <w:r>
        <w:rPr>
          <w:spacing w:val="-1"/>
          <w:sz w:val="24"/>
        </w:rPr>
        <w:t xml:space="preserve"> </w:t>
      </w:r>
      <w:r>
        <w:rPr>
          <w:sz w:val="24"/>
        </w:rPr>
        <w:t>research.</w:t>
      </w:r>
      <w:r>
        <w:rPr>
          <w:spacing w:val="1"/>
          <w:sz w:val="24"/>
        </w:rPr>
        <w:t xml:space="preserve"> </w:t>
      </w:r>
      <w:r>
        <w:rPr>
          <w:sz w:val="24"/>
        </w:rPr>
        <w:t>eLS, 1-</w:t>
      </w:r>
      <w:r>
        <w:rPr>
          <w:spacing w:val="-5"/>
          <w:sz w:val="24"/>
        </w:rPr>
        <w:t>8.</w:t>
      </w:r>
    </w:p>
    <w:p>
      <w:pPr>
        <w:pStyle w:val="10"/>
        <w:numPr>
          <w:ilvl w:val="0"/>
          <w:numId w:val="35"/>
        </w:numPr>
        <w:tabs>
          <w:tab w:val="left" w:pos="1440"/>
        </w:tabs>
        <w:spacing w:before="0" w:after="0" w:line="240" w:lineRule="auto"/>
        <w:ind w:left="1440" w:right="0" w:hanging="720"/>
        <w:jc w:val="left"/>
        <w:rPr>
          <w:sz w:val="24"/>
        </w:rPr>
      </w:pPr>
      <w:r>
        <w:rPr>
          <w:sz w:val="24"/>
        </w:rPr>
        <w:t>Nyffeler,</w:t>
      </w:r>
      <w:r>
        <w:rPr>
          <w:spacing w:val="-1"/>
          <w:sz w:val="24"/>
        </w:rPr>
        <w:t xml:space="preserve"> </w:t>
      </w:r>
      <w:r>
        <w:rPr>
          <w:sz w:val="24"/>
        </w:rPr>
        <w:t>M.,</w:t>
      </w:r>
      <w:r>
        <w:rPr>
          <w:spacing w:val="-1"/>
          <w:sz w:val="24"/>
        </w:rPr>
        <w:t xml:space="preserve"> </w:t>
      </w:r>
      <w:r>
        <w:rPr>
          <w:sz w:val="24"/>
        </w:rPr>
        <w:t>1999.</w:t>
      </w:r>
      <w:r>
        <w:rPr>
          <w:spacing w:val="-1"/>
          <w:sz w:val="24"/>
        </w:rPr>
        <w:t xml:space="preserve"> </w:t>
      </w:r>
      <w:r>
        <w:rPr>
          <w:sz w:val="24"/>
        </w:rPr>
        <w:t>Prey</w:t>
      </w:r>
      <w:r>
        <w:rPr>
          <w:spacing w:val="-3"/>
          <w:sz w:val="24"/>
        </w:rPr>
        <w:t xml:space="preserve"> </w:t>
      </w:r>
      <w:r>
        <w:rPr>
          <w:sz w:val="24"/>
        </w:rPr>
        <w:t>selection</w:t>
      </w:r>
      <w:r>
        <w:rPr>
          <w:spacing w:val="-1"/>
          <w:sz w:val="24"/>
        </w:rPr>
        <w:t xml:space="preserve"> </w:t>
      </w:r>
      <w:r>
        <w:rPr>
          <w:sz w:val="24"/>
        </w:rPr>
        <w:t>of</w:t>
      </w:r>
      <w:r>
        <w:rPr>
          <w:spacing w:val="-2"/>
          <w:sz w:val="24"/>
        </w:rPr>
        <w:t xml:space="preserve"> </w:t>
      </w:r>
      <w:r>
        <w:rPr>
          <w:sz w:val="24"/>
        </w:rPr>
        <w:t>spiders in</w:t>
      </w:r>
      <w:r>
        <w:rPr>
          <w:spacing w:val="-1"/>
          <w:sz w:val="24"/>
        </w:rPr>
        <w:t xml:space="preserve"> </w:t>
      </w:r>
      <w:r>
        <w:rPr>
          <w:sz w:val="24"/>
        </w:rPr>
        <w:t>the field. Journal</w:t>
      </w:r>
      <w:r>
        <w:rPr>
          <w:spacing w:val="-1"/>
          <w:sz w:val="24"/>
        </w:rPr>
        <w:t xml:space="preserve"> </w:t>
      </w:r>
      <w:r>
        <w:rPr>
          <w:sz w:val="24"/>
        </w:rPr>
        <w:t>of</w:t>
      </w:r>
      <w:r>
        <w:rPr>
          <w:spacing w:val="-1"/>
          <w:sz w:val="24"/>
        </w:rPr>
        <w:t xml:space="preserve"> </w:t>
      </w:r>
      <w:r>
        <w:rPr>
          <w:sz w:val="24"/>
        </w:rPr>
        <w:t>Arachnology, 317-</w:t>
      </w:r>
      <w:r>
        <w:rPr>
          <w:spacing w:val="-4"/>
          <w:sz w:val="24"/>
        </w:rPr>
        <w:t>324.</w:t>
      </w:r>
    </w:p>
    <w:p>
      <w:pPr>
        <w:pStyle w:val="10"/>
        <w:numPr>
          <w:ilvl w:val="0"/>
          <w:numId w:val="35"/>
        </w:numPr>
        <w:tabs>
          <w:tab w:val="left" w:pos="1440"/>
        </w:tabs>
        <w:spacing w:before="0" w:after="0" w:line="240" w:lineRule="auto"/>
        <w:ind w:left="1440" w:right="0" w:hanging="720"/>
        <w:jc w:val="left"/>
        <w:rPr>
          <w:sz w:val="24"/>
        </w:rPr>
      </w:pPr>
      <w:r>
        <w:rPr>
          <w:sz w:val="24"/>
        </w:rPr>
        <w:t>Otieno,</w:t>
      </w:r>
      <w:r>
        <w:rPr>
          <w:spacing w:val="48"/>
          <w:sz w:val="24"/>
        </w:rPr>
        <w:t xml:space="preserve"> </w:t>
      </w:r>
      <w:r>
        <w:rPr>
          <w:sz w:val="24"/>
        </w:rPr>
        <w:t>N.E.,</w:t>
      </w:r>
      <w:r>
        <w:rPr>
          <w:spacing w:val="51"/>
          <w:sz w:val="24"/>
        </w:rPr>
        <w:t xml:space="preserve"> </w:t>
      </w:r>
      <w:r>
        <w:rPr>
          <w:sz w:val="24"/>
        </w:rPr>
        <w:t>Butler,</w:t>
      </w:r>
      <w:r>
        <w:rPr>
          <w:spacing w:val="50"/>
          <w:sz w:val="24"/>
        </w:rPr>
        <w:t xml:space="preserve"> </w:t>
      </w:r>
      <w:r>
        <w:rPr>
          <w:sz w:val="24"/>
        </w:rPr>
        <w:t>M.,</w:t>
      </w:r>
      <w:r>
        <w:rPr>
          <w:spacing w:val="49"/>
          <w:sz w:val="24"/>
        </w:rPr>
        <w:t xml:space="preserve"> </w:t>
      </w:r>
      <w:r>
        <w:rPr>
          <w:sz w:val="24"/>
        </w:rPr>
        <w:t>Pryke,</w:t>
      </w:r>
      <w:r>
        <w:rPr>
          <w:spacing w:val="49"/>
          <w:sz w:val="24"/>
        </w:rPr>
        <w:t xml:space="preserve"> </w:t>
      </w:r>
      <w:r>
        <w:rPr>
          <w:sz w:val="24"/>
        </w:rPr>
        <w:t>J.S.,</w:t>
      </w:r>
      <w:r>
        <w:rPr>
          <w:spacing w:val="50"/>
          <w:sz w:val="24"/>
        </w:rPr>
        <w:t xml:space="preserve"> </w:t>
      </w:r>
      <w:r>
        <w:rPr>
          <w:sz w:val="24"/>
        </w:rPr>
        <w:t>2023.</w:t>
      </w:r>
      <w:r>
        <w:rPr>
          <w:spacing w:val="49"/>
          <w:sz w:val="24"/>
        </w:rPr>
        <w:t xml:space="preserve"> </w:t>
      </w:r>
      <w:r>
        <w:rPr>
          <w:sz w:val="24"/>
        </w:rPr>
        <w:t>Fallow</w:t>
      </w:r>
      <w:r>
        <w:rPr>
          <w:spacing w:val="49"/>
          <w:sz w:val="24"/>
        </w:rPr>
        <w:t xml:space="preserve"> </w:t>
      </w:r>
      <w:r>
        <w:rPr>
          <w:sz w:val="24"/>
        </w:rPr>
        <w:t>fields</w:t>
      </w:r>
      <w:r>
        <w:rPr>
          <w:spacing w:val="49"/>
          <w:sz w:val="24"/>
        </w:rPr>
        <w:t xml:space="preserve"> </w:t>
      </w:r>
      <w:r>
        <w:rPr>
          <w:sz w:val="24"/>
        </w:rPr>
        <w:t>and</w:t>
      </w:r>
      <w:r>
        <w:rPr>
          <w:spacing w:val="51"/>
          <w:sz w:val="24"/>
        </w:rPr>
        <w:t xml:space="preserve"> </w:t>
      </w:r>
      <w:r>
        <w:rPr>
          <w:sz w:val="24"/>
        </w:rPr>
        <w:t>hedgerows</w:t>
      </w:r>
      <w:r>
        <w:rPr>
          <w:spacing w:val="48"/>
          <w:sz w:val="24"/>
        </w:rPr>
        <w:t xml:space="preserve"> </w:t>
      </w:r>
      <w:r>
        <w:rPr>
          <w:sz w:val="24"/>
        </w:rPr>
        <w:t>mediate</w:t>
      </w:r>
      <w:r>
        <w:rPr>
          <w:spacing w:val="52"/>
          <w:sz w:val="24"/>
        </w:rPr>
        <w:t xml:space="preserve"> </w:t>
      </w:r>
      <w:r>
        <w:rPr>
          <w:spacing w:val="-2"/>
          <w:sz w:val="24"/>
        </w:rPr>
        <w:t>enhanced</w:t>
      </w:r>
    </w:p>
    <w:p>
      <w:pPr>
        <w:pStyle w:val="10"/>
        <w:numPr>
          <w:ilvl w:val="0"/>
          <w:numId w:val="35"/>
        </w:numPr>
        <w:tabs>
          <w:tab w:val="left" w:pos="2006"/>
        </w:tabs>
        <w:spacing w:before="1" w:after="0" w:line="240" w:lineRule="auto"/>
        <w:ind w:left="2006" w:right="0" w:hanging="1286"/>
        <w:jc w:val="left"/>
        <w:rPr>
          <w:sz w:val="24"/>
        </w:rPr>
      </w:pPr>
      <w:r>
        <w:rPr>
          <w:sz w:val="24"/>
        </w:rPr>
        <w:t>arthropod</w:t>
      </w:r>
      <w:r>
        <w:rPr>
          <w:spacing w:val="8"/>
          <w:sz w:val="24"/>
        </w:rPr>
        <w:t xml:space="preserve"> </w:t>
      </w:r>
      <w:r>
        <w:rPr>
          <w:sz w:val="24"/>
        </w:rPr>
        <w:t>predation</w:t>
      </w:r>
      <w:r>
        <w:rPr>
          <w:spacing w:val="10"/>
          <w:sz w:val="24"/>
        </w:rPr>
        <w:t xml:space="preserve"> </w:t>
      </w:r>
      <w:r>
        <w:rPr>
          <w:sz w:val="24"/>
        </w:rPr>
        <w:t>and</w:t>
      </w:r>
      <w:r>
        <w:rPr>
          <w:spacing w:val="13"/>
          <w:sz w:val="24"/>
        </w:rPr>
        <w:t xml:space="preserve"> </w:t>
      </w:r>
      <w:r>
        <w:rPr>
          <w:sz w:val="24"/>
        </w:rPr>
        <w:t>reduced</w:t>
      </w:r>
      <w:r>
        <w:rPr>
          <w:spacing w:val="10"/>
          <w:sz w:val="24"/>
        </w:rPr>
        <w:t xml:space="preserve"> </w:t>
      </w:r>
      <w:r>
        <w:rPr>
          <w:sz w:val="24"/>
        </w:rPr>
        <w:t>herbivory</w:t>
      </w:r>
      <w:r>
        <w:rPr>
          <w:spacing w:val="4"/>
          <w:sz w:val="24"/>
        </w:rPr>
        <w:t xml:space="preserve"> </w:t>
      </w:r>
      <w:r>
        <w:rPr>
          <w:sz w:val="24"/>
        </w:rPr>
        <w:t>on</w:t>
      </w:r>
      <w:r>
        <w:rPr>
          <w:spacing w:val="10"/>
          <w:sz w:val="24"/>
        </w:rPr>
        <w:t xml:space="preserve"> </w:t>
      </w:r>
      <w:r>
        <w:rPr>
          <w:sz w:val="24"/>
        </w:rPr>
        <w:t>small</w:t>
      </w:r>
      <w:r>
        <w:rPr>
          <w:spacing w:val="11"/>
          <w:sz w:val="24"/>
        </w:rPr>
        <w:t xml:space="preserve"> </w:t>
      </w:r>
      <w:r>
        <w:rPr>
          <w:sz w:val="24"/>
        </w:rPr>
        <w:t>scale</w:t>
      </w:r>
      <w:r>
        <w:rPr>
          <w:spacing w:val="10"/>
          <w:sz w:val="24"/>
        </w:rPr>
        <w:t xml:space="preserve"> </w:t>
      </w:r>
      <w:r>
        <w:rPr>
          <w:sz w:val="24"/>
        </w:rPr>
        <w:t>intercropped</w:t>
      </w:r>
      <w:r>
        <w:rPr>
          <w:spacing w:val="10"/>
          <w:sz w:val="24"/>
        </w:rPr>
        <w:t xml:space="preserve"> </w:t>
      </w:r>
      <w:r>
        <w:rPr>
          <w:sz w:val="24"/>
        </w:rPr>
        <w:t>maize</w:t>
      </w:r>
      <w:r>
        <w:rPr>
          <w:spacing w:val="10"/>
          <w:sz w:val="24"/>
        </w:rPr>
        <w:t xml:space="preserve"> </w:t>
      </w:r>
      <w:r>
        <w:rPr>
          <w:spacing w:val="-2"/>
          <w:sz w:val="24"/>
        </w:rPr>
        <w:t>farms–δ13C</w:t>
      </w:r>
    </w:p>
    <w:p>
      <w:pPr>
        <w:pStyle w:val="10"/>
        <w:numPr>
          <w:ilvl w:val="0"/>
          <w:numId w:val="35"/>
        </w:numPr>
        <w:tabs>
          <w:tab w:val="left" w:pos="2006"/>
        </w:tabs>
        <w:spacing w:before="0" w:after="0" w:line="240" w:lineRule="auto"/>
        <w:ind w:left="2006" w:right="0" w:hanging="1286"/>
        <w:jc w:val="left"/>
        <w:rPr>
          <w:sz w:val="24"/>
        </w:rPr>
      </w:pPr>
      <w:r>
        <w:rPr>
          <w:sz w:val="24"/>
        </w:rPr>
        <w:t>and</w:t>
      </w:r>
      <w:r>
        <w:rPr>
          <w:spacing w:val="-3"/>
          <w:sz w:val="24"/>
        </w:rPr>
        <w:t xml:space="preserve"> </w:t>
      </w:r>
      <w:r>
        <w:rPr>
          <w:sz w:val="24"/>
        </w:rPr>
        <w:t>δ15N</w:t>
      </w:r>
      <w:r>
        <w:rPr>
          <w:spacing w:val="-3"/>
          <w:sz w:val="24"/>
        </w:rPr>
        <w:t xml:space="preserve"> </w:t>
      </w:r>
      <w:r>
        <w:rPr>
          <w:sz w:val="24"/>
        </w:rPr>
        <w:t>stable</w:t>
      </w:r>
      <w:r>
        <w:rPr>
          <w:spacing w:val="-2"/>
          <w:sz w:val="24"/>
        </w:rPr>
        <w:t xml:space="preserve"> </w:t>
      </w:r>
      <w:r>
        <w:rPr>
          <w:sz w:val="24"/>
        </w:rPr>
        <w:t>isotope</w:t>
      </w:r>
      <w:r>
        <w:rPr>
          <w:spacing w:val="-1"/>
          <w:sz w:val="24"/>
        </w:rPr>
        <w:t xml:space="preserve"> </w:t>
      </w:r>
      <w:r>
        <w:rPr>
          <w:sz w:val="24"/>
        </w:rPr>
        <w:t>evidence. Agriculture,</w:t>
      </w:r>
      <w:r>
        <w:rPr>
          <w:spacing w:val="-3"/>
          <w:sz w:val="24"/>
        </w:rPr>
        <w:t xml:space="preserve"> </w:t>
      </w:r>
      <w:r>
        <w:rPr>
          <w:sz w:val="24"/>
        </w:rPr>
        <w:t>Ecosystems &amp;</w:t>
      </w:r>
      <w:r>
        <w:rPr>
          <w:spacing w:val="-4"/>
          <w:sz w:val="24"/>
        </w:rPr>
        <w:t xml:space="preserve"> </w:t>
      </w:r>
      <w:r>
        <w:rPr>
          <w:sz w:val="24"/>
        </w:rPr>
        <w:t>Environment 349,</w:t>
      </w:r>
      <w:r>
        <w:rPr>
          <w:spacing w:val="-2"/>
          <w:sz w:val="24"/>
        </w:rPr>
        <w:t xml:space="preserve"> 108448.</w:t>
      </w:r>
    </w:p>
    <w:p>
      <w:pPr>
        <w:pStyle w:val="10"/>
        <w:numPr>
          <w:ilvl w:val="0"/>
          <w:numId w:val="35"/>
        </w:numPr>
        <w:tabs>
          <w:tab w:val="left" w:pos="1440"/>
        </w:tabs>
        <w:spacing w:before="0" w:after="0" w:line="240" w:lineRule="auto"/>
        <w:ind w:left="1440" w:right="0" w:hanging="720"/>
        <w:jc w:val="left"/>
        <w:rPr>
          <w:sz w:val="24"/>
        </w:rPr>
      </w:pPr>
      <w:r>
        <w:rPr>
          <w:sz w:val="24"/>
        </w:rPr>
        <w:t>Phillips,</w:t>
      </w:r>
      <w:r>
        <w:rPr>
          <w:spacing w:val="65"/>
          <w:sz w:val="24"/>
        </w:rPr>
        <w:t xml:space="preserve"> </w:t>
      </w:r>
      <w:r>
        <w:rPr>
          <w:sz w:val="24"/>
        </w:rPr>
        <w:t>D.L.,</w:t>
      </w:r>
      <w:r>
        <w:rPr>
          <w:spacing w:val="69"/>
          <w:sz w:val="24"/>
        </w:rPr>
        <w:t xml:space="preserve"> </w:t>
      </w:r>
      <w:r>
        <w:rPr>
          <w:sz w:val="24"/>
        </w:rPr>
        <w:t>Koch,</w:t>
      </w:r>
      <w:r>
        <w:rPr>
          <w:spacing w:val="68"/>
          <w:sz w:val="24"/>
        </w:rPr>
        <w:t xml:space="preserve"> </w:t>
      </w:r>
      <w:r>
        <w:rPr>
          <w:sz w:val="24"/>
        </w:rPr>
        <w:t>P.L.,</w:t>
      </w:r>
      <w:r>
        <w:rPr>
          <w:spacing w:val="67"/>
          <w:sz w:val="24"/>
        </w:rPr>
        <w:t xml:space="preserve"> </w:t>
      </w:r>
      <w:r>
        <w:rPr>
          <w:sz w:val="24"/>
        </w:rPr>
        <w:t>2002.</w:t>
      </w:r>
      <w:r>
        <w:rPr>
          <w:spacing w:val="71"/>
          <w:sz w:val="24"/>
        </w:rPr>
        <w:t xml:space="preserve"> </w:t>
      </w:r>
      <w:r>
        <w:rPr>
          <w:sz w:val="24"/>
        </w:rPr>
        <w:t>Incorporating</w:t>
      </w:r>
      <w:r>
        <w:rPr>
          <w:spacing w:val="68"/>
          <w:sz w:val="24"/>
        </w:rPr>
        <w:t xml:space="preserve"> </w:t>
      </w:r>
      <w:r>
        <w:rPr>
          <w:sz w:val="24"/>
        </w:rPr>
        <w:t>concentration</w:t>
      </w:r>
      <w:r>
        <w:rPr>
          <w:spacing w:val="67"/>
          <w:sz w:val="24"/>
        </w:rPr>
        <w:t xml:space="preserve"> </w:t>
      </w:r>
      <w:r>
        <w:rPr>
          <w:sz w:val="24"/>
        </w:rPr>
        <w:t>dependence</w:t>
      </w:r>
      <w:r>
        <w:rPr>
          <w:spacing w:val="67"/>
          <w:sz w:val="24"/>
        </w:rPr>
        <w:t xml:space="preserve"> </w:t>
      </w:r>
      <w:r>
        <w:rPr>
          <w:sz w:val="24"/>
        </w:rPr>
        <w:t>in</w:t>
      </w:r>
      <w:r>
        <w:rPr>
          <w:spacing w:val="67"/>
          <w:sz w:val="24"/>
        </w:rPr>
        <w:t xml:space="preserve"> </w:t>
      </w:r>
      <w:r>
        <w:rPr>
          <w:sz w:val="24"/>
        </w:rPr>
        <w:t>stable</w:t>
      </w:r>
      <w:r>
        <w:rPr>
          <w:spacing w:val="69"/>
          <w:sz w:val="24"/>
        </w:rPr>
        <w:t xml:space="preserve"> </w:t>
      </w:r>
      <w:r>
        <w:rPr>
          <w:spacing w:val="-2"/>
          <w:sz w:val="24"/>
        </w:rPr>
        <w:t>isotope</w:t>
      </w:r>
    </w:p>
    <w:p>
      <w:pPr>
        <w:pStyle w:val="10"/>
        <w:numPr>
          <w:ilvl w:val="0"/>
          <w:numId w:val="35"/>
        </w:numPr>
        <w:tabs>
          <w:tab w:val="left" w:pos="2006"/>
        </w:tabs>
        <w:spacing w:before="0" w:after="0" w:line="240" w:lineRule="auto"/>
        <w:ind w:left="2006" w:right="0" w:hanging="1286"/>
        <w:jc w:val="left"/>
        <w:rPr>
          <w:sz w:val="24"/>
        </w:rPr>
      </w:pPr>
      <w:r>
        <w:rPr>
          <w:sz w:val="24"/>
        </w:rPr>
        <w:t>mixing</w:t>
      </w:r>
      <w:r>
        <w:rPr>
          <w:spacing w:val="-3"/>
          <w:sz w:val="24"/>
        </w:rPr>
        <w:t xml:space="preserve"> </w:t>
      </w:r>
      <w:r>
        <w:rPr>
          <w:sz w:val="24"/>
        </w:rPr>
        <w:t>models. Oecologia</w:t>
      </w:r>
      <w:r>
        <w:rPr>
          <w:spacing w:val="-2"/>
          <w:sz w:val="24"/>
        </w:rPr>
        <w:t xml:space="preserve"> </w:t>
      </w:r>
      <w:r>
        <w:rPr>
          <w:sz w:val="24"/>
        </w:rPr>
        <w:t>130, 114-</w:t>
      </w:r>
      <w:r>
        <w:rPr>
          <w:spacing w:val="-4"/>
          <w:sz w:val="24"/>
        </w:rPr>
        <w:t>125.</w:t>
      </w:r>
    </w:p>
    <w:p>
      <w:pPr>
        <w:pStyle w:val="10"/>
        <w:numPr>
          <w:ilvl w:val="0"/>
          <w:numId w:val="35"/>
        </w:numPr>
        <w:tabs>
          <w:tab w:val="left" w:pos="1440"/>
        </w:tabs>
        <w:spacing w:before="0" w:after="0" w:line="240" w:lineRule="auto"/>
        <w:ind w:left="1440" w:right="0" w:hanging="720"/>
        <w:jc w:val="left"/>
        <w:rPr>
          <w:sz w:val="24"/>
        </w:rPr>
      </w:pPr>
      <w:r>
        <w:rPr>
          <w:sz w:val="24"/>
        </w:rPr>
        <w:t>Porcel,</w:t>
      </w:r>
      <w:r>
        <w:rPr>
          <w:spacing w:val="67"/>
          <w:sz w:val="24"/>
        </w:rPr>
        <w:t xml:space="preserve"> </w:t>
      </w:r>
      <w:r>
        <w:rPr>
          <w:sz w:val="24"/>
        </w:rPr>
        <w:t>M.,</w:t>
      </w:r>
      <w:r>
        <w:rPr>
          <w:spacing w:val="68"/>
          <w:sz w:val="24"/>
        </w:rPr>
        <w:t xml:space="preserve"> </w:t>
      </w:r>
      <w:r>
        <w:rPr>
          <w:sz w:val="24"/>
        </w:rPr>
        <w:t>Andersson,</w:t>
      </w:r>
      <w:r>
        <w:rPr>
          <w:spacing w:val="70"/>
          <w:sz w:val="24"/>
        </w:rPr>
        <w:t xml:space="preserve"> </w:t>
      </w:r>
      <w:r>
        <w:rPr>
          <w:sz w:val="24"/>
        </w:rPr>
        <w:t>G.K.,</w:t>
      </w:r>
      <w:r>
        <w:rPr>
          <w:spacing w:val="68"/>
          <w:sz w:val="24"/>
        </w:rPr>
        <w:t xml:space="preserve"> </w:t>
      </w:r>
      <w:r>
        <w:rPr>
          <w:sz w:val="24"/>
        </w:rPr>
        <w:t>Pålsson,</w:t>
      </w:r>
      <w:r>
        <w:rPr>
          <w:spacing w:val="68"/>
          <w:sz w:val="24"/>
        </w:rPr>
        <w:t xml:space="preserve"> </w:t>
      </w:r>
      <w:r>
        <w:rPr>
          <w:sz w:val="24"/>
        </w:rPr>
        <w:t>J.,</w:t>
      </w:r>
      <w:r>
        <w:rPr>
          <w:spacing w:val="68"/>
          <w:sz w:val="24"/>
        </w:rPr>
        <w:t xml:space="preserve"> </w:t>
      </w:r>
      <w:r>
        <w:rPr>
          <w:sz w:val="24"/>
        </w:rPr>
        <w:t>Tasin,</w:t>
      </w:r>
      <w:r>
        <w:rPr>
          <w:spacing w:val="69"/>
          <w:sz w:val="24"/>
        </w:rPr>
        <w:t xml:space="preserve"> </w:t>
      </w:r>
      <w:r>
        <w:rPr>
          <w:sz w:val="24"/>
        </w:rPr>
        <w:t>M.,</w:t>
      </w:r>
      <w:r>
        <w:rPr>
          <w:spacing w:val="68"/>
          <w:sz w:val="24"/>
        </w:rPr>
        <w:t xml:space="preserve"> </w:t>
      </w:r>
      <w:r>
        <w:rPr>
          <w:sz w:val="24"/>
        </w:rPr>
        <w:t>2018.</w:t>
      </w:r>
      <w:r>
        <w:rPr>
          <w:spacing w:val="68"/>
          <w:sz w:val="24"/>
        </w:rPr>
        <w:t xml:space="preserve"> </w:t>
      </w:r>
      <w:r>
        <w:rPr>
          <w:sz w:val="24"/>
        </w:rPr>
        <w:t>Organic</w:t>
      </w:r>
      <w:r>
        <w:rPr>
          <w:spacing w:val="72"/>
          <w:sz w:val="24"/>
        </w:rPr>
        <w:t xml:space="preserve"> </w:t>
      </w:r>
      <w:r>
        <w:rPr>
          <w:sz w:val="24"/>
        </w:rPr>
        <w:t>management</w:t>
      </w:r>
      <w:r>
        <w:rPr>
          <w:spacing w:val="68"/>
          <w:sz w:val="24"/>
        </w:rPr>
        <w:t xml:space="preserve"> </w:t>
      </w:r>
      <w:r>
        <w:rPr>
          <w:sz w:val="24"/>
        </w:rPr>
        <w:t>in</w:t>
      </w:r>
      <w:r>
        <w:rPr>
          <w:spacing w:val="71"/>
          <w:sz w:val="24"/>
        </w:rPr>
        <w:t xml:space="preserve"> </w:t>
      </w:r>
      <w:r>
        <w:rPr>
          <w:spacing w:val="-2"/>
          <w:sz w:val="24"/>
        </w:rPr>
        <w:t>apple</w:t>
      </w:r>
    </w:p>
    <w:p>
      <w:pPr>
        <w:pStyle w:val="10"/>
        <w:numPr>
          <w:ilvl w:val="0"/>
          <w:numId w:val="35"/>
        </w:numPr>
        <w:tabs>
          <w:tab w:val="left" w:pos="2006"/>
        </w:tabs>
        <w:spacing w:before="0" w:after="0" w:line="240" w:lineRule="auto"/>
        <w:ind w:left="2006" w:right="0" w:hanging="1286"/>
        <w:jc w:val="left"/>
        <w:rPr>
          <w:sz w:val="24"/>
        </w:rPr>
      </w:pPr>
      <w:r>
        <w:rPr>
          <w:sz w:val="24"/>
        </w:rPr>
        <w:t>orchards:</w:t>
      </w:r>
      <w:r>
        <w:rPr>
          <w:spacing w:val="48"/>
          <w:sz w:val="24"/>
        </w:rPr>
        <w:t xml:space="preserve"> </w:t>
      </w:r>
      <w:r>
        <w:rPr>
          <w:sz w:val="24"/>
        </w:rPr>
        <w:t>higher</w:t>
      </w:r>
      <w:r>
        <w:rPr>
          <w:spacing w:val="50"/>
          <w:sz w:val="24"/>
        </w:rPr>
        <w:t xml:space="preserve"> </w:t>
      </w:r>
      <w:r>
        <w:rPr>
          <w:sz w:val="24"/>
        </w:rPr>
        <w:t>impacts</w:t>
      </w:r>
      <w:r>
        <w:rPr>
          <w:spacing w:val="51"/>
          <w:sz w:val="24"/>
        </w:rPr>
        <w:t xml:space="preserve"> </w:t>
      </w:r>
      <w:r>
        <w:rPr>
          <w:sz w:val="24"/>
        </w:rPr>
        <w:t>on</w:t>
      </w:r>
      <w:r>
        <w:rPr>
          <w:spacing w:val="51"/>
          <w:sz w:val="24"/>
        </w:rPr>
        <w:t xml:space="preserve"> </w:t>
      </w:r>
      <w:r>
        <w:rPr>
          <w:sz w:val="24"/>
        </w:rPr>
        <w:t>biological</w:t>
      </w:r>
      <w:r>
        <w:rPr>
          <w:spacing w:val="52"/>
          <w:sz w:val="24"/>
        </w:rPr>
        <w:t xml:space="preserve"> </w:t>
      </w:r>
      <w:r>
        <w:rPr>
          <w:sz w:val="24"/>
        </w:rPr>
        <w:t>control</w:t>
      </w:r>
      <w:r>
        <w:rPr>
          <w:spacing w:val="48"/>
          <w:sz w:val="24"/>
        </w:rPr>
        <w:t xml:space="preserve"> </w:t>
      </w:r>
      <w:r>
        <w:rPr>
          <w:sz w:val="24"/>
        </w:rPr>
        <w:t>than</w:t>
      </w:r>
      <w:r>
        <w:rPr>
          <w:spacing w:val="51"/>
          <w:sz w:val="24"/>
        </w:rPr>
        <w:t xml:space="preserve"> </w:t>
      </w:r>
      <w:r>
        <w:rPr>
          <w:sz w:val="24"/>
        </w:rPr>
        <w:t>on</w:t>
      </w:r>
      <w:r>
        <w:rPr>
          <w:spacing w:val="51"/>
          <w:sz w:val="24"/>
        </w:rPr>
        <w:t xml:space="preserve"> </w:t>
      </w:r>
      <w:r>
        <w:rPr>
          <w:sz w:val="24"/>
        </w:rPr>
        <w:t>pollination.</w:t>
      </w:r>
      <w:r>
        <w:rPr>
          <w:spacing w:val="47"/>
          <w:sz w:val="24"/>
        </w:rPr>
        <w:t xml:space="preserve"> </w:t>
      </w:r>
      <w:r>
        <w:rPr>
          <w:sz w:val="24"/>
        </w:rPr>
        <w:t>Journal</w:t>
      </w:r>
      <w:r>
        <w:rPr>
          <w:spacing w:val="52"/>
          <w:sz w:val="24"/>
        </w:rPr>
        <w:t xml:space="preserve"> </w:t>
      </w:r>
      <w:r>
        <w:rPr>
          <w:sz w:val="24"/>
        </w:rPr>
        <w:t>of</w:t>
      </w:r>
      <w:r>
        <w:rPr>
          <w:spacing w:val="50"/>
          <w:sz w:val="24"/>
        </w:rPr>
        <w:t xml:space="preserve"> </w:t>
      </w:r>
      <w:r>
        <w:rPr>
          <w:spacing w:val="-2"/>
          <w:sz w:val="24"/>
        </w:rPr>
        <w:t>Applied</w:t>
      </w:r>
    </w:p>
    <w:p>
      <w:pPr>
        <w:pStyle w:val="10"/>
        <w:numPr>
          <w:ilvl w:val="0"/>
          <w:numId w:val="35"/>
        </w:numPr>
        <w:tabs>
          <w:tab w:val="left" w:pos="2006"/>
        </w:tabs>
        <w:spacing w:before="0" w:after="0" w:line="240" w:lineRule="auto"/>
        <w:ind w:left="2006" w:right="0" w:hanging="1286"/>
        <w:jc w:val="left"/>
        <w:rPr>
          <w:sz w:val="24"/>
        </w:rPr>
      </w:pPr>
      <w:r>
        <w:rPr>
          <w:sz w:val="24"/>
        </w:rPr>
        <w:t>Ecology</w:t>
      </w:r>
      <w:r>
        <w:rPr>
          <w:spacing w:val="-5"/>
          <w:sz w:val="24"/>
        </w:rPr>
        <w:t xml:space="preserve"> </w:t>
      </w:r>
      <w:r>
        <w:rPr>
          <w:sz w:val="24"/>
        </w:rPr>
        <w:t>55,</w:t>
      </w:r>
      <w:r>
        <w:rPr>
          <w:spacing w:val="1"/>
          <w:sz w:val="24"/>
        </w:rPr>
        <w:t xml:space="preserve"> </w:t>
      </w:r>
      <w:r>
        <w:rPr>
          <w:sz w:val="24"/>
        </w:rPr>
        <w:t>2779-</w:t>
      </w:r>
      <w:r>
        <w:rPr>
          <w:spacing w:val="-2"/>
          <w:sz w:val="24"/>
        </w:rPr>
        <w:t>2789.</w:t>
      </w:r>
    </w:p>
    <w:p>
      <w:pPr>
        <w:pStyle w:val="10"/>
        <w:numPr>
          <w:ilvl w:val="0"/>
          <w:numId w:val="35"/>
        </w:numPr>
        <w:tabs>
          <w:tab w:val="left" w:pos="1440"/>
        </w:tabs>
        <w:spacing w:before="0" w:after="0" w:line="240" w:lineRule="auto"/>
        <w:ind w:left="1440" w:right="0" w:hanging="720"/>
        <w:jc w:val="left"/>
        <w:rPr>
          <w:sz w:val="24"/>
        </w:rPr>
      </w:pPr>
      <w:r>
        <w:rPr>
          <w:sz w:val="24"/>
        </w:rPr>
        <w:t>Post,</w:t>
      </w:r>
      <w:r>
        <w:rPr>
          <w:spacing w:val="52"/>
          <w:sz w:val="24"/>
        </w:rPr>
        <w:t xml:space="preserve"> </w:t>
      </w:r>
      <w:r>
        <w:rPr>
          <w:sz w:val="24"/>
        </w:rPr>
        <w:t>D.M.,</w:t>
      </w:r>
      <w:r>
        <w:rPr>
          <w:spacing w:val="54"/>
          <w:sz w:val="24"/>
        </w:rPr>
        <w:t xml:space="preserve"> </w:t>
      </w:r>
      <w:r>
        <w:rPr>
          <w:sz w:val="24"/>
        </w:rPr>
        <w:t>2002.</w:t>
      </w:r>
      <w:r>
        <w:rPr>
          <w:spacing w:val="54"/>
          <w:sz w:val="24"/>
        </w:rPr>
        <w:t xml:space="preserve"> </w:t>
      </w:r>
      <w:r>
        <w:rPr>
          <w:sz w:val="24"/>
        </w:rPr>
        <w:t>Using</w:t>
      </w:r>
      <w:r>
        <w:rPr>
          <w:spacing w:val="52"/>
          <w:sz w:val="24"/>
        </w:rPr>
        <w:t xml:space="preserve"> </w:t>
      </w:r>
      <w:r>
        <w:rPr>
          <w:sz w:val="24"/>
        </w:rPr>
        <w:t>stable</w:t>
      </w:r>
      <w:r>
        <w:rPr>
          <w:spacing w:val="54"/>
          <w:sz w:val="24"/>
        </w:rPr>
        <w:t xml:space="preserve"> </w:t>
      </w:r>
      <w:r>
        <w:rPr>
          <w:sz w:val="24"/>
        </w:rPr>
        <w:t>isotopes</w:t>
      </w:r>
      <w:r>
        <w:rPr>
          <w:spacing w:val="55"/>
          <w:sz w:val="24"/>
        </w:rPr>
        <w:t xml:space="preserve"> </w:t>
      </w:r>
      <w:r>
        <w:rPr>
          <w:sz w:val="24"/>
        </w:rPr>
        <w:t>to</w:t>
      </w:r>
      <w:r>
        <w:rPr>
          <w:spacing w:val="54"/>
          <w:sz w:val="24"/>
        </w:rPr>
        <w:t xml:space="preserve"> </w:t>
      </w:r>
      <w:r>
        <w:rPr>
          <w:sz w:val="24"/>
        </w:rPr>
        <w:t>estimate</w:t>
      </w:r>
      <w:r>
        <w:rPr>
          <w:spacing w:val="54"/>
          <w:sz w:val="24"/>
        </w:rPr>
        <w:t xml:space="preserve"> </w:t>
      </w:r>
      <w:r>
        <w:rPr>
          <w:sz w:val="24"/>
        </w:rPr>
        <w:t>trophic</w:t>
      </w:r>
      <w:r>
        <w:rPr>
          <w:spacing w:val="54"/>
          <w:sz w:val="24"/>
        </w:rPr>
        <w:t xml:space="preserve"> </w:t>
      </w:r>
      <w:r>
        <w:rPr>
          <w:sz w:val="24"/>
        </w:rPr>
        <w:t>position:</w:t>
      </w:r>
      <w:r>
        <w:rPr>
          <w:spacing w:val="55"/>
          <w:sz w:val="24"/>
        </w:rPr>
        <w:t xml:space="preserve"> </w:t>
      </w:r>
      <w:r>
        <w:rPr>
          <w:sz w:val="24"/>
        </w:rPr>
        <w:t>models,</w:t>
      </w:r>
      <w:r>
        <w:rPr>
          <w:spacing w:val="55"/>
          <w:sz w:val="24"/>
        </w:rPr>
        <w:t xml:space="preserve"> </w:t>
      </w:r>
      <w:r>
        <w:rPr>
          <w:sz w:val="24"/>
        </w:rPr>
        <w:t>methods,</w:t>
      </w:r>
      <w:r>
        <w:rPr>
          <w:spacing w:val="55"/>
          <w:sz w:val="24"/>
        </w:rPr>
        <w:t xml:space="preserve"> </w:t>
      </w:r>
      <w:r>
        <w:rPr>
          <w:spacing w:val="-5"/>
          <w:sz w:val="24"/>
        </w:rPr>
        <w:t>and</w:t>
      </w:r>
    </w:p>
    <w:p>
      <w:pPr>
        <w:pStyle w:val="10"/>
        <w:numPr>
          <w:ilvl w:val="0"/>
          <w:numId w:val="35"/>
        </w:numPr>
        <w:tabs>
          <w:tab w:val="left" w:pos="2006"/>
        </w:tabs>
        <w:spacing w:before="0" w:after="0" w:line="240" w:lineRule="auto"/>
        <w:ind w:left="2006" w:right="0" w:hanging="1286"/>
        <w:jc w:val="left"/>
        <w:rPr>
          <w:sz w:val="24"/>
        </w:rPr>
      </w:pPr>
      <w:r>
        <w:rPr>
          <w:sz w:val="24"/>
        </w:rPr>
        <w:t>assumptions. Ecology</w:t>
      </w:r>
      <w:r>
        <w:rPr>
          <w:spacing w:val="-4"/>
          <w:sz w:val="24"/>
        </w:rPr>
        <w:t xml:space="preserve"> </w:t>
      </w:r>
      <w:r>
        <w:rPr>
          <w:sz w:val="24"/>
        </w:rPr>
        <w:t>83,</w:t>
      </w:r>
      <w:r>
        <w:rPr>
          <w:spacing w:val="1"/>
          <w:sz w:val="24"/>
        </w:rPr>
        <w:t xml:space="preserve"> </w:t>
      </w:r>
      <w:r>
        <w:rPr>
          <w:sz w:val="24"/>
        </w:rPr>
        <w:t>703-</w:t>
      </w:r>
      <w:r>
        <w:rPr>
          <w:spacing w:val="-4"/>
          <w:sz w:val="24"/>
        </w:rPr>
        <w:t>718.</w:t>
      </w:r>
    </w:p>
    <w:p>
      <w:pPr>
        <w:pStyle w:val="10"/>
        <w:numPr>
          <w:ilvl w:val="0"/>
          <w:numId w:val="35"/>
        </w:numPr>
        <w:tabs>
          <w:tab w:val="left" w:pos="1440"/>
        </w:tabs>
        <w:spacing w:before="0" w:after="0" w:line="240" w:lineRule="auto"/>
        <w:ind w:left="1440" w:right="0" w:hanging="720"/>
        <w:jc w:val="left"/>
        <w:rPr>
          <w:sz w:val="24"/>
        </w:rPr>
      </w:pPr>
      <w:r>
        <w:rPr>
          <w:sz w:val="24"/>
        </w:rPr>
        <w:t>Prasad,</w:t>
      </w:r>
      <w:r>
        <w:rPr>
          <w:spacing w:val="1"/>
          <w:sz w:val="24"/>
        </w:rPr>
        <w:t xml:space="preserve"> </w:t>
      </w:r>
      <w:r>
        <w:rPr>
          <w:sz w:val="24"/>
        </w:rPr>
        <w:t>R.,</w:t>
      </w:r>
      <w:r>
        <w:rPr>
          <w:spacing w:val="2"/>
          <w:sz w:val="24"/>
        </w:rPr>
        <w:t xml:space="preserve"> </w:t>
      </w:r>
      <w:r>
        <w:rPr>
          <w:sz w:val="24"/>
        </w:rPr>
        <w:t>Snyder,</w:t>
      </w:r>
      <w:r>
        <w:rPr>
          <w:spacing w:val="3"/>
          <w:sz w:val="24"/>
        </w:rPr>
        <w:t xml:space="preserve"> </w:t>
      </w:r>
      <w:r>
        <w:rPr>
          <w:sz w:val="24"/>
        </w:rPr>
        <w:t>W.,</w:t>
      </w:r>
      <w:r>
        <w:rPr>
          <w:spacing w:val="2"/>
          <w:sz w:val="24"/>
        </w:rPr>
        <w:t xml:space="preserve"> </w:t>
      </w:r>
      <w:r>
        <w:rPr>
          <w:sz w:val="24"/>
        </w:rPr>
        <w:t>2006.</w:t>
      </w:r>
      <w:r>
        <w:rPr>
          <w:spacing w:val="3"/>
          <w:sz w:val="24"/>
        </w:rPr>
        <w:t xml:space="preserve"> </w:t>
      </w:r>
      <w:r>
        <w:rPr>
          <w:sz w:val="24"/>
        </w:rPr>
        <w:t>Polyphagy</w:t>
      </w:r>
      <w:r>
        <w:rPr>
          <w:spacing w:val="-1"/>
          <w:sz w:val="24"/>
        </w:rPr>
        <w:t xml:space="preserve"> </w:t>
      </w:r>
      <w:r>
        <w:rPr>
          <w:sz w:val="24"/>
        </w:rPr>
        <w:t>complicates</w:t>
      </w:r>
      <w:r>
        <w:rPr>
          <w:spacing w:val="3"/>
          <w:sz w:val="24"/>
        </w:rPr>
        <w:t xml:space="preserve"> </w:t>
      </w:r>
      <w:r>
        <w:rPr>
          <w:sz w:val="24"/>
        </w:rPr>
        <w:t>conservation</w:t>
      </w:r>
      <w:r>
        <w:rPr>
          <w:spacing w:val="3"/>
          <w:sz w:val="24"/>
        </w:rPr>
        <w:t xml:space="preserve"> </w:t>
      </w:r>
      <w:r>
        <w:rPr>
          <w:sz w:val="24"/>
        </w:rPr>
        <w:t>biological</w:t>
      </w:r>
      <w:r>
        <w:rPr>
          <w:spacing w:val="4"/>
          <w:sz w:val="24"/>
        </w:rPr>
        <w:t xml:space="preserve"> </w:t>
      </w:r>
      <w:r>
        <w:rPr>
          <w:sz w:val="24"/>
        </w:rPr>
        <w:t>control</w:t>
      </w:r>
      <w:r>
        <w:rPr>
          <w:spacing w:val="3"/>
          <w:sz w:val="24"/>
        </w:rPr>
        <w:t xml:space="preserve"> </w:t>
      </w:r>
      <w:r>
        <w:rPr>
          <w:sz w:val="24"/>
        </w:rPr>
        <w:t>that</w:t>
      </w:r>
      <w:r>
        <w:rPr>
          <w:spacing w:val="3"/>
          <w:sz w:val="24"/>
        </w:rPr>
        <w:t xml:space="preserve"> </w:t>
      </w:r>
      <w:r>
        <w:rPr>
          <w:spacing w:val="-2"/>
          <w:sz w:val="24"/>
        </w:rPr>
        <w:t>targets</w:t>
      </w:r>
    </w:p>
    <w:p>
      <w:pPr>
        <w:pStyle w:val="10"/>
        <w:numPr>
          <w:ilvl w:val="0"/>
          <w:numId w:val="35"/>
        </w:numPr>
        <w:tabs>
          <w:tab w:val="left" w:pos="2006"/>
        </w:tabs>
        <w:spacing w:before="0" w:after="0" w:line="240" w:lineRule="auto"/>
        <w:ind w:left="2006" w:right="0" w:hanging="1286"/>
        <w:jc w:val="left"/>
        <w:rPr>
          <w:sz w:val="24"/>
        </w:rPr>
      </w:pPr>
      <w:r>
        <w:rPr>
          <w:sz w:val="24"/>
        </w:rPr>
        <w:t>generalist</w:t>
      </w:r>
      <w:r>
        <w:rPr>
          <w:spacing w:val="-3"/>
          <w:sz w:val="24"/>
        </w:rPr>
        <w:t xml:space="preserve"> </w:t>
      </w:r>
      <w:r>
        <w:rPr>
          <w:sz w:val="24"/>
        </w:rPr>
        <w:t>predators. Journal of Applied Ecology</w:t>
      </w:r>
      <w:r>
        <w:rPr>
          <w:spacing w:val="-5"/>
          <w:sz w:val="24"/>
        </w:rPr>
        <w:t xml:space="preserve"> </w:t>
      </w:r>
      <w:r>
        <w:rPr>
          <w:sz w:val="24"/>
        </w:rPr>
        <w:t>43, 343-</w:t>
      </w:r>
      <w:r>
        <w:rPr>
          <w:spacing w:val="-4"/>
          <w:sz w:val="24"/>
        </w:rPr>
        <w:t>352.</w:t>
      </w:r>
    </w:p>
    <w:p>
      <w:pPr>
        <w:pStyle w:val="10"/>
        <w:numPr>
          <w:ilvl w:val="0"/>
          <w:numId w:val="35"/>
        </w:numPr>
        <w:tabs>
          <w:tab w:val="left" w:pos="1440"/>
        </w:tabs>
        <w:spacing w:before="0" w:after="0" w:line="240" w:lineRule="auto"/>
        <w:ind w:left="1440" w:right="0" w:hanging="720"/>
        <w:jc w:val="left"/>
        <w:rPr>
          <w:sz w:val="24"/>
        </w:rPr>
      </w:pPr>
      <w:r>
        <w:rPr>
          <w:sz w:val="24"/>
        </w:rPr>
        <w:t>R</w:t>
      </w:r>
      <w:r>
        <w:rPr>
          <w:spacing w:val="6"/>
          <w:sz w:val="24"/>
        </w:rPr>
        <w:t xml:space="preserve"> </w:t>
      </w:r>
      <w:r>
        <w:rPr>
          <w:sz w:val="24"/>
        </w:rPr>
        <w:t>Core</w:t>
      </w:r>
      <w:r>
        <w:rPr>
          <w:spacing w:val="5"/>
          <w:sz w:val="24"/>
        </w:rPr>
        <w:t xml:space="preserve"> </w:t>
      </w:r>
      <w:r>
        <w:rPr>
          <w:sz w:val="24"/>
        </w:rPr>
        <w:t>Team,</w:t>
      </w:r>
      <w:r>
        <w:rPr>
          <w:spacing w:val="6"/>
          <w:sz w:val="24"/>
        </w:rPr>
        <w:t xml:space="preserve"> </w:t>
      </w:r>
      <w:r>
        <w:rPr>
          <w:sz w:val="24"/>
        </w:rPr>
        <w:t>2021.</w:t>
      </w:r>
      <w:r>
        <w:rPr>
          <w:spacing w:val="6"/>
          <w:sz w:val="24"/>
        </w:rPr>
        <w:t xml:space="preserve"> </w:t>
      </w:r>
      <w:r>
        <w:rPr>
          <w:sz w:val="24"/>
        </w:rPr>
        <w:t>R:</w:t>
      </w:r>
      <w:r>
        <w:rPr>
          <w:spacing w:val="9"/>
          <w:sz w:val="24"/>
        </w:rPr>
        <w:t xml:space="preserve"> </w:t>
      </w:r>
      <w:r>
        <w:rPr>
          <w:sz w:val="24"/>
        </w:rPr>
        <w:t>A</w:t>
      </w:r>
      <w:r>
        <w:rPr>
          <w:spacing w:val="5"/>
          <w:sz w:val="24"/>
        </w:rPr>
        <w:t xml:space="preserve"> </w:t>
      </w:r>
      <w:r>
        <w:rPr>
          <w:sz w:val="24"/>
        </w:rPr>
        <w:t>language</w:t>
      </w:r>
      <w:r>
        <w:rPr>
          <w:spacing w:val="6"/>
          <w:sz w:val="24"/>
        </w:rPr>
        <w:t xml:space="preserve"> </w:t>
      </w:r>
      <w:r>
        <w:rPr>
          <w:sz w:val="24"/>
        </w:rPr>
        <w:t>and</w:t>
      </w:r>
      <w:r>
        <w:rPr>
          <w:spacing w:val="9"/>
          <w:sz w:val="24"/>
        </w:rPr>
        <w:t xml:space="preserve"> </w:t>
      </w:r>
      <w:r>
        <w:rPr>
          <w:sz w:val="24"/>
        </w:rPr>
        <w:t>environment</w:t>
      </w:r>
      <w:r>
        <w:rPr>
          <w:spacing w:val="5"/>
          <w:sz w:val="24"/>
        </w:rPr>
        <w:t xml:space="preserve"> </w:t>
      </w:r>
      <w:r>
        <w:rPr>
          <w:sz w:val="24"/>
        </w:rPr>
        <w:t>for</w:t>
      </w:r>
      <w:r>
        <w:rPr>
          <w:spacing w:val="5"/>
          <w:sz w:val="24"/>
        </w:rPr>
        <w:t xml:space="preserve"> </w:t>
      </w:r>
      <w:r>
        <w:rPr>
          <w:sz w:val="24"/>
        </w:rPr>
        <w:t>statistical</w:t>
      </w:r>
      <w:r>
        <w:rPr>
          <w:spacing w:val="7"/>
          <w:sz w:val="24"/>
        </w:rPr>
        <w:t xml:space="preserve"> </w:t>
      </w:r>
      <w:r>
        <w:rPr>
          <w:sz w:val="24"/>
        </w:rPr>
        <w:t>computing.</w:t>
      </w:r>
      <w:r>
        <w:rPr>
          <w:spacing w:val="5"/>
          <w:sz w:val="24"/>
        </w:rPr>
        <w:t xml:space="preserve"> </w:t>
      </w:r>
      <w:r>
        <w:rPr>
          <w:sz w:val="24"/>
        </w:rPr>
        <w:t>R</w:t>
      </w:r>
      <w:r>
        <w:rPr>
          <w:spacing w:val="9"/>
          <w:sz w:val="24"/>
        </w:rPr>
        <w:t xml:space="preserve"> </w:t>
      </w:r>
      <w:r>
        <w:rPr>
          <w:sz w:val="24"/>
        </w:rPr>
        <w:t>Foundation</w:t>
      </w:r>
      <w:r>
        <w:rPr>
          <w:spacing w:val="6"/>
          <w:sz w:val="24"/>
        </w:rPr>
        <w:t xml:space="preserve"> </w:t>
      </w:r>
      <w:r>
        <w:rPr>
          <w:spacing w:val="-5"/>
          <w:sz w:val="24"/>
        </w:rPr>
        <w:t>for</w:t>
      </w:r>
    </w:p>
    <w:p>
      <w:pPr>
        <w:pStyle w:val="10"/>
        <w:numPr>
          <w:ilvl w:val="0"/>
          <w:numId w:val="35"/>
        </w:numPr>
        <w:tabs>
          <w:tab w:val="left" w:pos="2006"/>
        </w:tabs>
        <w:spacing w:before="0" w:after="0" w:line="240" w:lineRule="auto"/>
        <w:ind w:left="2006" w:right="0" w:hanging="1286"/>
        <w:jc w:val="left"/>
        <w:rPr>
          <w:sz w:val="24"/>
        </w:rPr>
      </w:pPr>
      <w:r>
        <w:rPr>
          <w:sz w:val="24"/>
        </w:rPr>
        <w:t>Statistical</w:t>
      </w:r>
      <w:r>
        <w:rPr>
          <w:spacing w:val="-2"/>
          <w:sz w:val="24"/>
        </w:rPr>
        <w:t xml:space="preserve"> </w:t>
      </w:r>
      <w:r>
        <w:rPr>
          <w:sz w:val="24"/>
        </w:rPr>
        <w:t>Computing,</w:t>
      </w:r>
      <w:r>
        <w:rPr>
          <w:spacing w:val="-2"/>
          <w:sz w:val="24"/>
        </w:rPr>
        <w:t xml:space="preserve"> </w:t>
      </w:r>
      <w:r>
        <w:rPr>
          <w:sz w:val="24"/>
        </w:rPr>
        <w:t>Vienna,</w:t>
      </w:r>
      <w:r>
        <w:rPr>
          <w:spacing w:val="-2"/>
          <w:sz w:val="24"/>
        </w:rPr>
        <w:t xml:space="preserve"> Austria.</w:t>
      </w:r>
    </w:p>
    <w:p>
      <w:pPr>
        <w:pStyle w:val="10"/>
        <w:numPr>
          <w:ilvl w:val="0"/>
          <w:numId w:val="35"/>
        </w:numPr>
        <w:tabs>
          <w:tab w:val="left" w:pos="1440"/>
        </w:tabs>
        <w:spacing w:before="0" w:after="0" w:line="240" w:lineRule="auto"/>
        <w:ind w:left="1440" w:right="0" w:hanging="720"/>
        <w:jc w:val="left"/>
        <w:rPr>
          <w:sz w:val="24"/>
        </w:rPr>
      </w:pPr>
      <w:r>
        <w:rPr>
          <w:sz w:val="24"/>
        </w:rPr>
        <w:t>Roubinet,</w:t>
      </w:r>
      <w:r>
        <w:rPr>
          <w:spacing w:val="6"/>
          <w:sz w:val="24"/>
        </w:rPr>
        <w:t xml:space="preserve"> </w:t>
      </w:r>
      <w:r>
        <w:rPr>
          <w:sz w:val="24"/>
        </w:rPr>
        <w:t>E.,</w:t>
      </w:r>
      <w:r>
        <w:rPr>
          <w:spacing w:val="8"/>
          <w:sz w:val="24"/>
        </w:rPr>
        <w:t xml:space="preserve"> </w:t>
      </w:r>
      <w:r>
        <w:rPr>
          <w:sz w:val="24"/>
        </w:rPr>
        <w:t>Birkhofer,</w:t>
      </w:r>
      <w:r>
        <w:rPr>
          <w:spacing w:val="10"/>
          <w:sz w:val="24"/>
        </w:rPr>
        <w:t xml:space="preserve"> </w:t>
      </w:r>
      <w:r>
        <w:rPr>
          <w:sz w:val="24"/>
        </w:rPr>
        <w:t>K.,</w:t>
      </w:r>
      <w:r>
        <w:rPr>
          <w:spacing w:val="8"/>
          <w:sz w:val="24"/>
        </w:rPr>
        <w:t xml:space="preserve"> </w:t>
      </w:r>
      <w:r>
        <w:rPr>
          <w:sz w:val="24"/>
        </w:rPr>
        <w:t>Malsher,</w:t>
      </w:r>
      <w:r>
        <w:rPr>
          <w:spacing w:val="8"/>
          <w:sz w:val="24"/>
        </w:rPr>
        <w:t xml:space="preserve"> </w:t>
      </w:r>
      <w:r>
        <w:rPr>
          <w:sz w:val="24"/>
        </w:rPr>
        <w:t>G.,</w:t>
      </w:r>
      <w:r>
        <w:rPr>
          <w:spacing w:val="7"/>
          <w:sz w:val="24"/>
        </w:rPr>
        <w:t xml:space="preserve"> </w:t>
      </w:r>
      <w:r>
        <w:rPr>
          <w:sz w:val="24"/>
        </w:rPr>
        <w:t>Staudacher,</w:t>
      </w:r>
      <w:r>
        <w:rPr>
          <w:spacing w:val="8"/>
          <w:sz w:val="24"/>
        </w:rPr>
        <w:t xml:space="preserve"> </w:t>
      </w:r>
      <w:r>
        <w:rPr>
          <w:sz w:val="24"/>
        </w:rPr>
        <w:t>K.,</w:t>
      </w:r>
      <w:r>
        <w:rPr>
          <w:spacing w:val="7"/>
          <w:sz w:val="24"/>
        </w:rPr>
        <w:t xml:space="preserve"> </w:t>
      </w:r>
      <w:r>
        <w:rPr>
          <w:sz w:val="24"/>
        </w:rPr>
        <w:t>Ekbom,</w:t>
      </w:r>
      <w:r>
        <w:rPr>
          <w:spacing w:val="8"/>
          <w:sz w:val="24"/>
        </w:rPr>
        <w:t xml:space="preserve"> </w:t>
      </w:r>
      <w:r>
        <w:rPr>
          <w:sz w:val="24"/>
        </w:rPr>
        <w:t>B.,</w:t>
      </w:r>
      <w:r>
        <w:rPr>
          <w:spacing w:val="9"/>
          <w:sz w:val="24"/>
        </w:rPr>
        <w:t xml:space="preserve"> </w:t>
      </w:r>
      <w:r>
        <w:rPr>
          <w:sz w:val="24"/>
        </w:rPr>
        <w:t>Traugott,</w:t>
      </w:r>
      <w:r>
        <w:rPr>
          <w:spacing w:val="8"/>
          <w:sz w:val="24"/>
        </w:rPr>
        <w:t xml:space="preserve"> </w:t>
      </w:r>
      <w:r>
        <w:rPr>
          <w:sz w:val="24"/>
        </w:rPr>
        <w:t>M.,</w:t>
      </w:r>
      <w:r>
        <w:rPr>
          <w:spacing w:val="8"/>
          <w:sz w:val="24"/>
        </w:rPr>
        <w:t xml:space="preserve"> </w:t>
      </w:r>
      <w:r>
        <w:rPr>
          <w:sz w:val="24"/>
        </w:rPr>
        <w:t>Jonsson,</w:t>
      </w:r>
      <w:r>
        <w:rPr>
          <w:spacing w:val="9"/>
          <w:sz w:val="24"/>
        </w:rPr>
        <w:t xml:space="preserve"> </w:t>
      </w:r>
      <w:r>
        <w:rPr>
          <w:spacing w:val="-5"/>
          <w:sz w:val="24"/>
        </w:rPr>
        <w:t>M.,</w:t>
      </w:r>
    </w:p>
    <w:p>
      <w:pPr>
        <w:pStyle w:val="10"/>
        <w:numPr>
          <w:ilvl w:val="0"/>
          <w:numId w:val="35"/>
        </w:numPr>
        <w:tabs>
          <w:tab w:val="left" w:pos="2006"/>
        </w:tabs>
        <w:spacing w:before="0" w:after="0" w:line="240" w:lineRule="auto"/>
        <w:ind w:left="2006" w:right="0" w:hanging="1286"/>
        <w:jc w:val="left"/>
        <w:rPr>
          <w:sz w:val="24"/>
        </w:rPr>
      </w:pPr>
      <w:r>
        <w:rPr>
          <w:sz w:val="24"/>
        </w:rPr>
        <w:t>2017.</w:t>
      </w:r>
      <w:r>
        <w:rPr>
          <w:spacing w:val="-1"/>
          <w:sz w:val="24"/>
        </w:rPr>
        <w:t xml:space="preserve"> </w:t>
      </w:r>
      <w:r>
        <w:rPr>
          <w:sz w:val="24"/>
        </w:rPr>
        <w:t>Diet</w:t>
      </w:r>
      <w:r>
        <w:rPr>
          <w:spacing w:val="-1"/>
          <w:sz w:val="24"/>
        </w:rPr>
        <w:t xml:space="preserve"> </w:t>
      </w:r>
      <w:r>
        <w:rPr>
          <w:sz w:val="24"/>
        </w:rPr>
        <w:t>of</w:t>
      </w:r>
      <w:r>
        <w:rPr>
          <w:spacing w:val="1"/>
          <w:sz w:val="24"/>
        </w:rPr>
        <w:t xml:space="preserve"> </w:t>
      </w:r>
      <w:r>
        <w:rPr>
          <w:sz w:val="24"/>
        </w:rPr>
        <w:t>generalist</w:t>
      </w:r>
      <w:r>
        <w:rPr>
          <w:spacing w:val="-1"/>
          <w:sz w:val="24"/>
        </w:rPr>
        <w:t xml:space="preserve"> </w:t>
      </w:r>
      <w:r>
        <w:rPr>
          <w:sz w:val="24"/>
        </w:rPr>
        <w:t>predators</w:t>
      </w:r>
      <w:r>
        <w:rPr>
          <w:spacing w:val="2"/>
          <w:sz w:val="24"/>
        </w:rPr>
        <w:t xml:space="preserve"> </w:t>
      </w:r>
      <w:r>
        <w:rPr>
          <w:sz w:val="24"/>
        </w:rPr>
        <w:t>reflects</w:t>
      </w:r>
      <w:r>
        <w:rPr>
          <w:spacing w:val="-1"/>
          <w:sz w:val="24"/>
        </w:rPr>
        <w:t xml:space="preserve"> </w:t>
      </w:r>
      <w:r>
        <w:rPr>
          <w:sz w:val="24"/>
        </w:rPr>
        <w:t>effects of</w:t>
      </w:r>
      <w:r>
        <w:rPr>
          <w:spacing w:val="1"/>
          <w:sz w:val="24"/>
        </w:rPr>
        <w:t xml:space="preserve"> </w:t>
      </w:r>
      <w:r>
        <w:rPr>
          <w:sz w:val="24"/>
        </w:rPr>
        <w:t>cropping</w:t>
      </w:r>
      <w:r>
        <w:rPr>
          <w:spacing w:val="-3"/>
          <w:sz w:val="24"/>
        </w:rPr>
        <w:t xml:space="preserve"> </w:t>
      </w:r>
      <w:r>
        <w:rPr>
          <w:sz w:val="24"/>
        </w:rPr>
        <w:t>period and farming</w:t>
      </w:r>
      <w:r>
        <w:rPr>
          <w:spacing w:val="-4"/>
          <w:sz w:val="24"/>
        </w:rPr>
        <w:t xml:space="preserve"> </w:t>
      </w:r>
      <w:r>
        <w:rPr>
          <w:sz w:val="24"/>
        </w:rPr>
        <w:t xml:space="preserve">system </w:t>
      </w:r>
      <w:r>
        <w:rPr>
          <w:spacing w:val="-5"/>
          <w:sz w:val="24"/>
        </w:rPr>
        <w:t>on</w:t>
      </w:r>
    </w:p>
    <w:p>
      <w:pPr>
        <w:pStyle w:val="10"/>
        <w:numPr>
          <w:ilvl w:val="0"/>
          <w:numId w:val="35"/>
        </w:numPr>
        <w:tabs>
          <w:tab w:val="left" w:pos="2006"/>
        </w:tabs>
        <w:spacing w:before="0" w:after="0" w:line="240" w:lineRule="auto"/>
        <w:ind w:left="2006" w:right="0" w:hanging="1286"/>
        <w:jc w:val="left"/>
        <w:rPr>
          <w:sz w:val="24"/>
        </w:rPr>
      </w:pPr>
      <w:r>
        <w:rPr>
          <w:sz w:val="24"/>
        </w:rPr>
        <w:t>extra-</w:t>
      </w:r>
      <w:r>
        <w:rPr>
          <w:spacing w:val="-2"/>
          <w:sz w:val="24"/>
        </w:rPr>
        <w:t xml:space="preserve"> </w:t>
      </w:r>
      <w:r>
        <w:rPr>
          <w:sz w:val="24"/>
        </w:rPr>
        <w:t>and</w:t>
      </w:r>
      <w:r>
        <w:rPr>
          <w:spacing w:val="-1"/>
          <w:sz w:val="24"/>
        </w:rPr>
        <w:t xml:space="preserve"> </w:t>
      </w:r>
      <w:r>
        <w:rPr>
          <w:sz w:val="24"/>
        </w:rPr>
        <w:t>intraguild</w:t>
      </w:r>
      <w:r>
        <w:rPr>
          <w:spacing w:val="-1"/>
          <w:sz w:val="24"/>
        </w:rPr>
        <w:t xml:space="preserve"> </w:t>
      </w:r>
      <w:r>
        <w:rPr>
          <w:sz w:val="24"/>
        </w:rPr>
        <w:t>prey.</w:t>
      </w:r>
      <w:r>
        <w:rPr>
          <w:spacing w:val="-1"/>
          <w:sz w:val="24"/>
        </w:rPr>
        <w:t xml:space="preserve"> </w:t>
      </w:r>
      <w:r>
        <w:rPr>
          <w:sz w:val="24"/>
        </w:rPr>
        <w:t>Ecol</w:t>
      </w:r>
      <w:r>
        <w:rPr>
          <w:spacing w:val="-1"/>
          <w:sz w:val="24"/>
        </w:rPr>
        <w:t xml:space="preserve"> </w:t>
      </w:r>
      <w:r>
        <w:rPr>
          <w:sz w:val="24"/>
        </w:rPr>
        <w:t>Appl</w:t>
      </w:r>
      <w:r>
        <w:rPr>
          <w:spacing w:val="-1"/>
          <w:sz w:val="24"/>
        </w:rPr>
        <w:t xml:space="preserve"> </w:t>
      </w:r>
      <w:r>
        <w:rPr>
          <w:sz w:val="24"/>
        </w:rPr>
        <w:t>27, 1167-</w:t>
      </w:r>
      <w:r>
        <w:rPr>
          <w:spacing w:val="-4"/>
          <w:sz w:val="24"/>
        </w:rPr>
        <w:t>1177.</w:t>
      </w:r>
    </w:p>
    <w:p>
      <w:pPr>
        <w:pStyle w:val="10"/>
        <w:numPr>
          <w:ilvl w:val="0"/>
          <w:numId w:val="35"/>
        </w:numPr>
        <w:tabs>
          <w:tab w:val="left" w:pos="1440"/>
        </w:tabs>
        <w:spacing w:before="0" w:after="0" w:line="240" w:lineRule="auto"/>
        <w:ind w:left="1440" w:right="0" w:hanging="720"/>
        <w:jc w:val="left"/>
        <w:rPr>
          <w:sz w:val="24"/>
        </w:rPr>
      </w:pPr>
      <w:r>
        <w:rPr>
          <w:sz w:val="24"/>
        </w:rPr>
        <w:t>Roubinet,</w:t>
      </w:r>
      <w:r>
        <w:rPr>
          <w:spacing w:val="20"/>
          <w:sz w:val="24"/>
        </w:rPr>
        <w:t xml:space="preserve"> </w:t>
      </w:r>
      <w:r>
        <w:rPr>
          <w:sz w:val="24"/>
        </w:rPr>
        <w:t>E.,</w:t>
      </w:r>
      <w:r>
        <w:rPr>
          <w:spacing w:val="23"/>
          <w:sz w:val="24"/>
        </w:rPr>
        <w:t xml:space="preserve"> </w:t>
      </w:r>
      <w:r>
        <w:rPr>
          <w:sz w:val="24"/>
        </w:rPr>
        <w:t>Jonsson,</w:t>
      </w:r>
      <w:r>
        <w:rPr>
          <w:spacing w:val="23"/>
          <w:sz w:val="24"/>
        </w:rPr>
        <w:t xml:space="preserve"> </w:t>
      </w:r>
      <w:r>
        <w:rPr>
          <w:sz w:val="24"/>
        </w:rPr>
        <w:t>T.,</w:t>
      </w:r>
      <w:r>
        <w:rPr>
          <w:spacing w:val="23"/>
          <w:sz w:val="24"/>
        </w:rPr>
        <w:t xml:space="preserve"> </w:t>
      </w:r>
      <w:r>
        <w:rPr>
          <w:sz w:val="24"/>
        </w:rPr>
        <w:t>Malsher,</w:t>
      </w:r>
      <w:r>
        <w:rPr>
          <w:spacing w:val="22"/>
          <w:sz w:val="24"/>
        </w:rPr>
        <w:t xml:space="preserve"> </w:t>
      </w:r>
      <w:r>
        <w:rPr>
          <w:sz w:val="24"/>
        </w:rPr>
        <w:t>G.,</w:t>
      </w:r>
      <w:r>
        <w:rPr>
          <w:spacing w:val="23"/>
          <w:sz w:val="24"/>
        </w:rPr>
        <w:t xml:space="preserve"> </w:t>
      </w:r>
      <w:r>
        <w:rPr>
          <w:sz w:val="24"/>
        </w:rPr>
        <w:t>Staudacher,</w:t>
      </w:r>
      <w:r>
        <w:rPr>
          <w:spacing w:val="22"/>
          <w:sz w:val="24"/>
        </w:rPr>
        <w:t xml:space="preserve"> </w:t>
      </w:r>
      <w:r>
        <w:rPr>
          <w:sz w:val="24"/>
        </w:rPr>
        <w:t>K.,</w:t>
      </w:r>
      <w:r>
        <w:rPr>
          <w:spacing w:val="25"/>
          <w:sz w:val="24"/>
        </w:rPr>
        <w:t xml:space="preserve"> </w:t>
      </w:r>
      <w:r>
        <w:rPr>
          <w:sz w:val="24"/>
        </w:rPr>
        <w:t>Traugott,</w:t>
      </w:r>
      <w:r>
        <w:rPr>
          <w:spacing w:val="22"/>
          <w:sz w:val="24"/>
        </w:rPr>
        <w:t xml:space="preserve"> </w:t>
      </w:r>
      <w:r>
        <w:rPr>
          <w:sz w:val="24"/>
        </w:rPr>
        <w:t>M.,</w:t>
      </w:r>
      <w:r>
        <w:rPr>
          <w:spacing w:val="24"/>
          <w:sz w:val="24"/>
        </w:rPr>
        <w:t xml:space="preserve"> </w:t>
      </w:r>
      <w:r>
        <w:rPr>
          <w:sz w:val="24"/>
        </w:rPr>
        <w:t>Ekbom,</w:t>
      </w:r>
      <w:r>
        <w:rPr>
          <w:spacing w:val="23"/>
          <w:sz w:val="24"/>
        </w:rPr>
        <w:t xml:space="preserve"> </w:t>
      </w:r>
      <w:r>
        <w:rPr>
          <w:sz w:val="24"/>
        </w:rPr>
        <w:t>B.,</w:t>
      </w:r>
      <w:r>
        <w:rPr>
          <w:spacing w:val="23"/>
          <w:sz w:val="24"/>
        </w:rPr>
        <w:t xml:space="preserve"> </w:t>
      </w:r>
      <w:r>
        <w:rPr>
          <w:sz w:val="24"/>
        </w:rPr>
        <w:t>Jonsson,</w:t>
      </w:r>
      <w:r>
        <w:rPr>
          <w:spacing w:val="24"/>
          <w:sz w:val="24"/>
        </w:rPr>
        <w:t xml:space="preserve"> </w:t>
      </w:r>
      <w:r>
        <w:rPr>
          <w:spacing w:val="-5"/>
          <w:sz w:val="24"/>
        </w:rPr>
        <w:t>M.,</w:t>
      </w:r>
    </w:p>
    <w:p>
      <w:pPr>
        <w:pStyle w:val="10"/>
        <w:numPr>
          <w:ilvl w:val="0"/>
          <w:numId w:val="35"/>
        </w:numPr>
        <w:tabs>
          <w:tab w:val="left" w:pos="2006"/>
        </w:tabs>
        <w:spacing w:before="1" w:after="0" w:line="240" w:lineRule="auto"/>
        <w:ind w:left="2006" w:right="0" w:hanging="1286"/>
        <w:jc w:val="left"/>
        <w:rPr>
          <w:sz w:val="24"/>
        </w:rPr>
      </w:pPr>
      <w:r>
        <w:rPr>
          <w:sz w:val="24"/>
        </w:rPr>
        <w:t>2018.</w:t>
      </w:r>
      <w:r>
        <w:rPr>
          <w:spacing w:val="56"/>
          <w:sz w:val="24"/>
        </w:rPr>
        <w:t xml:space="preserve"> </w:t>
      </w:r>
      <w:r>
        <w:rPr>
          <w:sz w:val="24"/>
        </w:rPr>
        <w:t>High</w:t>
      </w:r>
      <w:r>
        <w:rPr>
          <w:spacing w:val="61"/>
          <w:sz w:val="24"/>
        </w:rPr>
        <w:t xml:space="preserve"> </w:t>
      </w:r>
      <w:r>
        <w:rPr>
          <w:sz w:val="24"/>
        </w:rPr>
        <w:t>redundancy</w:t>
      </w:r>
      <w:r>
        <w:rPr>
          <w:spacing w:val="56"/>
          <w:sz w:val="24"/>
        </w:rPr>
        <w:t xml:space="preserve"> </w:t>
      </w:r>
      <w:r>
        <w:rPr>
          <w:sz w:val="24"/>
        </w:rPr>
        <w:t>as</w:t>
      </w:r>
      <w:r>
        <w:rPr>
          <w:spacing w:val="60"/>
          <w:sz w:val="24"/>
        </w:rPr>
        <w:t xml:space="preserve"> </w:t>
      </w:r>
      <w:r>
        <w:rPr>
          <w:sz w:val="24"/>
        </w:rPr>
        <w:t>well</w:t>
      </w:r>
      <w:r>
        <w:rPr>
          <w:spacing w:val="59"/>
          <w:sz w:val="24"/>
        </w:rPr>
        <w:t xml:space="preserve"> </w:t>
      </w:r>
      <w:r>
        <w:rPr>
          <w:sz w:val="24"/>
        </w:rPr>
        <w:t>as</w:t>
      </w:r>
      <w:r>
        <w:rPr>
          <w:spacing w:val="61"/>
          <w:sz w:val="24"/>
        </w:rPr>
        <w:t xml:space="preserve"> </w:t>
      </w:r>
      <w:r>
        <w:rPr>
          <w:sz w:val="24"/>
        </w:rPr>
        <w:t>complementary</w:t>
      </w:r>
      <w:r>
        <w:rPr>
          <w:spacing w:val="57"/>
          <w:sz w:val="24"/>
        </w:rPr>
        <w:t xml:space="preserve"> </w:t>
      </w:r>
      <w:r>
        <w:rPr>
          <w:sz w:val="24"/>
        </w:rPr>
        <w:t>prey</w:t>
      </w:r>
      <w:r>
        <w:rPr>
          <w:spacing w:val="56"/>
          <w:sz w:val="24"/>
        </w:rPr>
        <w:t xml:space="preserve"> </w:t>
      </w:r>
      <w:r>
        <w:rPr>
          <w:sz w:val="24"/>
        </w:rPr>
        <w:t>choice</w:t>
      </w:r>
      <w:r>
        <w:rPr>
          <w:spacing w:val="59"/>
          <w:sz w:val="24"/>
        </w:rPr>
        <w:t xml:space="preserve"> </w:t>
      </w:r>
      <w:r>
        <w:rPr>
          <w:sz w:val="24"/>
        </w:rPr>
        <w:t>characterize</w:t>
      </w:r>
      <w:r>
        <w:rPr>
          <w:spacing w:val="66"/>
          <w:sz w:val="24"/>
        </w:rPr>
        <w:t xml:space="preserve"> </w:t>
      </w:r>
      <w:r>
        <w:rPr>
          <w:spacing w:val="-2"/>
          <w:sz w:val="24"/>
        </w:rPr>
        <w:t>generalist</w:t>
      </w:r>
    </w:p>
    <w:p>
      <w:pPr>
        <w:pStyle w:val="10"/>
        <w:numPr>
          <w:ilvl w:val="0"/>
          <w:numId w:val="35"/>
        </w:numPr>
        <w:tabs>
          <w:tab w:val="left" w:pos="2006"/>
        </w:tabs>
        <w:spacing w:before="0" w:after="0" w:line="240" w:lineRule="auto"/>
        <w:ind w:left="2006" w:right="0" w:hanging="1286"/>
        <w:jc w:val="left"/>
        <w:rPr>
          <w:sz w:val="24"/>
        </w:rPr>
      </w:pPr>
      <w:r>
        <w:rPr>
          <w:sz w:val="24"/>
        </w:rPr>
        <w:t>predator</w:t>
      </w:r>
      <w:r>
        <w:rPr>
          <w:spacing w:val="-2"/>
          <w:sz w:val="24"/>
        </w:rPr>
        <w:t xml:space="preserve"> </w:t>
      </w:r>
      <w:r>
        <w:rPr>
          <w:sz w:val="24"/>
        </w:rPr>
        <w:t>food</w:t>
      </w:r>
      <w:r>
        <w:rPr>
          <w:spacing w:val="1"/>
          <w:sz w:val="24"/>
        </w:rPr>
        <w:t xml:space="preserve"> </w:t>
      </w:r>
      <w:r>
        <w:rPr>
          <w:sz w:val="24"/>
        </w:rPr>
        <w:t>webs</w:t>
      </w:r>
      <w:r>
        <w:rPr>
          <w:spacing w:val="-1"/>
          <w:sz w:val="24"/>
        </w:rPr>
        <w:t xml:space="preserve"> </w:t>
      </w:r>
      <w:r>
        <w:rPr>
          <w:sz w:val="24"/>
        </w:rPr>
        <w:t>in</w:t>
      </w:r>
      <w:r>
        <w:rPr>
          <w:spacing w:val="-2"/>
          <w:sz w:val="24"/>
        </w:rPr>
        <w:t xml:space="preserve"> </w:t>
      </w:r>
      <w:r>
        <w:rPr>
          <w:sz w:val="24"/>
        </w:rPr>
        <w:t>agroecosystems.</w:t>
      </w:r>
      <w:r>
        <w:rPr>
          <w:spacing w:val="-1"/>
          <w:sz w:val="24"/>
        </w:rPr>
        <w:t xml:space="preserve"> </w:t>
      </w:r>
      <w:r>
        <w:rPr>
          <w:sz w:val="24"/>
        </w:rPr>
        <w:t>Scientific reports</w:t>
      </w:r>
      <w:r>
        <w:rPr>
          <w:spacing w:val="-1"/>
          <w:sz w:val="24"/>
        </w:rPr>
        <w:t xml:space="preserve"> </w:t>
      </w:r>
      <w:r>
        <w:rPr>
          <w:sz w:val="24"/>
        </w:rPr>
        <w:t>8,</w:t>
      </w:r>
      <w:r>
        <w:rPr>
          <w:spacing w:val="-1"/>
          <w:sz w:val="24"/>
        </w:rPr>
        <w:t xml:space="preserve"> </w:t>
      </w:r>
      <w:r>
        <w:rPr>
          <w:sz w:val="24"/>
        </w:rPr>
        <w:t>1-</w:t>
      </w:r>
      <w:r>
        <w:rPr>
          <w:spacing w:val="-5"/>
          <w:sz w:val="24"/>
        </w:rPr>
        <w:t>10.</w:t>
      </w:r>
    </w:p>
    <w:p>
      <w:pPr>
        <w:spacing w:after="0" w:line="240" w:lineRule="auto"/>
        <w:jc w:val="left"/>
        <w:rPr>
          <w:sz w:val="24"/>
        </w:rPr>
        <w:sectPr>
          <w:pgSz w:w="12240" w:h="15840"/>
          <w:pgMar w:top="1360" w:right="60" w:bottom="1240" w:left="0" w:header="0" w:footer="1056" w:gutter="0"/>
          <w:cols w:space="720" w:num="1"/>
        </w:sectPr>
      </w:pPr>
    </w:p>
    <w:p>
      <w:pPr>
        <w:pStyle w:val="10"/>
        <w:numPr>
          <w:ilvl w:val="0"/>
          <w:numId w:val="35"/>
        </w:numPr>
        <w:tabs>
          <w:tab w:val="left" w:pos="1440"/>
        </w:tabs>
        <w:spacing w:before="72" w:after="0" w:line="240" w:lineRule="auto"/>
        <w:ind w:left="1440" w:right="0" w:hanging="720"/>
        <w:jc w:val="left"/>
        <w:rPr>
          <w:sz w:val="24"/>
        </w:rPr>
      </w:pPr>
      <w:r>
        <w:rPr>
          <w:sz w:val="24"/>
        </w:rPr>
        <w:t>Rusch,</w:t>
      </w:r>
      <w:r>
        <w:rPr>
          <w:spacing w:val="17"/>
          <w:sz w:val="24"/>
        </w:rPr>
        <w:t xml:space="preserve"> </w:t>
      </w:r>
      <w:r>
        <w:rPr>
          <w:sz w:val="24"/>
        </w:rPr>
        <w:t>A.,</w:t>
      </w:r>
      <w:r>
        <w:rPr>
          <w:spacing w:val="17"/>
          <w:sz w:val="24"/>
        </w:rPr>
        <w:t xml:space="preserve"> </w:t>
      </w:r>
      <w:r>
        <w:rPr>
          <w:sz w:val="24"/>
        </w:rPr>
        <w:t>Chaplin-Kramer,</w:t>
      </w:r>
      <w:r>
        <w:rPr>
          <w:spacing w:val="18"/>
          <w:sz w:val="24"/>
        </w:rPr>
        <w:t xml:space="preserve"> </w:t>
      </w:r>
      <w:r>
        <w:rPr>
          <w:sz w:val="24"/>
        </w:rPr>
        <w:t>R.,</w:t>
      </w:r>
      <w:r>
        <w:rPr>
          <w:spacing w:val="17"/>
          <w:sz w:val="24"/>
        </w:rPr>
        <w:t xml:space="preserve"> </w:t>
      </w:r>
      <w:r>
        <w:rPr>
          <w:sz w:val="24"/>
        </w:rPr>
        <w:t>Gardiner,</w:t>
      </w:r>
      <w:r>
        <w:rPr>
          <w:spacing w:val="20"/>
          <w:sz w:val="24"/>
        </w:rPr>
        <w:t xml:space="preserve"> </w:t>
      </w:r>
      <w:r>
        <w:rPr>
          <w:sz w:val="24"/>
        </w:rPr>
        <w:t>M.M.,</w:t>
      </w:r>
      <w:r>
        <w:rPr>
          <w:spacing w:val="17"/>
          <w:sz w:val="24"/>
        </w:rPr>
        <w:t xml:space="preserve"> </w:t>
      </w:r>
      <w:r>
        <w:rPr>
          <w:sz w:val="24"/>
        </w:rPr>
        <w:t>Hawro,</w:t>
      </w:r>
      <w:r>
        <w:rPr>
          <w:spacing w:val="18"/>
          <w:sz w:val="24"/>
        </w:rPr>
        <w:t xml:space="preserve"> </w:t>
      </w:r>
      <w:r>
        <w:rPr>
          <w:sz w:val="24"/>
        </w:rPr>
        <w:t>V.,</w:t>
      </w:r>
      <w:r>
        <w:rPr>
          <w:spacing w:val="19"/>
          <w:sz w:val="24"/>
        </w:rPr>
        <w:t xml:space="preserve"> </w:t>
      </w:r>
      <w:r>
        <w:rPr>
          <w:sz w:val="24"/>
        </w:rPr>
        <w:t>Holland,</w:t>
      </w:r>
      <w:r>
        <w:rPr>
          <w:spacing w:val="18"/>
          <w:sz w:val="24"/>
        </w:rPr>
        <w:t xml:space="preserve"> </w:t>
      </w:r>
      <w:r>
        <w:rPr>
          <w:sz w:val="24"/>
        </w:rPr>
        <w:t>J.,</w:t>
      </w:r>
      <w:r>
        <w:rPr>
          <w:spacing w:val="20"/>
          <w:sz w:val="24"/>
        </w:rPr>
        <w:t xml:space="preserve"> </w:t>
      </w:r>
      <w:r>
        <w:rPr>
          <w:sz w:val="24"/>
        </w:rPr>
        <w:t>Landis,</w:t>
      </w:r>
      <w:r>
        <w:rPr>
          <w:spacing w:val="19"/>
          <w:sz w:val="24"/>
        </w:rPr>
        <w:t xml:space="preserve"> </w:t>
      </w:r>
      <w:r>
        <w:rPr>
          <w:sz w:val="24"/>
        </w:rPr>
        <w:t>D.,</w:t>
      </w:r>
      <w:r>
        <w:rPr>
          <w:spacing w:val="19"/>
          <w:sz w:val="24"/>
        </w:rPr>
        <w:t xml:space="preserve"> </w:t>
      </w:r>
      <w:r>
        <w:rPr>
          <w:sz w:val="24"/>
        </w:rPr>
        <w:t>Thies,</w:t>
      </w:r>
      <w:r>
        <w:rPr>
          <w:spacing w:val="19"/>
          <w:sz w:val="24"/>
        </w:rPr>
        <w:t xml:space="preserve"> </w:t>
      </w:r>
      <w:r>
        <w:rPr>
          <w:spacing w:val="-5"/>
          <w:sz w:val="24"/>
        </w:rPr>
        <w:t>C.,</w:t>
      </w:r>
    </w:p>
    <w:p>
      <w:pPr>
        <w:pStyle w:val="10"/>
        <w:numPr>
          <w:ilvl w:val="0"/>
          <w:numId w:val="35"/>
        </w:numPr>
        <w:tabs>
          <w:tab w:val="left" w:pos="2006"/>
        </w:tabs>
        <w:spacing w:before="0" w:after="0" w:line="240" w:lineRule="auto"/>
        <w:ind w:left="2006" w:right="0" w:hanging="1286"/>
        <w:jc w:val="left"/>
        <w:rPr>
          <w:sz w:val="24"/>
        </w:rPr>
      </w:pPr>
      <w:r>
        <w:rPr>
          <w:sz w:val="24"/>
        </w:rPr>
        <w:t>Tscharntke,</w:t>
      </w:r>
      <w:r>
        <w:rPr>
          <w:spacing w:val="19"/>
          <w:sz w:val="24"/>
        </w:rPr>
        <w:t xml:space="preserve"> </w:t>
      </w:r>
      <w:r>
        <w:rPr>
          <w:sz w:val="24"/>
        </w:rPr>
        <w:t>T.,</w:t>
      </w:r>
      <w:r>
        <w:rPr>
          <w:spacing w:val="17"/>
          <w:sz w:val="24"/>
        </w:rPr>
        <w:t xml:space="preserve"> </w:t>
      </w:r>
      <w:r>
        <w:rPr>
          <w:sz w:val="24"/>
        </w:rPr>
        <w:t>Weisser,</w:t>
      </w:r>
      <w:r>
        <w:rPr>
          <w:spacing w:val="18"/>
          <w:sz w:val="24"/>
        </w:rPr>
        <w:t xml:space="preserve"> </w:t>
      </w:r>
      <w:r>
        <w:rPr>
          <w:sz w:val="24"/>
        </w:rPr>
        <w:t>W.W.,</w:t>
      </w:r>
      <w:r>
        <w:rPr>
          <w:spacing w:val="17"/>
          <w:sz w:val="24"/>
        </w:rPr>
        <w:t xml:space="preserve"> </w:t>
      </w:r>
      <w:r>
        <w:rPr>
          <w:sz w:val="24"/>
        </w:rPr>
        <w:t>Winqvist,</w:t>
      </w:r>
      <w:r>
        <w:rPr>
          <w:spacing w:val="18"/>
          <w:sz w:val="24"/>
        </w:rPr>
        <w:t xml:space="preserve"> </w:t>
      </w:r>
      <w:r>
        <w:rPr>
          <w:sz w:val="24"/>
        </w:rPr>
        <w:t>C.,</w:t>
      </w:r>
      <w:r>
        <w:rPr>
          <w:spacing w:val="17"/>
          <w:sz w:val="24"/>
        </w:rPr>
        <w:t xml:space="preserve"> </w:t>
      </w:r>
      <w:r>
        <w:rPr>
          <w:sz w:val="24"/>
        </w:rPr>
        <w:t>2016.</w:t>
      </w:r>
      <w:r>
        <w:rPr>
          <w:spacing w:val="16"/>
          <w:sz w:val="24"/>
        </w:rPr>
        <w:t xml:space="preserve"> </w:t>
      </w:r>
      <w:r>
        <w:rPr>
          <w:sz w:val="24"/>
        </w:rPr>
        <w:t>Agricultural</w:t>
      </w:r>
      <w:r>
        <w:rPr>
          <w:spacing w:val="20"/>
          <w:sz w:val="24"/>
        </w:rPr>
        <w:t xml:space="preserve"> </w:t>
      </w:r>
      <w:r>
        <w:rPr>
          <w:sz w:val="24"/>
        </w:rPr>
        <w:t>landscape</w:t>
      </w:r>
      <w:r>
        <w:rPr>
          <w:spacing w:val="17"/>
          <w:sz w:val="24"/>
        </w:rPr>
        <w:t xml:space="preserve"> </w:t>
      </w:r>
      <w:r>
        <w:rPr>
          <w:spacing w:val="-2"/>
          <w:sz w:val="24"/>
        </w:rPr>
        <w:t>simplification</w:t>
      </w:r>
    </w:p>
    <w:p>
      <w:pPr>
        <w:pStyle w:val="10"/>
        <w:numPr>
          <w:ilvl w:val="0"/>
          <w:numId w:val="35"/>
        </w:numPr>
        <w:tabs>
          <w:tab w:val="left" w:pos="2006"/>
        </w:tabs>
        <w:spacing w:before="0" w:after="0" w:line="240" w:lineRule="auto"/>
        <w:ind w:left="2006" w:right="0" w:hanging="1286"/>
        <w:jc w:val="left"/>
        <w:rPr>
          <w:sz w:val="24"/>
        </w:rPr>
      </w:pPr>
      <w:r>
        <w:rPr>
          <w:sz w:val="24"/>
        </w:rPr>
        <w:t>reduces</w:t>
      </w:r>
      <w:r>
        <w:rPr>
          <w:spacing w:val="77"/>
          <w:w w:val="150"/>
          <w:sz w:val="24"/>
        </w:rPr>
        <w:t xml:space="preserve"> </w:t>
      </w:r>
      <w:r>
        <w:rPr>
          <w:sz w:val="24"/>
        </w:rPr>
        <w:t>natural</w:t>
      </w:r>
      <w:r>
        <w:rPr>
          <w:spacing w:val="78"/>
          <w:w w:val="150"/>
          <w:sz w:val="24"/>
        </w:rPr>
        <w:t xml:space="preserve"> </w:t>
      </w:r>
      <w:r>
        <w:rPr>
          <w:sz w:val="24"/>
        </w:rPr>
        <w:t>pest</w:t>
      </w:r>
      <w:r>
        <w:rPr>
          <w:spacing w:val="78"/>
          <w:w w:val="150"/>
          <w:sz w:val="24"/>
        </w:rPr>
        <w:t xml:space="preserve"> </w:t>
      </w:r>
      <w:r>
        <w:rPr>
          <w:sz w:val="24"/>
        </w:rPr>
        <w:t>control:</w:t>
      </w:r>
      <w:r>
        <w:rPr>
          <w:spacing w:val="78"/>
          <w:w w:val="150"/>
          <w:sz w:val="24"/>
        </w:rPr>
        <w:t xml:space="preserve"> </w:t>
      </w:r>
      <w:r>
        <w:rPr>
          <w:sz w:val="24"/>
        </w:rPr>
        <w:t>A</w:t>
      </w:r>
      <w:r>
        <w:rPr>
          <w:spacing w:val="76"/>
          <w:w w:val="150"/>
          <w:sz w:val="24"/>
        </w:rPr>
        <w:t xml:space="preserve"> </w:t>
      </w:r>
      <w:r>
        <w:rPr>
          <w:sz w:val="24"/>
        </w:rPr>
        <w:t>quantitative</w:t>
      </w:r>
      <w:r>
        <w:rPr>
          <w:spacing w:val="75"/>
          <w:w w:val="150"/>
          <w:sz w:val="24"/>
        </w:rPr>
        <w:t xml:space="preserve"> </w:t>
      </w:r>
      <w:r>
        <w:rPr>
          <w:sz w:val="24"/>
        </w:rPr>
        <w:t>synthesis.</w:t>
      </w:r>
      <w:r>
        <w:rPr>
          <w:spacing w:val="78"/>
          <w:w w:val="150"/>
          <w:sz w:val="24"/>
        </w:rPr>
        <w:t xml:space="preserve"> </w:t>
      </w:r>
      <w:r>
        <w:rPr>
          <w:sz w:val="24"/>
        </w:rPr>
        <w:t>Agriculture,</w:t>
      </w:r>
      <w:r>
        <w:rPr>
          <w:spacing w:val="25"/>
          <w:sz w:val="24"/>
        </w:rPr>
        <w:t xml:space="preserve">  </w:t>
      </w:r>
      <w:r>
        <w:rPr>
          <w:sz w:val="24"/>
        </w:rPr>
        <w:t>Ecosystems</w:t>
      </w:r>
      <w:r>
        <w:rPr>
          <w:spacing w:val="25"/>
          <w:sz w:val="24"/>
        </w:rPr>
        <w:t xml:space="preserve">  </w:t>
      </w:r>
      <w:r>
        <w:rPr>
          <w:spacing w:val="-12"/>
          <w:sz w:val="24"/>
        </w:rPr>
        <w:t>&amp;</w:t>
      </w:r>
    </w:p>
    <w:p>
      <w:pPr>
        <w:pStyle w:val="10"/>
        <w:numPr>
          <w:ilvl w:val="0"/>
          <w:numId w:val="35"/>
        </w:numPr>
        <w:tabs>
          <w:tab w:val="left" w:pos="2006"/>
        </w:tabs>
        <w:spacing w:before="0" w:after="0" w:line="240" w:lineRule="auto"/>
        <w:ind w:left="2006" w:right="0" w:hanging="1286"/>
        <w:jc w:val="left"/>
        <w:rPr>
          <w:sz w:val="24"/>
        </w:rPr>
      </w:pPr>
      <w:r>
        <w:rPr>
          <w:sz w:val="24"/>
        </w:rPr>
        <w:t>Environment</w:t>
      </w:r>
      <w:r>
        <w:rPr>
          <w:spacing w:val="-3"/>
          <w:sz w:val="24"/>
        </w:rPr>
        <w:t xml:space="preserve"> </w:t>
      </w:r>
      <w:r>
        <w:rPr>
          <w:sz w:val="24"/>
        </w:rPr>
        <w:t>221, 198-</w:t>
      </w:r>
      <w:r>
        <w:rPr>
          <w:spacing w:val="-4"/>
          <w:sz w:val="24"/>
        </w:rPr>
        <w:t>204.</w:t>
      </w:r>
    </w:p>
    <w:p>
      <w:pPr>
        <w:pStyle w:val="10"/>
        <w:numPr>
          <w:ilvl w:val="0"/>
          <w:numId w:val="35"/>
        </w:numPr>
        <w:tabs>
          <w:tab w:val="left" w:pos="1440"/>
        </w:tabs>
        <w:spacing w:before="0" w:after="0" w:line="240" w:lineRule="auto"/>
        <w:ind w:left="1440" w:right="0" w:hanging="720"/>
        <w:jc w:val="left"/>
        <w:rPr>
          <w:sz w:val="24"/>
        </w:rPr>
      </w:pPr>
      <w:r>
        <w:rPr>
          <w:sz w:val="24"/>
        </w:rPr>
        <w:t>Schmitz,</w:t>
      </w:r>
      <w:r>
        <w:rPr>
          <w:spacing w:val="5"/>
          <w:sz w:val="24"/>
        </w:rPr>
        <w:t xml:space="preserve"> </w:t>
      </w:r>
      <w:r>
        <w:rPr>
          <w:sz w:val="24"/>
        </w:rPr>
        <w:t>O.J.,</w:t>
      </w:r>
      <w:r>
        <w:rPr>
          <w:spacing w:val="5"/>
          <w:sz w:val="24"/>
        </w:rPr>
        <w:t xml:space="preserve"> </w:t>
      </w:r>
      <w:r>
        <w:rPr>
          <w:sz w:val="24"/>
        </w:rPr>
        <w:t>2008.</w:t>
      </w:r>
      <w:r>
        <w:rPr>
          <w:spacing w:val="8"/>
          <w:sz w:val="24"/>
        </w:rPr>
        <w:t xml:space="preserve"> </w:t>
      </w:r>
      <w:r>
        <w:rPr>
          <w:sz w:val="24"/>
        </w:rPr>
        <w:t>Effects</w:t>
      </w:r>
      <w:r>
        <w:rPr>
          <w:spacing w:val="9"/>
          <w:sz w:val="24"/>
        </w:rPr>
        <w:t xml:space="preserve"> </w:t>
      </w:r>
      <w:r>
        <w:rPr>
          <w:sz w:val="24"/>
        </w:rPr>
        <w:t>of</w:t>
      </w:r>
      <w:r>
        <w:rPr>
          <w:spacing w:val="6"/>
          <w:sz w:val="24"/>
        </w:rPr>
        <w:t xml:space="preserve"> </w:t>
      </w:r>
      <w:r>
        <w:rPr>
          <w:sz w:val="24"/>
        </w:rPr>
        <w:t>predator</w:t>
      </w:r>
      <w:r>
        <w:rPr>
          <w:spacing w:val="8"/>
          <w:sz w:val="24"/>
        </w:rPr>
        <w:t xml:space="preserve"> </w:t>
      </w:r>
      <w:r>
        <w:rPr>
          <w:sz w:val="24"/>
        </w:rPr>
        <w:t>hunting</w:t>
      </w:r>
      <w:r>
        <w:rPr>
          <w:spacing w:val="5"/>
          <w:sz w:val="24"/>
        </w:rPr>
        <w:t xml:space="preserve"> </w:t>
      </w:r>
      <w:r>
        <w:rPr>
          <w:sz w:val="24"/>
        </w:rPr>
        <w:t>mode</w:t>
      </w:r>
      <w:r>
        <w:rPr>
          <w:spacing w:val="7"/>
          <w:sz w:val="24"/>
        </w:rPr>
        <w:t xml:space="preserve"> </w:t>
      </w:r>
      <w:r>
        <w:rPr>
          <w:sz w:val="24"/>
        </w:rPr>
        <w:t>on</w:t>
      </w:r>
      <w:r>
        <w:rPr>
          <w:spacing w:val="7"/>
          <w:sz w:val="24"/>
        </w:rPr>
        <w:t xml:space="preserve"> </w:t>
      </w:r>
      <w:r>
        <w:rPr>
          <w:sz w:val="24"/>
        </w:rPr>
        <w:t>grassland</w:t>
      </w:r>
      <w:r>
        <w:rPr>
          <w:spacing w:val="10"/>
          <w:sz w:val="24"/>
        </w:rPr>
        <w:t xml:space="preserve"> </w:t>
      </w:r>
      <w:r>
        <w:rPr>
          <w:sz w:val="24"/>
        </w:rPr>
        <w:t>ecosystem</w:t>
      </w:r>
      <w:r>
        <w:rPr>
          <w:spacing w:val="8"/>
          <w:sz w:val="24"/>
        </w:rPr>
        <w:t xml:space="preserve"> </w:t>
      </w:r>
      <w:r>
        <w:rPr>
          <w:sz w:val="24"/>
        </w:rPr>
        <w:t>function.</w:t>
      </w:r>
      <w:r>
        <w:rPr>
          <w:spacing w:val="8"/>
          <w:sz w:val="24"/>
        </w:rPr>
        <w:t xml:space="preserve"> </w:t>
      </w:r>
      <w:r>
        <w:rPr>
          <w:spacing w:val="-2"/>
          <w:sz w:val="24"/>
        </w:rPr>
        <w:t>Science</w:t>
      </w:r>
    </w:p>
    <w:p>
      <w:pPr>
        <w:pStyle w:val="6"/>
        <w:tabs>
          <w:tab w:val="left" w:pos="2006"/>
        </w:tabs>
        <w:ind w:left="720"/>
      </w:pPr>
      <w:r>
        <w:rPr>
          <w:spacing w:val="-5"/>
        </w:rPr>
        <w:t>563</w:t>
      </w:r>
      <w:r>
        <w:tab/>
      </w:r>
      <w:r>
        <w:t>319,</w:t>
      </w:r>
      <w:r>
        <w:rPr>
          <w:spacing w:val="-3"/>
        </w:rPr>
        <w:t xml:space="preserve"> </w:t>
      </w:r>
      <w:r>
        <w:t>952-</w:t>
      </w:r>
      <w:r>
        <w:rPr>
          <w:spacing w:val="-4"/>
        </w:rPr>
        <w:t>954.</w:t>
      </w:r>
    </w:p>
    <w:p>
      <w:pPr>
        <w:pStyle w:val="10"/>
        <w:numPr>
          <w:ilvl w:val="0"/>
          <w:numId w:val="36"/>
        </w:numPr>
        <w:tabs>
          <w:tab w:val="left" w:pos="1440"/>
        </w:tabs>
        <w:spacing w:before="0" w:after="0" w:line="240" w:lineRule="auto"/>
        <w:ind w:left="1440" w:right="0" w:hanging="720"/>
        <w:jc w:val="left"/>
        <w:rPr>
          <w:sz w:val="24"/>
        </w:rPr>
      </w:pPr>
      <w:r>
        <w:rPr>
          <w:sz w:val="24"/>
        </w:rPr>
        <w:t>Settle,</w:t>
      </w:r>
      <w:r>
        <w:rPr>
          <w:spacing w:val="-1"/>
          <w:sz w:val="24"/>
        </w:rPr>
        <w:t xml:space="preserve"> </w:t>
      </w:r>
      <w:r>
        <w:rPr>
          <w:sz w:val="24"/>
        </w:rPr>
        <w:t>W.H.,</w:t>
      </w:r>
      <w:r>
        <w:rPr>
          <w:spacing w:val="-1"/>
          <w:sz w:val="24"/>
        </w:rPr>
        <w:t xml:space="preserve"> </w:t>
      </w:r>
      <w:r>
        <w:rPr>
          <w:sz w:val="24"/>
        </w:rPr>
        <w:t>Ariawan,</w:t>
      </w:r>
      <w:r>
        <w:rPr>
          <w:spacing w:val="1"/>
          <w:sz w:val="24"/>
        </w:rPr>
        <w:t xml:space="preserve"> </w:t>
      </w:r>
      <w:r>
        <w:rPr>
          <w:sz w:val="24"/>
        </w:rPr>
        <w:t>H., Astuti,</w:t>
      </w:r>
      <w:r>
        <w:rPr>
          <w:spacing w:val="4"/>
          <w:sz w:val="24"/>
        </w:rPr>
        <w:t xml:space="preserve"> </w:t>
      </w:r>
      <w:r>
        <w:rPr>
          <w:sz w:val="24"/>
        </w:rPr>
        <w:t>E.T.,</w:t>
      </w:r>
      <w:r>
        <w:rPr>
          <w:spacing w:val="-1"/>
          <w:sz w:val="24"/>
        </w:rPr>
        <w:t xml:space="preserve"> </w:t>
      </w:r>
      <w:r>
        <w:rPr>
          <w:sz w:val="24"/>
        </w:rPr>
        <w:t>Cahyana,</w:t>
      </w:r>
      <w:r>
        <w:rPr>
          <w:spacing w:val="3"/>
          <w:sz w:val="24"/>
        </w:rPr>
        <w:t xml:space="preserve"> </w:t>
      </w:r>
      <w:r>
        <w:rPr>
          <w:sz w:val="24"/>
        </w:rPr>
        <w:t>W., Hakim,</w:t>
      </w:r>
      <w:r>
        <w:rPr>
          <w:spacing w:val="1"/>
          <w:sz w:val="24"/>
        </w:rPr>
        <w:t xml:space="preserve"> </w:t>
      </w:r>
      <w:r>
        <w:rPr>
          <w:sz w:val="24"/>
        </w:rPr>
        <w:t>A.L., Hindayana,</w:t>
      </w:r>
      <w:r>
        <w:rPr>
          <w:spacing w:val="1"/>
          <w:sz w:val="24"/>
        </w:rPr>
        <w:t xml:space="preserve"> </w:t>
      </w:r>
      <w:r>
        <w:rPr>
          <w:sz w:val="24"/>
        </w:rPr>
        <w:t>D.,</w:t>
      </w:r>
      <w:r>
        <w:rPr>
          <w:spacing w:val="2"/>
          <w:sz w:val="24"/>
        </w:rPr>
        <w:t xml:space="preserve"> </w:t>
      </w:r>
      <w:r>
        <w:rPr>
          <w:sz w:val="24"/>
        </w:rPr>
        <w:t xml:space="preserve">Lestari, </w:t>
      </w:r>
      <w:r>
        <w:rPr>
          <w:spacing w:val="-2"/>
          <w:sz w:val="24"/>
        </w:rPr>
        <w:t>A.S.,</w:t>
      </w:r>
    </w:p>
    <w:p>
      <w:pPr>
        <w:pStyle w:val="10"/>
        <w:numPr>
          <w:ilvl w:val="0"/>
          <w:numId w:val="36"/>
        </w:numPr>
        <w:tabs>
          <w:tab w:val="left" w:pos="2006"/>
        </w:tabs>
        <w:spacing w:before="0" w:after="0" w:line="240" w:lineRule="auto"/>
        <w:ind w:left="2006" w:right="0" w:hanging="1286"/>
        <w:jc w:val="left"/>
        <w:rPr>
          <w:sz w:val="24"/>
        </w:rPr>
      </w:pPr>
      <w:r>
        <w:rPr>
          <w:sz w:val="24"/>
        </w:rPr>
        <w:t>1996.</w:t>
      </w:r>
      <w:r>
        <w:rPr>
          <w:spacing w:val="7"/>
          <w:sz w:val="24"/>
        </w:rPr>
        <w:t xml:space="preserve"> </w:t>
      </w:r>
      <w:r>
        <w:rPr>
          <w:sz w:val="24"/>
        </w:rPr>
        <w:t>Managing</w:t>
      </w:r>
      <w:r>
        <w:rPr>
          <w:spacing w:val="8"/>
          <w:sz w:val="24"/>
        </w:rPr>
        <w:t xml:space="preserve"> </w:t>
      </w:r>
      <w:r>
        <w:rPr>
          <w:sz w:val="24"/>
        </w:rPr>
        <w:t>tropical</w:t>
      </w:r>
      <w:r>
        <w:rPr>
          <w:spacing w:val="13"/>
          <w:sz w:val="24"/>
        </w:rPr>
        <w:t xml:space="preserve"> </w:t>
      </w:r>
      <w:r>
        <w:rPr>
          <w:sz w:val="24"/>
        </w:rPr>
        <w:t>rice</w:t>
      </w:r>
      <w:r>
        <w:rPr>
          <w:spacing w:val="11"/>
          <w:sz w:val="24"/>
        </w:rPr>
        <w:t xml:space="preserve"> </w:t>
      </w:r>
      <w:r>
        <w:rPr>
          <w:sz w:val="24"/>
        </w:rPr>
        <w:t>pests</w:t>
      </w:r>
      <w:r>
        <w:rPr>
          <w:spacing w:val="11"/>
          <w:sz w:val="24"/>
        </w:rPr>
        <w:t xml:space="preserve"> </w:t>
      </w:r>
      <w:r>
        <w:rPr>
          <w:sz w:val="24"/>
        </w:rPr>
        <w:t>through</w:t>
      </w:r>
      <w:r>
        <w:rPr>
          <w:spacing w:val="12"/>
          <w:sz w:val="24"/>
        </w:rPr>
        <w:t xml:space="preserve"> </w:t>
      </w:r>
      <w:r>
        <w:rPr>
          <w:sz w:val="24"/>
        </w:rPr>
        <w:t>conservation</w:t>
      </w:r>
      <w:r>
        <w:rPr>
          <w:spacing w:val="10"/>
          <w:sz w:val="24"/>
        </w:rPr>
        <w:t xml:space="preserve"> </w:t>
      </w:r>
      <w:r>
        <w:rPr>
          <w:sz w:val="24"/>
        </w:rPr>
        <w:t>of</w:t>
      </w:r>
      <w:r>
        <w:rPr>
          <w:spacing w:val="12"/>
          <w:sz w:val="24"/>
        </w:rPr>
        <w:t xml:space="preserve"> </w:t>
      </w:r>
      <w:r>
        <w:rPr>
          <w:sz w:val="24"/>
        </w:rPr>
        <w:t>generalist</w:t>
      </w:r>
      <w:r>
        <w:rPr>
          <w:spacing w:val="11"/>
          <w:sz w:val="24"/>
        </w:rPr>
        <w:t xml:space="preserve"> </w:t>
      </w:r>
      <w:r>
        <w:rPr>
          <w:sz w:val="24"/>
        </w:rPr>
        <w:t>natural</w:t>
      </w:r>
      <w:r>
        <w:rPr>
          <w:spacing w:val="11"/>
          <w:sz w:val="24"/>
        </w:rPr>
        <w:t xml:space="preserve"> </w:t>
      </w:r>
      <w:r>
        <w:rPr>
          <w:sz w:val="24"/>
        </w:rPr>
        <w:t>enemies</w:t>
      </w:r>
      <w:r>
        <w:rPr>
          <w:spacing w:val="11"/>
          <w:sz w:val="24"/>
        </w:rPr>
        <w:t xml:space="preserve"> </w:t>
      </w:r>
      <w:r>
        <w:rPr>
          <w:spacing w:val="-5"/>
          <w:sz w:val="24"/>
        </w:rPr>
        <w:t>and</w:t>
      </w:r>
    </w:p>
    <w:p>
      <w:pPr>
        <w:pStyle w:val="10"/>
        <w:numPr>
          <w:ilvl w:val="0"/>
          <w:numId w:val="36"/>
        </w:numPr>
        <w:tabs>
          <w:tab w:val="left" w:pos="2006"/>
        </w:tabs>
        <w:spacing w:before="0" w:after="0" w:line="240" w:lineRule="auto"/>
        <w:ind w:left="2006" w:right="0" w:hanging="1286"/>
        <w:jc w:val="left"/>
        <w:rPr>
          <w:sz w:val="24"/>
        </w:rPr>
      </w:pPr>
      <w:r>
        <w:rPr>
          <w:sz w:val="24"/>
        </w:rPr>
        <w:t>alternative</w:t>
      </w:r>
      <w:r>
        <w:rPr>
          <w:spacing w:val="-2"/>
          <w:sz w:val="24"/>
        </w:rPr>
        <w:t xml:space="preserve"> </w:t>
      </w:r>
      <w:r>
        <w:rPr>
          <w:sz w:val="24"/>
        </w:rPr>
        <w:t>prey. Ecology</w:t>
      </w:r>
      <w:r>
        <w:rPr>
          <w:spacing w:val="-4"/>
          <w:sz w:val="24"/>
        </w:rPr>
        <w:t xml:space="preserve"> </w:t>
      </w:r>
      <w:r>
        <w:rPr>
          <w:sz w:val="24"/>
        </w:rPr>
        <w:t>77, 1975-</w:t>
      </w:r>
      <w:r>
        <w:rPr>
          <w:spacing w:val="-2"/>
          <w:sz w:val="24"/>
        </w:rPr>
        <w:t>1988.</w:t>
      </w:r>
    </w:p>
    <w:p>
      <w:pPr>
        <w:pStyle w:val="10"/>
        <w:numPr>
          <w:ilvl w:val="0"/>
          <w:numId w:val="36"/>
        </w:numPr>
        <w:tabs>
          <w:tab w:val="left" w:pos="1440"/>
        </w:tabs>
        <w:spacing w:before="0" w:after="0" w:line="240" w:lineRule="auto"/>
        <w:ind w:left="1440" w:right="0" w:hanging="720"/>
        <w:jc w:val="left"/>
        <w:rPr>
          <w:sz w:val="24"/>
        </w:rPr>
      </w:pPr>
      <w:r>
        <w:rPr>
          <w:sz w:val="24"/>
        </w:rPr>
        <w:t>Stiling,</w:t>
      </w:r>
      <w:r>
        <w:rPr>
          <w:spacing w:val="5"/>
          <w:sz w:val="24"/>
        </w:rPr>
        <w:t xml:space="preserve"> </w:t>
      </w:r>
      <w:r>
        <w:rPr>
          <w:sz w:val="24"/>
        </w:rPr>
        <w:t>P.,</w:t>
      </w:r>
      <w:r>
        <w:rPr>
          <w:spacing w:val="5"/>
          <w:sz w:val="24"/>
        </w:rPr>
        <w:t xml:space="preserve"> </w:t>
      </w:r>
      <w:r>
        <w:rPr>
          <w:sz w:val="24"/>
        </w:rPr>
        <w:t>Cornelissen,</w:t>
      </w:r>
      <w:r>
        <w:rPr>
          <w:spacing w:val="5"/>
          <w:sz w:val="24"/>
        </w:rPr>
        <w:t xml:space="preserve"> </w:t>
      </w:r>
      <w:r>
        <w:rPr>
          <w:sz w:val="24"/>
        </w:rPr>
        <w:t>T.,</w:t>
      </w:r>
      <w:r>
        <w:rPr>
          <w:spacing w:val="5"/>
          <w:sz w:val="24"/>
        </w:rPr>
        <w:t xml:space="preserve"> </w:t>
      </w:r>
      <w:r>
        <w:rPr>
          <w:sz w:val="24"/>
        </w:rPr>
        <w:t>2005.</w:t>
      </w:r>
      <w:r>
        <w:rPr>
          <w:spacing w:val="5"/>
          <w:sz w:val="24"/>
        </w:rPr>
        <w:t xml:space="preserve"> </w:t>
      </w:r>
      <w:r>
        <w:rPr>
          <w:sz w:val="24"/>
        </w:rPr>
        <w:t>What</w:t>
      </w:r>
      <w:r>
        <w:rPr>
          <w:spacing w:val="6"/>
          <w:sz w:val="24"/>
        </w:rPr>
        <w:t xml:space="preserve"> </w:t>
      </w:r>
      <w:r>
        <w:rPr>
          <w:sz w:val="24"/>
        </w:rPr>
        <w:t>makes</w:t>
      </w:r>
      <w:r>
        <w:rPr>
          <w:spacing w:val="7"/>
          <w:sz w:val="24"/>
        </w:rPr>
        <w:t xml:space="preserve"> </w:t>
      </w:r>
      <w:r>
        <w:rPr>
          <w:sz w:val="24"/>
        </w:rPr>
        <w:t>a</w:t>
      </w:r>
      <w:r>
        <w:rPr>
          <w:spacing w:val="7"/>
          <w:sz w:val="24"/>
        </w:rPr>
        <w:t xml:space="preserve"> </w:t>
      </w:r>
      <w:r>
        <w:rPr>
          <w:sz w:val="24"/>
        </w:rPr>
        <w:t>successful</w:t>
      </w:r>
      <w:r>
        <w:rPr>
          <w:spacing w:val="6"/>
          <w:sz w:val="24"/>
        </w:rPr>
        <w:t xml:space="preserve"> </w:t>
      </w:r>
      <w:r>
        <w:rPr>
          <w:sz w:val="24"/>
        </w:rPr>
        <w:t>biocontrol</w:t>
      </w:r>
      <w:r>
        <w:rPr>
          <w:spacing w:val="8"/>
          <w:sz w:val="24"/>
        </w:rPr>
        <w:t xml:space="preserve"> </w:t>
      </w:r>
      <w:r>
        <w:rPr>
          <w:sz w:val="24"/>
        </w:rPr>
        <w:t>agent?</w:t>
      </w:r>
      <w:r>
        <w:rPr>
          <w:spacing w:val="9"/>
          <w:sz w:val="24"/>
        </w:rPr>
        <w:t xml:space="preserve"> </w:t>
      </w:r>
      <w:r>
        <w:rPr>
          <w:sz w:val="24"/>
        </w:rPr>
        <w:t>A</w:t>
      </w:r>
      <w:r>
        <w:rPr>
          <w:spacing w:val="5"/>
          <w:sz w:val="24"/>
        </w:rPr>
        <w:t xml:space="preserve"> </w:t>
      </w:r>
      <w:r>
        <w:rPr>
          <w:sz w:val="24"/>
        </w:rPr>
        <w:t>meta-analysis</w:t>
      </w:r>
      <w:r>
        <w:rPr>
          <w:spacing w:val="7"/>
          <w:sz w:val="24"/>
        </w:rPr>
        <w:t xml:space="preserve"> </w:t>
      </w:r>
      <w:r>
        <w:rPr>
          <w:spacing w:val="-5"/>
          <w:sz w:val="24"/>
        </w:rPr>
        <w:t>of</w:t>
      </w:r>
    </w:p>
    <w:p>
      <w:pPr>
        <w:pStyle w:val="10"/>
        <w:numPr>
          <w:ilvl w:val="0"/>
          <w:numId w:val="36"/>
        </w:numPr>
        <w:tabs>
          <w:tab w:val="left" w:pos="2006"/>
        </w:tabs>
        <w:spacing w:before="0" w:after="0" w:line="240" w:lineRule="auto"/>
        <w:ind w:left="2006" w:right="0" w:hanging="1286"/>
        <w:jc w:val="left"/>
        <w:rPr>
          <w:sz w:val="24"/>
        </w:rPr>
      </w:pPr>
      <w:r>
        <w:rPr>
          <w:sz w:val="24"/>
        </w:rPr>
        <w:t>biological</w:t>
      </w:r>
      <w:r>
        <w:rPr>
          <w:spacing w:val="-3"/>
          <w:sz w:val="24"/>
        </w:rPr>
        <w:t xml:space="preserve"> </w:t>
      </w:r>
      <w:r>
        <w:rPr>
          <w:sz w:val="24"/>
        </w:rPr>
        <w:t>control agent</w:t>
      </w:r>
      <w:r>
        <w:rPr>
          <w:spacing w:val="-1"/>
          <w:sz w:val="24"/>
        </w:rPr>
        <w:t xml:space="preserve"> </w:t>
      </w:r>
      <w:r>
        <w:rPr>
          <w:sz w:val="24"/>
        </w:rPr>
        <w:t>performance. Biological</w:t>
      </w:r>
      <w:r>
        <w:rPr>
          <w:spacing w:val="-1"/>
          <w:sz w:val="24"/>
        </w:rPr>
        <w:t xml:space="preserve"> </w:t>
      </w:r>
      <w:r>
        <w:rPr>
          <w:sz w:val="24"/>
        </w:rPr>
        <w:t>control</w:t>
      </w:r>
      <w:r>
        <w:rPr>
          <w:spacing w:val="-2"/>
          <w:sz w:val="24"/>
        </w:rPr>
        <w:t xml:space="preserve"> </w:t>
      </w:r>
      <w:r>
        <w:rPr>
          <w:sz w:val="24"/>
        </w:rPr>
        <w:t>34,</w:t>
      </w:r>
      <w:r>
        <w:rPr>
          <w:spacing w:val="-2"/>
          <w:sz w:val="24"/>
        </w:rPr>
        <w:t xml:space="preserve"> </w:t>
      </w:r>
      <w:r>
        <w:rPr>
          <w:sz w:val="24"/>
        </w:rPr>
        <w:t>236-</w:t>
      </w:r>
      <w:r>
        <w:rPr>
          <w:spacing w:val="-4"/>
          <w:sz w:val="24"/>
        </w:rPr>
        <w:t>246.</w:t>
      </w:r>
    </w:p>
    <w:p>
      <w:pPr>
        <w:pStyle w:val="10"/>
        <w:numPr>
          <w:ilvl w:val="0"/>
          <w:numId w:val="36"/>
        </w:numPr>
        <w:tabs>
          <w:tab w:val="left" w:pos="1440"/>
        </w:tabs>
        <w:spacing w:before="0" w:after="0" w:line="240" w:lineRule="auto"/>
        <w:ind w:left="1440" w:right="0" w:hanging="720"/>
        <w:jc w:val="left"/>
        <w:rPr>
          <w:sz w:val="24"/>
        </w:rPr>
      </w:pPr>
      <w:r>
        <w:rPr>
          <w:sz w:val="24"/>
        </w:rPr>
        <w:t>Stock,</w:t>
      </w:r>
      <w:r>
        <w:rPr>
          <w:spacing w:val="47"/>
          <w:sz w:val="24"/>
        </w:rPr>
        <w:t xml:space="preserve"> </w:t>
      </w:r>
      <w:r>
        <w:rPr>
          <w:sz w:val="24"/>
        </w:rPr>
        <w:t>B.C.,</w:t>
      </w:r>
      <w:r>
        <w:rPr>
          <w:spacing w:val="49"/>
          <w:sz w:val="24"/>
        </w:rPr>
        <w:t xml:space="preserve"> </w:t>
      </w:r>
      <w:r>
        <w:rPr>
          <w:sz w:val="24"/>
        </w:rPr>
        <w:t>Jackson,</w:t>
      </w:r>
      <w:r>
        <w:rPr>
          <w:spacing w:val="49"/>
          <w:sz w:val="24"/>
        </w:rPr>
        <w:t xml:space="preserve"> </w:t>
      </w:r>
      <w:r>
        <w:rPr>
          <w:sz w:val="24"/>
        </w:rPr>
        <w:t>A.L.,</w:t>
      </w:r>
      <w:r>
        <w:rPr>
          <w:spacing w:val="49"/>
          <w:sz w:val="24"/>
        </w:rPr>
        <w:t xml:space="preserve"> </w:t>
      </w:r>
      <w:r>
        <w:rPr>
          <w:sz w:val="24"/>
        </w:rPr>
        <w:t>Ward,</w:t>
      </w:r>
      <w:r>
        <w:rPr>
          <w:spacing w:val="47"/>
          <w:sz w:val="24"/>
        </w:rPr>
        <w:t xml:space="preserve"> </w:t>
      </w:r>
      <w:r>
        <w:rPr>
          <w:sz w:val="24"/>
        </w:rPr>
        <w:t>E.J.,</w:t>
      </w:r>
      <w:r>
        <w:rPr>
          <w:spacing w:val="49"/>
          <w:sz w:val="24"/>
        </w:rPr>
        <w:t xml:space="preserve"> </w:t>
      </w:r>
      <w:r>
        <w:rPr>
          <w:sz w:val="24"/>
        </w:rPr>
        <w:t>Parnell,</w:t>
      </w:r>
      <w:r>
        <w:rPr>
          <w:spacing w:val="51"/>
          <w:sz w:val="24"/>
        </w:rPr>
        <w:t xml:space="preserve"> </w:t>
      </w:r>
      <w:r>
        <w:rPr>
          <w:sz w:val="24"/>
        </w:rPr>
        <w:t>A.C.,</w:t>
      </w:r>
      <w:r>
        <w:rPr>
          <w:spacing w:val="49"/>
          <w:sz w:val="24"/>
        </w:rPr>
        <w:t xml:space="preserve"> </w:t>
      </w:r>
      <w:r>
        <w:rPr>
          <w:sz w:val="24"/>
        </w:rPr>
        <w:t>Phillips,</w:t>
      </w:r>
      <w:r>
        <w:rPr>
          <w:spacing w:val="48"/>
          <w:sz w:val="24"/>
        </w:rPr>
        <w:t xml:space="preserve"> </w:t>
      </w:r>
      <w:r>
        <w:rPr>
          <w:sz w:val="24"/>
        </w:rPr>
        <w:t>D.L.,</w:t>
      </w:r>
      <w:r>
        <w:rPr>
          <w:spacing w:val="49"/>
          <w:sz w:val="24"/>
        </w:rPr>
        <w:t xml:space="preserve"> </w:t>
      </w:r>
      <w:r>
        <w:rPr>
          <w:sz w:val="24"/>
        </w:rPr>
        <w:t>Semmens,</w:t>
      </w:r>
      <w:r>
        <w:rPr>
          <w:spacing w:val="49"/>
          <w:sz w:val="24"/>
        </w:rPr>
        <w:t xml:space="preserve"> </w:t>
      </w:r>
      <w:r>
        <w:rPr>
          <w:sz w:val="24"/>
        </w:rPr>
        <w:t>B.X.,</w:t>
      </w:r>
      <w:r>
        <w:rPr>
          <w:spacing w:val="48"/>
          <w:sz w:val="24"/>
        </w:rPr>
        <w:t xml:space="preserve"> </w:t>
      </w:r>
      <w:r>
        <w:rPr>
          <w:spacing w:val="-2"/>
          <w:sz w:val="24"/>
        </w:rPr>
        <w:t>2018.</w:t>
      </w:r>
    </w:p>
    <w:p>
      <w:pPr>
        <w:pStyle w:val="10"/>
        <w:numPr>
          <w:ilvl w:val="0"/>
          <w:numId w:val="36"/>
        </w:numPr>
        <w:tabs>
          <w:tab w:val="left" w:pos="2006"/>
        </w:tabs>
        <w:spacing w:before="0" w:after="0" w:line="240" w:lineRule="auto"/>
        <w:ind w:left="2006" w:right="0" w:hanging="1286"/>
        <w:jc w:val="left"/>
        <w:rPr>
          <w:sz w:val="24"/>
        </w:rPr>
      </w:pPr>
      <w:r>
        <w:rPr>
          <w:sz w:val="24"/>
        </w:rPr>
        <w:t>Analyzing</w:t>
      </w:r>
      <w:r>
        <w:rPr>
          <w:spacing w:val="-3"/>
          <w:sz w:val="24"/>
        </w:rPr>
        <w:t xml:space="preserve"> </w:t>
      </w:r>
      <w:r>
        <w:rPr>
          <w:sz w:val="24"/>
        </w:rPr>
        <w:t>mixing</w:t>
      </w:r>
      <w:r>
        <w:rPr>
          <w:spacing w:val="-1"/>
          <w:sz w:val="24"/>
        </w:rPr>
        <w:t xml:space="preserve"> </w:t>
      </w:r>
      <w:r>
        <w:rPr>
          <w:sz w:val="24"/>
        </w:rPr>
        <w:t>systems</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new generation</w:t>
      </w:r>
      <w:r>
        <w:rPr>
          <w:spacing w:val="1"/>
          <w:sz w:val="24"/>
        </w:rPr>
        <w:t xml:space="preserve"> </w:t>
      </w:r>
      <w:r>
        <w:rPr>
          <w:sz w:val="24"/>
        </w:rPr>
        <w:t>of Bayesian</w:t>
      </w:r>
      <w:r>
        <w:rPr>
          <w:spacing w:val="6"/>
          <w:sz w:val="24"/>
        </w:rPr>
        <w:t xml:space="preserve"> </w:t>
      </w:r>
      <w:r>
        <w:rPr>
          <w:sz w:val="24"/>
        </w:rPr>
        <w:t>tracer mixing</w:t>
      </w:r>
      <w:r>
        <w:rPr>
          <w:spacing w:val="-2"/>
          <w:sz w:val="24"/>
        </w:rPr>
        <w:t xml:space="preserve"> </w:t>
      </w:r>
      <w:r>
        <w:rPr>
          <w:sz w:val="24"/>
        </w:rPr>
        <w:t>models.</w:t>
      </w:r>
      <w:r>
        <w:rPr>
          <w:spacing w:val="1"/>
          <w:sz w:val="24"/>
        </w:rPr>
        <w:t xml:space="preserve"> </w:t>
      </w:r>
      <w:r>
        <w:rPr>
          <w:spacing w:val="-2"/>
          <w:sz w:val="24"/>
        </w:rPr>
        <w:t>PeerJ</w:t>
      </w:r>
    </w:p>
    <w:p>
      <w:pPr>
        <w:pStyle w:val="10"/>
        <w:numPr>
          <w:ilvl w:val="0"/>
          <w:numId w:val="36"/>
        </w:numPr>
        <w:tabs>
          <w:tab w:val="left" w:pos="2006"/>
        </w:tabs>
        <w:spacing w:before="1" w:after="0" w:line="240" w:lineRule="auto"/>
        <w:ind w:left="2006" w:right="0" w:hanging="1286"/>
        <w:jc w:val="left"/>
        <w:rPr>
          <w:sz w:val="24"/>
        </w:rPr>
      </w:pPr>
      <w:r>
        <w:rPr>
          <w:sz w:val="24"/>
        </w:rPr>
        <w:t xml:space="preserve">6, </w:t>
      </w:r>
      <w:r>
        <w:rPr>
          <w:spacing w:val="-2"/>
          <w:sz w:val="24"/>
        </w:rPr>
        <w:t>e5096.</w:t>
      </w:r>
    </w:p>
    <w:p>
      <w:pPr>
        <w:pStyle w:val="10"/>
        <w:numPr>
          <w:ilvl w:val="0"/>
          <w:numId w:val="36"/>
        </w:numPr>
        <w:tabs>
          <w:tab w:val="left" w:pos="1440"/>
        </w:tabs>
        <w:spacing w:before="0" w:after="0" w:line="240" w:lineRule="auto"/>
        <w:ind w:left="1440" w:right="0" w:hanging="720"/>
        <w:jc w:val="left"/>
        <w:rPr>
          <w:sz w:val="24"/>
        </w:rPr>
      </w:pPr>
      <w:r>
        <w:rPr>
          <w:sz w:val="24"/>
        </w:rPr>
        <w:t>Stock,</w:t>
      </w:r>
      <w:r>
        <w:rPr>
          <w:spacing w:val="-2"/>
          <w:sz w:val="24"/>
        </w:rPr>
        <w:t xml:space="preserve"> </w:t>
      </w:r>
      <w:r>
        <w:rPr>
          <w:sz w:val="24"/>
        </w:rPr>
        <w:t>B.C.,</w:t>
      </w:r>
      <w:r>
        <w:rPr>
          <w:spacing w:val="1"/>
          <w:sz w:val="24"/>
        </w:rPr>
        <w:t xml:space="preserve"> </w:t>
      </w:r>
      <w:r>
        <w:rPr>
          <w:sz w:val="24"/>
        </w:rPr>
        <w:t>Semmens,</w:t>
      </w:r>
      <w:r>
        <w:rPr>
          <w:spacing w:val="1"/>
          <w:sz w:val="24"/>
        </w:rPr>
        <w:t xml:space="preserve"> </w:t>
      </w:r>
      <w:r>
        <w:rPr>
          <w:sz w:val="24"/>
        </w:rPr>
        <w:t>B.X., 2016.</w:t>
      </w:r>
      <w:r>
        <w:rPr>
          <w:spacing w:val="1"/>
          <w:sz w:val="24"/>
        </w:rPr>
        <w:t xml:space="preserve"> </w:t>
      </w:r>
      <w:r>
        <w:rPr>
          <w:sz w:val="24"/>
        </w:rPr>
        <w:t>Unifying</w:t>
      </w:r>
      <w:r>
        <w:rPr>
          <w:spacing w:val="-1"/>
          <w:sz w:val="24"/>
        </w:rPr>
        <w:t xml:space="preserve"> </w:t>
      </w:r>
      <w:r>
        <w:rPr>
          <w:sz w:val="24"/>
        </w:rPr>
        <w:t>error</w:t>
      </w:r>
      <w:r>
        <w:rPr>
          <w:spacing w:val="2"/>
          <w:sz w:val="24"/>
        </w:rPr>
        <w:t xml:space="preserve"> </w:t>
      </w:r>
      <w:r>
        <w:rPr>
          <w:sz w:val="24"/>
        </w:rPr>
        <w:t>structures</w:t>
      </w:r>
      <w:r>
        <w:rPr>
          <w:spacing w:val="1"/>
          <w:sz w:val="24"/>
        </w:rPr>
        <w:t xml:space="preserve"> </w:t>
      </w:r>
      <w:r>
        <w:rPr>
          <w:sz w:val="24"/>
        </w:rPr>
        <w:t>in</w:t>
      </w:r>
      <w:r>
        <w:rPr>
          <w:spacing w:val="4"/>
          <w:sz w:val="24"/>
        </w:rPr>
        <w:t xml:space="preserve"> </w:t>
      </w:r>
      <w:r>
        <w:rPr>
          <w:sz w:val="24"/>
        </w:rPr>
        <w:t>commonly</w:t>
      </w:r>
      <w:r>
        <w:rPr>
          <w:spacing w:val="-2"/>
          <w:sz w:val="24"/>
        </w:rPr>
        <w:t xml:space="preserve"> </w:t>
      </w:r>
      <w:r>
        <w:rPr>
          <w:sz w:val="24"/>
        </w:rPr>
        <w:t>used</w:t>
      </w:r>
      <w:r>
        <w:rPr>
          <w:spacing w:val="1"/>
          <w:sz w:val="24"/>
        </w:rPr>
        <w:t xml:space="preserve"> </w:t>
      </w:r>
      <w:r>
        <w:rPr>
          <w:sz w:val="24"/>
        </w:rPr>
        <w:t>biotracer</w:t>
      </w:r>
      <w:r>
        <w:rPr>
          <w:spacing w:val="1"/>
          <w:sz w:val="24"/>
        </w:rPr>
        <w:t xml:space="preserve"> </w:t>
      </w:r>
      <w:r>
        <w:rPr>
          <w:spacing w:val="-2"/>
          <w:sz w:val="24"/>
        </w:rPr>
        <w:t>mixing</w:t>
      </w:r>
    </w:p>
    <w:p>
      <w:pPr>
        <w:pStyle w:val="6"/>
        <w:tabs>
          <w:tab w:val="left" w:pos="2006"/>
        </w:tabs>
        <w:ind w:left="720"/>
      </w:pPr>
      <w:r>
        <w:rPr>
          <w:spacing w:val="-5"/>
        </w:rPr>
        <w:t>573</w:t>
      </w:r>
      <w:r>
        <w:tab/>
      </w:r>
      <w:r>
        <w:t>models.</w:t>
      </w:r>
      <w:r>
        <w:rPr>
          <w:spacing w:val="1"/>
        </w:rPr>
        <w:t xml:space="preserve"> </w:t>
      </w:r>
      <w:r>
        <w:t>Ecology</w:t>
      </w:r>
      <w:r>
        <w:rPr>
          <w:spacing w:val="-5"/>
        </w:rPr>
        <w:t xml:space="preserve"> </w:t>
      </w:r>
      <w:r>
        <w:t>97,</w:t>
      </w:r>
      <w:r>
        <w:rPr>
          <w:spacing w:val="2"/>
        </w:rPr>
        <w:t xml:space="preserve"> </w:t>
      </w:r>
      <w:r>
        <w:t>2562-</w:t>
      </w:r>
      <w:r>
        <w:rPr>
          <w:spacing w:val="-2"/>
        </w:rPr>
        <w:t>2569.</w:t>
      </w:r>
    </w:p>
    <w:p>
      <w:pPr>
        <w:pStyle w:val="10"/>
        <w:numPr>
          <w:ilvl w:val="0"/>
          <w:numId w:val="37"/>
        </w:numPr>
        <w:tabs>
          <w:tab w:val="left" w:pos="1440"/>
        </w:tabs>
        <w:spacing w:before="0" w:after="0" w:line="240" w:lineRule="auto"/>
        <w:ind w:left="1440" w:right="0" w:hanging="720"/>
        <w:jc w:val="left"/>
        <w:rPr>
          <w:sz w:val="24"/>
        </w:rPr>
      </w:pPr>
      <w:r>
        <w:rPr>
          <w:sz w:val="24"/>
        </w:rPr>
        <w:t>Straub,</w:t>
      </w:r>
      <w:r>
        <w:rPr>
          <w:spacing w:val="61"/>
          <w:w w:val="150"/>
          <w:sz w:val="24"/>
        </w:rPr>
        <w:t xml:space="preserve"> </w:t>
      </w:r>
      <w:r>
        <w:rPr>
          <w:sz w:val="24"/>
        </w:rPr>
        <w:t>C.S.,</w:t>
      </w:r>
      <w:r>
        <w:rPr>
          <w:spacing w:val="64"/>
          <w:w w:val="150"/>
          <w:sz w:val="24"/>
        </w:rPr>
        <w:t xml:space="preserve"> </w:t>
      </w:r>
      <w:r>
        <w:rPr>
          <w:sz w:val="24"/>
        </w:rPr>
        <w:t>Finke,</w:t>
      </w:r>
      <w:r>
        <w:rPr>
          <w:spacing w:val="64"/>
          <w:w w:val="150"/>
          <w:sz w:val="24"/>
        </w:rPr>
        <w:t xml:space="preserve"> </w:t>
      </w:r>
      <w:r>
        <w:rPr>
          <w:sz w:val="24"/>
        </w:rPr>
        <w:t>D.L.,</w:t>
      </w:r>
      <w:r>
        <w:rPr>
          <w:spacing w:val="64"/>
          <w:w w:val="150"/>
          <w:sz w:val="24"/>
        </w:rPr>
        <w:t xml:space="preserve"> </w:t>
      </w:r>
      <w:r>
        <w:rPr>
          <w:sz w:val="24"/>
        </w:rPr>
        <w:t>Snyder,</w:t>
      </w:r>
      <w:r>
        <w:rPr>
          <w:spacing w:val="64"/>
          <w:w w:val="150"/>
          <w:sz w:val="24"/>
        </w:rPr>
        <w:t xml:space="preserve"> </w:t>
      </w:r>
      <w:r>
        <w:rPr>
          <w:sz w:val="24"/>
        </w:rPr>
        <w:t>W.E.,</w:t>
      </w:r>
      <w:r>
        <w:rPr>
          <w:spacing w:val="64"/>
          <w:w w:val="150"/>
          <w:sz w:val="24"/>
        </w:rPr>
        <w:t xml:space="preserve"> </w:t>
      </w:r>
      <w:r>
        <w:rPr>
          <w:sz w:val="24"/>
        </w:rPr>
        <w:t>2008.</w:t>
      </w:r>
      <w:r>
        <w:rPr>
          <w:spacing w:val="64"/>
          <w:w w:val="150"/>
          <w:sz w:val="24"/>
        </w:rPr>
        <w:t xml:space="preserve"> </w:t>
      </w:r>
      <w:r>
        <w:rPr>
          <w:sz w:val="24"/>
        </w:rPr>
        <w:t>Are</w:t>
      </w:r>
      <w:r>
        <w:rPr>
          <w:spacing w:val="63"/>
          <w:w w:val="150"/>
          <w:sz w:val="24"/>
        </w:rPr>
        <w:t xml:space="preserve"> </w:t>
      </w:r>
      <w:r>
        <w:rPr>
          <w:sz w:val="24"/>
        </w:rPr>
        <w:t>the</w:t>
      </w:r>
      <w:r>
        <w:rPr>
          <w:spacing w:val="66"/>
          <w:w w:val="150"/>
          <w:sz w:val="24"/>
        </w:rPr>
        <w:t xml:space="preserve"> </w:t>
      </w:r>
      <w:r>
        <w:rPr>
          <w:sz w:val="24"/>
        </w:rPr>
        <w:t>conservation</w:t>
      </w:r>
      <w:r>
        <w:rPr>
          <w:spacing w:val="64"/>
          <w:w w:val="150"/>
          <w:sz w:val="24"/>
        </w:rPr>
        <w:t xml:space="preserve"> </w:t>
      </w:r>
      <w:r>
        <w:rPr>
          <w:sz w:val="24"/>
        </w:rPr>
        <w:t>of</w:t>
      </w:r>
      <w:r>
        <w:rPr>
          <w:spacing w:val="64"/>
          <w:w w:val="150"/>
          <w:sz w:val="24"/>
        </w:rPr>
        <w:t xml:space="preserve"> </w:t>
      </w:r>
      <w:r>
        <w:rPr>
          <w:sz w:val="24"/>
        </w:rPr>
        <w:t>natural</w:t>
      </w:r>
      <w:r>
        <w:rPr>
          <w:spacing w:val="67"/>
          <w:w w:val="150"/>
          <w:sz w:val="24"/>
        </w:rPr>
        <w:t xml:space="preserve"> </w:t>
      </w:r>
      <w:r>
        <w:rPr>
          <w:spacing w:val="-2"/>
          <w:sz w:val="24"/>
        </w:rPr>
        <w:t>enemy</w:t>
      </w:r>
    </w:p>
    <w:p>
      <w:pPr>
        <w:pStyle w:val="10"/>
        <w:numPr>
          <w:ilvl w:val="0"/>
          <w:numId w:val="37"/>
        </w:numPr>
        <w:tabs>
          <w:tab w:val="left" w:pos="2006"/>
        </w:tabs>
        <w:spacing w:before="0" w:after="0" w:line="240" w:lineRule="auto"/>
        <w:ind w:left="2006" w:right="0" w:hanging="1286"/>
        <w:jc w:val="left"/>
        <w:rPr>
          <w:sz w:val="24"/>
        </w:rPr>
      </w:pPr>
      <w:r>
        <w:rPr>
          <w:sz w:val="24"/>
        </w:rPr>
        <w:t>biodiversity</w:t>
      </w:r>
      <w:r>
        <w:rPr>
          <w:spacing w:val="-9"/>
          <w:sz w:val="24"/>
        </w:rPr>
        <w:t xml:space="preserve"> </w:t>
      </w:r>
      <w:r>
        <w:rPr>
          <w:sz w:val="24"/>
        </w:rPr>
        <w:t>and</w:t>
      </w:r>
      <w:r>
        <w:rPr>
          <w:spacing w:val="-1"/>
          <w:sz w:val="24"/>
        </w:rPr>
        <w:t xml:space="preserve"> </w:t>
      </w:r>
      <w:r>
        <w:rPr>
          <w:sz w:val="24"/>
        </w:rPr>
        <w:t>biological</w:t>
      </w:r>
      <w:r>
        <w:rPr>
          <w:spacing w:val="-1"/>
          <w:sz w:val="24"/>
        </w:rPr>
        <w:t xml:space="preserve"> </w:t>
      </w:r>
      <w:r>
        <w:rPr>
          <w:sz w:val="24"/>
        </w:rPr>
        <w:t>control</w:t>
      </w:r>
      <w:r>
        <w:rPr>
          <w:spacing w:val="-1"/>
          <w:sz w:val="24"/>
        </w:rPr>
        <w:t xml:space="preserve"> </w:t>
      </w:r>
      <w:r>
        <w:rPr>
          <w:sz w:val="24"/>
        </w:rPr>
        <w:t>compatible</w:t>
      </w:r>
      <w:r>
        <w:rPr>
          <w:spacing w:val="-1"/>
          <w:sz w:val="24"/>
        </w:rPr>
        <w:t xml:space="preserve"> </w:t>
      </w:r>
      <w:r>
        <w:rPr>
          <w:sz w:val="24"/>
        </w:rPr>
        <w:t>goals?</w:t>
      </w:r>
      <w:r>
        <w:rPr>
          <w:spacing w:val="2"/>
          <w:sz w:val="24"/>
        </w:rPr>
        <w:t xml:space="preserve"> </w:t>
      </w:r>
      <w:r>
        <w:rPr>
          <w:sz w:val="24"/>
        </w:rPr>
        <w:t>Biological</w:t>
      </w:r>
      <w:r>
        <w:rPr>
          <w:spacing w:val="-1"/>
          <w:sz w:val="24"/>
        </w:rPr>
        <w:t xml:space="preserve"> </w:t>
      </w:r>
      <w:r>
        <w:rPr>
          <w:sz w:val="24"/>
        </w:rPr>
        <w:t>control</w:t>
      </w:r>
      <w:r>
        <w:rPr>
          <w:spacing w:val="-1"/>
          <w:sz w:val="24"/>
        </w:rPr>
        <w:t xml:space="preserve"> </w:t>
      </w:r>
      <w:r>
        <w:rPr>
          <w:sz w:val="24"/>
        </w:rPr>
        <w:t>45,</w:t>
      </w:r>
      <w:r>
        <w:rPr>
          <w:spacing w:val="1"/>
          <w:sz w:val="24"/>
        </w:rPr>
        <w:t xml:space="preserve"> </w:t>
      </w:r>
      <w:r>
        <w:rPr>
          <w:sz w:val="24"/>
        </w:rPr>
        <w:t>225-</w:t>
      </w:r>
      <w:r>
        <w:rPr>
          <w:spacing w:val="-4"/>
          <w:sz w:val="24"/>
        </w:rPr>
        <w:t>237.</w:t>
      </w:r>
    </w:p>
    <w:p>
      <w:pPr>
        <w:pStyle w:val="10"/>
        <w:numPr>
          <w:ilvl w:val="0"/>
          <w:numId w:val="37"/>
        </w:numPr>
        <w:tabs>
          <w:tab w:val="left" w:pos="1440"/>
        </w:tabs>
        <w:spacing w:before="0" w:after="0" w:line="240" w:lineRule="auto"/>
        <w:ind w:left="1440" w:right="0" w:hanging="720"/>
        <w:jc w:val="left"/>
        <w:rPr>
          <w:sz w:val="24"/>
        </w:rPr>
      </w:pPr>
      <w:r>
        <w:rPr>
          <w:sz w:val="24"/>
        </w:rPr>
        <w:t>Sun,</w:t>
      </w:r>
      <w:r>
        <w:rPr>
          <w:spacing w:val="9"/>
          <w:sz w:val="24"/>
        </w:rPr>
        <w:t xml:space="preserve"> </w:t>
      </w:r>
      <w:r>
        <w:rPr>
          <w:sz w:val="24"/>
        </w:rPr>
        <w:t>J.-T.,</w:t>
      </w:r>
      <w:r>
        <w:rPr>
          <w:spacing w:val="9"/>
          <w:sz w:val="24"/>
        </w:rPr>
        <w:t xml:space="preserve"> </w:t>
      </w:r>
      <w:r>
        <w:rPr>
          <w:sz w:val="24"/>
        </w:rPr>
        <w:t>Wang,</w:t>
      </w:r>
      <w:r>
        <w:rPr>
          <w:spacing w:val="9"/>
          <w:sz w:val="24"/>
        </w:rPr>
        <w:t xml:space="preserve"> </w:t>
      </w:r>
      <w:r>
        <w:rPr>
          <w:sz w:val="24"/>
        </w:rPr>
        <w:t>M.-M.,</w:t>
      </w:r>
      <w:r>
        <w:rPr>
          <w:spacing w:val="9"/>
          <w:sz w:val="24"/>
        </w:rPr>
        <w:t xml:space="preserve"> </w:t>
      </w:r>
      <w:r>
        <w:rPr>
          <w:sz w:val="24"/>
        </w:rPr>
        <w:t>Zhang,</w:t>
      </w:r>
      <w:r>
        <w:rPr>
          <w:spacing w:val="11"/>
          <w:sz w:val="24"/>
        </w:rPr>
        <w:t xml:space="preserve"> </w:t>
      </w:r>
      <w:r>
        <w:rPr>
          <w:sz w:val="24"/>
        </w:rPr>
        <w:t>Y.-K.,</w:t>
      </w:r>
      <w:r>
        <w:rPr>
          <w:spacing w:val="8"/>
          <w:sz w:val="24"/>
        </w:rPr>
        <w:t xml:space="preserve"> </w:t>
      </w:r>
      <w:r>
        <w:rPr>
          <w:sz w:val="24"/>
        </w:rPr>
        <w:t>Chapuis,</w:t>
      </w:r>
      <w:r>
        <w:rPr>
          <w:spacing w:val="10"/>
          <w:sz w:val="24"/>
        </w:rPr>
        <w:t xml:space="preserve"> </w:t>
      </w:r>
      <w:r>
        <w:rPr>
          <w:sz w:val="24"/>
        </w:rPr>
        <w:t>M.-P.,</w:t>
      </w:r>
      <w:r>
        <w:rPr>
          <w:spacing w:val="9"/>
          <w:sz w:val="24"/>
        </w:rPr>
        <w:t xml:space="preserve"> </w:t>
      </w:r>
      <w:r>
        <w:rPr>
          <w:sz w:val="24"/>
        </w:rPr>
        <w:t>Jiang,</w:t>
      </w:r>
      <w:r>
        <w:rPr>
          <w:spacing w:val="9"/>
          <w:sz w:val="24"/>
        </w:rPr>
        <w:t xml:space="preserve"> </w:t>
      </w:r>
      <w:r>
        <w:rPr>
          <w:sz w:val="24"/>
        </w:rPr>
        <w:t>X.-Y.,</w:t>
      </w:r>
      <w:r>
        <w:rPr>
          <w:spacing w:val="11"/>
          <w:sz w:val="24"/>
        </w:rPr>
        <w:t xml:space="preserve"> </w:t>
      </w:r>
      <w:r>
        <w:rPr>
          <w:sz w:val="24"/>
        </w:rPr>
        <w:t>Hu,</w:t>
      </w:r>
      <w:r>
        <w:rPr>
          <w:spacing w:val="11"/>
          <w:sz w:val="24"/>
        </w:rPr>
        <w:t xml:space="preserve"> </w:t>
      </w:r>
      <w:r>
        <w:rPr>
          <w:sz w:val="24"/>
        </w:rPr>
        <w:t>G.,</w:t>
      </w:r>
      <w:r>
        <w:rPr>
          <w:spacing w:val="8"/>
          <w:sz w:val="24"/>
        </w:rPr>
        <w:t xml:space="preserve"> </w:t>
      </w:r>
      <w:r>
        <w:rPr>
          <w:sz w:val="24"/>
        </w:rPr>
        <w:t>Yang,</w:t>
      </w:r>
      <w:r>
        <w:rPr>
          <w:spacing w:val="9"/>
          <w:sz w:val="24"/>
        </w:rPr>
        <w:t xml:space="preserve"> </w:t>
      </w:r>
      <w:r>
        <w:rPr>
          <w:sz w:val="24"/>
        </w:rPr>
        <w:t>X.-M.,</w:t>
      </w:r>
      <w:r>
        <w:rPr>
          <w:spacing w:val="9"/>
          <w:sz w:val="24"/>
        </w:rPr>
        <w:t xml:space="preserve"> </w:t>
      </w:r>
      <w:r>
        <w:rPr>
          <w:spacing w:val="-5"/>
          <w:sz w:val="24"/>
        </w:rPr>
        <w:t>Ge,</w:t>
      </w:r>
    </w:p>
    <w:p>
      <w:pPr>
        <w:pStyle w:val="10"/>
        <w:numPr>
          <w:ilvl w:val="0"/>
          <w:numId w:val="37"/>
        </w:numPr>
        <w:tabs>
          <w:tab w:val="left" w:pos="2006"/>
        </w:tabs>
        <w:spacing w:before="0" w:after="0" w:line="240" w:lineRule="auto"/>
        <w:ind w:left="2006" w:right="0" w:hanging="1286"/>
        <w:jc w:val="left"/>
        <w:rPr>
          <w:sz w:val="24"/>
        </w:rPr>
      </w:pPr>
      <w:r>
        <w:rPr>
          <w:sz w:val="24"/>
        </w:rPr>
        <w:t>C.,</w:t>
      </w:r>
      <w:r>
        <w:rPr>
          <w:spacing w:val="27"/>
          <w:sz w:val="24"/>
        </w:rPr>
        <w:t xml:space="preserve"> </w:t>
      </w:r>
      <w:r>
        <w:rPr>
          <w:sz w:val="24"/>
        </w:rPr>
        <w:t>Xue,</w:t>
      </w:r>
      <w:r>
        <w:rPr>
          <w:spacing w:val="33"/>
          <w:sz w:val="24"/>
        </w:rPr>
        <w:t xml:space="preserve"> </w:t>
      </w:r>
      <w:r>
        <w:rPr>
          <w:sz w:val="24"/>
        </w:rPr>
        <w:t>X.-F.,</w:t>
      </w:r>
      <w:r>
        <w:rPr>
          <w:spacing w:val="33"/>
          <w:sz w:val="24"/>
        </w:rPr>
        <w:t xml:space="preserve"> </w:t>
      </w:r>
      <w:r>
        <w:rPr>
          <w:sz w:val="24"/>
        </w:rPr>
        <w:t>Hong,</w:t>
      </w:r>
      <w:r>
        <w:rPr>
          <w:spacing w:val="33"/>
          <w:sz w:val="24"/>
        </w:rPr>
        <w:t xml:space="preserve"> </w:t>
      </w:r>
      <w:r>
        <w:rPr>
          <w:sz w:val="24"/>
        </w:rPr>
        <w:t>X.-Y.,</w:t>
      </w:r>
      <w:r>
        <w:rPr>
          <w:spacing w:val="30"/>
          <w:sz w:val="24"/>
        </w:rPr>
        <w:t xml:space="preserve"> </w:t>
      </w:r>
      <w:r>
        <w:rPr>
          <w:sz w:val="24"/>
        </w:rPr>
        <w:t>2015.</w:t>
      </w:r>
      <w:r>
        <w:rPr>
          <w:spacing w:val="33"/>
          <w:sz w:val="24"/>
        </w:rPr>
        <w:t xml:space="preserve"> </w:t>
      </w:r>
      <w:r>
        <w:rPr>
          <w:sz w:val="24"/>
        </w:rPr>
        <w:t>Evidence</w:t>
      </w:r>
      <w:r>
        <w:rPr>
          <w:spacing w:val="30"/>
          <w:sz w:val="24"/>
        </w:rPr>
        <w:t xml:space="preserve"> </w:t>
      </w:r>
      <w:r>
        <w:rPr>
          <w:sz w:val="24"/>
        </w:rPr>
        <w:t>for</w:t>
      </w:r>
      <w:r>
        <w:rPr>
          <w:spacing w:val="32"/>
          <w:sz w:val="24"/>
        </w:rPr>
        <w:t xml:space="preserve"> </w:t>
      </w:r>
      <w:r>
        <w:rPr>
          <w:sz w:val="24"/>
        </w:rPr>
        <w:t>high</w:t>
      </w:r>
      <w:r>
        <w:rPr>
          <w:spacing w:val="33"/>
          <w:sz w:val="24"/>
        </w:rPr>
        <w:t xml:space="preserve"> </w:t>
      </w:r>
      <w:r>
        <w:rPr>
          <w:sz w:val="24"/>
        </w:rPr>
        <w:t>dispersal</w:t>
      </w:r>
      <w:r>
        <w:rPr>
          <w:spacing w:val="33"/>
          <w:sz w:val="24"/>
        </w:rPr>
        <w:t xml:space="preserve"> </w:t>
      </w:r>
      <w:r>
        <w:rPr>
          <w:sz w:val="24"/>
        </w:rPr>
        <w:t>ability</w:t>
      </w:r>
      <w:r>
        <w:rPr>
          <w:spacing w:val="28"/>
          <w:sz w:val="24"/>
        </w:rPr>
        <w:t xml:space="preserve"> </w:t>
      </w:r>
      <w:r>
        <w:rPr>
          <w:sz w:val="24"/>
        </w:rPr>
        <w:t>and</w:t>
      </w:r>
      <w:r>
        <w:rPr>
          <w:spacing w:val="30"/>
          <w:sz w:val="24"/>
        </w:rPr>
        <w:t xml:space="preserve"> </w:t>
      </w:r>
      <w:r>
        <w:rPr>
          <w:sz w:val="24"/>
        </w:rPr>
        <w:t>mito-</w:t>
      </w:r>
      <w:r>
        <w:rPr>
          <w:spacing w:val="-2"/>
          <w:sz w:val="24"/>
        </w:rPr>
        <w:t>nuclear</w:t>
      </w:r>
    </w:p>
    <w:p>
      <w:pPr>
        <w:pStyle w:val="10"/>
        <w:numPr>
          <w:ilvl w:val="0"/>
          <w:numId w:val="37"/>
        </w:numPr>
        <w:tabs>
          <w:tab w:val="left" w:pos="2006"/>
        </w:tabs>
        <w:spacing w:before="0" w:after="0" w:line="240" w:lineRule="auto"/>
        <w:ind w:left="2006" w:right="0" w:hanging="1286"/>
        <w:jc w:val="left"/>
        <w:rPr>
          <w:sz w:val="24"/>
        </w:rPr>
      </w:pPr>
      <w:r>
        <w:rPr>
          <w:sz w:val="24"/>
        </w:rPr>
        <w:t>discordance</w:t>
      </w:r>
      <w:r>
        <w:rPr>
          <w:spacing w:val="22"/>
          <w:sz w:val="24"/>
        </w:rPr>
        <w:t xml:space="preserve"> </w:t>
      </w:r>
      <w:r>
        <w:rPr>
          <w:sz w:val="24"/>
        </w:rPr>
        <w:t>in</w:t>
      </w:r>
      <w:r>
        <w:rPr>
          <w:spacing w:val="25"/>
          <w:sz w:val="24"/>
        </w:rPr>
        <w:t xml:space="preserve"> </w:t>
      </w:r>
      <w:r>
        <w:rPr>
          <w:sz w:val="24"/>
        </w:rPr>
        <w:t>the</w:t>
      </w:r>
      <w:r>
        <w:rPr>
          <w:spacing w:val="24"/>
          <w:sz w:val="24"/>
        </w:rPr>
        <w:t xml:space="preserve"> </w:t>
      </w:r>
      <w:r>
        <w:rPr>
          <w:sz w:val="24"/>
        </w:rPr>
        <w:t>small</w:t>
      </w:r>
      <w:r>
        <w:rPr>
          <w:spacing w:val="23"/>
          <w:sz w:val="24"/>
        </w:rPr>
        <w:t xml:space="preserve"> </w:t>
      </w:r>
      <w:r>
        <w:rPr>
          <w:sz w:val="24"/>
        </w:rPr>
        <w:t>brown</w:t>
      </w:r>
      <w:r>
        <w:rPr>
          <w:spacing w:val="25"/>
          <w:sz w:val="24"/>
        </w:rPr>
        <w:t xml:space="preserve"> </w:t>
      </w:r>
      <w:r>
        <w:rPr>
          <w:sz w:val="24"/>
        </w:rPr>
        <w:t>planthopper,</w:t>
      </w:r>
      <w:r>
        <w:rPr>
          <w:spacing w:val="26"/>
          <w:sz w:val="24"/>
        </w:rPr>
        <w:t xml:space="preserve"> </w:t>
      </w:r>
      <w:r>
        <w:rPr>
          <w:sz w:val="24"/>
        </w:rPr>
        <w:t>Laodelphax</w:t>
      </w:r>
      <w:r>
        <w:rPr>
          <w:spacing w:val="25"/>
          <w:sz w:val="24"/>
        </w:rPr>
        <w:t xml:space="preserve"> </w:t>
      </w:r>
      <w:r>
        <w:rPr>
          <w:sz w:val="24"/>
        </w:rPr>
        <w:t>striatellus.</w:t>
      </w:r>
      <w:r>
        <w:rPr>
          <w:spacing w:val="24"/>
          <w:sz w:val="24"/>
        </w:rPr>
        <w:t xml:space="preserve"> </w:t>
      </w:r>
      <w:r>
        <w:rPr>
          <w:sz w:val="24"/>
        </w:rPr>
        <w:t>Scientific</w:t>
      </w:r>
      <w:r>
        <w:rPr>
          <w:spacing w:val="24"/>
          <w:sz w:val="24"/>
        </w:rPr>
        <w:t xml:space="preserve"> </w:t>
      </w:r>
      <w:r>
        <w:rPr>
          <w:sz w:val="24"/>
        </w:rPr>
        <w:t>Reports</w:t>
      </w:r>
      <w:r>
        <w:rPr>
          <w:spacing w:val="25"/>
          <w:sz w:val="24"/>
        </w:rPr>
        <w:t xml:space="preserve"> </w:t>
      </w:r>
      <w:r>
        <w:rPr>
          <w:spacing w:val="-5"/>
          <w:sz w:val="24"/>
        </w:rPr>
        <w:t>5,</w:t>
      </w:r>
    </w:p>
    <w:p>
      <w:pPr>
        <w:pStyle w:val="10"/>
        <w:numPr>
          <w:ilvl w:val="0"/>
          <w:numId w:val="37"/>
        </w:numPr>
        <w:tabs>
          <w:tab w:val="left" w:pos="2006"/>
        </w:tabs>
        <w:spacing w:before="0" w:after="0" w:line="240" w:lineRule="auto"/>
        <w:ind w:left="2006" w:right="0" w:hanging="1286"/>
        <w:jc w:val="left"/>
        <w:rPr>
          <w:sz w:val="24"/>
        </w:rPr>
      </w:pPr>
      <w:r>
        <w:rPr>
          <w:spacing w:val="-2"/>
          <w:sz w:val="24"/>
        </w:rPr>
        <w:t>1-</w:t>
      </w:r>
      <w:r>
        <w:rPr>
          <w:spacing w:val="-5"/>
          <w:sz w:val="24"/>
        </w:rPr>
        <w:t>10.</w:t>
      </w:r>
    </w:p>
    <w:p>
      <w:pPr>
        <w:pStyle w:val="10"/>
        <w:numPr>
          <w:ilvl w:val="0"/>
          <w:numId w:val="37"/>
        </w:numPr>
        <w:tabs>
          <w:tab w:val="left" w:pos="1440"/>
        </w:tabs>
        <w:spacing w:before="0" w:after="0" w:line="240" w:lineRule="auto"/>
        <w:ind w:left="1440" w:right="0" w:hanging="720"/>
        <w:jc w:val="left"/>
        <w:rPr>
          <w:sz w:val="24"/>
        </w:rPr>
      </w:pPr>
      <w:r>
        <w:rPr>
          <w:sz w:val="24"/>
        </w:rPr>
        <w:t>Symondson,</w:t>
      </w:r>
      <w:r>
        <w:rPr>
          <w:spacing w:val="33"/>
          <w:sz w:val="24"/>
        </w:rPr>
        <w:t xml:space="preserve"> </w:t>
      </w:r>
      <w:r>
        <w:rPr>
          <w:sz w:val="24"/>
        </w:rPr>
        <w:t>W.,</w:t>
      </w:r>
      <w:r>
        <w:rPr>
          <w:spacing w:val="34"/>
          <w:sz w:val="24"/>
        </w:rPr>
        <w:t xml:space="preserve"> </w:t>
      </w:r>
      <w:r>
        <w:rPr>
          <w:sz w:val="24"/>
        </w:rPr>
        <w:t>Sunderland,</w:t>
      </w:r>
      <w:r>
        <w:rPr>
          <w:spacing w:val="34"/>
          <w:sz w:val="24"/>
        </w:rPr>
        <w:t xml:space="preserve"> </w:t>
      </w:r>
      <w:r>
        <w:rPr>
          <w:sz w:val="24"/>
        </w:rPr>
        <w:t>K.,</w:t>
      </w:r>
      <w:r>
        <w:rPr>
          <w:spacing w:val="35"/>
          <w:sz w:val="24"/>
        </w:rPr>
        <w:t xml:space="preserve"> </w:t>
      </w:r>
      <w:r>
        <w:rPr>
          <w:sz w:val="24"/>
        </w:rPr>
        <w:t>Greenstone,</w:t>
      </w:r>
      <w:r>
        <w:rPr>
          <w:spacing w:val="34"/>
          <w:sz w:val="24"/>
        </w:rPr>
        <w:t xml:space="preserve"> </w:t>
      </w:r>
      <w:r>
        <w:rPr>
          <w:sz w:val="24"/>
        </w:rPr>
        <w:t>M.,</w:t>
      </w:r>
      <w:r>
        <w:rPr>
          <w:spacing w:val="34"/>
          <w:sz w:val="24"/>
        </w:rPr>
        <w:t xml:space="preserve"> </w:t>
      </w:r>
      <w:r>
        <w:rPr>
          <w:sz w:val="24"/>
        </w:rPr>
        <w:t>2002.</w:t>
      </w:r>
      <w:r>
        <w:rPr>
          <w:spacing w:val="34"/>
          <w:sz w:val="24"/>
        </w:rPr>
        <w:t xml:space="preserve"> </w:t>
      </w:r>
      <w:r>
        <w:rPr>
          <w:sz w:val="24"/>
        </w:rPr>
        <w:t>Can</w:t>
      </w:r>
      <w:r>
        <w:rPr>
          <w:spacing w:val="38"/>
          <w:sz w:val="24"/>
        </w:rPr>
        <w:t xml:space="preserve"> </w:t>
      </w:r>
      <w:r>
        <w:rPr>
          <w:sz w:val="24"/>
        </w:rPr>
        <w:t>generalist</w:t>
      </w:r>
      <w:r>
        <w:rPr>
          <w:spacing w:val="37"/>
          <w:sz w:val="24"/>
        </w:rPr>
        <w:t xml:space="preserve"> </w:t>
      </w:r>
      <w:r>
        <w:rPr>
          <w:sz w:val="24"/>
        </w:rPr>
        <w:t>predators</w:t>
      </w:r>
      <w:r>
        <w:rPr>
          <w:spacing w:val="36"/>
          <w:sz w:val="24"/>
        </w:rPr>
        <w:t xml:space="preserve"> </w:t>
      </w:r>
      <w:r>
        <w:rPr>
          <w:sz w:val="24"/>
        </w:rPr>
        <w:t>be</w:t>
      </w:r>
      <w:r>
        <w:rPr>
          <w:spacing w:val="36"/>
          <w:sz w:val="24"/>
        </w:rPr>
        <w:t xml:space="preserve"> </w:t>
      </w:r>
      <w:r>
        <w:rPr>
          <w:spacing w:val="-2"/>
          <w:sz w:val="24"/>
        </w:rPr>
        <w:t>effective</w:t>
      </w:r>
    </w:p>
    <w:p>
      <w:pPr>
        <w:pStyle w:val="10"/>
        <w:numPr>
          <w:ilvl w:val="0"/>
          <w:numId w:val="37"/>
        </w:numPr>
        <w:tabs>
          <w:tab w:val="left" w:pos="2006"/>
        </w:tabs>
        <w:spacing w:before="0" w:after="0" w:line="240" w:lineRule="auto"/>
        <w:ind w:left="2006" w:right="0" w:hanging="1286"/>
        <w:jc w:val="left"/>
        <w:rPr>
          <w:sz w:val="24"/>
        </w:rPr>
      </w:pPr>
      <w:r>
        <w:rPr>
          <w:sz w:val="24"/>
        </w:rPr>
        <w:t>biocontrol</w:t>
      </w:r>
      <w:r>
        <w:rPr>
          <w:spacing w:val="-3"/>
          <w:sz w:val="24"/>
        </w:rPr>
        <w:t xml:space="preserve"> </w:t>
      </w:r>
      <w:r>
        <w:rPr>
          <w:sz w:val="24"/>
        </w:rPr>
        <w:t>agents?</w:t>
      </w:r>
      <w:r>
        <w:rPr>
          <w:spacing w:val="3"/>
          <w:sz w:val="24"/>
        </w:rPr>
        <w:t xml:space="preserve"> </w:t>
      </w:r>
      <w:r>
        <w:rPr>
          <w:sz w:val="24"/>
        </w:rPr>
        <w:t>Annual</w:t>
      </w:r>
      <w:r>
        <w:rPr>
          <w:spacing w:val="-1"/>
          <w:sz w:val="24"/>
        </w:rPr>
        <w:t xml:space="preserve"> </w:t>
      </w:r>
      <w:r>
        <w:rPr>
          <w:sz w:val="24"/>
        </w:rPr>
        <w:t>review</w:t>
      </w:r>
      <w:r>
        <w:rPr>
          <w:spacing w:val="-2"/>
          <w:sz w:val="24"/>
        </w:rPr>
        <w:t xml:space="preserve"> </w:t>
      </w:r>
      <w:r>
        <w:rPr>
          <w:sz w:val="24"/>
        </w:rPr>
        <w:t>of</w:t>
      </w:r>
      <w:r>
        <w:rPr>
          <w:spacing w:val="-1"/>
          <w:sz w:val="24"/>
        </w:rPr>
        <w:t xml:space="preserve"> </w:t>
      </w:r>
      <w:r>
        <w:rPr>
          <w:sz w:val="24"/>
        </w:rPr>
        <w:t>entomology</w:t>
      </w:r>
      <w:r>
        <w:rPr>
          <w:spacing w:val="-4"/>
          <w:sz w:val="24"/>
        </w:rPr>
        <w:t xml:space="preserve"> </w:t>
      </w:r>
      <w:r>
        <w:rPr>
          <w:sz w:val="24"/>
        </w:rPr>
        <w:t>47, 561-</w:t>
      </w:r>
      <w:r>
        <w:rPr>
          <w:spacing w:val="-4"/>
          <w:sz w:val="24"/>
        </w:rPr>
        <w:t>594.</w:t>
      </w:r>
    </w:p>
    <w:p>
      <w:pPr>
        <w:pStyle w:val="10"/>
        <w:numPr>
          <w:ilvl w:val="0"/>
          <w:numId w:val="37"/>
        </w:numPr>
        <w:tabs>
          <w:tab w:val="left" w:pos="1440"/>
        </w:tabs>
        <w:spacing w:before="0" w:after="0" w:line="240" w:lineRule="auto"/>
        <w:ind w:left="1440" w:right="0" w:hanging="720"/>
        <w:jc w:val="left"/>
        <w:rPr>
          <w:sz w:val="24"/>
        </w:rPr>
      </w:pPr>
      <w:r>
        <w:rPr>
          <w:sz w:val="24"/>
        </w:rPr>
        <w:t>Wise,</w:t>
      </w:r>
      <w:r>
        <w:rPr>
          <w:spacing w:val="25"/>
          <w:sz w:val="24"/>
        </w:rPr>
        <w:t xml:space="preserve"> </w:t>
      </w:r>
      <w:r>
        <w:rPr>
          <w:sz w:val="24"/>
        </w:rPr>
        <w:t>D.H.,</w:t>
      </w:r>
      <w:r>
        <w:rPr>
          <w:spacing w:val="26"/>
          <w:sz w:val="24"/>
        </w:rPr>
        <w:t xml:space="preserve"> </w:t>
      </w:r>
      <w:r>
        <w:rPr>
          <w:sz w:val="24"/>
        </w:rPr>
        <w:t>Moldenhauer,</w:t>
      </w:r>
      <w:r>
        <w:rPr>
          <w:spacing w:val="25"/>
          <w:sz w:val="24"/>
        </w:rPr>
        <w:t xml:space="preserve"> </w:t>
      </w:r>
      <w:r>
        <w:rPr>
          <w:sz w:val="24"/>
        </w:rPr>
        <w:t>D.M.,</w:t>
      </w:r>
      <w:r>
        <w:rPr>
          <w:spacing w:val="25"/>
          <w:sz w:val="24"/>
        </w:rPr>
        <w:t xml:space="preserve"> </w:t>
      </w:r>
      <w:r>
        <w:rPr>
          <w:sz w:val="24"/>
        </w:rPr>
        <w:t>Halaj,</w:t>
      </w:r>
      <w:r>
        <w:rPr>
          <w:spacing w:val="26"/>
          <w:sz w:val="24"/>
        </w:rPr>
        <w:t xml:space="preserve"> </w:t>
      </w:r>
      <w:r>
        <w:rPr>
          <w:sz w:val="24"/>
        </w:rPr>
        <w:t>J.,</w:t>
      </w:r>
      <w:r>
        <w:rPr>
          <w:spacing w:val="26"/>
          <w:sz w:val="24"/>
        </w:rPr>
        <w:t xml:space="preserve"> </w:t>
      </w:r>
      <w:r>
        <w:rPr>
          <w:sz w:val="24"/>
        </w:rPr>
        <w:t>2006.</w:t>
      </w:r>
      <w:r>
        <w:rPr>
          <w:spacing w:val="26"/>
          <w:sz w:val="24"/>
        </w:rPr>
        <w:t xml:space="preserve"> </w:t>
      </w:r>
      <w:r>
        <w:rPr>
          <w:sz w:val="24"/>
        </w:rPr>
        <w:t>Using</w:t>
      </w:r>
      <w:r>
        <w:rPr>
          <w:spacing w:val="24"/>
          <w:sz w:val="24"/>
        </w:rPr>
        <w:t xml:space="preserve"> </w:t>
      </w:r>
      <w:r>
        <w:rPr>
          <w:sz w:val="24"/>
        </w:rPr>
        <w:t>stable</w:t>
      </w:r>
      <w:r>
        <w:rPr>
          <w:spacing w:val="25"/>
          <w:sz w:val="24"/>
        </w:rPr>
        <w:t xml:space="preserve"> </w:t>
      </w:r>
      <w:r>
        <w:rPr>
          <w:sz w:val="24"/>
        </w:rPr>
        <w:t>isotopes</w:t>
      </w:r>
      <w:r>
        <w:rPr>
          <w:spacing w:val="26"/>
          <w:sz w:val="24"/>
        </w:rPr>
        <w:t xml:space="preserve"> </w:t>
      </w:r>
      <w:r>
        <w:rPr>
          <w:sz w:val="24"/>
        </w:rPr>
        <w:t>to</w:t>
      </w:r>
      <w:r>
        <w:rPr>
          <w:spacing w:val="26"/>
          <w:sz w:val="24"/>
        </w:rPr>
        <w:t xml:space="preserve"> </w:t>
      </w:r>
      <w:r>
        <w:rPr>
          <w:sz w:val="24"/>
        </w:rPr>
        <w:t>reveal</w:t>
      </w:r>
      <w:r>
        <w:rPr>
          <w:spacing w:val="26"/>
          <w:sz w:val="24"/>
        </w:rPr>
        <w:t xml:space="preserve"> </w:t>
      </w:r>
      <w:r>
        <w:rPr>
          <w:sz w:val="24"/>
        </w:rPr>
        <w:t>shifts</w:t>
      </w:r>
      <w:r>
        <w:rPr>
          <w:spacing w:val="26"/>
          <w:sz w:val="24"/>
        </w:rPr>
        <w:t xml:space="preserve"> </w:t>
      </w:r>
      <w:r>
        <w:rPr>
          <w:sz w:val="24"/>
        </w:rPr>
        <w:t>in</w:t>
      </w:r>
      <w:r>
        <w:rPr>
          <w:spacing w:val="26"/>
          <w:sz w:val="24"/>
        </w:rPr>
        <w:t xml:space="preserve"> </w:t>
      </w:r>
      <w:r>
        <w:rPr>
          <w:spacing w:val="-4"/>
          <w:sz w:val="24"/>
        </w:rPr>
        <w:t>prey</w:t>
      </w:r>
    </w:p>
    <w:p>
      <w:pPr>
        <w:pStyle w:val="10"/>
        <w:numPr>
          <w:ilvl w:val="0"/>
          <w:numId w:val="37"/>
        </w:numPr>
        <w:tabs>
          <w:tab w:val="left" w:pos="2006"/>
        </w:tabs>
        <w:spacing w:before="1" w:after="0" w:line="240" w:lineRule="auto"/>
        <w:ind w:left="2006" w:right="0" w:hanging="1286"/>
        <w:jc w:val="left"/>
        <w:rPr>
          <w:sz w:val="24"/>
        </w:rPr>
      </w:pPr>
      <w:r>
        <w:rPr>
          <w:sz w:val="24"/>
        </w:rPr>
        <w:t>consumption</w:t>
      </w:r>
      <w:r>
        <w:rPr>
          <w:spacing w:val="-1"/>
          <w:sz w:val="24"/>
        </w:rPr>
        <w:t xml:space="preserve"> </w:t>
      </w:r>
      <w:r>
        <w:rPr>
          <w:sz w:val="24"/>
        </w:rPr>
        <w:t>by</w:t>
      </w:r>
      <w:r>
        <w:rPr>
          <w:spacing w:val="-3"/>
          <w:sz w:val="24"/>
        </w:rPr>
        <w:t xml:space="preserve"> </w:t>
      </w:r>
      <w:r>
        <w:rPr>
          <w:sz w:val="24"/>
        </w:rPr>
        <w:t>generalist</w:t>
      </w:r>
      <w:r>
        <w:rPr>
          <w:spacing w:val="-1"/>
          <w:sz w:val="24"/>
        </w:rPr>
        <w:t xml:space="preserve"> </w:t>
      </w:r>
      <w:r>
        <w:rPr>
          <w:sz w:val="24"/>
        </w:rPr>
        <w:t>predators. Ecol.</w:t>
      </w:r>
      <w:r>
        <w:rPr>
          <w:spacing w:val="-1"/>
          <w:sz w:val="24"/>
        </w:rPr>
        <w:t xml:space="preserve"> </w:t>
      </w:r>
      <w:r>
        <w:rPr>
          <w:sz w:val="24"/>
        </w:rPr>
        <w:t>Appl.</w:t>
      </w:r>
      <w:r>
        <w:rPr>
          <w:spacing w:val="2"/>
          <w:sz w:val="24"/>
        </w:rPr>
        <w:t xml:space="preserve"> </w:t>
      </w:r>
      <w:r>
        <w:rPr>
          <w:sz w:val="24"/>
        </w:rPr>
        <w:t>16, 865-</w:t>
      </w:r>
      <w:r>
        <w:rPr>
          <w:spacing w:val="-4"/>
          <w:sz w:val="24"/>
        </w:rPr>
        <w:t>876.</w:t>
      </w:r>
    </w:p>
    <w:p>
      <w:pPr>
        <w:pStyle w:val="6"/>
        <w:spacing w:before="43"/>
        <w:ind w:left="720"/>
      </w:pPr>
      <w:r>
        <w:rPr>
          <w:spacing w:val="-5"/>
        </w:rPr>
        <w:t>584</w:t>
      </w:r>
    </w:p>
    <w:p>
      <w:pPr>
        <w:pStyle w:val="6"/>
        <w:spacing w:before="204"/>
        <w:ind w:left="720"/>
      </w:pPr>
      <w:r>
        <w:rPr>
          <w:spacing w:val="-5"/>
        </w:rPr>
        <w:t>585</w:t>
      </w:r>
    </w:p>
    <w:p>
      <w:pPr>
        <w:spacing w:after="0"/>
        <w:sectPr>
          <w:pgSz w:w="12240" w:h="15840"/>
          <w:pgMar w:top="1360" w:right="60" w:bottom="1240" w:left="0" w:header="0" w:footer="1056" w:gutter="0"/>
          <w:cols w:space="720" w:num="1"/>
        </w:sectPr>
      </w:pPr>
    </w:p>
    <w:p>
      <w:pPr>
        <w:pStyle w:val="6"/>
        <w:tabs>
          <w:tab w:val="left" w:pos="1440"/>
        </w:tabs>
        <w:spacing w:before="74"/>
        <w:ind w:left="720"/>
      </w:pPr>
      <w:r>
        <w:rPr>
          <w:spacing w:val="-5"/>
        </w:rPr>
        <w:t>586</w:t>
      </w:r>
      <w:r>
        <w:tab/>
      </w:r>
      <w:r>
        <w:rPr>
          <w:b/>
        </w:rPr>
        <w:t>Table</w:t>
      </w:r>
      <w:r>
        <w:rPr>
          <w:b/>
          <w:spacing w:val="-2"/>
        </w:rPr>
        <w:t xml:space="preserve"> </w:t>
      </w:r>
      <w:r>
        <w:rPr>
          <w:b/>
        </w:rPr>
        <w:t>1.</w:t>
      </w:r>
      <w:r>
        <w:rPr>
          <w:b/>
          <w:spacing w:val="56"/>
        </w:rPr>
        <w:t xml:space="preserve"> </w:t>
      </w:r>
      <w:r>
        <w:t>Statistical</w:t>
      </w:r>
      <w:r>
        <w:rPr>
          <w:spacing w:val="-1"/>
        </w:rPr>
        <w:t xml:space="preserve"> </w:t>
      </w:r>
      <w:r>
        <w:t>results</w:t>
      </w:r>
      <w:r>
        <w:rPr>
          <w:spacing w:val="-2"/>
        </w:rPr>
        <w:t xml:space="preserve"> </w:t>
      </w:r>
      <w:r>
        <w:t>from GLM</w:t>
      </w:r>
      <w:r>
        <w:rPr>
          <w:spacing w:val="-2"/>
        </w:rPr>
        <w:t xml:space="preserve"> </w:t>
      </w:r>
      <w:r>
        <w:t>beta</w:t>
      </w:r>
      <w:r>
        <w:rPr>
          <w:spacing w:val="-1"/>
        </w:rPr>
        <w:t xml:space="preserve"> </w:t>
      </w:r>
      <w:r>
        <w:t>regression</w:t>
      </w:r>
      <w:r>
        <w:rPr>
          <w:spacing w:val="-1"/>
        </w:rPr>
        <w:t xml:space="preserve"> </w:t>
      </w:r>
      <w:r>
        <w:t>models for</w:t>
      </w:r>
      <w:r>
        <w:rPr>
          <w:spacing w:val="-3"/>
        </w:rPr>
        <w:t xml:space="preserve"> </w:t>
      </w:r>
      <w:r>
        <w:t>examining</w:t>
      </w:r>
      <w:r>
        <w:rPr>
          <w:spacing w:val="-5"/>
        </w:rPr>
        <w:t xml:space="preserve"> </w:t>
      </w:r>
      <w:r>
        <w:t>the effects</w:t>
      </w:r>
      <w:r>
        <w:rPr>
          <w:spacing w:val="-1"/>
        </w:rPr>
        <w:t xml:space="preserve"> </w:t>
      </w:r>
      <w:r>
        <w:rPr>
          <w:spacing w:val="-7"/>
        </w:rPr>
        <w:t>of</w:t>
      </w:r>
    </w:p>
    <w:p>
      <w:pPr>
        <w:pStyle w:val="6"/>
        <w:tabs>
          <w:tab w:val="left" w:pos="1440"/>
        </w:tabs>
        <w:spacing w:before="137"/>
        <w:ind w:left="720"/>
      </w:pPr>
      <w:r>
        <w:rPr>
          <w:spacing w:val="-5"/>
        </w:rPr>
        <w:t>587</w:t>
      </w:r>
      <w:r>
        <w:tab/>
      </w:r>
      <w:r>
        <w:t>abiotic</w:t>
      </w:r>
      <w:r>
        <w:rPr>
          <w:spacing w:val="-1"/>
        </w:rPr>
        <w:t xml:space="preserve"> </w:t>
      </w:r>
      <w:r>
        <w:t>and</w:t>
      </w:r>
      <w:r>
        <w:rPr>
          <w:spacing w:val="-1"/>
        </w:rPr>
        <w:t xml:space="preserve"> </w:t>
      </w:r>
      <w:r>
        <w:t>biotic factors</w:t>
      </w:r>
      <w:r>
        <w:rPr>
          <w:spacing w:val="1"/>
        </w:rPr>
        <w:t xml:space="preserve"> </w:t>
      </w:r>
      <w:r>
        <w:t>on</w:t>
      </w:r>
      <w:r>
        <w:rPr>
          <w:spacing w:val="-1"/>
        </w:rPr>
        <w:t xml:space="preserve"> </w:t>
      </w:r>
      <w:r>
        <w:t>pest</w:t>
      </w:r>
      <w:r>
        <w:rPr>
          <w:spacing w:val="-1"/>
        </w:rPr>
        <w:t xml:space="preserve"> </w:t>
      </w:r>
      <w:r>
        <w:t>consumption by</w:t>
      </w:r>
      <w:r>
        <w:rPr>
          <w:spacing w:val="-4"/>
        </w:rPr>
        <w:t xml:space="preserve"> </w:t>
      </w:r>
      <w:r>
        <w:t>spiders, ladybeetles,</w:t>
      </w:r>
      <w:r>
        <w:rPr>
          <w:spacing w:val="1"/>
        </w:rPr>
        <w:t xml:space="preserve"> </w:t>
      </w:r>
      <w:r>
        <w:t>and</w:t>
      </w:r>
      <w:r>
        <w:rPr>
          <w:spacing w:val="-1"/>
        </w:rPr>
        <w:t xml:space="preserve"> </w:t>
      </w:r>
      <w:r>
        <w:t>both</w:t>
      </w:r>
      <w:r>
        <w:rPr>
          <w:spacing w:val="1"/>
        </w:rPr>
        <w:t xml:space="preserve"> </w:t>
      </w:r>
      <w:r>
        <w:rPr>
          <w:spacing w:val="-2"/>
        </w:rPr>
        <w:t>predators.</w:t>
      </w:r>
    </w:p>
    <w:p>
      <w:pPr>
        <w:pStyle w:val="6"/>
        <w:spacing w:before="63"/>
      </w:pPr>
    </w:p>
    <w:p>
      <w:pPr>
        <w:pStyle w:val="6"/>
        <w:ind w:left="720"/>
      </w:pPr>
      <w:r>
        <w:rPr>
          <w:spacing w:val="-5"/>
        </w:rPr>
        <w:t>588</w:t>
      </w:r>
    </w:p>
    <w:p>
      <w:pPr>
        <w:pStyle w:val="6"/>
        <w:spacing w:before="62"/>
      </w:pPr>
    </w:p>
    <w:p>
      <w:pPr>
        <w:pStyle w:val="6"/>
        <w:ind w:left="720"/>
      </w:pPr>
      <w:r>
        <w:rPr>
          <w:spacing w:val="-5"/>
        </w:rPr>
        <w:t>589</w:t>
      </w:r>
    </w:p>
    <w:p>
      <w:pPr>
        <w:pStyle w:val="6"/>
        <w:spacing w:before="90"/>
        <w:rPr>
          <w:sz w:val="20"/>
        </w:rPr>
      </w:pPr>
      <w:r>
        <mc:AlternateContent>
          <mc:Choice Requires="wps">
            <w:drawing>
              <wp:anchor distT="0" distB="0" distL="0" distR="0" simplePos="0" relativeHeight="251698176" behindDoc="1" locked="0" layoutInCell="1" allowOverlap="1">
                <wp:simplePos x="0" y="0"/>
                <wp:positionH relativeFrom="page">
                  <wp:posOffset>1138555</wp:posOffset>
                </wp:positionH>
                <wp:positionV relativeFrom="paragraph">
                  <wp:posOffset>218440</wp:posOffset>
                </wp:positionV>
                <wp:extent cx="5496560" cy="12700"/>
                <wp:effectExtent l="0" t="0" r="0" b="0"/>
                <wp:wrapTopAndBottom/>
                <wp:docPr id="93" name="Graphic 93"/>
                <wp:cNvGraphicFramePr/>
                <a:graphic xmlns:a="http://schemas.openxmlformats.org/drawingml/2006/main">
                  <a:graphicData uri="http://schemas.microsoft.com/office/word/2010/wordprocessingShape">
                    <wps:wsp>
                      <wps:cNvSpPr/>
                      <wps:spPr>
                        <a:xfrm>
                          <a:off x="0" y="0"/>
                          <a:ext cx="5496560" cy="12700"/>
                        </a:xfrm>
                        <a:custGeom>
                          <a:avLst/>
                          <a:gdLst/>
                          <a:ahLst/>
                          <a:cxnLst/>
                          <a:rect l="l" t="t" r="r" b="b"/>
                          <a:pathLst>
                            <a:path w="5496560" h="12700">
                              <a:moveTo>
                                <a:pt x="1182560" y="0"/>
                              </a:moveTo>
                              <a:lnTo>
                                <a:pt x="1170432" y="0"/>
                              </a:lnTo>
                              <a:lnTo>
                                <a:pt x="0" y="0"/>
                              </a:lnTo>
                              <a:lnTo>
                                <a:pt x="0" y="12179"/>
                              </a:lnTo>
                              <a:lnTo>
                                <a:pt x="1170381" y="12179"/>
                              </a:lnTo>
                              <a:lnTo>
                                <a:pt x="1182560" y="12179"/>
                              </a:lnTo>
                              <a:lnTo>
                                <a:pt x="1182560" y="0"/>
                              </a:lnTo>
                              <a:close/>
                            </a:path>
                            <a:path w="5496560" h="12700">
                              <a:moveTo>
                                <a:pt x="2937319" y="0"/>
                              </a:moveTo>
                              <a:lnTo>
                                <a:pt x="2925140" y="0"/>
                              </a:lnTo>
                              <a:lnTo>
                                <a:pt x="1182573" y="0"/>
                              </a:lnTo>
                              <a:lnTo>
                                <a:pt x="1182573" y="12179"/>
                              </a:lnTo>
                              <a:lnTo>
                                <a:pt x="2925140" y="12179"/>
                              </a:lnTo>
                              <a:lnTo>
                                <a:pt x="2937319" y="12179"/>
                              </a:lnTo>
                              <a:lnTo>
                                <a:pt x="2937319" y="0"/>
                              </a:lnTo>
                              <a:close/>
                            </a:path>
                            <a:path w="5496560" h="12700">
                              <a:moveTo>
                                <a:pt x="3691699" y="0"/>
                              </a:moveTo>
                              <a:lnTo>
                                <a:pt x="2937332" y="0"/>
                              </a:lnTo>
                              <a:lnTo>
                                <a:pt x="2937332" y="12179"/>
                              </a:lnTo>
                              <a:lnTo>
                                <a:pt x="3691699" y="12179"/>
                              </a:lnTo>
                              <a:lnTo>
                                <a:pt x="3691699" y="0"/>
                              </a:lnTo>
                              <a:close/>
                            </a:path>
                            <a:path w="5496560" h="12700">
                              <a:moveTo>
                                <a:pt x="4597273" y="0"/>
                              </a:moveTo>
                              <a:lnTo>
                                <a:pt x="3703904" y="0"/>
                              </a:lnTo>
                              <a:lnTo>
                                <a:pt x="3691712" y="0"/>
                              </a:lnTo>
                              <a:lnTo>
                                <a:pt x="3691712" y="12179"/>
                              </a:lnTo>
                              <a:lnTo>
                                <a:pt x="3703904" y="12179"/>
                              </a:lnTo>
                              <a:lnTo>
                                <a:pt x="4597273" y="12179"/>
                              </a:lnTo>
                              <a:lnTo>
                                <a:pt x="4597273" y="0"/>
                              </a:lnTo>
                              <a:close/>
                            </a:path>
                            <a:path w="5496560" h="12700">
                              <a:moveTo>
                                <a:pt x="4609528" y="0"/>
                              </a:moveTo>
                              <a:lnTo>
                                <a:pt x="4597349" y="0"/>
                              </a:lnTo>
                              <a:lnTo>
                                <a:pt x="4597349" y="12179"/>
                              </a:lnTo>
                              <a:lnTo>
                                <a:pt x="4609528" y="12179"/>
                              </a:lnTo>
                              <a:lnTo>
                                <a:pt x="4609528" y="0"/>
                              </a:lnTo>
                              <a:close/>
                            </a:path>
                            <a:path w="5496560" h="12700">
                              <a:moveTo>
                                <a:pt x="5496509" y="0"/>
                              </a:moveTo>
                              <a:lnTo>
                                <a:pt x="4609541" y="0"/>
                              </a:lnTo>
                              <a:lnTo>
                                <a:pt x="4609541" y="12179"/>
                              </a:lnTo>
                              <a:lnTo>
                                <a:pt x="5496509" y="12179"/>
                              </a:lnTo>
                              <a:lnTo>
                                <a:pt x="5496509" y="0"/>
                              </a:lnTo>
                              <a:close/>
                            </a:path>
                          </a:pathLst>
                        </a:custGeom>
                        <a:solidFill>
                          <a:srgbClr val="000000"/>
                        </a:solidFill>
                      </wps:spPr>
                      <wps:bodyPr wrap="square" lIns="0" tIns="0" rIns="0" bIns="0" rtlCol="0">
                        <a:noAutofit/>
                      </wps:bodyPr>
                    </wps:wsp>
                  </a:graphicData>
                </a:graphic>
              </wp:anchor>
            </w:drawing>
          </mc:Choice>
          <mc:Fallback>
            <w:pict>
              <v:shape id="Graphic 93" o:spid="_x0000_s1026" o:spt="100" style="position:absolute;left:0pt;margin-left:89.65pt;margin-top:17.2pt;height:1pt;width:432.8pt;mso-position-horizontal-relative:page;mso-wrap-distance-bottom:0pt;mso-wrap-distance-top:0pt;z-index:-251618304;mso-width-relative:page;mso-height-relative:page;" fillcolor="#000000" filled="t" stroked="f" coordsize="5496560,12700" o:gfxdata="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&#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PoD2MzXAAAACgEAAA8AAAAAAAAAAQAgAAAAIgAAAGRy&#10;cy9kb3ducmV2LnhtbFBLAQIUABQAAAAIAIdO4kAPpHOs6gIAADULAAAOAAAAAAAAAAEAIAAAACYB&#10;AABkcnMvZTJvRG9jLnhtbFBLBQYAAAAABgAGAFkBAACCBgAAAAA=&#10;" path="m1182560,0l1170432,0,0,0,0,12179,1170381,12179,1182560,12179,1182560,0xem2937319,0l2925140,0,1182573,0,1182573,12179,2925140,12179,2937319,12179,2937319,0xem3691699,0l2937332,0,2937332,12179,3691699,12179,3691699,0xem4597273,0l3703904,0,3691712,0,3691712,12179,3703904,12179,4597273,12179,4597273,0xem4609528,0l4597349,0,4597349,12179,4609528,12179,4609528,0xem5496509,0l4609541,0,4609541,12179,5496509,12179,5496509,0xe">
                <v:fill on="t" focussize="0,0"/>
                <v:stroke on="f"/>
                <v:imagedata o:title=""/>
                <o:lock v:ext="edit" aspectratio="f"/>
                <v:textbox inset="0mm,0mm,0mm,0mm"/>
                <w10:wrap type="topAndBottom"/>
              </v:shape>
            </w:pict>
          </mc:Fallback>
        </mc:AlternateContent>
      </w:r>
    </w:p>
    <w:p>
      <w:pPr>
        <w:tabs>
          <w:tab w:val="left" w:pos="3744"/>
          <w:tab w:val="left" w:pos="6507"/>
          <w:tab w:val="left" w:pos="7935"/>
          <w:tab w:val="left" w:pos="9361"/>
        </w:tabs>
        <w:spacing w:before="80"/>
        <w:ind w:left="1901" w:right="0" w:firstLine="0"/>
        <w:jc w:val="left"/>
        <w:rPr>
          <w:i/>
          <w:sz w:val="22"/>
        </w:rPr>
      </w:pPr>
      <w:r>
        <w:rPr>
          <w:spacing w:val="-2"/>
          <w:sz w:val="22"/>
        </w:rPr>
        <w:t>Model</w:t>
      </w:r>
      <w:r>
        <w:rPr>
          <w:sz w:val="22"/>
        </w:rPr>
        <w:tab/>
      </w:r>
      <w:r>
        <w:rPr>
          <w:spacing w:val="-2"/>
          <w:sz w:val="22"/>
        </w:rPr>
        <w:t>Factor</w:t>
      </w:r>
      <w:r>
        <w:rPr>
          <w:sz w:val="22"/>
        </w:rPr>
        <w:tab/>
      </w:r>
      <w:r>
        <w:rPr>
          <w:i/>
          <w:spacing w:val="-4"/>
          <w:sz w:val="22"/>
        </w:rPr>
        <w:t>d.f.</w:t>
      </w:r>
      <w:r>
        <w:rPr>
          <w:i/>
          <w:sz w:val="22"/>
        </w:rPr>
        <w:tab/>
      </w:r>
      <w:r>
        <w:rPr>
          <w:i/>
          <w:spacing w:val="-5"/>
          <w:sz w:val="22"/>
        </w:rPr>
        <w:t>χ</w:t>
      </w:r>
      <w:r>
        <w:rPr>
          <w:spacing w:val="-5"/>
          <w:sz w:val="22"/>
          <w:vertAlign w:val="superscript"/>
        </w:rPr>
        <w:t>2</w:t>
      </w:r>
      <w:r>
        <w:rPr>
          <w:sz w:val="22"/>
          <w:vertAlign w:val="baseline"/>
        </w:rPr>
        <w:tab/>
      </w:r>
      <w:r>
        <w:rPr>
          <w:i/>
          <w:spacing w:val="-10"/>
          <w:sz w:val="22"/>
          <w:vertAlign w:val="baseline"/>
        </w:rPr>
        <w:t>P</w:t>
      </w:r>
    </w:p>
    <w:p>
      <w:pPr>
        <w:pStyle w:val="6"/>
        <w:spacing w:before="9"/>
        <w:rPr>
          <w:i/>
          <w:sz w:val="8"/>
        </w:rPr>
      </w:pPr>
    </w:p>
    <w:tbl>
      <w:tblPr>
        <w:tblStyle w:val="5"/>
        <w:tblW w:w="0" w:type="auto"/>
        <w:tblInd w:w="18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81"/>
        <w:gridCol w:w="2532"/>
        <w:gridCol w:w="1161"/>
        <w:gridCol w:w="1565"/>
        <w:gridCol w:w="17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5" w:hRule="atLeast"/>
        </w:trPr>
        <w:tc>
          <w:tcPr>
            <w:tcW w:w="1681" w:type="dxa"/>
            <w:tcBorders>
              <w:top w:val="single" w:color="000000" w:sz="8" w:space="0"/>
            </w:tcBorders>
          </w:tcPr>
          <w:p>
            <w:pPr>
              <w:pStyle w:val="11"/>
              <w:spacing w:before="82"/>
              <w:ind w:left="107"/>
              <w:jc w:val="left"/>
              <w:rPr>
                <w:rFonts w:ascii="Times New Roman"/>
                <w:sz w:val="22"/>
              </w:rPr>
            </w:pPr>
            <w:r>
              <w:rPr>
                <w:rFonts w:ascii="Times New Roman"/>
                <w:sz w:val="22"/>
              </w:rPr>
              <w:t>Both</w:t>
            </w:r>
            <w:r>
              <w:rPr>
                <w:rFonts w:ascii="Times New Roman"/>
                <w:spacing w:val="-1"/>
                <w:sz w:val="22"/>
              </w:rPr>
              <w:t xml:space="preserve"> </w:t>
            </w:r>
            <w:r>
              <w:rPr>
                <w:rFonts w:ascii="Times New Roman"/>
                <w:spacing w:val="-2"/>
                <w:sz w:val="22"/>
              </w:rPr>
              <w:t>predators</w:t>
            </w:r>
          </w:p>
        </w:tc>
        <w:tc>
          <w:tcPr>
            <w:tcW w:w="2532" w:type="dxa"/>
            <w:tcBorders>
              <w:top w:val="single" w:color="000000" w:sz="8" w:space="0"/>
            </w:tcBorders>
          </w:tcPr>
          <w:p>
            <w:pPr>
              <w:pStyle w:val="11"/>
              <w:spacing w:before="82"/>
              <w:ind w:left="270"/>
              <w:jc w:val="left"/>
              <w:rPr>
                <w:rFonts w:ascii="Times New Roman"/>
                <w:sz w:val="22"/>
              </w:rPr>
            </w:pPr>
            <w:r>
              <w:rPr>
                <w:rFonts w:ascii="Times New Roman"/>
                <w:spacing w:val="-4"/>
                <w:sz w:val="22"/>
              </w:rPr>
              <w:t>Year</w:t>
            </w:r>
          </w:p>
        </w:tc>
        <w:tc>
          <w:tcPr>
            <w:tcW w:w="1161" w:type="dxa"/>
            <w:tcBorders>
              <w:top w:val="single" w:color="000000" w:sz="8" w:space="0"/>
            </w:tcBorders>
          </w:tcPr>
          <w:p>
            <w:pPr>
              <w:pStyle w:val="11"/>
              <w:spacing w:before="82"/>
              <w:ind w:right="45"/>
              <w:rPr>
                <w:rFonts w:ascii="Times New Roman"/>
                <w:sz w:val="22"/>
              </w:rPr>
            </w:pPr>
            <w:r>
              <w:rPr>
                <w:rFonts w:ascii="Times New Roman"/>
                <w:spacing w:val="-10"/>
                <w:sz w:val="22"/>
              </w:rPr>
              <w:t>2</w:t>
            </w:r>
          </w:p>
        </w:tc>
        <w:tc>
          <w:tcPr>
            <w:tcW w:w="1565" w:type="dxa"/>
            <w:tcBorders>
              <w:top w:val="single" w:color="000000" w:sz="8" w:space="0"/>
            </w:tcBorders>
          </w:tcPr>
          <w:p>
            <w:pPr>
              <w:pStyle w:val="11"/>
              <w:spacing w:before="82"/>
              <w:ind w:left="547"/>
              <w:jc w:val="left"/>
              <w:rPr>
                <w:rFonts w:ascii="Times New Roman"/>
                <w:sz w:val="22"/>
              </w:rPr>
            </w:pPr>
            <w:r>
              <w:rPr>
                <w:rFonts w:ascii="Times New Roman"/>
                <w:spacing w:val="-4"/>
                <w:sz w:val="22"/>
              </w:rPr>
              <w:t>8.00</w:t>
            </w:r>
          </w:p>
        </w:tc>
        <w:tc>
          <w:tcPr>
            <w:tcW w:w="1717" w:type="dxa"/>
            <w:tcBorders>
              <w:top w:val="single" w:color="000000" w:sz="8" w:space="0"/>
            </w:tcBorders>
          </w:tcPr>
          <w:p>
            <w:pPr>
              <w:pStyle w:val="11"/>
              <w:spacing w:before="82"/>
              <w:ind w:left="408"/>
              <w:jc w:val="left"/>
              <w:rPr>
                <w:rFonts w:ascii="Times New Roman"/>
                <w:sz w:val="22"/>
              </w:rPr>
            </w:pPr>
            <w:r>
              <w:rPr>
                <w:rFonts w:ascii="Times New Roman"/>
                <w:spacing w:val="-4"/>
                <w:sz w:val="22"/>
              </w:rP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5" w:hRule="atLeast"/>
        </w:trPr>
        <w:tc>
          <w:tcPr>
            <w:tcW w:w="1681" w:type="dxa"/>
          </w:tcPr>
          <w:p>
            <w:pPr>
              <w:pStyle w:val="11"/>
              <w:spacing w:before="0"/>
              <w:jc w:val="left"/>
              <w:rPr>
                <w:rFonts w:ascii="Times New Roman"/>
                <w:sz w:val="22"/>
              </w:rPr>
            </w:pPr>
          </w:p>
        </w:tc>
        <w:tc>
          <w:tcPr>
            <w:tcW w:w="2532" w:type="dxa"/>
          </w:tcPr>
          <w:p>
            <w:pPr>
              <w:pStyle w:val="11"/>
              <w:spacing w:before="81"/>
              <w:ind w:left="270"/>
              <w:jc w:val="left"/>
              <w:rPr>
                <w:rFonts w:ascii="Times New Roman"/>
                <w:sz w:val="22"/>
              </w:rPr>
            </w:pPr>
            <w:r>
              <w:rPr>
                <w:rFonts w:ascii="Times New Roman"/>
                <w:sz w:val="22"/>
              </w:rPr>
              <w:t>Farm</w:t>
            </w:r>
            <w:r>
              <w:rPr>
                <w:rFonts w:ascii="Times New Roman"/>
                <w:spacing w:val="-4"/>
                <w:sz w:val="22"/>
              </w:rPr>
              <w:t xml:space="preserve"> type</w:t>
            </w:r>
          </w:p>
        </w:tc>
        <w:tc>
          <w:tcPr>
            <w:tcW w:w="1161" w:type="dxa"/>
          </w:tcPr>
          <w:p>
            <w:pPr>
              <w:pStyle w:val="11"/>
              <w:spacing w:before="81"/>
              <w:ind w:right="45"/>
              <w:rPr>
                <w:rFonts w:ascii="Times New Roman"/>
                <w:sz w:val="22"/>
              </w:rPr>
            </w:pPr>
            <w:r>
              <w:rPr>
                <w:rFonts w:ascii="Times New Roman"/>
                <w:spacing w:val="-10"/>
                <w:sz w:val="22"/>
              </w:rPr>
              <w:t>1</w:t>
            </w:r>
          </w:p>
        </w:tc>
        <w:tc>
          <w:tcPr>
            <w:tcW w:w="1565" w:type="dxa"/>
          </w:tcPr>
          <w:p>
            <w:pPr>
              <w:pStyle w:val="11"/>
              <w:spacing w:before="81"/>
              <w:ind w:left="547"/>
              <w:jc w:val="left"/>
              <w:rPr>
                <w:rFonts w:ascii="Times New Roman"/>
                <w:sz w:val="22"/>
              </w:rPr>
            </w:pPr>
            <w:r>
              <w:rPr>
                <w:rFonts w:ascii="Times New Roman"/>
                <w:spacing w:val="-4"/>
                <w:sz w:val="22"/>
              </w:rPr>
              <w:t>7.29</w:t>
            </w:r>
          </w:p>
        </w:tc>
        <w:tc>
          <w:tcPr>
            <w:tcW w:w="1717" w:type="dxa"/>
          </w:tcPr>
          <w:p>
            <w:pPr>
              <w:pStyle w:val="11"/>
              <w:spacing w:before="81"/>
              <w:ind w:left="408"/>
              <w:jc w:val="left"/>
              <w:rPr>
                <w:rFonts w:ascii="Times New Roman"/>
                <w:sz w:val="22"/>
              </w:rPr>
            </w:pPr>
            <w:r>
              <w:rPr>
                <w:rFonts w:ascii="Times New Roman"/>
                <w:spacing w:val="-4"/>
                <w:sz w:val="22"/>
              </w:rPr>
              <w:t>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5" w:hRule="atLeast"/>
        </w:trPr>
        <w:tc>
          <w:tcPr>
            <w:tcW w:w="1681" w:type="dxa"/>
          </w:tcPr>
          <w:p>
            <w:pPr>
              <w:pStyle w:val="11"/>
              <w:spacing w:before="0"/>
              <w:jc w:val="left"/>
              <w:rPr>
                <w:rFonts w:ascii="Times New Roman"/>
                <w:sz w:val="22"/>
              </w:rPr>
            </w:pPr>
          </w:p>
        </w:tc>
        <w:tc>
          <w:tcPr>
            <w:tcW w:w="2532" w:type="dxa"/>
          </w:tcPr>
          <w:p>
            <w:pPr>
              <w:pStyle w:val="11"/>
              <w:spacing w:before="82"/>
              <w:ind w:left="270"/>
              <w:jc w:val="left"/>
              <w:rPr>
                <w:rFonts w:ascii="Times New Roman"/>
                <w:sz w:val="22"/>
              </w:rPr>
            </w:pPr>
            <w:r>
              <w:rPr>
                <w:rFonts w:ascii="Times New Roman"/>
                <w:sz w:val="22"/>
              </w:rPr>
              <w:t>Crop</w:t>
            </w:r>
            <w:r>
              <w:rPr>
                <w:rFonts w:ascii="Times New Roman"/>
                <w:spacing w:val="-1"/>
                <w:sz w:val="22"/>
              </w:rPr>
              <w:t xml:space="preserve"> </w:t>
            </w:r>
            <w:r>
              <w:rPr>
                <w:rFonts w:ascii="Times New Roman"/>
                <w:spacing w:val="-2"/>
                <w:sz w:val="22"/>
              </w:rPr>
              <w:t>stage</w:t>
            </w:r>
          </w:p>
        </w:tc>
        <w:tc>
          <w:tcPr>
            <w:tcW w:w="1161" w:type="dxa"/>
          </w:tcPr>
          <w:p>
            <w:pPr>
              <w:pStyle w:val="11"/>
              <w:spacing w:before="82"/>
              <w:ind w:right="45"/>
              <w:rPr>
                <w:rFonts w:ascii="Times New Roman"/>
                <w:sz w:val="22"/>
              </w:rPr>
            </w:pPr>
            <w:r>
              <w:rPr>
                <w:rFonts w:ascii="Times New Roman"/>
                <w:spacing w:val="-10"/>
                <w:sz w:val="22"/>
              </w:rPr>
              <w:t>2</w:t>
            </w:r>
          </w:p>
        </w:tc>
        <w:tc>
          <w:tcPr>
            <w:tcW w:w="1565" w:type="dxa"/>
          </w:tcPr>
          <w:p>
            <w:pPr>
              <w:pStyle w:val="11"/>
              <w:spacing w:before="82"/>
              <w:ind w:left="547"/>
              <w:jc w:val="left"/>
              <w:rPr>
                <w:rFonts w:ascii="Times New Roman"/>
                <w:sz w:val="22"/>
              </w:rPr>
            </w:pPr>
            <w:r>
              <w:rPr>
                <w:rFonts w:ascii="Times New Roman"/>
                <w:spacing w:val="-2"/>
                <w:sz w:val="22"/>
              </w:rPr>
              <w:t>249.84</w:t>
            </w:r>
          </w:p>
        </w:tc>
        <w:tc>
          <w:tcPr>
            <w:tcW w:w="1717" w:type="dxa"/>
          </w:tcPr>
          <w:p>
            <w:pPr>
              <w:pStyle w:val="11"/>
              <w:spacing w:before="82"/>
              <w:ind w:left="408"/>
              <w:jc w:val="left"/>
              <w:rPr>
                <w:rFonts w:ascii="Times New Roman"/>
                <w:sz w:val="22"/>
              </w:rPr>
            </w:pPr>
            <w:r>
              <w:rPr>
                <w:rFonts w:ascii="Times New Roman"/>
                <w:sz w:val="22"/>
              </w:rPr>
              <w:t xml:space="preserve">&lt; </w:t>
            </w:r>
            <w:r>
              <w:rPr>
                <w:rFonts w:ascii="Times New Roman"/>
                <w:spacing w:val="-2"/>
                <w:sz w:val="22"/>
              </w:rPr>
              <w:t>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681" w:type="dxa"/>
          </w:tcPr>
          <w:p>
            <w:pPr>
              <w:pStyle w:val="11"/>
              <w:spacing w:before="0"/>
              <w:jc w:val="left"/>
              <w:rPr>
                <w:rFonts w:ascii="Times New Roman"/>
                <w:sz w:val="22"/>
              </w:rPr>
            </w:pPr>
          </w:p>
        </w:tc>
        <w:tc>
          <w:tcPr>
            <w:tcW w:w="2532" w:type="dxa"/>
          </w:tcPr>
          <w:p>
            <w:pPr>
              <w:pStyle w:val="11"/>
              <w:spacing w:before="81" w:line="233" w:lineRule="exact"/>
              <w:ind w:left="270"/>
              <w:jc w:val="left"/>
              <w:rPr>
                <w:rFonts w:ascii="Times New Roman"/>
                <w:sz w:val="22"/>
              </w:rPr>
            </w:pPr>
            <w:r>
              <w:rPr>
                <w:rFonts w:ascii="Times New Roman"/>
                <w:sz w:val="22"/>
              </w:rPr>
              <w:t>Percent</w:t>
            </w:r>
            <w:r>
              <w:rPr>
                <w:rFonts w:ascii="Times New Roman"/>
                <w:spacing w:val="-4"/>
                <w:sz w:val="22"/>
              </w:rPr>
              <w:t xml:space="preserve"> </w:t>
            </w:r>
            <w:r>
              <w:rPr>
                <w:rFonts w:ascii="Times New Roman"/>
                <w:sz w:val="22"/>
              </w:rPr>
              <w:t>forest</w:t>
            </w:r>
            <w:r>
              <w:rPr>
                <w:rFonts w:ascii="Times New Roman"/>
                <w:spacing w:val="-4"/>
                <w:sz w:val="22"/>
              </w:rPr>
              <w:t xml:space="preserve"> </w:t>
            </w:r>
            <w:r>
              <w:rPr>
                <w:rFonts w:ascii="Times New Roman"/>
                <w:spacing w:val="-2"/>
                <w:sz w:val="22"/>
              </w:rPr>
              <w:t>cover</w:t>
            </w:r>
          </w:p>
        </w:tc>
        <w:tc>
          <w:tcPr>
            <w:tcW w:w="1161" w:type="dxa"/>
          </w:tcPr>
          <w:p>
            <w:pPr>
              <w:pStyle w:val="11"/>
              <w:spacing w:before="81" w:line="233" w:lineRule="exact"/>
              <w:ind w:right="45"/>
              <w:rPr>
                <w:rFonts w:ascii="Times New Roman"/>
                <w:sz w:val="22"/>
              </w:rPr>
            </w:pPr>
            <w:r>
              <w:rPr>
                <w:rFonts w:ascii="Times New Roman"/>
                <w:spacing w:val="-10"/>
                <w:sz w:val="22"/>
              </w:rPr>
              <w:t>1</w:t>
            </w:r>
          </w:p>
        </w:tc>
        <w:tc>
          <w:tcPr>
            <w:tcW w:w="1565" w:type="dxa"/>
          </w:tcPr>
          <w:p>
            <w:pPr>
              <w:pStyle w:val="11"/>
              <w:spacing w:before="81" w:line="233" w:lineRule="exact"/>
              <w:ind w:left="547"/>
              <w:jc w:val="left"/>
              <w:rPr>
                <w:rFonts w:ascii="Times New Roman"/>
                <w:sz w:val="22"/>
              </w:rPr>
            </w:pPr>
            <w:r>
              <w:rPr>
                <w:rFonts w:ascii="Times New Roman"/>
                <w:spacing w:val="-4"/>
                <w:sz w:val="22"/>
              </w:rPr>
              <w:t>0.06</w:t>
            </w:r>
          </w:p>
        </w:tc>
        <w:tc>
          <w:tcPr>
            <w:tcW w:w="1717" w:type="dxa"/>
          </w:tcPr>
          <w:p>
            <w:pPr>
              <w:pStyle w:val="11"/>
              <w:spacing w:before="81" w:line="233" w:lineRule="exact"/>
              <w:ind w:left="408"/>
              <w:jc w:val="left"/>
              <w:rPr>
                <w:rFonts w:ascii="Times New Roman"/>
                <w:sz w:val="22"/>
              </w:rPr>
            </w:pPr>
            <w:r>
              <w:rPr>
                <w:rFonts w:ascii="Times New Roman"/>
                <w:spacing w:val="-4"/>
                <w:sz w:val="22"/>
              </w:rPr>
              <w:t>0.80</w:t>
            </w:r>
          </w:p>
        </w:tc>
      </w:tr>
    </w:tbl>
    <w:p>
      <w:pPr>
        <w:spacing w:after="0" w:line="233" w:lineRule="exact"/>
        <w:jc w:val="left"/>
        <w:rPr>
          <w:rFonts w:ascii="Times New Roman"/>
          <w:sz w:val="22"/>
        </w:rPr>
        <w:sectPr>
          <w:pgSz w:w="12240" w:h="15840"/>
          <w:pgMar w:top="1360" w:right="60" w:bottom="1240" w:left="0" w:header="0" w:footer="1056" w:gutter="0"/>
          <w:cols w:space="720" w:num="1"/>
        </w:sectPr>
      </w:pPr>
    </w:p>
    <w:p>
      <w:pPr>
        <w:spacing w:before="76"/>
        <w:ind w:left="3744" w:right="0" w:firstLine="0"/>
        <w:jc w:val="left"/>
        <w:rPr>
          <w:sz w:val="22"/>
        </w:rPr>
      </w:pPr>
      <w:r>
        <w:rPr>
          <w:sz w:val="22"/>
        </w:rPr>
        <w:t>Relative</w:t>
      </w:r>
      <w:r>
        <w:rPr>
          <w:spacing w:val="40"/>
          <w:sz w:val="22"/>
        </w:rPr>
        <w:t xml:space="preserve"> </w:t>
      </w:r>
      <w:r>
        <w:rPr>
          <w:sz w:val="22"/>
        </w:rPr>
        <w:t>abundance</w:t>
      </w:r>
      <w:r>
        <w:rPr>
          <w:spacing w:val="40"/>
          <w:sz w:val="22"/>
        </w:rPr>
        <w:t xml:space="preserve"> </w:t>
      </w:r>
      <w:r>
        <w:rPr>
          <w:sz w:val="22"/>
        </w:rPr>
        <w:t>of</w:t>
      </w:r>
      <w:r>
        <w:rPr>
          <w:spacing w:val="40"/>
          <w:sz w:val="22"/>
        </w:rPr>
        <w:t xml:space="preserve"> </w:t>
      </w:r>
      <w:r>
        <w:rPr>
          <w:sz w:val="22"/>
        </w:rPr>
        <w:t xml:space="preserve">rice </w:t>
      </w:r>
      <w:r>
        <w:rPr>
          <w:spacing w:val="-2"/>
          <w:sz w:val="22"/>
        </w:rPr>
        <w:t>herbivores</w:t>
      </w:r>
    </w:p>
    <w:p>
      <w:pPr>
        <w:tabs>
          <w:tab w:val="left" w:pos="1386"/>
          <w:tab w:val="left" w:pos="2813"/>
        </w:tabs>
        <w:spacing w:before="204"/>
        <w:ind w:left="179" w:right="0" w:firstLine="0"/>
        <w:jc w:val="left"/>
        <w:rPr>
          <w:sz w:val="22"/>
        </w:rPr>
      </w:pPr>
      <w:r>
        <w:br w:type="column"/>
      </w:r>
      <w:r>
        <w:rPr>
          <w:spacing w:val="-10"/>
          <w:sz w:val="22"/>
        </w:rPr>
        <w:t>1</w:t>
      </w:r>
      <w:r>
        <w:rPr>
          <w:sz w:val="22"/>
        </w:rPr>
        <w:tab/>
      </w:r>
      <w:r>
        <w:rPr>
          <w:spacing w:val="-4"/>
          <w:sz w:val="22"/>
        </w:rPr>
        <w:t>0.56</w:t>
      </w:r>
      <w:r>
        <w:rPr>
          <w:sz w:val="22"/>
        </w:rPr>
        <w:tab/>
      </w:r>
      <w:r>
        <w:rPr>
          <w:spacing w:val="-4"/>
          <w:sz w:val="22"/>
        </w:rPr>
        <w:t>0.46</w:t>
      </w:r>
    </w:p>
    <w:p>
      <w:pPr>
        <w:spacing w:after="0"/>
        <w:jc w:val="left"/>
        <w:rPr>
          <w:sz w:val="22"/>
        </w:rPr>
        <w:sectPr>
          <w:type w:val="continuous"/>
          <w:pgSz w:w="12240" w:h="15840"/>
          <w:pgMar w:top="620" w:right="60" w:bottom="560" w:left="0" w:header="0" w:footer="1056" w:gutter="0"/>
          <w:cols w:equalWidth="0" w:num="2">
            <w:col w:w="6289" w:space="40"/>
            <w:col w:w="5851"/>
          </w:cols>
        </w:sectPr>
      </w:pPr>
    </w:p>
    <w:p>
      <w:pPr>
        <w:tabs>
          <w:tab w:val="left" w:pos="3744"/>
          <w:tab w:val="left" w:pos="6507"/>
          <w:tab w:val="left" w:pos="7714"/>
          <w:tab w:val="right" w:pos="9527"/>
        </w:tabs>
        <w:spacing w:before="87"/>
        <w:ind w:left="1901" w:right="0" w:firstLine="0"/>
        <w:jc w:val="left"/>
        <w:rPr>
          <w:sz w:val="22"/>
        </w:rPr>
      </w:pPr>
      <w:r>
        <w:rPr>
          <w:spacing w:val="-2"/>
          <w:sz w:val="22"/>
        </w:rPr>
        <w:t>Spiders</w:t>
      </w:r>
      <w:r>
        <w:rPr>
          <w:sz w:val="22"/>
        </w:rPr>
        <w:tab/>
      </w:r>
      <w:r>
        <w:rPr>
          <w:spacing w:val="-4"/>
          <w:sz w:val="22"/>
        </w:rPr>
        <w:t>Year</w:t>
      </w:r>
      <w:r>
        <w:rPr>
          <w:sz w:val="22"/>
        </w:rPr>
        <w:tab/>
      </w:r>
      <w:r>
        <w:rPr>
          <w:spacing w:val="-10"/>
          <w:sz w:val="22"/>
        </w:rPr>
        <w:t>2</w:t>
      </w:r>
      <w:r>
        <w:rPr>
          <w:sz w:val="22"/>
        </w:rPr>
        <w:tab/>
      </w:r>
      <w:r>
        <w:rPr>
          <w:spacing w:val="-4"/>
          <w:sz w:val="22"/>
        </w:rPr>
        <w:t>9.30</w:t>
      </w:r>
      <w:r>
        <w:rPr>
          <w:sz w:val="22"/>
        </w:rPr>
        <w:tab/>
      </w:r>
      <w:r>
        <w:rPr>
          <w:spacing w:val="-4"/>
          <w:sz w:val="22"/>
        </w:rPr>
        <w:t>0.01</w:t>
      </w:r>
    </w:p>
    <w:p>
      <w:pPr>
        <w:tabs>
          <w:tab w:val="left" w:pos="6507"/>
          <w:tab w:val="left" w:pos="7714"/>
          <w:tab w:val="right" w:pos="9527"/>
        </w:tabs>
        <w:spacing w:before="172"/>
        <w:ind w:left="3744" w:right="0" w:firstLine="0"/>
        <w:jc w:val="left"/>
        <w:rPr>
          <w:sz w:val="22"/>
        </w:rPr>
      </w:pPr>
      <w:r>
        <w:rPr>
          <w:sz w:val="22"/>
        </w:rPr>
        <w:t>Farm</w:t>
      </w:r>
      <w:r>
        <w:rPr>
          <w:spacing w:val="-4"/>
          <w:sz w:val="22"/>
        </w:rPr>
        <w:t xml:space="preserve"> type</w:t>
      </w:r>
      <w:r>
        <w:rPr>
          <w:sz w:val="22"/>
        </w:rPr>
        <w:tab/>
      </w:r>
      <w:r>
        <w:rPr>
          <w:spacing w:val="-10"/>
          <w:sz w:val="22"/>
        </w:rPr>
        <w:t>1</w:t>
      </w:r>
      <w:r>
        <w:rPr>
          <w:sz w:val="22"/>
        </w:rPr>
        <w:tab/>
      </w:r>
      <w:r>
        <w:rPr>
          <w:spacing w:val="-4"/>
          <w:sz w:val="22"/>
        </w:rPr>
        <w:t>4.93</w:t>
      </w:r>
      <w:r>
        <w:rPr>
          <w:sz w:val="22"/>
        </w:rPr>
        <w:tab/>
      </w:r>
      <w:r>
        <w:rPr>
          <w:spacing w:val="-4"/>
          <w:sz w:val="22"/>
        </w:rPr>
        <w:t>0.03</w:t>
      </w:r>
    </w:p>
    <w:p>
      <w:pPr>
        <w:tabs>
          <w:tab w:val="left" w:pos="6507"/>
          <w:tab w:val="left" w:pos="7714"/>
          <w:tab w:val="left" w:pos="9141"/>
        </w:tabs>
        <w:spacing w:before="172"/>
        <w:ind w:left="3744" w:right="0" w:firstLine="0"/>
        <w:jc w:val="left"/>
        <w:rPr>
          <w:sz w:val="22"/>
        </w:rPr>
      </w:pPr>
      <w:r>
        <w:rPr>
          <w:sz w:val="22"/>
        </w:rPr>
        <w:t>Crop</w:t>
      </w:r>
      <w:r>
        <w:rPr>
          <w:spacing w:val="-1"/>
          <w:sz w:val="22"/>
        </w:rPr>
        <w:t xml:space="preserve"> </w:t>
      </w:r>
      <w:r>
        <w:rPr>
          <w:spacing w:val="-2"/>
          <w:sz w:val="22"/>
        </w:rPr>
        <w:t>stage</w:t>
      </w:r>
      <w:r>
        <w:rPr>
          <w:sz w:val="22"/>
        </w:rPr>
        <w:tab/>
      </w:r>
      <w:r>
        <w:rPr>
          <w:spacing w:val="-10"/>
          <w:sz w:val="22"/>
        </w:rPr>
        <w:t>2</w:t>
      </w:r>
      <w:r>
        <w:rPr>
          <w:sz w:val="22"/>
        </w:rPr>
        <w:tab/>
      </w:r>
      <w:r>
        <w:rPr>
          <w:spacing w:val="-2"/>
          <w:sz w:val="22"/>
        </w:rPr>
        <w:t>119.01</w:t>
      </w:r>
      <w:r>
        <w:rPr>
          <w:sz w:val="22"/>
        </w:rPr>
        <w:tab/>
      </w:r>
      <w:r>
        <w:rPr>
          <w:sz w:val="22"/>
        </w:rPr>
        <w:t xml:space="preserve">&lt; </w:t>
      </w:r>
      <w:r>
        <w:rPr>
          <w:spacing w:val="-2"/>
          <w:sz w:val="22"/>
        </w:rPr>
        <w:t>0.001</w:t>
      </w:r>
    </w:p>
    <w:p>
      <w:pPr>
        <w:tabs>
          <w:tab w:val="left" w:pos="6507"/>
          <w:tab w:val="left" w:pos="7714"/>
          <w:tab w:val="right" w:pos="9527"/>
        </w:tabs>
        <w:spacing w:before="172"/>
        <w:ind w:left="3744" w:right="0" w:firstLine="0"/>
        <w:jc w:val="left"/>
        <w:rPr>
          <w:sz w:val="22"/>
        </w:rPr>
      </w:pPr>
      <w:r>
        <w:rPr>
          <w:sz w:val="22"/>
        </w:rPr>
        <w:t>Percent</w:t>
      </w:r>
      <w:r>
        <w:rPr>
          <w:spacing w:val="-4"/>
          <w:sz w:val="22"/>
        </w:rPr>
        <w:t xml:space="preserve"> </w:t>
      </w:r>
      <w:r>
        <w:rPr>
          <w:sz w:val="22"/>
        </w:rPr>
        <w:t>forest</w:t>
      </w:r>
      <w:r>
        <w:rPr>
          <w:spacing w:val="-4"/>
          <w:sz w:val="22"/>
        </w:rPr>
        <w:t xml:space="preserve"> </w:t>
      </w:r>
      <w:r>
        <w:rPr>
          <w:spacing w:val="-2"/>
          <w:sz w:val="22"/>
        </w:rPr>
        <w:t>cover</w:t>
      </w:r>
      <w:r>
        <w:rPr>
          <w:sz w:val="22"/>
        </w:rPr>
        <w:tab/>
      </w:r>
      <w:r>
        <w:rPr>
          <w:spacing w:val="-10"/>
          <w:sz w:val="22"/>
        </w:rPr>
        <w:t>1</w:t>
      </w:r>
      <w:r>
        <w:rPr>
          <w:sz w:val="22"/>
        </w:rPr>
        <w:tab/>
      </w:r>
      <w:r>
        <w:rPr>
          <w:spacing w:val="-4"/>
          <w:sz w:val="22"/>
        </w:rPr>
        <w:t>0.12</w:t>
      </w:r>
      <w:r>
        <w:rPr>
          <w:sz w:val="22"/>
        </w:rPr>
        <w:tab/>
      </w:r>
      <w:r>
        <w:rPr>
          <w:spacing w:val="-4"/>
          <w:sz w:val="22"/>
        </w:rPr>
        <w:t>0.73</w:t>
      </w:r>
    </w:p>
    <w:p>
      <w:pPr>
        <w:spacing w:after="0"/>
        <w:jc w:val="left"/>
        <w:rPr>
          <w:sz w:val="22"/>
        </w:rPr>
        <w:sectPr>
          <w:type w:val="continuous"/>
          <w:pgSz w:w="12240" w:h="15840"/>
          <w:pgMar w:top="620" w:right="60" w:bottom="560" w:left="0" w:header="0" w:footer="1056" w:gutter="0"/>
          <w:cols w:space="720" w:num="1"/>
        </w:sectPr>
      </w:pPr>
    </w:p>
    <w:p>
      <w:pPr>
        <w:spacing w:before="85"/>
        <w:ind w:left="3744" w:right="0" w:firstLine="0"/>
        <w:jc w:val="left"/>
        <w:rPr>
          <w:sz w:val="22"/>
        </w:rPr>
      </w:pPr>
      <w:r>
        <w:rPr>
          <w:sz w:val="22"/>
        </w:rPr>
        <w:t>Relative</w:t>
      </w:r>
      <w:r>
        <w:rPr>
          <w:spacing w:val="40"/>
          <w:sz w:val="22"/>
        </w:rPr>
        <w:t xml:space="preserve"> </w:t>
      </w:r>
      <w:r>
        <w:rPr>
          <w:sz w:val="22"/>
        </w:rPr>
        <w:t>abundance</w:t>
      </w:r>
      <w:r>
        <w:rPr>
          <w:spacing w:val="40"/>
          <w:sz w:val="22"/>
        </w:rPr>
        <w:t xml:space="preserve"> </w:t>
      </w:r>
      <w:r>
        <w:rPr>
          <w:sz w:val="22"/>
        </w:rPr>
        <w:t>of</w:t>
      </w:r>
      <w:r>
        <w:rPr>
          <w:spacing w:val="40"/>
          <w:sz w:val="22"/>
        </w:rPr>
        <w:t xml:space="preserve"> </w:t>
      </w:r>
      <w:r>
        <w:rPr>
          <w:sz w:val="22"/>
        </w:rPr>
        <w:t xml:space="preserve">rice </w:t>
      </w:r>
      <w:r>
        <w:rPr>
          <w:spacing w:val="-2"/>
          <w:sz w:val="22"/>
        </w:rPr>
        <w:t>herbivores</w:t>
      </w:r>
    </w:p>
    <w:p>
      <w:pPr>
        <w:tabs>
          <w:tab w:val="left" w:pos="1386"/>
          <w:tab w:val="left" w:pos="2813"/>
        </w:tabs>
        <w:spacing w:before="213"/>
        <w:ind w:left="179" w:right="0" w:firstLine="0"/>
        <w:jc w:val="left"/>
        <w:rPr>
          <w:sz w:val="22"/>
        </w:rPr>
      </w:pPr>
      <w:r>
        <w:br w:type="column"/>
      </w:r>
      <w:r>
        <w:rPr>
          <w:spacing w:val="-10"/>
          <w:sz w:val="22"/>
        </w:rPr>
        <w:t>1</w:t>
      </w:r>
      <w:r>
        <w:rPr>
          <w:sz w:val="22"/>
        </w:rPr>
        <w:tab/>
      </w:r>
      <w:r>
        <w:rPr>
          <w:spacing w:val="-4"/>
          <w:sz w:val="22"/>
        </w:rPr>
        <w:t>0.58</w:t>
      </w:r>
      <w:r>
        <w:rPr>
          <w:sz w:val="22"/>
        </w:rPr>
        <w:tab/>
      </w:r>
      <w:r>
        <w:rPr>
          <w:spacing w:val="-4"/>
          <w:sz w:val="22"/>
        </w:rPr>
        <w:t>0.45</w:t>
      </w:r>
    </w:p>
    <w:p>
      <w:pPr>
        <w:spacing w:after="0"/>
        <w:jc w:val="left"/>
        <w:rPr>
          <w:sz w:val="22"/>
        </w:rPr>
        <w:sectPr>
          <w:type w:val="continuous"/>
          <w:pgSz w:w="12240" w:h="15840"/>
          <w:pgMar w:top="620" w:right="60" w:bottom="560" w:left="0" w:header="0" w:footer="1056" w:gutter="0"/>
          <w:cols w:equalWidth="0" w:num="2">
            <w:col w:w="6289" w:space="40"/>
            <w:col w:w="5851"/>
          </w:cols>
        </w:sectPr>
      </w:pPr>
    </w:p>
    <w:p>
      <w:pPr>
        <w:tabs>
          <w:tab w:val="left" w:pos="1843"/>
          <w:tab w:val="left" w:pos="4606"/>
          <w:tab w:val="left" w:pos="5813"/>
          <w:tab w:val="left" w:pos="7239"/>
        </w:tabs>
        <w:spacing w:before="87"/>
        <w:ind w:left="0" w:right="460" w:firstLine="0"/>
        <w:jc w:val="center"/>
        <w:rPr>
          <w:sz w:val="22"/>
        </w:rPr>
      </w:pPr>
      <w:r>
        <w:rPr>
          <w:spacing w:val="-2"/>
          <w:sz w:val="22"/>
        </w:rPr>
        <w:t>Ladybeetles</w:t>
      </w:r>
      <w:r>
        <w:rPr>
          <w:sz w:val="22"/>
        </w:rPr>
        <w:tab/>
      </w:r>
      <w:r>
        <w:rPr>
          <w:spacing w:val="-4"/>
          <w:sz w:val="22"/>
        </w:rPr>
        <w:t>Year</w:t>
      </w:r>
      <w:r>
        <w:rPr>
          <w:sz w:val="22"/>
        </w:rPr>
        <w:tab/>
      </w:r>
      <w:r>
        <w:rPr>
          <w:spacing w:val="-10"/>
          <w:sz w:val="22"/>
        </w:rPr>
        <w:t>2</w:t>
      </w:r>
      <w:r>
        <w:rPr>
          <w:sz w:val="22"/>
        </w:rPr>
        <w:tab/>
      </w:r>
      <w:r>
        <w:rPr>
          <w:spacing w:val="-2"/>
          <w:sz w:val="22"/>
        </w:rPr>
        <w:t>17.29</w:t>
      </w:r>
      <w:r>
        <w:rPr>
          <w:sz w:val="22"/>
        </w:rPr>
        <w:tab/>
      </w:r>
      <w:r>
        <w:rPr>
          <w:sz w:val="22"/>
        </w:rPr>
        <w:t xml:space="preserve">&lt; </w:t>
      </w:r>
      <w:r>
        <w:rPr>
          <w:spacing w:val="-2"/>
          <w:sz w:val="22"/>
        </w:rPr>
        <w:t>0.001</w:t>
      </w:r>
    </w:p>
    <w:p>
      <w:pPr>
        <w:tabs>
          <w:tab w:val="left" w:pos="6507"/>
          <w:tab w:val="left" w:pos="7714"/>
          <w:tab w:val="left" w:pos="9141"/>
        </w:tabs>
        <w:spacing w:before="172"/>
        <w:ind w:left="3744" w:right="0" w:firstLine="0"/>
        <w:jc w:val="left"/>
        <w:rPr>
          <w:sz w:val="22"/>
        </w:rPr>
      </w:pPr>
      <w:r>
        <w:rPr>
          <w:sz w:val="22"/>
        </w:rPr>
        <w:t>Farm</w:t>
      </w:r>
      <w:r>
        <w:rPr>
          <w:spacing w:val="-4"/>
          <w:sz w:val="22"/>
        </w:rPr>
        <w:t xml:space="preserve"> type</w:t>
      </w:r>
      <w:r>
        <w:rPr>
          <w:sz w:val="22"/>
        </w:rPr>
        <w:tab/>
      </w:r>
      <w:r>
        <w:rPr>
          <w:spacing w:val="-10"/>
          <w:sz w:val="22"/>
        </w:rPr>
        <w:t>1</w:t>
      </w:r>
      <w:r>
        <w:rPr>
          <w:sz w:val="22"/>
        </w:rPr>
        <w:tab/>
      </w:r>
      <w:r>
        <w:rPr>
          <w:spacing w:val="-4"/>
          <w:sz w:val="22"/>
        </w:rPr>
        <w:t>0.47</w:t>
      </w:r>
      <w:r>
        <w:rPr>
          <w:sz w:val="22"/>
        </w:rPr>
        <w:tab/>
      </w:r>
      <w:r>
        <w:rPr>
          <w:spacing w:val="-4"/>
          <w:sz w:val="22"/>
        </w:rPr>
        <w:t>0.49</w:t>
      </w:r>
    </w:p>
    <w:p>
      <w:pPr>
        <w:tabs>
          <w:tab w:val="left" w:pos="6507"/>
          <w:tab w:val="left" w:pos="7714"/>
          <w:tab w:val="left" w:pos="9141"/>
        </w:tabs>
        <w:spacing w:before="172"/>
        <w:ind w:left="3744" w:right="0" w:firstLine="0"/>
        <w:jc w:val="left"/>
        <w:rPr>
          <w:sz w:val="22"/>
        </w:rPr>
      </w:pPr>
      <w:r>
        <w:rPr>
          <w:sz w:val="22"/>
        </w:rPr>
        <w:t>Crop</w:t>
      </w:r>
      <w:r>
        <w:rPr>
          <w:spacing w:val="-1"/>
          <w:sz w:val="22"/>
        </w:rPr>
        <w:t xml:space="preserve"> </w:t>
      </w:r>
      <w:r>
        <w:rPr>
          <w:spacing w:val="-2"/>
          <w:sz w:val="22"/>
        </w:rPr>
        <w:t>stage</w:t>
      </w:r>
      <w:r>
        <w:rPr>
          <w:sz w:val="22"/>
        </w:rPr>
        <w:tab/>
      </w:r>
      <w:r>
        <w:rPr>
          <w:spacing w:val="-10"/>
          <w:sz w:val="22"/>
        </w:rPr>
        <w:t>2</w:t>
      </w:r>
      <w:r>
        <w:rPr>
          <w:sz w:val="22"/>
        </w:rPr>
        <w:tab/>
      </w:r>
      <w:r>
        <w:rPr>
          <w:spacing w:val="-2"/>
          <w:sz w:val="22"/>
        </w:rPr>
        <w:t>184.32</w:t>
      </w:r>
      <w:r>
        <w:rPr>
          <w:sz w:val="22"/>
        </w:rPr>
        <w:tab/>
      </w:r>
      <w:r>
        <w:rPr>
          <w:sz w:val="22"/>
        </w:rPr>
        <w:t xml:space="preserve">&lt; </w:t>
      </w:r>
      <w:r>
        <w:rPr>
          <w:spacing w:val="-2"/>
          <w:sz w:val="22"/>
        </w:rPr>
        <w:t>0.001</w:t>
      </w:r>
    </w:p>
    <w:p>
      <w:pPr>
        <w:tabs>
          <w:tab w:val="left" w:pos="6507"/>
          <w:tab w:val="left" w:pos="7714"/>
          <w:tab w:val="left" w:pos="9141"/>
        </w:tabs>
        <w:spacing w:before="172"/>
        <w:ind w:left="3744" w:right="0" w:firstLine="0"/>
        <w:jc w:val="left"/>
        <w:rPr>
          <w:sz w:val="22"/>
        </w:rPr>
      </w:pPr>
      <w:r>
        <w:rPr>
          <w:sz w:val="22"/>
        </w:rPr>
        <w:t>Percent</w:t>
      </w:r>
      <w:r>
        <w:rPr>
          <w:spacing w:val="-4"/>
          <w:sz w:val="22"/>
        </w:rPr>
        <w:t xml:space="preserve"> </w:t>
      </w:r>
      <w:r>
        <w:rPr>
          <w:sz w:val="22"/>
        </w:rPr>
        <w:t>forest</w:t>
      </w:r>
      <w:r>
        <w:rPr>
          <w:spacing w:val="-4"/>
          <w:sz w:val="22"/>
        </w:rPr>
        <w:t xml:space="preserve"> </w:t>
      </w:r>
      <w:r>
        <w:rPr>
          <w:spacing w:val="-2"/>
          <w:sz w:val="22"/>
        </w:rPr>
        <w:t>cover</w:t>
      </w:r>
      <w:r>
        <w:rPr>
          <w:sz w:val="22"/>
        </w:rPr>
        <w:tab/>
      </w:r>
      <w:r>
        <w:rPr>
          <w:spacing w:val="-10"/>
          <w:sz w:val="22"/>
        </w:rPr>
        <w:t>1</w:t>
      </w:r>
      <w:r>
        <w:rPr>
          <w:sz w:val="22"/>
        </w:rPr>
        <w:tab/>
      </w:r>
      <w:r>
        <w:rPr>
          <w:spacing w:val="-4"/>
          <w:sz w:val="22"/>
        </w:rPr>
        <w:t>0.34</w:t>
      </w:r>
      <w:r>
        <w:rPr>
          <w:sz w:val="22"/>
        </w:rPr>
        <w:tab/>
      </w:r>
      <w:r>
        <w:rPr>
          <w:spacing w:val="-4"/>
          <w:sz w:val="22"/>
        </w:rPr>
        <w:t>0.56</w:t>
      </w:r>
    </w:p>
    <w:p>
      <w:pPr>
        <w:spacing w:after="0"/>
        <w:jc w:val="left"/>
        <w:rPr>
          <w:sz w:val="22"/>
        </w:rPr>
        <w:sectPr>
          <w:type w:val="continuous"/>
          <w:pgSz w:w="12240" w:h="15840"/>
          <w:pgMar w:top="620" w:right="60" w:bottom="560" w:left="0" w:header="0" w:footer="1056" w:gutter="0"/>
          <w:cols w:space="720" w:num="1"/>
        </w:sectPr>
      </w:pPr>
    </w:p>
    <w:p>
      <w:pPr>
        <w:pStyle w:val="6"/>
      </w:pPr>
    </w:p>
    <w:p>
      <w:pPr>
        <w:pStyle w:val="6"/>
        <w:spacing w:before="59"/>
      </w:pPr>
    </w:p>
    <w:p>
      <w:pPr>
        <w:pStyle w:val="6"/>
        <w:ind w:left="720"/>
      </w:pPr>
      <w:r>
        <mc:AlternateContent>
          <mc:Choice Requires="wps">
            <w:drawing>
              <wp:anchor distT="0" distB="0" distL="0" distR="0" simplePos="0" relativeHeight="251663360" behindDoc="0" locked="0" layoutInCell="1" allowOverlap="1">
                <wp:simplePos x="0" y="0"/>
                <wp:positionH relativeFrom="page">
                  <wp:posOffset>1129030</wp:posOffset>
                </wp:positionH>
                <wp:positionV relativeFrom="paragraph">
                  <wp:posOffset>-7620</wp:posOffset>
                </wp:positionV>
                <wp:extent cx="5506085" cy="12700"/>
                <wp:effectExtent l="0" t="0" r="0" b="0"/>
                <wp:wrapNone/>
                <wp:docPr id="94" name="Graphic 94"/>
                <wp:cNvGraphicFramePr/>
                <a:graphic xmlns:a="http://schemas.openxmlformats.org/drawingml/2006/main">
                  <a:graphicData uri="http://schemas.microsoft.com/office/word/2010/wordprocessingShape">
                    <wps:wsp>
                      <wps:cNvSpPr/>
                      <wps:spPr>
                        <a:xfrm>
                          <a:off x="0" y="0"/>
                          <a:ext cx="5506085" cy="12700"/>
                        </a:xfrm>
                        <a:custGeom>
                          <a:avLst/>
                          <a:gdLst/>
                          <a:ahLst/>
                          <a:cxnLst/>
                          <a:rect l="l" t="t" r="r" b="b"/>
                          <a:pathLst>
                            <a:path w="5506085" h="12700">
                              <a:moveTo>
                                <a:pt x="1182560" y="0"/>
                              </a:moveTo>
                              <a:lnTo>
                                <a:pt x="1179576" y="0"/>
                              </a:lnTo>
                              <a:lnTo>
                                <a:pt x="1170381" y="0"/>
                              </a:lnTo>
                              <a:lnTo>
                                <a:pt x="0" y="0"/>
                              </a:lnTo>
                              <a:lnTo>
                                <a:pt x="0" y="12192"/>
                              </a:lnTo>
                              <a:lnTo>
                                <a:pt x="1170381" y="12192"/>
                              </a:lnTo>
                              <a:lnTo>
                                <a:pt x="1179576" y="12192"/>
                              </a:lnTo>
                              <a:lnTo>
                                <a:pt x="1182560" y="12192"/>
                              </a:lnTo>
                              <a:lnTo>
                                <a:pt x="1182560" y="0"/>
                              </a:lnTo>
                              <a:close/>
                            </a:path>
                            <a:path w="5506085" h="12700">
                              <a:moveTo>
                                <a:pt x="4609528" y="0"/>
                              </a:moveTo>
                              <a:lnTo>
                                <a:pt x="4609528" y="0"/>
                              </a:lnTo>
                              <a:lnTo>
                                <a:pt x="1182573" y="0"/>
                              </a:lnTo>
                              <a:lnTo>
                                <a:pt x="1182573" y="12192"/>
                              </a:lnTo>
                              <a:lnTo>
                                <a:pt x="4609528" y="12192"/>
                              </a:lnTo>
                              <a:lnTo>
                                <a:pt x="4609528" y="0"/>
                              </a:lnTo>
                              <a:close/>
                            </a:path>
                            <a:path w="5506085" h="12700">
                              <a:moveTo>
                                <a:pt x="5505653" y="0"/>
                              </a:moveTo>
                              <a:lnTo>
                                <a:pt x="4609541" y="0"/>
                              </a:lnTo>
                              <a:lnTo>
                                <a:pt x="4609541" y="12192"/>
                              </a:lnTo>
                              <a:lnTo>
                                <a:pt x="5505653" y="12192"/>
                              </a:lnTo>
                              <a:lnTo>
                                <a:pt x="5505653" y="0"/>
                              </a:lnTo>
                              <a:close/>
                            </a:path>
                          </a:pathLst>
                        </a:custGeom>
                        <a:solidFill>
                          <a:srgbClr val="000000"/>
                        </a:solidFill>
                      </wps:spPr>
                      <wps:bodyPr wrap="square" lIns="0" tIns="0" rIns="0" bIns="0" rtlCol="0">
                        <a:noAutofit/>
                      </wps:bodyPr>
                    </wps:wsp>
                  </a:graphicData>
                </a:graphic>
              </wp:anchor>
            </w:drawing>
          </mc:Choice>
          <mc:Fallback>
            <w:pict>
              <v:shape id="Graphic 94" o:spid="_x0000_s1026" o:spt="100" style="position:absolute;left:0pt;margin-left:88.9pt;margin-top:-0.6pt;height:1pt;width:433.55pt;mso-position-horizontal-relative:page;z-index:251663360;mso-width-relative:page;mso-height-relative:page;" fillcolor="#000000" filled="t" stroked="f" coordsize="5506085,12700" o:gfxdata="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AiZknXAAAACAEAAA8AAAAA&#10;AAAAAQAgAAAAIgAAAGRycy9kb3ducmV2LnhtbFBLAQIUABQAAAAIAIdO4kCUPfdThwIAANoHAAAO&#10;AAAAAAAAAAEAIAAAACYBAABkcnMvZTJvRG9jLnhtbFBLBQYAAAAABgAGAFkBAAAfBgAAAAA=&#10;" path="m1182560,0l1179576,0,1170381,0,0,0,0,12192,1170381,12192,1179576,12192,1182560,12192,1182560,0xem4609528,0l4609528,0,1182573,0,1182573,12192,4609528,12192,4609528,0xem5505653,0l4609541,0,4609541,12192,5505653,12192,5505653,0xe">
                <v:fill on="t" focussize="0,0"/>
                <v:stroke on="f"/>
                <v:imagedata o:title=""/>
                <o:lock v:ext="edit" aspectratio="f"/>
                <v:textbox inset="0mm,0mm,0mm,0mm"/>
              </v:shape>
            </w:pict>
          </mc:Fallback>
        </mc:AlternateContent>
      </w:r>
      <w:r>
        <w:rPr>
          <w:spacing w:val="-5"/>
        </w:rPr>
        <w:t>590</w:t>
      </w:r>
    </w:p>
    <w:p>
      <w:pPr>
        <w:pStyle w:val="6"/>
        <w:spacing w:before="65"/>
      </w:pPr>
    </w:p>
    <w:p>
      <w:pPr>
        <w:pStyle w:val="6"/>
        <w:ind w:left="720"/>
      </w:pPr>
      <w:r>
        <w:rPr>
          <w:spacing w:val="-5"/>
        </w:rPr>
        <w:t>591</w:t>
      </w:r>
    </w:p>
    <w:p>
      <w:pPr>
        <w:spacing w:before="85"/>
        <w:ind w:left="720" w:right="0" w:firstLine="0"/>
        <w:jc w:val="left"/>
        <w:rPr>
          <w:sz w:val="22"/>
        </w:rPr>
      </w:pPr>
      <w:r>
        <w:br w:type="column"/>
      </w:r>
      <w:r>
        <w:rPr>
          <w:sz w:val="22"/>
        </w:rPr>
        <w:t>Relative</w:t>
      </w:r>
      <w:r>
        <w:rPr>
          <w:spacing w:val="40"/>
          <w:sz w:val="22"/>
        </w:rPr>
        <w:t xml:space="preserve"> </w:t>
      </w:r>
      <w:r>
        <w:rPr>
          <w:sz w:val="22"/>
        </w:rPr>
        <w:t>abundance</w:t>
      </w:r>
      <w:r>
        <w:rPr>
          <w:spacing w:val="40"/>
          <w:sz w:val="22"/>
        </w:rPr>
        <w:t xml:space="preserve"> </w:t>
      </w:r>
      <w:r>
        <w:rPr>
          <w:sz w:val="22"/>
        </w:rPr>
        <w:t>of</w:t>
      </w:r>
      <w:r>
        <w:rPr>
          <w:spacing w:val="40"/>
          <w:sz w:val="22"/>
        </w:rPr>
        <w:t xml:space="preserve"> </w:t>
      </w:r>
      <w:r>
        <w:rPr>
          <w:sz w:val="22"/>
        </w:rPr>
        <w:t xml:space="preserve">rice </w:t>
      </w:r>
      <w:r>
        <w:rPr>
          <w:spacing w:val="-2"/>
          <w:sz w:val="22"/>
        </w:rPr>
        <w:t>herbivores</w:t>
      </w:r>
    </w:p>
    <w:p>
      <w:pPr>
        <w:tabs>
          <w:tab w:val="left" w:pos="1386"/>
          <w:tab w:val="left" w:pos="2813"/>
        </w:tabs>
        <w:spacing w:before="212"/>
        <w:ind w:left="179" w:right="0" w:firstLine="0"/>
        <w:jc w:val="left"/>
        <w:rPr>
          <w:sz w:val="22"/>
        </w:rPr>
      </w:pPr>
      <w:r>
        <w:br w:type="column"/>
      </w:r>
      <w:r>
        <w:rPr>
          <w:spacing w:val="-10"/>
          <w:sz w:val="22"/>
        </w:rPr>
        <w:t>1</w:t>
      </w:r>
      <w:r>
        <w:rPr>
          <w:sz w:val="22"/>
        </w:rPr>
        <w:tab/>
      </w:r>
      <w:r>
        <w:rPr>
          <w:spacing w:val="-4"/>
          <w:sz w:val="22"/>
        </w:rPr>
        <w:t>0.38</w:t>
      </w:r>
      <w:r>
        <w:rPr>
          <w:sz w:val="22"/>
        </w:rPr>
        <w:tab/>
      </w:r>
      <w:r>
        <w:rPr>
          <w:spacing w:val="-4"/>
          <w:sz w:val="22"/>
        </w:rPr>
        <w:t>0.54</w:t>
      </w:r>
    </w:p>
    <w:p>
      <w:pPr>
        <w:spacing w:after="0"/>
        <w:jc w:val="left"/>
        <w:rPr>
          <w:sz w:val="22"/>
        </w:rPr>
        <w:sectPr>
          <w:type w:val="continuous"/>
          <w:pgSz w:w="12240" w:h="15840"/>
          <w:pgMar w:top="620" w:right="60" w:bottom="560" w:left="0" w:header="0" w:footer="1056" w:gutter="0"/>
          <w:cols w:equalWidth="0" w:num="3">
            <w:col w:w="1121" w:space="1904"/>
            <w:col w:w="3264" w:space="39"/>
            <w:col w:w="5852"/>
          </w:cols>
        </w:sectPr>
      </w:pPr>
    </w:p>
    <w:p>
      <w:pPr>
        <w:pStyle w:val="6"/>
        <w:tabs>
          <w:tab w:val="left" w:pos="1440"/>
        </w:tabs>
        <w:spacing w:before="74"/>
        <w:ind w:left="720"/>
      </w:pPr>
      <w:r>
        <w:rPr>
          <w:spacing w:val="-5"/>
        </w:rPr>
        <w:t>592</w:t>
      </w:r>
      <w:r>
        <w:tab/>
      </w:r>
      <w:r>
        <w:rPr>
          <w:b/>
        </w:rPr>
        <w:t>Table</w:t>
      </w:r>
      <w:r>
        <w:rPr>
          <w:b/>
          <w:spacing w:val="-3"/>
        </w:rPr>
        <w:t xml:space="preserve"> </w:t>
      </w:r>
      <w:r>
        <w:rPr>
          <w:b/>
        </w:rPr>
        <w:t>2.</w:t>
      </w:r>
      <w:r>
        <w:rPr>
          <w:b/>
          <w:spacing w:val="58"/>
        </w:rPr>
        <w:t xml:space="preserve"> </w:t>
      </w:r>
      <w:r>
        <w:t>Tukey’s</w:t>
      </w:r>
      <w:r>
        <w:rPr>
          <w:spacing w:val="-2"/>
        </w:rPr>
        <w:t xml:space="preserve"> </w:t>
      </w:r>
      <w:r>
        <w:t>post-hoc</w:t>
      </w:r>
      <w:r>
        <w:rPr>
          <w:spacing w:val="-1"/>
        </w:rPr>
        <w:t xml:space="preserve"> </w:t>
      </w:r>
      <w:r>
        <w:t>tests comparing</w:t>
      </w:r>
      <w:r>
        <w:rPr>
          <w:spacing w:val="-3"/>
        </w:rPr>
        <w:t xml:space="preserve"> </w:t>
      </w:r>
      <w:r>
        <w:t>the</w:t>
      </w:r>
      <w:r>
        <w:rPr>
          <w:spacing w:val="-1"/>
        </w:rPr>
        <w:t xml:space="preserve"> </w:t>
      </w:r>
      <w:r>
        <w:t>proportion</w:t>
      </w:r>
      <w:r>
        <w:rPr>
          <w:spacing w:val="-1"/>
        </w:rPr>
        <w:t xml:space="preserve"> </w:t>
      </w:r>
      <w:r>
        <w:t>of rice</w:t>
      </w:r>
      <w:r>
        <w:rPr>
          <w:spacing w:val="-3"/>
        </w:rPr>
        <w:t xml:space="preserve"> </w:t>
      </w:r>
      <w:r>
        <w:t>herbivores consumed</w:t>
      </w:r>
      <w:r>
        <w:rPr>
          <w:spacing w:val="-1"/>
        </w:rPr>
        <w:t xml:space="preserve"> </w:t>
      </w:r>
      <w:r>
        <w:t xml:space="preserve">in </w:t>
      </w:r>
      <w:r>
        <w:rPr>
          <w:spacing w:val="-5"/>
        </w:rPr>
        <w:t>the</w:t>
      </w:r>
    </w:p>
    <w:p>
      <w:pPr>
        <w:pStyle w:val="6"/>
        <w:tabs>
          <w:tab w:val="left" w:pos="1440"/>
        </w:tabs>
        <w:spacing w:before="137"/>
        <w:ind w:left="720"/>
      </w:pPr>
      <w:r>
        <w:rPr>
          <w:spacing w:val="-5"/>
        </w:rPr>
        <w:t>593</w:t>
      </w:r>
      <w:r>
        <w:tab/>
      </w:r>
      <w:r>
        <w:t>diet</w:t>
      </w:r>
      <w:r>
        <w:rPr>
          <w:spacing w:val="-1"/>
        </w:rPr>
        <w:t xml:space="preserve"> </w:t>
      </w:r>
      <w:r>
        <w:t>of</w:t>
      </w:r>
      <w:r>
        <w:rPr>
          <w:spacing w:val="-2"/>
        </w:rPr>
        <w:t xml:space="preserve"> </w:t>
      </w:r>
      <w:r>
        <w:t>predators</w:t>
      </w:r>
      <w:r>
        <w:rPr>
          <w:spacing w:val="-1"/>
        </w:rPr>
        <w:t xml:space="preserve"> </w:t>
      </w:r>
      <w:r>
        <w:t>in</w:t>
      </w:r>
      <w:r>
        <w:rPr>
          <w:spacing w:val="-1"/>
        </w:rPr>
        <w:t xml:space="preserve"> </w:t>
      </w:r>
      <w:r>
        <w:t>organic and</w:t>
      </w:r>
      <w:r>
        <w:rPr>
          <w:spacing w:val="-1"/>
        </w:rPr>
        <w:t xml:space="preserve"> </w:t>
      </w:r>
      <w:r>
        <w:t>conventional</w:t>
      </w:r>
      <w:r>
        <w:rPr>
          <w:spacing w:val="-1"/>
        </w:rPr>
        <w:t xml:space="preserve"> </w:t>
      </w:r>
      <w:r>
        <w:t>rice</w:t>
      </w:r>
      <w:r>
        <w:rPr>
          <w:spacing w:val="-2"/>
        </w:rPr>
        <w:t xml:space="preserve"> </w:t>
      </w:r>
      <w:r>
        <w:t>farms.</w:t>
      </w:r>
      <w:r>
        <w:rPr>
          <w:spacing w:val="61"/>
        </w:rPr>
        <w:t xml:space="preserve"> </w:t>
      </w:r>
      <w:r>
        <w:t>Different</w:t>
      </w:r>
      <w:r>
        <w:rPr>
          <w:spacing w:val="-1"/>
        </w:rPr>
        <w:t xml:space="preserve"> </w:t>
      </w:r>
      <w:r>
        <w:t>superscript</w:t>
      </w:r>
      <w:r>
        <w:rPr>
          <w:spacing w:val="-1"/>
        </w:rPr>
        <w:t xml:space="preserve"> </w:t>
      </w:r>
      <w:r>
        <w:t xml:space="preserve">letters </w:t>
      </w:r>
      <w:r>
        <w:rPr>
          <w:spacing w:val="-2"/>
        </w:rPr>
        <w:t>indicate</w:t>
      </w:r>
    </w:p>
    <w:p>
      <w:pPr>
        <w:pStyle w:val="6"/>
        <w:tabs>
          <w:tab w:val="left" w:pos="1440"/>
        </w:tabs>
        <w:spacing w:before="139"/>
        <w:ind w:left="720"/>
      </w:pPr>
      <w:r>
        <w:rPr>
          <w:spacing w:val="-5"/>
        </w:rPr>
        <w:t>594</w:t>
      </w:r>
      <w:r>
        <w:tab/>
      </w:r>
      <w:r>
        <w:t>significant</w:t>
      </w:r>
      <w:r>
        <w:rPr>
          <w:spacing w:val="-2"/>
        </w:rPr>
        <w:t xml:space="preserve"> </w:t>
      </w:r>
      <w:r>
        <w:t>differences</w:t>
      </w:r>
      <w:r>
        <w:rPr>
          <w:spacing w:val="-1"/>
        </w:rPr>
        <w:t xml:space="preserve"> </w:t>
      </w:r>
      <w:r>
        <w:t>in</w:t>
      </w:r>
      <w:r>
        <w:rPr>
          <w:spacing w:val="1"/>
        </w:rPr>
        <w:t xml:space="preserve"> </w:t>
      </w:r>
      <w:r>
        <w:t>the estimated</w:t>
      </w:r>
      <w:r>
        <w:rPr>
          <w:spacing w:val="-1"/>
        </w:rPr>
        <w:t xml:space="preserve"> </w:t>
      </w:r>
      <w:r>
        <w:t>marginal</w:t>
      </w:r>
      <w:r>
        <w:rPr>
          <w:spacing w:val="-2"/>
        </w:rPr>
        <w:t xml:space="preserve"> </w:t>
      </w:r>
      <w:r>
        <w:t>means</w:t>
      </w:r>
      <w:r>
        <w:rPr>
          <w:spacing w:val="-1"/>
        </w:rPr>
        <w:t xml:space="preserve"> </w:t>
      </w:r>
      <w:r>
        <w:t>(EMMs)</w:t>
      </w:r>
      <w:r>
        <w:rPr>
          <w:spacing w:val="-2"/>
        </w:rPr>
        <w:t xml:space="preserve"> </w:t>
      </w:r>
      <w:r>
        <w:t>of</w:t>
      </w:r>
      <w:r>
        <w:rPr>
          <w:spacing w:val="-1"/>
        </w:rPr>
        <w:t xml:space="preserve"> </w:t>
      </w:r>
      <w:r>
        <w:t>the</w:t>
      </w:r>
      <w:r>
        <w:rPr>
          <w:spacing w:val="-2"/>
        </w:rPr>
        <w:t xml:space="preserve"> </w:t>
      </w:r>
      <w:r>
        <w:t>posterior</w:t>
      </w:r>
      <w:r>
        <w:rPr>
          <w:spacing w:val="-2"/>
        </w:rPr>
        <w:t xml:space="preserve"> </w:t>
      </w:r>
      <w:r>
        <w:t>medians</w:t>
      </w:r>
      <w:r>
        <w:rPr>
          <w:spacing w:val="-1"/>
        </w:rPr>
        <w:t xml:space="preserve"> </w:t>
      </w:r>
      <w:r>
        <w:rPr>
          <w:spacing w:val="-4"/>
        </w:rPr>
        <w:t>from</w:t>
      </w:r>
    </w:p>
    <w:p>
      <w:pPr>
        <w:pStyle w:val="6"/>
        <w:tabs>
          <w:tab w:val="left" w:pos="1440"/>
        </w:tabs>
        <w:spacing w:before="137"/>
        <w:ind w:left="720"/>
      </w:pPr>
      <w:r>
        <w:rPr>
          <w:spacing w:val="-5"/>
        </w:rPr>
        <w:t>595</w:t>
      </w:r>
      <w:r>
        <w:tab/>
      </w:r>
      <w:r>
        <w:t>Bayesian</w:t>
      </w:r>
      <w:r>
        <w:rPr>
          <w:spacing w:val="-3"/>
        </w:rPr>
        <w:t xml:space="preserve"> </w:t>
      </w:r>
      <w:r>
        <w:t>stable</w:t>
      </w:r>
      <w:r>
        <w:rPr>
          <w:spacing w:val="-1"/>
        </w:rPr>
        <w:t xml:space="preserve"> </w:t>
      </w:r>
      <w:r>
        <w:t>isotope mixing</w:t>
      </w:r>
      <w:r>
        <w:rPr>
          <w:spacing w:val="-2"/>
        </w:rPr>
        <w:t xml:space="preserve"> </w:t>
      </w:r>
      <w:r>
        <w:t>models</w:t>
      </w:r>
      <w:r>
        <w:rPr>
          <w:spacing w:val="1"/>
        </w:rPr>
        <w:t xml:space="preserve"> </w:t>
      </w:r>
      <w:r>
        <w:t>(α</w:t>
      </w:r>
      <w:r>
        <w:rPr>
          <w:spacing w:val="-3"/>
        </w:rPr>
        <w:t xml:space="preserve"> </w:t>
      </w:r>
      <w:r>
        <w:t>=</w:t>
      </w:r>
      <w:r>
        <w:rPr>
          <w:spacing w:val="-1"/>
        </w:rPr>
        <w:t xml:space="preserve"> </w:t>
      </w:r>
      <w:r>
        <w:rPr>
          <w:spacing w:val="-2"/>
        </w:rPr>
        <w:t>0.05).</w:t>
      </w:r>
    </w:p>
    <w:p>
      <w:pPr>
        <w:pStyle w:val="6"/>
        <w:spacing w:before="124"/>
        <w:rPr>
          <w:sz w:val="20"/>
        </w:rPr>
      </w:pPr>
    </w:p>
    <w:tbl>
      <w:tblPr>
        <w:tblStyle w:val="5"/>
        <w:tblW w:w="0" w:type="auto"/>
        <w:tblInd w:w="6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60"/>
        <w:gridCol w:w="1860"/>
        <w:gridCol w:w="1895"/>
        <w:gridCol w:w="1947"/>
        <w:gridCol w:w="1682"/>
        <w:gridCol w:w="1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6" w:hRule="atLeast"/>
        </w:trPr>
        <w:tc>
          <w:tcPr>
            <w:tcW w:w="960" w:type="dxa"/>
            <w:vMerge w:val="restart"/>
          </w:tcPr>
          <w:p>
            <w:pPr>
              <w:pStyle w:val="11"/>
              <w:spacing w:before="0"/>
              <w:jc w:val="left"/>
              <w:rPr>
                <w:rFonts w:ascii="Times New Roman"/>
                <w:sz w:val="22"/>
              </w:rPr>
            </w:pPr>
          </w:p>
        </w:tc>
        <w:tc>
          <w:tcPr>
            <w:tcW w:w="1860" w:type="dxa"/>
            <w:tcBorders>
              <w:top w:val="single" w:color="000000" w:sz="8" w:space="0"/>
              <w:bottom w:val="single" w:color="000000" w:sz="8" w:space="0"/>
            </w:tcBorders>
          </w:tcPr>
          <w:p>
            <w:pPr>
              <w:pStyle w:val="11"/>
              <w:spacing w:before="157"/>
              <w:ind w:left="115"/>
              <w:jc w:val="left"/>
              <w:rPr>
                <w:rFonts w:ascii="Times New Roman"/>
                <w:sz w:val="24"/>
              </w:rPr>
            </w:pPr>
            <w:r>
              <w:rPr>
                <w:rFonts w:ascii="Times New Roman"/>
                <w:spacing w:val="-2"/>
                <w:sz w:val="24"/>
              </w:rPr>
              <w:t>Model</w:t>
            </w:r>
          </w:p>
        </w:tc>
        <w:tc>
          <w:tcPr>
            <w:tcW w:w="1895" w:type="dxa"/>
            <w:tcBorders>
              <w:top w:val="single" w:color="000000" w:sz="8" w:space="0"/>
              <w:bottom w:val="single" w:color="000000" w:sz="8" w:space="0"/>
            </w:tcBorders>
          </w:tcPr>
          <w:p>
            <w:pPr>
              <w:pStyle w:val="11"/>
              <w:spacing w:before="157"/>
              <w:ind w:left="326"/>
              <w:jc w:val="left"/>
              <w:rPr>
                <w:rFonts w:ascii="Times New Roman"/>
                <w:sz w:val="24"/>
              </w:rPr>
            </w:pPr>
            <w:r>
              <w:rPr>
                <w:rFonts w:ascii="Times New Roman"/>
                <w:sz w:val="24"/>
              </w:rPr>
              <w:t>Farm</w:t>
            </w:r>
            <w:r>
              <w:rPr>
                <w:rFonts w:ascii="Times New Roman"/>
                <w:spacing w:val="-3"/>
                <w:sz w:val="24"/>
              </w:rPr>
              <w:t xml:space="preserve"> </w:t>
            </w:r>
            <w:r>
              <w:rPr>
                <w:rFonts w:ascii="Times New Roman"/>
                <w:spacing w:val="-4"/>
                <w:sz w:val="24"/>
              </w:rPr>
              <w:t>type</w:t>
            </w:r>
          </w:p>
        </w:tc>
        <w:tc>
          <w:tcPr>
            <w:tcW w:w="1947" w:type="dxa"/>
            <w:tcBorders>
              <w:top w:val="single" w:color="000000" w:sz="8" w:space="0"/>
              <w:bottom w:val="single" w:color="000000" w:sz="8" w:space="0"/>
            </w:tcBorders>
          </w:tcPr>
          <w:p>
            <w:pPr>
              <w:pStyle w:val="11"/>
              <w:spacing w:before="157"/>
              <w:ind w:left="96" w:right="131"/>
              <w:rPr>
                <w:rFonts w:ascii="Times New Roman" w:hAnsi="Times New Roman"/>
                <w:sz w:val="24"/>
              </w:rPr>
            </w:pPr>
            <w:r>
              <w:rPr>
                <w:rFonts w:ascii="Times New Roman" w:hAnsi="Times New Roman"/>
                <w:sz w:val="24"/>
              </w:rPr>
              <w:t xml:space="preserve">EMMs (± </w:t>
            </w:r>
            <w:r>
              <w:rPr>
                <w:rFonts w:ascii="Times New Roman" w:hAnsi="Times New Roman"/>
                <w:spacing w:val="-5"/>
                <w:sz w:val="24"/>
              </w:rPr>
              <w:t>SE)</w:t>
            </w:r>
          </w:p>
        </w:tc>
        <w:tc>
          <w:tcPr>
            <w:tcW w:w="1682" w:type="dxa"/>
            <w:tcBorders>
              <w:top w:val="single" w:color="000000" w:sz="8" w:space="0"/>
              <w:bottom w:val="single" w:color="000000" w:sz="8" w:space="0"/>
            </w:tcBorders>
          </w:tcPr>
          <w:p>
            <w:pPr>
              <w:pStyle w:val="11"/>
              <w:spacing w:before="157"/>
              <w:ind w:left="313"/>
              <w:jc w:val="left"/>
              <w:rPr>
                <w:rFonts w:ascii="Times New Roman"/>
                <w:sz w:val="24"/>
              </w:rPr>
            </w:pPr>
            <w:r>
              <w:rPr>
                <w:rFonts w:ascii="Times New Roman"/>
                <w:sz w:val="24"/>
              </w:rPr>
              <w:t>Lower</w:t>
            </w:r>
            <w:r>
              <w:rPr>
                <w:rFonts w:ascii="Times New Roman"/>
                <w:spacing w:val="-3"/>
                <w:sz w:val="24"/>
              </w:rPr>
              <w:t xml:space="preserve"> </w:t>
            </w:r>
            <w:r>
              <w:rPr>
                <w:rFonts w:ascii="Times New Roman"/>
                <w:spacing w:val="-4"/>
                <w:sz w:val="24"/>
              </w:rPr>
              <w:t>2.5%</w:t>
            </w:r>
          </w:p>
        </w:tc>
        <w:tc>
          <w:tcPr>
            <w:tcW w:w="1591" w:type="dxa"/>
            <w:tcBorders>
              <w:top w:val="single" w:color="000000" w:sz="8" w:space="0"/>
              <w:bottom w:val="single" w:color="000000" w:sz="8" w:space="0"/>
            </w:tcBorders>
          </w:tcPr>
          <w:p>
            <w:pPr>
              <w:pStyle w:val="11"/>
              <w:spacing w:before="157"/>
              <w:ind w:left="184"/>
              <w:jc w:val="left"/>
              <w:rPr>
                <w:rFonts w:ascii="Times New Roman"/>
                <w:sz w:val="24"/>
              </w:rPr>
            </w:pPr>
            <w:r>
              <w:rPr>
                <w:rFonts w:ascii="Times New Roman"/>
                <w:sz w:val="24"/>
              </w:rPr>
              <w:t>Upper</w:t>
            </w:r>
            <w:r>
              <w:rPr>
                <w:rFonts w:ascii="Times New Roman"/>
                <w:spacing w:val="-2"/>
                <w:sz w:val="24"/>
              </w:rPr>
              <w:t xml:space="preserve"> </w:t>
            </w:r>
            <w:r>
              <w:rPr>
                <w:rFonts w:ascii="Times New Roman"/>
                <w:spacing w:val="-4"/>
                <w:sz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2" w:hRule="atLeast"/>
        </w:trPr>
        <w:tc>
          <w:tcPr>
            <w:tcW w:w="960" w:type="dxa"/>
            <w:vMerge w:val="continue"/>
            <w:tcBorders>
              <w:top w:val="nil"/>
            </w:tcBorders>
          </w:tcPr>
          <w:p>
            <w:pPr>
              <w:rPr>
                <w:sz w:val="2"/>
                <w:szCs w:val="2"/>
              </w:rPr>
            </w:pPr>
          </w:p>
        </w:tc>
        <w:tc>
          <w:tcPr>
            <w:tcW w:w="1860" w:type="dxa"/>
            <w:tcBorders>
              <w:top w:val="single" w:color="000000" w:sz="8" w:space="0"/>
            </w:tcBorders>
          </w:tcPr>
          <w:p>
            <w:pPr>
              <w:pStyle w:val="11"/>
              <w:spacing w:before="157"/>
              <w:ind w:left="115"/>
              <w:jc w:val="left"/>
              <w:rPr>
                <w:rFonts w:ascii="Times New Roman"/>
                <w:sz w:val="24"/>
              </w:rPr>
            </w:pPr>
            <w:r>
              <w:rPr>
                <w:rFonts w:ascii="Times New Roman"/>
                <w:sz w:val="24"/>
              </w:rPr>
              <w:t>Both</w:t>
            </w:r>
            <w:r>
              <w:rPr>
                <w:rFonts w:ascii="Times New Roman"/>
                <w:spacing w:val="-2"/>
                <w:sz w:val="24"/>
              </w:rPr>
              <w:t xml:space="preserve"> predators</w:t>
            </w:r>
          </w:p>
        </w:tc>
        <w:tc>
          <w:tcPr>
            <w:tcW w:w="1895" w:type="dxa"/>
            <w:tcBorders>
              <w:top w:val="single" w:color="000000" w:sz="8" w:space="0"/>
            </w:tcBorders>
          </w:tcPr>
          <w:p>
            <w:pPr>
              <w:pStyle w:val="11"/>
              <w:spacing w:before="157"/>
              <w:ind w:left="326"/>
              <w:jc w:val="left"/>
              <w:rPr>
                <w:rFonts w:ascii="Times New Roman"/>
                <w:sz w:val="24"/>
              </w:rPr>
            </w:pPr>
            <w:r>
              <w:rPr>
                <w:rFonts w:ascii="Times New Roman"/>
                <w:spacing w:val="-2"/>
                <w:sz w:val="24"/>
              </w:rPr>
              <w:t>Organic</w:t>
            </w:r>
          </w:p>
        </w:tc>
        <w:tc>
          <w:tcPr>
            <w:tcW w:w="1947" w:type="dxa"/>
            <w:tcBorders>
              <w:top w:val="single" w:color="000000" w:sz="8" w:space="0"/>
            </w:tcBorders>
          </w:tcPr>
          <w:p>
            <w:pPr>
              <w:pStyle w:val="11"/>
              <w:spacing w:before="157"/>
              <w:ind w:right="131"/>
              <w:rPr>
                <w:rFonts w:ascii="Times New Roman" w:hAnsi="Times New Roman"/>
                <w:sz w:val="24"/>
              </w:rPr>
            </w:pPr>
            <w:r>
              <w:rPr>
                <w:rFonts w:ascii="Times New Roman" w:hAnsi="Times New Roman"/>
                <w:sz w:val="24"/>
              </w:rPr>
              <w:t>0.61</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(±0.08)</w:t>
            </w:r>
          </w:p>
        </w:tc>
        <w:tc>
          <w:tcPr>
            <w:tcW w:w="1682" w:type="dxa"/>
            <w:tcBorders>
              <w:top w:val="single" w:color="000000" w:sz="8" w:space="0"/>
            </w:tcBorders>
          </w:tcPr>
          <w:p>
            <w:pPr>
              <w:pStyle w:val="11"/>
              <w:spacing w:before="157"/>
              <w:ind w:left="313"/>
              <w:jc w:val="left"/>
              <w:rPr>
                <w:rFonts w:ascii="Times New Roman"/>
                <w:sz w:val="24"/>
              </w:rPr>
            </w:pPr>
            <w:r>
              <w:rPr>
                <w:rFonts w:ascii="Times New Roman"/>
                <w:spacing w:val="-4"/>
                <w:sz w:val="24"/>
              </w:rPr>
              <w:t>0.45</w:t>
            </w:r>
          </w:p>
        </w:tc>
        <w:tc>
          <w:tcPr>
            <w:tcW w:w="1591" w:type="dxa"/>
            <w:tcBorders>
              <w:top w:val="single" w:color="000000" w:sz="8" w:space="0"/>
            </w:tcBorders>
          </w:tcPr>
          <w:p>
            <w:pPr>
              <w:pStyle w:val="11"/>
              <w:spacing w:before="157"/>
              <w:ind w:left="184"/>
              <w:jc w:val="left"/>
              <w:rPr>
                <w:rFonts w:ascii="Times New Roman"/>
                <w:sz w:val="24"/>
              </w:rPr>
            </w:pPr>
            <w:r>
              <w:rPr>
                <w:rFonts w:ascii="Times New Roman"/>
                <w:spacing w:val="-4"/>
                <w:sz w:val="24"/>
              </w:rPr>
              <w:t>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960" w:type="dxa"/>
            <w:vMerge w:val="continue"/>
            <w:tcBorders>
              <w:top w:val="nil"/>
            </w:tcBorders>
          </w:tcPr>
          <w:p>
            <w:pPr>
              <w:rPr>
                <w:sz w:val="2"/>
                <w:szCs w:val="2"/>
              </w:rPr>
            </w:pPr>
          </w:p>
        </w:tc>
        <w:tc>
          <w:tcPr>
            <w:tcW w:w="1860" w:type="dxa"/>
          </w:tcPr>
          <w:p>
            <w:pPr>
              <w:pStyle w:val="11"/>
              <w:spacing w:before="0"/>
              <w:jc w:val="left"/>
              <w:rPr>
                <w:rFonts w:ascii="Times New Roman"/>
                <w:sz w:val="22"/>
              </w:rPr>
            </w:pPr>
          </w:p>
        </w:tc>
        <w:tc>
          <w:tcPr>
            <w:tcW w:w="1895" w:type="dxa"/>
          </w:tcPr>
          <w:p>
            <w:pPr>
              <w:pStyle w:val="11"/>
              <w:spacing w:before="169"/>
              <w:ind w:left="326"/>
              <w:jc w:val="left"/>
              <w:rPr>
                <w:rFonts w:ascii="Times New Roman"/>
                <w:sz w:val="24"/>
              </w:rPr>
            </w:pPr>
            <w:r>
              <w:rPr>
                <w:rFonts w:ascii="Times New Roman"/>
                <w:spacing w:val="-2"/>
                <w:sz w:val="24"/>
              </w:rPr>
              <w:t>Conventional</w:t>
            </w:r>
          </w:p>
        </w:tc>
        <w:tc>
          <w:tcPr>
            <w:tcW w:w="1947" w:type="dxa"/>
          </w:tcPr>
          <w:p>
            <w:pPr>
              <w:pStyle w:val="11"/>
              <w:spacing w:before="169"/>
              <w:ind w:left="10" w:right="131"/>
              <w:rPr>
                <w:rFonts w:ascii="Times New Roman" w:hAnsi="Times New Roman"/>
                <w:sz w:val="24"/>
              </w:rPr>
            </w:pPr>
            <w:r>
              <w:rPr>
                <w:rFonts w:ascii="Times New Roman" w:hAnsi="Times New Roman"/>
                <w:sz w:val="24"/>
              </w:rPr>
              <w:t>0.81</w:t>
            </w:r>
            <w:r>
              <w:rPr>
                <w:rFonts w:ascii="Times New Roman" w:hAnsi="Times New Roman"/>
                <w:sz w:val="24"/>
                <w:vertAlign w:val="superscript"/>
              </w:rPr>
              <w:t>b</w:t>
            </w:r>
            <w:r>
              <w:rPr>
                <w:rFonts w:ascii="Times New Roman" w:hAnsi="Times New Roman"/>
                <w:spacing w:val="1"/>
                <w:sz w:val="24"/>
                <w:vertAlign w:val="baseline"/>
              </w:rPr>
              <w:t xml:space="preserve"> </w:t>
            </w:r>
            <w:r>
              <w:rPr>
                <w:rFonts w:ascii="Times New Roman" w:hAnsi="Times New Roman"/>
                <w:spacing w:val="-2"/>
                <w:sz w:val="24"/>
                <w:vertAlign w:val="baseline"/>
              </w:rPr>
              <w:t>(±0.05)</w:t>
            </w:r>
          </w:p>
        </w:tc>
        <w:tc>
          <w:tcPr>
            <w:tcW w:w="1682" w:type="dxa"/>
          </w:tcPr>
          <w:p>
            <w:pPr>
              <w:pStyle w:val="11"/>
              <w:spacing w:before="169"/>
              <w:ind w:left="313"/>
              <w:jc w:val="left"/>
              <w:rPr>
                <w:rFonts w:ascii="Times New Roman"/>
                <w:sz w:val="24"/>
              </w:rPr>
            </w:pPr>
            <w:r>
              <w:rPr>
                <w:rFonts w:ascii="Times New Roman"/>
                <w:spacing w:val="-4"/>
                <w:sz w:val="24"/>
              </w:rPr>
              <w:t>0.69</w:t>
            </w:r>
          </w:p>
        </w:tc>
        <w:tc>
          <w:tcPr>
            <w:tcW w:w="1591" w:type="dxa"/>
          </w:tcPr>
          <w:p>
            <w:pPr>
              <w:pStyle w:val="11"/>
              <w:spacing w:before="169"/>
              <w:ind w:left="184"/>
              <w:jc w:val="left"/>
              <w:rPr>
                <w:rFonts w:ascii="Times New Roman"/>
                <w:sz w:val="24"/>
              </w:rPr>
            </w:pPr>
            <w:r>
              <w:rPr>
                <w:rFonts w:ascii="Times New Roman"/>
                <w:spacing w:val="-4"/>
                <w:sz w:val="24"/>
              </w:rPr>
              <w:t>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960" w:type="dxa"/>
            <w:vMerge w:val="continue"/>
            <w:tcBorders>
              <w:top w:val="nil"/>
            </w:tcBorders>
          </w:tcPr>
          <w:p>
            <w:pPr>
              <w:rPr>
                <w:sz w:val="2"/>
                <w:szCs w:val="2"/>
              </w:rPr>
            </w:pPr>
          </w:p>
        </w:tc>
        <w:tc>
          <w:tcPr>
            <w:tcW w:w="1860" w:type="dxa"/>
          </w:tcPr>
          <w:p>
            <w:pPr>
              <w:pStyle w:val="11"/>
              <w:spacing w:before="170"/>
              <w:ind w:left="115"/>
              <w:jc w:val="left"/>
              <w:rPr>
                <w:rFonts w:ascii="Times New Roman"/>
                <w:sz w:val="24"/>
              </w:rPr>
            </w:pPr>
            <w:r>
              <w:rPr>
                <w:rFonts w:ascii="Times New Roman"/>
                <w:spacing w:val="-2"/>
                <w:sz w:val="24"/>
              </w:rPr>
              <w:t>Spiders</w:t>
            </w:r>
          </w:p>
        </w:tc>
        <w:tc>
          <w:tcPr>
            <w:tcW w:w="1895" w:type="dxa"/>
          </w:tcPr>
          <w:p>
            <w:pPr>
              <w:pStyle w:val="11"/>
              <w:spacing w:before="170"/>
              <w:ind w:left="326"/>
              <w:jc w:val="left"/>
              <w:rPr>
                <w:rFonts w:ascii="Times New Roman"/>
                <w:sz w:val="24"/>
              </w:rPr>
            </w:pPr>
            <w:r>
              <w:rPr>
                <w:rFonts w:ascii="Times New Roman"/>
                <w:spacing w:val="-2"/>
                <w:sz w:val="24"/>
              </w:rPr>
              <w:t>Organic</w:t>
            </w:r>
          </w:p>
        </w:tc>
        <w:tc>
          <w:tcPr>
            <w:tcW w:w="1947" w:type="dxa"/>
          </w:tcPr>
          <w:p>
            <w:pPr>
              <w:pStyle w:val="11"/>
              <w:spacing w:before="170"/>
              <w:ind w:right="131"/>
              <w:rPr>
                <w:rFonts w:ascii="Times New Roman" w:hAnsi="Times New Roman"/>
                <w:sz w:val="24"/>
              </w:rPr>
            </w:pPr>
            <w:r>
              <w:rPr>
                <w:rFonts w:ascii="Times New Roman" w:hAnsi="Times New Roman"/>
                <w:sz w:val="24"/>
              </w:rPr>
              <w:t>0.55</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(±0.10)</w:t>
            </w:r>
          </w:p>
        </w:tc>
        <w:tc>
          <w:tcPr>
            <w:tcW w:w="1682" w:type="dxa"/>
          </w:tcPr>
          <w:p>
            <w:pPr>
              <w:pStyle w:val="11"/>
              <w:spacing w:before="170"/>
              <w:ind w:left="313"/>
              <w:jc w:val="left"/>
              <w:rPr>
                <w:rFonts w:ascii="Times New Roman"/>
                <w:sz w:val="24"/>
              </w:rPr>
            </w:pPr>
            <w:r>
              <w:rPr>
                <w:rFonts w:ascii="Times New Roman"/>
                <w:spacing w:val="-4"/>
                <w:sz w:val="24"/>
              </w:rPr>
              <w:t>0.35</w:t>
            </w:r>
          </w:p>
        </w:tc>
        <w:tc>
          <w:tcPr>
            <w:tcW w:w="1591" w:type="dxa"/>
          </w:tcPr>
          <w:p>
            <w:pPr>
              <w:pStyle w:val="11"/>
              <w:spacing w:before="170"/>
              <w:ind w:left="184"/>
              <w:jc w:val="left"/>
              <w:rPr>
                <w:rFonts w:ascii="Times New Roman"/>
                <w:sz w:val="24"/>
              </w:rPr>
            </w:pPr>
            <w:r>
              <w:rPr>
                <w:rFonts w:ascii="Times New Roman"/>
                <w:spacing w:val="-4"/>
                <w:sz w:val="24"/>
              </w:rPr>
              <w:t>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960" w:type="dxa"/>
            <w:vMerge w:val="continue"/>
            <w:tcBorders>
              <w:top w:val="nil"/>
            </w:tcBorders>
          </w:tcPr>
          <w:p>
            <w:pPr>
              <w:rPr>
                <w:sz w:val="2"/>
                <w:szCs w:val="2"/>
              </w:rPr>
            </w:pPr>
          </w:p>
        </w:tc>
        <w:tc>
          <w:tcPr>
            <w:tcW w:w="1860" w:type="dxa"/>
          </w:tcPr>
          <w:p>
            <w:pPr>
              <w:pStyle w:val="11"/>
              <w:spacing w:before="0"/>
              <w:jc w:val="left"/>
              <w:rPr>
                <w:rFonts w:ascii="Times New Roman"/>
                <w:sz w:val="22"/>
              </w:rPr>
            </w:pPr>
          </w:p>
        </w:tc>
        <w:tc>
          <w:tcPr>
            <w:tcW w:w="1895" w:type="dxa"/>
          </w:tcPr>
          <w:p>
            <w:pPr>
              <w:pStyle w:val="11"/>
              <w:spacing w:before="169"/>
              <w:ind w:left="326"/>
              <w:jc w:val="left"/>
              <w:rPr>
                <w:rFonts w:ascii="Times New Roman"/>
                <w:sz w:val="24"/>
              </w:rPr>
            </w:pPr>
            <w:r>
              <w:rPr>
                <w:rFonts w:ascii="Times New Roman"/>
                <w:spacing w:val="-2"/>
                <w:sz w:val="24"/>
              </w:rPr>
              <w:t>Conventional</w:t>
            </w:r>
          </w:p>
        </w:tc>
        <w:tc>
          <w:tcPr>
            <w:tcW w:w="1947" w:type="dxa"/>
          </w:tcPr>
          <w:p>
            <w:pPr>
              <w:pStyle w:val="11"/>
              <w:spacing w:before="169"/>
              <w:ind w:left="10" w:right="131"/>
              <w:rPr>
                <w:rFonts w:ascii="Times New Roman" w:hAnsi="Times New Roman"/>
                <w:sz w:val="24"/>
              </w:rPr>
            </w:pPr>
            <w:r>
              <w:rPr>
                <w:rFonts w:ascii="Times New Roman" w:hAnsi="Times New Roman"/>
                <w:sz w:val="24"/>
              </w:rPr>
              <w:t>0.79</w:t>
            </w:r>
            <w:r>
              <w:rPr>
                <w:rFonts w:ascii="Times New Roman" w:hAnsi="Times New Roman"/>
                <w:sz w:val="24"/>
                <w:vertAlign w:val="superscript"/>
              </w:rPr>
              <w:t>b</w:t>
            </w:r>
            <w:r>
              <w:rPr>
                <w:rFonts w:ascii="Times New Roman" w:hAnsi="Times New Roman"/>
                <w:spacing w:val="1"/>
                <w:sz w:val="24"/>
                <w:vertAlign w:val="baseline"/>
              </w:rPr>
              <w:t xml:space="preserve"> </w:t>
            </w:r>
            <w:r>
              <w:rPr>
                <w:rFonts w:ascii="Times New Roman" w:hAnsi="Times New Roman"/>
                <w:spacing w:val="-2"/>
                <w:sz w:val="24"/>
                <w:vertAlign w:val="baseline"/>
              </w:rPr>
              <w:t>(±0.07)</w:t>
            </w:r>
          </w:p>
        </w:tc>
        <w:tc>
          <w:tcPr>
            <w:tcW w:w="1682" w:type="dxa"/>
          </w:tcPr>
          <w:p>
            <w:pPr>
              <w:pStyle w:val="11"/>
              <w:spacing w:before="169"/>
              <w:ind w:left="313"/>
              <w:jc w:val="left"/>
              <w:rPr>
                <w:rFonts w:ascii="Times New Roman"/>
                <w:sz w:val="24"/>
              </w:rPr>
            </w:pPr>
            <w:r>
              <w:rPr>
                <w:rFonts w:ascii="Times New Roman"/>
                <w:spacing w:val="-4"/>
                <w:sz w:val="24"/>
              </w:rPr>
              <w:t>0.63</w:t>
            </w:r>
          </w:p>
        </w:tc>
        <w:tc>
          <w:tcPr>
            <w:tcW w:w="1591" w:type="dxa"/>
          </w:tcPr>
          <w:p>
            <w:pPr>
              <w:pStyle w:val="11"/>
              <w:spacing w:before="169"/>
              <w:ind w:left="184"/>
              <w:jc w:val="left"/>
              <w:rPr>
                <w:rFonts w:ascii="Times New Roman"/>
                <w:sz w:val="24"/>
              </w:rPr>
            </w:pPr>
            <w:r>
              <w:rPr>
                <w:rFonts w:ascii="Times New Roman"/>
                <w:spacing w:val="-4"/>
                <w:sz w:val="24"/>
              </w:rPr>
              <w:t>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960" w:type="dxa"/>
            <w:vMerge w:val="continue"/>
            <w:tcBorders>
              <w:top w:val="nil"/>
            </w:tcBorders>
          </w:tcPr>
          <w:p>
            <w:pPr>
              <w:rPr>
                <w:sz w:val="2"/>
                <w:szCs w:val="2"/>
              </w:rPr>
            </w:pPr>
          </w:p>
        </w:tc>
        <w:tc>
          <w:tcPr>
            <w:tcW w:w="1860" w:type="dxa"/>
          </w:tcPr>
          <w:p>
            <w:pPr>
              <w:pStyle w:val="11"/>
              <w:spacing w:before="169"/>
              <w:ind w:left="115"/>
              <w:jc w:val="left"/>
              <w:rPr>
                <w:rFonts w:ascii="Times New Roman"/>
                <w:sz w:val="24"/>
              </w:rPr>
            </w:pPr>
            <w:r>
              <w:rPr>
                <w:rFonts w:ascii="Times New Roman"/>
                <w:spacing w:val="-2"/>
                <w:sz w:val="24"/>
              </w:rPr>
              <w:t>Ladybeetles</w:t>
            </w:r>
          </w:p>
        </w:tc>
        <w:tc>
          <w:tcPr>
            <w:tcW w:w="1895" w:type="dxa"/>
          </w:tcPr>
          <w:p>
            <w:pPr>
              <w:pStyle w:val="11"/>
              <w:spacing w:before="169"/>
              <w:ind w:left="326"/>
              <w:jc w:val="left"/>
              <w:rPr>
                <w:rFonts w:ascii="Times New Roman"/>
                <w:sz w:val="24"/>
              </w:rPr>
            </w:pPr>
            <w:r>
              <w:rPr>
                <w:rFonts w:ascii="Times New Roman"/>
                <w:spacing w:val="-2"/>
                <w:sz w:val="24"/>
              </w:rPr>
              <w:t>Organic</w:t>
            </w:r>
          </w:p>
        </w:tc>
        <w:tc>
          <w:tcPr>
            <w:tcW w:w="1947" w:type="dxa"/>
          </w:tcPr>
          <w:p>
            <w:pPr>
              <w:pStyle w:val="11"/>
              <w:spacing w:before="169"/>
              <w:ind w:right="131"/>
              <w:rPr>
                <w:rFonts w:ascii="Times New Roman" w:hAnsi="Times New Roman"/>
                <w:sz w:val="24"/>
              </w:rPr>
            </w:pPr>
            <w:r>
              <w:rPr>
                <w:rFonts w:ascii="Times New Roman" w:hAnsi="Times New Roman"/>
                <w:sz w:val="24"/>
              </w:rPr>
              <w:t>0.95</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(±0.01)</w:t>
            </w:r>
          </w:p>
        </w:tc>
        <w:tc>
          <w:tcPr>
            <w:tcW w:w="1682" w:type="dxa"/>
          </w:tcPr>
          <w:p>
            <w:pPr>
              <w:pStyle w:val="11"/>
              <w:spacing w:before="169"/>
              <w:ind w:left="313"/>
              <w:jc w:val="left"/>
              <w:rPr>
                <w:rFonts w:ascii="Times New Roman"/>
                <w:sz w:val="24"/>
              </w:rPr>
            </w:pPr>
            <w:r>
              <w:rPr>
                <w:rFonts w:ascii="Times New Roman"/>
                <w:spacing w:val="-4"/>
                <w:sz w:val="24"/>
              </w:rPr>
              <w:t>0.93</w:t>
            </w:r>
          </w:p>
        </w:tc>
        <w:tc>
          <w:tcPr>
            <w:tcW w:w="1591" w:type="dxa"/>
          </w:tcPr>
          <w:p>
            <w:pPr>
              <w:pStyle w:val="11"/>
              <w:spacing w:before="169"/>
              <w:ind w:left="184"/>
              <w:jc w:val="left"/>
              <w:rPr>
                <w:rFonts w:ascii="Times New Roman"/>
                <w:sz w:val="24"/>
              </w:rPr>
            </w:pPr>
            <w:r>
              <w:rPr>
                <w:rFonts w:ascii="Times New Roman"/>
                <w:spacing w:val="-4"/>
                <w:sz w:val="24"/>
              </w:rPr>
              <w:t>0.96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8" w:hRule="atLeast"/>
        </w:trPr>
        <w:tc>
          <w:tcPr>
            <w:tcW w:w="960" w:type="dxa"/>
            <w:vMerge w:val="continue"/>
            <w:tcBorders>
              <w:top w:val="nil"/>
            </w:tcBorders>
          </w:tcPr>
          <w:p>
            <w:pPr>
              <w:rPr>
                <w:sz w:val="2"/>
                <w:szCs w:val="2"/>
              </w:rPr>
            </w:pPr>
          </w:p>
        </w:tc>
        <w:tc>
          <w:tcPr>
            <w:tcW w:w="1860" w:type="dxa"/>
            <w:tcBorders>
              <w:bottom w:val="single" w:color="000000" w:sz="8" w:space="0"/>
            </w:tcBorders>
          </w:tcPr>
          <w:p>
            <w:pPr>
              <w:pStyle w:val="11"/>
              <w:spacing w:before="0"/>
              <w:jc w:val="left"/>
              <w:rPr>
                <w:rFonts w:ascii="Times New Roman"/>
                <w:sz w:val="22"/>
              </w:rPr>
            </w:pPr>
          </w:p>
        </w:tc>
        <w:tc>
          <w:tcPr>
            <w:tcW w:w="1895" w:type="dxa"/>
            <w:tcBorders>
              <w:bottom w:val="single" w:color="000000" w:sz="8" w:space="0"/>
            </w:tcBorders>
          </w:tcPr>
          <w:p>
            <w:pPr>
              <w:pStyle w:val="11"/>
              <w:spacing w:before="169"/>
              <w:ind w:left="326"/>
              <w:jc w:val="left"/>
              <w:rPr>
                <w:rFonts w:ascii="Times New Roman"/>
                <w:sz w:val="24"/>
              </w:rPr>
            </w:pPr>
            <w:r>
              <w:rPr>
                <w:rFonts w:ascii="Times New Roman"/>
                <w:spacing w:val="-2"/>
                <w:sz w:val="24"/>
              </w:rPr>
              <w:t>Conventional</w:t>
            </w:r>
          </w:p>
        </w:tc>
        <w:tc>
          <w:tcPr>
            <w:tcW w:w="1947" w:type="dxa"/>
            <w:tcBorders>
              <w:bottom w:val="single" w:color="000000" w:sz="8" w:space="0"/>
            </w:tcBorders>
          </w:tcPr>
          <w:p>
            <w:pPr>
              <w:pStyle w:val="11"/>
              <w:spacing w:before="169"/>
              <w:ind w:right="131"/>
              <w:rPr>
                <w:rFonts w:ascii="Times New Roman" w:hAnsi="Times New Roman"/>
                <w:sz w:val="24"/>
              </w:rPr>
            </w:pPr>
            <w:r>
              <w:rPr>
                <w:rFonts w:ascii="Times New Roman" w:hAnsi="Times New Roman"/>
                <w:sz w:val="24"/>
              </w:rPr>
              <w:t>0.95</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(±0.01)</w:t>
            </w:r>
          </w:p>
        </w:tc>
        <w:tc>
          <w:tcPr>
            <w:tcW w:w="1682" w:type="dxa"/>
            <w:tcBorders>
              <w:bottom w:val="single" w:color="000000" w:sz="8" w:space="0"/>
            </w:tcBorders>
          </w:tcPr>
          <w:p>
            <w:pPr>
              <w:pStyle w:val="11"/>
              <w:spacing w:before="169"/>
              <w:ind w:left="313"/>
              <w:jc w:val="left"/>
              <w:rPr>
                <w:rFonts w:ascii="Times New Roman"/>
                <w:sz w:val="24"/>
              </w:rPr>
            </w:pPr>
            <w:r>
              <w:rPr>
                <w:rFonts w:ascii="Times New Roman"/>
                <w:spacing w:val="-4"/>
                <w:sz w:val="24"/>
              </w:rPr>
              <w:t>0.94</w:t>
            </w:r>
          </w:p>
        </w:tc>
        <w:tc>
          <w:tcPr>
            <w:tcW w:w="1591" w:type="dxa"/>
            <w:tcBorders>
              <w:bottom w:val="single" w:color="000000" w:sz="8" w:space="0"/>
            </w:tcBorders>
          </w:tcPr>
          <w:p>
            <w:pPr>
              <w:pStyle w:val="11"/>
              <w:spacing w:before="169"/>
              <w:ind w:left="184"/>
              <w:jc w:val="left"/>
              <w:rPr>
                <w:rFonts w:ascii="Times New Roman"/>
                <w:sz w:val="24"/>
              </w:rPr>
            </w:pPr>
            <w:r>
              <w:rPr>
                <w:rFonts w:ascii="Times New Roman"/>
                <w:spacing w:val="-4"/>
                <w:sz w:val="24"/>
              </w:rPr>
              <w:t>0.96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6" w:hRule="atLeast"/>
        </w:trPr>
        <w:tc>
          <w:tcPr>
            <w:tcW w:w="960" w:type="dxa"/>
          </w:tcPr>
          <w:p>
            <w:pPr>
              <w:pStyle w:val="11"/>
              <w:spacing w:before="0" w:line="275" w:lineRule="exact"/>
              <w:ind w:left="50"/>
              <w:jc w:val="left"/>
              <w:rPr>
                <w:rFonts w:ascii="Times New Roman"/>
                <w:sz w:val="24"/>
              </w:rPr>
            </w:pPr>
            <w:r>
              <w:rPr>
                <w:rFonts w:ascii="Times New Roman"/>
                <w:spacing w:val="-5"/>
                <w:sz w:val="24"/>
              </w:rPr>
              <w:t>596</w:t>
            </w:r>
          </w:p>
        </w:tc>
        <w:tc>
          <w:tcPr>
            <w:tcW w:w="1860" w:type="dxa"/>
            <w:tcBorders>
              <w:top w:val="single" w:color="000000" w:sz="8" w:space="0"/>
            </w:tcBorders>
          </w:tcPr>
          <w:p>
            <w:pPr>
              <w:pStyle w:val="11"/>
              <w:spacing w:before="0"/>
              <w:jc w:val="left"/>
              <w:rPr>
                <w:rFonts w:ascii="Times New Roman"/>
                <w:sz w:val="22"/>
              </w:rPr>
            </w:pPr>
          </w:p>
        </w:tc>
        <w:tc>
          <w:tcPr>
            <w:tcW w:w="1895" w:type="dxa"/>
            <w:tcBorders>
              <w:top w:val="single" w:color="000000" w:sz="8" w:space="0"/>
            </w:tcBorders>
          </w:tcPr>
          <w:p>
            <w:pPr>
              <w:pStyle w:val="11"/>
              <w:spacing w:before="0"/>
              <w:jc w:val="left"/>
              <w:rPr>
                <w:rFonts w:ascii="Times New Roman"/>
                <w:sz w:val="22"/>
              </w:rPr>
            </w:pPr>
          </w:p>
        </w:tc>
        <w:tc>
          <w:tcPr>
            <w:tcW w:w="1947" w:type="dxa"/>
            <w:tcBorders>
              <w:top w:val="single" w:color="000000" w:sz="8" w:space="0"/>
            </w:tcBorders>
          </w:tcPr>
          <w:p>
            <w:pPr>
              <w:pStyle w:val="11"/>
              <w:spacing w:before="0"/>
              <w:jc w:val="left"/>
              <w:rPr>
                <w:rFonts w:ascii="Times New Roman"/>
                <w:sz w:val="22"/>
              </w:rPr>
            </w:pPr>
          </w:p>
        </w:tc>
        <w:tc>
          <w:tcPr>
            <w:tcW w:w="1682" w:type="dxa"/>
            <w:tcBorders>
              <w:top w:val="single" w:color="000000" w:sz="8" w:space="0"/>
            </w:tcBorders>
          </w:tcPr>
          <w:p>
            <w:pPr>
              <w:pStyle w:val="11"/>
              <w:spacing w:before="0"/>
              <w:jc w:val="left"/>
              <w:rPr>
                <w:rFonts w:ascii="Times New Roman"/>
                <w:sz w:val="22"/>
              </w:rPr>
            </w:pPr>
          </w:p>
        </w:tc>
        <w:tc>
          <w:tcPr>
            <w:tcW w:w="1591" w:type="dxa"/>
            <w:tcBorders>
              <w:top w:val="single" w:color="000000" w:sz="8" w:space="0"/>
            </w:tcBorders>
          </w:tcPr>
          <w:p>
            <w:pPr>
              <w:pStyle w:val="11"/>
              <w:spacing w:before="0"/>
              <w:jc w:val="left"/>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7" w:hRule="atLeast"/>
        </w:trPr>
        <w:tc>
          <w:tcPr>
            <w:tcW w:w="960" w:type="dxa"/>
          </w:tcPr>
          <w:p>
            <w:pPr>
              <w:pStyle w:val="11"/>
              <w:spacing w:before="162" w:line="256" w:lineRule="exact"/>
              <w:ind w:left="50"/>
              <w:jc w:val="left"/>
              <w:rPr>
                <w:rFonts w:ascii="Times New Roman"/>
                <w:sz w:val="24"/>
              </w:rPr>
            </w:pPr>
            <w:r>
              <w:rPr>
                <w:rFonts w:ascii="Times New Roman"/>
                <w:spacing w:val="-5"/>
                <w:sz w:val="24"/>
              </w:rPr>
              <w:t>597</w:t>
            </w:r>
          </w:p>
        </w:tc>
        <w:tc>
          <w:tcPr>
            <w:tcW w:w="1860" w:type="dxa"/>
          </w:tcPr>
          <w:p>
            <w:pPr>
              <w:pStyle w:val="11"/>
              <w:spacing w:before="0"/>
              <w:jc w:val="left"/>
              <w:rPr>
                <w:rFonts w:ascii="Times New Roman"/>
                <w:sz w:val="22"/>
              </w:rPr>
            </w:pPr>
          </w:p>
        </w:tc>
        <w:tc>
          <w:tcPr>
            <w:tcW w:w="1895" w:type="dxa"/>
          </w:tcPr>
          <w:p>
            <w:pPr>
              <w:pStyle w:val="11"/>
              <w:spacing w:before="0"/>
              <w:jc w:val="left"/>
              <w:rPr>
                <w:rFonts w:ascii="Times New Roman"/>
                <w:sz w:val="22"/>
              </w:rPr>
            </w:pPr>
          </w:p>
        </w:tc>
        <w:tc>
          <w:tcPr>
            <w:tcW w:w="1947" w:type="dxa"/>
          </w:tcPr>
          <w:p>
            <w:pPr>
              <w:pStyle w:val="11"/>
              <w:spacing w:before="0"/>
              <w:jc w:val="left"/>
              <w:rPr>
                <w:rFonts w:ascii="Times New Roman"/>
                <w:sz w:val="22"/>
              </w:rPr>
            </w:pPr>
          </w:p>
        </w:tc>
        <w:tc>
          <w:tcPr>
            <w:tcW w:w="1682" w:type="dxa"/>
          </w:tcPr>
          <w:p>
            <w:pPr>
              <w:pStyle w:val="11"/>
              <w:spacing w:before="0"/>
              <w:jc w:val="left"/>
              <w:rPr>
                <w:rFonts w:ascii="Times New Roman"/>
                <w:sz w:val="22"/>
              </w:rPr>
            </w:pPr>
          </w:p>
        </w:tc>
        <w:tc>
          <w:tcPr>
            <w:tcW w:w="1591" w:type="dxa"/>
          </w:tcPr>
          <w:p>
            <w:pPr>
              <w:pStyle w:val="11"/>
              <w:spacing w:before="0"/>
              <w:jc w:val="left"/>
              <w:rPr>
                <w:rFonts w:ascii="Times New Roman"/>
                <w:sz w:val="22"/>
              </w:rPr>
            </w:pPr>
          </w:p>
        </w:tc>
      </w:tr>
    </w:tbl>
    <w:p>
      <w:pPr>
        <w:spacing w:after="0"/>
        <w:jc w:val="left"/>
        <w:rPr>
          <w:rFonts w:ascii="Times New Roman"/>
          <w:sz w:val="22"/>
        </w:rPr>
        <w:sectPr>
          <w:pgSz w:w="12240" w:h="15840"/>
          <w:pgMar w:top="1360" w:right="60" w:bottom="1240" w:left="0" w:header="0" w:footer="1056" w:gutter="0"/>
          <w:cols w:space="720" w:num="1"/>
        </w:sectPr>
      </w:pPr>
    </w:p>
    <w:p>
      <w:pPr>
        <w:pStyle w:val="6"/>
        <w:tabs>
          <w:tab w:val="left" w:pos="1440"/>
        </w:tabs>
        <w:spacing w:before="74"/>
        <w:ind w:left="720"/>
      </w:pPr>
      <w:r>
        <w:rPr>
          <w:spacing w:val="-5"/>
        </w:rPr>
        <w:t>598</w:t>
      </w:r>
      <w:r>
        <w:tab/>
      </w:r>
      <w:r>
        <w:rPr>
          <w:b/>
        </w:rPr>
        <w:t>Table</w:t>
      </w:r>
      <w:r>
        <w:rPr>
          <w:b/>
          <w:spacing w:val="-3"/>
        </w:rPr>
        <w:t xml:space="preserve"> </w:t>
      </w:r>
      <w:r>
        <w:rPr>
          <w:b/>
        </w:rPr>
        <w:t>3.</w:t>
      </w:r>
      <w:r>
        <w:rPr>
          <w:b/>
          <w:spacing w:val="58"/>
        </w:rPr>
        <w:t xml:space="preserve"> </w:t>
      </w:r>
      <w:r>
        <w:t>Tukey’s</w:t>
      </w:r>
      <w:r>
        <w:rPr>
          <w:spacing w:val="-1"/>
        </w:rPr>
        <w:t xml:space="preserve"> </w:t>
      </w:r>
      <w:r>
        <w:t>post-hoc</w:t>
      </w:r>
      <w:r>
        <w:rPr>
          <w:spacing w:val="-2"/>
        </w:rPr>
        <w:t xml:space="preserve"> </w:t>
      </w:r>
      <w:r>
        <w:t>tests comparing</w:t>
      </w:r>
      <w:r>
        <w:rPr>
          <w:spacing w:val="-4"/>
        </w:rPr>
        <w:t xml:space="preserve"> </w:t>
      </w:r>
      <w:r>
        <w:t>the proportion</w:t>
      </w:r>
      <w:r>
        <w:rPr>
          <w:spacing w:val="-1"/>
        </w:rPr>
        <w:t xml:space="preserve"> </w:t>
      </w:r>
      <w:r>
        <w:t>of rice</w:t>
      </w:r>
      <w:r>
        <w:rPr>
          <w:spacing w:val="-3"/>
        </w:rPr>
        <w:t xml:space="preserve"> </w:t>
      </w:r>
      <w:r>
        <w:t>herbivores consumed</w:t>
      </w:r>
      <w:r>
        <w:rPr>
          <w:spacing w:val="-1"/>
        </w:rPr>
        <w:t xml:space="preserve"> </w:t>
      </w:r>
      <w:r>
        <w:t xml:space="preserve">in </w:t>
      </w:r>
      <w:r>
        <w:rPr>
          <w:spacing w:val="-5"/>
        </w:rPr>
        <w:t>the</w:t>
      </w:r>
    </w:p>
    <w:p>
      <w:pPr>
        <w:pStyle w:val="6"/>
        <w:tabs>
          <w:tab w:val="left" w:pos="1440"/>
        </w:tabs>
        <w:spacing w:before="137"/>
        <w:ind w:left="720"/>
      </w:pPr>
      <w:r>
        <w:rPr>
          <w:spacing w:val="-5"/>
        </w:rPr>
        <w:t>599</w:t>
      </w:r>
      <w:r>
        <w:tab/>
      </w:r>
      <w:r>
        <w:t>diet</w:t>
      </w:r>
      <w:r>
        <w:rPr>
          <w:spacing w:val="-4"/>
        </w:rPr>
        <w:t xml:space="preserve"> </w:t>
      </w:r>
      <w:r>
        <w:t>of</w:t>
      </w:r>
      <w:r>
        <w:rPr>
          <w:spacing w:val="-2"/>
        </w:rPr>
        <w:t xml:space="preserve"> </w:t>
      </w:r>
      <w:r>
        <w:t>predators</w:t>
      </w:r>
      <w:r>
        <w:rPr>
          <w:spacing w:val="1"/>
        </w:rPr>
        <w:t xml:space="preserve"> </w:t>
      </w:r>
      <w:r>
        <w:t>at</w:t>
      </w:r>
      <w:r>
        <w:rPr>
          <w:spacing w:val="-2"/>
        </w:rPr>
        <w:t xml:space="preserve"> </w:t>
      </w:r>
      <w:r>
        <w:t>three crop</w:t>
      </w:r>
      <w:r>
        <w:rPr>
          <w:spacing w:val="-1"/>
        </w:rPr>
        <w:t xml:space="preserve"> </w:t>
      </w:r>
      <w:r>
        <w:t>stages</w:t>
      </w:r>
      <w:r>
        <w:rPr>
          <w:spacing w:val="-2"/>
        </w:rPr>
        <w:t xml:space="preserve"> </w:t>
      </w:r>
      <w:r>
        <w:t>(tillering,</w:t>
      </w:r>
      <w:r>
        <w:rPr>
          <w:spacing w:val="-1"/>
        </w:rPr>
        <w:t xml:space="preserve"> </w:t>
      </w:r>
      <w:r>
        <w:t>flowering,</w:t>
      </w:r>
      <w:r>
        <w:rPr>
          <w:spacing w:val="-1"/>
        </w:rPr>
        <w:t xml:space="preserve"> </w:t>
      </w:r>
      <w:r>
        <w:t>and</w:t>
      </w:r>
      <w:r>
        <w:rPr>
          <w:spacing w:val="1"/>
        </w:rPr>
        <w:t xml:space="preserve"> </w:t>
      </w:r>
      <w:r>
        <w:t>ripening</w:t>
      </w:r>
      <w:r>
        <w:rPr>
          <w:spacing w:val="-3"/>
        </w:rPr>
        <w:t xml:space="preserve"> </w:t>
      </w:r>
      <w:r>
        <w:t>stages).</w:t>
      </w:r>
      <w:r>
        <w:rPr>
          <w:spacing w:val="57"/>
        </w:rPr>
        <w:t xml:space="preserve"> </w:t>
      </w:r>
      <w:r>
        <w:rPr>
          <w:spacing w:val="-2"/>
        </w:rPr>
        <w:t>Different</w:t>
      </w:r>
    </w:p>
    <w:p>
      <w:pPr>
        <w:pStyle w:val="6"/>
        <w:tabs>
          <w:tab w:val="left" w:pos="1440"/>
        </w:tabs>
        <w:spacing w:before="139"/>
        <w:ind w:left="720"/>
      </w:pPr>
      <w:r>
        <w:rPr>
          <w:spacing w:val="-5"/>
        </w:rPr>
        <w:t>600</w:t>
      </w:r>
      <w:r>
        <w:tab/>
      </w:r>
      <w:r>
        <w:t>superscript</w:t>
      </w:r>
      <w:r>
        <w:rPr>
          <w:spacing w:val="-2"/>
        </w:rPr>
        <w:t xml:space="preserve"> </w:t>
      </w:r>
      <w:r>
        <w:t>letters</w:t>
      </w:r>
      <w:r>
        <w:rPr>
          <w:spacing w:val="-1"/>
        </w:rPr>
        <w:t xml:space="preserve"> </w:t>
      </w:r>
      <w:r>
        <w:t>indicate</w:t>
      </w:r>
      <w:r>
        <w:rPr>
          <w:spacing w:val="-2"/>
        </w:rPr>
        <w:t xml:space="preserve"> </w:t>
      </w:r>
      <w:r>
        <w:t>significant</w:t>
      </w:r>
      <w:r>
        <w:rPr>
          <w:spacing w:val="-1"/>
        </w:rPr>
        <w:t xml:space="preserve"> </w:t>
      </w:r>
      <w:r>
        <w:t>differences</w:t>
      </w:r>
      <w:r>
        <w:rPr>
          <w:spacing w:val="-2"/>
        </w:rPr>
        <w:t xml:space="preserve"> </w:t>
      </w:r>
      <w:r>
        <w:t>in</w:t>
      </w:r>
      <w:r>
        <w:rPr>
          <w:spacing w:val="-1"/>
        </w:rPr>
        <w:t xml:space="preserve"> </w:t>
      </w:r>
      <w:r>
        <w:t>the</w:t>
      </w:r>
      <w:r>
        <w:rPr>
          <w:spacing w:val="1"/>
        </w:rPr>
        <w:t xml:space="preserve"> </w:t>
      </w:r>
      <w:r>
        <w:t>estimated</w:t>
      </w:r>
      <w:r>
        <w:rPr>
          <w:spacing w:val="-1"/>
        </w:rPr>
        <w:t xml:space="preserve"> </w:t>
      </w:r>
      <w:r>
        <w:t>marginal</w:t>
      </w:r>
      <w:r>
        <w:rPr>
          <w:spacing w:val="1"/>
        </w:rPr>
        <w:t xml:space="preserve"> </w:t>
      </w:r>
      <w:r>
        <w:t>means</w:t>
      </w:r>
      <w:r>
        <w:rPr>
          <w:spacing w:val="-1"/>
        </w:rPr>
        <w:t xml:space="preserve"> </w:t>
      </w:r>
      <w:r>
        <w:t>(EMMs)</w:t>
      </w:r>
      <w:r>
        <w:rPr>
          <w:spacing w:val="-2"/>
        </w:rPr>
        <w:t xml:space="preserve"> </w:t>
      </w:r>
      <w:r>
        <w:rPr>
          <w:spacing w:val="-5"/>
        </w:rPr>
        <w:t>of</w:t>
      </w:r>
    </w:p>
    <w:p>
      <w:pPr>
        <w:pStyle w:val="6"/>
        <w:tabs>
          <w:tab w:val="left" w:pos="1440"/>
        </w:tabs>
        <w:spacing w:before="137"/>
        <w:ind w:left="720"/>
      </w:pPr>
      <w:r>
        <w:rPr>
          <w:spacing w:val="-5"/>
        </w:rPr>
        <w:t>601</w:t>
      </w:r>
      <w:r>
        <w:tab/>
      </w:r>
      <w:r>
        <w:t>the</w:t>
      </w:r>
      <w:r>
        <w:rPr>
          <w:spacing w:val="-1"/>
        </w:rPr>
        <w:t xml:space="preserve"> </w:t>
      </w:r>
      <w:r>
        <w:t>posterior</w:t>
      </w:r>
      <w:r>
        <w:rPr>
          <w:spacing w:val="-1"/>
        </w:rPr>
        <w:t xml:space="preserve"> </w:t>
      </w:r>
      <w:r>
        <w:t>medians from Bayesian stable</w:t>
      </w:r>
      <w:r>
        <w:rPr>
          <w:spacing w:val="-1"/>
        </w:rPr>
        <w:t xml:space="preserve"> </w:t>
      </w:r>
      <w:r>
        <w:t>isotope</w:t>
      </w:r>
      <w:r>
        <w:rPr>
          <w:spacing w:val="-1"/>
        </w:rPr>
        <w:t xml:space="preserve"> </w:t>
      </w:r>
      <w:r>
        <w:t>mixing</w:t>
      </w:r>
      <w:r>
        <w:rPr>
          <w:spacing w:val="-2"/>
        </w:rPr>
        <w:t xml:space="preserve"> </w:t>
      </w:r>
      <w:r>
        <w:t>models</w:t>
      </w:r>
      <w:r>
        <w:rPr>
          <w:spacing w:val="3"/>
        </w:rPr>
        <w:t xml:space="preserve"> </w:t>
      </w:r>
      <w:r>
        <w:t>(α</w:t>
      </w:r>
      <w:r>
        <w:rPr>
          <w:spacing w:val="-2"/>
        </w:rPr>
        <w:t xml:space="preserve"> </w:t>
      </w:r>
      <w:r>
        <w:t>=</w:t>
      </w:r>
      <w:r>
        <w:rPr>
          <w:spacing w:val="-1"/>
        </w:rPr>
        <w:t xml:space="preserve"> </w:t>
      </w:r>
      <w:r>
        <w:rPr>
          <w:spacing w:val="-2"/>
        </w:rPr>
        <w:t>0.05).</w:t>
      </w:r>
    </w:p>
    <w:p>
      <w:pPr>
        <w:pStyle w:val="6"/>
        <w:spacing w:before="124"/>
        <w:rPr>
          <w:sz w:val="20"/>
        </w:rPr>
      </w:pPr>
    </w:p>
    <w:tbl>
      <w:tblPr>
        <w:tblStyle w:val="5"/>
        <w:tblW w:w="0" w:type="auto"/>
        <w:tblInd w:w="6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9"/>
        <w:gridCol w:w="1958"/>
        <w:gridCol w:w="1720"/>
        <w:gridCol w:w="1934"/>
        <w:gridCol w:w="1685"/>
        <w:gridCol w:w="16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6" w:hRule="atLeast"/>
        </w:trPr>
        <w:tc>
          <w:tcPr>
            <w:tcW w:w="979" w:type="dxa"/>
          </w:tcPr>
          <w:p>
            <w:pPr>
              <w:pStyle w:val="11"/>
              <w:spacing w:before="0"/>
              <w:jc w:val="left"/>
              <w:rPr>
                <w:rFonts w:ascii="Times New Roman"/>
                <w:sz w:val="22"/>
              </w:rPr>
            </w:pPr>
          </w:p>
        </w:tc>
        <w:tc>
          <w:tcPr>
            <w:tcW w:w="1958" w:type="dxa"/>
            <w:tcBorders>
              <w:top w:val="single" w:color="000000" w:sz="8" w:space="0"/>
              <w:bottom w:val="single" w:color="000000" w:sz="8" w:space="0"/>
            </w:tcBorders>
          </w:tcPr>
          <w:p>
            <w:pPr>
              <w:pStyle w:val="11"/>
              <w:spacing w:before="157"/>
              <w:ind w:left="115"/>
              <w:jc w:val="left"/>
              <w:rPr>
                <w:rFonts w:ascii="Times New Roman"/>
                <w:sz w:val="24"/>
              </w:rPr>
            </w:pPr>
            <w:r>
              <w:rPr>
                <w:rFonts w:ascii="Times New Roman"/>
                <w:spacing w:val="-2"/>
                <w:sz w:val="24"/>
              </w:rPr>
              <w:t>Model</w:t>
            </w:r>
          </w:p>
        </w:tc>
        <w:tc>
          <w:tcPr>
            <w:tcW w:w="1720" w:type="dxa"/>
            <w:tcBorders>
              <w:top w:val="single" w:color="000000" w:sz="8" w:space="0"/>
              <w:bottom w:val="single" w:color="000000" w:sz="8" w:space="0"/>
            </w:tcBorders>
          </w:tcPr>
          <w:p>
            <w:pPr>
              <w:pStyle w:val="11"/>
              <w:spacing w:before="157"/>
              <w:ind w:left="425"/>
              <w:jc w:val="left"/>
              <w:rPr>
                <w:rFonts w:ascii="Times New Roman"/>
                <w:sz w:val="24"/>
              </w:rPr>
            </w:pPr>
            <w:r>
              <w:rPr>
                <w:rFonts w:ascii="Times New Roman"/>
                <w:sz w:val="24"/>
              </w:rPr>
              <w:t xml:space="preserve">Crop </w:t>
            </w:r>
            <w:r>
              <w:rPr>
                <w:rFonts w:ascii="Times New Roman"/>
                <w:spacing w:val="-2"/>
                <w:sz w:val="24"/>
              </w:rPr>
              <w:t>stage</w:t>
            </w:r>
          </w:p>
        </w:tc>
        <w:tc>
          <w:tcPr>
            <w:tcW w:w="1934" w:type="dxa"/>
            <w:tcBorders>
              <w:top w:val="single" w:color="000000" w:sz="8" w:space="0"/>
              <w:bottom w:val="single" w:color="000000" w:sz="8" w:space="0"/>
            </w:tcBorders>
          </w:tcPr>
          <w:p>
            <w:pPr>
              <w:pStyle w:val="11"/>
              <w:spacing w:before="157"/>
              <w:ind w:left="96" w:right="141"/>
              <w:rPr>
                <w:rFonts w:ascii="Times New Roman" w:hAnsi="Times New Roman"/>
                <w:sz w:val="24"/>
              </w:rPr>
            </w:pPr>
            <w:r>
              <w:rPr>
                <w:rFonts w:ascii="Times New Roman" w:hAnsi="Times New Roman"/>
                <w:sz w:val="24"/>
              </w:rPr>
              <w:t xml:space="preserve">EMMs (± </w:t>
            </w:r>
            <w:r>
              <w:rPr>
                <w:rFonts w:ascii="Times New Roman" w:hAnsi="Times New Roman"/>
                <w:spacing w:val="-5"/>
                <w:sz w:val="24"/>
              </w:rPr>
              <w:t>SE)</w:t>
            </w:r>
          </w:p>
        </w:tc>
        <w:tc>
          <w:tcPr>
            <w:tcW w:w="1685" w:type="dxa"/>
            <w:tcBorders>
              <w:top w:val="single" w:color="000000" w:sz="8" w:space="0"/>
              <w:bottom w:val="single" w:color="000000" w:sz="8" w:space="0"/>
            </w:tcBorders>
          </w:tcPr>
          <w:p>
            <w:pPr>
              <w:pStyle w:val="11"/>
              <w:spacing w:before="157"/>
              <w:ind w:left="314"/>
              <w:jc w:val="left"/>
              <w:rPr>
                <w:rFonts w:ascii="Times New Roman"/>
                <w:sz w:val="24"/>
              </w:rPr>
            </w:pPr>
            <w:r>
              <w:rPr>
                <w:rFonts w:ascii="Times New Roman"/>
                <w:sz w:val="24"/>
              </w:rPr>
              <w:t>Lower</w:t>
            </w:r>
            <w:r>
              <w:rPr>
                <w:rFonts w:ascii="Times New Roman"/>
                <w:spacing w:val="-3"/>
                <w:sz w:val="24"/>
              </w:rPr>
              <w:t xml:space="preserve"> </w:t>
            </w:r>
            <w:r>
              <w:rPr>
                <w:rFonts w:ascii="Times New Roman"/>
                <w:spacing w:val="-4"/>
                <w:sz w:val="24"/>
              </w:rPr>
              <w:t>2.5%</w:t>
            </w:r>
          </w:p>
        </w:tc>
        <w:tc>
          <w:tcPr>
            <w:tcW w:w="1637" w:type="dxa"/>
            <w:tcBorders>
              <w:top w:val="single" w:color="000000" w:sz="8" w:space="0"/>
              <w:bottom w:val="single" w:color="000000" w:sz="8" w:space="0"/>
            </w:tcBorders>
          </w:tcPr>
          <w:p>
            <w:pPr>
              <w:pStyle w:val="11"/>
              <w:spacing w:before="157"/>
              <w:ind w:left="190"/>
              <w:jc w:val="left"/>
              <w:rPr>
                <w:rFonts w:ascii="Times New Roman"/>
                <w:sz w:val="24"/>
              </w:rPr>
            </w:pPr>
            <w:r>
              <w:rPr>
                <w:rFonts w:ascii="Times New Roman"/>
                <w:sz w:val="24"/>
              </w:rPr>
              <w:t>Upper</w:t>
            </w:r>
            <w:r>
              <w:rPr>
                <w:rFonts w:ascii="Times New Roman"/>
                <w:spacing w:val="-2"/>
                <w:sz w:val="24"/>
              </w:rPr>
              <w:t xml:space="preserve"> </w:t>
            </w:r>
            <w:r>
              <w:rPr>
                <w:rFonts w:ascii="Times New Roman"/>
                <w:spacing w:val="-4"/>
                <w:sz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2" w:hRule="atLeast"/>
        </w:trPr>
        <w:tc>
          <w:tcPr>
            <w:tcW w:w="979" w:type="dxa"/>
          </w:tcPr>
          <w:p>
            <w:pPr>
              <w:pStyle w:val="11"/>
              <w:spacing w:before="0"/>
              <w:jc w:val="left"/>
              <w:rPr>
                <w:rFonts w:ascii="Times New Roman"/>
                <w:sz w:val="22"/>
              </w:rPr>
            </w:pPr>
          </w:p>
        </w:tc>
        <w:tc>
          <w:tcPr>
            <w:tcW w:w="1958" w:type="dxa"/>
            <w:tcBorders>
              <w:top w:val="single" w:color="000000" w:sz="8" w:space="0"/>
            </w:tcBorders>
          </w:tcPr>
          <w:p>
            <w:pPr>
              <w:pStyle w:val="11"/>
              <w:spacing w:before="157"/>
              <w:ind w:left="115"/>
              <w:jc w:val="left"/>
              <w:rPr>
                <w:rFonts w:ascii="Times New Roman"/>
                <w:sz w:val="24"/>
              </w:rPr>
            </w:pPr>
            <w:r>
              <w:rPr>
                <w:rFonts w:ascii="Times New Roman"/>
                <w:sz w:val="24"/>
              </w:rPr>
              <w:t>Both</w:t>
            </w:r>
            <w:r>
              <w:rPr>
                <w:rFonts w:ascii="Times New Roman"/>
                <w:spacing w:val="-2"/>
                <w:sz w:val="24"/>
              </w:rPr>
              <w:t xml:space="preserve"> predators</w:t>
            </w:r>
          </w:p>
        </w:tc>
        <w:tc>
          <w:tcPr>
            <w:tcW w:w="1720" w:type="dxa"/>
            <w:tcBorders>
              <w:top w:val="single" w:color="000000" w:sz="8" w:space="0"/>
            </w:tcBorders>
          </w:tcPr>
          <w:p>
            <w:pPr>
              <w:pStyle w:val="11"/>
              <w:spacing w:before="157"/>
              <w:ind w:left="425"/>
              <w:jc w:val="left"/>
              <w:rPr>
                <w:rFonts w:ascii="Times New Roman"/>
                <w:sz w:val="24"/>
              </w:rPr>
            </w:pPr>
            <w:r>
              <w:rPr>
                <w:rFonts w:ascii="Times New Roman"/>
                <w:spacing w:val="-2"/>
                <w:sz w:val="24"/>
              </w:rPr>
              <w:t>Tillering</w:t>
            </w:r>
          </w:p>
        </w:tc>
        <w:tc>
          <w:tcPr>
            <w:tcW w:w="1934" w:type="dxa"/>
            <w:tcBorders>
              <w:top w:val="single" w:color="000000" w:sz="8" w:space="0"/>
            </w:tcBorders>
          </w:tcPr>
          <w:p>
            <w:pPr>
              <w:pStyle w:val="11"/>
              <w:spacing w:before="157"/>
              <w:ind w:right="141"/>
              <w:rPr>
                <w:rFonts w:ascii="Times New Roman" w:hAnsi="Times New Roman"/>
                <w:sz w:val="24"/>
              </w:rPr>
            </w:pPr>
            <w:r>
              <w:rPr>
                <w:rFonts w:ascii="Times New Roman" w:hAnsi="Times New Roman"/>
                <w:sz w:val="24"/>
              </w:rPr>
              <w:t>0.24</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(±0.06)</w:t>
            </w:r>
          </w:p>
        </w:tc>
        <w:tc>
          <w:tcPr>
            <w:tcW w:w="1685" w:type="dxa"/>
            <w:tcBorders>
              <w:top w:val="single" w:color="000000" w:sz="8" w:space="0"/>
            </w:tcBorders>
          </w:tcPr>
          <w:p>
            <w:pPr>
              <w:pStyle w:val="11"/>
              <w:spacing w:before="157"/>
              <w:ind w:left="314"/>
              <w:jc w:val="left"/>
              <w:rPr>
                <w:rFonts w:ascii="Times New Roman"/>
                <w:sz w:val="24"/>
              </w:rPr>
            </w:pPr>
            <w:r>
              <w:rPr>
                <w:rFonts w:ascii="Times New Roman"/>
                <w:spacing w:val="-4"/>
                <w:sz w:val="24"/>
              </w:rPr>
              <w:t>0.14</w:t>
            </w:r>
          </w:p>
        </w:tc>
        <w:tc>
          <w:tcPr>
            <w:tcW w:w="1637" w:type="dxa"/>
            <w:tcBorders>
              <w:top w:val="single" w:color="000000" w:sz="8" w:space="0"/>
            </w:tcBorders>
          </w:tcPr>
          <w:p>
            <w:pPr>
              <w:pStyle w:val="11"/>
              <w:spacing w:before="157"/>
              <w:ind w:left="190"/>
              <w:jc w:val="left"/>
              <w:rPr>
                <w:rFonts w:ascii="Times New Roman"/>
                <w:sz w:val="24"/>
              </w:rPr>
            </w:pPr>
            <w:r>
              <w:rPr>
                <w:rFonts w:ascii="Times New Roman"/>
                <w:spacing w:val="-4"/>
                <w:sz w:val="24"/>
              </w:rPr>
              <w:t>0.36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979" w:type="dxa"/>
          </w:tcPr>
          <w:p>
            <w:pPr>
              <w:pStyle w:val="11"/>
              <w:spacing w:before="0"/>
              <w:jc w:val="left"/>
              <w:rPr>
                <w:rFonts w:ascii="Times New Roman"/>
                <w:sz w:val="22"/>
              </w:rPr>
            </w:pPr>
          </w:p>
        </w:tc>
        <w:tc>
          <w:tcPr>
            <w:tcW w:w="1958" w:type="dxa"/>
          </w:tcPr>
          <w:p>
            <w:pPr>
              <w:pStyle w:val="11"/>
              <w:spacing w:before="0"/>
              <w:jc w:val="left"/>
              <w:rPr>
                <w:rFonts w:ascii="Times New Roman"/>
                <w:sz w:val="22"/>
              </w:rPr>
            </w:pPr>
          </w:p>
        </w:tc>
        <w:tc>
          <w:tcPr>
            <w:tcW w:w="1720" w:type="dxa"/>
          </w:tcPr>
          <w:p>
            <w:pPr>
              <w:pStyle w:val="11"/>
              <w:spacing w:before="169"/>
              <w:ind w:left="425"/>
              <w:jc w:val="left"/>
              <w:rPr>
                <w:rFonts w:ascii="Times New Roman"/>
                <w:sz w:val="24"/>
              </w:rPr>
            </w:pPr>
            <w:r>
              <w:rPr>
                <w:rFonts w:ascii="Times New Roman"/>
                <w:spacing w:val="-2"/>
                <w:sz w:val="24"/>
              </w:rPr>
              <w:t>Flowering</w:t>
            </w:r>
          </w:p>
        </w:tc>
        <w:tc>
          <w:tcPr>
            <w:tcW w:w="1934" w:type="dxa"/>
          </w:tcPr>
          <w:p>
            <w:pPr>
              <w:pStyle w:val="11"/>
              <w:spacing w:before="169"/>
              <w:ind w:left="10" w:right="141"/>
              <w:rPr>
                <w:rFonts w:ascii="Times New Roman" w:hAnsi="Times New Roman"/>
                <w:sz w:val="24"/>
              </w:rPr>
            </w:pPr>
            <w:r>
              <w:rPr>
                <w:rFonts w:ascii="Times New Roman" w:hAnsi="Times New Roman"/>
                <w:sz w:val="24"/>
              </w:rPr>
              <w:t>0.85</w:t>
            </w:r>
            <w:r>
              <w:rPr>
                <w:rFonts w:ascii="Times New Roman" w:hAnsi="Times New Roman"/>
                <w:sz w:val="24"/>
                <w:vertAlign w:val="superscript"/>
              </w:rPr>
              <w:t>b</w:t>
            </w:r>
            <w:r>
              <w:rPr>
                <w:rFonts w:ascii="Times New Roman" w:hAnsi="Times New Roman"/>
                <w:spacing w:val="1"/>
                <w:sz w:val="24"/>
                <w:vertAlign w:val="baseline"/>
              </w:rPr>
              <w:t xml:space="preserve"> </w:t>
            </w:r>
            <w:r>
              <w:rPr>
                <w:rFonts w:ascii="Times New Roman" w:hAnsi="Times New Roman"/>
                <w:spacing w:val="-2"/>
                <w:sz w:val="24"/>
                <w:vertAlign w:val="baseline"/>
              </w:rPr>
              <w:t>(±0.04)</w:t>
            </w:r>
          </w:p>
        </w:tc>
        <w:tc>
          <w:tcPr>
            <w:tcW w:w="1685" w:type="dxa"/>
          </w:tcPr>
          <w:p>
            <w:pPr>
              <w:pStyle w:val="11"/>
              <w:spacing w:before="169"/>
              <w:ind w:left="314"/>
              <w:jc w:val="left"/>
              <w:rPr>
                <w:rFonts w:ascii="Times New Roman"/>
                <w:sz w:val="24"/>
              </w:rPr>
            </w:pPr>
            <w:r>
              <w:rPr>
                <w:rFonts w:ascii="Times New Roman"/>
                <w:spacing w:val="-4"/>
                <w:sz w:val="24"/>
              </w:rPr>
              <w:t>0.76</w:t>
            </w:r>
          </w:p>
        </w:tc>
        <w:tc>
          <w:tcPr>
            <w:tcW w:w="1637" w:type="dxa"/>
          </w:tcPr>
          <w:p>
            <w:pPr>
              <w:pStyle w:val="11"/>
              <w:spacing w:before="169"/>
              <w:ind w:left="190"/>
              <w:jc w:val="left"/>
              <w:rPr>
                <w:rFonts w:ascii="Times New Roman"/>
                <w:sz w:val="24"/>
              </w:rPr>
            </w:pPr>
            <w:r>
              <w:rPr>
                <w:rFonts w:ascii="Times New Roman"/>
                <w:spacing w:val="-4"/>
                <w:sz w:val="24"/>
              </w:rPr>
              <w:t>0.91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979" w:type="dxa"/>
          </w:tcPr>
          <w:p>
            <w:pPr>
              <w:pStyle w:val="11"/>
              <w:spacing w:before="0"/>
              <w:jc w:val="left"/>
              <w:rPr>
                <w:rFonts w:ascii="Times New Roman"/>
                <w:sz w:val="22"/>
              </w:rPr>
            </w:pPr>
          </w:p>
        </w:tc>
        <w:tc>
          <w:tcPr>
            <w:tcW w:w="1958" w:type="dxa"/>
          </w:tcPr>
          <w:p>
            <w:pPr>
              <w:pStyle w:val="11"/>
              <w:spacing w:before="0"/>
              <w:jc w:val="left"/>
              <w:rPr>
                <w:rFonts w:ascii="Times New Roman"/>
                <w:sz w:val="22"/>
              </w:rPr>
            </w:pPr>
          </w:p>
        </w:tc>
        <w:tc>
          <w:tcPr>
            <w:tcW w:w="1720" w:type="dxa"/>
          </w:tcPr>
          <w:p>
            <w:pPr>
              <w:pStyle w:val="11"/>
              <w:spacing w:before="170"/>
              <w:ind w:left="425"/>
              <w:jc w:val="left"/>
              <w:rPr>
                <w:rFonts w:ascii="Times New Roman"/>
                <w:sz w:val="24"/>
              </w:rPr>
            </w:pPr>
            <w:r>
              <w:rPr>
                <w:rFonts w:ascii="Times New Roman"/>
                <w:spacing w:val="-2"/>
                <w:sz w:val="24"/>
              </w:rPr>
              <w:t>Ripening</w:t>
            </w:r>
          </w:p>
        </w:tc>
        <w:tc>
          <w:tcPr>
            <w:tcW w:w="1934" w:type="dxa"/>
          </w:tcPr>
          <w:p>
            <w:pPr>
              <w:pStyle w:val="11"/>
              <w:spacing w:before="170"/>
              <w:ind w:right="141"/>
              <w:rPr>
                <w:rFonts w:ascii="Times New Roman" w:hAnsi="Times New Roman"/>
                <w:sz w:val="24"/>
              </w:rPr>
            </w:pPr>
            <w:r>
              <w:rPr>
                <w:rFonts w:ascii="Times New Roman" w:hAnsi="Times New Roman"/>
                <w:sz w:val="24"/>
              </w:rPr>
              <w:t>0.91</w:t>
            </w:r>
            <w:r>
              <w:rPr>
                <w:rFonts w:ascii="Times New Roman" w:hAnsi="Times New Roman"/>
                <w:sz w:val="24"/>
                <w:vertAlign w:val="superscript"/>
              </w:rPr>
              <w:t>c</w:t>
            </w:r>
            <w:r>
              <w:rPr>
                <w:rFonts w:ascii="Times New Roman" w:hAnsi="Times New Roman"/>
                <w:sz w:val="24"/>
                <w:vertAlign w:val="baseline"/>
              </w:rPr>
              <w:t xml:space="preserve"> </w:t>
            </w:r>
            <w:r>
              <w:rPr>
                <w:rFonts w:ascii="Times New Roman" w:hAnsi="Times New Roman"/>
                <w:spacing w:val="-2"/>
                <w:sz w:val="24"/>
                <w:vertAlign w:val="baseline"/>
              </w:rPr>
              <w:t>(±0.03)</w:t>
            </w:r>
          </w:p>
        </w:tc>
        <w:tc>
          <w:tcPr>
            <w:tcW w:w="1685" w:type="dxa"/>
          </w:tcPr>
          <w:p>
            <w:pPr>
              <w:pStyle w:val="11"/>
              <w:spacing w:before="170"/>
              <w:ind w:left="314"/>
              <w:jc w:val="left"/>
              <w:rPr>
                <w:rFonts w:ascii="Times New Roman"/>
                <w:sz w:val="24"/>
              </w:rPr>
            </w:pPr>
            <w:r>
              <w:rPr>
                <w:rFonts w:ascii="Times New Roman"/>
                <w:spacing w:val="-4"/>
                <w:sz w:val="24"/>
              </w:rPr>
              <w:t>0.85</w:t>
            </w:r>
          </w:p>
        </w:tc>
        <w:tc>
          <w:tcPr>
            <w:tcW w:w="1637" w:type="dxa"/>
          </w:tcPr>
          <w:p>
            <w:pPr>
              <w:pStyle w:val="11"/>
              <w:spacing w:before="170"/>
              <w:ind w:left="190"/>
              <w:jc w:val="left"/>
              <w:rPr>
                <w:rFonts w:ascii="Times New Roman"/>
                <w:sz w:val="24"/>
              </w:rPr>
            </w:pPr>
            <w:r>
              <w:rPr>
                <w:rFonts w:ascii="Times New Roman"/>
                <w:spacing w:val="-4"/>
                <w:sz w:val="24"/>
              </w:rPr>
              <w:t>0.95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979" w:type="dxa"/>
          </w:tcPr>
          <w:p>
            <w:pPr>
              <w:pStyle w:val="11"/>
              <w:spacing w:before="0"/>
              <w:jc w:val="left"/>
              <w:rPr>
                <w:rFonts w:ascii="Times New Roman"/>
                <w:sz w:val="22"/>
              </w:rPr>
            </w:pPr>
          </w:p>
        </w:tc>
        <w:tc>
          <w:tcPr>
            <w:tcW w:w="1958" w:type="dxa"/>
          </w:tcPr>
          <w:p>
            <w:pPr>
              <w:pStyle w:val="11"/>
              <w:spacing w:before="169"/>
              <w:ind w:left="115"/>
              <w:jc w:val="left"/>
              <w:rPr>
                <w:rFonts w:ascii="Times New Roman"/>
                <w:sz w:val="24"/>
              </w:rPr>
            </w:pPr>
            <w:r>
              <w:rPr>
                <w:rFonts w:ascii="Times New Roman"/>
                <w:spacing w:val="-2"/>
                <w:sz w:val="24"/>
              </w:rPr>
              <w:t>Spiders</w:t>
            </w:r>
          </w:p>
        </w:tc>
        <w:tc>
          <w:tcPr>
            <w:tcW w:w="1720" w:type="dxa"/>
          </w:tcPr>
          <w:p>
            <w:pPr>
              <w:pStyle w:val="11"/>
              <w:spacing w:before="169"/>
              <w:ind w:left="425"/>
              <w:jc w:val="left"/>
              <w:rPr>
                <w:rFonts w:ascii="Times New Roman"/>
                <w:sz w:val="24"/>
              </w:rPr>
            </w:pPr>
            <w:r>
              <w:rPr>
                <w:rFonts w:ascii="Times New Roman"/>
                <w:spacing w:val="-2"/>
                <w:sz w:val="24"/>
              </w:rPr>
              <w:t>Tillering</w:t>
            </w:r>
          </w:p>
        </w:tc>
        <w:tc>
          <w:tcPr>
            <w:tcW w:w="1934" w:type="dxa"/>
          </w:tcPr>
          <w:p>
            <w:pPr>
              <w:pStyle w:val="11"/>
              <w:spacing w:before="169"/>
              <w:ind w:right="141"/>
              <w:rPr>
                <w:rFonts w:ascii="Times New Roman" w:hAnsi="Times New Roman"/>
                <w:sz w:val="24"/>
              </w:rPr>
            </w:pPr>
            <w:r>
              <w:rPr>
                <w:rFonts w:ascii="Times New Roman" w:hAnsi="Times New Roman"/>
                <w:sz w:val="24"/>
              </w:rPr>
              <w:t>0.27</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(±0.07)</w:t>
            </w:r>
          </w:p>
        </w:tc>
        <w:tc>
          <w:tcPr>
            <w:tcW w:w="1685" w:type="dxa"/>
          </w:tcPr>
          <w:p>
            <w:pPr>
              <w:pStyle w:val="11"/>
              <w:spacing w:before="169"/>
              <w:ind w:left="314"/>
              <w:jc w:val="left"/>
              <w:rPr>
                <w:rFonts w:ascii="Times New Roman"/>
                <w:sz w:val="24"/>
              </w:rPr>
            </w:pPr>
            <w:r>
              <w:rPr>
                <w:rFonts w:ascii="Times New Roman"/>
                <w:spacing w:val="-4"/>
                <w:sz w:val="24"/>
              </w:rPr>
              <w:t>0.16</w:t>
            </w:r>
          </w:p>
        </w:tc>
        <w:tc>
          <w:tcPr>
            <w:tcW w:w="1637" w:type="dxa"/>
          </w:tcPr>
          <w:p>
            <w:pPr>
              <w:pStyle w:val="11"/>
              <w:spacing w:before="169"/>
              <w:ind w:left="190"/>
              <w:jc w:val="left"/>
              <w:rPr>
                <w:rFonts w:ascii="Times New Roman"/>
                <w:sz w:val="24"/>
              </w:rPr>
            </w:pPr>
            <w:r>
              <w:rPr>
                <w:rFonts w:ascii="Times New Roman"/>
                <w:spacing w:val="-4"/>
                <w:sz w:val="24"/>
              </w:rPr>
              <w:t>0.43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979" w:type="dxa"/>
          </w:tcPr>
          <w:p>
            <w:pPr>
              <w:pStyle w:val="11"/>
              <w:spacing w:before="0"/>
              <w:jc w:val="left"/>
              <w:rPr>
                <w:rFonts w:ascii="Times New Roman"/>
                <w:sz w:val="22"/>
              </w:rPr>
            </w:pPr>
          </w:p>
        </w:tc>
        <w:tc>
          <w:tcPr>
            <w:tcW w:w="1958" w:type="dxa"/>
          </w:tcPr>
          <w:p>
            <w:pPr>
              <w:pStyle w:val="11"/>
              <w:spacing w:before="0"/>
              <w:jc w:val="left"/>
              <w:rPr>
                <w:rFonts w:ascii="Times New Roman"/>
                <w:sz w:val="22"/>
              </w:rPr>
            </w:pPr>
          </w:p>
        </w:tc>
        <w:tc>
          <w:tcPr>
            <w:tcW w:w="1720" w:type="dxa"/>
          </w:tcPr>
          <w:p>
            <w:pPr>
              <w:pStyle w:val="11"/>
              <w:spacing w:before="169"/>
              <w:ind w:left="425"/>
              <w:jc w:val="left"/>
              <w:rPr>
                <w:rFonts w:ascii="Times New Roman"/>
                <w:sz w:val="24"/>
              </w:rPr>
            </w:pPr>
            <w:r>
              <w:rPr>
                <w:rFonts w:ascii="Times New Roman"/>
                <w:spacing w:val="-2"/>
                <w:sz w:val="24"/>
              </w:rPr>
              <w:t>Flowering</w:t>
            </w:r>
          </w:p>
        </w:tc>
        <w:tc>
          <w:tcPr>
            <w:tcW w:w="1934" w:type="dxa"/>
          </w:tcPr>
          <w:p>
            <w:pPr>
              <w:pStyle w:val="11"/>
              <w:spacing w:before="169"/>
              <w:ind w:left="10" w:right="141"/>
              <w:rPr>
                <w:rFonts w:ascii="Times New Roman" w:hAnsi="Times New Roman"/>
                <w:sz w:val="24"/>
              </w:rPr>
            </w:pPr>
            <w:r>
              <w:rPr>
                <w:rFonts w:ascii="Times New Roman" w:hAnsi="Times New Roman"/>
                <w:sz w:val="24"/>
              </w:rPr>
              <w:t>0.81</w:t>
            </w:r>
            <w:r>
              <w:rPr>
                <w:rFonts w:ascii="Times New Roman" w:hAnsi="Times New Roman"/>
                <w:sz w:val="24"/>
                <w:vertAlign w:val="superscript"/>
              </w:rPr>
              <w:t>b</w:t>
            </w:r>
            <w:r>
              <w:rPr>
                <w:rFonts w:ascii="Times New Roman" w:hAnsi="Times New Roman"/>
                <w:spacing w:val="1"/>
                <w:sz w:val="24"/>
                <w:vertAlign w:val="baseline"/>
              </w:rPr>
              <w:t xml:space="preserve"> </w:t>
            </w:r>
            <w:r>
              <w:rPr>
                <w:rFonts w:ascii="Times New Roman" w:hAnsi="Times New Roman"/>
                <w:spacing w:val="-2"/>
                <w:sz w:val="24"/>
                <w:vertAlign w:val="baseline"/>
              </w:rPr>
              <w:t>(±0.05)</w:t>
            </w:r>
          </w:p>
        </w:tc>
        <w:tc>
          <w:tcPr>
            <w:tcW w:w="1685" w:type="dxa"/>
          </w:tcPr>
          <w:p>
            <w:pPr>
              <w:pStyle w:val="11"/>
              <w:spacing w:before="169"/>
              <w:ind w:left="314"/>
              <w:jc w:val="left"/>
              <w:rPr>
                <w:rFonts w:ascii="Times New Roman"/>
                <w:sz w:val="24"/>
              </w:rPr>
            </w:pPr>
            <w:r>
              <w:rPr>
                <w:rFonts w:ascii="Times New Roman"/>
                <w:spacing w:val="-4"/>
                <w:sz w:val="24"/>
              </w:rPr>
              <w:t>0.69</w:t>
            </w:r>
          </w:p>
        </w:tc>
        <w:tc>
          <w:tcPr>
            <w:tcW w:w="1637" w:type="dxa"/>
          </w:tcPr>
          <w:p>
            <w:pPr>
              <w:pStyle w:val="11"/>
              <w:spacing w:before="169"/>
              <w:ind w:left="190"/>
              <w:jc w:val="left"/>
              <w:rPr>
                <w:rFonts w:ascii="Times New Roman"/>
                <w:sz w:val="24"/>
              </w:rPr>
            </w:pPr>
            <w:r>
              <w:rPr>
                <w:rFonts w:ascii="Times New Roman"/>
                <w:spacing w:val="-4"/>
                <w:sz w:val="24"/>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979" w:type="dxa"/>
          </w:tcPr>
          <w:p>
            <w:pPr>
              <w:pStyle w:val="11"/>
              <w:spacing w:before="0"/>
              <w:jc w:val="left"/>
              <w:rPr>
                <w:rFonts w:ascii="Times New Roman"/>
                <w:sz w:val="22"/>
              </w:rPr>
            </w:pPr>
          </w:p>
        </w:tc>
        <w:tc>
          <w:tcPr>
            <w:tcW w:w="1958" w:type="dxa"/>
          </w:tcPr>
          <w:p>
            <w:pPr>
              <w:pStyle w:val="11"/>
              <w:spacing w:before="0"/>
              <w:jc w:val="left"/>
              <w:rPr>
                <w:rFonts w:ascii="Times New Roman"/>
                <w:sz w:val="22"/>
              </w:rPr>
            </w:pPr>
          </w:p>
        </w:tc>
        <w:tc>
          <w:tcPr>
            <w:tcW w:w="1720" w:type="dxa"/>
          </w:tcPr>
          <w:p>
            <w:pPr>
              <w:pStyle w:val="11"/>
              <w:spacing w:before="169"/>
              <w:ind w:left="425"/>
              <w:jc w:val="left"/>
              <w:rPr>
                <w:rFonts w:ascii="Times New Roman"/>
                <w:sz w:val="24"/>
              </w:rPr>
            </w:pPr>
            <w:r>
              <w:rPr>
                <w:rFonts w:ascii="Times New Roman"/>
                <w:spacing w:val="-2"/>
                <w:sz w:val="24"/>
              </w:rPr>
              <w:t>Ripening</w:t>
            </w:r>
          </w:p>
        </w:tc>
        <w:tc>
          <w:tcPr>
            <w:tcW w:w="1934" w:type="dxa"/>
          </w:tcPr>
          <w:p>
            <w:pPr>
              <w:pStyle w:val="11"/>
              <w:spacing w:before="169"/>
              <w:ind w:left="10" w:right="141"/>
              <w:rPr>
                <w:rFonts w:ascii="Times New Roman" w:hAnsi="Times New Roman"/>
                <w:sz w:val="24"/>
              </w:rPr>
            </w:pPr>
            <w:r>
              <w:rPr>
                <w:rFonts w:ascii="Times New Roman" w:hAnsi="Times New Roman"/>
                <w:sz w:val="24"/>
              </w:rPr>
              <w:t>0.86</w:t>
            </w:r>
            <w:r>
              <w:rPr>
                <w:rFonts w:ascii="Times New Roman" w:hAnsi="Times New Roman"/>
                <w:sz w:val="24"/>
                <w:vertAlign w:val="superscript"/>
              </w:rPr>
              <w:t>b</w:t>
            </w:r>
            <w:r>
              <w:rPr>
                <w:rFonts w:ascii="Times New Roman" w:hAnsi="Times New Roman"/>
                <w:spacing w:val="1"/>
                <w:sz w:val="24"/>
                <w:vertAlign w:val="baseline"/>
              </w:rPr>
              <w:t xml:space="preserve"> </w:t>
            </w:r>
            <w:r>
              <w:rPr>
                <w:rFonts w:ascii="Times New Roman" w:hAnsi="Times New Roman"/>
                <w:spacing w:val="-2"/>
                <w:sz w:val="24"/>
                <w:vertAlign w:val="baseline"/>
              </w:rPr>
              <w:t>(±0.04)</w:t>
            </w:r>
          </w:p>
        </w:tc>
        <w:tc>
          <w:tcPr>
            <w:tcW w:w="1685" w:type="dxa"/>
          </w:tcPr>
          <w:p>
            <w:pPr>
              <w:pStyle w:val="11"/>
              <w:spacing w:before="169"/>
              <w:ind w:left="314"/>
              <w:jc w:val="left"/>
              <w:rPr>
                <w:rFonts w:ascii="Times New Roman"/>
                <w:sz w:val="24"/>
              </w:rPr>
            </w:pPr>
            <w:r>
              <w:rPr>
                <w:rFonts w:ascii="Times New Roman"/>
                <w:spacing w:val="-4"/>
                <w:sz w:val="24"/>
              </w:rPr>
              <w:t>0.75</w:t>
            </w:r>
          </w:p>
        </w:tc>
        <w:tc>
          <w:tcPr>
            <w:tcW w:w="1637" w:type="dxa"/>
          </w:tcPr>
          <w:p>
            <w:pPr>
              <w:pStyle w:val="11"/>
              <w:spacing w:before="169"/>
              <w:ind w:left="190"/>
              <w:jc w:val="left"/>
              <w:rPr>
                <w:rFonts w:ascii="Times New Roman"/>
                <w:sz w:val="24"/>
              </w:rPr>
            </w:pPr>
            <w:r>
              <w:rPr>
                <w:rFonts w:ascii="Times New Roman"/>
                <w:spacing w:val="-4"/>
                <w:sz w:val="24"/>
              </w:rPr>
              <w:t>0.93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979" w:type="dxa"/>
          </w:tcPr>
          <w:p>
            <w:pPr>
              <w:pStyle w:val="11"/>
              <w:spacing w:before="0"/>
              <w:jc w:val="left"/>
              <w:rPr>
                <w:rFonts w:ascii="Times New Roman"/>
                <w:sz w:val="22"/>
              </w:rPr>
            </w:pPr>
          </w:p>
        </w:tc>
        <w:tc>
          <w:tcPr>
            <w:tcW w:w="1958" w:type="dxa"/>
          </w:tcPr>
          <w:p>
            <w:pPr>
              <w:pStyle w:val="11"/>
              <w:spacing w:before="169"/>
              <w:ind w:left="115"/>
              <w:jc w:val="left"/>
              <w:rPr>
                <w:rFonts w:ascii="Times New Roman"/>
                <w:sz w:val="24"/>
              </w:rPr>
            </w:pPr>
            <w:r>
              <w:rPr>
                <w:rFonts w:ascii="Times New Roman"/>
                <w:spacing w:val="-2"/>
                <w:sz w:val="24"/>
              </w:rPr>
              <w:t>Ladybeetles</w:t>
            </w:r>
          </w:p>
        </w:tc>
        <w:tc>
          <w:tcPr>
            <w:tcW w:w="1720" w:type="dxa"/>
          </w:tcPr>
          <w:p>
            <w:pPr>
              <w:pStyle w:val="11"/>
              <w:spacing w:before="169"/>
              <w:ind w:left="425"/>
              <w:jc w:val="left"/>
              <w:rPr>
                <w:rFonts w:ascii="Times New Roman"/>
                <w:sz w:val="24"/>
              </w:rPr>
            </w:pPr>
            <w:r>
              <w:rPr>
                <w:rFonts w:ascii="Times New Roman"/>
                <w:spacing w:val="-2"/>
                <w:sz w:val="24"/>
              </w:rPr>
              <w:t>Tillering</w:t>
            </w:r>
          </w:p>
        </w:tc>
        <w:tc>
          <w:tcPr>
            <w:tcW w:w="1934" w:type="dxa"/>
          </w:tcPr>
          <w:p>
            <w:pPr>
              <w:pStyle w:val="11"/>
              <w:spacing w:before="169"/>
              <w:ind w:right="141"/>
              <w:rPr>
                <w:rFonts w:ascii="Times New Roman" w:hAnsi="Times New Roman"/>
                <w:sz w:val="24"/>
              </w:rPr>
            </w:pPr>
            <w:r>
              <w:rPr>
                <w:rFonts w:ascii="Times New Roman" w:hAnsi="Times New Roman"/>
                <w:sz w:val="24"/>
              </w:rPr>
              <w:t>0.92</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(±0.01)</w:t>
            </w:r>
          </w:p>
        </w:tc>
        <w:tc>
          <w:tcPr>
            <w:tcW w:w="1685" w:type="dxa"/>
          </w:tcPr>
          <w:p>
            <w:pPr>
              <w:pStyle w:val="11"/>
              <w:spacing w:before="169"/>
              <w:ind w:left="314"/>
              <w:jc w:val="left"/>
              <w:rPr>
                <w:rFonts w:ascii="Times New Roman"/>
                <w:sz w:val="24"/>
              </w:rPr>
            </w:pPr>
            <w:r>
              <w:rPr>
                <w:rFonts w:ascii="Times New Roman"/>
                <w:spacing w:val="-4"/>
                <w:sz w:val="24"/>
              </w:rPr>
              <w:t>0.89</w:t>
            </w:r>
          </w:p>
        </w:tc>
        <w:tc>
          <w:tcPr>
            <w:tcW w:w="1637" w:type="dxa"/>
          </w:tcPr>
          <w:p>
            <w:pPr>
              <w:pStyle w:val="11"/>
              <w:spacing w:before="169"/>
              <w:ind w:left="190"/>
              <w:jc w:val="left"/>
              <w:rPr>
                <w:rFonts w:ascii="Times New Roman"/>
                <w:sz w:val="24"/>
              </w:rPr>
            </w:pPr>
            <w:r>
              <w:rPr>
                <w:rFonts w:ascii="Times New Roman"/>
                <w:spacing w:val="-4"/>
                <w:sz w:val="24"/>
              </w:rPr>
              <w:t>0.93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979" w:type="dxa"/>
          </w:tcPr>
          <w:p>
            <w:pPr>
              <w:pStyle w:val="11"/>
              <w:spacing w:before="0"/>
              <w:jc w:val="left"/>
              <w:rPr>
                <w:rFonts w:ascii="Times New Roman"/>
                <w:sz w:val="22"/>
              </w:rPr>
            </w:pPr>
          </w:p>
        </w:tc>
        <w:tc>
          <w:tcPr>
            <w:tcW w:w="1958" w:type="dxa"/>
          </w:tcPr>
          <w:p>
            <w:pPr>
              <w:pStyle w:val="11"/>
              <w:spacing w:before="0"/>
              <w:jc w:val="left"/>
              <w:rPr>
                <w:rFonts w:ascii="Times New Roman"/>
                <w:sz w:val="22"/>
              </w:rPr>
            </w:pPr>
          </w:p>
        </w:tc>
        <w:tc>
          <w:tcPr>
            <w:tcW w:w="1720" w:type="dxa"/>
          </w:tcPr>
          <w:p>
            <w:pPr>
              <w:pStyle w:val="11"/>
              <w:spacing w:before="170"/>
              <w:ind w:left="425"/>
              <w:jc w:val="left"/>
              <w:rPr>
                <w:rFonts w:ascii="Times New Roman"/>
                <w:sz w:val="24"/>
              </w:rPr>
            </w:pPr>
            <w:r>
              <w:rPr>
                <w:rFonts w:ascii="Times New Roman"/>
                <w:spacing w:val="-2"/>
                <w:sz w:val="24"/>
              </w:rPr>
              <w:t>Flowering</w:t>
            </w:r>
          </w:p>
        </w:tc>
        <w:tc>
          <w:tcPr>
            <w:tcW w:w="1934" w:type="dxa"/>
          </w:tcPr>
          <w:p>
            <w:pPr>
              <w:pStyle w:val="11"/>
              <w:spacing w:before="170"/>
              <w:ind w:right="141"/>
              <w:rPr>
                <w:rFonts w:ascii="Times New Roman" w:hAnsi="Times New Roman"/>
                <w:sz w:val="24"/>
              </w:rPr>
            </w:pPr>
            <w:r>
              <w:rPr>
                <w:rFonts w:ascii="Times New Roman" w:hAnsi="Times New Roman"/>
                <w:sz w:val="24"/>
              </w:rPr>
              <w:t>0.92</w:t>
            </w:r>
            <w:r>
              <w:rPr>
                <w:rFonts w:ascii="Times New Roman" w:hAnsi="Times New Roman"/>
                <w:sz w:val="24"/>
                <w:vertAlign w:val="superscript"/>
              </w:rPr>
              <w:t>a</w:t>
            </w:r>
            <w:r>
              <w:rPr>
                <w:rFonts w:ascii="Times New Roman" w:hAnsi="Times New Roman"/>
                <w:sz w:val="24"/>
                <w:vertAlign w:val="baseline"/>
              </w:rPr>
              <w:t xml:space="preserve"> </w:t>
            </w:r>
            <w:r>
              <w:rPr>
                <w:rFonts w:ascii="Times New Roman" w:hAnsi="Times New Roman"/>
                <w:spacing w:val="-2"/>
                <w:sz w:val="24"/>
                <w:vertAlign w:val="baseline"/>
              </w:rPr>
              <w:t>(±0.01)</w:t>
            </w:r>
          </w:p>
        </w:tc>
        <w:tc>
          <w:tcPr>
            <w:tcW w:w="1685" w:type="dxa"/>
          </w:tcPr>
          <w:p>
            <w:pPr>
              <w:pStyle w:val="11"/>
              <w:spacing w:before="170"/>
              <w:ind w:left="314"/>
              <w:jc w:val="left"/>
              <w:rPr>
                <w:rFonts w:ascii="Times New Roman"/>
                <w:sz w:val="24"/>
              </w:rPr>
            </w:pPr>
            <w:r>
              <w:rPr>
                <w:rFonts w:ascii="Times New Roman"/>
                <w:spacing w:val="-4"/>
                <w:sz w:val="24"/>
              </w:rPr>
              <w:t>0.90</w:t>
            </w:r>
          </w:p>
        </w:tc>
        <w:tc>
          <w:tcPr>
            <w:tcW w:w="1637" w:type="dxa"/>
          </w:tcPr>
          <w:p>
            <w:pPr>
              <w:pStyle w:val="11"/>
              <w:spacing w:before="170"/>
              <w:ind w:left="190"/>
              <w:jc w:val="left"/>
              <w:rPr>
                <w:rFonts w:ascii="Times New Roman"/>
                <w:sz w:val="24"/>
              </w:rPr>
            </w:pPr>
            <w:r>
              <w:rPr>
                <w:rFonts w:ascii="Times New Roman"/>
                <w:spacing w:val="-4"/>
                <w:sz w:val="24"/>
              </w:rPr>
              <w:t>0.93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8" w:hRule="atLeast"/>
        </w:trPr>
        <w:tc>
          <w:tcPr>
            <w:tcW w:w="979" w:type="dxa"/>
          </w:tcPr>
          <w:p>
            <w:pPr>
              <w:pStyle w:val="11"/>
              <w:spacing w:before="0"/>
              <w:jc w:val="left"/>
              <w:rPr>
                <w:rFonts w:ascii="Times New Roman"/>
                <w:sz w:val="22"/>
              </w:rPr>
            </w:pPr>
          </w:p>
        </w:tc>
        <w:tc>
          <w:tcPr>
            <w:tcW w:w="1958" w:type="dxa"/>
            <w:tcBorders>
              <w:bottom w:val="single" w:color="000000" w:sz="8" w:space="0"/>
            </w:tcBorders>
          </w:tcPr>
          <w:p>
            <w:pPr>
              <w:pStyle w:val="11"/>
              <w:spacing w:before="0"/>
              <w:jc w:val="left"/>
              <w:rPr>
                <w:rFonts w:ascii="Times New Roman"/>
                <w:sz w:val="22"/>
              </w:rPr>
            </w:pPr>
          </w:p>
        </w:tc>
        <w:tc>
          <w:tcPr>
            <w:tcW w:w="1720" w:type="dxa"/>
            <w:tcBorders>
              <w:bottom w:val="single" w:color="000000" w:sz="8" w:space="0"/>
            </w:tcBorders>
          </w:tcPr>
          <w:p>
            <w:pPr>
              <w:pStyle w:val="11"/>
              <w:spacing w:before="169"/>
              <w:ind w:left="425"/>
              <w:jc w:val="left"/>
              <w:rPr>
                <w:rFonts w:ascii="Times New Roman"/>
                <w:sz w:val="24"/>
              </w:rPr>
            </w:pPr>
            <w:r>
              <w:rPr>
                <w:rFonts w:ascii="Times New Roman"/>
                <w:spacing w:val="-2"/>
                <w:sz w:val="24"/>
              </w:rPr>
              <w:t>Ripening</w:t>
            </w:r>
          </w:p>
        </w:tc>
        <w:tc>
          <w:tcPr>
            <w:tcW w:w="1934" w:type="dxa"/>
            <w:tcBorders>
              <w:bottom w:val="single" w:color="000000" w:sz="8" w:space="0"/>
            </w:tcBorders>
          </w:tcPr>
          <w:p>
            <w:pPr>
              <w:pStyle w:val="11"/>
              <w:spacing w:before="169"/>
              <w:ind w:left="10" w:right="141"/>
              <w:rPr>
                <w:rFonts w:ascii="Times New Roman" w:hAnsi="Times New Roman"/>
                <w:sz w:val="24"/>
              </w:rPr>
            </w:pPr>
            <w:r>
              <w:rPr>
                <w:rFonts w:ascii="Times New Roman" w:hAnsi="Times New Roman"/>
                <w:sz w:val="24"/>
              </w:rPr>
              <w:t>0.98</w:t>
            </w:r>
            <w:r>
              <w:rPr>
                <w:rFonts w:ascii="Times New Roman" w:hAnsi="Times New Roman"/>
                <w:sz w:val="24"/>
                <w:vertAlign w:val="superscript"/>
              </w:rPr>
              <w:t>b</w:t>
            </w:r>
            <w:r>
              <w:rPr>
                <w:rFonts w:ascii="Times New Roman" w:hAnsi="Times New Roman"/>
                <w:spacing w:val="1"/>
                <w:sz w:val="24"/>
                <w:vertAlign w:val="baseline"/>
              </w:rPr>
              <w:t xml:space="preserve"> </w:t>
            </w:r>
            <w:r>
              <w:rPr>
                <w:rFonts w:ascii="Times New Roman" w:hAnsi="Times New Roman"/>
                <w:spacing w:val="-2"/>
                <w:sz w:val="24"/>
                <w:vertAlign w:val="baseline"/>
              </w:rPr>
              <w:t>(±0.01)</w:t>
            </w:r>
          </w:p>
        </w:tc>
        <w:tc>
          <w:tcPr>
            <w:tcW w:w="1685" w:type="dxa"/>
            <w:tcBorders>
              <w:bottom w:val="single" w:color="000000" w:sz="8" w:space="0"/>
            </w:tcBorders>
          </w:tcPr>
          <w:p>
            <w:pPr>
              <w:pStyle w:val="11"/>
              <w:spacing w:before="169"/>
              <w:ind w:left="314"/>
              <w:jc w:val="left"/>
              <w:rPr>
                <w:rFonts w:ascii="Times New Roman"/>
                <w:sz w:val="24"/>
              </w:rPr>
            </w:pPr>
            <w:r>
              <w:rPr>
                <w:rFonts w:ascii="Times New Roman"/>
                <w:spacing w:val="-4"/>
                <w:sz w:val="24"/>
              </w:rPr>
              <w:t>0.98</w:t>
            </w:r>
          </w:p>
        </w:tc>
        <w:tc>
          <w:tcPr>
            <w:tcW w:w="1637" w:type="dxa"/>
            <w:tcBorders>
              <w:bottom w:val="single" w:color="000000" w:sz="8" w:space="0"/>
            </w:tcBorders>
          </w:tcPr>
          <w:p>
            <w:pPr>
              <w:pStyle w:val="11"/>
              <w:spacing w:before="169"/>
              <w:ind w:left="190"/>
              <w:jc w:val="left"/>
              <w:rPr>
                <w:rFonts w:ascii="Times New Roman"/>
                <w:sz w:val="24"/>
              </w:rPr>
            </w:pPr>
            <w:r>
              <w:rPr>
                <w:rFonts w:ascii="Times New Roman"/>
                <w:spacing w:val="-4"/>
                <w:sz w:val="24"/>
              </w:rPr>
              <w:t>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4" w:hRule="atLeast"/>
        </w:trPr>
        <w:tc>
          <w:tcPr>
            <w:tcW w:w="979" w:type="dxa"/>
          </w:tcPr>
          <w:p>
            <w:pPr>
              <w:pStyle w:val="11"/>
              <w:spacing w:before="0" w:line="255" w:lineRule="exact"/>
              <w:ind w:left="50"/>
              <w:jc w:val="left"/>
              <w:rPr>
                <w:rFonts w:ascii="Times New Roman"/>
                <w:sz w:val="24"/>
              </w:rPr>
            </w:pPr>
            <w:r>
              <w:rPr>
                <w:rFonts w:ascii="Times New Roman"/>
                <w:spacing w:val="-5"/>
                <w:sz w:val="24"/>
              </w:rPr>
              <w:t>602</w:t>
            </w:r>
          </w:p>
        </w:tc>
        <w:tc>
          <w:tcPr>
            <w:tcW w:w="1958" w:type="dxa"/>
            <w:tcBorders>
              <w:top w:val="single" w:color="000000" w:sz="8" w:space="0"/>
            </w:tcBorders>
          </w:tcPr>
          <w:p>
            <w:pPr>
              <w:pStyle w:val="11"/>
              <w:spacing w:before="0"/>
              <w:jc w:val="left"/>
              <w:rPr>
                <w:rFonts w:ascii="Times New Roman"/>
                <w:sz w:val="20"/>
              </w:rPr>
            </w:pPr>
          </w:p>
        </w:tc>
        <w:tc>
          <w:tcPr>
            <w:tcW w:w="1720" w:type="dxa"/>
            <w:tcBorders>
              <w:top w:val="single" w:color="000000" w:sz="8" w:space="0"/>
            </w:tcBorders>
          </w:tcPr>
          <w:p>
            <w:pPr>
              <w:pStyle w:val="11"/>
              <w:spacing w:before="0"/>
              <w:jc w:val="left"/>
              <w:rPr>
                <w:rFonts w:ascii="Times New Roman"/>
                <w:sz w:val="20"/>
              </w:rPr>
            </w:pPr>
          </w:p>
        </w:tc>
        <w:tc>
          <w:tcPr>
            <w:tcW w:w="1934" w:type="dxa"/>
            <w:tcBorders>
              <w:top w:val="single" w:color="000000" w:sz="8" w:space="0"/>
            </w:tcBorders>
          </w:tcPr>
          <w:p>
            <w:pPr>
              <w:pStyle w:val="11"/>
              <w:spacing w:before="0"/>
              <w:jc w:val="left"/>
              <w:rPr>
                <w:rFonts w:ascii="Times New Roman"/>
                <w:sz w:val="20"/>
              </w:rPr>
            </w:pPr>
          </w:p>
        </w:tc>
        <w:tc>
          <w:tcPr>
            <w:tcW w:w="1685" w:type="dxa"/>
            <w:tcBorders>
              <w:top w:val="single" w:color="000000" w:sz="8" w:space="0"/>
            </w:tcBorders>
          </w:tcPr>
          <w:p>
            <w:pPr>
              <w:pStyle w:val="11"/>
              <w:spacing w:before="0"/>
              <w:jc w:val="left"/>
              <w:rPr>
                <w:rFonts w:ascii="Times New Roman"/>
                <w:sz w:val="20"/>
              </w:rPr>
            </w:pPr>
          </w:p>
        </w:tc>
        <w:tc>
          <w:tcPr>
            <w:tcW w:w="1637" w:type="dxa"/>
            <w:tcBorders>
              <w:top w:val="single" w:color="000000" w:sz="8" w:space="0"/>
            </w:tcBorders>
          </w:tcPr>
          <w:p>
            <w:pPr>
              <w:pStyle w:val="11"/>
              <w:spacing w:before="0"/>
              <w:jc w:val="left"/>
              <w:rPr>
                <w:rFonts w:ascii="Times New Roman"/>
                <w:sz w:val="20"/>
              </w:rPr>
            </w:pPr>
          </w:p>
        </w:tc>
      </w:tr>
    </w:tbl>
    <w:p>
      <w:pPr>
        <w:spacing w:after="0"/>
        <w:jc w:val="left"/>
        <w:rPr>
          <w:rFonts w:ascii="Times New Roman"/>
          <w:sz w:val="20"/>
        </w:rPr>
        <w:sectPr>
          <w:pgSz w:w="12240" w:h="15840"/>
          <w:pgMar w:top="1360" w:right="60" w:bottom="1240" w:left="0" w:header="0" w:footer="1056" w:gutter="0"/>
          <w:cols w:space="720" w:num="1"/>
        </w:sectPr>
      </w:pPr>
    </w:p>
    <w:p>
      <w:pPr>
        <w:pStyle w:val="2"/>
        <w:numPr>
          <w:ilvl w:val="0"/>
          <w:numId w:val="38"/>
        </w:numPr>
        <w:tabs>
          <w:tab w:val="left" w:pos="1440"/>
        </w:tabs>
        <w:spacing w:before="78" w:after="0" w:line="240" w:lineRule="auto"/>
        <w:ind w:left="1440" w:right="0" w:hanging="720"/>
        <w:jc w:val="left"/>
      </w:pPr>
      <w:r>
        <w:t>Figures</w:t>
      </w:r>
      <w:r>
        <w:rPr>
          <w:spacing w:val="-3"/>
        </w:rPr>
        <w:t xml:space="preserve"> </w:t>
      </w:r>
      <w:r>
        <w:t>(color</w:t>
      </w:r>
      <w:r>
        <w:rPr>
          <w:spacing w:val="-5"/>
        </w:rPr>
        <w:t xml:space="preserve"> </w:t>
      </w:r>
      <w:r>
        <w:t>should</w:t>
      </w:r>
      <w:r>
        <w:rPr>
          <w:spacing w:val="-2"/>
        </w:rPr>
        <w:t xml:space="preserve"> </w:t>
      </w:r>
      <w:r>
        <w:t>be</w:t>
      </w:r>
      <w:r>
        <w:rPr>
          <w:spacing w:val="-3"/>
        </w:rPr>
        <w:t xml:space="preserve"> </w:t>
      </w:r>
      <w:r>
        <w:t>used</w:t>
      </w:r>
      <w:r>
        <w:rPr>
          <w:spacing w:val="-2"/>
        </w:rPr>
        <w:t xml:space="preserve"> </w:t>
      </w:r>
      <w:r>
        <w:t>for</w:t>
      </w:r>
      <w:r>
        <w:rPr>
          <w:spacing w:val="-2"/>
        </w:rPr>
        <w:t xml:space="preserve"> </w:t>
      </w:r>
      <w:r>
        <w:t>Figure</w:t>
      </w:r>
      <w:r>
        <w:rPr>
          <w:spacing w:val="-6"/>
        </w:rPr>
        <w:t xml:space="preserve"> </w:t>
      </w:r>
      <w:r>
        <w:t>1,</w:t>
      </w:r>
      <w:r>
        <w:rPr>
          <w:spacing w:val="-2"/>
        </w:rPr>
        <w:t xml:space="preserve"> </w:t>
      </w:r>
      <w:r>
        <w:t>2,</w:t>
      </w:r>
      <w:r>
        <w:rPr>
          <w:spacing w:val="-2"/>
        </w:rPr>
        <w:t xml:space="preserve"> </w:t>
      </w:r>
      <w:r>
        <w:t>and</w:t>
      </w:r>
      <w:r>
        <w:rPr>
          <w:spacing w:val="-5"/>
        </w:rPr>
        <w:t xml:space="preserve"> 3)</w:t>
      </w:r>
    </w:p>
    <w:p>
      <w:pPr>
        <w:pStyle w:val="6"/>
        <w:spacing w:before="80"/>
        <w:rPr>
          <w:b/>
        </w:rPr>
      </w:pPr>
    </w:p>
    <w:p>
      <w:pPr>
        <w:pStyle w:val="10"/>
        <w:numPr>
          <w:ilvl w:val="0"/>
          <w:numId w:val="38"/>
        </w:numPr>
        <w:tabs>
          <w:tab w:val="left" w:pos="1440"/>
        </w:tabs>
        <w:spacing w:before="0" w:after="0" w:line="240" w:lineRule="auto"/>
        <w:ind w:left="1440" w:right="0" w:hanging="720"/>
        <w:jc w:val="left"/>
        <w:rPr>
          <w:sz w:val="24"/>
        </w:rPr>
      </w:pPr>
      <w:r>
        <w:rPr>
          <w:b/>
          <w:sz w:val="24"/>
        </w:rPr>
        <w:t>Figure</w:t>
      </w:r>
      <w:r>
        <w:rPr>
          <w:b/>
          <w:spacing w:val="-2"/>
          <w:sz w:val="24"/>
        </w:rPr>
        <w:t xml:space="preserve"> </w:t>
      </w:r>
      <w:r>
        <w:rPr>
          <w:b/>
          <w:sz w:val="24"/>
        </w:rPr>
        <w:t>1.</w:t>
      </w:r>
      <w:r>
        <w:rPr>
          <w:b/>
          <w:spacing w:val="60"/>
          <w:sz w:val="24"/>
        </w:rPr>
        <w:t xml:space="preserve"> </w:t>
      </w:r>
      <w:r>
        <w:rPr>
          <w:sz w:val="24"/>
        </w:rPr>
        <w:t>The</w:t>
      </w:r>
      <w:r>
        <w:rPr>
          <w:spacing w:val="-2"/>
          <w:sz w:val="24"/>
        </w:rPr>
        <w:t xml:space="preserve"> </w:t>
      </w:r>
      <w:r>
        <w:rPr>
          <w:sz w:val="24"/>
        </w:rPr>
        <w:t>proportions (mean ±</w:t>
      </w:r>
      <w:r>
        <w:rPr>
          <w:spacing w:val="-1"/>
          <w:sz w:val="24"/>
        </w:rPr>
        <w:t xml:space="preserve"> </w:t>
      </w:r>
      <w:r>
        <w:rPr>
          <w:sz w:val="24"/>
        </w:rPr>
        <w:t>SE)</w:t>
      </w:r>
      <w:r>
        <w:rPr>
          <w:spacing w:val="-1"/>
          <w:sz w:val="24"/>
        </w:rPr>
        <w:t xml:space="preserve"> </w:t>
      </w:r>
      <w:r>
        <w:rPr>
          <w:sz w:val="24"/>
        </w:rPr>
        <w:t>of prey</w:t>
      </w:r>
      <w:r>
        <w:rPr>
          <w:spacing w:val="-6"/>
          <w:sz w:val="24"/>
        </w:rPr>
        <w:t xml:space="preserve"> </w:t>
      </w:r>
      <w:r>
        <w:rPr>
          <w:sz w:val="24"/>
        </w:rPr>
        <w:t>sources (rice</w:t>
      </w:r>
      <w:r>
        <w:rPr>
          <w:spacing w:val="-1"/>
          <w:sz w:val="24"/>
        </w:rPr>
        <w:t xml:space="preserve"> </w:t>
      </w:r>
      <w:r>
        <w:rPr>
          <w:sz w:val="24"/>
        </w:rPr>
        <w:t>herbivores,</w:t>
      </w:r>
      <w:r>
        <w:rPr>
          <w:spacing w:val="-1"/>
          <w:sz w:val="24"/>
        </w:rPr>
        <w:t xml:space="preserve"> </w:t>
      </w:r>
      <w:r>
        <w:rPr>
          <w:sz w:val="24"/>
        </w:rPr>
        <w:t>tourist herbivores,</w:t>
      </w:r>
      <w:r>
        <w:rPr>
          <w:spacing w:val="4"/>
          <w:sz w:val="24"/>
        </w:rPr>
        <w:t xml:space="preserve"> </w:t>
      </w:r>
      <w:r>
        <w:rPr>
          <w:spacing w:val="-5"/>
          <w:sz w:val="24"/>
        </w:rPr>
        <w:t>and</w:t>
      </w:r>
    </w:p>
    <w:p>
      <w:pPr>
        <w:pStyle w:val="6"/>
      </w:pPr>
    </w:p>
    <w:p>
      <w:pPr>
        <w:pStyle w:val="10"/>
        <w:numPr>
          <w:ilvl w:val="0"/>
          <w:numId w:val="38"/>
        </w:numPr>
        <w:tabs>
          <w:tab w:val="left" w:pos="1440"/>
        </w:tabs>
        <w:spacing w:before="0" w:after="0" w:line="240" w:lineRule="auto"/>
        <w:ind w:left="1440" w:right="0" w:hanging="720"/>
        <w:jc w:val="left"/>
        <w:rPr>
          <w:sz w:val="24"/>
        </w:rPr>
      </w:pPr>
      <w:r>
        <w:rPr>
          <w:sz w:val="24"/>
        </w:rPr>
        <w:t>detritivores)</w:t>
      </w:r>
      <w:r>
        <w:rPr>
          <w:spacing w:val="-4"/>
          <w:sz w:val="24"/>
        </w:rPr>
        <w:t xml:space="preserve"> </w:t>
      </w:r>
      <w:r>
        <w:rPr>
          <w:sz w:val="24"/>
        </w:rPr>
        <w:t>consumed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diet</w:t>
      </w:r>
      <w:r>
        <w:rPr>
          <w:spacing w:val="-1"/>
          <w:sz w:val="24"/>
        </w:rPr>
        <w:t xml:space="preserve"> </w:t>
      </w:r>
      <w:r>
        <w:rPr>
          <w:sz w:val="24"/>
        </w:rPr>
        <w:t>of</w:t>
      </w:r>
      <w:r>
        <w:rPr>
          <w:spacing w:val="-2"/>
          <w:sz w:val="24"/>
        </w:rPr>
        <w:t xml:space="preserve"> </w:t>
      </w:r>
      <w:r>
        <w:rPr>
          <w:sz w:val="24"/>
        </w:rPr>
        <w:t>(a)</w:t>
      </w:r>
      <w:r>
        <w:rPr>
          <w:spacing w:val="-2"/>
          <w:sz w:val="24"/>
        </w:rPr>
        <w:t xml:space="preserve"> </w:t>
      </w:r>
      <w:r>
        <w:rPr>
          <w:sz w:val="24"/>
        </w:rPr>
        <w:t>both</w:t>
      </w:r>
      <w:r>
        <w:rPr>
          <w:spacing w:val="-1"/>
          <w:sz w:val="24"/>
        </w:rPr>
        <w:t xml:space="preserve"> </w:t>
      </w:r>
      <w:r>
        <w:rPr>
          <w:sz w:val="24"/>
        </w:rPr>
        <w:t>predators,</w:t>
      </w:r>
      <w:r>
        <w:rPr>
          <w:spacing w:val="-1"/>
          <w:sz w:val="24"/>
        </w:rPr>
        <w:t xml:space="preserve"> </w:t>
      </w:r>
      <w:r>
        <w:rPr>
          <w:sz w:val="24"/>
        </w:rPr>
        <w:t>(b)</w:t>
      </w:r>
      <w:r>
        <w:rPr>
          <w:spacing w:val="-3"/>
          <w:sz w:val="24"/>
        </w:rPr>
        <w:t xml:space="preserve"> </w:t>
      </w:r>
      <w:r>
        <w:rPr>
          <w:sz w:val="24"/>
        </w:rPr>
        <w:t>spiders,</w:t>
      </w:r>
      <w:r>
        <w:rPr>
          <w:spacing w:val="-1"/>
          <w:sz w:val="24"/>
        </w:rPr>
        <w:t xml:space="preserve"> </w:t>
      </w:r>
      <w:r>
        <w:rPr>
          <w:sz w:val="24"/>
        </w:rPr>
        <w:t>and</w:t>
      </w:r>
      <w:r>
        <w:rPr>
          <w:spacing w:val="1"/>
          <w:sz w:val="24"/>
        </w:rPr>
        <w:t xml:space="preserve"> </w:t>
      </w:r>
      <w:r>
        <w:rPr>
          <w:sz w:val="24"/>
        </w:rPr>
        <w:t>(c)</w:t>
      </w:r>
      <w:r>
        <w:rPr>
          <w:spacing w:val="-1"/>
          <w:sz w:val="24"/>
        </w:rPr>
        <w:t xml:space="preserve"> </w:t>
      </w:r>
      <w:r>
        <w:rPr>
          <w:sz w:val="24"/>
        </w:rPr>
        <w:t>ladybeetles</w:t>
      </w:r>
      <w:r>
        <w:rPr>
          <w:spacing w:val="-1"/>
          <w:sz w:val="24"/>
        </w:rPr>
        <w:t xml:space="preserve"> </w:t>
      </w:r>
      <w:r>
        <w:rPr>
          <w:sz w:val="24"/>
        </w:rPr>
        <w:t>in</w:t>
      </w:r>
      <w:r>
        <w:rPr>
          <w:spacing w:val="-1"/>
          <w:sz w:val="24"/>
        </w:rPr>
        <w:t xml:space="preserve"> </w:t>
      </w:r>
      <w:r>
        <w:rPr>
          <w:spacing w:val="-2"/>
          <w:sz w:val="24"/>
        </w:rPr>
        <w:t>organic</w:t>
      </w:r>
    </w:p>
    <w:p>
      <w:pPr>
        <w:pStyle w:val="6"/>
      </w:pPr>
    </w:p>
    <w:p>
      <w:pPr>
        <w:pStyle w:val="10"/>
        <w:numPr>
          <w:ilvl w:val="0"/>
          <w:numId w:val="38"/>
        </w:numPr>
        <w:tabs>
          <w:tab w:val="left" w:pos="1440"/>
        </w:tabs>
        <w:spacing w:before="0" w:after="0" w:line="240" w:lineRule="auto"/>
        <w:ind w:left="1440" w:right="0" w:hanging="720"/>
        <w:jc w:val="left"/>
        <w:rPr>
          <w:sz w:val="24"/>
        </w:rPr>
      </w:pPr>
      <w:r>
        <w:rPr>
          <w:sz w:val="24"/>
        </w:rPr>
        <w:t>and</w:t>
      </w:r>
      <w:r>
        <w:rPr>
          <w:spacing w:val="-3"/>
          <w:sz w:val="24"/>
        </w:rPr>
        <w:t xml:space="preserve"> </w:t>
      </w:r>
      <w:r>
        <w:rPr>
          <w:sz w:val="24"/>
        </w:rPr>
        <w:t>conventional</w:t>
      </w:r>
      <w:r>
        <w:rPr>
          <w:spacing w:val="-1"/>
          <w:sz w:val="24"/>
        </w:rPr>
        <w:t xml:space="preserve"> </w:t>
      </w:r>
      <w:r>
        <w:rPr>
          <w:sz w:val="24"/>
        </w:rPr>
        <w:t>rice</w:t>
      </w:r>
      <w:r>
        <w:rPr>
          <w:spacing w:val="-2"/>
          <w:sz w:val="24"/>
        </w:rPr>
        <w:t xml:space="preserve"> </w:t>
      </w:r>
      <w:r>
        <w:rPr>
          <w:sz w:val="24"/>
        </w:rPr>
        <w:t>farms over</w:t>
      </w:r>
      <w:r>
        <w:rPr>
          <w:spacing w:val="-1"/>
          <w:sz w:val="24"/>
        </w:rPr>
        <w:t xml:space="preserve"> </w:t>
      </w:r>
      <w:r>
        <w:rPr>
          <w:sz w:val="24"/>
        </w:rPr>
        <w:t>crop</w:t>
      </w:r>
      <w:r>
        <w:rPr>
          <w:spacing w:val="-1"/>
          <w:sz w:val="24"/>
        </w:rPr>
        <w:t xml:space="preserve"> </w:t>
      </w:r>
      <w:r>
        <w:rPr>
          <w:sz w:val="24"/>
        </w:rPr>
        <w:t>stages.</w:t>
      </w:r>
      <w:r>
        <w:rPr>
          <w:spacing w:val="61"/>
          <w:sz w:val="24"/>
        </w:rPr>
        <w:t xml:space="preserve"> </w:t>
      </w:r>
      <w:r>
        <w:rPr>
          <w:sz w:val="24"/>
        </w:rPr>
        <w:t>The</w:t>
      </w:r>
      <w:r>
        <w:rPr>
          <w:spacing w:val="-1"/>
          <w:sz w:val="24"/>
        </w:rPr>
        <w:t xml:space="preserve"> </w:t>
      </w:r>
      <w:r>
        <w:rPr>
          <w:sz w:val="24"/>
        </w:rPr>
        <w:t>proportions</w:t>
      </w:r>
      <w:r>
        <w:rPr>
          <w:spacing w:val="1"/>
          <w:sz w:val="24"/>
        </w:rPr>
        <w:t xml:space="preserve"> </w:t>
      </w:r>
      <w:r>
        <w:rPr>
          <w:sz w:val="24"/>
        </w:rPr>
        <w:t>were</w:t>
      </w:r>
      <w:r>
        <w:rPr>
          <w:spacing w:val="-1"/>
          <w:sz w:val="24"/>
        </w:rPr>
        <w:t xml:space="preserve"> </w:t>
      </w:r>
      <w:r>
        <w:rPr>
          <w:sz w:val="24"/>
        </w:rPr>
        <w:t>computed</w:t>
      </w:r>
      <w:r>
        <w:rPr>
          <w:spacing w:val="-1"/>
          <w:sz w:val="24"/>
        </w:rPr>
        <w:t xml:space="preserve"> </w:t>
      </w:r>
      <w:r>
        <w:rPr>
          <w:sz w:val="24"/>
        </w:rPr>
        <w:t>from</w:t>
      </w:r>
      <w:r>
        <w:rPr>
          <w:spacing w:val="1"/>
          <w:sz w:val="24"/>
        </w:rPr>
        <w:t xml:space="preserve"> </w:t>
      </w:r>
      <w:r>
        <w:rPr>
          <w:spacing w:val="-5"/>
          <w:sz w:val="24"/>
        </w:rPr>
        <w:t>the</w:t>
      </w:r>
    </w:p>
    <w:p>
      <w:pPr>
        <w:pStyle w:val="6"/>
        <w:spacing w:before="2"/>
      </w:pPr>
    </w:p>
    <w:p>
      <w:pPr>
        <w:pStyle w:val="10"/>
        <w:numPr>
          <w:ilvl w:val="0"/>
          <w:numId w:val="38"/>
        </w:numPr>
        <w:tabs>
          <w:tab w:val="left" w:pos="1440"/>
        </w:tabs>
        <w:spacing w:before="1" w:after="0" w:line="652" w:lineRule="auto"/>
        <w:ind w:left="720" w:right="2128" w:firstLine="0"/>
        <w:jc w:val="left"/>
        <w:rPr>
          <w:sz w:val="24"/>
        </w:rPr>
      </w:pPr>
      <w:r>
        <w:rPr>
          <w:sz w:val="24"/>
        </w:rPr>
        <w:t>Bayesian</w:t>
      </w:r>
      <w:r>
        <w:rPr>
          <w:spacing w:val="-3"/>
          <w:sz w:val="24"/>
        </w:rPr>
        <w:t xml:space="preserve"> </w:t>
      </w:r>
      <w:r>
        <w:rPr>
          <w:sz w:val="24"/>
        </w:rPr>
        <w:t>posterior</w:t>
      </w:r>
      <w:r>
        <w:rPr>
          <w:spacing w:val="-4"/>
          <w:sz w:val="24"/>
        </w:rPr>
        <w:t xml:space="preserve"> </w:t>
      </w:r>
      <w:r>
        <w:rPr>
          <w:sz w:val="24"/>
        </w:rPr>
        <w:t>medians</w:t>
      </w:r>
      <w:r>
        <w:rPr>
          <w:spacing w:val="-3"/>
          <w:sz w:val="24"/>
        </w:rPr>
        <w:t xml:space="preserve"> </w:t>
      </w:r>
      <w:r>
        <w:rPr>
          <w:sz w:val="24"/>
        </w:rPr>
        <w:t>of</w:t>
      </w:r>
      <w:r>
        <w:rPr>
          <w:spacing w:val="-4"/>
          <w:sz w:val="24"/>
        </w:rPr>
        <w:t xml:space="preserve"> </w:t>
      </w:r>
      <w:r>
        <w:rPr>
          <w:sz w:val="24"/>
        </w:rPr>
        <w:t>diet</w:t>
      </w:r>
      <w:r>
        <w:rPr>
          <w:spacing w:val="-3"/>
          <w:sz w:val="24"/>
        </w:rPr>
        <w:t xml:space="preserve"> </w:t>
      </w:r>
      <w:r>
        <w:rPr>
          <w:sz w:val="24"/>
        </w:rPr>
        <w:t>estimates</w:t>
      </w:r>
      <w:r>
        <w:rPr>
          <w:spacing w:val="-3"/>
          <w:sz w:val="24"/>
        </w:rPr>
        <w:t xml:space="preserve"> </w:t>
      </w:r>
      <w:r>
        <w:rPr>
          <w:sz w:val="24"/>
        </w:rPr>
        <w:t>in</w:t>
      </w:r>
      <w:r>
        <w:rPr>
          <w:spacing w:val="-2"/>
          <w:sz w:val="24"/>
        </w:rPr>
        <w:t xml:space="preserve"> </w:t>
      </w:r>
      <w:r>
        <w:rPr>
          <w:sz w:val="24"/>
        </w:rPr>
        <w:t>replicate</w:t>
      </w:r>
      <w:r>
        <w:rPr>
          <w:spacing w:val="-3"/>
          <w:sz w:val="24"/>
        </w:rPr>
        <w:t xml:space="preserve"> </w:t>
      </w:r>
      <w:r>
        <w:rPr>
          <w:sz w:val="24"/>
        </w:rPr>
        <w:t>farms</w:t>
      </w:r>
      <w:r>
        <w:rPr>
          <w:spacing w:val="-2"/>
          <w:sz w:val="24"/>
        </w:rPr>
        <w:t xml:space="preserve"> </w:t>
      </w:r>
      <w:r>
        <w:rPr>
          <w:sz w:val="24"/>
        </w:rPr>
        <w:t>over</w:t>
      </w:r>
      <w:r>
        <w:rPr>
          <w:spacing w:val="-4"/>
          <w:sz w:val="24"/>
        </w:rPr>
        <w:t xml:space="preserve"> </w:t>
      </w:r>
      <w:r>
        <w:rPr>
          <w:sz w:val="24"/>
        </w:rPr>
        <w:t>the</w:t>
      </w:r>
      <w:r>
        <w:rPr>
          <w:spacing w:val="-4"/>
          <w:sz w:val="24"/>
        </w:rPr>
        <w:t xml:space="preserve"> </w:t>
      </w:r>
      <w:r>
        <w:rPr>
          <w:sz w:val="24"/>
        </w:rPr>
        <w:t>three</w:t>
      </w:r>
      <w:r>
        <w:rPr>
          <w:spacing w:val="-4"/>
          <w:sz w:val="24"/>
        </w:rPr>
        <w:t xml:space="preserve"> </w:t>
      </w:r>
      <w:r>
        <w:rPr>
          <w:sz w:val="24"/>
        </w:rPr>
        <w:t>study</w:t>
      </w:r>
      <w:r>
        <w:rPr>
          <w:spacing w:val="-4"/>
          <w:sz w:val="24"/>
        </w:rPr>
        <w:t xml:space="preserve"> </w:t>
      </w:r>
      <w:r>
        <w:rPr>
          <w:sz w:val="24"/>
        </w:rPr>
        <w:t xml:space="preserve">years. </w:t>
      </w:r>
      <w:r>
        <w:rPr>
          <w:spacing w:val="-4"/>
          <w:sz w:val="24"/>
        </w:rPr>
        <w:t>608</w:t>
      </w:r>
    </w:p>
    <w:p>
      <w:pPr>
        <w:pStyle w:val="6"/>
        <w:tabs>
          <w:tab w:val="left" w:pos="1440"/>
        </w:tabs>
        <w:spacing w:line="275" w:lineRule="exact"/>
        <w:ind w:left="720"/>
      </w:pPr>
      <w:r>
        <w:rPr>
          <w:spacing w:val="-5"/>
        </w:rPr>
        <w:t>609</w:t>
      </w:r>
      <w:r>
        <w:tab/>
      </w:r>
      <w:r>
        <w:rPr>
          <w:b/>
        </w:rPr>
        <w:t>Figure</w:t>
      </w:r>
      <w:r>
        <w:rPr>
          <w:b/>
          <w:spacing w:val="-2"/>
        </w:rPr>
        <w:t xml:space="preserve"> </w:t>
      </w:r>
      <w:r>
        <w:rPr>
          <w:b/>
        </w:rPr>
        <w:t>2.</w:t>
      </w:r>
      <w:r>
        <w:rPr>
          <w:b/>
          <w:spacing w:val="59"/>
        </w:rPr>
        <w:t xml:space="preserve"> </w:t>
      </w:r>
      <w:r>
        <w:t>The</w:t>
      </w:r>
      <w:r>
        <w:rPr>
          <w:spacing w:val="-1"/>
        </w:rPr>
        <w:t xml:space="preserve"> </w:t>
      </w:r>
      <w:r>
        <w:t>proportion</w:t>
      </w:r>
      <w:r>
        <w:rPr>
          <w:spacing w:val="-1"/>
        </w:rPr>
        <w:t xml:space="preserve"> </w:t>
      </w:r>
      <w:r>
        <w:t>of rice</w:t>
      </w:r>
      <w:r>
        <w:rPr>
          <w:spacing w:val="-3"/>
        </w:rPr>
        <w:t xml:space="preserve"> </w:t>
      </w:r>
      <w:r>
        <w:t>herbivores</w:t>
      </w:r>
      <w:r>
        <w:rPr>
          <w:spacing w:val="2"/>
        </w:rPr>
        <w:t xml:space="preserve"> </w:t>
      </w:r>
      <w:r>
        <w:t>consumed in</w:t>
      </w:r>
      <w:r>
        <w:rPr>
          <w:spacing w:val="-1"/>
        </w:rPr>
        <w:t xml:space="preserve"> </w:t>
      </w:r>
      <w:r>
        <w:t>the diet</w:t>
      </w:r>
      <w:r>
        <w:rPr>
          <w:spacing w:val="-1"/>
        </w:rPr>
        <w:t xml:space="preserve"> </w:t>
      </w:r>
      <w:r>
        <w:t>of (a)</w:t>
      </w:r>
      <w:r>
        <w:rPr>
          <w:spacing w:val="1"/>
        </w:rPr>
        <w:t xml:space="preserve"> </w:t>
      </w:r>
      <w:r>
        <w:t xml:space="preserve">both predators, </w:t>
      </w:r>
      <w:r>
        <w:rPr>
          <w:spacing w:val="-5"/>
        </w:rPr>
        <w:t>(b)</w:t>
      </w:r>
    </w:p>
    <w:p>
      <w:pPr>
        <w:pStyle w:val="6"/>
      </w:pPr>
    </w:p>
    <w:p>
      <w:pPr>
        <w:pStyle w:val="6"/>
        <w:tabs>
          <w:tab w:val="left" w:pos="1440"/>
        </w:tabs>
        <w:ind w:left="720"/>
      </w:pPr>
      <w:r>
        <w:rPr>
          <w:spacing w:val="-5"/>
        </w:rPr>
        <w:t>610</w:t>
      </w:r>
      <w:r>
        <w:tab/>
      </w:r>
      <w:r>
        <w:t>spiders,</w:t>
      </w:r>
      <w:r>
        <w:rPr>
          <w:spacing w:val="-4"/>
        </w:rPr>
        <w:t xml:space="preserve"> </w:t>
      </w:r>
      <w:r>
        <w:t>and</w:t>
      </w:r>
      <w:r>
        <w:rPr>
          <w:spacing w:val="-1"/>
        </w:rPr>
        <w:t xml:space="preserve"> </w:t>
      </w:r>
      <w:r>
        <w:t>(c)</w:t>
      </w:r>
      <w:r>
        <w:rPr>
          <w:spacing w:val="-1"/>
        </w:rPr>
        <w:t xml:space="preserve"> </w:t>
      </w:r>
      <w:r>
        <w:t>ladybeetles</w:t>
      </w:r>
      <w:r>
        <w:rPr>
          <w:spacing w:val="-1"/>
        </w:rPr>
        <w:t xml:space="preserve"> </w:t>
      </w:r>
      <w:r>
        <w:t>in</w:t>
      </w:r>
      <w:r>
        <w:rPr>
          <w:spacing w:val="-1"/>
        </w:rPr>
        <w:t xml:space="preserve"> </w:t>
      </w:r>
      <w:r>
        <w:t>organic</w:t>
      </w:r>
      <w:r>
        <w:rPr>
          <w:spacing w:val="-1"/>
        </w:rPr>
        <w:t xml:space="preserve"> </w:t>
      </w:r>
      <w:r>
        <w:t>and</w:t>
      </w:r>
      <w:r>
        <w:rPr>
          <w:spacing w:val="1"/>
        </w:rPr>
        <w:t xml:space="preserve"> </w:t>
      </w:r>
      <w:r>
        <w:t>conventional</w:t>
      </w:r>
      <w:r>
        <w:rPr>
          <w:spacing w:val="-2"/>
        </w:rPr>
        <w:t xml:space="preserve"> </w:t>
      </w:r>
      <w:r>
        <w:t>rice</w:t>
      </w:r>
      <w:r>
        <w:rPr>
          <w:spacing w:val="-3"/>
        </w:rPr>
        <w:t xml:space="preserve"> </w:t>
      </w:r>
      <w:r>
        <w:t>farms</w:t>
      </w:r>
      <w:r>
        <w:rPr>
          <w:spacing w:val="-1"/>
        </w:rPr>
        <w:t xml:space="preserve"> </w:t>
      </w:r>
      <w:r>
        <w:t>over crop</w:t>
      </w:r>
      <w:r>
        <w:rPr>
          <w:spacing w:val="-1"/>
        </w:rPr>
        <w:t xml:space="preserve"> </w:t>
      </w:r>
      <w:r>
        <w:t>stages</w:t>
      </w:r>
      <w:r>
        <w:rPr>
          <w:spacing w:val="-1"/>
        </w:rPr>
        <w:t xml:space="preserve"> </w:t>
      </w:r>
      <w:r>
        <w:t>in</w:t>
      </w:r>
      <w:r>
        <w:rPr>
          <w:spacing w:val="-1"/>
        </w:rPr>
        <w:t xml:space="preserve"> </w:t>
      </w:r>
      <w:r>
        <w:t>the</w:t>
      </w:r>
      <w:r>
        <w:rPr>
          <w:spacing w:val="-2"/>
        </w:rPr>
        <w:t xml:space="preserve"> three</w:t>
      </w:r>
    </w:p>
    <w:p>
      <w:pPr>
        <w:pStyle w:val="6"/>
      </w:pPr>
    </w:p>
    <w:p>
      <w:pPr>
        <w:pStyle w:val="6"/>
        <w:tabs>
          <w:tab w:val="left" w:pos="1440"/>
        </w:tabs>
        <w:ind w:left="720"/>
      </w:pPr>
      <w:r>
        <w:rPr>
          <w:spacing w:val="-5"/>
        </w:rPr>
        <w:t>611</w:t>
      </w:r>
      <w:r>
        <w:tab/>
      </w:r>
      <w:r>
        <w:t>study</w:t>
      </w:r>
      <w:r>
        <w:rPr>
          <w:spacing w:val="-2"/>
        </w:rPr>
        <w:t xml:space="preserve"> </w:t>
      </w:r>
      <w:r>
        <w:t>years.</w:t>
      </w:r>
      <w:r>
        <w:rPr>
          <w:spacing w:val="58"/>
        </w:rPr>
        <w:t xml:space="preserve"> </w:t>
      </w:r>
      <w:r>
        <w:t>The</w:t>
      </w:r>
      <w:r>
        <w:rPr>
          <w:spacing w:val="-2"/>
        </w:rPr>
        <w:t xml:space="preserve"> </w:t>
      </w:r>
      <w:r>
        <w:t>proportions were</w:t>
      </w:r>
      <w:r>
        <w:rPr>
          <w:spacing w:val="-3"/>
        </w:rPr>
        <w:t xml:space="preserve"> </w:t>
      </w:r>
      <w:r>
        <w:t>computed</w:t>
      </w:r>
      <w:r>
        <w:rPr>
          <w:spacing w:val="1"/>
        </w:rPr>
        <w:t xml:space="preserve"> </w:t>
      </w:r>
      <w:r>
        <w:t>from the</w:t>
      </w:r>
      <w:r>
        <w:rPr>
          <w:spacing w:val="-1"/>
        </w:rPr>
        <w:t xml:space="preserve"> </w:t>
      </w:r>
      <w:r>
        <w:t>Bayesian posterior medians</w:t>
      </w:r>
      <w:r>
        <w:rPr>
          <w:spacing w:val="-1"/>
        </w:rPr>
        <w:t xml:space="preserve"> </w:t>
      </w:r>
      <w:r>
        <w:t>of</w:t>
      </w:r>
      <w:r>
        <w:rPr>
          <w:spacing w:val="-1"/>
        </w:rPr>
        <w:t xml:space="preserve"> </w:t>
      </w:r>
      <w:r>
        <w:rPr>
          <w:spacing w:val="-4"/>
        </w:rPr>
        <w:t>diet</w:t>
      </w:r>
    </w:p>
    <w:p>
      <w:pPr>
        <w:pStyle w:val="6"/>
        <w:spacing w:before="2"/>
      </w:pPr>
    </w:p>
    <w:p>
      <w:pPr>
        <w:pStyle w:val="6"/>
        <w:tabs>
          <w:tab w:val="left" w:pos="1440"/>
        </w:tabs>
        <w:spacing w:line="652" w:lineRule="auto"/>
        <w:ind w:left="720" w:right="8044"/>
      </w:pPr>
      <w:r>
        <w:rPr>
          <w:spacing w:val="-4"/>
        </w:rPr>
        <w:t>612</w:t>
      </w:r>
      <w:r>
        <w:tab/>
      </w:r>
      <w:r>
        <w:t>estimates</w:t>
      </w:r>
      <w:r>
        <w:rPr>
          <w:spacing w:val="-13"/>
        </w:rPr>
        <w:t xml:space="preserve"> </w:t>
      </w:r>
      <w:r>
        <w:t>in</w:t>
      </w:r>
      <w:r>
        <w:rPr>
          <w:spacing w:val="-12"/>
        </w:rPr>
        <w:t xml:space="preserve"> </w:t>
      </w:r>
      <w:r>
        <w:t>replicate</w:t>
      </w:r>
      <w:r>
        <w:rPr>
          <w:spacing w:val="-13"/>
        </w:rPr>
        <w:t xml:space="preserve"> </w:t>
      </w:r>
      <w:r>
        <w:t xml:space="preserve">farms. </w:t>
      </w:r>
      <w:r>
        <w:rPr>
          <w:spacing w:val="-4"/>
        </w:rPr>
        <w:t>613</w:t>
      </w:r>
    </w:p>
    <w:p>
      <w:pPr>
        <w:pStyle w:val="6"/>
        <w:tabs>
          <w:tab w:val="left" w:pos="1440"/>
        </w:tabs>
        <w:spacing w:before="2"/>
        <w:ind w:left="720"/>
      </w:pPr>
      <w:r>
        <w:rPr>
          <w:spacing w:val="-5"/>
        </w:rPr>
        <w:t>614</w:t>
      </w:r>
      <w:r>
        <w:tab/>
      </w:r>
      <w:r>
        <w:rPr>
          <w:b/>
        </w:rPr>
        <w:t>Figure</w:t>
      </w:r>
      <w:r>
        <w:rPr>
          <w:b/>
          <w:spacing w:val="-2"/>
        </w:rPr>
        <w:t xml:space="preserve"> </w:t>
      </w:r>
      <w:r>
        <w:rPr>
          <w:b/>
        </w:rPr>
        <w:t>3.</w:t>
      </w:r>
      <w:r>
        <w:rPr>
          <w:b/>
          <w:spacing w:val="59"/>
        </w:rPr>
        <w:t xml:space="preserve"> </w:t>
      </w:r>
      <w:r>
        <w:t>The</w:t>
      </w:r>
      <w:r>
        <w:rPr>
          <w:spacing w:val="-2"/>
        </w:rPr>
        <w:t xml:space="preserve"> </w:t>
      </w:r>
      <w:r>
        <w:t>relative</w:t>
      </w:r>
      <w:r>
        <w:rPr>
          <w:spacing w:val="-1"/>
        </w:rPr>
        <w:t xml:space="preserve"> </w:t>
      </w:r>
      <w:r>
        <w:t>abundance</w:t>
      </w:r>
      <w:r>
        <w:rPr>
          <w:spacing w:val="-2"/>
        </w:rPr>
        <w:t xml:space="preserve"> </w:t>
      </w:r>
      <w:r>
        <w:t>of prey</w:t>
      </w:r>
      <w:r>
        <w:rPr>
          <w:spacing w:val="-6"/>
        </w:rPr>
        <w:t xml:space="preserve"> </w:t>
      </w:r>
      <w:r>
        <w:t>sources</w:t>
      </w:r>
      <w:r>
        <w:rPr>
          <w:spacing w:val="2"/>
        </w:rPr>
        <w:t xml:space="preserve"> </w:t>
      </w:r>
      <w:r>
        <w:t>in</w:t>
      </w:r>
      <w:r>
        <w:rPr>
          <w:spacing w:val="-1"/>
        </w:rPr>
        <w:t xml:space="preserve"> </w:t>
      </w:r>
      <w:r>
        <w:t>organic</w:t>
      </w:r>
      <w:r>
        <w:rPr>
          <w:spacing w:val="-1"/>
        </w:rPr>
        <w:t xml:space="preserve"> </w:t>
      </w:r>
      <w:r>
        <w:t>and</w:t>
      </w:r>
      <w:r>
        <w:rPr>
          <w:spacing w:val="-1"/>
        </w:rPr>
        <w:t xml:space="preserve"> </w:t>
      </w:r>
      <w:r>
        <w:t>conventional</w:t>
      </w:r>
      <w:r>
        <w:rPr>
          <w:spacing w:val="5"/>
        </w:rPr>
        <w:t xml:space="preserve"> </w:t>
      </w:r>
      <w:r>
        <w:t>rice</w:t>
      </w:r>
      <w:r>
        <w:rPr>
          <w:spacing w:val="-2"/>
        </w:rPr>
        <w:t xml:space="preserve"> </w:t>
      </w:r>
      <w:r>
        <w:t xml:space="preserve">farms </w:t>
      </w:r>
      <w:r>
        <w:rPr>
          <w:spacing w:val="-4"/>
        </w:rPr>
        <w:t>over</w:t>
      </w:r>
    </w:p>
    <w:p>
      <w:pPr>
        <w:pStyle w:val="6"/>
      </w:pPr>
    </w:p>
    <w:p>
      <w:pPr>
        <w:pStyle w:val="6"/>
        <w:tabs>
          <w:tab w:val="left" w:pos="1440"/>
        </w:tabs>
        <w:ind w:left="720"/>
      </w:pPr>
      <w:r>
        <w:rPr>
          <w:spacing w:val="-5"/>
        </w:rPr>
        <w:t>615</w:t>
      </w:r>
      <w:r>
        <w:tab/>
      </w:r>
      <w:r>
        <w:t>crop</w:t>
      </w:r>
      <w:r>
        <w:rPr>
          <w:spacing w:val="-1"/>
        </w:rPr>
        <w:t xml:space="preserve"> </w:t>
      </w:r>
      <w:r>
        <w:t>stages during</w:t>
      </w:r>
      <w:r>
        <w:rPr>
          <w:spacing w:val="-4"/>
        </w:rPr>
        <w:t xml:space="preserve"> </w:t>
      </w:r>
      <w:r>
        <w:t>the three</w:t>
      </w:r>
      <w:r>
        <w:rPr>
          <w:spacing w:val="-2"/>
        </w:rPr>
        <w:t xml:space="preserve"> </w:t>
      </w:r>
      <w:r>
        <w:t>study</w:t>
      </w:r>
      <w:r>
        <w:rPr>
          <w:spacing w:val="-1"/>
        </w:rPr>
        <w:t xml:space="preserve"> </w:t>
      </w:r>
      <w:r>
        <w:t>years.</w:t>
      </w:r>
      <w:r>
        <w:rPr>
          <w:spacing w:val="60"/>
        </w:rPr>
        <w:t xml:space="preserve"> </w:t>
      </w:r>
      <w:r>
        <w:t>The</w:t>
      </w:r>
      <w:r>
        <w:rPr>
          <w:spacing w:val="-2"/>
        </w:rPr>
        <w:t xml:space="preserve"> </w:t>
      </w:r>
      <w:r>
        <w:t>relative</w:t>
      </w:r>
      <w:r>
        <w:rPr>
          <w:spacing w:val="-1"/>
        </w:rPr>
        <w:t xml:space="preserve"> </w:t>
      </w:r>
      <w:r>
        <w:t>abundance</w:t>
      </w:r>
      <w:r>
        <w:rPr>
          <w:spacing w:val="-1"/>
        </w:rPr>
        <w:t xml:space="preserve"> </w:t>
      </w:r>
      <w:r>
        <w:t>was</w:t>
      </w:r>
      <w:r>
        <w:rPr>
          <w:spacing w:val="-1"/>
        </w:rPr>
        <w:t xml:space="preserve"> </w:t>
      </w:r>
      <w:r>
        <w:t xml:space="preserve">determined from </w:t>
      </w:r>
      <w:r>
        <w:rPr>
          <w:spacing w:val="-5"/>
        </w:rPr>
        <w:t>the</w:t>
      </w:r>
    </w:p>
    <w:p>
      <w:pPr>
        <w:pStyle w:val="6"/>
        <w:spacing w:before="2"/>
      </w:pPr>
    </w:p>
    <w:p>
      <w:pPr>
        <w:pStyle w:val="6"/>
        <w:tabs>
          <w:tab w:val="left" w:pos="1440"/>
        </w:tabs>
        <w:spacing w:line="650" w:lineRule="auto"/>
        <w:ind w:left="720" w:right="6009"/>
      </w:pPr>
      <w:r>
        <w:rPr>
          <w:spacing w:val="-4"/>
        </w:rPr>
        <w:t>616</w:t>
      </w:r>
      <w:r>
        <w:tab/>
      </w:r>
      <w:r>
        <w:t>sweep-net</w:t>
      </w:r>
      <w:r>
        <w:rPr>
          <w:spacing w:val="-9"/>
        </w:rPr>
        <w:t xml:space="preserve"> </w:t>
      </w:r>
      <w:r>
        <w:t>samples</w:t>
      </w:r>
      <w:r>
        <w:rPr>
          <w:spacing w:val="-9"/>
        </w:rPr>
        <w:t xml:space="preserve"> </w:t>
      </w:r>
      <w:r>
        <w:t>pooled</w:t>
      </w:r>
      <w:r>
        <w:rPr>
          <w:spacing w:val="-9"/>
        </w:rPr>
        <w:t xml:space="preserve"> </w:t>
      </w:r>
      <w:r>
        <w:t>across</w:t>
      </w:r>
      <w:r>
        <w:rPr>
          <w:spacing w:val="-9"/>
        </w:rPr>
        <w:t xml:space="preserve"> </w:t>
      </w:r>
      <w:r>
        <w:t>replicate</w:t>
      </w:r>
      <w:r>
        <w:rPr>
          <w:spacing w:val="-9"/>
        </w:rPr>
        <w:t xml:space="preserve"> </w:t>
      </w:r>
      <w:r>
        <w:t xml:space="preserve">farms. </w:t>
      </w:r>
      <w:r>
        <w:rPr>
          <w:spacing w:val="-4"/>
        </w:rPr>
        <w:t>617</w:t>
      </w:r>
    </w:p>
    <w:p>
      <w:pPr>
        <w:spacing w:after="0" w:line="650" w:lineRule="auto"/>
        <w:sectPr>
          <w:pgSz w:w="12240" w:h="15840"/>
          <w:pgMar w:top="1360" w:right="60" w:bottom="1240" w:left="0" w:header="0" w:footer="1056" w:gutter="0"/>
          <w:cols w:space="720" w:num="1"/>
        </w:sectPr>
      </w:pPr>
    </w:p>
    <w:p>
      <w:pPr>
        <w:pStyle w:val="6"/>
        <w:spacing w:before="79"/>
        <w:ind w:left="720"/>
      </w:pPr>
      <w:r>
        <w:rPr>
          <w:spacing w:val="-5"/>
        </w:rPr>
        <w:t>618</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242"/>
      </w:pPr>
    </w:p>
    <w:p>
      <w:pPr>
        <w:pStyle w:val="6"/>
        <w:ind w:left="720"/>
      </w:pPr>
      <w:r>
        <w:rPr>
          <w:spacing w:val="-5"/>
        </w:rPr>
        <w:t>619</w:t>
      </w:r>
    </w:p>
    <w:p>
      <w:pPr>
        <w:pStyle w:val="6"/>
        <w:spacing w:before="141"/>
      </w:pPr>
    </w:p>
    <w:p>
      <w:pPr>
        <w:pStyle w:val="6"/>
        <w:spacing w:before="1"/>
        <w:ind w:left="720"/>
      </w:pPr>
      <w:r>
        <w:rPr>
          <w:spacing w:val="-5"/>
        </w:rPr>
        <w:t>620</w:t>
      </w:r>
    </w:p>
    <w:p>
      <w:pPr>
        <w:pStyle w:val="3"/>
        <w:spacing w:before="79"/>
        <w:ind w:left="320"/>
      </w:pPr>
      <w:r>
        <w:rPr>
          <w:b w:val="0"/>
        </w:rPr>
        <w:br w:type="column"/>
      </w:r>
      <w:r>
        <w:t>Figure</w:t>
      </w:r>
      <w:r>
        <w:rPr>
          <w:spacing w:val="-4"/>
        </w:rPr>
        <w:t xml:space="preserve"> </w:t>
      </w:r>
      <w:r>
        <w:rPr>
          <w:spacing w:val="-5"/>
        </w:rPr>
        <w:t>1.</w:t>
      </w:r>
    </w:p>
    <w:p>
      <w:pPr>
        <w:pStyle w:val="6"/>
        <w:rPr>
          <w:b/>
          <w:sz w:val="20"/>
        </w:rPr>
      </w:pPr>
    </w:p>
    <w:p>
      <w:pPr>
        <w:pStyle w:val="6"/>
        <w:rPr>
          <w:b/>
          <w:sz w:val="20"/>
        </w:rPr>
      </w:pPr>
    </w:p>
    <w:p>
      <w:pPr>
        <w:pStyle w:val="6"/>
        <w:spacing w:before="56"/>
        <w:rPr>
          <w:b/>
          <w:sz w:val="20"/>
        </w:rPr>
      </w:pPr>
      <w:r>
        <w:drawing>
          <wp:anchor distT="0" distB="0" distL="0" distR="0" simplePos="0" relativeHeight="251699200" behindDoc="1" locked="0" layoutInCell="1" allowOverlap="1">
            <wp:simplePos x="0" y="0"/>
            <wp:positionH relativeFrom="page">
              <wp:posOffset>1576705</wp:posOffset>
            </wp:positionH>
            <wp:positionV relativeFrom="paragraph">
              <wp:posOffset>196850</wp:posOffset>
            </wp:positionV>
            <wp:extent cx="4650105" cy="536003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5" cstate="print"/>
                    <a:stretch>
                      <a:fillRect/>
                    </a:stretch>
                  </pic:blipFill>
                  <pic:spPr>
                    <a:xfrm>
                      <a:off x="0" y="0"/>
                      <a:ext cx="4650013" cy="5360289"/>
                    </a:xfrm>
                    <a:prstGeom prst="rect">
                      <a:avLst/>
                    </a:prstGeom>
                  </pic:spPr>
                </pic:pic>
              </a:graphicData>
            </a:graphic>
          </wp:anchor>
        </w:drawing>
      </w:r>
    </w:p>
    <w:p>
      <w:pPr>
        <w:spacing w:after="0"/>
        <w:rPr>
          <w:sz w:val="20"/>
        </w:rPr>
        <w:sectPr>
          <w:pgSz w:w="12240" w:h="15840"/>
          <w:pgMar w:top="1360" w:right="60" w:bottom="1240" w:left="0" w:header="0" w:footer="1056" w:gutter="0"/>
          <w:cols w:equalWidth="0" w:num="2">
            <w:col w:w="1081" w:space="40"/>
            <w:col w:w="11059"/>
          </w:cols>
        </w:sectPr>
      </w:pPr>
    </w:p>
    <w:p>
      <w:pPr>
        <w:pStyle w:val="6"/>
        <w:spacing w:before="79"/>
        <w:ind w:left="720"/>
      </w:pPr>
      <w:r>
        <w:rPr>
          <w:spacing w:val="-5"/>
        </w:rPr>
        <w:t>621</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249"/>
      </w:pPr>
    </w:p>
    <w:p>
      <w:pPr>
        <w:pStyle w:val="6"/>
        <w:ind w:left="720"/>
      </w:pPr>
      <w:r>
        <w:rPr>
          <w:spacing w:val="-5"/>
        </w:rPr>
        <w:t>622</w:t>
      </w:r>
    </w:p>
    <w:p>
      <w:pPr>
        <w:pStyle w:val="6"/>
        <w:spacing w:before="7"/>
      </w:pPr>
    </w:p>
    <w:p>
      <w:pPr>
        <w:pStyle w:val="6"/>
        <w:ind w:left="720"/>
      </w:pPr>
      <w:r>
        <w:rPr>
          <w:spacing w:val="-5"/>
        </w:rPr>
        <w:t>623</w:t>
      </w:r>
    </w:p>
    <w:p>
      <w:pPr>
        <w:pStyle w:val="6"/>
        <w:spacing w:before="56"/>
      </w:pPr>
    </w:p>
    <w:p>
      <w:pPr>
        <w:pStyle w:val="6"/>
        <w:ind w:left="720"/>
      </w:pPr>
      <w:r>
        <w:rPr>
          <w:spacing w:val="-5"/>
        </w:rPr>
        <w:t>624</w:t>
      </w:r>
    </w:p>
    <w:p>
      <w:pPr>
        <w:pStyle w:val="3"/>
        <w:spacing w:before="79"/>
        <w:ind w:left="320"/>
      </w:pPr>
      <w:r>
        <w:rPr>
          <w:b w:val="0"/>
        </w:rPr>
        <w:br w:type="column"/>
      </w:r>
      <w:r>
        <w:t>Figure</w:t>
      </w:r>
      <w:r>
        <w:rPr>
          <w:spacing w:val="-4"/>
        </w:rPr>
        <w:t xml:space="preserve"> </w:t>
      </w:r>
      <w:r>
        <w:rPr>
          <w:spacing w:val="-5"/>
        </w:rPr>
        <w:t>2.</w:t>
      </w:r>
    </w:p>
    <w:p>
      <w:pPr>
        <w:pStyle w:val="6"/>
        <w:rPr>
          <w:b/>
          <w:sz w:val="20"/>
        </w:rPr>
      </w:pPr>
    </w:p>
    <w:p>
      <w:pPr>
        <w:pStyle w:val="6"/>
        <w:spacing w:before="182"/>
        <w:rPr>
          <w:b/>
          <w:sz w:val="20"/>
        </w:rPr>
      </w:pPr>
      <w:r>
        <w:drawing>
          <wp:anchor distT="0" distB="0" distL="0" distR="0" simplePos="0" relativeHeight="251700224" behindDoc="1" locked="0" layoutInCell="1" allowOverlap="1">
            <wp:simplePos x="0" y="0"/>
            <wp:positionH relativeFrom="page">
              <wp:posOffset>1613535</wp:posOffset>
            </wp:positionH>
            <wp:positionV relativeFrom="paragraph">
              <wp:posOffset>276860</wp:posOffset>
            </wp:positionV>
            <wp:extent cx="4585970" cy="526415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6" cstate="print"/>
                    <a:stretch>
                      <a:fillRect/>
                    </a:stretch>
                  </pic:blipFill>
                  <pic:spPr>
                    <a:xfrm>
                      <a:off x="0" y="0"/>
                      <a:ext cx="4586105" cy="5263896"/>
                    </a:xfrm>
                    <a:prstGeom prst="rect">
                      <a:avLst/>
                    </a:prstGeom>
                  </pic:spPr>
                </pic:pic>
              </a:graphicData>
            </a:graphic>
          </wp:anchor>
        </w:drawing>
      </w:r>
    </w:p>
    <w:p>
      <w:pPr>
        <w:spacing w:after="0"/>
        <w:rPr>
          <w:sz w:val="20"/>
        </w:rPr>
        <w:sectPr>
          <w:pgSz w:w="12240" w:h="15840"/>
          <w:pgMar w:top="1360" w:right="60" w:bottom="1240" w:left="0" w:header="0" w:footer="1056" w:gutter="0"/>
          <w:cols w:equalWidth="0" w:num="2">
            <w:col w:w="1081" w:space="40"/>
            <w:col w:w="11059"/>
          </w:cols>
        </w:sectPr>
      </w:pPr>
    </w:p>
    <w:p>
      <w:pPr>
        <w:pStyle w:val="6"/>
        <w:spacing w:before="76"/>
        <w:ind w:left="720"/>
      </w:pPr>
      <w:r>
        <w:rPr>
          <w:spacing w:val="-5"/>
        </w:rPr>
        <w:t>625</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242"/>
      </w:pPr>
    </w:p>
    <w:p>
      <w:pPr>
        <w:pStyle w:val="6"/>
        <w:spacing w:before="1"/>
        <w:ind w:left="720"/>
      </w:pPr>
      <w:r>
        <w:rPr>
          <w:spacing w:val="-5"/>
        </w:rPr>
        <w:t>626</w:t>
      </w:r>
    </w:p>
    <w:p>
      <w:pPr>
        <w:pStyle w:val="6"/>
        <w:spacing w:before="2"/>
      </w:pPr>
    </w:p>
    <w:p>
      <w:pPr>
        <w:pStyle w:val="6"/>
        <w:ind w:left="720"/>
      </w:pPr>
      <w:r>
        <w:rPr>
          <w:spacing w:val="-5"/>
        </w:rPr>
        <w:t>627</w:t>
      </w:r>
    </w:p>
    <w:p>
      <w:pPr>
        <w:spacing w:before="76"/>
        <w:ind w:left="320" w:right="0" w:firstLine="0"/>
        <w:jc w:val="left"/>
        <w:rPr>
          <w:b/>
          <w:sz w:val="24"/>
        </w:rPr>
      </w:pPr>
      <w:r>
        <w:br w:type="column"/>
      </w:r>
      <w:r>
        <w:rPr>
          <w:b/>
          <w:sz w:val="24"/>
        </w:rPr>
        <w:t>Figure</w:t>
      </w:r>
      <w:r>
        <w:rPr>
          <w:b/>
          <w:spacing w:val="-4"/>
          <w:sz w:val="24"/>
        </w:rPr>
        <w:t xml:space="preserve"> </w:t>
      </w:r>
      <w:r>
        <w:rPr>
          <w:b/>
          <w:spacing w:val="-5"/>
          <w:sz w:val="24"/>
        </w:rPr>
        <w:t>3.</w:t>
      </w:r>
    </w:p>
    <w:p>
      <w:pPr>
        <w:pStyle w:val="6"/>
        <w:spacing w:before="25"/>
        <w:rPr>
          <w:b/>
          <w:sz w:val="20"/>
        </w:rPr>
      </w:pPr>
      <w:r>
        <w:drawing>
          <wp:anchor distT="0" distB="0" distL="0" distR="0" simplePos="0" relativeHeight="251700224" behindDoc="1" locked="0" layoutInCell="1" allowOverlap="1">
            <wp:simplePos x="0" y="0"/>
            <wp:positionH relativeFrom="page">
              <wp:posOffset>1677035</wp:posOffset>
            </wp:positionH>
            <wp:positionV relativeFrom="paragraph">
              <wp:posOffset>176530</wp:posOffset>
            </wp:positionV>
            <wp:extent cx="4448175" cy="532257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7" cstate="print"/>
                    <a:stretch>
                      <a:fillRect/>
                    </a:stretch>
                  </pic:blipFill>
                  <pic:spPr>
                    <a:xfrm>
                      <a:off x="0" y="0"/>
                      <a:ext cx="4448020" cy="5322570"/>
                    </a:xfrm>
                    <a:prstGeom prst="rect">
                      <a:avLst/>
                    </a:prstGeom>
                  </pic:spPr>
                </pic:pic>
              </a:graphicData>
            </a:graphic>
          </wp:anchor>
        </w:drawing>
      </w:r>
    </w:p>
    <w:sectPr>
      <w:pgSz w:w="12240" w:h="15840"/>
      <w:pgMar w:top="1360" w:right="60" w:bottom="1240" w:left="0" w:header="0" w:footer="1056" w:gutter="0"/>
      <w:cols w:equalWidth="0" w:num="2">
        <w:col w:w="1081" w:space="40"/>
        <w:col w:w="11059"/>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28T12:51:52Z" w:initials="">
    <w:p w14:paraId="5A2476DA">
      <w:pPr>
        <w:pStyle w:val="7"/>
        <w:rPr>
          <w:rFonts w:hint="default"/>
          <w:lang w:val="en-US"/>
        </w:rPr>
      </w:pPr>
      <w:r>
        <w:rPr>
          <w:rFonts w:hint="default"/>
          <w:lang w:val="en-US"/>
        </w:rPr>
        <w:t>I’ve added a sentence here clarifying the mixing model outputs and the GLMM inputs. Feel free to modify this as you wish.</w:t>
      </w:r>
    </w:p>
  </w:comment>
  <w:comment w:id="1" w:author="Gen-Chang Hsu" w:date="2024-02-28T12:53:27Z" w:initials="">
    <w:p w14:paraId="60144DB8">
      <w:pPr>
        <w:pStyle w:val="7"/>
        <w:rPr>
          <w:rFonts w:hint="default"/>
          <w:lang w:val="en-US"/>
        </w:rPr>
      </w:pPr>
      <w:r>
        <w:rPr>
          <w:rFonts w:hint="default"/>
          <w:lang w:val="en-US"/>
        </w:rPr>
        <w:t>There should be no space here (didn’t know why I could’t continue with the next line).</w:t>
      </w:r>
      <w:bookmarkStart w:id="0" w:name="_GoBack"/>
      <w:bookmarkEnd w:id="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2476DA" w15:done="0"/>
  <w15:commentEx w15:paraId="60144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Calibri">
    <w:panose1 w:val="020F0502020204030204"/>
    <w:charset w:val="00"/>
    <w:family w:val="auto"/>
    <w:pitch w:val="default"/>
    <w:sig w:usb0="E4002EFF" w:usb1="C000247B" w:usb2="00000009" w:usb3="00000000" w:csb0="200001FF" w:csb1="00000000"/>
  </w:font>
  <w:font w:name="Arial Unicode MS">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PMingLiU">
    <w:panose1 w:val="02020500000000000000"/>
    <w:charset w:val="88"/>
    <w:family w:val="roman"/>
    <w:pitch w:val="default"/>
    <w:sig w:usb0="A00002FF" w:usb1="28CFFCFA" w:usb2="00000016" w:usb3="00000000" w:csb0="00100001"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5408" behindDoc="1" locked="0" layoutInCell="1" allowOverlap="1">
              <wp:simplePos x="0" y="0"/>
              <wp:positionH relativeFrom="page">
                <wp:posOffset>1552575</wp:posOffset>
              </wp:positionH>
              <wp:positionV relativeFrom="page">
                <wp:posOffset>9689465</wp:posOffset>
              </wp:positionV>
              <wp:extent cx="4671695" cy="149225"/>
              <wp:effectExtent l="0" t="0" r="0" b="0"/>
              <wp:wrapNone/>
              <wp:docPr id="1" name="Textbox 1"/>
              <wp:cNvGraphicFramePr/>
              <a:graphic xmlns:a="http://schemas.openxmlformats.org/drawingml/2006/main">
                <a:graphicData uri="http://schemas.microsoft.com/office/word/2010/wordprocessingShape">
                  <wps:wsp>
                    <wps:cNvSpPr txBox="1"/>
                    <wps:spPr>
                      <a:xfrm>
                        <a:off x="0" y="0"/>
                        <a:ext cx="4671695" cy="149225"/>
                      </a:xfrm>
                      <a:prstGeom prst="rect">
                        <a:avLst/>
                      </a:prstGeom>
                    </wps:spPr>
                    <wps:txbx>
                      <w:txbxContent>
                        <w:p>
                          <w:pPr>
                            <w:spacing w:before="20"/>
                            <w:ind w:left="20" w:right="0" w:firstLine="0"/>
                            <w:jc w:val="left"/>
                            <w:rPr>
                              <w:rFonts w:ascii="Verdana" w:hAnsi="Verdana"/>
                              <w:i/>
                              <w:sz w:val="16"/>
                            </w:rPr>
                          </w:pPr>
                          <w:r>
                            <w:rPr>
                              <w:rFonts w:ascii="Verdana" w:hAnsi="Verdana"/>
                              <w:i/>
                              <w:color w:val="646464"/>
                              <w:sz w:val="16"/>
                            </w:rPr>
                            <w:t>Powered</w:t>
                          </w:r>
                          <w:r>
                            <w:rPr>
                              <w:rFonts w:ascii="Verdana" w:hAnsi="Verdana"/>
                              <w:i/>
                              <w:color w:val="646464"/>
                              <w:spacing w:val="-1"/>
                              <w:sz w:val="16"/>
                            </w:rPr>
                            <w:t xml:space="preserve"> </w:t>
                          </w:r>
                          <w:r>
                            <w:rPr>
                              <w:rFonts w:ascii="Verdana" w:hAnsi="Verdana"/>
                              <w:i/>
                              <w:color w:val="646464"/>
                              <w:sz w:val="16"/>
                            </w:rPr>
                            <w:t>by</w:t>
                          </w:r>
                          <w:r>
                            <w:rPr>
                              <w:rFonts w:ascii="Verdana" w:hAnsi="Verdana"/>
                              <w:i/>
                              <w:color w:val="646464"/>
                              <w:spacing w:val="-1"/>
                              <w:sz w:val="16"/>
                            </w:rPr>
                            <w:t xml:space="preserve"> </w:t>
                          </w:r>
                          <w:r>
                            <w:rPr>
                              <w:rFonts w:ascii="Verdana" w:hAnsi="Verdana"/>
                              <w:i/>
                              <w:color w:val="646464"/>
                              <w:sz w:val="16"/>
                            </w:rPr>
                            <w:t>Editorial</w:t>
                          </w:r>
                          <w:r>
                            <w:rPr>
                              <w:rFonts w:ascii="Verdana" w:hAnsi="Verdana"/>
                              <w:i/>
                              <w:color w:val="646464"/>
                              <w:spacing w:val="-1"/>
                              <w:sz w:val="16"/>
                            </w:rPr>
                            <w:t xml:space="preserve"> </w:t>
                          </w:r>
                          <w:r>
                            <w:rPr>
                              <w:rFonts w:ascii="Verdana" w:hAnsi="Verdana"/>
                              <w:i/>
                              <w:color w:val="646464"/>
                              <w:sz w:val="16"/>
                            </w:rPr>
                            <w:t>Manager®</w:t>
                          </w:r>
                          <w:r>
                            <w:rPr>
                              <w:rFonts w:ascii="Verdana" w:hAnsi="Verdana"/>
                              <w:i/>
                              <w:color w:val="646464"/>
                              <w:spacing w:val="-1"/>
                              <w:sz w:val="16"/>
                            </w:rPr>
                            <w:t xml:space="preserve"> </w:t>
                          </w:r>
                          <w:r>
                            <w:rPr>
                              <w:rFonts w:ascii="Verdana" w:hAnsi="Verdana"/>
                              <w:i/>
                              <w:color w:val="646464"/>
                              <w:sz w:val="16"/>
                            </w:rPr>
                            <w:t>and</w:t>
                          </w:r>
                          <w:r>
                            <w:rPr>
                              <w:rFonts w:ascii="Verdana" w:hAnsi="Verdana"/>
                              <w:i/>
                              <w:color w:val="646464"/>
                              <w:spacing w:val="-1"/>
                              <w:sz w:val="16"/>
                            </w:rPr>
                            <w:t xml:space="preserve"> </w:t>
                          </w:r>
                          <w:r>
                            <w:rPr>
                              <w:rFonts w:ascii="Verdana" w:hAnsi="Verdana"/>
                              <w:i/>
                              <w:color w:val="646464"/>
                              <w:sz w:val="16"/>
                            </w:rPr>
                            <w:t>ProduXion</w:t>
                          </w:r>
                          <w:r>
                            <w:rPr>
                              <w:rFonts w:ascii="Verdana" w:hAnsi="Verdana"/>
                              <w:i/>
                              <w:color w:val="646464"/>
                              <w:spacing w:val="-1"/>
                              <w:sz w:val="16"/>
                            </w:rPr>
                            <w:t xml:space="preserve"> </w:t>
                          </w:r>
                          <w:r>
                            <w:rPr>
                              <w:rFonts w:ascii="Verdana" w:hAnsi="Verdana"/>
                              <w:i/>
                              <w:color w:val="646464"/>
                              <w:sz w:val="16"/>
                            </w:rPr>
                            <w:t>Manager®</w:t>
                          </w:r>
                          <w:r>
                            <w:rPr>
                              <w:rFonts w:ascii="Verdana" w:hAnsi="Verdana"/>
                              <w:i/>
                              <w:color w:val="646464"/>
                              <w:spacing w:val="-1"/>
                              <w:sz w:val="16"/>
                            </w:rPr>
                            <w:t xml:space="preserve"> </w:t>
                          </w:r>
                          <w:r>
                            <w:rPr>
                              <w:rFonts w:ascii="Verdana" w:hAnsi="Verdana"/>
                              <w:i/>
                              <w:color w:val="646464"/>
                              <w:sz w:val="16"/>
                            </w:rPr>
                            <w:t>from</w:t>
                          </w:r>
                          <w:r>
                            <w:rPr>
                              <w:rFonts w:ascii="Verdana" w:hAnsi="Verdana"/>
                              <w:i/>
                              <w:color w:val="646464"/>
                              <w:spacing w:val="-1"/>
                              <w:sz w:val="16"/>
                            </w:rPr>
                            <w:t xml:space="preserve"> </w:t>
                          </w:r>
                          <w:r>
                            <w:rPr>
                              <w:rFonts w:ascii="Verdana" w:hAnsi="Verdana"/>
                              <w:i/>
                              <w:color w:val="646464"/>
                              <w:sz w:val="16"/>
                            </w:rPr>
                            <w:t>Aries</w:t>
                          </w:r>
                          <w:r>
                            <w:rPr>
                              <w:rFonts w:ascii="Verdana" w:hAnsi="Verdana"/>
                              <w:i/>
                              <w:color w:val="646464"/>
                              <w:spacing w:val="-1"/>
                              <w:sz w:val="16"/>
                            </w:rPr>
                            <w:t xml:space="preserve"> </w:t>
                          </w:r>
                          <w:r>
                            <w:rPr>
                              <w:rFonts w:ascii="Verdana" w:hAnsi="Verdana"/>
                              <w:i/>
                              <w:color w:val="646464"/>
                              <w:sz w:val="16"/>
                            </w:rPr>
                            <w:t>Systems</w:t>
                          </w:r>
                          <w:r>
                            <w:rPr>
                              <w:rFonts w:ascii="Verdana" w:hAnsi="Verdana"/>
                              <w:i/>
                              <w:color w:val="646464"/>
                              <w:spacing w:val="-1"/>
                              <w:sz w:val="16"/>
                            </w:rPr>
                            <w:t xml:space="preserve"> </w:t>
                          </w:r>
                          <w:r>
                            <w:rPr>
                              <w:rFonts w:ascii="Verdana" w:hAnsi="Verdana"/>
                              <w:i/>
                              <w:color w:val="646464"/>
                              <w:spacing w:val="-2"/>
                              <w:sz w:val="16"/>
                            </w:rPr>
                            <w:t>Corporation</w:t>
                          </w:r>
                        </w:p>
                      </w:txbxContent>
                    </wps:txbx>
                    <wps:bodyPr wrap="square" lIns="0" tIns="0" rIns="0" bIns="0" rtlCol="0">
                      <a:noAutofit/>
                    </wps:bodyPr>
                  </wps:wsp>
                </a:graphicData>
              </a:graphic>
            </wp:anchor>
          </w:drawing>
        </mc:Choice>
        <mc:Fallback>
          <w:pict>
            <v:shape id="Textbox 1" o:spid="_x0000_s1026" o:spt="202" type="#_x0000_t202" style="position:absolute;left:0pt;margin-left:122.25pt;margin-top:762.95pt;height:11.75pt;width:367.85pt;mso-position-horizontal-relative:page;mso-position-vertical-relative:page;z-index:-251651072;mso-width-relative:page;mso-height-relative:page;" filled="f" stroked="f" coordsize="21600,21600" o:gfxdata="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dlhez2wAAAA0BAAAPAAAAAAAAAAEAIAAAACIAAABkcnMvZG93bnJldi54bWxQSwECFAAUAAAA&#10;CACHTuJAWdBiK7IBAAB0AwAADgAAAAAAAAABACAAAAAqAQAAZHJzL2Uyb0RvYy54bWxQSwUGAAAA&#10;AAYABgBZAQAATgUAAAAA&#10;">
              <v:fill on="f" focussize="0,0"/>
              <v:stroke on="f"/>
              <v:imagedata o:title=""/>
              <o:lock v:ext="edit" aspectratio="f"/>
              <v:textbox inset="0mm,0mm,0mm,0mm">
                <w:txbxContent>
                  <w:p>
                    <w:pPr>
                      <w:spacing w:before="20"/>
                      <w:ind w:left="20" w:right="0" w:firstLine="0"/>
                      <w:jc w:val="left"/>
                      <w:rPr>
                        <w:rFonts w:ascii="Verdana" w:hAnsi="Verdana"/>
                        <w:i/>
                        <w:sz w:val="16"/>
                      </w:rPr>
                    </w:pPr>
                    <w:r>
                      <w:rPr>
                        <w:rFonts w:ascii="Verdana" w:hAnsi="Verdana"/>
                        <w:i/>
                        <w:color w:val="646464"/>
                        <w:sz w:val="16"/>
                      </w:rPr>
                      <w:t>Powered</w:t>
                    </w:r>
                    <w:r>
                      <w:rPr>
                        <w:rFonts w:ascii="Verdana" w:hAnsi="Verdana"/>
                        <w:i/>
                        <w:color w:val="646464"/>
                        <w:spacing w:val="-1"/>
                        <w:sz w:val="16"/>
                      </w:rPr>
                      <w:t xml:space="preserve"> </w:t>
                    </w:r>
                    <w:r>
                      <w:rPr>
                        <w:rFonts w:ascii="Verdana" w:hAnsi="Verdana"/>
                        <w:i/>
                        <w:color w:val="646464"/>
                        <w:sz w:val="16"/>
                      </w:rPr>
                      <w:t>by</w:t>
                    </w:r>
                    <w:r>
                      <w:rPr>
                        <w:rFonts w:ascii="Verdana" w:hAnsi="Verdana"/>
                        <w:i/>
                        <w:color w:val="646464"/>
                        <w:spacing w:val="-1"/>
                        <w:sz w:val="16"/>
                      </w:rPr>
                      <w:t xml:space="preserve"> </w:t>
                    </w:r>
                    <w:r>
                      <w:rPr>
                        <w:rFonts w:ascii="Verdana" w:hAnsi="Verdana"/>
                        <w:i/>
                        <w:color w:val="646464"/>
                        <w:sz w:val="16"/>
                      </w:rPr>
                      <w:t>Editorial</w:t>
                    </w:r>
                    <w:r>
                      <w:rPr>
                        <w:rFonts w:ascii="Verdana" w:hAnsi="Verdana"/>
                        <w:i/>
                        <w:color w:val="646464"/>
                        <w:spacing w:val="-1"/>
                        <w:sz w:val="16"/>
                      </w:rPr>
                      <w:t xml:space="preserve"> </w:t>
                    </w:r>
                    <w:r>
                      <w:rPr>
                        <w:rFonts w:ascii="Verdana" w:hAnsi="Verdana"/>
                        <w:i/>
                        <w:color w:val="646464"/>
                        <w:sz w:val="16"/>
                      </w:rPr>
                      <w:t>Manager®</w:t>
                    </w:r>
                    <w:r>
                      <w:rPr>
                        <w:rFonts w:ascii="Verdana" w:hAnsi="Verdana"/>
                        <w:i/>
                        <w:color w:val="646464"/>
                        <w:spacing w:val="-1"/>
                        <w:sz w:val="16"/>
                      </w:rPr>
                      <w:t xml:space="preserve"> </w:t>
                    </w:r>
                    <w:r>
                      <w:rPr>
                        <w:rFonts w:ascii="Verdana" w:hAnsi="Verdana"/>
                        <w:i/>
                        <w:color w:val="646464"/>
                        <w:sz w:val="16"/>
                      </w:rPr>
                      <w:t>and</w:t>
                    </w:r>
                    <w:r>
                      <w:rPr>
                        <w:rFonts w:ascii="Verdana" w:hAnsi="Verdana"/>
                        <w:i/>
                        <w:color w:val="646464"/>
                        <w:spacing w:val="-1"/>
                        <w:sz w:val="16"/>
                      </w:rPr>
                      <w:t xml:space="preserve"> </w:t>
                    </w:r>
                    <w:r>
                      <w:rPr>
                        <w:rFonts w:ascii="Verdana" w:hAnsi="Verdana"/>
                        <w:i/>
                        <w:color w:val="646464"/>
                        <w:sz w:val="16"/>
                      </w:rPr>
                      <w:t>ProduXion</w:t>
                    </w:r>
                    <w:r>
                      <w:rPr>
                        <w:rFonts w:ascii="Verdana" w:hAnsi="Verdana"/>
                        <w:i/>
                        <w:color w:val="646464"/>
                        <w:spacing w:val="-1"/>
                        <w:sz w:val="16"/>
                      </w:rPr>
                      <w:t xml:space="preserve"> </w:t>
                    </w:r>
                    <w:r>
                      <w:rPr>
                        <w:rFonts w:ascii="Verdana" w:hAnsi="Verdana"/>
                        <w:i/>
                        <w:color w:val="646464"/>
                        <w:sz w:val="16"/>
                      </w:rPr>
                      <w:t>Manager®</w:t>
                    </w:r>
                    <w:r>
                      <w:rPr>
                        <w:rFonts w:ascii="Verdana" w:hAnsi="Verdana"/>
                        <w:i/>
                        <w:color w:val="646464"/>
                        <w:spacing w:val="-1"/>
                        <w:sz w:val="16"/>
                      </w:rPr>
                      <w:t xml:space="preserve"> </w:t>
                    </w:r>
                    <w:r>
                      <w:rPr>
                        <w:rFonts w:ascii="Verdana" w:hAnsi="Verdana"/>
                        <w:i/>
                        <w:color w:val="646464"/>
                        <w:sz w:val="16"/>
                      </w:rPr>
                      <w:t>from</w:t>
                    </w:r>
                    <w:r>
                      <w:rPr>
                        <w:rFonts w:ascii="Verdana" w:hAnsi="Verdana"/>
                        <w:i/>
                        <w:color w:val="646464"/>
                        <w:spacing w:val="-1"/>
                        <w:sz w:val="16"/>
                      </w:rPr>
                      <w:t xml:space="preserve"> </w:t>
                    </w:r>
                    <w:r>
                      <w:rPr>
                        <w:rFonts w:ascii="Verdana" w:hAnsi="Verdana"/>
                        <w:i/>
                        <w:color w:val="646464"/>
                        <w:sz w:val="16"/>
                      </w:rPr>
                      <w:t>Aries</w:t>
                    </w:r>
                    <w:r>
                      <w:rPr>
                        <w:rFonts w:ascii="Verdana" w:hAnsi="Verdana"/>
                        <w:i/>
                        <w:color w:val="646464"/>
                        <w:spacing w:val="-1"/>
                        <w:sz w:val="16"/>
                      </w:rPr>
                      <w:t xml:space="preserve"> </w:t>
                    </w:r>
                    <w:r>
                      <w:rPr>
                        <w:rFonts w:ascii="Verdana" w:hAnsi="Verdana"/>
                        <w:i/>
                        <w:color w:val="646464"/>
                        <w:sz w:val="16"/>
                      </w:rPr>
                      <w:t>Systems</w:t>
                    </w:r>
                    <w:r>
                      <w:rPr>
                        <w:rFonts w:ascii="Verdana" w:hAnsi="Verdana"/>
                        <w:i/>
                        <w:color w:val="646464"/>
                        <w:spacing w:val="-1"/>
                        <w:sz w:val="16"/>
                      </w:rPr>
                      <w:t xml:space="preserve"> </w:t>
                    </w:r>
                    <w:r>
                      <w:rPr>
                        <w:rFonts w:ascii="Verdana" w:hAnsi="Verdana"/>
                        <w:i/>
                        <w:color w:val="646464"/>
                        <w:spacing w:val="-2"/>
                        <w:sz w:val="16"/>
                      </w:rPr>
                      <w:t>Corporation</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6432" behindDoc="1" locked="0" layoutInCell="1" allowOverlap="1">
              <wp:simplePos x="0" y="0"/>
              <wp:positionH relativeFrom="page">
                <wp:posOffset>3771900</wp:posOffset>
              </wp:positionH>
              <wp:positionV relativeFrom="page">
                <wp:posOffset>9248140</wp:posOffset>
              </wp:positionV>
              <wp:extent cx="241300" cy="194310"/>
              <wp:effectExtent l="0" t="0" r="0" b="0"/>
              <wp:wrapNone/>
              <wp:docPr id="66" name="Textbox 66"/>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6"/>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66" o:spid="_x0000_s1026" o:spt="202" type="#_x0000_t202" style="position:absolute;left:0pt;margin-left:297pt;margin-top:728.2pt;height:15.3pt;width:19pt;mso-position-horizontal-relative:page;mso-position-vertical-relative:page;z-index:-251650048;mso-width-relative:page;mso-height-relative:page;" filled="f" stroked="f" coordsize="21600,21600" o:gfxdata="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rMIGR2gAAAA0BAAAPAAAAAAAAAAEAIAAAACIAAABkcnMvZG93bnJldi54bWxQSwECFAAUAAAA&#10;CACHTuJAJN4W+7MBAAB1AwAADgAAAAAAAAABACAAAAApAQAAZHJzL2Uyb0RvYy54bWxQSwUGAAAA&#10;AAYABgBZAQAATgUAAAAA&#10;">
              <v:fill on="f" focussize="0,0"/>
              <v:stroke on="f"/>
              <v:imagedata o:title=""/>
              <o:lock v:ext="edit" aspectratio="f"/>
              <v:textbox inset="0mm,0mm,0mm,0mm">
                <w:txbxContent>
                  <w:p>
                    <w:pPr>
                      <w:pStyle w:val="6"/>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6432" behindDoc="1" locked="0" layoutInCell="1" allowOverlap="1">
              <wp:simplePos x="0" y="0"/>
              <wp:positionH relativeFrom="page">
                <wp:posOffset>3771900</wp:posOffset>
              </wp:positionH>
              <wp:positionV relativeFrom="page">
                <wp:posOffset>9248140</wp:posOffset>
              </wp:positionV>
              <wp:extent cx="241300" cy="194310"/>
              <wp:effectExtent l="0" t="0" r="0" b="0"/>
              <wp:wrapNone/>
              <wp:docPr id="91" name="Textbox 91"/>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6"/>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91" o:spid="_x0000_s1026" o:spt="202" type="#_x0000_t202" style="position:absolute;left:0pt;margin-left:297pt;margin-top:728.2pt;height:15.3pt;width:19pt;mso-position-horizontal-relative:page;mso-position-vertical-relative:page;z-index:-251650048;mso-width-relative:page;mso-height-relative:page;" filled="f" stroked="f" coordsize="21600,21600" o:gfxdata="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rMIGR2gAAAA0BAAAPAAAAAAAAAAEAIAAAACIAAABkcnMvZG93bnJldi54bWxQSwECFAAUAAAA&#10;CACHTuJAM4CqSrMBAAB1AwAADgAAAAAAAAABACAAAAApAQAAZHJzL2Uyb0RvYy54bWxQSwUGAAAA&#10;AAYABgBZAQAATgUAAAAA&#10;">
              <v:fill on="f" focussize="0,0"/>
              <v:stroke on="f"/>
              <v:imagedata o:title=""/>
              <o:lock v:ext="edit" aspectratio="f"/>
              <v:textbox inset="0mm,0mm,0mm,0mm">
                <w:txbxContent>
                  <w:p>
                    <w:pPr>
                      <w:pStyle w:val="6"/>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387"/>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1">
    <w:nsid w:val="8461FADE"/>
    <w:multiLevelType w:val="multilevel"/>
    <w:tmpl w:val="8461FADE"/>
    <w:lvl w:ilvl="0" w:tentative="0">
      <w:start w:val="319"/>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2">
    <w:nsid w:val="9239341B"/>
    <w:multiLevelType w:val="multilevel"/>
    <w:tmpl w:val="9239341B"/>
    <w:lvl w:ilvl="0" w:tentative="0">
      <w:start w:val="1"/>
      <w:numFmt w:val="decimal"/>
      <w:lvlText w:val="%1"/>
      <w:lvlJc w:val="left"/>
      <w:pPr>
        <w:ind w:left="5365" w:hanging="440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6042" w:hanging="4405"/>
      </w:pPr>
      <w:rPr>
        <w:rFonts w:hint="default"/>
        <w:lang w:val="en-US" w:eastAsia="en-US" w:bidi="ar-SA"/>
      </w:rPr>
    </w:lvl>
    <w:lvl w:ilvl="2" w:tentative="0">
      <w:start w:val="0"/>
      <w:numFmt w:val="bullet"/>
      <w:lvlText w:val="•"/>
      <w:lvlJc w:val="left"/>
      <w:pPr>
        <w:ind w:left="6724" w:hanging="4405"/>
      </w:pPr>
      <w:rPr>
        <w:rFonts w:hint="default"/>
        <w:lang w:val="en-US" w:eastAsia="en-US" w:bidi="ar-SA"/>
      </w:rPr>
    </w:lvl>
    <w:lvl w:ilvl="3" w:tentative="0">
      <w:start w:val="0"/>
      <w:numFmt w:val="bullet"/>
      <w:lvlText w:val="•"/>
      <w:lvlJc w:val="left"/>
      <w:pPr>
        <w:ind w:left="7406" w:hanging="4405"/>
      </w:pPr>
      <w:rPr>
        <w:rFonts w:hint="default"/>
        <w:lang w:val="en-US" w:eastAsia="en-US" w:bidi="ar-SA"/>
      </w:rPr>
    </w:lvl>
    <w:lvl w:ilvl="4" w:tentative="0">
      <w:start w:val="0"/>
      <w:numFmt w:val="bullet"/>
      <w:lvlText w:val="•"/>
      <w:lvlJc w:val="left"/>
      <w:pPr>
        <w:ind w:left="8088" w:hanging="4405"/>
      </w:pPr>
      <w:rPr>
        <w:rFonts w:hint="default"/>
        <w:lang w:val="en-US" w:eastAsia="en-US" w:bidi="ar-SA"/>
      </w:rPr>
    </w:lvl>
    <w:lvl w:ilvl="5" w:tentative="0">
      <w:start w:val="0"/>
      <w:numFmt w:val="bullet"/>
      <w:lvlText w:val="•"/>
      <w:lvlJc w:val="left"/>
      <w:pPr>
        <w:ind w:left="8770" w:hanging="4405"/>
      </w:pPr>
      <w:rPr>
        <w:rFonts w:hint="default"/>
        <w:lang w:val="en-US" w:eastAsia="en-US" w:bidi="ar-SA"/>
      </w:rPr>
    </w:lvl>
    <w:lvl w:ilvl="6" w:tentative="0">
      <w:start w:val="0"/>
      <w:numFmt w:val="bullet"/>
      <w:lvlText w:val="•"/>
      <w:lvlJc w:val="left"/>
      <w:pPr>
        <w:ind w:left="9452" w:hanging="4405"/>
      </w:pPr>
      <w:rPr>
        <w:rFonts w:hint="default"/>
        <w:lang w:val="en-US" w:eastAsia="en-US" w:bidi="ar-SA"/>
      </w:rPr>
    </w:lvl>
    <w:lvl w:ilvl="7" w:tentative="0">
      <w:start w:val="0"/>
      <w:numFmt w:val="bullet"/>
      <w:lvlText w:val="•"/>
      <w:lvlJc w:val="left"/>
      <w:pPr>
        <w:ind w:left="10134" w:hanging="4405"/>
      </w:pPr>
      <w:rPr>
        <w:rFonts w:hint="default"/>
        <w:lang w:val="en-US" w:eastAsia="en-US" w:bidi="ar-SA"/>
      </w:rPr>
    </w:lvl>
    <w:lvl w:ilvl="8" w:tentative="0">
      <w:start w:val="0"/>
      <w:numFmt w:val="bullet"/>
      <w:lvlText w:val="•"/>
      <w:lvlJc w:val="left"/>
      <w:pPr>
        <w:ind w:left="10816" w:hanging="4405"/>
      </w:pPr>
      <w:rPr>
        <w:rFonts w:hint="default"/>
        <w:lang w:val="en-US" w:eastAsia="en-US" w:bidi="ar-SA"/>
      </w:rPr>
    </w:lvl>
  </w:abstractNum>
  <w:abstractNum w:abstractNumId="3">
    <w:nsid w:val="9288B902"/>
    <w:multiLevelType w:val="multilevel"/>
    <w:tmpl w:val="9288B902"/>
    <w:lvl w:ilvl="0" w:tentative="0">
      <w:start w:val="265"/>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4">
    <w:nsid w:val="9C8AC8EF"/>
    <w:multiLevelType w:val="multilevel"/>
    <w:tmpl w:val="9C8AC8EF"/>
    <w:lvl w:ilvl="0" w:tentative="0">
      <w:start w:val="45"/>
      <w:numFmt w:val="decimal"/>
      <w:lvlText w:val="%1"/>
      <w:lvlJc w:val="left"/>
      <w:pPr>
        <w:ind w:left="1440" w:hanging="601"/>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601"/>
      </w:pPr>
      <w:rPr>
        <w:rFonts w:hint="default"/>
        <w:lang w:val="en-US" w:eastAsia="en-US" w:bidi="ar-SA"/>
      </w:rPr>
    </w:lvl>
    <w:lvl w:ilvl="2" w:tentative="0">
      <w:start w:val="0"/>
      <w:numFmt w:val="bullet"/>
      <w:lvlText w:val="•"/>
      <w:lvlJc w:val="left"/>
      <w:pPr>
        <w:ind w:left="3588" w:hanging="601"/>
      </w:pPr>
      <w:rPr>
        <w:rFonts w:hint="default"/>
        <w:lang w:val="en-US" w:eastAsia="en-US" w:bidi="ar-SA"/>
      </w:rPr>
    </w:lvl>
    <w:lvl w:ilvl="3" w:tentative="0">
      <w:start w:val="0"/>
      <w:numFmt w:val="bullet"/>
      <w:lvlText w:val="•"/>
      <w:lvlJc w:val="left"/>
      <w:pPr>
        <w:ind w:left="4662" w:hanging="601"/>
      </w:pPr>
      <w:rPr>
        <w:rFonts w:hint="default"/>
        <w:lang w:val="en-US" w:eastAsia="en-US" w:bidi="ar-SA"/>
      </w:rPr>
    </w:lvl>
    <w:lvl w:ilvl="4" w:tentative="0">
      <w:start w:val="0"/>
      <w:numFmt w:val="bullet"/>
      <w:lvlText w:val="•"/>
      <w:lvlJc w:val="left"/>
      <w:pPr>
        <w:ind w:left="5736" w:hanging="601"/>
      </w:pPr>
      <w:rPr>
        <w:rFonts w:hint="default"/>
        <w:lang w:val="en-US" w:eastAsia="en-US" w:bidi="ar-SA"/>
      </w:rPr>
    </w:lvl>
    <w:lvl w:ilvl="5" w:tentative="0">
      <w:start w:val="0"/>
      <w:numFmt w:val="bullet"/>
      <w:lvlText w:val="•"/>
      <w:lvlJc w:val="left"/>
      <w:pPr>
        <w:ind w:left="6810" w:hanging="601"/>
      </w:pPr>
      <w:rPr>
        <w:rFonts w:hint="default"/>
        <w:lang w:val="en-US" w:eastAsia="en-US" w:bidi="ar-SA"/>
      </w:rPr>
    </w:lvl>
    <w:lvl w:ilvl="6" w:tentative="0">
      <w:start w:val="0"/>
      <w:numFmt w:val="bullet"/>
      <w:lvlText w:val="•"/>
      <w:lvlJc w:val="left"/>
      <w:pPr>
        <w:ind w:left="7884" w:hanging="601"/>
      </w:pPr>
      <w:rPr>
        <w:rFonts w:hint="default"/>
        <w:lang w:val="en-US" w:eastAsia="en-US" w:bidi="ar-SA"/>
      </w:rPr>
    </w:lvl>
    <w:lvl w:ilvl="7" w:tentative="0">
      <w:start w:val="0"/>
      <w:numFmt w:val="bullet"/>
      <w:lvlText w:val="•"/>
      <w:lvlJc w:val="left"/>
      <w:pPr>
        <w:ind w:left="8958" w:hanging="601"/>
      </w:pPr>
      <w:rPr>
        <w:rFonts w:hint="default"/>
        <w:lang w:val="en-US" w:eastAsia="en-US" w:bidi="ar-SA"/>
      </w:rPr>
    </w:lvl>
    <w:lvl w:ilvl="8" w:tentative="0">
      <w:start w:val="0"/>
      <w:numFmt w:val="bullet"/>
      <w:lvlText w:val="•"/>
      <w:lvlJc w:val="left"/>
      <w:pPr>
        <w:ind w:left="10032" w:hanging="601"/>
      </w:pPr>
      <w:rPr>
        <w:rFonts w:hint="default"/>
        <w:lang w:val="en-US" w:eastAsia="en-US" w:bidi="ar-SA"/>
      </w:rPr>
    </w:lvl>
  </w:abstractNum>
  <w:abstractNum w:abstractNumId="5">
    <w:nsid w:val="B0F1ACD9"/>
    <w:multiLevelType w:val="multilevel"/>
    <w:tmpl w:val="B0F1ACD9"/>
    <w:lvl w:ilvl="0" w:tentative="0">
      <w:start w:val="182"/>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6">
    <w:nsid w:val="B5E306ED"/>
    <w:multiLevelType w:val="multilevel"/>
    <w:tmpl w:val="B5E306ED"/>
    <w:lvl w:ilvl="0" w:tentative="0">
      <w:start w:val="1"/>
      <w:numFmt w:val="lowerLetter"/>
      <w:lvlText w:val="%1)"/>
      <w:lvlJc w:val="left"/>
      <w:pPr>
        <w:ind w:left="1750"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tentative="0">
      <w:start w:val="0"/>
      <w:numFmt w:val="bullet"/>
      <w:lvlText w:val="•"/>
      <w:lvlJc w:val="left"/>
      <w:pPr>
        <w:ind w:left="2650" w:hanging="351"/>
      </w:pPr>
      <w:rPr>
        <w:rFonts w:hint="default"/>
        <w:lang w:val="en-US" w:eastAsia="en-US" w:bidi="ar-SA"/>
      </w:rPr>
    </w:lvl>
    <w:lvl w:ilvl="2" w:tentative="0">
      <w:start w:val="0"/>
      <w:numFmt w:val="bullet"/>
      <w:lvlText w:val="•"/>
      <w:lvlJc w:val="left"/>
      <w:pPr>
        <w:ind w:left="3540" w:hanging="351"/>
      </w:pPr>
      <w:rPr>
        <w:rFonts w:hint="default"/>
        <w:lang w:val="en-US" w:eastAsia="en-US" w:bidi="ar-SA"/>
      </w:rPr>
    </w:lvl>
    <w:lvl w:ilvl="3" w:tentative="0">
      <w:start w:val="0"/>
      <w:numFmt w:val="bullet"/>
      <w:lvlText w:val="•"/>
      <w:lvlJc w:val="left"/>
      <w:pPr>
        <w:ind w:left="4431" w:hanging="351"/>
      </w:pPr>
      <w:rPr>
        <w:rFonts w:hint="default"/>
        <w:lang w:val="en-US" w:eastAsia="en-US" w:bidi="ar-SA"/>
      </w:rPr>
    </w:lvl>
    <w:lvl w:ilvl="4" w:tentative="0">
      <w:start w:val="0"/>
      <w:numFmt w:val="bullet"/>
      <w:lvlText w:val="•"/>
      <w:lvlJc w:val="left"/>
      <w:pPr>
        <w:ind w:left="5321" w:hanging="351"/>
      </w:pPr>
      <w:rPr>
        <w:rFonts w:hint="default"/>
        <w:lang w:val="en-US" w:eastAsia="en-US" w:bidi="ar-SA"/>
      </w:rPr>
    </w:lvl>
    <w:lvl w:ilvl="5" w:tentative="0">
      <w:start w:val="0"/>
      <w:numFmt w:val="bullet"/>
      <w:lvlText w:val="•"/>
      <w:lvlJc w:val="left"/>
      <w:pPr>
        <w:ind w:left="6212" w:hanging="351"/>
      </w:pPr>
      <w:rPr>
        <w:rFonts w:hint="default"/>
        <w:lang w:val="en-US" w:eastAsia="en-US" w:bidi="ar-SA"/>
      </w:rPr>
    </w:lvl>
    <w:lvl w:ilvl="6" w:tentative="0">
      <w:start w:val="0"/>
      <w:numFmt w:val="bullet"/>
      <w:lvlText w:val="•"/>
      <w:lvlJc w:val="left"/>
      <w:pPr>
        <w:ind w:left="7102" w:hanging="351"/>
      </w:pPr>
      <w:rPr>
        <w:rFonts w:hint="default"/>
        <w:lang w:val="en-US" w:eastAsia="en-US" w:bidi="ar-SA"/>
      </w:rPr>
    </w:lvl>
    <w:lvl w:ilvl="7" w:tentative="0">
      <w:start w:val="0"/>
      <w:numFmt w:val="bullet"/>
      <w:lvlText w:val="•"/>
      <w:lvlJc w:val="left"/>
      <w:pPr>
        <w:ind w:left="7993" w:hanging="351"/>
      </w:pPr>
      <w:rPr>
        <w:rFonts w:hint="default"/>
        <w:lang w:val="en-US" w:eastAsia="en-US" w:bidi="ar-SA"/>
      </w:rPr>
    </w:lvl>
    <w:lvl w:ilvl="8" w:tentative="0">
      <w:start w:val="0"/>
      <w:numFmt w:val="bullet"/>
      <w:lvlText w:val="•"/>
      <w:lvlJc w:val="left"/>
      <w:pPr>
        <w:ind w:left="8883" w:hanging="351"/>
      </w:pPr>
      <w:rPr>
        <w:rFonts w:hint="default"/>
        <w:lang w:val="en-US" w:eastAsia="en-US" w:bidi="ar-SA"/>
      </w:rPr>
    </w:lvl>
  </w:abstractNum>
  <w:abstractNum w:abstractNumId="7">
    <w:nsid w:val="BE923771"/>
    <w:multiLevelType w:val="multilevel"/>
    <w:tmpl w:val="BE923771"/>
    <w:lvl w:ilvl="0" w:tentative="0">
      <w:start w:val="249"/>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8">
    <w:nsid w:val="BF205925"/>
    <w:multiLevelType w:val="multilevel"/>
    <w:tmpl w:val="BF205925"/>
    <w:lvl w:ilvl="0" w:tentative="0">
      <w:start w:val="1"/>
      <w:numFmt w:val="lowerLetter"/>
      <w:lvlText w:val="%1)"/>
      <w:lvlJc w:val="left"/>
      <w:pPr>
        <w:ind w:left="1750"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tentative="0">
      <w:start w:val="0"/>
      <w:numFmt w:val="bullet"/>
      <w:lvlText w:val="•"/>
      <w:lvlJc w:val="left"/>
      <w:pPr>
        <w:ind w:left="2650" w:hanging="351"/>
      </w:pPr>
      <w:rPr>
        <w:rFonts w:hint="default"/>
        <w:lang w:val="en-US" w:eastAsia="en-US" w:bidi="ar-SA"/>
      </w:rPr>
    </w:lvl>
    <w:lvl w:ilvl="2" w:tentative="0">
      <w:start w:val="0"/>
      <w:numFmt w:val="bullet"/>
      <w:lvlText w:val="•"/>
      <w:lvlJc w:val="left"/>
      <w:pPr>
        <w:ind w:left="3540" w:hanging="351"/>
      </w:pPr>
      <w:rPr>
        <w:rFonts w:hint="default"/>
        <w:lang w:val="en-US" w:eastAsia="en-US" w:bidi="ar-SA"/>
      </w:rPr>
    </w:lvl>
    <w:lvl w:ilvl="3" w:tentative="0">
      <w:start w:val="0"/>
      <w:numFmt w:val="bullet"/>
      <w:lvlText w:val="•"/>
      <w:lvlJc w:val="left"/>
      <w:pPr>
        <w:ind w:left="4431" w:hanging="351"/>
      </w:pPr>
      <w:rPr>
        <w:rFonts w:hint="default"/>
        <w:lang w:val="en-US" w:eastAsia="en-US" w:bidi="ar-SA"/>
      </w:rPr>
    </w:lvl>
    <w:lvl w:ilvl="4" w:tentative="0">
      <w:start w:val="0"/>
      <w:numFmt w:val="bullet"/>
      <w:lvlText w:val="•"/>
      <w:lvlJc w:val="left"/>
      <w:pPr>
        <w:ind w:left="5321" w:hanging="351"/>
      </w:pPr>
      <w:rPr>
        <w:rFonts w:hint="default"/>
        <w:lang w:val="en-US" w:eastAsia="en-US" w:bidi="ar-SA"/>
      </w:rPr>
    </w:lvl>
    <w:lvl w:ilvl="5" w:tentative="0">
      <w:start w:val="0"/>
      <w:numFmt w:val="bullet"/>
      <w:lvlText w:val="•"/>
      <w:lvlJc w:val="left"/>
      <w:pPr>
        <w:ind w:left="6212" w:hanging="351"/>
      </w:pPr>
      <w:rPr>
        <w:rFonts w:hint="default"/>
        <w:lang w:val="en-US" w:eastAsia="en-US" w:bidi="ar-SA"/>
      </w:rPr>
    </w:lvl>
    <w:lvl w:ilvl="6" w:tentative="0">
      <w:start w:val="0"/>
      <w:numFmt w:val="bullet"/>
      <w:lvlText w:val="•"/>
      <w:lvlJc w:val="left"/>
      <w:pPr>
        <w:ind w:left="7102" w:hanging="351"/>
      </w:pPr>
      <w:rPr>
        <w:rFonts w:hint="default"/>
        <w:lang w:val="en-US" w:eastAsia="en-US" w:bidi="ar-SA"/>
      </w:rPr>
    </w:lvl>
    <w:lvl w:ilvl="7" w:tentative="0">
      <w:start w:val="0"/>
      <w:numFmt w:val="bullet"/>
      <w:lvlText w:val="•"/>
      <w:lvlJc w:val="left"/>
      <w:pPr>
        <w:ind w:left="7993" w:hanging="351"/>
      </w:pPr>
      <w:rPr>
        <w:rFonts w:hint="default"/>
        <w:lang w:val="en-US" w:eastAsia="en-US" w:bidi="ar-SA"/>
      </w:rPr>
    </w:lvl>
    <w:lvl w:ilvl="8" w:tentative="0">
      <w:start w:val="0"/>
      <w:numFmt w:val="bullet"/>
      <w:lvlText w:val="•"/>
      <w:lvlJc w:val="left"/>
      <w:pPr>
        <w:ind w:left="8883" w:hanging="351"/>
      </w:pPr>
      <w:rPr>
        <w:rFonts w:hint="default"/>
        <w:lang w:val="en-US" w:eastAsia="en-US" w:bidi="ar-SA"/>
      </w:rPr>
    </w:lvl>
  </w:abstractNum>
  <w:abstractNum w:abstractNumId="9">
    <w:nsid w:val="C8879AEF"/>
    <w:multiLevelType w:val="multilevel"/>
    <w:tmpl w:val="C8879AEF"/>
    <w:lvl w:ilvl="0" w:tentative="0">
      <w:start w:val="24"/>
      <w:numFmt w:val="decimal"/>
      <w:lvlText w:val="%1"/>
      <w:lvlJc w:val="left"/>
      <w:pPr>
        <w:ind w:left="1440"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601"/>
      </w:pPr>
      <w:rPr>
        <w:rFonts w:hint="default"/>
        <w:lang w:val="en-US" w:eastAsia="en-US" w:bidi="ar-SA"/>
      </w:rPr>
    </w:lvl>
    <w:lvl w:ilvl="2" w:tentative="0">
      <w:start w:val="0"/>
      <w:numFmt w:val="bullet"/>
      <w:lvlText w:val="•"/>
      <w:lvlJc w:val="left"/>
      <w:pPr>
        <w:ind w:left="3588" w:hanging="601"/>
      </w:pPr>
      <w:rPr>
        <w:rFonts w:hint="default"/>
        <w:lang w:val="en-US" w:eastAsia="en-US" w:bidi="ar-SA"/>
      </w:rPr>
    </w:lvl>
    <w:lvl w:ilvl="3" w:tentative="0">
      <w:start w:val="0"/>
      <w:numFmt w:val="bullet"/>
      <w:lvlText w:val="•"/>
      <w:lvlJc w:val="left"/>
      <w:pPr>
        <w:ind w:left="4662" w:hanging="601"/>
      </w:pPr>
      <w:rPr>
        <w:rFonts w:hint="default"/>
        <w:lang w:val="en-US" w:eastAsia="en-US" w:bidi="ar-SA"/>
      </w:rPr>
    </w:lvl>
    <w:lvl w:ilvl="4" w:tentative="0">
      <w:start w:val="0"/>
      <w:numFmt w:val="bullet"/>
      <w:lvlText w:val="•"/>
      <w:lvlJc w:val="left"/>
      <w:pPr>
        <w:ind w:left="5736" w:hanging="601"/>
      </w:pPr>
      <w:rPr>
        <w:rFonts w:hint="default"/>
        <w:lang w:val="en-US" w:eastAsia="en-US" w:bidi="ar-SA"/>
      </w:rPr>
    </w:lvl>
    <w:lvl w:ilvl="5" w:tentative="0">
      <w:start w:val="0"/>
      <w:numFmt w:val="bullet"/>
      <w:lvlText w:val="•"/>
      <w:lvlJc w:val="left"/>
      <w:pPr>
        <w:ind w:left="6810" w:hanging="601"/>
      </w:pPr>
      <w:rPr>
        <w:rFonts w:hint="default"/>
        <w:lang w:val="en-US" w:eastAsia="en-US" w:bidi="ar-SA"/>
      </w:rPr>
    </w:lvl>
    <w:lvl w:ilvl="6" w:tentative="0">
      <w:start w:val="0"/>
      <w:numFmt w:val="bullet"/>
      <w:lvlText w:val="•"/>
      <w:lvlJc w:val="left"/>
      <w:pPr>
        <w:ind w:left="7884" w:hanging="601"/>
      </w:pPr>
      <w:rPr>
        <w:rFonts w:hint="default"/>
        <w:lang w:val="en-US" w:eastAsia="en-US" w:bidi="ar-SA"/>
      </w:rPr>
    </w:lvl>
    <w:lvl w:ilvl="7" w:tentative="0">
      <w:start w:val="0"/>
      <w:numFmt w:val="bullet"/>
      <w:lvlText w:val="•"/>
      <w:lvlJc w:val="left"/>
      <w:pPr>
        <w:ind w:left="8958" w:hanging="601"/>
      </w:pPr>
      <w:rPr>
        <w:rFonts w:hint="default"/>
        <w:lang w:val="en-US" w:eastAsia="en-US" w:bidi="ar-SA"/>
      </w:rPr>
    </w:lvl>
    <w:lvl w:ilvl="8" w:tentative="0">
      <w:start w:val="0"/>
      <w:numFmt w:val="bullet"/>
      <w:lvlText w:val="•"/>
      <w:lvlJc w:val="left"/>
      <w:pPr>
        <w:ind w:left="10032" w:hanging="601"/>
      </w:pPr>
      <w:rPr>
        <w:rFonts w:hint="default"/>
        <w:lang w:val="en-US" w:eastAsia="en-US" w:bidi="ar-SA"/>
      </w:rPr>
    </w:lvl>
  </w:abstractNum>
  <w:abstractNum w:abstractNumId="10">
    <w:nsid w:val="CF092B84"/>
    <w:multiLevelType w:val="multilevel"/>
    <w:tmpl w:val="CF092B84"/>
    <w:lvl w:ilvl="0" w:tentative="0">
      <w:start w:val="1"/>
      <w:numFmt w:val="decimal"/>
      <w:lvlText w:val="%1."/>
      <w:lvlJc w:val="left"/>
      <w:pPr>
        <w:ind w:left="1750" w:hanging="380"/>
        <w:jc w:val="left"/>
      </w:pPr>
      <w:rPr>
        <w:rFonts w:hint="default" w:ascii="Times New Roman" w:hAnsi="Times New Roman" w:eastAsia="Times New Roman" w:cs="Times New Roman"/>
        <w:b w:val="0"/>
        <w:bCs w:val="0"/>
        <w:i/>
        <w:iCs/>
        <w:spacing w:val="0"/>
        <w:w w:val="101"/>
        <w:sz w:val="23"/>
        <w:szCs w:val="23"/>
        <w:shd w:val="clear" w:color="auto" w:fill="D9D9D9"/>
        <w:lang w:val="en-US" w:eastAsia="en-US" w:bidi="ar-SA"/>
      </w:rPr>
    </w:lvl>
    <w:lvl w:ilvl="1" w:tentative="0">
      <w:start w:val="0"/>
      <w:numFmt w:val="bullet"/>
      <w:lvlText w:val=""/>
      <w:lvlJc w:val="left"/>
      <w:pPr>
        <w:ind w:left="1750" w:hanging="351"/>
      </w:pPr>
      <w:rPr>
        <w:rFonts w:hint="default" w:ascii="Symbol" w:hAnsi="Symbol" w:eastAsia="Symbol" w:cs="Symbol"/>
        <w:b w:val="0"/>
        <w:bCs w:val="0"/>
        <w:i w:val="0"/>
        <w:iCs w:val="0"/>
        <w:spacing w:val="0"/>
        <w:w w:val="101"/>
        <w:sz w:val="23"/>
        <w:szCs w:val="23"/>
        <w:lang w:val="en-US" w:eastAsia="en-US" w:bidi="ar-SA"/>
      </w:rPr>
    </w:lvl>
    <w:lvl w:ilvl="2" w:tentative="0">
      <w:start w:val="0"/>
      <w:numFmt w:val="bullet"/>
      <w:lvlText w:val="•"/>
      <w:lvlJc w:val="left"/>
      <w:pPr>
        <w:ind w:left="3540" w:hanging="351"/>
      </w:pPr>
      <w:rPr>
        <w:rFonts w:hint="default"/>
        <w:lang w:val="en-US" w:eastAsia="en-US" w:bidi="ar-SA"/>
      </w:rPr>
    </w:lvl>
    <w:lvl w:ilvl="3" w:tentative="0">
      <w:start w:val="0"/>
      <w:numFmt w:val="bullet"/>
      <w:lvlText w:val="•"/>
      <w:lvlJc w:val="left"/>
      <w:pPr>
        <w:ind w:left="4431" w:hanging="351"/>
      </w:pPr>
      <w:rPr>
        <w:rFonts w:hint="default"/>
        <w:lang w:val="en-US" w:eastAsia="en-US" w:bidi="ar-SA"/>
      </w:rPr>
    </w:lvl>
    <w:lvl w:ilvl="4" w:tentative="0">
      <w:start w:val="0"/>
      <w:numFmt w:val="bullet"/>
      <w:lvlText w:val="•"/>
      <w:lvlJc w:val="left"/>
      <w:pPr>
        <w:ind w:left="5321" w:hanging="351"/>
      </w:pPr>
      <w:rPr>
        <w:rFonts w:hint="default"/>
        <w:lang w:val="en-US" w:eastAsia="en-US" w:bidi="ar-SA"/>
      </w:rPr>
    </w:lvl>
    <w:lvl w:ilvl="5" w:tentative="0">
      <w:start w:val="0"/>
      <w:numFmt w:val="bullet"/>
      <w:lvlText w:val="•"/>
      <w:lvlJc w:val="left"/>
      <w:pPr>
        <w:ind w:left="6212" w:hanging="351"/>
      </w:pPr>
      <w:rPr>
        <w:rFonts w:hint="default"/>
        <w:lang w:val="en-US" w:eastAsia="en-US" w:bidi="ar-SA"/>
      </w:rPr>
    </w:lvl>
    <w:lvl w:ilvl="6" w:tentative="0">
      <w:start w:val="0"/>
      <w:numFmt w:val="bullet"/>
      <w:lvlText w:val="•"/>
      <w:lvlJc w:val="left"/>
      <w:pPr>
        <w:ind w:left="7102" w:hanging="351"/>
      </w:pPr>
      <w:rPr>
        <w:rFonts w:hint="default"/>
        <w:lang w:val="en-US" w:eastAsia="en-US" w:bidi="ar-SA"/>
      </w:rPr>
    </w:lvl>
    <w:lvl w:ilvl="7" w:tentative="0">
      <w:start w:val="0"/>
      <w:numFmt w:val="bullet"/>
      <w:lvlText w:val="•"/>
      <w:lvlJc w:val="left"/>
      <w:pPr>
        <w:ind w:left="7993" w:hanging="351"/>
      </w:pPr>
      <w:rPr>
        <w:rFonts w:hint="default"/>
        <w:lang w:val="en-US" w:eastAsia="en-US" w:bidi="ar-SA"/>
      </w:rPr>
    </w:lvl>
    <w:lvl w:ilvl="8" w:tentative="0">
      <w:start w:val="0"/>
      <w:numFmt w:val="bullet"/>
      <w:lvlText w:val="•"/>
      <w:lvlJc w:val="left"/>
      <w:pPr>
        <w:ind w:left="8883" w:hanging="351"/>
      </w:pPr>
      <w:rPr>
        <w:rFonts w:hint="default"/>
        <w:lang w:val="en-US" w:eastAsia="en-US" w:bidi="ar-SA"/>
      </w:rPr>
    </w:lvl>
  </w:abstractNum>
  <w:abstractNum w:abstractNumId="11">
    <w:nsid w:val="D7F9FE59"/>
    <w:multiLevelType w:val="multilevel"/>
    <w:tmpl w:val="D7F9FE59"/>
    <w:lvl w:ilvl="0" w:tentative="0">
      <w:start w:val="12"/>
      <w:numFmt w:val="decimal"/>
      <w:lvlText w:val="%1"/>
      <w:lvlJc w:val="left"/>
      <w:pPr>
        <w:ind w:left="1440"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601"/>
      </w:pPr>
      <w:rPr>
        <w:rFonts w:hint="default"/>
        <w:lang w:val="en-US" w:eastAsia="en-US" w:bidi="ar-SA"/>
      </w:rPr>
    </w:lvl>
    <w:lvl w:ilvl="2" w:tentative="0">
      <w:start w:val="0"/>
      <w:numFmt w:val="bullet"/>
      <w:lvlText w:val="•"/>
      <w:lvlJc w:val="left"/>
      <w:pPr>
        <w:ind w:left="3588" w:hanging="601"/>
      </w:pPr>
      <w:rPr>
        <w:rFonts w:hint="default"/>
        <w:lang w:val="en-US" w:eastAsia="en-US" w:bidi="ar-SA"/>
      </w:rPr>
    </w:lvl>
    <w:lvl w:ilvl="3" w:tentative="0">
      <w:start w:val="0"/>
      <w:numFmt w:val="bullet"/>
      <w:lvlText w:val="•"/>
      <w:lvlJc w:val="left"/>
      <w:pPr>
        <w:ind w:left="4662" w:hanging="601"/>
      </w:pPr>
      <w:rPr>
        <w:rFonts w:hint="default"/>
        <w:lang w:val="en-US" w:eastAsia="en-US" w:bidi="ar-SA"/>
      </w:rPr>
    </w:lvl>
    <w:lvl w:ilvl="4" w:tentative="0">
      <w:start w:val="0"/>
      <w:numFmt w:val="bullet"/>
      <w:lvlText w:val="•"/>
      <w:lvlJc w:val="left"/>
      <w:pPr>
        <w:ind w:left="5736" w:hanging="601"/>
      </w:pPr>
      <w:rPr>
        <w:rFonts w:hint="default"/>
        <w:lang w:val="en-US" w:eastAsia="en-US" w:bidi="ar-SA"/>
      </w:rPr>
    </w:lvl>
    <w:lvl w:ilvl="5" w:tentative="0">
      <w:start w:val="0"/>
      <w:numFmt w:val="bullet"/>
      <w:lvlText w:val="•"/>
      <w:lvlJc w:val="left"/>
      <w:pPr>
        <w:ind w:left="6810" w:hanging="601"/>
      </w:pPr>
      <w:rPr>
        <w:rFonts w:hint="default"/>
        <w:lang w:val="en-US" w:eastAsia="en-US" w:bidi="ar-SA"/>
      </w:rPr>
    </w:lvl>
    <w:lvl w:ilvl="6" w:tentative="0">
      <w:start w:val="0"/>
      <w:numFmt w:val="bullet"/>
      <w:lvlText w:val="•"/>
      <w:lvlJc w:val="left"/>
      <w:pPr>
        <w:ind w:left="7884" w:hanging="601"/>
      </w:pPr>
      <w:rPr>
        <w:rFonts w:hint="default"/>
        <w:lang w:val="en-US" w:eastAsia="en-US" w:bidi="ar-SA"/>
      </w:rPr>
    </w:lvl>
    <w:lvl w:ilvl="7" w:tentative="0">
      <w:start w:val="0"/>
      <w:numFmt w:val="bullet"/>
      <w:lvlText w:val="•"/>
      <w:lvlJc w:val="left"/>
      <w:pPr>
        <w:ind w:left="8958" w:hanging="601"/>
      </w:pPr>
      <w:rPr>
        <w:rFonts w:hint="default"/>
        <w:lang w:val="en-US" w:eastAsia="en-US" w:bidi="ar-SA"/>
      </w:rPr>
    </w:lvl>
    <w:lvl w:ilvl="8" w:tentative="0">
      <w:start w:val="0"/>
      <w:numFmt w:val="bullet"/>
      <w:lvlText w:val="•"/>
      <w:lvlJc w:val="left"/>
      <w:pPr>
        <w:ind w:left="10032" w:hanging="601"/>
      </w:pPr>
      <w:rPr>
        <w:rFonts w:hint="default"/>
        <w:lang w:val="en-US" w:eastAsia="en-US" w:bidi="ar-SA"/>
      </w:rPr>
    </w:lvl>
  </w:abstractNum>
  <w:abstractNum w:abstractNumId="12">
    <w:nsid w:val="DCBA6B53"/>
    <w:multiLevelType w:val="multilevel"/>
    <w:tmpl w:val="DCBA6B53"/>
    <w:lvl w:ilvl="0" w:tentative="0">
      <w:start w:val="8"/>
      <w:numFmt w:val="decimal"/>
      <w:lvlText w:val="%1"/>
      <w:lvlJc w:val="left"/>
      <w:pPr>
        <w:ind w:left="1440" w:hanging="481"/>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481"/>
      </w:pPr>
      <w:rPr>
        <w:rFonts w:hint="default"/>
        <w:lang w:val="en-US" w:eastAsia="en-US" w:bidi="ar-SA"/>
      </w:rPr>
    </w:lvl>
    <w:lvl w:ilvl="2" w:tentative="0">
      <w:start w:val="0"/>
      <w:numFmt w:val="bullet"/>
      <w:lvlText w:val="•"/>
      <w:lvlJc w:val="left"/>
      <w:pPr>
        <w:ind w:left="3588" w:hanging="481"/>
      </w:pPr>
      <w:rPr>
        <w:rFonts w:hint="default"/>
        <w:lang w:val="en-US" w:eastAsia="en-US" w:bidi="ar-SA"/>
      </w:rPr>
    </w:lvl>
    <w:lvl w:ilvl="3" w:tentative="0">
      <w:start w:val="0"/>
      <w:numFmt w:val="bullet"/>
      <w:lvlText w:val="•"/>
      <w:lvlJc w:val="left"/>
      <w:pPr>
        <w:ind w:left="4662" w:hanging="481"/>
      </w:pPr>
      <w:rPr>
        <w:rFonts w:hint="default"/>
        <w:lang w:val="en-US" w:eastAsia="en-US" w:bidi="ar-SA"/>
      </w:rPr>
    </w:lvl>
    <w:lvl w:ilvl="4" w:tentative="0">
      <w:start w:val="0"/>
      <w:numFmt w:val="bullet"/>
      <w:lvlText w:val="•"/>
      <w:lvlJc w:val="left"/>
      <w:pPr>
        <w:ind w:left="5736" w:hanging="481"/>
      </w:pPr>
      <w:rPr>
        <w:rFonts w:hint="default"/>
        <w:lang w:val="en-US" w:eastAsia="en-US" w:bidi="ar-SA"/>
      </w:rPr>
    </w:lvl>
    <w:lvl w:ilvl="5" w:tentative="0">
      <w:start w:val="0"/>
      <w:numFmt w:val="bullet"/>
      <w:lvlText w:val="•"/>
      <w:lvlJc w:val="left"/>
      <w:pPr>
        <w:ind w:left="6810" w:hanging="481"/>
      </w:pPr>
      <w:rPr>
        <w:rFonts w:hint="default"/>
        <w:lang w:val="en-US" w:eastAsia="en-US" w:bidi="ar-SA"/>
      </w:rPr>
    </w:lvl>
    <w:lvl w:ilvl="6" w:tentative="0">
      <w:start w:val="0"/>
      <w:numFmt w:val="bullet"/>
      <w:lvlText w:val="•"/>
      <w:lvlJc w:val="left"/>
      <w:pPr>
        <w:ind w:left="7884" w:hanging="481"/>
      </w:pPr>
      <w:rPr>
        <w:rFonts w:hint="default"/>
        <w:lang w:val="en-US" w:eastAsia="en-US" w:bidi="ar-SA"/>
      </w:rPr>
    </w:lvl>
    <w:lvl w:ilvl="7" w:tentative="0">
      <w:start w:val="0"/>
      <w:numFmt w:val="bullet"/>
      <w:lvlText w:val="•"/>
      <w:lvlJc w:val="left"/>
      <w:pPr>
        <w:ind w:left="8958" w:hanging="481"/>
      </w:pPr>
      <w:rPr>
        <w:rFonts w:hint="default"/>
        <w:lang w:val="en-US" w:eastAsia="en-US" w:bidi="ar-SA"/>
      </w:rPr>
    </w:lvl>
    <w:lvl w:ilvl="8" w:tentative="0">
      <w:start w:val="0"/>
      <w:numFmt w:val="bullet"/>
      <w:lvlText w:val="•"/>
      <w:lvlJc w:val="left"/>
      <w:pPr>
        <w:ind w:left="10032" w:hanging="481"/>
      </w:pPr>
      <w:rPr>
        <w:rFonts w:hint="default"/>
        <w:lang w:val="en-US" w:eastAsia="en-US" w:bidi="ar-SA"/>
      </w:rPr>
    </w:lvl>
  </w:abstractNum>
  <w:abstractNum w:abstractNumId="13">
    <w:nsid w:val="E093A4B0"/>
    <w:multiLevelType w:val="multilevel"/>
    <w:tmpl w:val="E093A4B0"/>
    <w:lvl w:ilvl="0" w:tentative="0">
      <w:start w:val="603"/>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14">
    <w:nsid w:val="F4B5D9F5"/>
    <w:multiLevelType w:val="multilevel"/>
    <w:tmpl w:val="F4B5D9F5"/>
    <w:lvl w:ilvl="0" w:tentative="0">
      <w:start w:val="39"/>
      <w:numFmt w:val="decimal"/>
      <w:lvlText w:val="%1"/>
      <w:lvlJc w:val="left"/>
      <w:pPr>
        <w:ind w:left="1440"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601"/>
      </w:pPr>
      <w:rPr>
        <w:rFonts w:hint="default"/>
        <w:lang w:val="en-US" w:eastAsia="en-US" w:bidi="ar-SA"/>
      </w:rPr>
    </w:lvl>
    <w:lvl w:ilvl="2" w:tentative="0">
      <w:start w:val="0"/>
      <w:numFmt w:val="bullet"/>
      <w:lvlText w:val="•"/>
      <w:lvlJc w:val="left"/>
      <w:pPr>
        <w:ind w:left="3588" w:hanging="601"/>
      </w:pPr>
      <w:rPr>
        <w:rFonts w:hint="default"/>
        <w:lang w:val="en-US" w:eastAsia="en-US" w:bidi="ar-SA"/>
      </w:rPr>
    </w:lvl>
    <w:lvl w:ilvl="3" w:tentative="0">
      <w:start w:val="0"/>
      <w:numFmt w:val="bullet"/>
      <w:lvlText w:val="•"/>
      <w:lvlJc w:val="left"/>
      <w:pPr>
        <w:ind w:left="4662" w:hanging="601"/>
      </w:pPr>
      <w:rPr>
        <w:rFonts w:hint="default"/>
        <w:lang w:val="en-US" w:eastAsia="en-US" w:bidi="ar-SA"/>
      </w:rPr>
    </w:lvl>
    <w:lvl w:ilvl="4" w:tentative="0">
      <w:start w:val="0"/>
      <w:numFmt w:val="bullet"/>
      <w:lvlText w:val="•"/>
      <w:lvlJc w:val="left"/>
      <w:pPr>
        <w:ind w:left="5736" w:hanging="601"/>
      </w:pPr>
      <w:rPr>
        <w:rFonts w:hint="default"/>
        <w:lang w:val="en-US" w:eastAsia="en-US" w:bidi="ar-SA"/>
      </w:rPr>
    </w:lvl>
    <w:lvl w:ilvl="5" w:tentative="0">
      <w:start w:val="0"/>
      <w:numFmt w:val="bullet"/>
      <w:lvlText w:val="•"/>
      <w:lvlJc w:val="left"/>
      <w:pPr>
        <w:ind w:left="6810" w:hanging="601"/>
      </w:pPr>
      <w:rPr>
        <w:rFonts w:hint="default"/>
        <w:lang w:val="en-US" w:eastAsia="en-US" w:bidi="ar-SA"/>
      </w:rPr>
    </w:lvl>
    <w:lvl w:ilvl="6" w:tentative="0">
      <w:start w:val="0"/>
      <w:numFmt w:val="bullet"/>
      <w:lvlText w:val="•"/>
      <w:lvlJc w:val="left"/>
      <w:pPr>
        <w:ind w:left="7884" w:hanging="601"/>
      </w:pPr>
      <w:rPr>
        <w:rFonts w:hint="default"/>
        <w:lang w:val="en-US" w:eastAsia="en-US" w:bidi="ar-SA"/>
      </w:rPr>
    </w:lvl>
    <w:lvl w:ilvl="7" w:tentative="0">
      <w:start w:val="0"/>
      <w:numFmt w:val="bullet"/>
      <w:lvlText w:val="•"/>
      <w:lvlJc w:val="left"/>
      <w:pPr>
        <w:ind w:left="8958" w:hanging="601"/>
      </w:pPr>
      <w:rPr>
        <w:rFonts w:hint="default"/>
        <w:lang w:val="en-US" w:eastAsia="en-US" w:bidi="ar-SA"/>
      </w:rPr>
    </w:lvl>
    <w:lvl w:ilvl="8" w:tentative="0">
      <w:start w:val="0"/>
      <w:numFmt w:val="bullet"/>
      <w:lvlText w:val="•"/>
      <w:lvlJc w:val="left"/>
      <w:pPr>
        <w:ind w:left="10032" w:hanging="601"/>
      </w:pPr>
      <w:rPr>
        <w:rFonts w:hint="default"/>
        <w:lang w:val="en-US" w:eastAsia="en-US" w:bidi="ar-SA"/>
      </w:rPr>
    </w:lvl>
  </w:abstractNum>
  <w:abstractNum w:abstractNumId="15">
    <w:nsid w:val="F7735DC9"/>
    <w:multiLevelType w:val="multilevel"/>
    <w:tmpl w:val="F7735DC9"/>
    <w:lvl w:ilvl="0" w:tentative="0">
      <w:start w:val="574"/>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16">
    <w:nsid w:val="0053208E"/>
    <w:multiLevelType w:val="multilevel"/>
    <w:tmpl w:val="0053208E"/>
    <w:lvl w:ilvl="0" w:tentative="0">
      <w:start w:val="1"/>
      <w:numFmt w:val="decimal"/>
      <w:lvlText w:val="%1."/>
      <w:lvlJc w:val="left"/>
      <w:pPr>
        <w:ind w:left="1750" w:hanging="380"/>
        <w:jc w:val="left"/>
      </w:pPr>
      <w:rPr>
        <w:rFonts w:hint="default" w:ascii="Times New Roman" w:hAnsi="Times New Roman" w:eastAsia="Times New Roman" w:cs="Times New Roman"/>
        <w:b w:val="0"/>
        <w:bCs w:val="0"/>
        <w:i/>
        <w:iCs/>
        <w:spacing w:val="0"/>
        <w:w w:val="101"/>
        <w:sz w:val="23"/>
        <w:szCs w:val="23"/>
        <w:shd w:val="clear" w:color="auto" w:fill="D9D9D9"/>
        <w:lang w:val="en-US" w:eastAsia="en-US" w:bidi="ar-SA"/>
      </w:rPr>
    </w:lvl>
    <w:lvl w:ilvl="1" w:tentative="0">
      <w:start w:val="0"/>
      <w:numFmt w:val="bullet"/>
      <w:lvlText w:val="•"/>
      <w:lvlJc w:val="left"/>
      <w:pPr>
        <w:ind w:left="2650" w:hanging="380"/>
      </w:pPr>
      <w:rPr>
        <w:rFonts w:hint="default"/>
        <w:lang w:val="en-US" w:eastAsia="en-US" w:bidi="ar-SA"/>
      </w:rPr>
    </w:lvl>
    <w:lvl w:ilvl="2" w:tentative="0">
      <w:start w:val="0"/>
      <w:numFmt w:val="bullet"/>
      <w:lvlText w:val="•"/>
      <w:lvlJc w:val="left"/>
      <w:pPr>
        <w:ind w:left="3540" w:hanging="380"/>
      </w:pPr>
      <w:rPr>
        <w:rFonts w:hint="default"/>
        <w:lang w:val="en-US" w:eastAsia="en-US" w:bidi="ar-SA"/>
      </w:rPr>
    </w:lvl>
    <w:lvl w:ilvl="3" w:tentative="0">
      <w:start w:val="0"/>
      <w:numFmt w:val="bullet"/>
      <w:lvlText w:val="•"/>
      <w:lvlJc w:val="left"/>
      <w:pPr>
        <w:ind w:left="4431" w:hanging="380"/>
      </w:pPr>
      <w:rPr>
        <w:rFonts w:hint="default"/>
        <w:lang w:val="en-US" w:eastAsia="en-US" w:bidi="ar-SA"/>
      </w:rPr>
    </w:lvl>
    <w:lvl w:ilvl="4" w:tentative="0">
      <w:start w:val="0"/>
      <w:numFmt w:val="bullet"/>
      <w:lvlText w:val="•"/>
      <w:lvlJc w:val="left"/>
      <w:pPr>
        <w:ind w:left="5321" w:hanging="380"/>
      </w:pPr>
      <w:rPr>
        <w:rFonts w:hint="default"/>
        <w:lang w:val="en-US" w:eastAsia="en-US" w:bidi="ar-SA"/>
      </w:rPr>
    </w:lvl>
    <w:lvl w:ilvl="5" w:tentative="0">
      <w:start w:val="0"/>
      <w:numFmt w:val="bullet"/>
      <w:lvlText w:val="•"/>
      <w:lvlJc w:val="left"/>
      <w:pPr>
        <w:ind w:left="6212" w:hanging="380"/>
      </w:pPr>
      <w:rPr>
        <w:rFonts w:hint="default"/>
        <w:lang w:val="en-US" w:eastAsia="en-US" w:bidi="ar-SA"/>
      </w:rPr>
    </w:lvl>
    <w:lvl w:ilvl="6" w:tentative="0">
      <w:start w:val="0"/>
      <w:numFmt w:val="bullet"/>
      <w:lvlText w:val="•"/>
      <w:lvlJc w:val="left"/>
      <w:pPr>
        <w:ind w:left="7102" w:hanging="380"/>
      </w:pPr>
      <w:rPr>
        <w:rFonts w:hint="default"/>
        <w:lang w:val="en-US" w:eastAsia="en-US" w:bidi="ar-SA"/>
      </w:rPr>
    </w:lvl>
    <w:lvl w:ilvl="7" w:tentative="0">
      <w:start w:val="0"/>
      <w:numFmt w:val="bullet"/>
      <w:lvlText w:val="•"/>
      <w:lvlJc w:val="left"/>
      <w:pPr>
        <w:ind w:left="7993" w:hanging="380"/>
      </w:pPr>
      <w:rPr>
        <w:rFonts w:hint="default"/>
        <w:lang w:val="en-US" w:eastAsia="en-US" w:bidi="ar-SA"/>
      </w:rPr>
    </w:lvl>
    <w:lvl w:ilvl="8" w:tentative="0">
      <w:start w:val="0"/>
      <w:numFmt w:val="bullet"/>
      <w:lvlText w:val="•"/>
      <w:lvlJc w:val="left"/>
      <w:pPr>
        <w:ind w:left="8883" w:hanging="380"/>
      </w:pPr>
      <w:rPr>
        <w:rFonts w:hint="default"/>
        <w:lang w:val="en-US" w:eastAsia="en-US" w:bidi="ar-SA"/>
      </w:rPr>
    </w:lvl>
  </w:abstractNum>
  <w:abstractNum w:abstractNumId="17">
    <w:nsid w:val="0248C179"/>
    <w:multiLevelType w:val="multilevel"/>
    <w:tmpl w:val="0248C179"/>
    <w:lvl w:ilvl="0" w:tentative="0">
      <w:start w:val="0"/>
      <w:numFmt w:val="bullet"/>
      <w:lvlText w:val=""/>
      <w:lvlJc w:val="left"/>
      <w:pPr>
        <w:ind w:left="216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010" w:hanging="360"/>
      </w:pPr>
      <w:rPr>
        <w:rFonts w:hint="default"/>
        <w:lang w:val="en-US" w:eastAsia="en-US" w:bidi="ar-SA"/>
      </w:rPr>
    </w:lvl>
    <w:lvl w:ilvl="2" w:tentative="0">
      <w:start w:val="0"/>
      <w:numFmt w:val="bullet"/>
      <w:lvlText w:val="•"/>
      <w:lvlJc w:val="left"/>
      <w:pPr>
        <w:ind w:left="3860" w:hanging="360"/>
      </w:pPr>
      <w:rPr>
        <w:rFonts w:hint="default"/>
        <w:lang w:val="en-US" w:eastAsia="en-US" w:bidi="ar-SA"/>
      </w:rPr>
    </w:lvl>
    <w:lvl w:ilvl="3" w:tentative="0">
      <w:start w:val="0"/>
      <w:numFmt w:val="bullet"/>
      <w:lvlText w:val="•"/>
      <w:lvlJc w:val="left"/>
      <w:pPr>
        <w:ind w:left="4711" w:hanging="360"/>
      </w:pPr>
      <w:rPr>
        <w:rFonts w:hint="default"/>
        <w:lang w:val="en-US" w:eastAsia="en-US" w:bidi="ar-SA"/>
      </w:rPr>
    </w:lvl>
    <w:lvl w:ilvl="4" w:tentative="0">
      <w:start w:val="0"/>
      <w:numFmt w:val="bullet"/>
      <w:lvlText w:val="•"/>
      <w:lvlJc w:val="left"/>
      <w:pPr>
        <w:ind w:left="5561" w:hanging="360"/>
      </w:pPr>
      <w:rPr>
        <w:rFonts w:hint="default"/>
        <w:lang w:val="en-US" w:eastAsia="en-US" w:bidi="ar-SA"/>
      </w:rPr>
    </w:lvl>
    <w:lvl w:ilvl="5" w:tentative="0">
      <w:start w:val="0"/>
      <w:numFmt w:val="bullet"/>
      <w:lvlText w:val="•"/>
      <w:lvlJc w:val="left"/>
      <w:pPr>
        <w:ind w:left="6412" w:hanging="360"/>
      </w:pPr>
      <w:rPr>
        <w:rFonts w:hint="default"/>
        <w:lang w:val="en-US" w:eastAsia="en-US" w:bidi="ar-SA"/>
      </w:rPr>
    </w:lvl>
    <w:lvl w:ilvl="6" w:tentative="0">
      <w:start w:val="0"/>
      <w:numFmt w:val="bullet"/>
      <w:lvlText w:val="•"/>
      <w:lvlJc w:val="left"/>
      <w:pPr>
        <w:ind w:left="7262" w:hanging="360"/>
      </w:pPr>
      <w:rPr>
        <w:rFonts w:hint="default"/>
        <w:lang w:val="en-US" w:eastAsia="en-US" w:bidi="ar-SA"/>
      </w:rPr>
    </w:lvl>
    <w:lvl w:ilvl="7" w:tentative="0">
      <w:start w:val="0"/>
      <w:numFmt w:val="bullet"/>
      <w:lvlText w:val="•"/>
      <w:lvlJc w:val="left"/>
      <w:pPr>
        <w:ind w:left="8113" w:hanging="360"/>
      </w:pPr>
      <w:rPr>
        <w:rFonts w:hint="default"/>
        <w:lang w:val="en-US" w:eastAsia="en-US" w:bidi="ar-SA"/>
      </w:rPr>
    </w:lvl>
    <w:lvl w:ilvl="8" w:tentative="0">
      <w:start w:val="0"/>
      <w:numFmt w:val="bullet"/>
      <w:lvlText w:val="•"/>
      <w:lvlJc w:val="left"/>
      <w:pPr>
        <w:ind w:left="8963" w:hanging="360"/>
      </w:pPr>
      <w:rPr>
        <w:rFonts w:hint="default"/>
        <w:lang w:val="en-US" w:eastAsia="en-US" w:bidi="ar-SA"/>
      </w:rPr>
    </w:lvl>
  </w:abstractNum>
  <w:abstractNum w:abstractNumId="18">
    <w:nsid w:val="03D62ECE"/>
    <w:multiLevelType w:val="multilevel"/>
    <w:tmpl w:val="03D62ECE"/>
    <w:lvl w:ilvl="0" w:tentative="0">
      <w:start w:val="1"/>
      <w:numFmt w:val="lowerLetter"/>
      <w:lvlText w:val="%1)"/>
      <w:lvlJc w:val="left"/>
      <w:pPr>
        <w:ind w:left="1750"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tentative="0">
      <w:start w:val="0"/>
      <w:numFmt w:val="bullet"/>
      <w:lvlText w:val="•"/>
      <w:lvlJc w:val="left"/>
      <w:pPr>
        <w:ind w:left="2650" w:hanging="351"/>
      </w:pPr>
      <w:rPr>
        <w:rFonts w:hint="default"/>
        <w:lang w:val="en-US" w:eastAsia="en-US" w:bidi="ar-SA"/>
      </w:rPr>
    </w:lvl>
    <w:lvl w:ilvl="2" w:tentative="0">
      <w:start w:val="0"/>
      <w:numFmt w:val="bullet"/>
      <w:lvlText w:val="•"/>
      <w:lvlJc w:val="left"/>
      <w:pPr>
        <w:ind w:left="3540" w:hanging="351"/>
      </w:pPr>
      <w:rPr>
        <w:rFonts w:hint="default"/>
        <w:lang w:val="en-US" w:eastAsia="en-US" w:bidi="ar-SA"/>
      </w:rPr>
    </w:lvl>
    <w:lvl w:ilvl="3" w:tentative="0">
      <w:start w:val="0"/>
      <w:numFmt w:val="bullet"/>
      <w:lvlText w:val="•"/>
      <w:lvlJc w:val="left"/>
      <w:pPr>
        <w:ind w:left="4431" w:hanging="351"/>
      </w:pPr>
      <w:rPr>
        <w:rFonts w:hint="default"/>
        <w:lang w:val="en-US" w:eastAsia="en-US" w:bidi="ar-SA"/>
      </w:rPr>
    </w:lvl>
    <w:lvl w:ilvl="4" w:tentative="0">
      <w:start w:val="0"/>
      <w:numFmt w:val="bullet"/>
      <w:lvlText w:val="•"/>
      <w:lvlJc w:val="left"/>
      <w:pPr>
        <w:ind w:left="5321" w:hanging="351"/>
      </w:pPr>
      <w:rPr>
        <w:rFonts w:hint="default"/>
        <w:lang w:val="en-US" w:eastAsia="en-US" w:bidi="ar-SA"/>
      </w:rPr>
    </w:lvl>
    <w:lvl w:ilvl="5" w:tentative="0">
      <w:start w:val="0"/>
      <w:numFmt w:val="bullet"/>
      <w:lvlText w:val="•"/>
      <w:lvlJc w:val="left"/>
      <w:pPr>
        <w:ind w:left="6212" w:hanging="351"/>
      </w:pPr>
      <w:rPr>
        <w:rFonts w:hint="default"/>
        <w:lang w:val="en-US" w:eastAsia="en-US" w:bidi="ar-SA"/>
      </w:rPr>
    </w:lvl>
    <w:lvl w:ilvl="6" w:tentative="0">
      <w:start w:val="0"/>
      <w:numFmt w:val="bullet"/>
      <w:lvlText w:val="•"/>
      <w:lvlJc w:val="left"/>
      <w:pPr>
        <w:ind w:left="7102" w:hanging="351"/>
      </w:pPr>
      <w:rPr>
        <w:rFonts w:hint="default"/>
        <w:lang w:val="en-US" w:eastAsia="en-US" w:bidi="ar-SA"/>
      </w:rPr>
    </w:lvl>
    <w:lvl w:ilvl="7" w:tentative="0">
      <w:start w:val="0"/>
      <w:numFmt w:val="bullet"/>
      <w:lvlText w:val="•"/>
      <w:lvlJc w:val="left"/>
      <w:pPr>
        <w:ind w:left="7993" w:hanging="351"/>
      </w:pPr>
      <w:rPr>
        <w:rFonts w:hint="default"/>
        <w:lang w:val="en-US" w:eastAsia="en-US" w:bidi="ar-SA"/>
      </w:rPr>
    </w:lvl>
    <w:lvl w:ilvl="8" w:tentative="0">
      <w:start w:val="0"/>
      <w:numFmt w:val="bullet"/>
      <w:lvlText w:val="•"/>
      <w:lvlJc w:val="left"/>
      <w:pPr>
        <w:ind w:left="8883" w:hanging="351"/>
      </w:pPr>
      <w:rPr>
        <w:rFonts w:hint="default"/>
        <w:lang w:val="en-US" w:eastAsia="en-US" w:bidi="ar-SA"/>
      </w:rPr>
    </w:lvl>
  </w:abstractNum>
  <w:abstractNum w:abstractNumId="19">
    <w:nsid w:val="0E640482"/>
    <w:multiLevelType w:val="multilevel"/>
    <w:tmpl w:val="0E640482"/>
    <w:lvl w:ilvl="0" w:tentative="0">
      <w:start w:val="151"/>
      <w:numFmt w:val="decimal"/>
      <w:lvlText w:val="%1"/>
      <w:lvlJc w:val="left"/>
      <w:pPr>
        <w:ind w:left="1440" w:hanging="721"/>
        <w:jc w:val="left"/>
      </w:pPr>
      <w:rPr>
        <w:rFonts w:hint="default"/>
        <w:spacing w:val="0"/>
        <w:w w:val="100"/>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20">
    <w:nsid w:val="243FCF68"/>
    <w:multiLevelType w:val="multilevel"/>
    <w:tmpl w:val="243FCF68"/>
    <w:lvl w:ilvl="0" w:tentative="0">
      <w:start w:val="430"/>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21">
    <w:nsid w:val="2470EC97"/>
    <w:multiLevelType w:val="multilevel"/>
    <w:tmpl w:val="2470EC97"/>
    <w:lvl w:ilvl="0" w:tentative="0">
      <w:start w:val="48"/>
      <w:numFmt w:val="decimal"/>
      <w:lvlText w:val="%1"/>
      <w:lvlJc w:val="left"/>
      <w:pPr>
        <w:ind w:left="1440"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601"/>
      </w:pPr>
      <w:rPr>
        <w:rFonts w:hint="default"/>
        <w:lang w:val="en-US" w:eastAsia="en-US" w:bidi="ar-SA"/>
      </w:rPr>
    </w:lvl>
    <w:lvl w:ilvl="2" w:tentative="0">
      <w:start w:val="0"/>
      <w:numFmt w:val="bullet"/>
      <w:lvlText w:val="•"/>
      <w:lvlJc w:val="left"/>
      <w:pPr>
        <w:ind w:left="3588" w:hanging="601"/>
      </w:pPr>
      <w:rPr>
        <w:rFonts w:hint="default"/>
        <w:lang w:val="en-US" w:eastAsia="en-US" w:bidi="ar-SA"/>
      </w:rPr>
    </w:lvl>
    <w:lvl w:ilvl="3" w:tentative="0">
      <w:start w:val="0"/>
      <w:numFmt w:val="bullet"/>
      <w:lvlText w:val="•"/>
      <w:lvlJc w:val="left"/>
      <w:pPr>
        <w:ind w:left="4662" w:hanging="601"/>
      </w:pPr>
      <w:rPr>
        <w:rFonts w:hint="default"/>
        <w:lang w:val="en-US" w:eastAsia="en-US" w:bidi="ar-SA"/>
      </w:rPr>
    </w:lvl>
    <w:lvl w:ilvl="4" w:tentative="0">
      <w:start w:val="0"/>
      <w:numFmt w:val="bullet"/>
      <w:lvlText w:val="•"/>
      <w:lvlJc w:val="left"/>
      <w:pPr>
        <w:ind w:left="5736" w:hanging="601"/>
      </w:pPr>
      <w:rPr>
        <w:rFonts w:hint="default"/>
        <w:lang w:val="en-US" w:eastAsia="en-US" w:bidi="ar-SA"/>
      </w:rPr>
    </w:lvl>
    <w:lvl w:ilvl="5" w:tentative="0">
      <w:start w:val="0"/>
      <w:numFmt w:val="bullet"/>
      <w:lvlText w:val="•"/>
      <w:lvlJc w:val="left"/>
      <w:pPr>
        <w:ind w:left="6810" w:hanging="601"/>
      </w:pPr>
      <w:rPr>
        <w:rFonts w:hint="default"/>
        <w:lang w:val="en-US" w:eastAsia="en-US" w:bidi="ar-SA"/>
      </w:rPr>
    </w:lvl>
    <w:lvl w:ilvl="6" w:tentative="0">
      <w:start w:val="0"/>
      <w:numFmt w:val="bullet"/>
      <w:lvlText w:val="•"/>
      <w:lvlJc w:val="left"/>
      <w:pPr>
        <w:ind w:left="7884" w:hanging="601"/>
      </w:pPr>
      <w:rPr>
        <w:rFonts w:hint="default"/>
        <w:lang w:val="en-US" w:eastAsia="en-US" w:bidi="ar-SA"/>
      </w:rPr>
    </w:lvl>
    <w:lvl w:ilvl="7" w:tentative="0">
      <w:start w:val="0"/>
      <w:numFmt w:val="bullet"/>
      <w:lvlText w:val="•"/>
      <w:lvlJc w:val="left"/>
      <w:pPr>
        <w:ind w:left="8958" w:hanging="601"/>
      </w:pPr>
      <w:rPr>
        <w:rFonts w:hint="default"/>
        <w:lang w:val="en-US" w:eastAsia="en-US" w:bidi="ar-SA"/>
      </w:rPr>
    </w:lvl>
    <w:lvl w:ilvl="8" w:tentative="0">
      <w:start w:val="0"/>
      <w:numFmt w:val="bullet"/>
      <w:lvlText w:val="•"/>
      <w:lvlJc w:val="left"/>
      <w:pPr>
        <w:ind w:left="10032" w:hanging="601"/>
      </w:pPr>
      <w:rPr>
        <w:rFonts w:hint="default"/>
        <w:lang w:val="en-US" w:eastAsia="en-US" w:bidi="ar-SA"/>
      </w:rPr>
    </w:lvl>
  </w:abstractNum>
  <w:abstractNum w:abstractNumId="22">
    <w:nsid w:val="25B654F3"/>
    <w:multiLevelType w:val="multilevel"/>
    <w:tmpl w:val="25B654F3"/>
    <w:lvl w:ilvl="0" w:tentative="0">
      <w:start w:val="5"/>
      <w:numFmt w:val="decimal"/>
      <w:lvlText w:val="%1."/>
      <w:lvlJc w:val="left"/>
      <w:pPr>
        <w:ind w:left="470" w:hanging="441"/>
        <w:jc w:val="left"/>
      </w:pPr>
      <w:rPr>
        <w:rFonts w:hint="default" w:ascii="Times New Roman" w:hAnsi="Times New Roman" w:eastAsia="Times New Roman" w:cs="Times New Roman"/>
        <w:b w:val="0"/>
        <w:bCs w:val="0"/>
        <w:i w:val="0"/>
        <w:iCs w:val="0"/>
        <w:spacing w:val="-1"/>
        <w:w w:val="101"/>
        <w:sz w:val="23"/>
        <w:szCs w:val="23"/>
        <w:lang w:val="en-US" w:eastAsia="en-US" w:bidi="ar-SA"/>
      </w:rPr>
    </w:lvl>
    <w:lvl w:ilvl="1" w:tentative="0">
      <w:start w:val="1"/>
      <w:numFmt w:val="decimal"/>
      <w:lvlText w:val="%1.%2)"/>
      <w:lvlJc w:val="left"/>
      <w:pPr>
        <w:ind w:left="470" w:hanging="442"/>
        <w:jc w:val="left"/>
      </w:pPr>
      <w:rPr>
        <w:rFonts w:hint="default" w:ascii="Times New Roman" w:hAnsi="Times New Roman" w:eastAsia="Times New Roman" w:cs="Times New Roman"/>
        <w:b w:val="0"/>
        <w:bCs w:val="0"/>
        <w:i w:val="0"/>
        <w:iCs w:val="0"/>
        <w:spacing w:val="-1"/>
        <w:w w:val="101"/>
        <w:sz w:val="23"/>
        <w:szCs w:val="23"/>
        <w:lang w:val="en-US" w:eastAsia="en-US" w:bidi="ar-SA"/>
      </w:rPr>
    </w:lvl>
    <w:lvl w:ilvl="2" w:tentative="0">
      <w:start w:val="0"/>
      <w:numFmt w:val="bullet"/>
      <w:lvlText w:val="•"/>
      <w:lvlJc w:val="left"/>
      <w:pPr>
        <w:ind w:left="2216" w:hanging="442"/>
      </w:pPr>
      <w:rPr>
        <w:rFonts w:hint="default"/>
        <w:lang w:val="en-US" w:eastAsia="en-US" w:bidi="ar-SA"/>
      </w:rPr>
    </w:lvl>
    <w:lvl w:ilvl="3" w:tentative="0">
      <w:start w:val="0"/>
      <w:numFmt w:val="bullet"/>
      <w:lvlText w:val="•"/>
      <w:lvlJc w:val="left"/>
      <w:pPr>
        <w:ind w:left="3084" w:hanging="442"/>
      </w:pPr>
      <w:rPr>
        <w:rFonts w:hint="default"/>
        <w:lang w:val="en-US" w:eastAsia="en-US" w:bidi="ar-SA"/>
      </w:rPr>
    </w:lvl>
    <w:lvl w:ilvl="4" w:tentative="0">
      <w:start w:val="0"/>
      <w:numFmt w:val="bullet"/>
      <w:lvlText w:val="•"/>
      <w:lvlJc w:val="left"/>
      <w:pPr>
        <w:ind w:left="3952" w:hanging="442"/>
      </w:pPr>
      <w:rPr>
        <w:rFonts w:hint="default"/>
        <w:lang w:val="en-US" w:eastAsia="en-US" w:bidi="ar-SA"/>
      </w:rPr>
    </w:lvl>
    <w:lvl w:ilvl="5" w:tentative="0">
      <w:start w:val="0"/>
      <w:numFmt w:val="bullet"/>
      <w:lvlText w:val="•"/>
      <w:lvlJc w:val="left"/>
      <w:pPr>
        <w:ind w:left="4820" w:hanging="442"/>
      </w:pPr>
      <w:rPr>
        <w:rFonts w:hint="default"/>
        <w:lang w:val="en-US" w:eastAsia="en-US" w:bidi="ar-SA"/>
      </w:rPr>
    </w:lvl>
    <w:lvl w:ilvl="6" w:tentative="0">
      <w:start w:val="0"/>
      <w:numFmt w:val="bullet"/>
      <w:lvlText w:val="•"/>
      <w:lvlJc w:val="left"/>
      <w:pPr>
        <w:ind w:left="5688" w:hanging="442"/>
      </w:pPr>
      <w:rPr>
        <w:rFonts w:hint="default"/>
        <w:lang w:val="en-US" w:eastAsia="en-US" w:bidi="ar-SA"/>
      </w:rPr>
    </w:lvl>
    <w:lvl w:ilvl="7" w:tentative="0">
      <w:start w:val="0"/>
      <w:numFmt w:val="bullet"/>
      <w:lvlText w:val="•"/>
      <w:lvlJc w:val="left"/>
      <w:pPr>
        <w:ind w:left="6556" w:hanging="442"/>
      </w:pPr>
      <w:rPr>
        <w:rFonts w:hint="default"/>
        <w:lang w:val="en-US" w:eastAsia="en-US" w:bidi="ar-SA"/>
      </w:rPr>
    </w:lvl>
    <w:lvl w:ilvl="8" w:tentative="0">
      <w:start w:val="0"/>
      <w:numFmt w:val="bullet"/>
      <w:lvlText w:val="•"/>
      <w:lvlJc w:val="left"/>
      <w:pPr>
        <w:ind w:left="7424" w:hanging="442"/>
      </w:pPr>
      <w:rPr>
        <w:rFonts w:hint="default"/>
        <w:lang w:val="en-US" w:eastAsia="en-US" w:bidi="ar-SA"/>
      </w:rPr>
    </w:lvl>
  </w:abstractNum>
  <w:abstractNum w:abstractNumId="23">
    <w:nsid w:val="2A8F537B"/>
    <w:multiLevelType w:val="multilevel"/>
    <w:tmpl w:val="2A8F537B"/>
    <w:lvl w:ilvl="0" w:tentative="0">
      <w:start w:val="7"/>
      <w:numFmt w:val="decimal"/>
      <w:lvlText w:val="%1"/>
      <w:lvlJc w:val="left"/>
      <w:pPr>
        <w:ind w:left="1440" w:hanging="4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481"/>
      </w:pPr>
      <w:rPr>
        <w:rFonts w:hint="default"/>
        <w:lang w:val="en-US" w:eastAsia="en-US" w:bidi="ar-SA"/>
      </w:rPr>
    </w:lvl>
    <w:lvl w:ilvl="2" w:tentative="0">
      <w:start w:val="0"/>
      <w:numFmt w:val="bullet"/>
      <w:lvlText w:val="•"/>
      <w:lvlJc w:val="left"/>
      <w:pPr>
        <w:ind w:left="3588" w:hanging="481"/>
      </w:pPr>
      <w:rPr>
        <w:rFonts w:hint="default"/>
        <w:lang w:val="en-US" w:eastAsia="en-US" w:bidi="ar-SA"/>
      </w:rPr>
    </w:lvl>
    <w:lvl w:ilvl="3" w:tentative="0">
      <w:start w:val="0"/>
      <w:numFmt w:val="bullet"/>
      <w:lvlText w:val="•"/>
      <w:lvlJc w:val="left"/>
      <w:pPr>
        <w:ind w:left="4662" w:hanging="481"/>
      </w:pPr>
      <w:rPr>
        <w:rFonts w:hint="default"/>
        <w:lang w:val="en-US" w:eastAsia="en-US" w:bidi="ar-SA"/>
      </w:rPr>
    </w:lvl>
    <w:lvl w:ilvl="4" w:tentative="0">
      <w:start w:val="0"/>
      <w:numFmt w:val="bullet"/>
      <w:lvlText w:val="•"/>
      <w:lvlJc w:val="left"/>
      <w:pPr>
        <w:ind w:left="5736" w:hanging="481"/>
      </w:pPr>
      <w:rPr>
        <w:rFonts w:hint="default"/>
        <w:lang w:val="en-US" w:eastAsia="en-US" w:bidi="ar-SA"/>
      </w:rPr>
    </w:lvl>
    <w:lvl w:ilvl="5" w:tentative="0">
      <w:start w:val="0"/>
      <w:numFmt w:val="bullet"/>
      <w:lvlText w:val="•"/>
      <w:lvlJc w:val="left"/>
      <w:pPr>
        <w:ind w:left="6810" w:hanging="481"/>
      </w:pPr>
      <w:rPr>
        <w:rFonts w:hint="default"/>
        <w:lang w:val="en-US" w:eastAsia="en-US" w:bidi="ar-SA"/>
      </w:rPr>
    </w:lvl>
    <w:lvl w:ilvl="6" w:tentative="0">
      <w:start w:val="0"/>
      <w:numFmt w:val="bullet"/>
      <w:lvlText w:val="•"/>
      <w:lvlJc w:val="left"/>
      <w:pPr>
        <w:ind w:left="7884" w:hanging="481"/>
      </w:pPr>
      <w:rPr>
        <w:rFonts w:hint="default"/>
        <w:lang w:val="en-US" w:eastAsia="en-US" w:bidi="ar-SA"/>
      </w:rPr>
    </w:lvl>
    <w:lvl w:ilvl="7" w:tentative="0">
      <w:start w:val="0"/>
      <w:numFmt w:val="bullet"/>
      <w:lvlText w:val="•"/>
      <w:lvlJc w:val="left"/>
      <w:pPr>
        <w:ind w:left="8958" w:hanging="481"/>
      </w:pPr>
      <w:rPr>
        <w:rFonts w:hint="default"/>
        <w:lang w:val="en-US" w:eastAsia="en-US" w:bidi="ar-SA"/>
      </w:rPr>
    </w:lvl>
    <w:lvl w:ilvl="8" w:tentative="0">
      <w:start w:val="0"/>
      <w:numFmt w:val="bullet"/>
      <w:lvlText w:val="•"/>
      <w:lvlJc w:val="left"/>
      <w:pPr>
        <w:ind w:left="10032" w:hanging="481"/>
      </w:pPr>
      <w:rPr>
        <w:rFonts w:hint="default"/>
        <w:lang w:val="en-US" w:eastAsia="en-US" w:bidi="ar-SA"/>
      </w:rPr>
    </w:lvl>
  </w:abstractNum>
  <w:abstractNum w:abstractNumId="24">
    <w:nsid w:val="39A0D9AC"/>
    <w:multiLevelType w:val="multilevel"/>
    <w:tmpl w:val="39A0D9AC"/>
    <w:lvl w:ilvl="0" w:tentative="0">
      <w:start w:val="287"/>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25">
    <w:nsid w:val="46A08BB8"/>
    <w:multiLevelType w:val="multilevel"/>
    <w:tmpl w:val="46A08BB8"/>
    <w:lvl w:ilvl="0" w:tentative="0">
      <w:start w:val="164"/>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26">
    <w:nsid w:val="4C1BAE26"/>
    <w:multiLevelType w:val="multilevel"/>
    <w:tmpl w:val="4C1BAE26"/>
    <w:lvl w:ilvl="0" w:tentative="0">
      <w:start w:val="130"/>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27">
    <w:nsid w:val="4D4DC07F"/>
    <w:multiLevelType w:val="multilevel"/>
    <w:tmpl w:val="4D4DC07F"/>
    <w:lvl w:ilvl="0" w:tentative="0">
      <w:start w:val="31"/>
      <w:numFmt w:val="decimal"/>
      <w:lvlText w:val="%1"/>
      <w:lvlJc w:val="left"/>
      <w:pPr>
        <w:ind w:left="1440"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601"/>
      </w:pPr>
      <w:rPr>
        <w:rFonts w:hint="default"/>
        <w:lang w:val="en-US" w:eastAsia="en-US" w:bidi="ar-SA"/>
      </w:rPr>
    </w:lvl>
    <w:lvl w:ilvl="2" w:tentative="0">
      <w:start w:val="0"/>
      <w:numFmt w:val="bullet"/>
      <w:lvlText w:val="•"/>
      <w:lvlJc w:val="left"/>
      <w:pPr>
        <w:ind w:left="3588" w:hanging="601"/>
      </w:pPr>
      <w:rPr>
        <w:rFonts w:hint="default"/>
        <w:lang w:val="en-US" w:eastAsia="en-US" w:bidi="ar-SA"/>
      </w:rPr>
    </w:lvl>
    <w:lvl w:ilvl="3" w:tentative="0">
      <w:start w:val="0"/>
      <w:numFmt w:val="bullet"/>
      <w:lvlText w:val="•"/>
      <w:lvlJc w:val="left"/>
      <w:pPr>
        <w:ind w:left="4662" w:hanging="601"/>
      </w:pPr>
      <w:rPr>
        <w:rFonts w:hint="default"/>
        <w:lang w:val="en-US" w:eastAsia="en-US" w:bidi="ar-SA"/>
      </w:rPr>
    </w:lvl>
    <w:lvl w:ilvl="4" w:tentative="0">
      <w:start w:val="0"/>
      <w:numFmt w:val="bullet"/>
      <w:lvlText w:val="•"/>
      <w:lvlJc w:val="left"/>
      <w:pPr>
        <w:ind w:left="5736" w:hanging="601"/>
      </w:pPr>
      <w:rPr>
        <w:rFonts w:hint="default"/>
        <w:lang w:val="en-US" w:eastAsia="en-US" w:bidi="ar-SA"/>
      </w:rPr>
    </w:lvl>
    <w:lvl w:ilvl="5" w:tentative="0">
      <w:start w:val="0"/>
      <w:numFmt w:val="bullet"/>
      <w:lvlText w:val="•"/>
      <w:lvlJc w:val="left"/>
      <w:pPr>
        <w:ind w:left="6810" w:hanging="601"/>
      </w:pPr>
      <w:rPr>
        <w:rFonts w:hint="default"/>
        <w:lang w:val="en-US" w:eastAsia="en-US" w:bidi="ar-SA"/>
      </w:rPr>
    </w:lvl>
    <w:lvl w:ilvl="6" w:tentative="0">
      <w:start w:val="0"/>
      <w:numFmt w:val="bullet"/>
      <w:lvlText w:val="•"/>
      <w:lvlJc w:val="left"/>
      <w:pPr>
        <w:ind w:left="7884" w:hanging="601"/>
      </w:pPr>
      <w:rPr>
        <w:rFonts w:hint="default"/>
        <w:lang w:val="en-US" w:eastAsia="en-US" w:bidi="ar-SA"/>
      </w:rPr>
    </w:lvl>
    <w:lvl w:ilvl="7" w:tentative="0">
      <w:start w:val="0"/>
      <w:numFmt w:val="bullet"/>
      <w:lvlText w:val="•"/>
      <w:lvlJc w:val="left"/>
      <w:pPr>
        <w:ind w:left="8958" w:hanging="601"/>
      </w:pPr>
      <w:rPr>
        <w:rFonts w:hint="default"/>
        <w:lang w:val="en-US" w:eastAsia="en-US" w:bidi="ar-SA"/>
      </w:rPr>
    </w:lvl>
    <w:lvl w:ilvl="8" w:tentative="0">
      <w:start w:val="0"/>
      <w:numFmt w:val="bullet"/>
      <w:lvlText w:val="•"/>
      <w:lvlJc w:val="left"/>
      <w:pPr>
        <w:ind w:left="10032" w:hanging="601"/>
      </w:pPr>
      <w:rPr>
        <w:rFonts w:hint="default"/>
        <w:lang w:val="en-US" w:eastAsia="en-US" w:bidi="ar-SA"/>
      </w:rPr>
    </w:lvl>
  </w:abstractNum>
  <w:abstractNum w:abstractNumId="28">
    <w:nsid w:val="4D94DA66"/>
    <w:multiLevelType w:val="multilevel"/>
    <w:tmpl w:val="4D94DA66"/>
    <w:lvl w:ilvl="0" w:tentative="0">
      <w:start w:val="564"/>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29">
    <w:nsid w:val="58765686"/>
    <w:multiLevelType w:val="multilevel"/>
    <w:tmpl w:val="58765686"/>
    <w:lvl w:ilvl="0" w:tentative="0">
      <w:start w:val="334"/>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30">
    <w:nsid w:val="59ADCABA"/>
    <w:multiLevelType w:val="multilevel"/>
    <w:tmpl w:val="59ADCABA"/>
    <w:lvl w:ilvl="0" w:tentative="0">
      <w:start w:val="1"/>
      <w:numFmt w:val="decimal"/>
      <w:lvlText w:val="%1)"/>
      <w:lvlJc w:val="left"/>
      <w:pPr>
        <w:ind w:left="1750"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1" w:tentative="0">
      <w:start w:val="1"/>
      <w:numFmt w:val="lowerLetter"/>
      <w:lvlText w:val="%2)"/>
      <w:lvlJc w:val="left"/>
      <w:pPr>
        <w:ind w:left="1750" w:hanging="351"/>
        <w:jc w:val="left"/>
      </w:pPr>
      <w:rPr>
        <w:rFonts w:hint="default" w:ascii="Times New Roman" w:hAnsi="Times New Roman" w:eastAsia="Times New Roman" w:cs="Times New Roman"/>
        <w:b w:val="0"/>
        <w:bCs w:val="0"/>
        <w:i w:val="0"/>
        <w:iCs w:val="0"/>
        <w:spacing w:val="0"/>
        <w:w w:val="101"/>
        <w:sz w:val="23"/>
        <w:szCs w:val="23"/>
        <w:lang w:val="en-US" w:eastAsia="en-US" w:bidi="ar-SA"/>
      </w:rPr>
    </w:lvl>
    <w:lvl w:ilvl="2" w:tentative="0">
      <w:start w:val="0"/>
      <w:numFmt w:val="bullet"/>
      <w:lvlText w:val="•"/>
      <w:lvlJc w:val="left"/>
      <w:pPr>
        <w:ind w:left="3540" w:hanging="351"/>
      </w:pPr>
      <w:rPr>
        <w:rFonts w:hint="default"/>
        <w:lang w:val="en-US" w:eastAsia="en-US" w:bidi="ar-SA"/>
      </w:rPr>
    </w:lvl>
    <w:lvl w:ilvl="3" w:tentative="0">
      <w:start w:val="0"/>
      <w:numFmt w:val="bullet"/>
      <w:lvlText w:val="•"/>
      <w:lvlJc w:val="left"/>
      <w:pPr>
        <w:ind w:left="4431" w:hanging="351"/>
      </w:pPr>
      <w:rPr>
        <w:rFonts w:hint="default"/>
        <w:lang w:val="en-US" w:eastAsia="en-US" w:bidi="ar-SA"/>
      </w:rPr>
    </w:lvl>
    <w:lvl w:ilvl="4" w:tentative="0">
      <w:start w:val="0"/>
      <w:numFmt w:val="bullet"/>
      <w:lvlText w:val="•"/>
      <w:lvlJc w:val="left"/>
      <w:pPr>
        <w:ind w:left="5321" w:hanging="351"/>
      </w:pPr>
      <w:rPr>
        <w:rFonts w:hint="default"/>
        <w:lang w:val="en-US" w:eastAsia="en-US" w:bidi="ar-SA"/>
      </w:rPr>
    </w:lvl>
    <w:lvl w:ilvl="5" w:tentative="0">
      <w:start w:val="0"/>
      <w:numFmt w:val="bullet"/>
      <w:lvlText w:val="•"/>
      <w:lvlJc w:val="left"/>
      <w:pPr>
        <w:ind w:left="6212" w:hanging="351"/>
      </w:pPr>
      <w:rPr>
        <w:rFonts w:hint="default"/>
        <w:lang w:val="en-US" w:eastAsia="en-US" w:bidi="ar-SA"/>
      </w:rPr>
    </w:lvl>
    <w:lvl w:ilvl="6" w:tentative="0">
      <w:start w:val="0"/>
      <w:numFmt w:val="bullet"/>
      <w:lvlText w:val="•"/>
      <w:lvlJc w:val="left"/>
      <w:pPr>
        <w:ind w:left="7102" w:hanging="351"/>
      </w:pPr>
      <w:rPr>
        <w:rFonts w:hint="default"/>
        <w:lang w:val="en-US" w:eastAsia="en-US" w:bidi="ar-SA"/>
      </w:rPr>
    </w:lvl>
    <w:lvl w:ilvl="7" w:tentative="0">
      <w:start w:val="0"/>
      <w:numFmt w:val="bullet"/>
      <w:lvlText w:val="•"/>
      <w:lvlJc w:val="left"/>
      <w:pPr>
        <w:ind w:left="7993" w:hanging="351"/>
      </w:pPr>
      <w:rPr>
        <w:rFonts w:hint="default"/>
        <w:lang w:val="en-US" w:eastAsia="en-US" w:bidi="ar-SA"/>
      </w:rPr>
    </w:lvl>
    <w:lvl w:ilvl="8" w:tentative="0">
      <w:start w:val="0"/>
      <w:numFmt w:val="bullet"/>
      <w:lvlText w:val="•"/>
      <w:lvlJc w:val="left"/>
      <w:pPr>
        <w:ind w:left="8883" w:hanging="351"/>
      </w:pPr>
      <w:rPr>
        <w:rFonts w:hint="default"/>
        <w:lang w:val="en-US" w:eastAsia="en-US" w:bidi="ar-SA"/>
      </w:rPr>
    </w:lvl>
  </w:abstractNum>
  <w:abstractNum w:abstractNumId="31">
    <w:nsid w:val="5A241D34"/>
    <w:multiLevelType w:val="multilevel"/>
    <w:tmpl w:val="5A241D34"/>
    <w:lvl w:ilvl="0" w:tentative="0">
      <w:start w:val="11"/>
      <w:numFmt w:val="decimal"/>
      <w:lvlText w:val="%1"/>
      <w:lvlJc w:val="left"/>
      <w:pPr>
        <w:ind w:left="1440" w:hanging="6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601"/>
      </w:pPr>
      <w:rPr>
        <w:rFonts w:hint="default"/>
        <w:lang w:val="en-US" w:eastAsia="en-US" w:bidi="ar-SA"/>
      </w:rPr>
    </w:lvl>
    <w:lvl w:ilvl="2" w:tentative="0">
      <w:start w:val="0"/>
      <w:numFmt w:val="bullet"/>
      <w:lvlText w:val="•"/>
      <w:lvlJc w:val="left"/>
      <w:pPr>
        <w:ind w:left="3588" w:hanging="601"/>
      </w:pPr>
      <w:rPr>
        <w:rFonts w:hint="default"/>
        <w:lang w:val="en-US" w:eastAsia="en-US" w:bidi="ar-SA"/>
      </w:rPr>
    </w:lvl>
    <w:lvl w:ilvl="3" w:tentative="0">
      <w:start w:val="0"/>
      <w:numFmt w:val="bullet"/>
      <w:lvlText w:val="•"/>
      <w:lvlJc w:val="left"/>
      <w:pPr>
        <w:ind w:left="4662" w:hanging="601"/>
      </w:pPr>
      <w:rPr>
        <w:rFonts w:hint="default"/>
        <w:lang w:val="en-US" w:eastAsia="en-US" w:bidi="ar-SA"/>
      </w:rPr>
    </w:lvl>
    <w:lvl w:ilvl="4" w:tentative="0">
      <w:start w:val="0"/>
      <w:numFmt w:val="bullet"/>
      <w:lvlText w:val="•"/>
      <w:lvlJc w:val="left"/>
      <w:pPr>
        <w:ind w:left="5736" w:hanging="601"/>
      </w:pPr>
      <w:rPr>
        <w:rFonts w:hint="default"/>
        <w:lang w:val="en-US" w:eastAsia="en-US" w:bidi="ar-SA"/>
      </w:rPr>
    </w:lvl>
    <w:lvl w:ilvl="5" w:tentative="0">
      <w:start w:val="0"/>
      <w:numFmt w:val="bullet"/>
      <w:lvlText w:val="•"/>
      <w:lvlJc w:val="left"/>
      <w:pPr>
        <w:ind w:left="6810" w:hanging="601"/>
      </w:pPr>
      <w:rPr>
        <w:rFonts w:hint="default"/>
        <w:lang w:val="en-US" w:eastAsia="en-US" w:bidi="ar-SA"/>
      </w:rPr>
    </w:lvl>
    <w:lvl w:ilvl="6" w:tentative="0">
      <w:start w:val="0"/>
      <w:numFmt w:val="bullet"/>
      <w:lvlText w:val="•"/>
      <w:lvlJc w:val="left"/>
      <w:pPr>
        <w:ind w:left="7884" w:hanging="601"/>
      </w:pPr>
      <w:rPr>
        <w:rFonts w:hint="default"/>
        <w:lang w:val="en-US" w:eastAsia="en-US" w:bidi="ar-SA"/>
      </w:rPr>
    </w:lvl>
    <w:lvl w:ilvl="7" w:tentative="0">
      <w:start w:val="0"/>
      <w:numFmt w:val="bullet"/>
      <w:lvlText w:val="•"/>
      <w:lvlJc w:val="left"/>
      <w:pPr>
        <w:ind w:left="8958" w:hanging="601"/>
      </w:pPr>
      <w:rPr>
        <w:rFonts w:hint="default"/>
        <w:lang w:val="en-US" w:eastAsia="en-US" w:bidi="ar-SA"/>
      </w:rPr>
    </w:lvl>
    <w:lvl w:ilvl="8" w:tentative="0">
      <w:start w:val="0"/>
      <w:numFmt w:val="bullet"/>
      <w:lvlText w:val="•"/>
      <w:lvlJc w:val="left"/>
      <w:pPr>
        <w:ind w:left="10032" w:hanging="601"/>
      </w:pPr>
      <w:rPr>
        <w:rFonts w:hint="default"/>
        <w:lang w:val="en-US" w:eastAsia="en-US" w:bidi="ar-SA"/>
      </w:rPr>
    </w:lvl>
  </w:abstractNum>
  <w:abstractNum w:abstractNumId="32">
    <w:nsid w:val="60382F6E"/>
    <w:multiLevelType w:val="multilevel"/>
    <w:tmpl w:val="60382F6E"/>
    <w:lvl w:ilvl="0" w:tentative="0">
      <w:start w:val="134"/>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33">
    <w:nsid w:val="629F7852"/>
    <w:multiLevelType w:val="multilevel"/>
    <w:tmpl w:val="629F7852"/>
    <w:lvl w:ilvl="0" w:tentative="0">
      <w:start w:val="261"/>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34">
    <w:nsid w:val="72183CF9"/>
    <w:multiLevelType w:val="multilevel"/>
    <w:tmpl w:val="72183CF9"/>
    <w:lvl w:ilvl="0" w:tentative="0">
      <w:start w:val="0"/>
      <w:numFmt w:val="bullet"/>
      <w:lvlText w:val="*"/>
      <w:lvlJc w:val="left"/>
      <w:pPr>
        <w:ind w:left="470" w:hanging="177"/>
      </w:pPr>
      <w:rPr>
        <w:rFonts w:hint="default" w:ascii="Times New Roman" w:hAnsi="Times New Roman" w:eastAsia="Times New Roman" w:cs="Times New Roman"/>
        <w:b w:val="0"/>
        <w:bCs w:val="0"/>
        <w:i w:val="0"/>
        <w:iCs w:val="0"/>
        <w:spacing w:val="0"/>
        <w:w w:val="101"/>
        <w:sz w:val="23"/>
        <w:szCs w:val="23"/>
        <w:lang w:val="en-US" w:eastAsia="en-US" w:bidi="ar-SA"/>
      </w:rPr>
    </w:lvl>
    <w:lvl w:ilvl="1" w:tentative="0">
      <w:start w:val="0"/>
      <w:numFmt w:val="bullet"/>
      <w:lvlText w:val="•"/>
      <w:lvlJc w:val="left"/>
      <w:pPr>
        <w:ind w:left="1348" w:hanging="177"/>
      </w:pPr>
      <w:rPr>
        <w:rFonts w:hint="default"/>
        <w:lang w:val="en-US" w:eastAsia="en-US" w:bidi="ar-SA"/>
      </w:rPr>
    </w:lvl>
    <w:lvl w:ilvl="2" w:tentative="0">
      <w:start w:val="0"/>
      <w:numFmt w:val="bullet"/>
      <w:lvlText w:val="•"/>
      <w:lvlJc w:val="left"/>
      <w:pPr>
        <w:ind w:left="2216" w:hanging="177"/>
      </w:pPr>
      <w:rPr>
        <w:rFonts w:hint="default"/>
        <w:lang w:val="en-US" w:eastAsia="en-US" w:bidi="ar-SA"/>
      </w:rPr>
    </w:lvl>
    <w:lvl w:ilvl="3" w:tentative="0">
      <w:start w:val="0"/>
      <w:numFmt w:val="bullet"/>
      <w:lvlText w:val="•"/>
      <w:lvlJc w:val="left"/>
      <w:pPr>
        <w:ind w:left="3084" w:hanging="177"/>
      </w:pPr>
      <w:rPr>
        <w:rFonts w:hint="default"/>
        <w:lang w:val="en-US" w:eastAsia="en-US" w:bidi="ar-SA"/>
      </w:rPr>
    </w:lvl>
    <w:lvl w:ilvl="4" w:tentative="0">
      <w:start w:val="0"/>
      <w:numFmt w:val="bullet"/>
      <w:lvlText w:val="•"/>
      <w:lvlJc w:val="left"/>
      <w:pPr>
        <w:ind w:left="3952" w:hanging="177"/>
      </w:pPr>
      <w:rPr>
        <w:rFonts w:hint="default"/>
        <w:lang w:val="en-US" w:eastAsia="en-US" w:bidi="ar-SA"/>
      </w:rPr>
    </w:lvl>
    <w:lvl w:ilvl="5" w:tentative="0">
      <w:start w:val="0"/>
      <w:numFmt w:val="bullet"/>
      <w:lvlText w:val="•"/>
      <w:lvlJc w:val="left"/>
      <w:pPr>
        <w:ind w:left="4820" w:hanging="177"/>
      </w:pPr>
      <w:rPr>
        <w:rFonts w:hint="default"/>
        <w:lang w:val="en-US" w:eastAsia="en-US" w:bidi="ar-SA"/>
      </w:rPr>
    </w:lvl>
    <w:lvl w:ilvl="6" w:tentative="0">
      <w:start w:val="0"/>
      <w:numFmt w:val="bullet"/>
      <w:lvlText w:val="•"/>
      <w:lvlJc w:val="left"/>
      <w:pPr>
        <w:ind w:left="5688" w:hanging="177"/>
      </w:pPr>
      <w:rPr>
        <w:rFonts w:hint="default"/>
        <w:lang w:val="en-US" w:eastAsia="en-US" w:bidi="ar-SA"/>
      </w:rPr>
    </w:lvl>
    <w:lvl w:ilvl="7" w:tentative="0">
      <w:start w:val="0"/>
      <w:numFmt w:val="bullet"/>
      <w:lvlText w:val="•"/>
      <w:lvlJc w:val="left"/>
      <w:pPr>
        <w:ind w:left="6556" w:hanging="177"/>
      </w:pPr>
      <w:rPr>
        <w:rFonts w:hint="default"/>
        <w:lang w:val="en-US" w:eastAsia="en-US" w:bidi="ar-SA"/>
      </w:rPr>
    </w:lvl>
    <w:lvl w:ilvl="8" w:tentative="0">
      <w:start w:val="0"/>
      <w:numFmt w:val="bullet"/>
      <w:lvlText w:val="•"/>
      <w:lvlJc w:val="left"/>
      <w:pPr>
        <w:ind w:left="7424" w:hanging="177"/>
      </w:pPr>
      <w:rPr>
        <w:rFonts w:hint="default"/>
        <w:lang w:val="en-US" w:eastAsia="en-US" w:bidi="ar-SA"/>
      </w:rPr>
    </w:lvl>
  </w:abstractNum>
  <w:abstractNum w:abstractNumId="35">
    <w:nsid w:val="77ECEA79"/>
    <w:multiLevelType w:val="multilevel"/>
    <w:tmpl w:val="77ECEA79"/>
    <w:lvl w:ilvl="0" w:tentative="0">
      <w:start w:val="237"/>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36">
    <w:nsid w:val="7C246926"/>
    <w:multiLevelType w:val="multilevel"/>
    <w:tmpl w:val="7C246926"/>
    <w:lvl w:ilvl="0" w:tentative="0">
      <w:start w:val="218"/>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abstractNum w:abstractNumId="37">
    <w:nsid w:val="7DEC2089"/>
    <w:multiLevelType w:val="multilevel"/>
    <w:tmpl w:val="7DEC2089"/>
    <w:lvl w:ilvl="0" w:tentative="0">
      <w:start w:val="368"/>
      <w:numFmt w:val="decimal"/>
      <w:lvlText w:val="%1"/>
      <w:lvlJc w:val="left"/>
      <w:pPr>
        <w:ind w:left="1440"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14" w:hanging="721"/>
      </w:pPr>
      <w:rPr>
        <w:rFonts w:hint="default"/>
        <w:lang w:val="en-US" w:eastAsia="en-US" w:bidi="ar-SA"/>
      </w:rPr>
    </w:lvl>
    <w:lvl w:ilvl="2" w:tentative="0">
      <w:start w:val="0"/>
      <w:numFmt w:val="bullet"/>
      <w:lvlText w:val="•"/>
      <w:lvlJc w:val="left"/>
      <w:pPr>
        <w:ind w:left="3588" w:hanging="721"/>
      </w:pPr>
      <w:rPr>
        <w:rFonts w:hint="default"/>
        <w:lang w:val="en-US" w:eastAsia="en-US" w:bidi="ar-SA"/>
      </w:rPr>
    </w:lvl>
    <w:lvl w:ilvl="3" w:tentative="0">
      <w:start w:val="0"/>
      <w:numFmt w:val="bullet"/>
      <w:lvlText w:val="•"/>
      <w:lvlJc w:val="left"/>
      <w:pPr>
        <w:ind w:left="4662" w:hanging="721"/>
      </w:pPr>
      <w:rPr>
        <w:rFonts w:hint="default"/>
        <w:lang w:val="en-US" w:eastAsia="en-US" w:bidi="ar-SA"/>
      </w:rPr>
    </w:lvl>
    <w:lvl w:ilvl="4" w:tentative="0">
      <w:start w:val="0"/>
      <w:numFmt w:val="bullet"/>
      <w:lvlText w:val="•"/>
      <w:lvlJc w:val="left"/>
      <w:pPr>
        <w:ind w:left="5736" w:hanging="721"/>
      </w:pPr>
      <w:rPr>
        <w:rFonts w:hint="default"/>
        <w:lang w:val="en-US" w:eastAsia="en-US" w:bidi="ar-SA"/>
      </w:rPr>
    </w:lvl>
    <w:lvl w:ilvl="5" w:tentative="0">
      <w:start w:val="0"/>
      <w:numFmt w:val="bullet"/>
      <w:lvlText w:val="•"/>
      <w:lvlJc w:val="left"/>
      <w:pPr>
        <w:ind w:left="6810" w:hanging="721"/>
      </w:pPr>
      <w:rPr>
        <w:rFonts w:hint="default"/>
        <w:lang w:val="en-US" w:eastAsia="en-US" w:bidi="ar-SA"/>
      </w:rPr>
    </w:lvl>
    <w:lvl w:ilvl="6" w:tentative="0">
      <w:start w:val="0"/>
      <w:numFmt w:val="bullet"/>
      <w:lvlText w:val="•"/>
      <w:lvlJc w:val="left"/>
      <w:pPr>
        <w:ind w:left="7884" w:hanging="721"/>
      </w:pPr>
      <w:rPr>
        <w:rFonts w:hint="default"/>
        <w:lang w:val="en-US" w:eastAsia="en-US" w:bidi="ar-SA"/>
      </w:rPr>
    </w:lvl>
    <w:lvl w:ilvl="7" w:tentative="0">
      <w:start w:val="0"/>
      <w:numFmt w:val="bullet"/>
      <w:lvlText w:val="•"/>
      <w:lvlJc w:val="left"/>
      <w:pPr>
        <w:ind w:left="8958" w:hanging="721"/>
      </w:pPr>
      <w:rPr>
        <w:rFonts w:hint="default"/>
        <w:lang w:val="en-US" w:eastAsia="en-US" w:bidi="ar-SA"/>
      </w:rPr>
    </w:lvl>
    <w:lvl w:ilvl="8" w:tentative="0">
      <w:start w:val="0"/>
      <w:numFmt w:val="bullet"/>
      <w:lvlText w:val="•"/>
      <w:lvlJc w:val="left"/>
      <w:pPr>
        <w:ind w:left="10032" w:hanging="721"/>
      </w:pPr>
      <w:rPr>
        <w:rFonts w:hint="default"/>
        <w:lang w:val="en-US" w:eastAsia="en-US" w:bidi="ar-SA"/>
      </w:rPr>
    </w:lvl>
  </w:abstractNum>
  <w:num w:numId="1">
    <w:abstractNumId w:val="16"/>
  </w:num>
  <w:num w:numId="2">
    <w:abstractNumId w:val="10"/>
  </w:num>
  <w:num w:numId="3">
    <w:abstractNumId w:val="30"/>
  </w:num>
  <w:num w:numId="4">
    <w:abstractNumId w:val="8"/>
  </w:num>
  <w:num w:numId="5">
    <w:abstractNumId w:val="6"/>
  </w:num>
  <w:num w:numId="6">
    <w:abstractNumId w:val="18"/>
  </w:num>
  <w:num w:numId="7">
    <w:abstractNumId w:val="22"/>
  </w:num>
  <w:num w:numId="8">
    <w:abstractNumId w:val="34"/>
  </w:num>
  <w:num w:numId="9">
    <w:abstractNumId w:val="17"/>
  </w:num>
  <w:num w:numId="10">
    <w:abstractNumId w:val="2"/>
  </w:num>
  <w:num w:numId="11">
    <w:abstractNumId w:val="23"/>
  </w:num>
  <w:num w:numId="12">
    <w:abstractNumId w:val="31"/>
  </w:num>
  <w:num w:numId="13">
    <w:abstractNumId w:val="9"/>
  </w:num>
  <w:num w:numId="14">
    <w:abstractNumId w:val="27"/>
  </w:num>
  <w:num w:numId="15">
    <w:abstractNumId w:val="14"/>
  </w:num>
  <w:num w:numId="16">
    <w:abstractNumId w:val="21"/>
  </w:num>
  <w:num w:numId="17">
    <w:abstractNumId w:val="12"/>
  </w:num>
  <w:num w:numId="18">
    <w:abstractNumId w:val="11"/>
  </w:num>
  <w:num w:numId="19">
    <w:abstractNumId w:val="4"/>
  </w:num>
  <w:num w:numId="20">
    <w:abstractNumId w:val="26"/>
  </w:num>
  <w:num w:numId="21">
    <w:abstractNumId w:val="32"/>
  </w:num>
  <w:num w:numId="22">
    <w:abstractNumId w:val="19"/>
  </w:num>
  <w:num w:numId="23">
    <w:abstractNumId w:val="25"/>
  </w:num>
  <w:num w:numId="24">
    <w:abstractNumId w:val="5"/>
  </w:num>
  <w:num w:numId="25">
    <w:abstractNumId w:val="36"/>
  </w:num>
  <w:num w:numId="26">
    <w:abstractNumId w:val="35"/>
  </w:num>
  <w:num w:numId="27">
    <w:abstractNumId w:val="7"/>
  </w:num>
  <w:num w:numId="28">
    <w:abstractNumId w:val="33"/>
  </w:num>
  <w:num w:numId="29">
    <w:abstractNumId w:val="3"/>
  </w:num>
  <w:num w:numId="30">
    <w:abstractNumId w:val="24"/>
  </w:num>
  <w:num w:numId="31">
    <w:abstractNumId w:val="1"/>
  </w:num>
  <w:num w:numId="32">
    <w:abstractNumId w:val="29"/>
  </w:num>
  <w:num w:numId="33">
    <w:abstractNumId w:val="37"/>
  </w:num>
  <w:num w:numId="34">
    <w:abstractNumId w:val="0"/>
  </w:num>
  <w:num w:numId="35">
    <w:abstractNumId w:val="20"/>
  </w:num>
  <w:num w:numId="36">
    <w:abstractNumId w:val="28"/>
  </w:num>
  <w:num w:numId="37">
    <w:abstractNumId w:val="15"/>
  </w:num>
  <w:num w:numId="38">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trackRevisions w:val="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8FB4FB9"/>
    <w:rsid w:val="2ADB521F"/>
    <w:rsid w:val="5DD75BB8"/>
    <w:rsid w:val="65380A76"/>
    <w:rsid w:val="736860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1" w:semiHidden="0" w:name="Title"/>
    <w:lsdException w:qFormat="1" w:unhideWhenUsed="0" w:uiPriority="0" w:semiHidden="0" w:name="Closing"/>
    <w:lsdException w:qFormat="1" w:unhideWhenUsed="0" w:uiPriority="0" w:semiHidden="0" w:name="Signature"/>
    <w:lsdException w:uiPriority="1"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960"/>
      <w:outlineLvl w:val="1"/>
    </w:pPr>
    <w:rPr>
      <w:rFonts w:ascii="Times New Roman" w:hAnsi="Times New Roman" w:eastAsia="Times New Roman" w:cs="Times New Roman"/>
      <w:b/>
      <w:bCs/>
      <w:sz w:val="28"/>
      <w:szCs w:val="28"/>
      <w:lang w:val="en-US" w:eastAsia="en-US" w:bidi="ar-SA"/>
    </w:rPr>
  </w:style>
  <w:style w:type="paragraph" w:styleId="3">
    <w:name w:val="heading 2"/>
    <w:basedOn w:val="1"/>
    <w:qFormat/>
    <w:uiPriority w:val="1"/>
    <w:pPr>
      <w:ind w:left="1440"/>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annotation text"/>
    <w:basedOn w:val="1"/>
    <w:qFormat/>
    <w:uiPriority w:val="0"/>
    <w:pPr>
      <w:jc w:val="left"/>
    </w:pPr>
  </w:style>
  <w:style w:type="paragraph" w:styleId="8">
    <w:name w:val="Title"/>
    <w:basedOn w:val="1"/>
    <w:qFormat/>
    <w:uiPriority w:val="1"/>
    <w:pPr>
      <w:spacing w:before="36" w:line="492" w:lineRule="exact"/>
      <w:ind w:left="1" w:right="2"/>
      <w:jc w:val="center"/>
    </w:pPr>
    <w:rPr>
      <w:rFonts w:ascii="Arial Unicode MS" w:hAnsi="Arial Unicode MS" w:eastAsia="Arial Unicode MS" w:cs="Arial Unicode MS"/>
      <w:sz w:val="32"/>
      <w:szCs w:val="32"/>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440" w:hanging="720"/>
    </w:pPr>
    <w:rPr>
      <w:rFonts w:ascii="Times New Roman" w:hAnsi="Times New Roman" w:eastAsia="Times New Roman" w:cs="Times New Roman"/>
      <w:lang w:val="en-US" w:eastAsia="en-US" w:bidi="ar-SA"/>
    </w:rPr>
  </w:style>
  <w:style w:type="paragraph" w:customStyle="1" w:styleId="11">
    <w:name w:val="Table Paragraph"/>
    <w:basedOn w:val="1"/>
    <w:qFormat/>
    <w:uiPriority w:val="1"/>
    <w:pPr>
      <w:spacing w:before="53"/>
      <w:jc w:val="center"/>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1" Type="http://schemas.microsoft.com/office/2011/relationships/people" Target="people.xml"/><Relationship Id="rId90" Type="http://schemas.openxmlformats.org/officeDocument/2006/relationships/fontTable" Target="fontTable.xml"/><Relationship Id="rId9" Type="http://schemas.openxmlformats.org/officeDocument/2006/relationships/footer" Target="foot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26.jpeg"/><Relationship Id="rId86" Type="http://schemas.openxmlformats.org/officeDocument/2006/relationships/image" Target="media/image25.jpeg"/><Relationship Id="rId85" Type="http://schemas.openxmlformats.org/officeDocument/2006/relationships/image" Target="media/image24.jpeg"/><Relationship Id="rId84" Type="http://schemas.openxmlformats.org/officeDocument/2006/relationships/hyperlink" Target="https://www2.cloud.editorialmanager.com/agee/viewRCResults.aspx?pdf=1%26docID=70379%26rev=1%26fileID=1207423%26msid=00965957-f659-4096-b02d-abb84cfe4af8" TargetMode="External"/><Relationship Id="rId83" Type="http://schemas.openxmlformats.org/officeDocument/2006/relationships/hyperlink" Target="https://www2.cloud.editorialmanager.com/agee/download.aspx?id=1207447%26guid=9937a3ef-6573-4ded-97bd-d33485a77d73%26scheme=1" TargetMode="External"/><Relationship Id="rId82" Type="http://schemas.openxmlformats.org/officeDocument/2006/relationships/image" Target="media/image23.jpeg"/><Relationship Id="rId81" Type="http://schemas.openxmlformats.org/officeDocument/2006/relationships/image" Target="media/image22.jpeg"/><Relationship Id="rId80" Type="http://schemas.openxmlformats.org/officeDocument/2006/relationships/image" Target="media/image21.jpeg"/><Relationship Id="rId8" Type="http://schemas.openxmlformats.org/officeDocument/2006/relationships/footer" Target="footer2.xml"/><Relationship Id="rId79" Type="http://schemas.openxmlformats.org/officeDocument/2006/relationships/image" Target="media/image20.jpeg"/><Relationship Id="rId78" Type="http://schemas.openxmlformats.org/officeDocument/2006/relationships/image" Target="media/image19.png"/><Relationship Id="rId77" Type="http://schemas.openxmlformats.org/officeDocument/2006/relationships/hyperlink" Target="https://www2.cloud.editorialmanager.com/agee/download.aspx?id=1207439%26guid=718751b7-5bc2-4503-89f6-400e26a7ca25%26scheme=1" TargetMode="External"/><Relationship Id="rId76" Type="http://schemas.openxmlformats.org/officeDocument/2006/relationships/image" Target="media/image18.jpeg"/><Relationship Id="rId75" Type="http://schemas.openxmlformats.org/officeDocument/2006/relationships/hyperlink" Target="https://www2.cloud.editorialmanager.com/agee/download.aspx?id=1207446%26guid=265eac5c-164b-4a65-a1e2-24a258558900%26scheme=1" TargetMode="External"/><Relationship Id="rId74" Type="http://schemas.openxmlformats.org/officeDocument/2006/relationships/image" Target="media/image17.jpeg"/><Relationship Id="rId73" Type="http://schemas.openxmlformats.org/officeDocument/2006/relationships/hyperlink" Target="https://www2.cloud.editorialmanager.com/agee/download.aspx?id=1207436%26guid=ab4cf221-6f76-410e-91b8-0411c9b42fb9%26scheme=1" TargetMode="External"/><Relationship Id="rId72" Type="http://schemas.openxmlformats.org/officeDocument/2006/relationships/image" Target="media/image16.jpeg"/><Relationship Id="rId71" Type="http://schemas.openxmlformats.org/officeDocument/2006/relationships/hyperlink" Target="https://www2.cloud.editorialmanager.com/agee/download.aspx?id=1207435%26guid=aca6695f-6695-4b3a-a884-a316f84ec6be%26scheme=1" TargetMode="External"/><Relationship Id="rId70" Type="http://schemas.openxmlformats.org/officeDocument/2006/relationships/image" Target="media/image15.jpeg"/><Relationship Id="rId7" Type="http://schemas.openxmlformats.org/officeDocument/2006/relationships/footer" Target="footer1.xml"/><Relationship Id="rId69" Type="http://schemas.openxmlformats.org/officeDocument/2006/relationships/hyperlink" Target="https://www2.cloud.editorialmanager.com/agee/download.aspx?id=1207433%26guid=0c697c1b-77c5-4b30-993b-f85a73e95ac7%26scheme=1" TargetMode="External"/><Relationship Id="rId68" Type="http://schemas.openxmlformats.org/officeDocument/2006/relationships/image" Target="media/image14.jpeg"/><Relationship Id="rId67" Type="http://schemas.openxmlformats.org/officeDocument/2006/relationships/hyperlink" Target="https://www2.cloud.editorialmanager.com/agee/download.aspx?id=1207432%26guid=23133b18-4fbe-42fe-8804-1453199271a4%26scheme=1" TargetMode="External"/><Relationship Id="rId66" Type="http://schemas.openxmlformats.org/officeDocument/2006/relationships/image" Target="media/image13.jpeg"/><Relationship Id="rId65" Type="http://schemas.openxmlformats.org/officeDocument/2006/relationships/hyperlink" Target="https://www2.cloud.editorialmanager.com/agee/download.aspx?id=1207431%26guid=af91c5f9-85dc-42f5-b388-3f8a0332032b%26scheme=1" TargetMode="External"/><Relationship Id="rId64" Type="http://schemas.openxmlformats.org/officeDocument/2006/relationships/image" Target="media/image12.jpeg"/><Relationship Id="rId63" Type="http://schemas.openxmlformats.org/officeDocument/2006/relationships/hyperlink" Target="https://www2.cloud.editorialmanager.com/agee/download.aspx?id=1207429%26guid=c25b3e1b-c606-4b65-bd12-59d04c0b272c%26scheme=1" TargetMode="External"/><Relationship Id="rId62" Type="http://schemas.openxmlformats.org/officeDocument/2006/relationships/image" Target="media/image11.jpeg"/><Relationship Id="rId61" Type="http://schemas.openxmlformats.org/officeDocument/2006/relationships/image" Target="media/image10.png"/><Relationship Id="rId60" Type="http://schemas.openxmlformats.org/officeDocument/2006/relationships/hyperlink" Target="https://www2.cloud.editorialmanager.com/agee/download.aspx?id=1207427%26guid=004d72ac-ae1e-4ef2-ba47-d6bf723b7a4e%26scheme=1" TargetMode="External"/><Relationship Id="rId6" Type="http://schemas.openxmlformats.org/officeDocument/2006/relationships/endnotes" Target="endnotes.xml"/><Relationship Id="rId59" Type="http://schemas.openxmlformats.org/officeDocument/2006/relationships/image" Target="media/image9.png"/><Relationship Id="rId58" Type="http://schemas.openxmlformats.org/officeDocument/2006/relationships/image" Target="media/image8.jpeg"/><Relationship Id="rId57" Type="http://schemas.openxmlformats.org/officeDocument/2006/relationships/image" Target="media/image7.png"/><Relationship Id="rId56" Type="http://schemas.openxmlformats.org/officeDocument/2006/relationships/image" Target="media/image6.png"/><Relationship Id="rId55" Type="http://schemas.openxmlformats.org/officeDocument/2006/relationships/image" Target="media/image5.png"/><Relationship Id="rId54" Type="http://schemas.openxmlformats.org/officeDocument/2006/relationships/image" Target="media/image4.png"/><Relationship Id="rId53" Type="http://schemas.openxmlformats.org/officeDocument/2006/relationships/image" Target="media/image3.png"/><Relationship Id="rId52" Type="http://schemas.openxmlformats.org/officeDocument/2006/relationships/image" Target="media/image2.png"/><Relationship Id="rId51" Type="http://schemas.openxmlformats.org/officeDocument/2006/relationships/image" Target="media/image1.jpeg"/><Relationship Id="rId50" Type="http://schemas.openxmlformats.org/officeDocument/2006/relationships/theme" Target="theme/theme1.xml"/><Relationship Id="rId5" Type="http://schemas.openxmlformats.org/officeDocument/2006/relationships/footnotes" Target="footnotes.xml"/><Relationship Id="rId49" Type="http://schemas.openxmlformats.org/officeDocument/2006/relationships/footer" Target="footer43.xml"/><Relationship Id="rId48" Type="http://schemas.openxmlformats.org/officeDocument/2006/relationships/footer" Target="footer42.xml"/><Relationship Id="rId47" Type="http://schemas.openxmlformats.org/officeDocument/2006/relationships/footer" Target="footer41.xml"/><Relationship Id="rId46" Type="http://schemas.openxmlformats.org/officeDocument/2006/relationships/footer" Target="footer40.xml"/><Relationship Id="rId45" Type="http://schemas.openxmlformats.org/officeDocument/2006/relationships/footer" Target="footer39.xml"/><Relationship Id="rId44" Type="http://schemas.openxmlformats.org/officeDocument/2006/relationships/footer" Target="footer38.xml"/><Relationship Id="rId43" Type="http://schemas.openxmlformats.org/officeDocument/2006/relationships/footer" Target="footer37.xml"/><Relationship Id="rId42" Type="http://schemas.openxmlformats.org/officeDocument/2006/relationships/footer" Target="footer36.xml"/><Relationship Id="rId41" Type="http://schemas.openxmlformats.org/officeDocument/2006/relationships/footer" Target="footer35.xml"/><Relationship Id="rId40" Type="http://schemas.openxmlformats.org/officeDocument/2006/relationships/footer" Target="footer34.xml"/><Relationship Id="rId4" Type="http://schemas.microsoft.com/office/2011/relationships/commentsExtended" Target="commentsExtended.xml"/><Relationship Id="rId39" Type="http://schemas.openxmlformats.org/officeDocument/2006/relationships/footer" Target="footer33.xml"/><Relationship Id="rId38" Type="http://schemas.openxmlformats.org/officeDocument/2006/relationships/footer" Target="footer32.xml"/><Relationship Id="rId37" Type="http://schemas.openxmlformats.org/officeDocument/2006/relationships/footer" Target="footer31.xml"/><Relationship Id="rId36" Type="http://schemas.openxmlformats.org/officeDocument/2006/relationships/footer" Target="footer30.xml"/><Relationship Id="rId35" Type="http://schemas.openxmlformats.org/officeDocument/2006/relationships/footer" Target="footer29.xml"/><Relationship Id="rId34" Type="http://schemas.openxmlformats.org/officeDocument/2006/relationships/footer" Target="footer28.xml"/><Relationship Id="rId33" Type="http://schemas.openxmlformats.org/officeDocument/2006/relationships/footer" Target="footer27.xml"/><Relationship Id="rId32" Type="http://schemas.openxmlformats.org/officeDocument/2006/relationships/footer" Target="footer26.xml"/><Relationship Id="rId31" Type="http://schemas.openxmlformats.org/officeDocument/2006/relationships/footer" Target="footer25.xml"/><Relationship Id="rId30" Type="http://schemas.openxmlformats.org/officeDocument/2006/relationships/footer" Target="footer24.xml"/><Relationship Id="rId3" Type="http://schemas.openxmlformats.org/officeDocument/2006/relationships/comments" Target="comments.xml"/><Relationship Id="rId29" Type="http://schemas.openxmlformats.org/officeDocument/2006/relationships/footer" Target="footer23.xml"/><Relationship Id="rId28" Type="http://schemas.openxmlformats.org/officeDocument/2006/relationships/footer" Target="footer22.xml"/><Relationship Id="rId27" Type="http://schemas.openxmlformats.org/officeDocument/2006/relationships/footer" Target="footer21.xml"/><Relationship Id="rId26" Type="http://schemas.openxmlformats.org/officeDocument/2006/relationships/footer" Target="footer20.xml"/><Relationship Id="rId25" Type="http://schemas.openxmlformats.org/officeDocument/2006/relationships/footer" Target="footer19.xml"/><Relationship Id="rId24" Type="http://schemas.openxmlformats.org/officeDocument/2006/relationships/footer" Target="footer18.xml"/><Relationship Id="rId23" Type="http://schemas.openxmlformats.org/officeDocument/2006/relationships/footer" Target="footer17.xml"/><Relationship Id="rId22" Type="http://schemas.openxmlformats.org/officeDocument/2006/relationships/footer" Target="footer16.xml"/><Relationship Id="rId21" Type="http://schemas.openxmlformats.org/officeDocument/2006/relationships/footer" Target="footer15.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2024-02-28T16:31:00Z</dcterms:created>
  <dc:creator>91</dc:creator>
  <cp:lastModifiedBy>Gen-Chang Hsu</cp:lastModifiedBy>
  <dcterms:modified xsi:type="dcterms:W3CDTF">2024-02-28T17:55:06Z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LastSaved">
    <vt:filetime>2024-02-28T00:00:00Z</vt:filetime>
  </property>
  <property fmtid="{D5CDD505-2E9C-101B-9397-08002B2CF9AE}" pid="4" name="Producer">
    <vt:lpwstr>iTextSharp™ 5.5.13.2 ©2000-2020 iText Group NV (AGPL-version)</vt:lpwstr>
  </property>
  <property fmtid="{D5CDD505-2E9C-101B-9397-08002B2CF9AE}" pid="5" name="KSOProductBuildVer">
    <vt:lpwstr>1033-12.2.0.13489</vt:lpwstr>
  </property>
  <property fmtid="{D5CDD505-2E9C-101B-9397-08002B2CF9AE}" pid="6" name="ICV">
    <vt:lpwstr>DD1CD35DA4114E8AA6B2A06B81012EB6_12</vt:lpwstr>
  </property>
</Properties>
</file>