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71BA49" w14:textId="77777777" w:rsidR="00460FBE" w:rsidRDefault="00D0138C">
      <w:pPr>
        <w:jc w:val="left"/>
        <w:rPr>
          <w:b/>
          <w:color w:val="FF0000"/>
        </w:rPr>
      </w:pPr>
      <w:r>
        <w:rPr>
          <w:rFonts w:hint="eastAsia"/>
          <w:b/>
          <w:color w:val="FF0000"/>
        </w:rPr>
        <w:t>Running title</w:t>
      </w:r>
    </w:p>
    <w:p w14:paraId="6E047382" w14:textId="77777777" w:rsidR="00460FBE" w:rsidRDefault="00D0138C">
      <w:pPr>
        <w:jc w:val="center"/>
        <w:rPr>
          <w:color w:val="FF0000"/>
        </w:rPr>
      </w:pPr>
      <w:r>
        <w:rPr>
          <w:rFonts w:hint="eastAsia"/>
          <w:color w:val="FF0000"/>
        </w:rPr>
        <w:t>Stable isotope analysis reveals consistent pest consumption by generalist arthropod predators (ladybeetles and spiders) in rice farms</w:t>
      </w:r>
    </w:p>
    <w:p w14:paraId="3BD03F22" w14:textId="77777777" w:rsidR="00460FBE" w:rsidRDefault="00D0138C">
      <w:pPr>
        <w:pStyle w:val="af3"/>
        <w:numPr>
          <w:ilvl w:val="0"/>
          <w:numId w:val="1"/>
        </w:numPr>
        <w:jc w:val="left"/>
        <w:rPr>
          <w:color w:val="FF0000"/>
        </w:rPr>
      </w:pPr>
      <w:r>
        <w:rPr>
          <w:color w:val="FF0000"/>
        </w:rPr>
        <w:t>A predator in need is a predator indeed</w:t>
      </w:r>
    </w:p>
    <w:p w14:paraId="3F12CD66" w14:textId="77777777" w:rsidR="00460FBE" w:rsidRDefault="00D0138C">
      <w:pPr>
        <w:pStyle w:val="af3"/>
        <w:numPr>
          <w:ilvl w:val="0"/>
          <w:numId w:val="1"/>
        </w:numPr>
        <w:jc w:val="left"/>
        <w:rPr>
          <w:color w:val="FF0000"/>
        </w:rPr>
      </w:pPr>
      <w:r>
        <w:rPr>
          <w:color w:val="FF0000"/>
        </w:rPr>
        <w:t>Generalist predators are specialists when things matter (during high pest density)</w:t>
      </w:r>
    </w:p>
    <w:p w14:paraId="4F5E97EC" w14:textId="77777777" w:rsidR="00460FBE" w:rsidRDefault="00460FBE">
      <w:pPr>
        <w:jc w:val="left"/>
        <w:rPr>
          <w:b/>
        </w:rPr>
      </w:pPr>
    </w:p>
    <w:p w14:paraId="7AF718B7" w14:textId="77777777" w:rsidR="00460FBE" w:rsidRDefault="00D0138C">
      <w:pPr>
        <w:jc w:val="left"/>
        <w:rPr>
          <w:b/>
          <w:color w:val="FF0000"/>
        </w:rPr>
      </w:pPr>
      <w:r>
        <w:rPr>
          <w:rFonts w:hint="eastAsia"/>
          <w:b/>
          <w:color w:val="FF0000"/>
        </w:rPr>
        <w:t>Abstract</w:t>
      </w:r>
    </w:p>
    <w:p w14:paraId="747C1877" w14:textId="77777777" w:rsidR="00460FBE" w:rsidRDefault="00D0138C">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57C39453" w14:textId="77777777" w:rsidR="00460FBE" w:rsidRDefault="00D0138C">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14:paraId="051E212D" w14:textId="77777777" w:rsidR="00460FBE" w:rsidRDefault="00460FBE">
      <w:pPr>
        <w:jc w:val="left"/>
        <w:rPr>
          <w:color w:val="FF0000"/>
        </w:rPr>
      </w:pPr>
    </w:p>
    <w:p w14:paraId="6FEB79D6" w14:textId="77777777" w:rsidR="00460FBE" w:rsidRDefault="00D0138C">
      <w:pPr>
        <w:jc w:val="left"/>
        <w:rPr>
          <w:b/>
          <w:color w:val="FF0000"/>
        </w:rPr>
      </w:pPr>
      <w:r>
        <w:rPr>
          <w:b/>
          <w:color w:val="FF0000"/>
        </w:rPr>
        <w:br w:type="page"/>
      </w:r>
    </w:p>
    <w:p w14:paraId="37ADF350" w14:textId="77777777" w:rsidR="00460FBE" w:rsidRDefault="00D0138C">
      <w:pPr>
        <w:jc w:val="left"/>
        <w:rPr>
          <w:b/>
        </w:rPr>
      </w:pPr>
      <w:r>
        <w:rPr>
          <w:rFonts w:hint="eastAsia"/>
          <w:b/>
        </w:rPr>
        <w:lastRenderedPageBreak/>
        <w:t>Introduction</w:t>
      </w:r>
    </w:p>
    <w:p w14:paraId="275C258C" w14:textId="77777777" w:rsidR="00460FBE" w:rsidRDefault="00D0138C">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460FBE">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460FBE">
        <w:fldChar w:fldCharType="separate"/>
      </w:r>
      <w:r>
        <w:t>(Huang and Yang 1987)</w:t>
      </w:r>
      <w:r w:rsidR="00460FBE">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460FBE">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460FBE">
        <w:fldChar w:fldCharType="separate"/>
      </w:r>
      <w:r>
        <w:t>(Geiger et al. 2010, Kehoe et al. 2017)</w:t>
      </w:r>
      <w:r w:rsidR="00460FBE">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r>
        <w:t>Anthropocene</w:t>
      </w:r>
      <w:r>
        <w:rPr>
          <w:rFonts w:hint="eastAsia"/>
        </w:rPr>
        <w:t xml:space="preserve"> </w:t>
      </w:r>
      <w:r w:rsidR="00460FBE">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460FBE">
        <w:fldChar w:fldCharType="separate"/>
      </w:r>
      <w:r>
        <w:t>(Campbell et al. 2017)</w:t>
      </w:r>
      <w:r w:rsidR="00460FBE">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rsidR="00460FBE">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460FBE">
        <w:fldChar w:fldCharType="separate"/>
      </w:r>
      <w:r>
        <w:t>(Gomiero et al. 2011)</w:t>
      </w:r>
      <w:r w:rsidR="00460FBE">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460FBE">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460FBE">
        <w:fldChar w:fldCharType="separate"/>
      </w:r>
      <w:r>
        <w:t>(EC 2020)</w:t>
      </w:r>
      <w:r w:rsidR="00460FBE">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biocontrol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14:paraId="15192B67" w14:textId="77777777" w:rsidR="00460FBE" w:rsidRDefault="00D0138C">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460FBE">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460FBE">
        <w:rPr>
          <w:color w:val="000000" w:themeColor="text1"/>
        </w:rPr>
        <w:fldChar w:fldCharType="separate"/>
      </w:r>
      <w:r>
        <w:rPr>
          <w:color w:val="000000" w:themeColor="text1"/>
        </w:rPr>
        <w:t>(Stiling and Cornelissen 2005)</w:t>
      </w:r>
      <w:r w:rsidR="00460FBE">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sidR="00460FBE">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
</w:fldData>
        </w:fldChar>
      </w:r>
      <w:r>
        <w:rPr>
          <w:color w:val="000000" w:themeColor="text1"/>
        </w:rPr>
        <w:instrText xml:space="preserve"> ADDIN EN.CITE </w:instrText>
      </w:r>
      <w:r w:rsidR="00460FBE">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
</w:fldData>
        </w:fldChar>
      </w:r>
      <w:r>
        <w:rPr>
          <w:color w:val="000000" w:themeColor="text1"/>
        </w:rPr>
        <w:instrText xml:space="preserve"> ADDIN EN.CITE.DATA </w:instrText>
      </w:r>
      <w:r w:rsidR="00460FBE">
        <w:rPr>
          <w:color w:val="000000" w:themeColor="text1"/>
        </w:rPr>
      </w:r>
      <w:r w:rsidR="00460FBE">
        <w:rPr>
          <w:color w:val="000000" w:themeColor="text1"/>
        </w:rPr>
        <w:fldChar w:fldCharType="end"/>
      </w:r>
      <w:r w:rsidR="00460FBE">
        <w:rPr>
          <w:color w:val="000000" w:themeColor="text1"/>
        </w:rPr>
      </w:r>
      <w:r w:rsidR="00460FBE">
        <w:rPr>
          <w:color w:val="000000" w:themeColor="text1"/>
        </w:rPr>
        <w:fldChar w:fldCharType="separate"/>
      </w:r>
      <w:r>
        <w:rPr>
          <w:color w:val="000000" w:themeColor="text1"/>
        </w:rPr>
        <w:t>(Symondson et al. 2002, Stiling and Cornelissen 2005, Michalko et al. 2019b, Hsu et al. 2021)</w:t>
      </w:r>
      <w:r w:rsidR="00460FBE">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460FBE">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460FBE">
        <w:rPr>
          <w:color w:val="000000" w:themeColor="text1"/>
        </w:rPr>
        <w:fldChar w:fldCharType="separate"/>
      </w:r>
      <w:r>
        <w:rPr>
          <w:color w:val="000000" w:themeColor="text1"/>
        </w:rPr>
        <w:t>(Symondson et al. 2002)</w:t>
      </w:r>
      <w:r w:rsidR="00460FBE">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460FBE">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460FBE">
        <w:rPr>
          <w:color w:val="000000" w:themeColor="text1"/>
        </w:rPr>
        <w:fldChar w:fldCharType="separate"/>
      </w:r>
      <w:r>
        <w:rPr>
          <w:color w:val="000000" w:themeColor="text1"/>
        </w:rPr>
        <w:t>(Stiling and Cornelissen 2005)</w:t>
      </w:r>
      <w:r w:rsidR="00460FBE">
        <w:rPr>
          <w:color w:val="000000" w:themeColor="text1"/>
        </w:rPr>
        <w:fldChar w:fldCharType="end"/>
      </w:r>
      <w:r>
        <w:rPr>
          <w:rFonts w:hint="eastAsia"/>
          <w:color w:val="000000" w:themeColor="text1"/>
        </w:rPr>
        <w:t>.</w:t>
      </w:r>
    </w:p>
    <w:p w14:paraId="01A2C319" w14:textId="77777777" w:rsidR="00460FBE" w:rsidRDefault="00D0138C">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460FBE">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
</w:fldData>
        </w:fldChar>
      </w:r>
      <w:r>
        <w:instrText xml:space="preserve"> ADDIN EN.CITE </w:instrText>
      </w:r>
      <w:r w:rsidR="00460FBE">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
</w:fldData>
        </w:fldChar>
      </w:r>
      <w:r>
        <w:instrText xml:space="preserve"> ADDIN EN.CITE.DATA </w:instrText>
      </w:r>
      <w:r w:rsidR="00460FBE">
        <w:fldChar w:fldCharType="end"/>
      </w:r>
      <w:r w:rsidR="00460FBE">
        <w:fldChar w:fldCharType="separate"/>
      </w:r>
      <w:r>
        <w:t>(Eitzinger and Traugott 2011, Ingrao et al. 2017, Albertini et al. 2018)</w:t>
      </w:r>
      <w:r w:rsidR="00460FBE">
        <w:fldChar w:fldCharType="end"/>
      </w:r>
      <w:r>
        <w:t xml:space="preserve">, very few have quantified these predators’ diet compositions over growth season in the field </w:t>
      </w:r>
      <w:r>
        <w:rPr>
          <w:i/>
        </w:rPr>
        <w:t>(knowledge gap 1)</w:t>
      </w:r>
      <w:r>
        <w:t xml:space="preserve"> </w:t>
      </w:r>
      <w:r w:rsidR="00460FBE">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460FBE">
        <w:fldChar w:fldCharType="separate"/>
      </w:r>
      <w:r>
        <w:t>(Hsu et al. 2021)</w:t>
      </w:r>
      <w:r w:rsidR="00460FBE">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460FBE">
        <w:fldChar w:fldCharType="begin"/>
      </w:r>
      <w:r>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460FBE">
        <w:fldChar w:fldCharType="separate"/>
      </w:r>
      <w:r>
        <w:t>(Michalko et al. 2019b)</w:t>
      </w:r>
      <w:r w:rsidR="00460FBE">
        <w:fldChar w:fldCharType="end"/>
      </w:r>
      <w:r>
        <w:t xml:space="preserve">.  If generalist predators consume a high proportion of pests in their diet in field conditions with the presence of alternative prey, the result may help end a long debate on whether generalist predators serve well as </w:t>
      </w:r>
      <w:r>
        <w:lastRenderedPageBreak/>
        <w:t>biocontrol agents</w:t>
      </w:r>
      <w:r>
        <w:rPr>
          <w:rFonts w:hint="eastAsia"/>
        </w:rPr>
        <w:t xml:space="preserve"> </w:t>
      </w:r>
      <w:r w:rsidR="00460FB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 </w:instrText>
      </w:r>
      <w:r w:rsidR="00460FB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EN.CITE.DATA </w:instrText>
      </w:r>
      <w:r w:rsidR="00460FBE">
        <w:fldChar w:fldCharType="end"/>
      </w:r>
      <w:r w:rsidR="00460FBE">
        <w:fldChar w:fldCharType="separate"/>
      </w:r>
      <w:r>
        <w:t>(Symondson et al. 2002, Krey et al. 2017, Michalko et al. 2019b)</w:t>
      </w:r>
      <w:r w:rsidR="00460FBE">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generalist predators as biocontrol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biocontrol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460FBE">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460FBE">
        <w:fldChar w:fldCharType="separate"/>
      </w:r>
      <w:r>
        <w:t>(Settle et al. 1996, Dominik et al. 2018)</w:t>
      </w:r>
      <w:r w:rsidR="00460FBE">
        <w:fldChar w:fldCharType="end"/>
      </w:r>
      <w:r>
        <w:t xml:space="preserve">, a consistently high consumption of pest by generalist predators, if it occurs, will provide strong support for applying these </w:t>
      </w:r>
      <w:r>
        <w:rPr>
          <w:rFonts w:hint="eastAsia"/>
        </w:rPr>
        <w:t>predators in pest management programs.</w:t>
      </w:r>
    </w:p>
    <w:p w14:paraId="5C233DCB" w14:textId="77777777" w:rsidR="00460FBE" w:rsidRDefault="00D0138C">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rsidR="00460FBE">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460FBE">
        <w:fldChar w:fldCharType="separate"/>
      </w:r>
      <w:r>
        <w:t>(Roubinet et al. 2017)</w:t>
      </w:r>
      <w:r w:rsidR="00460FBE">
        <w:fldChar w:fldCharType="end"/>
      </w:r>
      <w:r>
        <w:t xml:space="preserve">. Therefore, examining crop stage effect would help reveal how the biocontrol value of generalist predators varies within a growth season. Second, studies should examine whether farming practices (e.g., organic and conventional) influence the diet compositions of predators (e.g., pest consumption) </w:t>
      </w:r>
      <w:r w:rsidR="00460FBE">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rsidR="00460FBE">
        <w:fldChar w:fldCharType="separate"/>
      </w:r>
      <w:r>
        <w:t>(Birkhofer et al. 2011)</w:t>
      </w:r>
      <w:r w:rsidR="00460FBE">
        <w:fldChar w:fldCharType="end"/>
      </w:r>
      <w:r>
        <w:t xml:space="preserve">. In general, compared to conventional farming, organic farming promotes arthropod diversity (both pest and alternative prey) </w:t>
      </w:r>
      <w:r w:rsidR="00460FBE">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rsidR="00460FBE">
        <w:fldChar w:fldCharType="separate"/>
      </w:r>
      <w:r>
        <w:t>(Bengtsson et al. 2005)</w:t>
      </w:r>
      <w:r w:rsidR="00460FBE">
        <w:fldChar w:fldCharType="end"/>
      </w:r>
      <w:r>
        <w:t>, potentially lowering the consumption of pest by generalist predators</w:t>
      </w:r>
      <w:r>
        <w:rPr>
          <w:rFonts w:hint="eastAsia"/>
        </w:rPr>
        <w:t xml:space="preserve"> </w:t>
      </w:r>
      <w:r w:rsidR="00460FBE">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460FBE">
        <w:fldChar w:fldCharType="separate"/>
      </w:r>
      <w:r>
        <w:t>(Hsu et al. 2021)</w:t>
      </w:r>
      <w:r w:rsidR="00460FBE">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rsidR="00460FBE">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460FBE">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460FBE">
        <w:fldChar w:fldCharType="end"/>
      </w:r>
      <w:r w:rsidR="00460FBE">
        <w:fldChar w:fldCharType="separate"/>
      </w:r>
      <w:r>
        <w:t>(Hardin et al. 1995, Settle et al. 1996, Birkhofer et al. 2008a, Guedes et al. 2016)</w:t>
      </w:r>
      <w:r w:rsidR="00460FBE">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460FBE">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460FBE">
        <w:fldChar w:fldCharType="separate"/>
      </w:r>
      <w:r>
        <w:t>(Roubinet et al. 2017)</w:t>
      </w:r>
      <w:r w:rsidR="00460FBE">
        <w:fldChar w:fldCharType="end"/>
      </w:r>
      <w:r>
        <w:rPr>
          <w:rFonts w:hint="eastAsia"/>
        </w:rPr>
        <w:t xml:space="preserve"> </w:t>
      </w:r>
      <w:r>
        <w:t>or feeding preference</w:t>
      </w:r>
      <w:r>
        <w:rPr>
          <w:rFonts w:hint="eastAsia"/>
        </w:rPr>
        <w:t xml:space="preserve"> for pests</w:t>
      </w:r>
      <w:r>
        <w:t xml:space="preserve"> </w:t>
      </w:r>
      <w:r w:rsidR="00460FBE">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L3JlY29yZD48L0NpdGU+PC9FbmROb3RlPnAA
</w:fldData>
        </w:fldChar>
      </w:r>
      <w:r>
        <w:instrText xml:space="preserve"> ADDIN EN.CITE </w:instrText>
      </w:r>
      <w:r w:rsidR="00460FBE">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L3JlY29yZD48L0NpdGU+PC9FbmROb3RlPnAA
</w:fldData>
        </w:fldChar>
      </w:r>
      <w:r>
        <w:instrText xml:space="preserve"> ADDIN EN.CITE.DATA </w:instrText>
      </w:r>
      <w:r w:rsidR="00460FBE">
        <w:fldChar w:fldCharType="end"/>
      </w:r>
      <w:r w:rsidR="00460FBE">
        <w:fldChar w:fldCharType="separate"/>
      </w:r>
      <w:r>
        <w:t>(Wise et al. 2006, Kuusk and Ekbom 2012, Eitzinger et al. 2019)</w:t>
      </w:r>
      <w:r w:rsidR="00460FBE">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460FBE">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
</w:fldData>
        </w:fldChar>
      </w:r>
      <w:r>
        <w:instrText xml:space="preserve"> ADDIN EN.CITE </w:instrText>
      </w:r>
      <w:r w:rsidR="00460FBE">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
</w:fldData>
        </w:fldChar>
      </w:r>
      <w:r>
        <w:instrText xml:space="preserve"> ADDIN EN.CITE.DATA </w:instrText>
      </w:r>
      <w:r w:rsidR="00460FBE">
        <w:fldChar w:fldCharType="end"/>
      </w:r>
      <w:r w:rsidR="00460FBE">
        <w:fldChar w:fldCharType="separate"/>
      </w:r>
      <w:r>
        <w:t>(Altieri and Letourneau 1982, Altieri 1999, Barbosa and Castellanos 2005, Diehl et al. 2013, Lichtenberg et al. 2017)</w:t>
      </w:r>
      <w:r w:rsidR="00460FBE">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Understanding this will provide insights for managing agricultural landscape and promoting biocontrol services</w:t>
      </w:r>
      <w:r>
        <w:rPr>
          <w:rFonts w:hint="eastAsia"/>
        </w:rPr>
        <w:t xml:space="preserve"> </w:t>
      </w:r>
      <w:r>
        <w:t>by generalist predators.</w:t>
      </w:r>
    </w:p>
    <w:p w14:paraId="4F0678ED" w14:textId="77777777" w:rsidR="00460FBE" w:rsidRDefault="00D0138C">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 xml:space="preserve">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rsidR="00460FBE">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460FBE">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460FBE">
        <w:fldChar w:fldCharType="end"/>
      </w:r>
      <w:r w:rsidR="00460FBE">
        <w:fldChar w:fldCharType="separate"/>
      </w:r>
      <w:r>
        <w:t>(Post 2002, Boecklen et al. 2011, Layman et al. 2012)</w:t>
      </w:r>
      <w:r w:rsidR="00460FBE">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460FBE">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460FBE">
        <w:fldChar w:fldCharType="separate"/>
      </w:r>
      <w:r>
        <w:t>(Newton 2016)</w:t>
      </w:r>
      <w:r w:rsidR="00460FBE">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14:paraId="4659FBC8" w14:textId="77777777" w:rsidR="00460FBE" w:rsidRDefault="00D0138C">
      <w:pPr>
        <w:jc w:val="left"/>
      </w:pPr>
      <w:r>
        <w:t xml:space="preserve">   </w:t>
      </w:r>
    </w:p>
    <w:p w14:paraId="051CFFC7" w14:textId="77777777" w:rsidR="00460FBE" w:rsidRDefault="00D0138C">
      <w:pPr>
        <w:rPr>
          <w:b/>
        </w:rPr>
      </w:pPr>
      <w:r>
        <w:rPr>
          <w:rFonts w:hint="eastAsia"/>
          <w:b/>
        </w:rPr>
        <w:t>Materials and Methods</w:t>
      </w:r>
    </w:p>
    <w:p w14:paraId="448D19C8" w14:textId="77777777" w:rsidR="00460FBE" w:rsidRDefault="00D0138C">
      <w:pPr>
        <w:jc w:val="center"/>
        <w:rPr>
          <w:i/>
        </w:rPr>
      </w:pPr>
      <w:r>
        <w:rPr>
          <w:rFonts w:hint="eastAsia"/>
          <w:i/>
        </w:rPr>
        <w:t>Study system and sample collection</w:t>
      </w:r>
    </w:p>
    <w:p w14:paraId="7422F91A" w14:textId="77777777" w:rsidR="00460FBE" w:rsidRDefault="00D0138C">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460FBE">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460FBE">
        <w:fldChar w:fldCharType="separate"/>
      </w:r>
      <w:r>
        <w:t>(Hsu et al. 2021)</w:t>
      </w:r>
      <w:r w:rsidR="00460FBE">
        <w:fldChar w:fldCharType="end"/>
      </w:r>
      <w:r>
        <w:t>.</w:t>
      </w:r>
    </w:p>
    <w:p w14:paraId="7CBB466A" w14:textId="77777777" w:rsidR="00460FBE" w:rsidRDefault="00D0138C">
      <w:pPr>
        <w:pStyle w:val="af3"/>
        <w:ind w:left="0"/>
        <w:jc w:val="left"/>
      </w:pPr>
      <w:r>
        <w:rPr>
          <w:rFonts w:hint="eastAsia"/>
        </w:rPr>
        <w:tab/>
        <w:t xml:space="preserve"> </w:t>
      </w:r>
    </w:p>
    <w:p w14:paraId="378946F8" w14:textId="77777777" w:rsidR="00460FBE" w:rsidRDefault="00D0138C">
      <w:pPr>
        <w:pStyle w:val="af3"/>
        <w:ind w:left="0"/>
        <w:jc w:val="center"/>
        <w:rPr>
          <w:i/>
        </w:rPr>
      </w:pPr>
      <w:r>
        <w:rPr>
          <w:rFonts w:hint="eastAsia"/>
          <w:i/>
        </w:rPr>
        <w:t>Stable isotope analysis of arthropod samples</w:t>
      </w:r>
    </w:p>
    <w:p w14:paraId="287478AE" w14:textId="77777777" w:rsidR="00460FBE" w:rsidRDefault="00D0138C">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174663DC" w14:textId="77777777" w:rsidR="00460FBE" w:rsidRDefault="00460FBE">
      <w:pPr>
        <w:pStyle w:val="af3"/>
        <w:ind w:left="0"/>
        <w:jc w:val="left"/>
        <w:rPr>
          <w:color w:val="FF0000"/>
        </w:rPr>
      </w:pPr>
    </w:p>
    <w:p w14:paraId="0271AEB1" w14:textId="77777777" w:rsidR="00460FBE" w:rsidRDefault="00D0138C">
      <w:pPr>
        <w:jc w:val="center"/>
        <w:rPr>
          <w:i/>
        </w:rPr>
      </w:pPr>
      <w:r>
        <w:rPr>
          <w:rFonts w:hint="eastAsia"/>
          <w:i/>
        </w:rPr>
        <w:t>Arthropod trophic guild assignment</w:t>
      </w:r>
    </w:p>
    <w:p w14:paraId="5E475F84" w14:textId="77777777" w:rsidR="00460FBE" w:rsidRDefault="00D0138C">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460FBE">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460FBE">
        <w:fldChar w:fldCharType="separate"/>
      </w:r>
      <w:r>
        <w:t>(Blondel 2003)</w:t>
      </w:r>
      <w:r w:rsidR="00460FBE">
        <w:fldChar w:fldCharType="end"/>
      </w:r>
      <w:r>
        <w:t xml:space="preserve">. In this study, we </w:t>
      </w:r>
      <w:r>
        <w:rPr>
          <w:rFonts w:hint="eastAsia"/>
        </w:rPr>
        <w:t xml:space="preserve">classified arthropod samples into four trophic guilds based on their dietary information and isotope signatures </w:t>
      </w:r>
      <w:r w:rsidR="00460FBE">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460FBE">
        <w:fldChar w:fldCharType="separate"/>
      </w:r>
      <w:r>
        <w:t>(see Hsu et al. [2021] for more details)</w:t>
      </w:r>
      <w:r w:rsidR="00460FBE">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14:paraId="73283307" w14:textId="77777777" w:rsidR="00460FBE" w:rsidRDefault="00460FBE">
      <w:pPr>
        <w:rPr>
          <w:i/>
          <w:color w:val="FF0000"/>
        </w:rPr>
      </w:pPr>
    </w:p>
    <w:p w14:paraId="683A8FD9" w14:textId="77777777" w:rsidR="00460FBE" w:rsidRDefault="00D0138C">
      <w:pPr>
        <w:pStyle w:val="af3"/>
        <w:ind w:left="0"/>
        <w:jc w:val="center"/>
        <w:rPr>
          <w:i/>
        </w:rPr>
      </w:pPr>
      <w:r>
        <w:rPr>
          <w:rFonts w:hint="eastAsia"/>
          <w:i/>
        </w:rPr>
        <w:t>Data analysis</w:t>
      </w:r>
    </w:p>
    <w:p w14:paraId="29AD5EDC" w14:textId="77777777" w:rsidR="00460FBE" w:rsidRDefault="00D0138C">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rsidR="00460FBE">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460FBE">
        <w:fldChar w:fldCharType="separate"/>
      </w:r>
      <w:r>
        <w:t>(Stock and Semmens 2017)</w:t>
      </w:r>
      <w:r w:rsidR="00460FBE">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460FBE">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460FBE">
        <w:fldChar w:fldCharType="separate"/>
      </w:r>
      <w:r>
        <w:t>(Mazzi and Dorn 2012, Sun et al. 2015)</w:t>
      </w:r>
      <w:r w:rsidR="00460FBE">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460FBE">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460FBE">
        <w:fldChar w:fldCharType="separate"/>
      </w:r>
      <w:r>
        <w:t>(Phillips and Koch 2002, Stock and Semmens 2016)</w:t>
      </w:r>
      <w:r w:rsidR="00460FBE">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460FBE">
        <w:fldChar w:fldCharType="begin"/>
      </w:r>
      <w:r>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460FBE">
        <w:fldChar w:fldCharType="separate"/>
      </w:r>
      <w:r>
        <w:t>Caut et al. (2009)</w:t>
      </w:r>
      <w:r w:rsidR="00460FBE">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7B1CEE64" w14:textId="77777777" w:rsidR="00460FBE" w:rsidRDefault="00D0138C">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rsidR="00460FBE">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460FBE">
        <w:fldChar w:fldCharType="separate"/>
      </w:r>
      <w:r>
        <w:t>(Zeileis et al. 2016)</w:t>
      </w:r>
      <w:r w:rsidR="00460FBE">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rsidR="00460FBE">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460FBE">
        <w:fldChar w:fldCharType="separate"/>
      </w:r>
      <w:r>
        <w:t>(Fox and Weisberg 2018)</w:t>
      </w:r>
      <w:r w:rsidR="00460FBE">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rsidR="00460FBE">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460FBE">
        <w:fldChar w:fldCharType="separate"/>
      </w:r>
      <w:r>
        <w:t>(Lenth and Lenth 2018)</w:t>
      </w:r>
      <w:r w:rsidR="00460FBE">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460FBE">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460FBE">
        <w:fldChar w:fldCharType="separate"/>
      </w:r>
      <w:r>
        <w:t>(R Core Team 2021)</w:t>
      </w:r>
      <w:r w:rsidR="00460FBE">
        <w:fldChar w:fldCharType="end"/>
      </w:r>
      <w:r>
        <w:rPr>
          <w:rFonts w:hint="eastAsia"/>
        </w:rPr>
        <w:t>.</w:t>
      </w:r>
    </w:p>
    <w:p w14:paraId="1FF275AE" w14:textId="77777777" w:rsidR="00460FBE" w:rsidRDefault="00460FBE">
      <w:pPr>
        <w:rPr>
          <w:b/>
        </w:rPr>
      </w:pPr>
    </w:p>
    <w:p w14:paraId="339957B9" w14:textId="77777777" w:rsidR="00460FBE" w:rsidRDefault="00D0138C">
      <w:pPr>
        <w:rPr>
          <w:b/>
        </w:rPr>
      </w:pPr>
      <w:r>
        <w:rPr>
          <w:rFonts w:hint="eastAsia"/>
          <w:b/>
        </w:rPr>
        <w:t>Results</w:t>
      </w:r>
    </w:p>
    <w:p w14:paraId="1CC720F0" w14:textId="77777777" w:rsidR="00460FBE" w:rsidRDefault="00D0138C">
      <w:pPr>
        <w:jc w:val="center"/>
        <w:rPr>
          <w:i/>
        </w:rPr>
      </w:pPr>
      <w:r>
        <w:rPr>
          <w:rFonts w:hint="eastAsia"/>
          <w:i/>
        </w:rPr>
        <w:t>Diet compositions of predators in rice farms</w:t>
      </w:r>
    </w:p>
    <w:p w14:paraId="1E474AAA" w14:textId="77777777" w:rsidR="00460FBE" w:rsidRDefault="00D0138C">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14:paraId="30082D6E" w14:textId="77777777" w:rsidR="00460FBE" w:rsidRDefault="00D0138C">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14:paraId="44C3AE5A" w14:textId="77777777" w:rsidR="00460FBE" w:rsidRDefault="00460FBE">
      <w:pPr>
        <w:rPr>
          <w:color w:val="FF0000"/>
        </w:rPr>
      </w:pPr>
    </w:p>
    <w:p w14:paraId="220480EC" w14:textId="77777777" w:rsidR="00460FBE" w:rsidRDefault="00D0138C">
      <w:pPr>
        <w:jc w:val="center"/>
        <w:rPr>
          <w:i/>
        </w:rPr>
      </w:pPr>
      <w:r>
        <w:rPr>
          <w:rFonts w:hint="eastAsia"/>
          <w:i/>
        </w:rPr>
        <w:t>Patterns of rice herbivore consumption by predators</w:t>
      </w:r>
    </w:p>
    <w:p w14:paraId="21D2A97D" w14:textId="77777777" w:rsidR="00460FBE" w:rsidRDefault="00D0138C">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29BCEC64" w14:textId="77777777" w:rsidR="00460FBE" w:rsidRDefault="00D0138C">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14:paraId="4FC572D9" w14:textId="77777777" w:rsidR="00460FBE" w:rsidRDefault="00460FBE"/>
    <w:p w14:paraId="64D3C359" w14:textId="77777777" w:rsidR="00460FBE" w:rsidRDefault="00D0138C">
      <w:pPr>
        <w:jc w:val="center"/>
        <w:rPr>
          <w:i/>
        </w:rPr>
      </w:pPr>
      <w:r>
        <w:rPr>
          <w:rFonts w:hint="eastAsia"/>
          <w:i/>
        </w:rPr>
        <w:t xml:space="preserve">Factors associated with rice herbivore </w:t>
      </w:r>
      <w:r>
        <w:rPr>
          <w:i/>
        </w:rPr>
        <w:t>consumption</w:t>
      </w:r>
      <w:r>
        <w:rPr>
          <w:rFonts w:hint="eastAsia"/>
          <w:i/>
        </w:rPr>
        <w:t xml:space="preserve"> by predators</w:t>
      </w:r>
    </w:p>
    <w:p w14:paraId="2AFA2957" w14:textId="77777777" w:rsidR="00460FBE" w:rsidRDefault="00D0138C">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5A10B9AF" w14:textId="77777777" w:rsidR="00460FBE" w:rsidRDefault="00D0138C">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4EB04890" w14:textId="77777777" w:rsidR="00460FBE" w:rsidRDefault="00D0138C">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460FBE">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460FBE">
        <w:fldChar w:fldCharType="separate"/>
      </w:r>
      <w:r>
        <w:t>(Rusch et al. 2016)</w:t>
      </w:r>
      <w:r w:rsidR="00460FBE">
        <w:fldChar w:fldCharType="end"/>
      </w:r>
      <w:r>
        <w:rPr>
          <w:rFonts w:hint="eastAsia"/>
        </w:rPr>
        <w:t xml:space="preserve"> , but see </w:t>
      </w:r>
      <w:r w:rsidR="00460FBE">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460FBE">
        <w:fldChar w:fldCharType="separate"/>
      </w:r>
      <w:r>
        <w:t>Karp et al. (2018)</w:t>
      </w:r>
      <w:r w:rsidR="00460FBE">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14:paraId="5BDC9BEB" w14:textId="77777777" w:rsidR="00460FBE" w:rsidRDefault="00D0138C">
      <w:pPr>
        <w:rPr>
          <w:color w:val="FF0000"/>
        </w:rPr>
      </w:pPr>
      <w:r>
        <w:rPr>
          <w:color w:val="FF0000"/>
        </w:rPr>
        <w:br w:type="page"/>
      </w:r>
    </w:p>
    <w:p w14:paraId="39567DE2" w14:textId="77777777" w:rsidR="00460FBE" w:rsidRDefault="00D0138C">
      <w:pPr>
        <w:rPr>
          <w:sz w:val="24"/>
        </w:rPr>
      </w:pPr>
      <w:r>
        <w:rPr>
          <w:rFonts w:hint="eastAsia"/>
          <w:sz w:val="24"/>
        </w:rPr>
        <w:lastRenderedPageBreak/>
        <w:t>Table 1.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Anova()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460FBE">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460FBE">
        <w:rPr>
          <w:sz w:val="24"/>
        </w:rPr>
        <w:fldChar w:fldCharType="separate"/>
      </w:r>
      <w:r>
        <w:rPr>
          <w:sz w:val="24"/>
        </w:rPr>
        <w:t>(Fox and Weisberg 2018)</w:t>
      </w:r>
      <w:r w:rsidR="00460FBE">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460FBE" w14:paraId="5B958AAF" w14:textId="77777777" w:rsidTr="00460FBE">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6281613" w14:textId="77777777" w:rsidR="00460FBE" w:rsidRDefault="00D0138C">
            <w:pPr>
              <w:spacing w:after="0" w:line="240" w:lineRule="auto"/>
              <w:rPr>
                <w:rFonts w:asciiTheme="majorHAnsi" w:eastAsiaTheme="majorEastAsia" w:hAnsiTheme="majorHAnsi" w:cs="Arial"/>
                <w:bCs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0AE3C1FA"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2"/>
                <w:szCs w:val="28"/>
              </w:rPr>
            </w:pPr>
            <w:r>
              <w:rPr>
                <w:rFonts w:cs="Arial" w:hint="eastAsia"/>
                <w:b w:val="0"/>
                <w:color w:val="auto"/>
                <w:sz w:val="22"/>
              </w:rPr>
              <w:t>Factor</w:t>
            </w:r>
          </w:p>
        </w:tc>
        <w:tc>
          <w:tcPr>
            <w:tcW w:w="1207" w:type="dxa"/>
            <w:shd w:val="clear" w:color="auto" w:fill="auto"/>
            <w:vAlign w:val="center"/>
          </w:tcPr>
          <w:p w14:paraId="5E955CF3"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i/>
                <w:color w:val="auto"/>
                <w:sz w:val="22"/>
                <w:szCs w:val="28"/>
              </w:rPr>
            </w:pPr>
            <w:r>
              <w:rPr>
                <w:rFonts w:cs="Arial"/>
                <w:b w:val="0"/>
                <w:i/>
                <w:color w:val="auto"/>
                <w:sz w:val="22"/>
              </w:rPr>
              <w:t>d.f.</w:t>
            </w:r>
          </w:p>
        </w:tc>
        <w:tc>
          <w:tcPr>
            <w:tcW w:w="1417" w:type="dxa"/>
            <w:shd w:val="clear" w:color="auto" w:fill="auto"/>
            <w:vAlign w:val="center"/>
          </w:tcPr>
          <w:p w14:paraId="231BBAE8"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79DE2DF2"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i/>
                <w:color w:val="auto"/>
                <w:sz w:val="22"/>
                <w:szCs w:val="28"/>
              </w:rPr>
            </w:pPr>
            <w:r>
              <w:rPr>
                <w:rFonts w:cs="Arial" w:hint="eastAsia"/>
                <w:b w:val="0"/>
                <w:i/>
                <w:color w:val="auto"/>
                <w:sz w:val="22"/>
              </w:rPr>
              <w:t xml:space="preserve">    </w:t>
            </w:r>
            <w:r>
              <w:rPr>
                <w:rFonts w:cs="Arial"/>
                <w:b w:val="0"/>
                <w:i/>
                <w:color w:val="auto"/>
                <w:sz w:val="22"/>
              </w:rPr>
              <w:t>P</w:t>
            </w:r>
          </w:p>
        </w:tc>
      </w:tr>
      <w:tr w:rsidR="00460FBE" w14:paraId="38235D16"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2F63976" w14:textId="77777777" w:rsidR="00460FBE" w:rsidRDefault="00D0138C">
            <w:pPr>
              <w:spacing w:after="0" w:line="240" w:lineRule="auto"/>
              <w:rPr>
                <w:rFonts w:asciiTheme="majorHAnsi" w:eastAsiaTheme="majorEastAsia" w:hAnsiTheme="majorHAnsi" w:cs="Arial"/>
                <w:bCs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0B072E33"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2D841533"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3F2E019F"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6300FE2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460FBE" w14:paraId="162170CE"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FB6E7F0" w14:textId="77777777" w:rsidR="00460FBE" w:rsidRDefault="00460FBE">
            <w:pPr>
              <w:spacing w:after="0" w:line="240" w:lineRule="auto"/>
              <w:rPr>
                <w:rFonts w:cs="Arial"/>
                <w:color w:val="auto"/>
                <w:sz w:val="22"/>
              </w:rPr>
            </w:pPr>
          </w:p>
        </w:tc>
        <w:tc>
          <w:tcPr>
            <w:tcW w:w="2761" w:type="dxa"/>
            <w:shd w:val="clear" w:color="auto" w:fill="auto"/>
            <w:vAlign w:val="center"/>
          </w:tcPr>
          <w:p w14:paraId="66ECBEF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2366452C"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25787B1C"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1A1797A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460FBE" w14:paraId="68375DB0"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1BF15CD7" w14:textId="77777777"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14:paraId="15835AF5"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6B451AFB"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5528EEF1"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1E6372C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460FBE" w14:paraId="5942A512"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F120C85" w14:textId="77777777" w:rsidR="00460FBE" w:rsidRDefault="00460FBE">
            <w:pPr>
              <w:spacing w:after="0" w:line="240" w:lineRule="auto"/>
              <w:rPr>
                <w:rFonts w:cs="Arial"/>
                <w:color w:val="auto"/>
                <w:sz w:val="22"/>
              </w:rPr>
            </w:pPr>
          </w:p>
        </w:tc>
        <w:tc>
          <w:tcPr>
            <w:tcW w:w="2761" w:type="dxa"/>
            <w:shd w:val="clear" w:color="auto" w:fill="auto"/>
            <w:vAlign w:val="center"/>
          </w:tcPr>
          <w:p w14:paraId="62770D27"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0C406BE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1E787BD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0F340223"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460FBE" w14:paraId="6A97FAC3"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CC391C2" w14:textId="77777777"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14:paraId="25BBA0BC"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2A121D7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14006D64"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6F715A0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460FBE" w14:paraId="48C8149E"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37BEF77" w14:textId="77777777" w:rsidR="00460FBE" w:rsidRDefault="00460FBE">
            <w:pPr>
              <w:spacing w:after="0" w:line="240" w:lineRule="auto"/>
              <w:rPr>
                <w:rFonts w:cs="Arial"/>
                <w:color w:val="auto"/>
                <w:sz w:val="22"/>
              </w:rPr>
            </w:pPr>
          </w:p>
        </w:tc>
        <w:tc>
          <w:tcPr>
            <w:tcW w:w="2761" w:type="dxa"/>
            <w:shd w:val="clear" w:color="auto" w:fill="auto"/>
            <w:vAlign w:val="center"/>
          </w:tcPr>
          <w:p w14:paraId="249EA643"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755D1FB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1097C033"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28B527E4"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460FBE" w14:paraId="65AEA82F"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ECBD37B" w14:textId="77777777" w:rsidR="00460FBE" w:rsidRDefault="00D0138C">
            <w:pPr>
              <w:spacing w:after="0" w:line="240" w:lineRule="auto"/>
              <w:rPr>
                <w:rFonts w:cs="Arial"/>
                <w:color w:val="auto"/>
                <w:sz w:val="22"/>
              </w:rPr>
            </w:pPr>
            <w:r>
              <w:rPr>
                <w:rFonts w:cs="Arial" w:hint="eastAsia"/>
                <w:b w:val="0"/>
                <w:sz w:val="22"/>
              </w:rPr>
              <w:t>Spiders</w:t>
            </w:r>
          </w:p>
        </w:tc>
        <w:tc>
          <w:tcPr>
            <w:tcW w:w="2761" w:type="dxa"/>
            <w:tcBorders>
              <w:right w:val="nil"/>
            </w:tcBorders>
            <w:shd w:val="clear" w:color="auto" w:fill="auto"/>
            <w:vAlign w:val="center"/>
          </w:tcPr>
          <w:p w14:paraId="2C7CE69C"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4EA7A8B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1101521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7AB7511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460FBE" w14:paraId="0287FB8D"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8770231" w14:textId="77777777" w:rsidR="00460FBE" w:rsidRDefault="00460FBE">
            <w:pPr>
              <w:spacing w:after="0" w:line="240" w:lineRule="auto"/>
              <w:rPr>
                <w:rFonts w:cs="Arial"/>
                <w:color w:val="auto"/>
                <w:sz w:val="22"/>
              </w:rPr>
            </w:pPr>
          </w:p>
        </w:tc>
        <w:tc>
          <w:tcPr>
            <w:tcW w:w="2761" w:type="dxa"/>
            <w:shd w:val="clear" w:color="auto" w:fill="auto"/>
            <w:vAlign w:val="center"/>
          </w:tcPr>
          <w:p w14:paraId="089BF9F4"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62D0CBB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7F23657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0BF9A051"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460FBE" w14:paraId="01438CB5"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5CA0593" w14:textId="77777777"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14:paraId="2244987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3C9A09B0"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7C72737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4DC45D7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460FBE" w14:paraId="4FBEB358"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779BEBE" w14:textId="77777777" w:rsidR="00460FBE" w:rsidRDefault="00460FBE">
            <w:pPr>
              <w:spacing w:after="0" w:line="240" w:lineRule="auto"/>
              <w:rPr>
                <w:rFonts w:cs="Arial"/>
                <w:color w:val="auto"/>
                <w:sz w:val="22"/>
              </w:rPr>
            </w:pPr>
          </w:p>
        </w:tc>
        <w:tc>
          <w:tcPr>
            <w:tcW w:w="2761" w:type="dxa"/>
            <w:shd w:val="clear" w:color="auto" w:fill="auto"/>
            <w:vAlign w:val="center"/>
          </w:tcPr>
          <w:p w14:paraId="3497415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29B25C1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A82D5E0"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4853BE77"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460FBE" w14:paraId="440E1373"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1F3282F" w14:textId="77777777"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14:paraId="48597E85"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2C57A04A"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38AD06E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60EECBD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460FBE" w14:paraId="470C334C"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B0D0CA6" w14:textId="77777777" w:rsidR="00460FBE" w:rsidRDefault="00460FBE">
            <w:pPr>
              <w:spacing w:after="0" w:line="240" w:lineRule="auto"/>
              <w:rPr>
                <w:rFonts w:cs="Arial"/>
                <w:color w:val="auto"/>
                <w:sz w:val="22"/>
              </w:rPr>
            </w:pPr>
          </w:p>
        </w:tc>
        <w:tc>
          <w:tcPr>
            <w:tcW w:w="2761" w:type="dxa"/>
            <w:shd w:val="clear" w:color="auto" w:fill="auto"/>
            <w:vAlign w:val="center"/>
          </w:tcPr>
          <w:p w14:paraId="6EAB2F64"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38460F8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72CEA62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7CC9068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460FBE" w14:paraId="31515319"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A18C4C0" w14:textId="77777777"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14:paraId="6340C0E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463659BB"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2E1D2AA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2FFA5310"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460FBE" w14:paraId="0CCE95FC"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7EDA819" w14:textId="77777777" w:rsidR="00460FBE" w:rsidRDefault="00460FBE">
            <w:pPr>
              <w:spacing w:after="0" w:line="240" w:lineRule="auto"/>
              <w:rPr>
                <w:rFonts w:cs="Arial"/>
                <w:color w:val="auto"/>
                <w:sz w:val="22"/>
              </w:rPr>
            </w:pPr>
          </w:p>
        </w:tc>
        <w:tc>
          <w:tcPr>
            <w:tcW w:w="2761" w:type="dxa"/>
            <w:shd w:val="clear" w:color="auto" w:fill="auto"/>
            <w:vAlign w:val="center"/>
          </w:tcPr>
          <w:p w14:paraId="13567B8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77CDEFF0"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327ABABB"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295A6B2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460FBE" w14:paraId="73142B6A"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C5CA8F4" w14:textId="77777777"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14:paraId="39CA92A0"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2B67D2E0"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4911B18B"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46D4F6FD"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460FBE" w14:paraId="590BFF4A"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7D263BD" w14:textId="77777777" w:rsidR="00460FBE" w:rsidRDefault="00D0138C">
            <w:pPr>
              <w:spacing w:after="0" w:line="240" w:lineRule="auto"/>
              <w:rPr>
                <w:rFonts w:cs="Arial"/>
                <w:color w:val="auto"/>
                <w:sz w:val="22"/>
              </w:rPr>
            </w:pPr>
            <w:r>
              <w:rPr>
                <w:rFonts w:cs="Arial" w:hint="eastAsia"/>
                <w:b w:val="0"/>
                <w:sz w:val="22"/>
              </w:rPr>
              <w:t>Ladybeetles</w:t>
            </w:r>
          </w:p>
        </w:tc>
        <w:tc>
          <w:tcPr>
            <w:tcW w:w="2761" w:type="dxa"/>
            <w:shd w:val="clear" w:color="auto" w:fill="auto"/>
            <w:vAlign w:val="center"/>
          </w:tcPr>
          <w:p w14:paraId="0D49289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4AA72E61"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0AAB0CF1"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5F1C3AE3"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460FBE" w14:paraId="39F8FEC1"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3C4D9825" w14:textId="77777777"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14:paraId="07D28A41"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330E85A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4F2B222D"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44CAFA81"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460FBE" w14:paraId="731ED5CE"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20520E6D" w14:textId="77777777" w:rsidR="00460FBE" w:rsidRDefault="00460FBE">
            <w:pPr>
              <w:spacing w:after="0" w:line="240" w:lineRule="auto"/>
              <w:rPr>
                <w:rFonts w:cs="Arial"/>
                <w:color w:val="auto"/>
                <w:sz w:val="22"/>
              </w:rPr>
            </w:pPr>
          </w:p>
        </w:tc>
        <w:tc>
          <w:tcPr>
            <w:tcW w:w="2761" w:type="dxa"/>
            <w:shd w:val="clear" w:color="auto" w:fill="auto"/>
            <w:vAlign w:val="center"/>
          </w:tcPr>
          <w:p w14:paraId="07003D0C"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2F32B9D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48106E0F"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395B0014"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&lt;0.001</w:t>
            </w:r>
          </w:p>
        </w:tc>
      </w:tr>
      <w:tr w:rsidR="00460FBE" w14:paraId="4E2DC1FA"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00FD382D" w14:textId="77777777"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14:paraId="0D60BF0A"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538D87F3"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77A545C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1A7323B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460FBE" w14:paraId="578AEB12"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4C776AE3" w14:textId="77777777" w:rsidR="00460FBE" w:rsidRDefault="00460FBE">
            <w:pPr>
              <w:spacing w:after="0" w:line="240" w:lineRule="auto"/>
              <w:rPr>
                <w:rFonts w:cs="Arial"/>
                <w:color w:val="auto"/>
                <w:sz w:val="22"/>
              </w:rPr>
            </w:pPr>
          </w:p>
        </w:tc>
        <w:tc>
          <w:tcPr>
            <w:tcW w:w="2761" w:type="dxa"/>
            <w:shd w:val="clear" w:color="auto" w:fill="auto"/>
            <w:vAlign w:val="center"/>
          </w:tcPr>
          <w:p w14:paraId="1C4C62DB"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39791D9D"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7671D065"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0754B405"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460FBE" w14:paraId="12AC2759"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76907C8" w14:textId="77777777"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14:paraId="635C28E5"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6199BD9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620B5957"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686F58BD"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460FBE" w14:paraId="1B2B6EE5"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16E4F41" w14:textId="77777777" w:rsidR="00460FBE" w:rsidRDefault="00460FBE">
            <w:pPr>
              <w:spacing w:after="0" w:line="240" w:lineRule="auto"/>
              <w:rPr>
                <w:rFonts w:cs="Arial"/>
                <w:color w:val="auto"/>
                <w:sz w:val="22"/>
              </w:rPr>
            </w:pPr>
          </w:p>
        </w:tc>
        <w:tc>
          <w:tcPr>
            <w:tcW w:w="2761" w:type="dxa"/>
            <w:shd w:val="clear" w:color="auto" w:fill="auto"/>
            <w:vAlign w:val="center"/>
          </w:tcPr>
          <w:p w14:paraId="2FE36D3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42E1D9E1"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6D70731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0DFC17D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460FBE" w14:paraId="7EFD89FC"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C4A0E39" w14:textId="77777777" w:rsidR="00460FBE" w:rsidRDefault="00460FBE">
            <w:pPr>
              <w:spacing w:after="0" w:line="240" w:lineRule="auto"/>
              <w:rPr>
                <w:rFonts w:cs="Arial"/>
                <w:color w:val="auto"/>
                <w:sz w:val="22"/>
              </w:rPr>
            </w:pPr>
          </w:p>
        </w:tc>
        <w:tc>
          <w:tcPr>
            <w:tcW w:w="2761" w:type="dxa"/>
            <w:tcBorders>
              <w:right w:val="nil"/>
            </w:tcBorders>
            <w:shd w:val="clear" w:color="auto" w:fill="auto"/>
            <w:vAlign w:val="center"/>
          </w:tcPr>
          <w:p w14:paraId="7010820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445991AC"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3B365DCF"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2FB99E60"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460FBE" w14:paraId="5B1FE925" w14:textId="77777777" w:rsidTr="00460FBE">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FA382D4" w14:textId="77777777" w:rsidR="00460FBE" w:rsidRDefault="00460FBE">
            <w:pPr>
              <w:spacing w:after="0" w:line="240" w:lineRule="auto"/>
              <w:rPr>
                <w:rFonts w:cs="Arial"/>
                <w:color w:val="auto"/>
                <w:sz w:val="22"/>
              </w:rPr>
            </w:pPr>
          </w:p>
        </w:tc>
        <w:tc>
          <w:tcPr>
            <w:tcW w:w="2761" w:type="dxa"/>
            <w:shd w:val="clear" w:color="auto" w:fill="auto"/>
            <w:vAlign w:val="center"/>
          </w:tcPr>
          <w:p w14:paraId="1EDEE9A4"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68B5FE4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28E82755"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6D39BD4B"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724016DE" w14:textId="77777777" w:rsidR="00460FBE" w:rsidRDefault="00D0138C">
      <w:pPr>
        <w:rPr>
          <w:sz w:val="24"/>
        </w:rPr>
      </w:pPr>
      <w:r>
        <w:rPr>
          <w:color w:val="FF0000"/>
          <w:sz w:val="24"/>
        </w:rPr>
        <w:br w:type="page"/>
      </w:r>
      <w:r>
        <w:rPr>
          <w:rFonts w:hint="eastAsia"/>
          <w:sz w:val="24"/>
        </w:rPr>
        <w:lastRenderedPageBreak/>
        <w:t>Table 2.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cld() from the </w:t>
      </w:r>
      <w:r>
        <w:rPr>
          <w:rFonts w:hint="eastAsia"/>
          <w:sz w:val="24"/>
        </w:rPr>
        <w:t xml:space="preserve">R </w:t>
      </w:r>
      <w:r>
        <w:rPr>
          <w:sz w:val="24"/>
        </w:rPr>
        <w:t xml:space="preserve">“multcomp” package </w:t>
      </w:r>
      <w:r w:rsidR="00460FBE">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460FBE">
        <w:rPr>
          <w:sz w:val="24"/>
        </w:rPr>
        <w:fldChar w:fldCharType="separate"/>
      </w:r>
      <w:r>
        <w:rPr>
          <w:sz w:val="24"/>
        </w:rPr>
        <w:t>(Hothorn et al. 2008)</w:t>
      </w:r>
      <w:r w:rsidR="00460FBE">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460FBE" w14:paraId="66B651F6" w14:textId="77777777" w:rsidTr="00460FBE">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FBA281B" w14:textId="77777777" w:rsidR="00460FBE" w:rsidRDefault="00D0138C">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43A14530"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Cs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14:paraId="1CE810D1"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0DD9D541"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Lower 2.5%</w:t>
            </w:r>
          </w:p>
        </w:tc>
        <w:tc>
          <w:tcPr>
            <w:tcW w:w="0" w:type="auto"/>
            <w:shd w:val="clear" w:color="auto" w:fill="auto"/>
            <w:noWrap/>
            <w:vAlign w:val="center"/>
          </w:tcPr>
          <w:p w14:paraId="78D6E258"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Upper 2.5%</w:t>
            </w:r>
          </w:p>
        </w:tc>
      </w:tr>
      <w:tr w:rsidR="00460FBE" w14:paraId="382CF9EC"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7B733E47" w14:textId="77777777" w:rsidR="00460FBE" w:rsidRDefault="00D0138C">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0F2929EC"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393A0D97"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14:paraId="03281EF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3537C92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460FBE" w14:paraId="52F10DA6"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07C9CEA" w14:textId="77777777" w:rsidR="00460FBE" w:rsidRDefault="00460FBE">
            <w:pPr>
              <w:spacing w:after="0" w:line="240" w:lineRule="auto"/>
              <w:rPr>
                <w:rFonts w:eastAsia="Times New Roman" w:cs="Arial"/>
                <w:color w:val="auto"/>
                <w:sz w:val="24"/>
                <w:szCs w:val="32"/>
              </w:rPr>
            </w:pPr>
          </w:p>
        </w:tc>
        <w:tc>
          <w:tcPr>
            <w:tcW w:w="0" w:type="auto"/>
            <w:shd w:val="clear" w:color="auto" w:fill="auto"/>
            <w:noWrap/>
            <w:vAlign w:val="center"/>
          </w:tcPr>
          <w:p w14:paraId="379C901B"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0C51202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14:paraId="1F4AF81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1A1C839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460FBE" w14:paraId="36D7DA4A"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04A57253" w14:textId="77777777" w:rsidR="00460FBE" w:rsidRDefault="00D0138C">
            <w:pPr>
              <w:spacing w:after="0" w:line="240" w:lineRule="auto"/>
              <w:rPr>
                <w:rFonts w:cs="Arial"/>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14:paraId="5A1F858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0652B92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14:paraId="2E94F11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22F1F1D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460FBE" w14:paraId="6BF2A835"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1DE152A" w14:textId="77777777" w:rsidR="00460FBE" w:rsidRDefault="00460FBE">
            <w:pPr>
              <w:spacing w:after="0" w:line="240" w:lineRule="auto"/>
              <w:rPr>
                <w:rFonts w:eastAsia="Times New Roman" w:cs="Arial"/>
                <w:color w:val="auto"/>
                <w:sz w:val="24"/>
                <w:szCs w:val="32"/>
              </w:rPr>
            </w:pPr>
          </w:p>
        </w:tc>
        <w:tc>
          <w:tcPr>
            <w:tcW w:w="0" w:type="auto"/>
            <w:shd w:val="clear" w:color="auto" w:fill="auto"/>
            <w:noWrap/>
            <w:vAlign w:val="center"/>
          </w:tcPr>
          <w:p w14:paraId="0FDE9C4A"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6A1E86EA"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14:paraId="302ABC84"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728ED0F1"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460FBE" w14:paraId="2FFF5EF1"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572BE06E" w14:textId="77777777" w:rsidR="00460FBE" w:rsidRDefault="00D0138C">
            <w:pPr>
              <w:spacing w:after="0" w:line="240" w:lineRule="auto"/>
              <w:rPr>
                <w:rFonts w:cs="Arial"/>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14:paraId="494DBA7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45F68320"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14:paraId="1D11490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3B2C5D2D"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460FBE" w14:paraId="2F885181"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2EA03FD" w14:textId="77777777" w:rsidR="00460FBE" w:rsidRDefault="00460FBE">
            <w:pPr>
              <w:spacing w:after="0" w:line="240" w:lineRule="auto"/>
              <w:rPr>
                <w:rFonts w:eastAsia="Times New Roman" w:cs="Arial"/>
                <w:color w:val="auto"/>
                <w:sz w:val="24"/>
                <w:szCs w:val="32"/>
              </w:rPr>
            </w:pPr>
          </w:p>
        </w:tc>
        <w:tc>
          <w:tcPr>
            <w:tcW w:w="0" w:type="auto"/>
            <w:shd w:val="clear" w:color="auto" w:fill="auto"/>
            <w:noWrap/>
            <w:vAlign w:val="center"/>
          </w:tcPr>
          <w:p w14:paraId="16A7E2D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41B63B8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14:paraId="071699B1"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0912C125"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1BAB8A06" w14:textId="77777777" w:rsidR="00460FBE" w:rsidRDefault="00460FBE">
      <w:pPr>
        <w:rPr>
          <w:b/>
          <w:color w:val="FF0000"/>
        </w:rPr>
      </w:pPr>
    </w:p>
    <w:p w14:paraId="1EDAB896" w14:textId="77777777" w:rsidR="00460FBE" w:rsidRDefault="00460FBE">
      <w:pPr>
        <w:rPr>
          <w:b/>
          <w:color w:val="FF0000"/>
        </w:rPr>
      </w:pPr>
    </w:p>
    <w:p w14:paraId="47E81301" w14:textId="77777777" w:rsidR="00460FBE" w:rsidRDefault="00D0138C">
      <w:pPr>
        <w:rPr>
          <w:sz w:val="24"/>
        </w:rPr>
      </w:pPr>
      <w:r>
        <w:rPr>
          <w:sz w:val="24"/>
        </w:rPr>
        <w:br w:type="page"/>
      </w:r>
    </w:p>
    <w:p w14:paraId="2D2DF644" w14:textId="77777777" w:rsidR="00460FBE" w:rsidRDefault="00D0138C">
      <w:pPr>
        <w:rPr>
          <w:sz w:val="24"/>
        </w:rPr>
      </w:pPr>
      <w:r>
        <w:rPr>
          <w:rFonts w:hint="eastAsia"/>
          <w:sz w:val="24"/>
        </w:rPr>
        <w:lastRenderedPageBreak/>
        <w:t>Table 3.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among the three crop stages (tillering, flowering, and ripening stage). The tests were performed using </w:t>
      </w:r>
      <w:r>
        <w:rPr>
          <w:sz w:val="24"/>
        </w:rPr>
        <w:t xml:space="preserve">the function cld() from the </w:t>
      </w:r>
      <w:r>
        <w:rPr>
          <w:rFonts w:hint="eastAsia"/>
          <w:sz w:val="24"/>
        </w:rPr>
        <w:t xml:space="preserve">R </w:t>
      </w:r>
      <w:r>
        <w:rPr>
          <w:sz w:val="24"/>
        </w:rPr>
        <w:t xml:space="preserve">“multcomp” package </w:t>
      </w:r>
      <w:r w:rsidR="00460FBE">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460FBE">
        <w:rPr>
          <w:sz w:val="24"/>
        </w:rPr>
        <w:fldChar w:fldCharType="separate"/>
      </w:r>
      <w:r>
        <w:rPr>
          <w:sz w:val="24"/>
        </w:rPr>
        <w:t>(Hothorn et al. 2008)</w:t>
      </w:r>
      <w:r w:rsidR="00460FBE">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460FBE" w14:paraId="1277BB5F" w14:textId="77777777" w:rsidTr="00460FBE">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74D4D91" w14:textId="77777777" w:rsidR="00460FBE" w:rsidRDefault="00D0138C">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4BA59CBA"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hint="eastAsia"/>
                <w:b w:val="0"/>
                <w:color w:val="auto"/>
                <w:sz w:val="24"/>
                <w:szCs w:val="32"/>
              </w:rPr>
              <w:t>Crop stage</w:t>
            </w:r>
          </w:p>
        </w:tc>
        <w:tc>
          <w:tcPr>
            <w:tcW w:w="0" w:type="auto"/>
            <w:shd w:val="clear" w:color="auto" w:fill="auto"/>
            <w:noWrap/>
            <w:vAlign w:val="center"/>
          </w:tcPr>
          <w:p w14:paraId="2B7A5860"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0F9D1553"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Lower 2.5%</w:t>
            </w:r>
          </w:p>
        </w:tc>
        <w:tc>
          <w:tcPr>
            <w:tcW w:w="0" w:type="auto"/>
            <w:shd w:val="clear" w:color="auto" w:fill="auto"/>
            <w:noWrap/>
            <w:vAlign w:val="center"/>
          </w:tcPr>
          <w:p w14:paraId="1847B858" w14:textId="77777777" w:rsidR="00460FBE" w:rsidRDefault="00D0138C">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Cs w:val="0"/>
                <w:color w:val="auto"/>
                <w:sz w:val="24"/>
                <w:szCs w:val="32"/>
              </w:rPr>
            </w:pPr>
            <w:r>
              <w:rPr>
                <w:rFonts w:cs="Arial"/>
                <w:b w:val="0"/>
                <w:color w:val="auto"/>
                <w:sz w:val="24"/>
                <w:szCs w:val="32"/>
              </w:rPr>
              <w:t>Upper 2.5%</w:t>
            </w:r>
          </w:p>
        </w:tc>
      </w:tr>
      <w:tr w:rsidR="00460FBE" w14:paraId="00F6363A"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165BF638" w14:textId="77777777" w:rsidR="00460FBE" w:rsidRDefault="00D0138C">
            <w:pPr>
              <w:spacing w:after="0" w:line="240" w:lineRule="auto"/>
              <w:rPr>
                <w:rFonts w:asciiTheme="majorHAnsi" w:eastAsiaTheme="majorEastAsia" w:hAnsiTheme="majorHAnsi" w:cs="Arial"/>
                <w:bCs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6101797D"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0" w:type="auto"/>
            <w:tcBorders>
              <w:right w:val="nil"/>
            </w:tcBorders>
            <w:shd w:val="clear" w:color="auto" w:fill="auto"/>
            <w:noWrap/>
            <w:vAlign w:val="center"/>
          </w:tcPr>
          <w:p w14:paraId="109EA4A1"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14:paraId="311E5D6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14:paraId="74F1F2A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460FBE" w14:paraId="4F8B4CE8"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08B0ED7" w14:textId="77777777" w:rsidR="00460FBE" w:rsidRDefault="00460FBE">
            <w:pPr>
              <w:spacing w:after="0" w:line="240" w:lineRule="auto"/>
              <w:rPr>
                <w:rFonts w:eastAsia="Times New Roman" w:cs="Arial"/>
                <w:color w:val="auto"/>
                <w:sz w:val="24"/>
                <w:szCs w:val="32"/>
              </w:rPr>
            </w:pPr>
          </w:p>
        </w:tc>
        <w:tc>
          <w:tcPr>
            <w:tcW w:w="0" w:type="auto"/>
            <w:shd w:val="clear" w:color="auto" w:fill="auto"/>
            <w:noWrap/>
            <w:vAlign w:val="center"/>
          </w:tcPr>
          <w:p w14:paraId="71C4F15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0" w:type="auto"/>
            <w:shd w:val="clear" w:color="auto" w:fill="auto"/>
            <w:noWrap/>
            <w:vAlign w:val="center"/>
          </w:tcPr>
          <w:p w14:paraId="2B6ACA5D"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14:paraId="3AE22EC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14:paraId="1229255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460FBE" w14:paraId="54F4E78F"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2E123E3E" w14:textId="77777777" w:rsidR="00460FBE" w:rsidRDefault="00460FBE">
            <w:pPr>
              <w:spacing w:after="0" w:line="240" w:lineRule="auto"/>
              <w:rPr>
                <w:rFonts w:eastAsia="Times New Roman" w:cs="Arial"/>
                <w:color w:val="auto"/>
                <w:sz w:val="24"/>
                <w:szCs w:val="32"/>
              </w:rPr>
            </w:pPr>
          </w:p>
        </w:tc>
        <w:tc>
          <w:tcPr>
            <w:tcW w:w="0" w:type="auto"/>
            <w:tcBorders>
              <w:right w:val="nil"/>
            </w:tcBorders>
            <w:shd w:val="clear" w:color="auto" w:fill="auto"/>
            <w:noWrap/>
            <w:vAlign w:val="center"/>
          </w:tcPr>
          <w:p w14:paraId="0CEAA1D3"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0" w:type="auto"/>
            <w:tcBorders>
              <w:right w:val="nil"/>
            </w:tcBorders>
            <w:shd w:val="clear" w:color="auto" w:fill="auto"/>
            <w:noWrap/>
            <w:vAlign w:val="center"/>
          </w:tcPr>
          <w:p w14:paraId="204ED234"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14:paraId="0AE2D15C"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14:paraId="3A86804D"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460FBE" w14:paraId="15F6AF28"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2642DC4" w14:textId="77777777" w:rsidR="00460FBE" w:rsidRDefault="00D0138C">
            <w:pPr>
              <w:spacing w:after="0" w:line="240" w:lineRule="auto"/>
              <w:rPr>
                <w:rFonts w:cs="Arial"/>
                <w:color w:val="auto"/>
                <w:sz w:val="24"/>
                <w:szCs w:val="32"/>
              </w:rPr>
            </w:pPr>
            <w:r>
              <w:rPr>
                <w:rFonts w:cs="Arial" w:hint="eastAsia"/>
                <w:b w:val="0"/>
                <w:color w:val="auto"/>
                <w:sz w:val="24"/>
                <w:szCs w:val="32"/>
              </w:rPr>
              <w:t>Spiders</w:t>
            </w:r>
          </w:p>
        </w:tc>
        <w:tc>
          <w:tcPr>
            <w:tcW w:w="0" w:type="auto"/>
            <w:shd w:val="clear" w:color="auto" w:fill="auto"/>
            <w:noWrap/>
            <w:vAlign w:val="center"/>
          </w:tcPr>
          <w:p w14:paraId="683CA9B8"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shd w:val="clear" w:color="auto" w:fill="auto"/>
            <w:noWrap/>
            <w:vAlign w:val="center"/>
          </w:tcPr>
          <w:p w14:paraId="7A47D8CC"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14:paraId="31550BF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14:paraId="26B8ADF7"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460FBE" w14:paraId="5E152D36"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33AA3D84" w14:textId="77777777" w:rsidR="00460FBE" w:rsidRDefault="00460FBE">
            <w:pPr>
              <w:spacing w:after="0" w:line="240" w:lineRule="auto"/>
              <w:rPr>
                <w:rFonts w:eastAsia="Times New Roman" w:cs="Arial"/>
                <w:color w:val="auto"/>
                <w:sz w:val="24"/>
                <w:szCs w:val="32"/>
              </w:rPr>
            </w:pPr>
          </w:p>
        </w:tc>
        <w:tc>
          <w:tcPr>
            <w:tcW w:w="0" w:type="auto"/>
            <w:tcBorders>
              <w:right w:val="nil"/>
            </w:tcBorders>
            <w:shd w:val="clear" w:color="auto" w:fill="auto"/>
            <w:noWrap/>
            <w:vAlign w:val="center"/>
          </w:tcPr>
          <w:p w14:paraId="2506BC55"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14:paraId="0E73D862"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14:paraId="0D40D05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14:paraId="0A86526F"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460FBE" w14:paraId="76BD0EE9"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D7455FE" w14:textId="77777777" w:rsidR="00460FBE" w:rsidRDefault="00460FBE">
            <w:pPr>
              <w:spacing w:after="0" w:line="240" w:lineRule="auto"/>
              <w:rPr>
                <w:rFonts w:eastAsia="Times New Roman" w:cs="Arial"/>
                <w:color w:val="auto"/>
                <w:sz w:val="24"/>
                <w:szCs w:val="32"/>
              </w:rPr>
            </w:pPr>
          </w:p>
        </w:tc>
        <w:tc>
          <w:tcPr>
            <w:tcW w:w="0" w:type="auto"/>
            <w:shd w:val="clear" w:color="auto" w:fill="auto"/>
            <w:noWrap/>
            <w:vAlign w:val="center"/>
          </w:tcPr>
          <w:p w14:paraId="2313E843"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shd w:val="clear" w:color="auto" w:fill="auto"/>
            <w:noWrap/>
            <w:vAlign w:val="center"/>
          </w:tcPr>
          <w:p w14:paraId="4DC216E6"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14:paraId="29F5571D"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441BBA0B"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460FBE" w14:paraId="756D377C"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DF1F575" w14:textId="77777777" w:rsidR="00460FBE" w:rsidRDefault="00D0138C">
            <w:pPr>
              <w:spacing w:after="0" w:line="240" w:lineRule="auto"/>
              <w:rPr>
                <w:rFonts w:cs="Arial"/>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14:paraId="56626A3C"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14:paraId="18926CBF"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14:paraId="446292E9"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14:paraId="14AABEFA"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460FBE" w14:paraId="3A8C8D70"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9F698DD" w14:textId="77777777" w:rsidR="00460FBE" w:rsidRDefault="00460FBE">
            <w:pPr>
              <w:spacing w:after="0" w:line="240" w:lineRule="auto"/>
              <w:rPr>
                <w:rFonts w:eastAsia="Times New Roman" w:cs="Arial"/>
                <w:color w:val="000000" w:themeColor="text1"/>
                <w:sz w:val="24"/>
                <w:szCs w:val="32"/>
              </w:rPr>
            </w:pPr>
          </w:p>
        </w:tc>
        <w:tc>
          <w:tcPr>
            <w:tcW w:w="0" w:type="auto"/>
            <w:shd w:val="clear" w:color="auto" w:fill="auto"/>
            <w:noWrap/>
            <w:vAlign w:val="center"/>
          </w:tcPr>
          <w:p w14:paraId="04534A34"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shd w:val="clear" w:color="auto" w:fill="auto"/>
            <w:noWrap/>
            <w:vAlign w:val="center"/>
          </w:tcPr>
          <w:p w14:paraId="0A52605F"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14:paraId="1547C7D3"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7DC99CAD"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460FBE" w14:paraId="7A193292" w14:textId="77777777" w:rsidTr="00460FBE">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tcPr>
          <w:p w14:paraId="3D1ACD71" w14:textId="77777777" w:rsidR="00460FBE" w:rsidRDefault="00460FBE">
            <w:pPr>
              <w:spacing w:after="0" w:line="240" w:lineRule="auto"/>
              <w:rPr>
                <w:rFonts w:eastAsia="Times New Roman" w:cs="Arial"/>
                <w:color w:val="000000" w:themeColor="text1"/>
                <w:sz w:val="24"/>
                <w:szCs w:val="32"/>
              </w:rPr>
            </w:pPr>
          </w:p>
        </w:tc>
        <w:tc>
          <w:tcPr>
            <w:tcW w:w="0" w:type="auto"/>
            <w:tcBorders>
              <w:right w:val="nil"/>
            </w:tcBorders>
            <w:shd w:val="clear" w:color="auto" w:fill="auto"/>
            <w:noWrap/>
            <w:vAlign w:val="center"/>
          </w:tcPr>
          <w:p w14:paraId="48483407"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14:paraId="1500D16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14:paraId="5B6F171E"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14:paraId="4FD6AF8A" w14:textId="77777777" w:rsidR="00460FBE" w:rsidRDefault="00D0138C">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33B60B64" w14:textId="77777777" w:rsidR="00460FBE" w:rsidRDefault="00D0138C">
      <w:pPr>
        <w:rPr>
          <w:b/>
          <w:color w:val="FF0000"/>
        </w:rPr>
      </w:pPr>
      <w:r>
        <w:rPr>
          <w:b/>
          <w:color w:val="FF0000"/>
        </w:rPr>
        <w:br w:type="page"/>
      </w:r>
    </w:p>
    <w:p w14:paraId="69DFDB02" w14:textId="77777777" w:rsidR="00460FBE" w:rsidRDefault="00D0138C">
      <w:pPr>
        <w:jc w:val="center"/>
      </w:pPr>
      <w:r>
        <w:rPr>
          <w:noProof/>
        </w:rPr>
        <w:lastRenderedPageBreak/>
        <w:drawing>
          <wp:inline distT="0" distB="0" distL="0" distR="0" wp14:anchorId="240B0C93" wp14:editId="56EE3752">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14:paraId="4BE1DA35" w14:textId="77777777" w:rsidR="00460FBE" w:rsidRDefault="00D0138C">
      <w:pPr>
        <w:rPr>
          <w:sz w:val="24"/>
        </w:rPr>
      </w:pPr>
      <w:r>
        <w:rPr>
          <w:rFonts w:hint="eastAsia"/>
          <w:sz w:val="24"/>
        </w:rPr>
        <w:t xml:space="preserve">Figure 1. The proportions (mean </w:t>
      </w:r>
      <w:r>
        <w:rPr>
          <w:sz w:val="24"/>
        </w:rPr>
        <w:t>±</w:t>
      </w:r>
      <w:r>
        <w:rPr>
          <w:rFonts w:hint="eastAsia"/>
          <w:sz w:val="24"/>
        </w:rPr>
        <w:t xml:space="preserve"> SE) of prey sources (rice herbivores, tourist herbivores, detritivores) consumed in predators</w:t>
      </w:r>
      <w:r>
        <w:rPr>
          <w:sz w:val="24"/>
        </w:rPr>
        <w:t>’</w:t>
      </w:r>
      <w:r>
        <w:rPr>
          <w:rFonts w:hint="eastAsia"/>
          <w:sz w:val="24"/>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14:paraId="327CEE1C" w14:textId="77777777" w:rsidR="00460FBE" w:rsidRDefault="00460FBE">
      <w:pPr>
        <w:rPr>
          <w:sz w:val="24"/>
        </w:rPr>
      </w:pPr>
    </w:p>
    <w:p w14:paraId="7DC76D41" w14:textId="77777777" w:rsidR="00460FBE" w:rsidRDefault="00D0138C">
      <w:pPr>
        <w:jc w:val="center"/>
      </w:pPr>
      <w:r>
        <w:rPr>
          <w:noProof/>
        </w:rPr>
        <w:lastRenderedPageBreak/>
        <w:drawing>
          <wp:inline distT="0" distB="0" distL="0" distR="0" wp14:anchorId="0BCD2F6A" wp14:editId="59A0BB31">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14:paraId="66B74295" w14:textId="77777777" w:rsidR="00460FBE" w:rsidRDefault="00D0138C">
      <w:pPr>
        <w:rPr>
          <w:sz w:val="24"/>
        </w:rPr>
      </w:pPr>
      <w:r>
        <w:rPr>
          <w:rFonts w:hint="eastAsia"/>
          <w:sz w:val="24"/>
        </w:rPr>
        <w:t>Figure 2. The proportion of rice herbivores consumed in predators</w:t>
      </w:r>
      <w:r>
        <w:rPr>
          <w:sz w:val="24"/>
        </w:rPr>
        <w:t>’</w:t>
      </w:r>
      <w:r>
        <w:rPr>
          <w:rFonts w:hint="eastAsia"/>
          <w:sz w:val="24"/>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14:paraId="1F824498" w14:textId="77777777" w:rsidR="00460FBE" w:rsidRDefault="00460FBE">
      <w:pPr>
        <w:rPr>
          <w:b/>
          <w:color w:val="FF0000"/>
        </w:rPr>
      </w:pPr>
    </w:p>
    <w:p w14:paraId="638E355C" w14:textId="77777777" w:rsidR="00460FBE" w:rsidRDefault="00460FBE">
      <w:pPr>
        <w:rPr>
          <w:b/>
          <w:color w:val="FF0000"/>
        </w:rPr>
      </w:pPr>
    </w:p>
    <w:p w14:paraId="61A208D3" w14:textId="77777777" w:rsidR="00460FBE" w:rsidRDefault="00460FBE">
      <w:pPr>
        <w:rPr>
          <w:b/>
          <w:color w:val="FF0000"/>
        </w:rPr>
      </w:pPr>
    </w:p>
    <w:p w14:paraId="203970E7" w14:textId="77777777" w:rsidR="00460FBE" w:rsidRDefault="00460FBE">
      <w:pPr>
        <w:rPr>
          <w:b/>
          <w:color w:val="FF0000"/>
        </w:rPr>
      </w:pPr>
    </w:p>
    <w:p w14:paraId="56AD171F" w14:textId="77777777" w:rsidR="00460FBE" w:rsidRDefault="00D0138C">
      <w:pPr>
        <w:jc w:val="center"/>
        <w:rPr>
          <w:color w:val="FF0000"/>
          <w:sz w:val="24"/>
        </w:rPr>
      </w:pPr>
      <w:r>
        <w:rPr>
          <w:rFonts w:hint="eastAsia"/>
          <w:noProof/>
          <w:color w:val="FF0000"/>
          <w:sz w:val="24"/>
        </w:rPr>
        <w:lastRenderedPageBreak/>
        <w:drawing>
          <wp:inline distT="0" distB="0" distL="0" distR="0" wp14:anchorId="063A1DCC" wp14:editId="7E95CA29">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14:paraId="495CEBDC" w14:textId="77777777" w:rsidR="00460FBE" w:rsidRDefault="00D0138C">
      <w:pPr>
        <w:rPr>
          <w:b/>
          <w:color w:val="FF0000"/>
        </w:rPr>
      </w:pPr>
      <w:r>
        <w:rPr>
          <w:rFonts w:hint="eastAsia"/>
          <w:sz w:val="24"/>
        </w:rPr>
        <w:t xml:space="preserve">Figure 3. The relative abundances of prey sources in organic and conventional rice farms over crop stages in the three study years. The relative abundances were determined from the sweep-net samples pooled across the replicate farms. </w:t>
      </w:r>
      <w:r>
        <w:rPr>
          <w:sz w:val="24"/>
        </w:rPr>
        <w:t xml:space="preserve"> </w:t>
      </w:r>
    </w:p>
    <w:p w14:paraId="0CD12A78" w14:textId="77777777" w:rsidR="00460FBE" w:rsidRDefault="00D0138C">
      <w:pPr>
        <w:rPr>
          <w:rFonts w:cs="Arial"/>
          <w:b/>
          <w:szCs w:val="28"/>
        </w:rPr>
      </w:pPr>
      <w:r>
        <w:rPr>
          <w:rFonts w:cs="Arial"/>
          <w:b/>
          <w:szCs w:val="28"/>
        </w:rPr>
        <w:br w:type="page"/>
      </w:r>
    </w:p>
    <w:p w14:paraId="4F570560" w14:textId="77777777" w:rsidR="00460FBE" w:rsidRDefault="00D0138C">
      <w:pPr>
        <w:rPr>
          <w:rFonts w:cs="Arial"/>
          <w:b/>
          <w:szCs w:val="28"/>
        </w:rPr>
      </w:pPr>
      <w:r>
        <w:rPr>
          <w:rFonts w:cs="Arial"/>
          <w:b/>
          <w:szCs w:val="28"/>
        </w:rPr>
        <w:lastRenderedPageBreak/>
        <w:t>Discussion</w:t>
      </w:r>
    </w:p>
    <w:p w14:paraId="58760E2A" w14:textId="77777777" w:rsidR="00460FBE" w:rsidRDefault="00D0138C">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tillering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Pr>
          <w:rFonts w:cs="Arial"/>
          <w:szCs w:val="28"/>
        </w:rPr>
        <w:t xml:space="preserve">and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0"/>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various abiotic and biotic factors</w:t>
      </w:r>
      <w:r>
        <w:rPr>
          <w:rFonts w:cs="Arial"/>
          <w:szCs w:val="28"/>
        </w:rPr>
        <w:t xml:space="preserve"> on </w:t>
      </w:r>
      <w:r>
        <w:rPr>
          <w:rFonts w:cs="Arial" w:hint="eastAsia"/>
          <w:szCs w:val="28"/>
        </w:rPr>
        <w:t>pest consumption by predators</w:t>
      </w:r>
      <w:commentRangeEnd w:id="0"/>
      <w:r>
        <w:rPr>
          <w:rStyle w:val="a5"/>
        </w:rPr>
        <w:commentReference w:id="0"/>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440A3660" w14:textId="77777777" w:rsidR="00460FBE" w:rsidRDefault="00460FBE">
      <w:pPr>
        <w:rPr>
          <w:rFonts w:cs="Arial"/>
          <w:szCs w:val="28"/>
        </w:rPr>
      </w:pPr>
    </w:p>
    <w:p w14:paraId="56D4E7E6" w14:textId="77777777" w:rsidR="00460FBE" w:rsidRPr="00A45075" w:rsidRDefault="00D0138C">
      <w:pPr>
        <w:ind w:firstLine="720"/>
        <w:jc w:val="center"/>
        <w:rPr>
          <w:rFonts w:cs="Arial"/>
          <w:i/>
          <w:szCs w:val="28"/>
          <w:rPrChange w:id="1" w:author="CK NTU" w:date="2021-11-04T14:32:00Z">
            <w:rPr>
              <w:rFonts w:cs="Arial"/>
              <w:i/>
              <w:color w:val="0070C0"/>
              <w:szCs w:val="28"/>
            </w:rPr>
          </w:rPrChange>
        </w:rPr>
      </w:pPr>
      <w:r w:rsidRPr="00A45075">
        <w:rPr>
          <w:rFonts w:cs="Arial"/>
          <w:i/>
          <w:szCs w:val="28"/>
          <w:rPrChange w:id="2" w:author="CK NTU" w:date="2021-11-04T14:32:00Z">
            <w:rPr>
              <w:rFonts w:cs="Arial"/>
              <w:i/>
              <w:color w:val="0070C0"/>
              <w:szCs w:val="28"/>
            </w:rPr>
          </w:rPrChange>
        </w:rPr>
        <w:t>Generalist</w:t>
      </w:r>
      <w:ins w:id="3" w:author="CK NTU" w:date="2021-11-04T14:32:00Z">
        <w:r w:rsidR="00A45075" w:rsidRPr="00A45075">
          <w:rPr>
            <w:rFonts w:cs="Arial"/>
            <w:i/>
            <w:szCs w:val="28"/>
            <w:rPrChange w:id="4" w:author="CK NTU" w:date="2021-11-04T14:32:00Z">
              <w:rPr>
                <w:rFonts w:cs="Arial"/>
                <w:i/>
                <w:color w:val="0070C0"/>
                <w:szCs w:val="28"/>
              </w:rPr>
            </w:rPrChange>
          </w:rPr>
          <w:t xml:space="preserve"> predator</w:t>
        </w:r>
      </w:ins>
      <w:r w:rsidRPr="00A45075">
        <w:rPr>
          <w:rFonts w:cs="Arial"/>
          <w:i/>
          <w:szCs w:val="28"/>
          <w:rPrChange w:id="5" w:author="CK NTU" w:date="2021-11-04T14:32:00Z">
            <w:rPr>
              <w:rFonts w:cs="Arial"/>
              <w:i/>
              <w:color w:val="0070C0"/>
              <w:szCs w:val="28"/>
            </w:rPr>
          </w:rPrChange>
        </w:rPr>
        <w:t>s function as specialists at late crop stages (or when things matter)</w:t>
      </w:r>
    </w:p>
    <w:p w14:paraId="40D15964" w14:textId="77777777" w:rsidR="00460FBE" w:rsidRDefault="00D0138C">
      <w:pPr>
        <w:ind w:firstLine="720"/>
        <w:rPr>
          <w:rFonts w:cs="Arial"/>
          <w:color w:val="0070C0"/>
          <w:szCs w:val="28"/>
        </w:rPr>
      </w:pPr>
      <w:r>
        <w:rPr>
          <w:rFonts w:cs="Arial"/>
          <w:color w:val="0070C0"/>
          <w:szCs w:val="28"/>
        </w:rPr>
        <w:t xml:space="preserve">Increasing over crop stages, </w:t>
      </w:r>
      <w:r>
        <w:rPr>
          <w:rFonts w:cs="Arial" w:hint="eastAsia"/>
          <w:color w:val="0070C0"/>
          <w:szCs w:val="28"/>
        </w:rPr>
        <w:t>G</w:t>
      </w:r>
      <w:r>
        <w:rPr>
          <w:rFonts w:cs="Arial"/>
          <w:color w:val="0070C0"/>
          <w:szCs w:val="28"/>
        </w:rPr>
        <w:t>eneralists become specialists functionally (clarify the previous conce</w:t>
      </w:r>
      <w:r>
        <w:rPr>
          <w:rFonts w:cs="Arial" w:hint="eastAsia"/>
          <w:color w:val="0070C0"/>
          <w:szCs w:val="28"/>
        </w:rPr>
        <w:t>r</w:t>
      </w:r>
      <w:r>
        <w:rPr>
          <w:rFonts w:cs="Arial"/>
          <w:color w:val="0070C0"/>
          <w:szCs w:val="28"/>
        </w:rPr>
        <w:t xml:space="preserve">n/debate; check our introduction Line 39-78; our results provide strong support for GAP), </w:t>
      </w:r>
      <w:r>
        <w:rPr>
          <w:rFonts w:cs="Arial" w:hint="eastAsia"/>
          <w:color w:val="0070C0"/>
          <w:szCs w:val="28"/>
        </w:rPr>
        <w:t>B</w:t>
      </w:r>
      <w:r>
        <w:rPr>
          <w:rFonts w:cs="Arial"/>
          <w:color w:val="0070C0"/>
          <w:szCs w:val="28"/>
        </w:rPr>
        <w:t>iocontrol value (when things matter</w:t>
      </w:r>
      <w:r>
        <w:rPr>
          <w:rFonts w:cs="Arial" w:hint="eastAsia"/>
          <w:color w:val="0070C0"/>
          <w:szCs w:val="28"/>
        </w:rPr>
        <w:t xml:space="preserve">: </w:t>
      </w:r>
      <w:r>
        <w:rPr>
          <w:rFonts w:cs="Arial"/>
          <w:color w:val="0070C0"/>
          <w:szCs w:val="28"/>
        </w:rPr>
        <w:t>flowering and ripening for crop production; high pest density</w:t>
      </w:r>
      <w:r>
        <w:rPr>
          <w:rFonts w:cs="Arial" w:hint="eastAsia"/>
          <w:color w:val="0070C0"/>
          <w:szCs w:val="28"/>
        </w:rPr>
        <w:t>)</w:t>
      </w:r>
      <w:r>
        <w:rPr>
          <w:rFonts w:cs="Arial"/>
          <w:color w:val="0070C0"/>
          <w:szCs w:val="28"/>
        </w:rPr>
        <w:t>, Spider vs. ladybeetles over crop stages</w:t>
      </w:r>
    </w:p>
    <w:p w14:paraId="70809CDC" w14:textId="750E3D8E" w:rsidR="00460FBE" w:rsidRDefault="00D0138C" w:rsidP="00F34881">
      <w:pPr>
        <w:ind w:firstLine="720"/>
        <w:rPr>
          <w:rFonts w:cs="Arial"/>
          <w:szCs w:val="28"/>
        </w:rPr>
      </w:pPr>
      <w:r>
        <w:rPr>
          <w:rFonts w:cs="Arial"/>
          <w:szCs w:val="28"/>
        </w:rPr>
        <w:t xml:space="preserve">As the world seeks to shift from synthetic pesticides to </w:t>
      </w:r>
      <w:r>
        <w:rPr>
          <w:rFonts w:cs="Arial" w:hint="eastAsia"/>
          <w:szCs w:val="28"/>
        </w:rPr>
        <w:t>environmental-friendly practices</w:t>
      </w:r>
      <w:r>
        <w:rPr>
          <w:rFonts w:cs="Arial"/>
          <w:szCs w:val="28"/>
        </w:rPr>
        <w:t xml:space="preserve"> in agriculture, biocontrol</w:t>
      </w:r>
      <w:ins w:id="6" w:author="CK NTU" w:date="2021-11-04T14:40:00Z">
        <w:r w:rsidR="00A77F1D">
          <w:rPr>
            <w:rFonts w:cs="Arial"/>
            <w:szCs w:val="28"/>
          </w:rPr>
          <w:t>, a farming</w:t>
        </w:r>
      </w:ins>
      <w:r>
        <w:rPr>
          <w:rFonts w:cs="Arial"/>
          <w:szCs w:val="28"/>
        </w:rPr>
        <w:t xml:space="preserve"> practice</w:t>
      </w:r>
      <w:del w:id="7" w:author="CK NTU" w:date="2021-11-04T14:40:00Z">
        <w:r w:rsidDel="00A77F1D">
          <w:rPr>
            <w:rFonts w:cs="Arial"/>
            <w:szCs w:val="28"/>
          </w:rPr>
          <w:delText>s</w:delText>
        </w:r>
      </w:del>
      <w:ins w:id="8" w:author="CK NTU" w:date="2021-11-04T14:40:00Z">
        <w:r w:rsidR="00A77F1D">
          <w:rPr>
            <w:rFonts w:cs="Arial"/>
            <w:szCs w:val="28"/>
          </w:rPr>
          <w:t xml:space="preserve"> with a long history,</w:t>
        </w:r>
      </w:ins>
      <w:r>
        <w:rPr>
          <w:rFonts w:cs="Arial"/>
          <w:szCs w:val="28"/>
        </w:rPr>
        <w:t xml:space="preserve"> </w:t>
      </w:r>
      <w:ins w:id="9" w:author="CK NTU" w:date="2021-11-04T14:41:00Z">
        <w:r w:rsidR="00A77F1D">
          <w:rPr>
            <w:rFonts w:cs="Arial"/>
            <w:szCs w:val="28"/>
          </w:rPr>
          <w:t>has regain</w:t>
        </w:r>
      </w:ins>
      <w:ins w:id="10" w:author="CK NTU" w:date="2021-11-04T14:43:00Z">
        <w:r w:rsidR="00A77F1D">
          <w:rPr>
            <w:rFonts w:cs="Arial"/>
            <w:szCs w:val="28"/>
          </w:rPr>
          <w:t>ed</w:t>
        </w:r>
      </w:ins>
      <w:ins w:id="11" w:author="CK NTU" w:date="2021-11-04T14:41:00Z">
        <w:r w:rsidR="00A77F1D">
          <w:rPr>
            <w:rFonts w:cs="Arial"/>
            <w:szCs w:val="28"/>
          </w:rPr>
          <w:t xml:space="preserve"> </w:t>
        </w:r>
      </w:ins>
      <w:ins w:id="12" w:author="CK NTU" w:date="2021-11-04T14:42:00Z">
        <w:r w:rsidR="00A77F1D">
          <w:rPr>
            <w:rFonts w:cs="Arial"/>
            <w:szCs w:val="28"/>
          </w:rPr>
          <w:t xml:space="preserve">its </w:t>
        </w:r>
      </w:ins>
      <w:ins w:id="13" w:author="CK NTU" w:date="2021-11-04T14:45:00Z">
        <w:r w:rsidR="00954331">
          <w:rPr>
            <w:rFonts w:cs="Arial"/>
            <w:szCs w:val="28"/>
          </w:rPr>
          <w:t>significance</w:t>
        </w:r>
      </w:ins>
      <w:ins w:id="14" w:author="CK NTU" w:date="2021-11-04T14:42:00Z">
        <w:r w:rsidR="00A77F1D">
          <w:rPr>
            <w:rFonts w:cs="Arial"/>
            <w:szCs w:val="28"/>
          </w:rPr>
          <w:t xml:space="preserve"> and serves as </w:t>
        </w:r>
      </w:ins>
      <w:del w:id="15" w:author="CK NTU" w:date="2021-11-04T14:42:00Z">
        <w:r w:rsidDel="00A77F1D">
          <w:rPr>
            <w:rFonts w:cs="Arial"/>
            <w:szCs w:val="28"/>
          </w:rPr>
          <w:delText>provide one of the</w:delText>
        </w:r>
      </w:del>
      <w:ins w:id="16" w:author="CK NTU" w:date="2021-11-04T14:42:00Z">
        <w:r w:rsidR="00A77F1D">
          <w:rPr>
            <w:rFonts w:cs="Arial"/>
            <w:szCs w:val="28"/>
          </w:rPr>
          <w:t>an</w:t>
        </w:r>
      </w:ins>
      <w:r>
        <w:rPr>
          <w:rFonts w:cs="Arial"/>
          <w:szCs w:val="28"/>
        </w:rPr>
        <w:t xml:space="preserve"> important solution</w:t>
      </w:r>
      <w:del w:id="17" w:author="CK NTU" w:date="2021-11-04T14:42:00Z">
        <w:r w:rsidDel="00A77F1D">
          <w:rPr>
            <w:rFonts w:cs="Arial"/>
            <w:szCs w:val="28"/>
          </w:rPr>
          <w:delText>s</w:delText>
        </w:r>
      </w:del>
      <w:r>
        <w:rPr>
          <w:rFonts w:cs="Arial"/>
          <w:szCs w:val="28"/>
        </w:rPr>
        <w:t xml:space="preserve">. To </w:t>
      </w:r>
      <w:r>
        <w:rPr>
          <w:rFonts w:cs="Arial" w:hint="eastAsia"/>
          <w:szCs w:val="28"/>
        </w:rPr>
        <w:t>address</w:t>
      </w:r>
      <w:r>
        <w:rPr>
          <w:rFonts w:cs="Arial"/>
          <w:szCs w:val="28"/>
        </w:rPr>
        <w:t xml:space="preserve"> the concern of using generalist arthropod predators as biocontrol agents</w:t>
      </w:r>
      <w:ins w:id="18" w:author="CK NTU" w:date="2021-11-04T14:46:00Z">
        <w:r w:rsidR="00954331">
          <w:rPr>
            <w:rFonts w:cs="Arial"/>
            <w:szCs w:val="28"/>
          </w:rPr>
          <w:t xml:space="preserve"> (</w:t>
        </w:r>
      </w:ins>
      <w:ins w:id="19" w:author="CK NTU" w:date="2021-11-04T14:47:00Z">
        <w:r w:rsidR="00954331">
          <w:rPr>
            <w:rFonts w:cs="Arial"/>
            <w:szCs w:val="28"/>
          </w:rPr>
          <w:t xml:space="preserve">i.e., </w:t>
        </w:r>
      </w:ins>
      <w:ins w:id="20" w:author="CK NTU" w:date="2021-11-04T14:49:00Z">
        <w:r w:rsidR="00954331">
          <w:rPr>
            <w:rFonts w:cs="Arial"/>
            <w:szCs w:val="28"/>
          </w:rPr>
          <w:t xml:space="preserve">potentially </w:t>
        </w:r>
      </w:ins>
      <w:ins w:id="21" w:author="CK NTU" w:date="2021-11-04T14:47:00Z">
        <w:r w:rsidR="00954331">
          <w:rPr>
            <w:rFonts w:cs="Arial"/>
            <w:szCs w:val="28"/>
          </w:rPr>
          <w:t>switch</w:t>
        </w:r>
      </w:ins>
      <w:ins w:id="22" w:author="CK NTU" w:date="2021-11-04T14:50:00Z">
        <w:r w:rsidR="00954331">
          <w:rPr>
            <w:rFonts w:cs="Arial"/>
            <w:szCs w:val="28"/>
          </w:rPr>
          <w:t>ing diet</w:t>
        </w:r>
      </w:ins>
      <w:ins w:id="23" w:author="CK NTU" w:date="2021-11-04T14:47:00Z">
        <w:r w:rsidR="00954331">
          <w:rPr>
            <w:rFonts w:cs="Arial"/>
            <w:szCs w:val="28"/>
          </w:rPr>
          <w:t xml:space="preserve"> between pests and </w:t>
        </w:r>
      </w:ins>
      <w:ins w:id="24" w:author="CK NTU" w:date="2021-11-04T14:48:00Z">
        <w:r w:rsidR="00954331">
          <w:rPr>
            <w:rFonts w:cs="Arial"/>
            <w:szCs w:val="28"/>
          </w:rPr>
          <w:t>alternative prey</w:t>
        </w:r>
      </w:ins>
      <w:ins w:id="25" w:author="CK NTU" w:date="2021-11-04T14:47:00Z">
        <w:r w:rsidR="00954331">
          <w:rPr>
            <w:rFonts w:cs="Arial"/>
            <w:szCs w:val="28"/>
          </w:rPr>
          <w:t>)</w:t>
        </w:r>
      </w:ins>
      <w:r>
        <w:rPr>
          <w:rFonts w:cs="Arial"/>
          <w:szCs w:val="28"/>
        </w:rPr>
        <w:t>, this study quantified their diet composition</w:t>
      </w:r>
      <w:r>
        <w:rPr>
          <w:rFonts w:cs="Arial" w:hint="eastAsia"/>
          <w:szCs w:val="28"/>
        </w:rPr>
        <w:t>s</w:t>
      </w:r>
      <w:r>
        <w:rPr>
          <w:rFonts w:cs="Arial"/>
          <w:szCs w:val="28"/>
        </w:rPr>
        <w:t xml:space="preserve"> and revealed</w:t>
      </w:r>
      <w:ins w:id="26" w:author="CK NTU" w:date="2021-11-04T15:04:00Z">
        <w:r w:rsidR="00E67FE6">
          <w:rPr>
            <w:rFonts w:cs="Arial"/>
            <w:szCs w:val="28"/>
          </w:rPr>
          <w:t xml:space="preserve"> their</w:t>
        </w:r>
      </w:ins>
      <w:r>
        <w:rPr>
          <w:rFonts w:cs="Arial"/>
          <w:szCs w:val="28"/>
        </w:rPr>
        <w:t xml:space="preserve"> high pest consumption at late crop stages </w:t>
      </w:r>
      <w:ins w:id="27" w:author="CK NTU" w:date="2021-11-04T15:04:00Z">
        <w:r w:rsidR="00593628">
          <w:rPr>
            <w:rFonts w:cs="Arial"/>
            <w:szCs w:val="28"/>
          </w:rPr>
          <w:t xml:space="preserve">consistently </w:t>
        </w:r>
      </w:ins>
      <w:del w:id="28" w:author="CK NTU" w:date="2021-11-04T15:04:00Z">
        <w:r w:rsidDel="00593628">
          <w:rPr>
            <w:rFonts w:cs="Arial" w:hint="eastAsia"/>
            <w:szCs w:val="28"/>
          </w:rPr>
          <w:delText>as well as</w:delText>
        </w:r>
        <w:r w:rsidDel="00593628">
          <w:rPr>
            <w:rFonts w:cs="Arial"/>
            <w:szCs w:val="28"/>
          </w:rPr>
          <w:delText xml:space="preserve"> consistent consumption patterns </w:delText>
        </w:r>
      </w:del>
      <w:r>
        <w:rPr>
          <w:rFonts w:cs="Arial"/>
          <w:szCs w:val="28"/>
        </w:rPr>
        <w:t>over</w:t>
      </w:r>
      <w:ins w:id="29" w:author="CK NTU" w:date="2021-11-04T15:04:00Z">
        <w:r w:rsidR="00593628">
          <w:rPr>
            <w:rFonts w:cs="Arial"/>
            <w:szCs w:val="28"/>
          </w:rPr>
          <w:t xml:space="preserve"> three</w:t>
        </w:r>
      </w:ins>
      <w:r>
        <w:rPr>
          <w:rFonts w:cs="Arial"/>
          <w:szCs w:val="28"/>
        </w:rPr>
        <w:t xml:space="preserve"> years</w:t>
      </w:r>
      <w:ins w:id="30" w:author="CK NTU" w:date="2021-11-04T15:05:00Z">
        <w:r w:rsidR="00593628">
          <w:rPr>
            <w:rFonts w:cs="Arial"/>
            <w:szCs w:val="28"/>
          </w:rPr>
          <w:t xml:space="preserve"> of sampling</w:t>
        </w:r>
      </w:ins>
      <w:r>
        <w:rPr>
          <w:rFonts w:cs="Arial"/>
          <w:szCs w:val="28"/>
        </w:rPr>
        <w:t xml:space="preserve">. </w:t>
      </w:r>
      <w:ins w:id="31" w:author="CK NTU" w:date="2021-11-04T14:52:00Z">
        <w:r w:rsidR="00954331">
          <w:rPr>
            <w:rFonts w:cs="Arial"/>
            <w:szCs w:val="28"/>
          </w:rPr>
          <w:t xml:space="preserve"> </w:t>
        </w:r>
      </w:ins>
      <w:ins w:id="32" w:author="CK NTU" w:date="2021-11-04T15:12:00Z">
        <w:r w:rsidR="0002651C">
          <w:rPr>
            <w:rFonts w:cs="Arial"/>
            <w:szCs w:val="28"/>
          </w:rPr>
          <w:t>In other words,</w:t>
        </w:r>
      </w:ins>
      <w:ins w:id="33" w:author="CK NTU" w:date="2021-11-04T15:06:00Z">
        <w:r w:rsidR="00593628">
          <w:rPr>
            <w:rFonts w:cs="Arial"/>
            <w:szCs w:val="28"/>
          </w:rPr>
          <w:t xml:space="preserve"> these </w:t>
        </w:r>
      </w:ins>
      <w:ins w:id="34" w:author="CK NTU" w:date="2021-11-04T14:52:00Z">
        <w:r w:rsidR="00954331">
          <w:rPr>
            <w:rFonts w:cs="Arial"/>
            <w:szCs w:val="28"/>
          </w:rPr>
          <w:t>generalist predators ac</w:t>
        </w:r>
      </w:ins>
      <w:ins w:id="35" w:author="CK NTU" w:date="2021-11-04T14:53:00Z">
        <w:r w:rsidR="00954331">
          <w:rPr>
            <w:rFonts w:cs="Arial"/>
            <w:szCs w:val="28"/>
          </w:rPr>
          <w:t xml:space="preserve">tually functioned as specialist </w:t>
        </w:r>
      </w:ins>
      <w:ins w:id="36" w:author="CK NTU" w:date="2021-11-04T14:55:00Z">
        <w:r w:rsidR="0026599B">
          <w:rPr>
            <w:rFonts w:cs="Arial"/>
            <w:szCs w:val="28"/>
          </w:rPr>
          <w:t>predators of pests</w:t>
        </w:r>
      </w:ins>
      <w:ins w:id="37" w:author="CK NTU" w:date="2021-11-04T14:53:00Z">
        <w:r w:rsidR="00954331">
          <w:rPr>
            <w:rFonts w:cs="Arial"/>
            <w:szCs w:val="28"/>
          </w:rPr>
          <w:t xml:space="preserve">, </w:t>
        </w:r>
      </w:ins>
      <w:ins w:id="38" w:author="CK NTU" w:date="2021-11-04T15:11:00Z">
        <w:r w:rsidR="0002651C">
          <w:rPr>
            <w:rFonts w:cs="Arial"/>
            <w:szCs w:val="28"/>
          </w:rPr>
          <w:t xml:space="preserve">providing </w:t>
        </w:r>
      </w:ins>
      <w:ins w:id="39" w:author="CK NTU" w:date="2021-11-04T15:12:00Z">
        <w:r w:rsidR="0002651C">
          <w:rPr>
            <w:rFonts w:cs="Arial"/>
            <w:szCs w:val="28"/>
          </w:rPr>
          <w:t xml:space="preserve">strong </w:t>
        </w:r>
      </w:ins>
      <w:ins w:id="40" w:author="CK NTU" w:date="2021-11-04T15:11:00Z">
        <w:r w:rsidR="0002651C">
          <w:rPr>
            <w:rFonts w:cs="Arial"/>
            <w:szCs w:val="28"/>
          </w:rPr>
          <w:t>support</w:t>
        </w:r>
      </w:ins>
      <w:ins w:id="41" w:author="CK NTU" w:date="2021-11-04T15:12:00Z">
        <w:r w:rsidR="0002651C">
          <w:rPr>
            <w:rFonts w:cs="Arial"/>
            <w:szCs w:val="28"/>
          </w:rPr>
          <w:t xml:space="preserve"> for their application in </w:t>
        </w:r>
      </w:ins>
      <w:ins w:id="42" w:author="CK NTU" w:date="2021-11-04T15:14:00Z">
        <w:r w:rsidR="00F34881">
          <w:rPr>
            <w:rFonts w:cs="Arial"/>
            <w:szCs w:val="28"/>
          </w:rPr>
          <w:t xml:space="preserve">sustainable </w:t>
        </w:r>
      </w:ins>
      <w:ins w:id="43" w:author="CK NTU" w:date="2021-11-04T15:12:00Z">
        <w:r w:rsidR="0002651C">
          <w:rPr>
            <w:rFonts w:cs="Arial"/>
            <w:szCs w:val="28"/>
          </w:rPr>
          <w:t>pest management.</w:t>
        </w:r>
      </w:ins>
      <w:del w:id="44" w:author="CK NTU" w:date="2021-11-04T15:15:00Z">
        <w:r w:rsidDel="00F34881">
          <w:rPr>
            <w:rFonts w:cs="Arial"/>
            <w:szCs w:val="28"/>
          </w:rPr>
          <w:delText xml:space="preserve">The results offer valuable insights </w:delText>
        </w:r>
        <w:r w:rsidDel="00F34881">
          <w:rPr>
            <w:rFonts w:cs="Arial" w:hint="eastAsia"/>
            <w:szCs w:val="28"/>
          </w:rPr>
          <w:delText xml:space="preserve">into designing </w:delText>
        </w:r>
        <w:r w:rsidDel="00F34881">
          <w:rPr>
            <w:rFonts w:cs="Arial"/>
            <w:szCs w:val="28"/>
          </w:rPr>
          <w:delText>farming practice</w:delText>
        </w:r>
        <w:r w:rsidDel="00F34881">
          <w:rPr>
            <w:rFonts w:cs="Arial" w:hint="eastAsia"/>
            <w:szCs w:val="28"/>
          </w:rPr>
          <w:delText>s</w:delText>
        </w:r>
        <w:r w:rsidDel="00F34881">
          <w:rPr>
            <w:rFonts w:cs="Arial"/>
            <w:szCs w:val="28"/>
          </w:rPr>
          <w:delText xml:space="preserve"> towards sustainable agriculture.</w:delText>
        </w:r>
      </w:del>
      <w:r>
        <w:rPr>
          <w:rFonts w:cs="Arial"/>
          <w:szCs w:val="28"/>
        </w:rPr>
        <w:t xml:space="preserve">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ins w:id="45" w:author="CK NTU" w:date="2021-11-06T22:45:00Z">
        <w:r w:rsidR="00BB76E4">
          <w:rPr>
            <w:rFonts w:cs="Arial"/>
            <w:szCs w:val="28"/>
          </w:rPr>
          <w:t xml:space="preserve"> an</w:t>
        </w:r>
      </w:ins>
      <w:r>
        <w:rPr>
          <w:rFonts w:cs="Arial" w:hint="eastAsia"/>
          <w:szCs w:val="28"/>
        </w:rPr>
        <w:t xml:space="preserve"> increasing </w:t>
      </w:r>
      <w:r>
        <w:rPr>
          <w:rFonts w:cs="Arial"/>
          <w:szCs w:val="28"/>
        </w:rPr>
        <w:t>proportion</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t>
      </w:r>
      <w:r>
        <w:rPr>
          <w:rFonts w:cs="Arial" w:hint="eastAsia"/>
          <w:szCs w:val="28"/>
        </w:rPr>
        <w:lastRenderedPageBreak/>
        <w:t xml:space="preserve">whereas the proportion of </w:t>
      </w:r>
      <w:ins w:id="46" w:author="CK NTU" w:date="2021-11-04T15:16:00Z">
        <w:r w:rsidR="00F34881">
          <w:rPr>
            <w:rFonts w:cs="Arial"/>
            <w:szCs w:val="28"/>
          </w:rPr>
          <w:t>alternative prey</w:t>
        </w:r>
      </w:ins>
      <w:ins w:id="47" w:author="CK NTU" w:date="2021-11-06T22:53:00Z">
        <w:r w:rsidR="00F44D40">
          <w:rPr>
            <w:rFonts w:cs="Arial"/>
            <w:szCs w:val="28"/>
          </w:rPr>
          <w:t xml:space="preserve"> </w:t>
        </w:r>
      </w:ins>
      <w:ins w:id="48" w:author="CK NTU" w:date="2021-11-04T15:16:00Z">
        <w:r w:rsidR="00F34881">
          <w:rPr>
            <w:rFonts w:cs="Arial"/>
            <w:szCs w:val="28"/>
          </w:rPr>
          <w:t xml:space="preserve">(e.g., </w:t>
        </w:r>
      </w:ins>
      <w:r>
        <w:rPr>
          <w:rFonts w:cs="Arial" w:hint="eastAsia"/>
          <w:szCs w:val="28"/>
        </w:rPr>
        <w:t>detritivores and tourist herbivores</w:t>
      </w:r>
      <w:ins w:id="49" w:author="CK NTU" w:date="2021-11-04T15:16:00Z">
        <w:r w:rsidR="00F34881">
          <w:rPr>
            <w:rFonts w:cs="Arial"/>
            <w:szCs w:val="28"/>
          </w:rPr>
          <w:t>)</w:t>
        </w:r>
      </w:ins>
      <w:ins w:id="50" w:author="CK NTU" w:date="2021-11-06T22:59:00Z">
        <w:r w:rsidR="00F44D40">
          <w:rPr>
            <w:rFonts w:cs="Arial"/>
            <w:szCs w:val="28"/>
          </w:rPr>
          <w:t xml:space="preserve"> in predators’</w:t>
        </w:r>
      </w:ins>
      <w:ins w:id="51" w:author="CK NTU" w:date="2021-11-06T23:00:00Z">
        <w:r w:rsidR="00F44D40">
          <w:rPr>
            <w:rFonts w:cs="Arial"/>
            <w:szCs w:val="28"/>
          </w:rPr>
          <w:t xml:space="preserve"> diet</w:t>
        </w:r>
      </w:ins>
      <w:r>
        <w:rPr>
          <w:rFonts w:cs="Arial" w:hint="eastAsia"/>
          <w:szCs w:val="28"/>
        </w:rPr>
        <w:t xml:space="preserve"> gradually decreased </w:t>
      </w:r>
      <w:ins w:id="52" w:author="CK NTU" w:date="2021-11-06T23:00:00Z">
        <w:r w:rsidR="00F44D40">
          <w:rPr>
            <w:rFonts w:cs="Arial"/>
            <w:szCs w:val="28"/>
          </w:rPr>
          <w:t xml:space="preserve">to </w:t>
        </w:r>
      </w:ins>
      <w:del w:id="53" w:author="CK NTU" w:date="2021-11-06T23:00:00Z">
        <w:r w:rsidDel="00F44D40">
          <w:rPr>
            <w:rFonts w:cs="Arial" w:hint="eastAsia"/>
            <w:szCs w:val="28"/>
          </w:rPr>
          <w:delText>and contribute</w:delText>
        </w:r>
        <w:r w:rsidDel="00F44D40">
          <w:rPr>
            <w:rFonts w:cs="Arial"/>
            <w:szCs w:val="28"/>
          </w:rPr>
          <w:delText>d</w:delText>
        </w:r>
        <w:r w:rsidDel="00F44D40">
          <w:rPr>
            <w:rFonts w:cs="Arial" w:hint="eastAsia"/>
            <w:szCs w:val="28"/>
          </w:rPr>
          <w:delText xml:space="preserve"> </w:delText>
        </w:r>
      </w:del>
      <w:r>
        <w:rPr>
          <w:rFonts w:cs="Arial" w:hint="eastAsia"/>
          <w:szCs w:val="28"/>
        </w:rPr>
        <w:t>less than 10%</w:t>
      </w:r>
      <w:del w:id="54" w:author="CK NTU" w:date="2021-11-06T23:00:00Z">
        <w:r w:rsidDel="00F44D40">
          <w:rPr>
            <w:rFonts w:cs="Arial" w:hint="eastAsia"/>
            <w:szCs w:val="28"/>
          </w:rPr>
          <w:delText xml:space="preserve"> to</w:delText>
        </w:r>
        <w:r w:rsidDel="00F44D40">
          <w:rPr>
            <w:rFonts w:cs="Arial"/>
            <w:szCs w:val="28"/>
          </w:rPr>
          <w:delText xml:space="preserve"> the diet</w:delText>
        </w:r>
      </w:del>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w:t>
      </w:r>
      <w:ins w:id="55" w:author="CK NTU" w:date="2021-11-04T15:25:00Z">
        <w:r w:rsidR="007A2929">
          <w:rPr>
            <w:rFonts w:cs="Arial"/>
            <w:szCs w:val="28"/>
          </w:rPr>
          <w:t xml:space="preserve">over time </w:t>
        </w:r>
      </w:ins>
      <w:r>
        <w:rPr>
          <w:rFonts w:cs="Arial"/>
          <w:szCs w:val="28"/>
        </w:rPr>
        <w:t>suggests</w:t>
      </w:r>
      <w:ins w:id="56" w:author="CK NTU" w:date="2021-11-04T15:28:00Z">
        <w:r w:rsidR="007A2929">
          <w:rPr>
            <w:rFonts w:cs="Arial"/>
            <w:szCs w:val="28"/>
          </w:rPr>
          <w:t xml:space="preserve"> that</w:t>
        </w:r>
      </w:ins>
      <w:r>
        <w:rPr>
          <w:rFonts w:cs="Arial"/>
          <w:szCs w:val="28"/>
        </w:rPr>
        <w:t xml:space="preserve"> </w:t>
      </w:r>
      <w:ins w:id="57" w:author="CK NTU" w:date="2021-11-04T15:28:00Z">
        <w:r w:rsidR="007A2929">
          <w:rPr>
            <w:rFonts w:cs="Arial"/>
            <w:szCs w:val="28"/>
          </w:rPr>
          <w:t>the</w:t>
        </w:r>
      </w:ins>
      <w:del w:id="58" w:author="CK NTU" w:date="2021-11-04T15:28:00Z">
        <w:r w:rsidDel="007A2929">
          <w:rPr>
            <w:rFonts w:cs="Arial"/>
            <w:szCs w:val="28"/>
          </w:rPr>
          <w:delText>increasing</w:delText>
        </w:r>
      </w:del>
      <w:r>
        <w:rPr>
          <w:rFonts w:cs="Arial"/>
          <w:szCs w:val="28"/>
        </w:rPr>
        <w:t xml:space="preserve"> biocontrol value of predators</w:t>
      </w:r>
      <w:ins w:id="59" w:author="CK NTU" w:date="2021-11-04T15:26:00Z">
        <w:r w:rsidR="007A2929">
          <w:rPr>
            <w:rFonts w:cs="Arial"/>
            <w:szCs w:val="28"/>
          </w:rPr>
          <w:t xml:space="preserve"> </w:t>
        </w:r>
      </w:ins>
      <w:ins w:id="60" w:author="CK NTU" w:date="2021-11-04T15:28:00Z">
        <w:r w:rsidR="007A2929">
          <w:rPr>
            <w:rFonts w:cs="Arial"/>
            <w:szCs w:val="28"/>
          </w:rPr>
          <w:t xml:space="preserve">increases </w:t>
        </w:r>
      </w:ins>
      <w:ins w:id="61" w:author="CK NTU" w:date="2021-11-04T15:41:00Z">
        <w:r w:rsidR="00BF0259">
          <w:rPr>
            <w:rFonts w:cs="Arial"/>
            <w:szCs w:val="28"/>
          </w:rPr>
          <w:t xml:space="preserve">toward </w:t>
        </w:r>
      </w:ins>
      <w:ins w:id="62" w:author="CK NTU" w:date="2021-11-04T15:26:00Z">
        <w:r w:rsidR="007A2929">
          <w:rPr>
            <w:rFonts w:cs="Arial"/>
            <w:szCs w:val="28"/>
          </w:rPr>
          <w:t>the</w:t>
        </w:r>
      </w:ins>
      <w:ins w:id="63" w:author="CK NTU" w:date="2021-11-04T15:41:00Z">
        <w:r w:rsidR="00BF0259">
          <w:rPr>
            <w:rFonts w:cs="Arial"/>
            <w:szCs w:val="28"/>
          </w:rPr>
          <w:t xml:space="preserve"> late</w:t>
        </w:r>
      </w:ins>
      <w:ins w:id="64" w:author="CK NTU" w:date="2021-11-04T15:26:00Z">
        <w:r w:rsidR="007A2929">
          <w:rPr>
            <w:rFonts w:cs="Arial"/>
            <w:szCs w:val="28"/>
          </w:rPr>
          <w:t xml:space="preserve"> crop </w:t>
        </w:r>
      </w:ins>
      <w:ins w:id="65" w:author="CK NTU" w:date="2021-11-04T15:42:00Z">
        <w:r w:rsidR="00BF0259">
          <w:rPr>
            <w:rFonts w:cs="Arial"/>
            <w:szCs w:val="28"/>
          </w:rPr>
          <w:t>stages</w:t>
        </w:r>
      </w:ins>
      <w:del w:id="66" w:author="CK NTU" w:date="2021-11-04T15:25:00Z">
        <w:r w:rsidDel="007A2929">
          <w:rPr>
            <w:rFonts w:cs="Arial"/>
            <w:szCs w:val="28"/>
          </w:rPr>
          <w:delText xml:space="preserve"> over time</w:delText>
        </w:r>
      </w:del>
      <w:del w:id="67" w:author="CK NTU" w:date="2021-11-04T15:28:00Z">
        <w:r w:rsidDel="007A2929">
          <w:rPr>
            <w:rFonts w:cs="Arial"/>
            <w:szCs w:val="28"/>
          </w:rPr>
          <w:delText>,</w:delText>
        </w:r>
      </w:del>
      <w:ins w:id="68" w:author="CK NTU" w:date="2021-11-04T15:28:00Z">
        <w:r w:rsidR="007A2929">
          <w:rPr>
            <w:rFonts w:cs="Arial"/>
            <w:szCs w:val="28"/>
          </w:rPr>
          <w:t xml:space="preserve"> and</w:t>
        </w:r>
      </w:ins>
      <w:r>
        <w:rPr>
          <w:rFonts w:cs="Arial"/>
          <w:szCs w:val="28"/>
        </w:rPr>
        <w:t xml:space="preserve"> </w:t>
      </w:r>
      <w:ins w:id="69" w:author="CK NTU" w:date="2021-11-04T15:22:00Z">
        <w:r w:rsidR="00F34881">
          <w:rPr>
            <w:rFonts w:cs="Arial"/>
            <w:szCs w:val="28"/>
          </w:rPr>
          <w:t>peak</w:t>
        </w:r>
      </w:ins>
      <w:ins w:id="70" w:author="CK NTU" w:date="2021-11-04T15:28:00Z">
        <w:r w:rsidR="007A2929">
          <w:rPr>
            <w:rFonts w:cs="Arial"/>
            <w:szCs w:val="28"/>
          </w:rPr>
          <w:t>s</w:t>
        </w:r>
      </w:ins>
      <w:ins w:id="71" w:author="CK NTU" w:date="2021-11-04T15:22:00Z">
        <w:r w:rsidR="00F34881">
          <w:rPr>
            <w:rFonts w:cs="Arial"/>
            <w:szCs w:val="28"/>
          </w:rPr>
          <w:t xml:space="preserve"> when things matter</w:t>
        </w:r>
      </w:ins>
      <w:ins w:id="72" w:author="CK NTU" w:date="2021-11-04T15:28:00Z">
        <w:r w:rsidR="007A2929">
          <w:rPr>
            <w:rFonts w:cs="Arial"/>
            <w:szCs w:val="28"/>
          </w:rPr>
          <w:t xml:space="preserve"> most </w:t>
        </w:r>
      </w:ins>
      <w:ins w:id="73" w:author="CK NTU" w:date="2021-11-04T15:38:00Z">
        <w:r w:rsidR="00D239B3">
          <w:rPr>
            <w:rFonts w:cs="Arial"/>
            <w:szCs w:val="28"/>
          </w:rPr>
          <w:t>to</w:t>
        </w:r>
      </w:ins>
      <w:ins w:id="74" w:author="CK NTU" w:date="2021-11-04T15:39:00Z">
        <w:r w:rsidR="00D239B3">
          <w:rPr>
            <w:rFonts w:cs="Arial"/>
            <w:szCs w:val="28"/>
          </w:rPr>
          <w:t xml:space="preserve"> crop</w:t>
        </w:r>
      </w:ins>
      <w:ins w:id="75" w:author="CK NTU" w:date="2021-11-04T15:38:00Z">
        <w:r w:rsidR="00D239B3">
          <w:rPr>
            <w:rFonts w:cs="Arial"/>
            <w:szCs w:val="28"/>
          </w:rPr>
          <w:t xml:space="preserve"> production</w:t>
        </w:r>
      </w:ins>
      <w:del w:id="76" w:author="CK NTU" w:date="2021-11-04T15:29:00Z">
        <w:r w:rsidDel="007A2929">
          <w:rPr>
            <w:rFonts w:cs="Arial"/>
            <w:szCs w:val="28"/>
          </w:rPr>
          <w:delText>particularly during the later crop season where they fed predominantly on rice pests</w:delText>
        </w:r>
      </w:del>
      <w:r>
        <w:rPr>
          <w:rFonts w:cs="Arial"/>
          <w:szCs w:val="28"/>
        </w:rPr>
        <w:t>.</w:t>
      </w:r>
      <w:ins w:id="77" w:author="CK NTU" w:date="2021-11-06T23:07:00Z">
        <w:r w:rsidR="00CA38F3">
          <w:rPr>
            <w:rFonts w:cs="Arial"/>
            <w:szCs w:val="28"/>
          </w:rPr>
          <w:t xml:space="preserve"> </w:t>
        </w:r>
      </w:ins>
      <w:del w:id="78" w:author="CK NTU" w:date="2021-11-06T23:06:00Z">
        <w:r w:rsidDel="00CA38F3">
          <w:rPr>
            <w:rFonts w:cs="Arial"/>
            <w:szCs w:val="28"/>
          </w:rPr>
          <w:delText xml:space="preserve"> </w:delText>
        </w:r>
      </w:del>
      <w:del w:id="79" w:author="CK NTU" w:date="2021-11-04T16:00:00Z">
        <w:r w:rsidDel="00503F04">
          <w:rPr>
            <w:rFonts w:cs="Arial" w:hint="eastAsia"/>
            <w:szCs w:val="28"/>
          </w:rPr>
          <w:delText xml:space="preserve">Interestingly, </w:delText>
        </w:r>
      </w:del>
      <w:ins w:id="80" w:author="CK NTU" w:date="2021-11-04T16:00:00Z">
        <w:r w:rsidR="00503F04">
          <w:rPr>
            <w:rFonts w:cs="Arial"/>
            <w:szCs w:val="28"/>
          </w:rPr>
          <w:t xml:space="preserve">Note that </w:t>
        </w:r>
      </w:ins>
      <w:r>
        <w:rPr>
          <w:rFonts w:cs="Arial" w:hint="eastAsia"/>
          <w:szCs w:val="28"/>
        </w:rPr>
        <w:t xml:space="preserve">generalist predators </w:t>
      </w:r>
      <w:del w:id="81" w:author="CK NTU" w:date="2021-11-06T23:08:00Z">
        <w:r w:rsidDel="00CA38F3">
          <w:rPr>
            <w:rFonts w:cs="Arial" w:hint="eastAsia"/>
            <w:szCs w:val="28"/>
          </w:rPr>
          <w:delText>are known</w:delText>
        </w:r>
      </w:del>
      <w:ins w:id="82" w:author="CK NTU" w:date="2021-11-06T23:08:00Z">
        <w:r w:rsidR="00CA38F3">
          <w:rPr>
            <w:rFonts w:cs="Arial"/>
            <w:szCs w:val="28"/>
          </w:rPr>
          <w:t>have been reported</w:t>
        </w:r>
      </w:ins>
      <w:r>
        <w:rPr>
          <w:rFonts w:cs="Arial" w:hint="eastAsia"/>
          <w:szCs w:val="28"/>
        </w:rPr>
        <w:t xml:space="preserve"> to </w:t>
      </w:r>
      <w:ins w:id="83" w:author="CK NTU" w:date="2021-11-06T23:21:00Z">
        <w:r w:rsidR="00C05F29">
          <w:rPr>
            <w:rFonts w:cs="Arial"/>
            <w:szCs w:val="28"/>
          </w:rPr>
          <w:t xml:space="preserve">opportunistically </w:t>
        </w:r>
      </w:ins>
      <w:r>
        <w:rPr>
          <w:rFonts w:cs="Arial" w:hint="eastAsia"/>
          <w:szCs w:val="28"/>
        </w:rPr>
        <w:t>exploit a wide range of prey items</w:t>
      </w:r>
      <w:r>
        <w:rPr>
          <w:rFonts w:cs="Arial"/>
          <w:szCs w:val="28"/>
        </w:rPr>
        <w:t xml:space="preserve"> </w:t>
      </w:r>
      <w:r w:rsidR="00460FBE">
        <w:rPr>
          <w:rFonts w:cs="Arial"/>
          <w:szCs w:val="28"/>
        </w:rPr>
        <w:fldChar w:fldCharType="begin"/>
      </w:r>
      <w:r>
        <w:rPr>
          <w:rFonts w:cs="Arial"/>
          <w:szCs w:val="28"/>
        </w:rPr>
        <w:instrText xml:space="preserve"> ADDIN EN.CITE &lt;EndNote&gt;&lt;Cite&gt;&lt;Author&gt;Prasad&lt;/Author&gt;&lt;Year&gt;2006&lt;/Year&gt;&lt;RecNum&gt;92&lt;/RecNum&gt;&lt;DisplayText&gt;(Albajes and Alomar 1999, Prasad and Snyder 2006)&lt;/DisplayText&gt;&lt;record&gt;&lt;rec-number&gt;92&lt;/rec-number&gt;&lt;foreign-keys&gt;&lt;key app="EN" db-id="2vstfap51s9ztmea0af5fa9f5v90srreddde" timestamp="1631004411"&gt;92&lt;/key&gt;&lt;/foreign-keys&gt;&lt;ref-type name="Journal Article"&gt;17&lt;/ref-type&gt;&lt;contributors&gt;&lt;authors&gt;&lt;author&gt;Prasad, RP&lt;/author&gt;&lt;author&gt;Snyder, WE&lt;/author&gt;&lt;/authors&gt;&lt;/contributors&gt;&lt;titles&gt;&lt;title&gt;Polyphagy complicates conservation biological control that targets generalist predators&lt;/title&gt;&lt;secondary-title&gt;Journal of Applied Ecology&lt;/secondary-title&gt;&lt;/titles&gt;&lt;periodical&gt;&lt;full-title&gt;Journal of Applied Ecology&lt;/full-title&gt;&lt;/periodical&gt;&lt;pages&gt;343-352&lt;/pages&gt;&lt;volume&gt;43&lt;/volume&gt;&lt;number&gt;2&lt;/number&gt;&lt;dates&gt;&lt;year&gt;2006&lt;/year&gt;&lt;/dates&gt;&lt;isbn&gt;0021-8901&lt;/isbn&gt;&lt;urls&gt;&lt;/urls&gt;&lt;/record&gt;&lt;/Cite&gt;&lt;Cite&gt;&lt;Author&gt;Albajes&lt;/Author&gt;&lt;Year&gt;1999&lt;/Year&gt;&lt;RecNum&gt;93&lt;/RecNum&gt;&lt;record&gt;&lt;rec-number&gt;93&lt;/rec-number&gt;&lt;foreign-keys&gt;&lt;key app="EN" db-id="2vstfap51s9ztmea0af5fa9f5v90srreddde" timestamp="1631004448"&gt;93&lt;/key&gt;&lt;/foreign-keys&gt;&lt;ref-type name="Book Section"&gt;5&lt;/ref-type&gt;&lt;contributors&gt;&lt;authors&gt;&lt;author&gt;Albajes, Ramon&lt;/author&gt;&lt;author&gt;Alomar, Òscar&lt;/author&gt;&lt;/authors&gt;&lt;/contributors&gt;&lt;titles&gt;&lt;title&gt;Current and potential use of polyphagous predators&lt;/title&gt;&lt;secondary-title&gt;Integrated pest and disease management in greenhouse crops&lt;/secondary-title&gt;&lt;/titles&gt;&lt;pages&gt;265-275&lt;/pages&gt;&lt;dates&gt;&lt;year&gt;1999&lt;/year&gt;&lt;/dates&gt;&lt;publisher&gt;Springer&lt;/publisher&gt;&lt;urls&gt;&lt;/urls&gt;&lt;/record&gt;&lt;/Cite&gt;&lt;/EndNote&gt;</w:instrText>
      </w:r>
      <w:r w:rsidR="00460FBE">
        <w:rPr>
          <w:rFonts w:cs="Arial"/>
          <w:szCs w:val="28"/>
        </w:rPr>
        <w:fldChar w:fldCharType="separate"/>
      </w:r>
      <w:r>
        <w:rPr>
          <w:rFonts w:cs="Arial"/>
          <w:szCs w:val="28"/>
        </w:rPr>
        <w:t>(Albajes and Alomar 1999, Prasad and Snyder 2006)</w:t>
      </w:r>
      <w:r w:rsidR="00460FBE">
        <w:rPr>
          <w:rFonts w:cs="Arial"/>
          <w:szCs w:val="28"/>
        </w:rPr>
        <w:fldChar w:fldCharType="end"/>
      </w:r>
      <w:ins w:id="84" w:author="CK NTU" w:date="2021-11-06T23:22:00Z">
        <w:r w:rsidR="00C05F29" w:rsidRPr="00C05F29">
          <w:rPr>
            <w:rFonts w:cs="Arial"/>
            <w:szCs w:val="28"/>
          </w:rPr>
          <w:t xml:space="preserve"> </w:t>
        </w:r>
        <w:r w:rsidR="00C05F29">
          <w:rPr>
            <w:rFonts w:cs="Arial"/>
            <w:szCs w:val="28"/>
          </w:rPr>
          <w:fldChar w:fldCharType="begin"/>
        </w:r>
        <w:r w:rsidR="00C05F29">
          <w:rPr>
            <w:rFonts w:cs="Arial"/>
            <w:szCs w:val="28"/>
          </w:rPr>
          <w:instrText xml:space="preserve"> ADDIN EN.CITE &lt;EndNote&gt;&lt;Cite&gt;&lt;Author&gt;Roubinet&lt;/Author&gt;&lt;Year&gt;2018&lt;/Year&gt;&lt;RecNum&gt;103&lt;/RecNum&gt;&lt;DisplayText&gt;(Roubinet et al. 2018)&lt;/DisplayText&gt;&lt;record&gt;&lt;rec-number&gt;103&lt;/rec-number&gt;&lt;foreign-keys&gt;&lt;key app="EN" db-id="2vstfap51s9ztmea0af5fa9f5v90srreddde" timestamp="1631805938"&gt;103&lt;/key&gt;&lt;/foreign-keys&gt;&lt;ref-type name="Journal Article"&gt;17&lt;/ref-type&gt;&lt;contributors&gt;&lt;authors&gt;&lt;author&gt;Roubinet, Eve&lt;/author&gt;&lt;author&gt;Jonsson, Tomas&lt;/author&gt;&lt;author&gt;Malsher, Gerard&lt;/author&gt;&lt;author&gt;Staudacher, Karin&lt;/author&gt;&lt;author&gt;Traugott, Michael&lt;/author&gt;&lt;author&gt;Ekbom, Barbara&lt;/author&gt;&lt;author&gt;Jonsson, Mattias&lt;/author&gt;&lt;/authors&gt;&lt;/contributors&gt;&lt;titles&gt;&lt;title&gt;High redundancy as well as complementary prey choice characterize generalist predator food webs in agroecosystems&lt;/title&gt;&lt;secondary-title&gt;Scientific reports&lt;/secondary-title&gt;&lt;/titles&gt;&lt;periodical&gt;&lt;full-title&gt;Scientific Reports&lt;/full-title&gt;&lt;/periodical&gt;&lt;pages&gt;1-10&lt;/pages&gt;&lt;volume&gt;8&lt;/volume&gt;&lt;number&gt;1&lt;/number&gt;&lt;dates&gt;&lt;year&gt;2018&lt;/year&gt;&lt;/dates&gt;&lt;isbn&gt;2045-2322&lt;/isbn&gt;&lt;urls&gt;&lt;/urls&gt;&lt;/record&gt;&lt;/Cite&gt;&lt;/EndNote&gt;</w:instrText>
        </w:r>
        <w:r w:rsidR="00C05F29">
          <w:rPr>
            <w:rFonts w:cs="Arial"/>
            <w:szCs w:val="28"/>
          </w:rPr>
          <w:fldChar w:fldCharType="separate"/>
        </w:r>
        <w:r w:rsidR="00C05F29">
          <w:rPr>
            <w:rFonts w:cs="Arial"/>
            <w:szCs w:val="28"/>
          </w:rPr>
          <w:t>(Roubinet et al. 2018)</w:t>
        </w:r>
        <w:r w:rsidR="00C05F29">
          <w:rPr>
            <w:rFonts w:cs="Arial"/>
            <w:szCs w:val="28"/>
          </w:rPr>
          <w:fldChar w:fldCharType="end"/>
        </w:r>
      </w:ins>
      <w:r>
        <w:rPr>
          <w:rFonts w:cs="Arial" w:hint="eastAsia"/>
          <w:szCs w:val="28"/>
        </w:rPr>
        <w:t xml:space="preserve">, </w:t>
      </w:r>
      <w:r>
        <w:rPr>
          <w:rFonts w:cs="Arial"/>
          <w:szCs w:val="28"/>
        </w:rPr>
        <w:t xml:space="preserve">yet </w:t>
      </w:r>
      <w:r>
        <w:rPr>
          <w:rFonts w:cs="Arial" w:hint="eastAsia"/>
          <w:szCs w:val="28"/>
        </w:rPr>
        <w:t xml:space="preserve">our </w:t>
      </w:r>
      <w:del w:id="85" w:author="CK NTU" w:date="2021-11-04T16:01:00Z">
        <w:r w:rsidDel="00503F04">
          <w:rPr>
            <w:rFonts w:cs="Arial" w:hint="eastAsia"/>
            <w:szCs w:val="28"/>
          </w:rPr>
          <w:delText>diet analysis indeed</w:delText>
        </w:r>
      </w:del>
      <w:ins w:id="86" w:author="CK NTU" w:date="2021-11-06T23:13:00Z">
        <w:r w:rsidR="00CA38F3">
          <w:rPr>
            <w:rFonts w:cs="Arial"/>
            <w:szCs w:val="28"/>
          </w:rPr>
          <w:t xml:space="preserve">stable isotopic </w:t>
        </w:r>
      </w:ins>
      <w:ins w:id="87" w:author="CK NTU" w:date="2021-11-04T16:01:00Z">
        <w:r w:rsidR="00503F04">
          <w:rPr>
            <w:rFonts w:cs="Arial"/>
            <w:szCs w:val="28"/>
          </w:rPr>
          <w:t>results</w:t>
        </w:r>
      </w:ins>
      <w:r>
        <w:rPr>
          <w:rFonts w:cs="Arial" w:hint="eastAsia"/>
          <w:szCs w:val="28"/>
        </w:rPr>
        <w:t xml:space="preserve"> </w:t>
      </w:r>
      <w:del w:id="88" w:author="CK NTU" w:date="2021-11-04T16:01:00Z">
        <w:r w:rsidDel="00503F04">
          <w:rPr>
            <w:rFonts w:cs="Arial" w:hint="eastAsia"/>
            <w:szCs w:val="28"/>
          </w:rPr>
          <w:delText>reveal</w:delText>
        </w:r>
        <w:r w:rsidDel="00503F04">
          <w:rPr>
            <w:rFonts w:cs="Arial"/>
            <w:szCs w:val="28"/>
          </w:rPr>
          <w:delText>e</w:delText>
        </w:r>
      </w:del>
      <w:ins w:id="89" w:author="CK NTU" w:date="2021-11-04T16:01:00Z">
        <w:r w:rsidR="00503F04">
          <w:rPr>
            <w:rFonts w:cs="Arial"/>
            <w:szCs w:val="28"/>
          </w:rPr>
          <w:t>provide</w:t>
        </w:r>
      </w:ins>
      <w:del w:id="90" w:author="CK NTU" w:date="2021-11-04T16:01:00Z">
        <w:r w:rsidDel="00503F04">
          <w:rPr>
            <w:rFonts w:cs="Arial"/>
            <w:szCs w:val="28"/>
          </w:rPr>
          <w:delText>d</w:delText>
        </w:r>
      </w:del>
      <w:r>
        <w:rPr>
          <w:rFonts w:cs="Arial" w:hint="eastAsia"/>
          <w:szCs w:val="28"/>
        </w:rPr>
        <w:t xml:space="preserve"> a </w:t>
      </w:r>
      <w:del w:id="91" w:author="CK NTU" w:date="2021-11-04T16:02:00Z">
        <w:r w:rsidDel="00503F04">
          <w:rPr>
            <w:rFonts w:cs="Arial" w:hint="eastAsia"/>
            <w:szCs w:val="28"/>
          </w:rPr>
          <w:delText>previously</w:delText>
        </w:r>
      </w:del>
      <w:r>
        <w:rPr>
          <w:rFonts w:cs="Arial" w:hint="eastAsia"/>
          <w:szCs w:val="28"/>
        </w:rPr>
        <w:t xml:space="preserve"> </w:t>
      </w:r>
      <w:ins w:id="92" w:author="CK NTU" w:date="2021-11-04T16:03:00Z">
        <w:r w:rsidR="00503F04">
          <w:rPr>
            <w:rFonts w:cs="Arial"/>
            <w:szCs w:val="28"/>
          </w:rPr>
          <w:t xml:space="preserve">novel </w:t>
        </w:r>
      </w:ins>
      <w:del w:id="93" w:author="CK NTU" w:date="2021-11-04T16:03:00Z">
        <w:r w:rsidDel="00503F04">
          <w:rPr>
            <w:rFonts w:cs="Arial" w:hint="eastAsia"/>
            <w:szCs w:val="28"/>
          </w:rPr>
          <w:delText xml:space="preserve">under-appreciated </w:delText>
        </w:r>
      </w:del>
      <w:r>
        <w:rPr>
          <w:rFonts w:cs="Arial" w:hint="eastAsia"/>
          <w:szCs w:val="28"/>
        </w:rPr>
        <w:t xml:space="preserve">aspect of </w:t>
      </w:r>
      <w:r>
        <w:rPr>
          <w:rFonts w:cs="Arial"/>
          <w:szCs w:val="28"/>
        </w:rPr>
        <w:t xml:space="preserve">their </w:t>
      </w:r>
      <w:ins w:id="94" w:author="CK NTU" w:date="2021-11-06T23:23:00Z">
        <w:r w:rsidR="00C05F29">
          <w:rPr>
            <w:rFonts w:cs="Arial"/>
            <w:szCs w:val="28"/>
          </w:rPr>
          <w:t>functional role</w:t>
        </w:r>
      </w:ins>
      <w:del w:id="95" w:author="CK NTU" w:date="2021-11-06T23:23:00Z">
        <w:r w:rsidDel="00C05F29">
          <w:rPr>
            <w:rFonts w:cs="Arial"/>
            <w:szCs w:val="28"/>
          </w:rPr>
          <w:delText>feeding habits</w:delText>
        </w:r>
      </w:del>
      <w:ins w:id="96" w:author="CK NTU" w:date="2021-11-06T23:23:00Z">
        <w:r w:rsidR="00C05F29">
          <w:rPr>
            <w:rFonts w:cs="Arial"/>
            <w:szCs w:val="28"/>
          </w:rPr>
          <w:t xml:space="preserve"> </w:t>
        </w:r>
      </w:ins>
      <w:r>
        <w:rPr>
          <w:rFonts w:cs="Arial"/>
          <w:szCs w:val="28"/>
        </w:rPr>
        <w:t>—</w:t>
      </w:r>
      <w:ins w:id="97" w:author="CK NTU" w:date="2021-11-06T23:23:00Z">
        <w:r w:rsidR="00C05F29">
          <w:rPr>
            <w:rFonts w:cs="Arial"/>
            <w:szCs w:val="28"/>
          </w:rPr>
          <w:t xml:space="preserve"> </w:t>
        </w:r>
      </w:ins>
      <w:del w:id="98" w:author="CK NTU" w:date="2021-11-06T23:15:00Z">
        <w:r w:rsidDel="00CA38F3">
          <w:rPr>
            <w:rFonts w:cs="Arial"/>
            <w:szCs w:val="28"/>
          </w:rPr>
          <w:delText xml:space="preserve">a </w:delText>
        </w:r>
      </w:del>
      <w:r>
        <w:rPr>
          <w:rFonts w:cs="Arial"/>
          <w:szCs w:val="28"/>
        </w:rPr>
        <w:t>generalist</w:t>
      </w:r>
      <w:ins w:id="99" w:author="CK NTU" w:date="2021-11-06T23:15:00Z">
        <w:r w:rsidR="00CA38F3">
          <w:rPr>
            <w:rFonts w:cs="Arial"/>
            <w:szCs w:val="28"/>
          </w:rPr>
          <w:t>s</w:t>
        </w:r>
      </w:ins>
      <w:r>
        <w:rPr>
          <w:rFonts w:cs="Arial"/>
          <w:szCs w:val="28"/>
        </w:rPr>
        <w:t xml:space="preserve"> </w:t>
      </w:r>
      <w:del w:id="100" w:author="CK NTU" w:date="2021-11-06T23:15:00Z">
        <w:r w:rsidDel="00CA38F3">
          <w:rPr>
            <w:rFonts w:cs="Arial"/>
            <w:szCs w:val="28"/>
          </w:rPr>
          <w:delText>by nature</w:delText>
        </w:r>
      </w:del>
      <w:ins w:id="101" w:author="CK NTU" w:date="2021-11-06T23:15:00Z">
        <w:r w:rsidR="00CA38F3">
          <w:rPr>
            <w:rFonts w:cs="Arial"/>
            <w:szCs w:val="28"/>
          </w:rPr>
          <w:t>in agroecosystem</w:t>
        </w:r>
      </w:ins>
      <w:r>
        <w:rPr>
          <w:rFonts w:cs="Arial"/>
          <w:szCs w:val="28"/>
        </w:rPr>
        <w:t xml:space="preserve"> </w:t>
      </w:r>
      <w:ins w:id="102" w:author="CK NTU" w:date="2021-11-06T23:16:00Z">
        <w:r w:rsidR="00CA38F3">
          <w:rPr>
            <w:rFonts w:cs="Arial"/>
            <w:szCs w:val="28"/>
          </w:rPr>
          <w:t xml:space="preserve">may </w:t>
        </w:r>
      </w:ins>
      <w:del w:id="103" w:author="CK NTU" w:date="2021-11-06T23:17:00Z">
        <w:r w:rsidDel="00C05F29">
          <w:rPr>
            <w:rFonts w:cs="Arial"/>
            <w:szCs w:val="28"/>
          </w:rPr>
          <w:delText xml:space="preserve">could </w:delText>
        </w:r>
      </w:del>
      <w:r>
        <w:rPr>
          <w:rFonts w:cs="Arial"/>
          <w:szCs w:val="28"/>
        </w:rPr>
        <w:t xml:space="preserve">become </w:t>
      </w:r>
      <w:del w:id="104" w:author="CK NTU" w:date="2021-11-06T23:23:00Z">
        <w:r w:rsidDel="00C05F29">
          <w:rPr>
            <w:rFonts w:cs="Arial"/>
            <w:szCs w:val="28"/>
          </w:rPr>
          <w:delText xml:space="preserve">a </w:delText>
        </w:r>
      </w:del>
      <w:r>
        <w:rPr>
          <w:rFonts w:cs="Arial"/>
          <w:szCs w:val="28"/>
        </w:rPr>
        <w:t>specialist</w:t>
      </w:r>
      <w:ins w:id="105" w:author="CK NTU" w:date="2021-11-06T23:24:00Z">
        <w:r w:rsidR="00C05F29">
          <w:rPr>
            <w:rFonts w:cs="Arial"/>
            <w:szCs w:val="28"/>
          </w:rPr>
          <w:t>s</w:t>
        </w:r>
      </w:ins>
      <w:r>
        <w:rPr>
          <w:rFonts w:cs="Arial"/>
          <w:szCs w:val="28"/>
        </w:rPr>
        <w:t xml:space="preserve"> </w:t>
      </w:r>
      <w:ins w:id="106" w:author="CK NTU" w:date="2021-11-06T23:17:00Z">
        <w:r w:rsidR="00C05F29">
          <w:rPr>
            <w:rFonts w:cs="Arial"/>
            <w:szCs w:val="28"/>
          </w:rPr>
          <w:t>in late crop stages</w:t>
        </w:r>
      </w:ins>
      <w:del w:id="107" w:author="CK NTU" w:date="2021-11-04T16:04:00Z">
        <w:r w:rsidDel="004D7A54">
          <w:rPr>
            <w:rFonts w:cs="Arial"/>
            <w:szCs w:val="28"/>
          </w:rPr>
          <w:delText xml:space="preserve">in </w:delText>
        </w:r>
      </w:del>
      <w:del w:id="108" w:author="CK NTU" w:date="2021-11-04T16:05:00Z">
        <w:r w:rsidDel="004D7A54">
          <w:rPr>
            <w:rFonts w:cs="Arial"/>
            <w:szCs w:val="28"/>
          </w:rPr>
          <w:delText>function</w:delText>
        </w:r>
      </w:del>
      <w:del w:id="109" w:author="CK NTU" w:date="2021-11-04T16:06:00Z">
        <w:r w:rsidDel="004D7A54">
          <w:rPr>
            <w:rFonts w:cs="Arial"/>
            <w:szCs w:val="28"/>
          </w:rPr>
          <w:delText xml:space="preserve"> </w:delText>
        </w:r>
      </w:del>
      <w:del w:id="110" w:author="CK NTU" w:date="2021-11-06T23:18:00Z">
        <w:r w:rsidDel="00C05F29">
          <w:rPr>
            <w:rFonts w:cs="Arial"/>
            <w:szCs w:val="28"/>
          </w:rPr>
          <w:delText>depending on the context</w:delText>
        </w:r>
      </w:del>
      <w:r>
        <w:rPr>
          <w:rFonts w:cs="Arial" w:hint="eastAsia"/>
          <w:szCs w:val="28"/>
        </w:rPr>
        <w:t>. This</w:t>
      </w:r>
      <w:ins w:id="111" w:author="CK NTU" w:date="2021-11-06T23:19:00Z">
        <w:r w:rsidR="00C05F29">
          <w:rPr>
            <w:rFonts w:cs="Arial"/>
            <w:szCs w:val="28"/>
          </w:rPr>
          <w:t xml:space="preserve"> could be because </w:t>
        </w:r>
      </w:ins>
      <w:ins w:id="112" w:author="CK NTU" w:date="2021-11-06T23:20:00Z">
        <w:r w:rsidR="00C05F29">
          <w:rPr>
            <w:rFonts w:cs="Arial"/>
            <w:szCs w:val="28"/>
          </w:rPr>
          <w:t>of</w:t>
        </w:r>
      </w:ins>
      <w:ins w:id="113" w:author="CK NTU" w:date="2021-11-06T23:26:00Z">
        <w:r w:rsidR="007041FC">
          <w:rPr>
            <w:rFonts w:cs="Arial"/>
            <w:szCs w:val="28"/>
          </w:rPr>
          <w:t xml:space="preserve"> a </w:t>
        </w:r>
      </w:ins>
      <w:ins w:id="114" w:author="CK NTU" w:date="2021-11-06T23:20:00Z">
        <w:r w:rsidR="00C05F29">
          <w:rPr>
            <w:rFonts w:cs="Arial"/>
            <w:szCs w:val="28"/>
          </w:rPr>
          <w:t>higher</w:t>
        </w:r>
      </w:ins>
      <w:r>
        <w:rPr>
          <w:rFonts w:cs="Arial" w:hint="eastAsia"/>
          <w:szCs w:val="28"/>
        </w:rPr>
        <w:t xml:space="preserve"> </w:t>
      </w:r>
      <w:del w:id="115" w:author="CK NTU" w:date="2021-11-06T23:25:00Z">
        <w:r w:rsidDel="00C05F29">
          <w:rPr>
            <w:rFonts w:cs="Arial" w:hint="eastAsia"/>
            <w:szCs w:val="28"/>
          </w:rPr>
          <w:delText>temporary switch in foraging habits may arise if predators encounter and capture prey in a considerably random fashion, that is, prey consumption depends largely on prey availability. For example, a study on aphid pests and generalist predators</w:delText>
        </w:r>
        <w:r w:rsidDel="00C05F29">
          <w:rPr>
            <w:rFonts w:cs="Arial"/>
            <w:szCs w:val="28"/>
          </w:rPr>
          <w:delText xml:space="preserve"> </w:delText>
        </w:r>
        <w:r w:rsidDel="00C05F29">
          <w:rPr>
            <w:rFonts w:cs="Arial" w:hint="eastAsia"/>
            <w:szCs w:val="28"/>
          </w:rPr>
          <w:delText>revealed</w:delText>
        </w:r>
        <w:r w:rsidDel="00C05F29">
          <w:rPr>
            <w:rFonts w:cs="Arial"/>
            <w:szCs w:val="28"/>
          </w:rPr>
          <w:delText xml:space="preserve"> within-season variation</w:delText>
        </w:r>
        <w:r w:rsidDel="00C05F29">
          <w:rPr>
            <w:rFonts w:cs="Arial" w:hint="eastAsia"/>
            <w:szCs w:val="28"/>
          </w:rPr>
          <w:delText>s</w:delText>
        </w:r>
        <w:r w:rsidDel="00C05F29">
          <w:rPr>
            <w:rFonts w:cs="Arial"/>
            <w:szCs w:val="28"/>
          </w:rPr>
          <w:delText xml:space="preserve"> in</w:delText>
        </w:r>
        <w:r w:rsidDel="00C05F29">
          <w:rPr>
            <w:rFonts w:cs="Arial" w:hint="eastAsia"/>
            <w:szCs w:val="28"/>
          </w:rPr>
          <w:delText xml:space="preserve"> their</w:delText>
        </w:r>
        <w:r w:rsidDel="00C05F29">
          <w:rPr>
            <w:rFonts w:cs="Arial"/>
            <w:szCs w:val="28"/>
          </w:rPr>
          <w:delText xml:space="preserve"> interaction strength</w:delText>
        </w:r>
        <w:r w:rsidDel="00C05F29">
          <w:rPr>
            <w:rFonts w:cs="Arial" w:hint="eastAsia"/>
            <w:szCs w:val="28"/>
          </w:rPr>
          <w:delText xml:space="preserve">, which was likely due to the changes in </w:delText>
        </w:r>
      </w:del>
      <w:r>
        <w:rPr>
          <w:rFonts w:cs="Arial"/>
          <w:szCs w:val="28"/>
        </w:rPr>
        <w:t>herbivore</w:t>
      </w:r>
      <w:ins w:id="116" w:author="CK NTU" w:date="2021-11-06T23:41:00Z">
        <w:r w:rsidR="00412534">
          <w:rPr>
            <w:rFonts w:cs="Arial"/>
            <w:szCs w:val="28"/>
          </w:rPr>
          <w:t xml:space="preserve"> (pest)</w:t>
        </w:r>
      </w:ins>
      <w:r>
        <w:rPr>
          <w:rFonts w:cs="Arial"/>
          <w:szCs w:val="28"/>
        </w:rPr>
        <w:t xml:space="preserve"> </w:t>
      </w:r>
      <w:ins w:id="117" w:author="CK NTU" w:date="2021-11-06T23:25:00Z">
        <w:r w:rsidR="00C05F29">
          <w:rPr>
            <w:rFonts w:cs="Arial"/>
            <w:szCs w:val="28"/>
          </w:rPr>
          <w:t>densit</w:t>
        </w:r>
      </w:ins>
      <w:ins w:id="118" w:author="CK NTU" w:date="2021-11-06T23:27:00Z">
        <w:r w:rsidR="007041FC">
          <w:rPr>
            <w:rFonts w:cs="Arial"/>
            <w:szCs w:val="28"/>
          </w:rPr>
          <w:t>y</w:t>
        </w:r>
      </w:ins>
      <w:ins w:id="119" w:author="CK NTU" w:date="2021-11-06T23:25:00Z">
        <w:r w:rsidR="00C05F29">
          <w:rPr>
            <w:rFonts w:cs="Arial"/>
            <w:szCs w:val="28"/>
          </w:rPr>
          <w:t xml:space="preserve"> </w:t>
        </w:r>
      </w:ins>
      <w:ins w:id="120" w:author="CK NTU" w:date="2021-11-06T23:27:00Z">
        <w:r w:rsidR="007041FC">
          <w:rPr>
            <w:rFonts w:cs="Arial"/>
            <w:szCs w:val="28"/>
          </w:rPr>
          <w:t>at late crop stages</w:t>
        </w:r>
      </w:ins>
      <w:del w:id="121" w:author="CK NTU" w:date="2021-11-06T23:27:00Z">
        <w:r w:rsidDel="007041FC">
          <w:rPr>
            <w:rFonts w:cs="Arial"/>
            <w:szCs w:val="28"/>
          </w:rPr>
          <w:delText xml:space="preserve">abundances </w:delText>
        </w:r>
        <w:r w:rsidDel="007041FC">
          <w:rPr>
            <w:rFonts w:cs="Arial" w:hint="eastAsia"/>
            <w:szCs w:val="28"/>
          </w:rPr>
          <w:delText>throughout the</w:delText>
        </w:r>
        <w:r w:rsidDel="007041FC">
          <w:rPr>
            <w:rFonts w:cs="Arial"/>
            <w:szCs w:val="28"/>
          </w:rPr>
          <w:delText xml:space="preserve"> crop season</w:delText>
        </w:r>
      </w:del>
      <w:del w:id="122" w:author="CK NTU" w:date="2021-11-06T23:22:00Z">
        <w:r w:rsidDel="00C05F29">
          <w:rPr>
            <w:rFonts w:cs="Arial" w:hint="eastAsia"/>
            <w:szCs w:val="28"/>
          </w:rPr>
          <w:delText xml:space="preserve"> </w:delText>
        </w:r>
        <w:r w:rsidR="00460FBE" w:rsidDel="00C05F29">
          <w:rPr>
            <w:rFonts w:cs="Arial"/>
            <w:szCs w:val="28"/>
          </w:rPr>
          <w:fldChar w:fldCharType="begin"/>
        </w:r>
        <w:r w:rsidDel="00C05F29">
          <w:rPr>
            <w:rFonts w:cs="Arial"/>
            <w:szCs w:val="28"/>
          </w:rPr>
          <w:delInstrText xml:space="preserve"> ADDIN EN.CITE &lt;EndNote&gt;&lt;Cite&gt;&lt;Author&gt;Roubinet&lt;/Author&gt;&lt;Year&gt;2018&lt;/Year&gt;&lt;RecNum&gt;103&lt;/RecNum&gt;&lt;DisplayText&gt;(Roubinet et al. 2018)&lt;/DisplayText&gt;&lt;record&gt;&lt;rec-number&gt;103&lt;/rec-number&gt;&lt;foreign-keys&gt;&lt;key app="EN" db-id="2vstfap51s9ztmea0af5fa9f5v90srreddde" timestamp="1631805938"&gt;103&lt;/key&gt;&lt;/foreign-keys&gt;&lt;ref-type name="Journal Article"&gt;17&lt;/ref-type&gt;&lt;contributors&gt;&lt;authors&gt;&lt;author&gt;Roubinet, Eve&lt;/author&gt;&lt;author&gt;Jonsson, Tomas&lt;/author&gt;&lt;author&gt;Malsher, Gerard&lt;/author&gt;&lt;author&gt;Staudacher, Karin&lt;/author&gt;&lt;author&gt;Traugott, Michael&lt;/author&gt;&lt;author&gt;Ekbom, Barbara&lt;/author&gt;&lt;author&gt;Jonsson, Mattias&lt;/author&gt;&lt;/authors&gt;&lt;/contributors&gt;&lt;titles&gt;&lt;title&gt;High redundancy as well as complementary prey choice characterize generalist predator food webs in agroecosystems&lt;/title&gt;&lt;secondary-title&gt;Scientific reports&lt;/secondary-title&gt;&lt;/titles&gt;&lt;periodical&gt;&lt;full-title&gt;Scientific Reports&lt;/full-title&gt;&lt;/periodical&gt;&lt;pages&gt;1-10&lt;/pages&gt;&lt;volume&gt;8&lt;/volume&gt;&lt;number&gt;1&lt;/number&gt;&lt;dates&gt;&lt;year&gt;2018&lt;/year&gt;&lt;/dates&gt;&lt;isbn&gt;2045-2322&lt;/isbn&gt;&lt;urls&gt;&lt;/urls&gt;&lt;/record&gt;&lt;/Cite&gt;&lt;/EndNote&gt;</w:delInstrText>
        </w:r>
        <w:r w:rsidR="00460FBE" w:rsidDel="00C05F29">
          <w:rPr>
            <w:rFonts w:cs="Arial"/>
            <w:szCs w:val="28"/>
          </w:rPr>
          <w:fldChar w:fldCharType="separate"/>
        </w:r>
        <w:r w:rsidDel="00C05F29">
          <w:rPr>
            <w:rFonts w:cs="Arial"/>
            <w:szCs w:val="28"/>
          </w:rPr>
          <w:delText>(Roubinet et al. 2018)</w:delText>
        </w:r>
        <w:r w:rsidR="00460FBE" w:rsidDel="00C05F29">
          <w:rPr>
            <w:rFonts w:cs="Arial"/>
            <w:szCs w:val="28"/>
          </w:rPr>
          <w:fldChar w:fldCharType="end"/>
        </w:r>
      </w:del>
      <w:ins w:id="123" w:author="CK NTU" w:date="2021-11-06T23:28:00Z">
        <w:r w:rsidR="007041FC">
          <w:rPr>
            <w:rFonts w:cs="Arial"/>
            <w:szCs w:val="28"/>
          </w:rPr>
          <w:t>, and our analysis</w:t>
        </w:r>
      </w:ins>
      <w:ins w:id="124" w:author="CK NTU" w:date="2021-11-06T23:41:00Z">
        <w:r w:rsidR="00412534">
          <w:rPr>
            <w:rFonts w:cs="Arial"/>
            <w:szCs w:val="28"/>
          </w:rPr>
          <w:t xml:space="preserve"> indeed</w:t>
        </w:r>
      </w:ins>
      <w:ins w:id="125" w:author="CK NTU" w:date="2021-11-06T23:30:00Z">
        <w:r w:rsidR="007041FC">
          <w:rPr>
            <w:rFonts w:cs="Arial"/>
            <w:szCs w:val="28"/>
          </w:rPr>
          <w:t xml:space="preserve"> suggested a significant correlation between </w:t>
        </w:r>
      </w:ins>
      <w:ins w:id="126" w:author="CK NTU" w:date="2021-11-06T23:31:00Z">
        <w:r w:rsidR="007041FC">
          <w:rPr>
            <w:rFonts w:cs="Arial"/>
            <w:szCs w:val="28"/>
          </w:rPr>
          <w:t>ri</w:t>
        </w:r>
      </w:ins>
      <w:ins w:id="127" w:author="CK NTU" w:date="2021-11-06T23:32:00Z">
        <w:r w:rsidR="007041FC">
          <w:rPr>
            <w:rFonts w:cs="Arial"/>
            <w:szCs w:val="28"/>
          </w:rPr>
          <w:t>ce herbivore consumpti</w:t>
        </w:r>
        <w:bookmarkStart w:id="128" w:name="_GoBack"/>
        <w:bookmarkEnd w:id="128"/>
        <w:r w:rsidR="007041FC">
          <w:rPr>
            <w:rFonts w:cs="Arial"/>
            <w:szCs w:val="28"/>
          </w:rPr>
          <w:t xml:space="preserve">on and </w:t>
        </w:r>
      </w:ins>
      <w:ins w:id="129" w:author="CK NTU" w:date="2021-11-06T23:30:00Z">
        <w:r w:rsidR="007041FC">
          <w:rPr>
            <w:rFonts w:cs="Arial"/>
            <w:szCs w:val="28"/>
          </w:rPr>
          <w:t>crop stage</w:t>
        </w:r>
      </w:ins>
      <w:ins w:id="130" w:author="CK NTU" w:date="2021-11-06T23:28:00Z">
        <w:r w:rsidR="007041FC">
          <w:rPr>
            <w:rFonts w:cs="Arial"/>
            <w:szCs w:val="28"/>
          </w:rPr>
          <w:t xml:space="preserve"> (see </w:t>
        </w:r>
      </w:ins>
      <w:ins w:id="131" w:author="CK NTU" w:date="2021-11-06T23:29:00Z">
        <w:r w:rsidR="007041FC">
          <w:rPr>
            <w:rFonts w:cs="Arial"/>
            <w:szCs w:val="28"/>
          </w:rPr>
          <w:t xml:space="preserve">the section of </w:t>
        </w:r>
        <w:r w:rsidR="007041FC">
          <w:rPr>
            <w:rFonts w:cs="Arial"/>
            <w:i/>
            <w:szCs w:val="28"/>
          </w:rPr>
          <w:t>f</w:t>
        </w:r>
        <w:r w:rsidR="007041FC" w:rsidRPr="007041FC">
          <w:rPr>
            <w:rFonts w:cs="Arial"/>
            <w:i/>
            <w:szCs w:val="28"/>
            <w:rPrChange w:id="132" w:author="CK NTU" w:date="2021-11-06T23:29:00Z">
              <w:rPr>
                <w:rFonts w:cs="Arial"/>
                <w:szCs w:val="28"/>
              </w:rPr>
            </w:rPrChange>
          </w:rPr>
          <w:t>actors associated with pest consumption by predators</w:t>
        </w:r>
      </w:ins>
      <w:ins w:id="133" w:author="CK NTU" w:date="2021-11-06T23:28:00Z">
        <w:r w:rsidR="007041FC">
          <w:rPr>
            <w:rFonts w:cs="Arial"/>
            <w:szCs w:val="28"/>
          </w:rPr>
          <w:t>)</w:t>
        </w:r>
      </w:ins>
      <w:r>
        <w:rPr>
          <w:rFonts w:cs="Arial" w:hint="eastAsia"/>
          <w:szCs w:val="28"/>
        </w:rPr>
        <w:t xml:space="preserve">. </w:t>
      </w:r>
      <w:ins w:id="134" w:author="CK NTU" w:date="2021-11-06T23:06:00Z">
        <w:r w:rsidR="00CA38F3">
          <w:rPr>
            <w:rFonts w:cs="Arial"/>
            <w:szCs w:val="28"/>
          </w:rPr>
          <w:t xml:space="preserve"> </w:t>
        </w:r>
      </w:ins>
    </w:p>
    <w:p w14:paraId="110E900C" w14:textId="77777777" w:rsidR="00460FBE" w:rsidRDefault="00D0138C">
      <w:pPr>
        <w:ind w:firstLine="720"/>
        <w:rPr>
          <w:rFonts w:cs="Arial"/>
          <w:szCs w:val="28"/>
        </w:rPr>
      </w:pPr>
      <w:r>
        <w:rPr>
          <w:rFonts w:cs="Arial" w:hint="eastAsia"/>
          <w:szCs w:val="28"/>
        </w:rPr>
        <w:t xml:space="preserve">The two main predator </w:t>
      </w:r>
      <w:r>
        <w:rPr>
          <w:rFonts w:cs="Arial"/>
          <w:szCs w:val="28"/>
        </w:rPr>
        <w:t>groups</w:t>
      </w:r>
      <w:r>
        <w:rPr>
          <w:rFonts w:cs="Arial" w:hint="eastAsia"/>
          <w:szCs w:val="28"/>
        </w:rPr>
        <w:t xml:space="preserve"> in our study system, spiders and ladybeetles, exhibited distinct</w:t>
      </w:r>
      <w:r>
        <w:rPr>
          <w:rFonts w:cs="Arial"/>
          <w:szCs w:val="28"/>
        </w:rPr>
        <w:t xml:space="preserve"> dietary patterns</w:t>
      </w:r>
      <w:r>
        <w:rPr>
          <w:rFonts w:cs="Arial" w:hint="eastAsia"/>
          <w:szCs w:val="28"/>
        </w:rPr>
        <w:t xml:space="preserve"> over the crop season (Fig. 1; </w:t>
      </w:r>
      <w:r>
        <w:rPr>
          <w:rFonts w:cs="Arial" w:hint="eastAsia"/>
          <w:szCs w:val="28"/>
        </w:rPr>
        <w:lastRenderedPageBreak/>
        <w:t xml:space="preserve">Fig. 2). Such distinct patterns may be </w:t>
      </w:r>
      <w:r>
        <w:rPr>
          <w:rFonts w:cs="Arial"/>
          <w:szCs w:val="28"/>
        </w:rPr>
        <w:t>due to the difference in their f</w:t>
      </w:r>
      <w:r>
        <w:rPr>
          <w:rFonts w:cs="Arial" w:hint="eastAsia"/>
          <w:szCs w:val="28"/>
        </w:rPr>
        <w:t>orag</w:t>
      </w:r>
      <w:r>
        <w:rPr>
          <w:rFonts w:cs="Arial"/>
          <w:szCs w:val="28"/>
        </w:rPr>
        <w:t xml:space="preserve">ing </w:t>
      </w:r>
      <w:r>
        <w:rPr>
          <w:rFonts w:cs="Arial" w:hint="eastAsia"/>
          <w:szCs w:val="28"/>
        </w:rPr>
        <w:t>modes</w:t>
      </w:r>
      <w:r>
        <w:rPr>
          <w:rFonts w:cs="Arial"/>
          <w:szCs w:val="28"/>
        </w:rPr>
        <w:t>—sit-and-wait</w:t>
      </w:r>
      <w:r>
        <w:rPr>
          <w:rFonts w:cs="Arial" w:hint="eastAsia"/>
          <w:szCs w:val="28"/>
        </w:rPr>
        <w:t xml:space="preserve"> vs. </w:t>
      </w:r>
      <w:r>
        <w:rPr>
          <w:rFonts w:cs="Arial"/>
          <w:szCs w:val="28"/>
        </w:rPr>
        <w:t>active-pursuit</w:t>
      </w:r>
      <w:r>
        <w:rPr>
          <w:rFonts w:cs="Arial" w:hint="eastAsia"/>
          <w:szCs w:val="28"/>
        </w:rPr>
        <w:t>, which could largely affect</w:t>
      </w:r>
      <w:r>
        <w:rPr>
          <w:rFonts w:cs="Arial"/>
          <w:szCs w:val="28"/>
        </w:rPr>
        <w:t xml:space="preserve"> prey capture and thus diet compositions</w:t>
      </w:r>
      <w:r>
        <w:rPr>
          <w:rFonts w:cs="Arial" w:hint="eastAsia"/>
          <w:szCs w:val="28"/>
        </w:rPr>
        <w:t xml:space="preserve"> </w:t>
      </w:r>
      <w:r w:rsidR="00460FBE">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 </w:instrText>
      </w:r>
      <w:r w:rsidR="00460FBE">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Pr>
          <w:rFonts w:cs="Arial"/>
          <w:szCs w:val="28"/>
        </w:rPr>
        <w:instrText xml:space="preserve"> ADDIN EN.CITE.DATA </w:instrText>
      </w:r>
      <w:r w:rsidR="00460FBE">
        <w:rPr>
          <w:rFonts w:cs="Arial"/>
          <w:szCs w:val="28"/>
        </w:rPr>
      </w:r>
      <w:r w:rsidR="00460FBE">
        <w:rPr>
          <w:rFonts w:cs="Arial"/>
          <w:szCs w:val="28"/>
        </w:rPr>
        <w:fldChar w:fldCharType="end"/>
      </w:r>
      <w:r w:rsidR="00460FBE">
        <w:rPr>
          <w:rFonts w:cs="Arial"/>
          <w:szCs w:val="28"/>
        </w:rPr>
      </w:r>
      <w:r w:rsidR="00460FBE">
        <w:rPr>
          <w:rFonts w:cs="Arial"/>
          <w:szCs w:val="28"/>
        </w:rPr>
        <w:fldChar w:fldCharType="separate"/>
      </w:r>
      <w:r>
        <w:rPr>
          <w:rFonts w:cs="Arial"/>
          <w:szCs w:val="28"/>
        </w:rPr>
        <w:t>(Allan et al. 1987, Nyffeler 1999, Klecka and Boukal 2013)</w:t>
      </w:r>
      <w:r w:rsidR="00460FBE">
        <w:rPr>
          <w:rFonts w:cs="Arial"/>
          <w:szCs w:val="28"/>
        </w:rPr>
        <w:fldChar w:fldCharType="end"/>
      </w:r>
      <w:r>
        <w:rPr>
          <w:rFonts w:cs="Arial"/>
          <w:szCs w:val="28"/>
        </w:rPr>
        <w:t>.</w:t>
      </w:r>
      <w:r>
        <w:rPr>
          <w:rFonts w:cs="Arial" w:hint="eastAsia"/>
          <w:szCs w:val="28"/>
        </w:rPr>
        <w:t xml:space="preserve"> Long-jawed orb-weavers </w:t>
      </w:r>
      <w:r>
        <w:rPr>
          <w:rFonts w:cs="Arial"/>
          <w:szCs w:val="28"/>
        </w:rPr>
        <w:t>(Tetragnathidae)</w:t>
      </w:r>
      <w:r>
        <w:rPr>
          <w:rFonts w:cs="Arial" w:hint="eastAsia"/>
          <w:szCs w:val="28"/>
        </w:rPr>
        <w:t>, the most abundant family</w:t>
      </w:r>
      <w:r>
        <w:rPr>
          <w:rFonts w:cs="Arial"/>
          <w:szCs w:val="28"/>
        </w:rPr>
        <w:t xml:space="preserve"> in our </w:t>
      </w:r>
      <w:r>
        <w:rPr>
          <w:rFonts w:cs="Arial" w:hint="eastAsia"/>
          <w:szCs w:val="28"/>
        </w:rPr>
        <w:t xml:space="preserve">spider samples, are </w:t>
      </w:r>
      <w:r>
        <w:rPr>
          <w:rFonts w:cs="Arial"/>
          <w:szCs w:val="28"/>
        </w:rPr>
        <w:t>sit-and-wait</w:t>
      </w:r>
      <w:r>
        <w:rPr>
          <w:rFonts w:cs="Arial" w:hint="eastAsia"/>
          <w:szCs w:val="28"/>
        </w:rPr>
        <w:t xml:space="preserve"> predators</w:t>
      </w:r>
      <w:r>
        <w:rPr>
          <w:rFonts w:cs="Arial"/>
          <w:szCs w:val="28"/>
        </w:rPr>
        <w:t xml:space="preserve"> and </w:t>
      </w:r>
      <w:r>
        <w:rPr>
          <w:rFonts w:cs="Arial" w:hint="eastAsia"/>
          <w:szCs w:val="28"/>
        </w:rPr>
        <w:t>encounter prey in a passive manner. Therefore,</w:t>
      </w:r>
      <w:r>
        <w:rPr>
          <w:rFonts w:cs="Arial"/>
          <w:szCs w:val="28"/>
        </w:rPr>
        <w:t xml:space="preserve"> </w:t>
      </w:r>
      <w:r>
        <w:rPr>
          <w:rFonts w:cs="Arial" w:hint="eastAsia"/>
          <w:szCs w:val="28"/>
        </w:rPr>
        <w:t>its</w:t>
      </w:r>
      <w:r>
        <w:rPr>
          <w:rFonts w:cs="Arial"/>
          <w:szCs w:val="28"/>
        </w:rPr>
        <w:t xml:space="preserve"> diet composition</w:t>
      </w:r>
      <w:r>
        <w:rPr>
          <w:rFonts w:cs="Arial" w:hint="eastAsia"/>
          <w:szCs w:val="28"/>
        </w:rPr>
        <w:t>s</w:t>
      </w:r>
      <w:r>
        <w:rPr>
          <w:rFonts w:cs="Arial"/>
          <w:szCs w:val="28"/>
        </w:rPr>
        <w:t xml:space="preserve"> </w:t>
      </w:r>
      <w:r>
        <w:rPr>
          <w:rFonts w:cs="Arial" w:hint="eastAsia"/>
          <w:szCs w:val="28"/>
        </w:rPr>
        <w:t xml:space="preserve">would be </w:t>
      </w:r>
      <w:r>
        <w:rPr>
          <w:rFonts w:cs="Arial"/>
          <w:szCs w:val="28"/>
        </w:rPr>
        <w:t xml:space="preserve"> </w:t>
      </w:r>
      <w:r>
        <w:rPr>
          <w:rFonts w:cs="Arial" w:hint="eastAsia"/>
          <w:szCs w:val="28"/>
        </w:rPr>
        <w:t>associated with</w:t>
      </w:r>
      <w:r>
        <w:rPr>
          <w:rFonts w:cs="Arial"/>
          <w:szCs w:val="28"/>
        </w:rPr>
        <w:t xml:space="preserve"> the relative abundances of the prey items in </w:t>
      </w:r>
      <w:r>
        <w:rPr>
          <w:rFonts w:cs="Arial" w:hint="eastAsia"/>
          <w:szCs w:val="28"/>
        </w:rPr>
        <w:t>close</w:t>
      </w:r>
      <w:r>
        <w:rPr>
          <w:rFonts w:cs="Arial"/>
          <w:szCs w:val="28"/>
        </w:rPr>
        <w:t xml:space="preserve"> </w:t>
      </w:r>
      <w:r>
        <w:rPr>
          <w:rFonts w:cs="Arial" w:hint="eastAsia"/>
          <w:szCs w:val="28"/>
        </w:rPr>
        <w:t xml:space="preserve">proximity </w:t>
      </w:r>
      <w:r w:rsidR="00460FBE">
        <w:rPr>
          <w:rFonts w:cs="Arial"/>
          <w:szCs w:val="28"/>
        </w:rPr>
        <w:fldChar w:fldCharType="begin"/>
      </w:r>
      <w:r>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460FBE">
        <w:rPr>
          <w:rFonts w:cs="Arial"/>
          <w:szCs w:val="28"/>
        </w:rPr>
        <w:fldChar w:fldCharType="separate"/>
      </w:r>
      <w:r>
        <w:rPr>
          <w:rFonts w:cs="Arial"/>
          <w:szCs w:val="28"/>
        </w:rPr>
        <w:t>(Nyffeler 1999)</w:t>
      </w:r>
      <w:r w:rsidR="00460FBE">
        <w:rPr>
          <w:rFonts w:cs="Arial"/>
          <w:szCs w:val="28"/>
        </w:rPr>
        <w:fldChar w:fldCharType="end"/>
      </w:r>
      <w:r>
        <w:rPr>
          <w:rFonts w:cs="Arial"/>
          <w:szCs w:val="28"/>
        </w:rPr>
        <w:t xml:space="preserve">. </w:t>
      </w:r>
      <w:r>
        <w:rPr>
          <w:rFonts w:cs="Arial" w:hint="eastAsia"/>
          <w:szCs w:val="28"/>
        </w:rPr>
        <w:t>O</w:t>
      </w:r>
      <w:r>
        <w:rPr>
          <w:rFonts w:cs="Arial"/>
          <w:szCs w:val="28"/>
        </w:rPr>
        <w:t xml:space="preserve">ur </w:t>
      </w:r>
      <w:r>
        <w:rPr>
          <w:rFonts w:cs="Arial" w:hint="eastAsia"/>
          <w:szCs w:val="28"/>
        </w:rPr>
        <w:t>findings</w:t>
      </w:r>
      <w:r>
        <w:rPr>
          <w:rFonts w:cs="Arial"/>
          <w:szCs w:val="28"/>
        </w:rPr>
        <w:t xml:space="preserve"> support this explanation that</w:t>
      </w:r>
      <w:r>
        <w:rPr>
          <w:rFonts w:cs="Arial" w:hint="eastAsia"/>
          <w:szCs w:val="28"/>
        </w:rPr>
        <w:t xml:space="preserve"> the</w:t>
      </w:r>
      <w:r>
        <w:rPr>
          <w:rFonts w:cs="Arial"/>
          <w:szCs w:val="28"/>
        </w:rPr>
        <w:t xml:space="preserve"> </w:t>
      </w:r>
      <w:r>
        <w:rPr>
          <w:rFonts w:cs="Arial" w:hint="eastAsia"/>
          <w:szCs w:val="28"/>
        </w:rPr>
        <w:t>proportions of different prey sources</w:t>
      </w:r>
      <w:r>
        <w:rPr>
          <w:rFonts w:cs="Arial"/>
          <w:szCs w:val="28"/>
        </w:rPr>
        <w:t xml:space="preserve"> consum</w:t>
      </w:r>
      <w:r>
        <w:rPr>
          <w:rFonts w:cs="Arial" w:hint="eastAsia"/>
          <w:szCs w:val="28"/>
        </w:rPr>
        <w:t>ed in spiders</w:t>
      </w:r>
      <w:r>
        <w:rPr>
          <w:rFonts w:cs="Arial"/>
          <w:szCs w:val="28"/>
        </w:rPr>
        <w:t>’</w:t>
      </w:r>
      <w:r>
        <w:rPr>
          <w:rFonts w:cs="Arial" w:hint="eastAsia"/>
          <w:szCs w:val="28"/>
        </w:rPr>
        <w:t xml:space="preserve"> diet</w:t>
      </w:r>
      <w:r>
        <w:rPr>
          <w:rFonts w:cs="Arial"/>
          <w:szCs w:val="28"/>
        </w:rPr>
        <w:t xml:space="preserve">s </w:t>
      </w:r>
      <w:r>
        <w:rPr>
          <w:rFonts w:cs="Arial" w:hint="eastAsia"/>
          <w:szCs w:val="28"/>
        </w:rPr>
        <w:t xml:space="preserve">partly correspond to </w:t>
      </w:r>
      <w:r>
        <w:rPr>
          <w:rFonts w:cs="Arial"/>
          <w:szCs w:val="28"/>
        </w:rPr>
        <w:t>the relative abundances of these sources in the field</w:t>
      </w:r>
      <w:r>
        <w:rPr>
          <w:rFonts w:cs="Arial" w:hint="eastAsia"/>
          <w:szCs w:val="28"/>
        </w:rPr>
        <w:t xml:space="preserve"> (Fig. 1b; Fig. 3). Moreover, </w:t>
      </w:r>
      <w:r>
        <w:rPr>
          <w:rFonts w:cs="Arial"/>
          <w:szCs w:val="28"/>
        </w:rPr>
        <w:t xml:space="preserve">sit-and-wait </w:t>
      </w:r>
      <w:r>
        <w:rPr>
          <w:rFonts w:cs="Arial" w:hint="eastAsia"/>
          <w:szCs w:val="28"/>
        </w:rPr>
        <w:t>predators</w:t>
      </w:r>
      <w:r>
        <w:rPr>
          <w:rFonts w:cs="Arial"/>
          <w:szCs w:val="28"/>
        </w:rPr>
        <w:t xml:space="preserve"> </w:t>
      </w:r>
      <w:r>
        <w:rPr>
          <w:rFonts w:cs="Arial" w:hint="eastAsia"/>
          <w:szCs w:val="28"/>
        </w:rPr>
        <w:t>are more likely to</w:t>
      </w:r>
      <w:r>
        <w:rPr>
          <w:rFonts w:cs="Arial"/>
          <w:szCs w:val="28"/>
        </w:rPr>
        <w:t xml:space="preserve"> </w:t>
      </w:r>
      <w:r>
        <w:rPr>
          <w:rFonts w:cs="Arial" w:hint="eastAsia"/>
          <w:szCs w:val="28"/>
        </w:rPr>
        <w:t>capture</w:t>
      </w:r>
      <w:r>
        <w:rPr>
          <w:rFonts w:cs="Arial"/>
          <w:szCs w:val="28"/>
        </w:rPr>
        <w:t xml:space="preserve"> prey</w:t>
      </w:r>
      <w:r>
        <w:rPr>
          <w:rFonts w:cs="Arial" w:hint="eastAsia"/>
          <w:szCs w:val="28"/>
        </w:rPr>
        <w:t xml:space="preserve"> with higher mobility and activity levels </w:t>
      </w:r>
      <w:r w:rsidR="00460FBE">
        <w:rPr>
          <w:rFonts w:cs="Arial"/>
          <w:szCs w:val="28"/>
        </w:rPr>
        <w:fldChar w:fldCharType="begin"/>
      </w:r>
      <w:r>
        <w:rPr>
          <w:rFonts w:cs="Arial"/>
          <w:szCs w:val="28"/>
        </w:rPr>
        <w:instrText xml:space="preserve"> ADDIN EN.CITE &lt;EndNote&gt;&lt;Cite&gt;&lt;Author&gt;Haraguchi&lt;/Author&gt;&lt;Year&gt;2013&lt;/Year&gt;&lt;RecNum&gt;100&lt;/RecNum&gt;&lt;DisplayText&gt;(Haraguchi et al. 2013)&lt;/DisplayText&gt;&lt;record&gt;&lt;rec-number&gt;100&lt;/rec-number&gt;&lt;foreign-keys&gt;&lt;key app="EN" db-id="2vstfap51s9ztmea0af5fa9f5v90srreddde" timestamp="1631066574"&gt;100&lt;/key&gt;&lt;/foreign-keys&gt;&lt;ref-type name="Journal Article"&gt;17&lt;/ref-type&gt;&lt;contributors&gt;&lt;authors&gt;&lt;author&gt;Haraguchi, Takashi F&lt;/author&gt;&lt;author&gt;Uchida, Masao&lt;/author&gt;&lt;author&gt;Shibata, Yasuyuki&lt;/author&gt;&lt;author&gt;Tayasu, Ichiro&lt;/author&gt;&lt;/authors&gt;&lt;/contributors&gt;&lt;titles&gt;&lt;title&gt;Contributions of detrital subsidies to aboveground spiders during secondary succession, revealed by radiocarbon and stable isotope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s&gt;&lt;/record&gt;&lt;/Cite&gt;&lt;/EndNote&gt;</w:instrText>
      </w:r>
      <w:r w:rsidR="00460FBE">
        <w:rPr>
          <w:rFonts w:cs="Arial"/>
          <w:szCs w:val="28"/>
        </w:rPr>
        <w:fldChar w:fldCharType="separate"/>
      </w:r>
      <w:r>
        <w:rPr>
          <w:rFonts w:cs="Arial"/>
          <w:szCs w:val="28"/>
        </w:rPr>
        <w:t>(Haraguchi et al. 2013)</w:t>
      </w:r>
      <w:r w:rsidR="00460FBE">
        <w:rPr>
          <w:rFonts w:cs="Arial"/>
          <w:szCs w:val="28"/>
        </w:rPr>
        <w:fldChar w:fldCharType="end"/>
      </w:r>
      <w:r>
        <w:rPr>
          <w:rFonts w:cs="Arial" w:hint="eastAsia"/>
          <w:szCs w:val="28"/>
        </w:rPr>
        <w:t>. Since detritivores and tourist herbivores are comparatively more active than rice herbivores, they could be more vulnerable to capture by these orb-weavers and thus contribute more to the diet at early crop stage (Fig. 1b). By contrast</w:t>
      </w:r>
      <w:r>
        <w:rPr>
          <w:rFonts w:cs="Arial"/>
          <w:szCs w:val="28"/>
        </w:rPr>
        <w:t xml:space="preserve">, </w:t>
      </w:r>
      <w:r>
        <w:rPr>
          <w:rFonts w:cs="Arial" w:hint="eastAsia"/>
          <w:szCs w:val="28"/>
        </w:rPr>
        <w:t>l</w:t>
      </w:r>
      <w:r>
        <w:rPr>
          <w:rFonts w:cs="Arial"/>
          <w:szCs w:val="28"/>
        </w:rPr>
        <w:t xml:space="preserve">adybeetles are active-pursuit </w:t>
      </w:r>
      <w:r>
        <w:rPr>
          <w:rFonts w:cs="Arial" w:hint="eastAsia"/>
          <w:szCs w:val="28"/>
        </w:rPr>
        <w:t>predators</w:t>
      </w:r>
      <w:r>
        <w:rPr>
          <w:rFonts w:cs="Arial"/>
          <w:szCs w:val="28"/>
        </w:rPr>
        <w:t xml:space="preserve"> and may prefer</w:t>
      </w:r>
      <w:r>
        <w:rPr>
          <w:rFonts w:cs="Arial" w:hint="eastAsia"/>
          <w:szCs w:val="28"/>
        </w:rPr>
        <w:t>entially</w:t>
      </w:r>
      <w:r>
        <w:rPr>
          <w:rFonts w:cs="Arial"/>
          <w:szCs w:val="28"/>
        </w:rPr>
        <w:t xml:space="preserve"> </w:t>
      </w:r>
      <w:r>
        <w:rPr>
          <w:rFonts w:cs="Arial" w:hint="eastAsia"/>
          <w:szCs w:val="28"/>
        </w:rPr>
        <w:t xml:space="preserve">feed on </w:t>
      </w:r>
      <w:r>
        <w:rPr>
          <w:rFonts w:cs="Arial"/>
          <w:szCs w:val="28"/>
        </w:rPr>
        <w:t xml:space="preserve">rice </w:t>
      </w:r>
      <w:r>
        <w:rPr>
          <w:rFonts w:cs="Arial" w:hint="eastAsia"/>
          <w:szCs w:val="28"/>
        </w:rPr>
        <w:t xml:space="preserve">herbivores, which are relative </w:t>
      </w:r>
      <w:r>
        <w:rPr>
          <w:rFonts w:cs="Arial"/>
          <w:szCs w:val="28"/>
        </w:rPr>
        <w:t>sedentary</w:t>
      </w:r>
      <w:r>
        <w:rPr>
          <w:rFonts w:cs="Arial" w:hint="eastAsia"/>
          <w:szCs w:val="28"/>
        </w:rPr>
        <w:t xml:space="preserve"> and thus easier to capture</w:t>
      </w:r>
      <w:r>
        <w:rPr>
          <w:rFonts w:cs="Arial"/>
          <w:szCs w:val="28"/>
        </w:rPr>
        <w:t>.</w:t>
      </w:r>
      <w:r>
        <w:rPr>
          <w:rFonts w:cs="Arial" w:hint="eastAsia"/>
          <w:szCs w:val="28"/>
        </w:rPr>
        <w:t xml:space="preserve"> Furthermore</w:t>
      </w:r>
      <w:r>
        <w:rPr>
          <w:rFonts w:cs="Arial"/>
          <w:szCs w:val="28"/>
        </w:rPr>
        <w:t xml:space="preserve">, </w:t>
      </w:r>
      <w:r>
        <w:rPr>
          <w:rFonts w:cs="Arial" w:hint="eastAsia"/>
          <w:szCs w:val="28"/>
        </w:rPr>
        <w:t>l</w:t>
      </w:r>
      <w:r>
        <w:rPr>
          <w:rFonts w:cs="Arial"/>
          <w:szCs w:val="28"/>
        </w:rPr>
        <w:t xml:space="preserve">adybeetles are </w:t>
      </w:r>
      <w:r>
        <w:rPr>
          <w:rFonts w:cs="Arial" w:hint="eastAsia"/>
          <w:szCs w:val="28"/>
        </w:rPr>
        <w:t xml:space="preserve">generally </w:t>
      </w:r>
      <w:r>
        <w:rPr>
          <w:rFonts w:cs="Arial"/>
          <w:szCs w:val="28"/>
        </w:rPr>
        <w:t>more active in the</w:t>
      </w:r>
      <w:r>
        <w:rPr>
          <w:rFonts w:cs="Arial" w:hint="eastAsia"/>
          <w:szCs w:val="28"/>
        </w:rPr>
        <w:t xml:space="preserve"> crop</w:t>
      </w:r>
      <w:r>
        <w:rPr>
          <w:rFonts w:cs="Arial"/>
          <w:szCs w:val="28"/>
        </w:rPr>
        <w:t xml:space="preserve"> </w:t>
      </w:r>
      <w:r>
        <w:rPr>
          <w:rFonts w:cs="Arial" w:hint="eastAsia"/>
          <w:szCs w:val="28"/>
        </w:rPr>
        <w:t>canopy</w:t>
      </w:r>
      <w:r>
        <w:rPr>
          <w:rFonts w:cs="Arial"/>
          <w:szCs w:val="28"/>
        </w:rPr>
        <w:t xml:space="preserve">, where </w:t>
      </w:r>
      <w:r>
        <w:rPr>
          <w:rFonts w:cs="Arial" w:hint="eastAsia"/>
          <w:szCs w:val="28"/>
        </w:rPr>
        <w:t xml:space="preserve">the densities of </w:t>
      </w:r>
      <w:r>
        <w:rPr>
          <w:rFonts w:cs="Arial"/>
          <w:szCs w:val="28"/>
        </w:rPr>
        <w:t>rice herbivores</w:t>
      </w:r>
      <w:r>
        <w:rPr>
          <w:rFonts w:cs="Arial" w:hint="eastAsia"/>
          <w:szCs w:val="28"/>
        </w:rPr>
        <w:t xml:space="preserve"> are also higher </w:t>
      </w:r>
      <w:r>
        <w:rPr>
          <w:rFonts w:cs="Arial"/>
          <w:szCs w:val="28"/>
        </w:rPr>
        <w:t xml:space="preserve">compared </w:t>
      </w:r>
      <w:r>
        <w:rPr>
          <w:rFonts w:cs="Arial" w:hint="eastAsia"/>
          <w:szCs w:val="28"/>
        </w:rPr>
        <w:t>with</w:t>
      </w:r>
      <w:r>
        <w:rPr>
          <w:rFonts w:cs="Arial"/>
          <w:szCs w:val="28"/>
        </w:rPr>
        <w:t xml:space="preserve"> the lower part of the rice plant.</w:t>
      </w:r>
      <w:r>
        <w:rPr>
          <w:rFonts w:cs="Arial" w:hint="eastAsia"/>
          <w:szCs w:val="28"/>
        </w:rPr>
        <w:t xml:space="preserve"> Consequently, their diets may deviate from the relative abundance of prey sources in the field and consist of mainly rice herbivores (Fig. 1c; Fig. 2c; Fig. 3). Despite the distinction in dietary patterns, both spiders and ladybeetles consumed predominantly rice herbivores at the ripening stage and may contribute significantly to pest regulation during this period. Since p</w:t>
      </w:r>
      <w:r>
        <w:rPr>
          <w:rFonts w:cs="Arial"/>
          <w:szCs w:val="28"/>
        </w:rPr>
        <w:t xml:space="preserve">redator foraging </w:t>
      </w:r>
      <w:r>
        <w:rPr>
          <w:rFonts w:cs="Arial" w:hint="eastAsia"/>
          <w:szCs w:val="28"/>
        </w:rPr>
        <w:t>behavior plays a key role in</w:t>
      </w:r>
      <w:r>
        <w:rPr>
          <w:rFonts w:cs="Arial"/>
          <w:szCs w:val="28"/>
        </w:rPr>
        <w:t xml:space="preserve"> </w:t>
      </w:r>
      <w:r>
        <w:rPr>
          <w:rFonts w:cs="Arial" w:hint="eastAsia"/>
          <w:szCs w:val="28"/>
        </w:rPr>
        <w:t xml:space="preserve">mediating predator-prey trophic interactions </w:t>
      </w:r>
      <w:r w:rsidR="00460FBE">
        <w:rPr>
          <w:rFonts w:cs="Arial"/>
          <w:szCs w:val="28"/>
        </w:rPr>
        <w:fldChar w:fldCharType="begin"/>
      </w:r>
      <w:r>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instrText>
      </w:r>
      <w:r w:rsidR="00460FBE">
        <w:rPr>
          <w:rFonts w:cs="Arial"/>
          <w:szCs w:val="28"/>
        </w:rPr>
        <w:fldChar w:fldCharType="separate"/>
      </w:r>
      <w:r>
        <w:rPr>
          <w:rFonts w:cs="Arial"/>
          <w:szCs w:val="28"/>
        </w:rPr>
        <w:t>(Schmitz 2008, Liu et al. 2015)</w:t>
      </w:r>
      <w:r w:rsidR="00460FBE">
        <w:rPr>
          <w:rFonts w:cs="Arial"/>
          <w:szCs w:val="28"/>
        </w:rPr>
        <w:fldChar w:fldCharType="end"/>
      </w:r>
      <w:r>
        <w:rPr>
          <w:rFonts w:cs="Arial" w:hint="eastAsia"/>
          <w:szCs w:val="28"/>
        </w:rPr>
        <w:t xml:space="preserve">, it would be critical to further examine how assemblages of predators </w:t>
      </w:r>
      <w:r>
        <w:rPr>
          <w:rFonts w:cs="Arial" w:hint="eastAsia"/>
          <w:szCs w:val="28"/>
        </w:rPr>
        <w:lastRenderedPageBreak/>
        <w:t xml:space="preserve">with different foraging strategies and habitat domains may jointly influence the overall </w:t>
      </w:r>
      <w:r>
        <w:rPr>
          <w:rFonts w:cs="Arial"/>
          <w:szCs w:val="28"/>
        </w:rPr>
        <w:t xml:space="preserve">effectiveness of </w:t>
      </w:r>
      <w:r>
        <w:rPr>
          <w:rFonts w:cs="Arial" w:hint="eastAsia"/>
          <w:szCs w:val="28"/>
        </w:rPr>
        <w:t>top-down</w:t>
      </w:r>
      <w:r>
        <w:rPr>
          <w:rFonts w:cs="Arial"/>
          <w:szCs w:val="28"/>
        </w:rPr>
        <w:t xml:space="preserve"> control</w:t>
      </w:r>
      <w:r>
        <w:rPr>
          <w:rFonts w:cs="Arial" w:hint="eastAsia"/>
          <w:szCs w:val="28"/>
        </w:rPr>
        <w:t xml:space="preserve"> on pests. </w:t>
      </w:r>
    </w:p>
    <w:p w14:paraId="76B8D407" w14:textId="77777777" w:rsidR="00460FBE" w:rsidRDefault="00460FBE">
      <w:pPr>
        <w:rPr>
          <w:rFonts w:cs="Arial"/>
          <w:b/>
          <w:color w:val="0070C0"/>
          <w:szCs w:val="28"/>
        </w:rPr>
      </w:pPr>
    </w:p>
    <w:p w14:paraId="2BAB0F2C" w14:textId="77777777" w:rsidR="00460FBE" w:rsidRDefault="00D0138C">
      <w:pPr>
        <w:ind w:firstLine="720"/>
        <w:rPr>
          <w:rFonts w:cs="Arial"/>
          <w:i/>
          <w:color w:val="0070C0"/>
          <w:szCs w:val="28"/>
        </w:rPr>
      </w:pPr>
      <w:r>
        <w:rPr>
          <w:rFonts w:cs="Arial"/>
          <w:i/>
          <w:color w:val="0070C0"/>
          <w:szCs w:val="28"/>
        </w:rPr>
        <w:t>Generalist</w:t>
      </w:r>
      <w:r>
        <w:rPr>
          <w:rFonts w:cs="Arial" w:hint="eastAsia"/>
          <w:i/>
          <w:color w:val="0070C0"/>
          <w:szCs w:val="28"/>
        </w:rPr>
        <w:t>s exhibit</w:t>
      </w:r>
      <w:r>
        <w:rPr>
          <w:rFonts w:cs="Arial"/>
          <w:i/>
          <w:color w:val="0070C0"/>
          <w:szCs w:val="28"/>
        </w:rPr>
        <w:t xml:space="preserve"> consistent </w:t>
      </w:r>
      <w:r>
        <w:rPr>
          <w:rFonts w:cs="Arial" w:hint="eastAsia"/>
          <w:i/>
          <w:color w:val="0070C0"/>
          <w:szCs w:val="28"/>
        </w:rPr>
        <w:t>pest consumption patterns</w:t>
      </w:r>
      <w:r>
        <w:rPr>
          <w:rFonts w:cs="Arial"/>
          <w:i/>
          <w:color w:val="0070C0"/>
          <w:szCs w:val="28"/>
        </w:rPr>
        <w:t xml:space="preserve"> over years</w:t>
      </w:r>
    </w:p>
    <w:p w14:paraId="5C71E3EC" w14:textId="77777777" w:rsidR="00460FBE" w:rsidRDefault="00D0138C">
      <w:pPr>
        <w:ind w:firstLine="720"/>
        <w:rPr>
          <w:rFonts w:cs="Arial"/>
          <w:color w:val="0070C0"/>
          <w:szCs w:val="28"/>
        </w:rPr>
      </w:pPr>
      <w:r>
        <w:rPr>
          <w:rFonts w:cs="Arial"/>
          <w:color w:val="0070C0"/>
          <w:szCs w:val="28"/>
        </w:rPr>
        <w:t xml:space="preserve">Consistent over years (show abiotic factors and biotic factors [guild level &gt; rice herbivore species level]) &gt; highlight the value/implication of our finding: regardless of abiotic change and biotic change (e.g., outbreak of different pests over years), GAP will provide consistent biocontrol value &gt; Good tool for sustainable agriculture. </w:t>
      </w:r>
      <w:r>
        <w:rPr>
          <w:rFonts w:cs="Arial"/>
          <w:color w:val="BFBFBF" w:themeColor="background1" w:themeShade="BF"/>
          <w:szCs w:val="28"/>
        </w:rPr>
        <w:t xml:space="preserve">(check if the composition of rice herbivore species changed over years [e.g., BPH and sting bug were the most abundant in </w:t>
      </w:r>
      <w:r>
        <w:rPr>
          <w:rFonts w:cs="Arial" w:hint="eastAsia"/>
          <w:color w:val="BFBFBF" w:themeColor="background1" w:themeShade="BF"/>
          <w:szCs w:val="28"/>
        </w:rPr>
        <w:t>Y</w:t>
      </w:r>
      <w:r>
        <w:rPr>
          <w:rFonts w:cs="Arial"/>
          <w:color w:val="BFBFBF" w:themeColor="background1" w:themeShade="BF"/>
          <w:szCs w:val="28"/>
        </w:rPr>
        <w:t xml:space="preserve">ear 1 and 2, respectively] ) </w:t>
      </w:r>
    </w:p>
    <w:p w14:paraId="1841C5E1" w14:textId="77777777" w:rsidR="00460FBE" w:rsidRDefault="00D0138C">
      <w:pPr>
        <w:ind w:firstLine="720"/>
        <w:rPr>
          <w:rFonts w:cs="Arial"/>
          <w:szCs w:val="28"/>
        </w:rPr>
      </w:pPr>
      <w:r>
        <w:rPr>
          <w:rFonts w:cs="Arial" w:hint="eastAsia"/>
          <w:szCs w:val="28"/>
        </w:rPr>
        <w:t>Pest</w:t>
      </w:r>
      <w:r>
        <w:rPr>
          <w:rFonts w:cs="Arial"/>
          <w:szCs w:val="28"/>
        </w:rPr>
        <w:t xml:space="preserve"> consumption </w:t>
      </w:r>
      <w:r>
        <w:rPr>
          <w:rFonts w:cs="Arial" w:hint="eastAsia"/>
          <w:szCs w:val="28"/>
        </w:rPr>
        <w:t>b</w:t>
      </w:r>
      <w:r>
        <w:rPr>
          <w:rFonts w:cs="Arial"/>
          <w:szCs w:val="28"/>
        </w:rPr>
        <w:t>y predator</w:t>
      </w:r>
      <w:r>
        <w:rPr>
          <w:rFonts w:cs="Arial" w:hint="eastAsia"/>
          <w:szCs w:val="28"/>
        </w:rPr>
        <w:t xml:space="preserve">s, both as a whole and </w:t>
      </w:r>
      <w:r>
        <w:rPr>
          <w:rFonts w:cs="Arial"/>
          <w:szCs w:val="28"/>
        </w:rPr>
        <w:t xml:space="preserve">as </w:t>
      </w:r>
      <w:r>
        <w:rPr>
          <w:rFonts w:cs="Arial" w:hint="eastAsia"/>
          <w:szCs w:val="28"/>
        </w:rPr>
        <w:t>individual</w:t>
      </w:r>
      <w:r>
        <w:rPr>
          <w:rFonts w:cs="Arial"/>
          <w:szCs w:val="28"/>
        </w:rPr>
        <w:t xml:space="preserve"> groups</w:t>
      </w:r>
      <w:r>
        <w:rPr>
          <w:rFonts w:cs="Arial" w:hint="eastAsia"/>
          <w:szCs w:val="28"/>
        </w:rPr>
        <w:t>, showed consistent patterns</w:t>
      </w:r>
      <w:r>
        <w:rPr>
          <w:rFonts w:cs="Arial"/>
          <w:szCs w:val="28"/>
        </w:rPr>
        <w:t xml:space="preserve"> across years</w:t>
      </w:r>
      <w:r>
        <w:rPr>
          <w:rFonts w:cs="Arial" w:hint="eastAsia"/>
          <w:szCs w:val="28"/>
        </w:rPr>
        <w:t xml:space="preserve"> (Fig. 2)</w:t>
      </w:r>
      <w:r>
        <w:rPr>
          <w:rFonts w:cs="Arial"/>
          <w:szCs w:val="28"/>
        </w:rPr>
        <w:t xml:space="preserve">, despite </w:t>
      </w:r>
      <w:r>
        <w:rPr>
          <w:rFonts w:cs="Arial" w:hint="eastAsia"/>
          <w:szCs w:val="28"/>
        </w:rPr>
        <w:t xml:space="preserve">the </w:t>
      </w:r>
      <w:r>
        <w:rPr>
          <w:rFonts w:cs="Arial"/>
          <w:szCs w:val="28"/>
        </w:rPr>
        <w:t>variation</w:t>
      </w:r>
      <w:r>
        <w:rPr>
          <w:rFonts w:cs="Arial" w:hint="eastAsia"/>
          <w:szCs w:val="28"/>
        </w:rPr>
        <w:t>s</w:t>
      </w:r>
      <w:r>
        <w:rPr>
          <w:rFonts w:cs="Arial"/>
          <w:szCs w:val="28"/>
        </w:rPr>
        <w:t xml:space="preserve"> in </w:t>
      </w:r>
      <w:r>
        <w:rPr>
          <w:rFonts w:cs="Arial" w:hint="eastAsia"/>
          <w:szCs w:val="28"/>
        </w:rPr>
        <w:t>the environmental conditions during the crop season among the three study years</w:t>
      </w:r>
      <w:r>
        <w:rPr>
          <w:rFonts w:cs="Arial"/>
          <w:szCs w:val="28"/>
        </w:rPr>
        <w:t xml:space="preserve">. </w:t>
      </w:r>
      <w:r w:rsidRPr="00D0138C">
        <w:rPr>
          <w:rFonts w:cs="Arial" w:hint="eastAsia"/>
          <w:szCs w:val="28"/>
        </w:rPr>
        <w:t>The</w:t>
      </w:r>
      <w:r w:rsidRPr="00D0138C">
        <w:rPr>
          <w:rFonts w:cs="Arial"/>
          <w:szCs w:val="28"/>
        </w:rPr>
        <w:t xml:space="preserve"> </w:t>
      </w:r>
      <w:r w:rsidRPr="00D0138C">
        <w:rPr>
          <w:rFonts w:cs="Arial" w:hint="eastAsia"/>
          <w:szCs w:val="28"/>
        </w:rPr>
        <w:t xml:space="preserve">daily mean </w:t>
      </w:r>
      <w:r w:rsidRPr="00D0138C">
        <w:rPr>
          <w:rFonts w:cs="Arial"/>
          <w:szCs w:val="28"/>
        </w:rPr>
        <w:t>temperature</w:t>
      </w:r>
      <w:r w:rsidRPr="00D0138C">
        <w:rPr>
          <w:rFonts w:cs="Arial" w:hint="eastAsia"/>
          <w:szCs w:val="28"/>
        </w:rPr>
        <w:t xml:space="preserve">, particularly during the early crop season </w:t>
      </w:r>
      <w:r w:rsidR="00F254B0">
        <w:rPr>
          <w:rFonts w:cs="Arial" w:hint="eastAsia"/>
          <w:szCs w:val="28"/>
        </w:rPr>
        <w:t>(</w:t>
      </w:r>
      <w:r w:rsidRPr="00D0138C">
        <w:rPr>
          <w:rFonts w:cs="Arial" w:hint="eastAsia"/>
          <w:szCs w:val="28"/>
        </w:rPr>
        <w:t>from</w:t>
      </w:r>
      <w:r w:rsidRPr="00D0138C">
        <w:rPr>
          <w:rFonts w:cs="Arial"/>
          <w:szCs w:val="28"/>
        </w:rPr>
        <w:t xml:space="preserve"> April</w:t>
      </w:r>
      <w:r w:rsidRPr="00D0138C">
        <w:rPr>
          <w:rFonts w:cs="Arial" w:hint="eastAsia"/>
          <w:szCs w:val="28"/>
        </w:rPr>
        <w:t xml:space="preserve"> to </w:t>
      </w:r>
      <w:r w:rsidRPr="00D0138C">
        <w:rPr>
          <w:rFonts w:cs="Arial"/>
          <w:szCs w:val="28"/>
        </w:rPr>
        <w:t>Ju</w:t>
      </w:r>
      <w:r w:rsidRPr="00D0138C">
        <w:rPr>
          <w:rFonts w:cs="Arial" w:hint="eastAsia"/>
          <w:szCs w:val="28"/>
        </w:rPr>
        <w:t>ne</w:t>
      </w:r>
      <w:r w:rsidR="00F254B0">
        <w:rPr>
          <w:rFonts w:cs="Arial" w:hint="eastAsia"/>
          <w:szCs w:val="28"/>
        </w:rPr>
        <w:t>)</w:t>
      </w:r>
      <w:r w:rsidRPr="00D0138C">
        <w:rPr>
          <w:rFonts w:cs="Arial" w:hint="eastAsia"/>
          <w:szCs w:val="28"/>
        </w:rPr>
        <w:t>,</w:t>
      </w:r>
      <w:r w:rsidRPr="00D0138C">
        <w:rPr>
          <w:rFonts w:cs="Arial"/>
          <w:szCs w:val="28"/>
        </w:rPr>
        <w:t xml:space="preserve"> </w:t>
      </w:r>
      <w:r w:rsidRPr="00D0138C">
        <w:rPr>
          <w:rFonts w:cs="Arial" w:hint="eastAsia"/>
          <w:szCs w:val="28"/>
        </w:rPr>
        <w:t xml:space="preserve">varied substantially </w:t>
      </w:r>
      <w:r w:rsidRPr="00D0138C">
        <w:rPr>
          <w:rFonts w:cs="Arial"/>
          <w:szCs w:val="28"/>
        </w:rPr>
        <w:t>among</w:t>
      </w:r>
      <w:r w:rsidRPr="00D0138C">
        <w:rPr>
          <w:rFonts w:cs="Arial" w:hint="eastAsia"/>
          <w:szCs w:val="28"/>
        </w:rPr>
        <w:t xml:space="preserve"> </w:t>
      </w:r>
      <w:r w:rsidRPr="00D0138C">
        <w:rPr>
          <w:rFonts w:cs="Arial"/>
          <w:szCs w:val="28"/>
        </w:rPr>
        <w:t>year</w:t>
      </w:r>
      <w:r w:rsidRPr="00D0138C">
        <w:rPr>
          <w:rFonts w:cs="Arial" w:hint="eastAsia"/>
          <w:szCs w:val="28"/>
        </w:rPr>
        <w:t xml:space="preserve">s </w:t>
      </w:r>
      <w:r w:rsidRPr="00D0138C">
        <w:rPr>
          <w:rFonts w:cs="Arial"/>
          <w:szCs w:val="28"/>
        </w:rPr>
        <w:t xml:space="preserve">(Appendix S1: </w:t>
      </w:r>
      <w:r w:rsidRPr="00D0138C">
        <w:rPr>
          <w:rFonts w:cs="Arial" w:hint="eastAsia"/>
          <w:szCs w:val="28"/>
        </w:rPr>
        <w:t>Fig.</w:t>
      </w:r>
      <w:r w:rsidRPr="00D0138C">
        <w:rPr>
          <w:rFonts w:cs="Arial"/>
          <w:szCs w:val="28"/>
        </w:rPr>
        <w:t xml:space="preserve"> S</w:t>
      </w:r>
      <w:r w:rsidRPr="00D0138C">
        <w:rPr>
          <w:rFonts w:cs="Arial" w:hint="eastAsia"/>
          <w:szCs w:val="28"/>
        </w:rPr>
        <w:t>2a</w:t>
      </w:r>
      <w:r w:rsidRPr="00D0138C">
        <w:rPr>
          <w:rFonts w:cs="Arial"/>
          <w:szCs w:val="28"/>
        </w:rPr>
        <w:t>)</w:t>
      </w:r>
      <w:r w:rsidRPr="00D0138C">
        <w:rPr>
          <w:rFonts w:cs="Arial" w:hint="eastAsia"/>
          <w:szCs w:val="28"/>
        </w:rPr>
        <w:t>.</w:t>
      </w:r>
      <w:r w:rsidR="00D3760C">
        <w:rPr>
          <w:rFonts w:cs="Arial" w:hint="eastAsia"/>
          <w:color w:val="FF0000"/>
          <w:szCs w:val="28"/>
        </w:rPr>
        <w:t xml:space="preserve"> </w:t>
      </w:r>
      <w:r w:rsidRPr="00D3760C">
        <w:rPr>
          <w:rFonts w:cs="Arial" w:hint="eastAsia"/>
          <w:szCs w:val="28"/>
        </w:rPr>
        <w:t xml:space="preserve">The daily </w:t>
      </w:r>
      <w:r w:rsidRPr="00D3760C">
        <w:rPr>
          <w:rFonts w:cs="Arial"/>
          <w:szCs w:val="28"/>
        </w:rPr>
        <w:t xml:space="preserve">precipitation </w:t>
      </w:r>
      <w:r w:rsidRPr="00D3760C">
        <w:rPr>
          <w:rFonts w:cs="Arial" w:hint="eastAsia"/>
          <w:szCs w:val="28"/>
        </w:rPr>
        <w:t xml:space="preserve">patterns also </w:t>
      </w:r>
      <w:r w:rsidR="00F254B0">
        <w:rPr>
          <w:rFonts w:cs="Arial" w:hint="eastAsia"/>
          <w:szCs w:val="28"/>
        </w:rPr>
        <w:t>fluctuated</w:t>
      </w:r>
      <w:r w:rsidRPr="00D3760C">
        <w:rPr>
          <w:rFonts w:cs="Arial" w:hint="eastAsia"/>
          <w:szCs w:val="28"/>
        </w:rPr>
        <w:t xml:space="preserve"> </w:t>
      </w:r>
      <w:r w:rsidR="00F254B0">
        <w:rPr>
          <w:rFonts w:cs="Arial" w:hint="eastAsia"/>
          <w:szCs w:val="28"/>
        </w:rPr>
        <w:t>over</w:t>
      </w:r>
      <w:r w:rsidRPr="00D3760C">
        <w:rPr>
          <w:rFonts w:cs="Arial" w:hint="eastAsia"/>
          <w:szCs w:val="28"/>
        </w:rPr>
        <w:t xml:space="preserve"> the three study years, with frequent </w:t>
      </w:r>
      <w:r w:rsidRPr="00D3760C">
        <w:rPr>
          <w:rFonts w:cs="Arial"/>
          <w:szCs w:val="28"/>
        </w:rPr>
        <w:t>high precipitation events in 2017</w:t>
      </w:r>
      <w:r w:rsidR="00F254B0">
        <w:rPr>
          <w:rFonts w:cs="Arial" w:hint="eastAsia"/>
          <w:szCs w:val="28"/>
        </w:rPr>
        <w:t>,</w:t>
      </w:r>
      <w:r w:rsidRPr="00D3760C">
        <w:rPr>
          <w:rFonts w:cs="Arial" w:hint="eastAsia"/>
          <w:szCs w:val="28"/>
        </w:rPr>
        <w:t xml:space="preserve"> </w:t>
      </w:r>
      <w:r w:rsidR="00F254B0">
        <w:rPr>
          <w:rFonts w:cs="Arial" w:hint="eastAsia"/>
          <w:szCs w:val="28"/>
        </w:rPr>
        <w:t xml:space="preserve">overall </w:t>
      </w:r>
      <w:r w:rsidR="00274052" w:rsidRPr="00D3760C">
        <w:rPr>
          <w:rFonts w:cs="Arial" w:hint="eastAsia"/>
          <w:szCs w:val="28"/>
        </w:rPr>
        <w:t>low</w:t>
      </w:r>
      <w:r w:rsidRPr="00D3760C">
        <w:rPr>
          <w:rFonts w:cs="Arial" w:hint="eastAsia"/>
          <w:szCs w:val="28"/>
        </w:rPr>
        <w:t xml:space="preserve"> </w:t>
      </w:r>
      <w:r w:rsidR="00274052" w:rsidRPr="00D3760C">
        <w:rPr>
          <w:rFonts w:cs="Arial" w:hint="eastAsia"/>
          <w:szCs w:val="28"/>
        </w:rPr>
        <w:t xml:space="preserve">precipitation in </w:t>
      </w:r>
      <w:r w:rsidRPr="00D3760C">
        <w:rPr>
          <w:rFonts w:cs="Arial"/>
          <w:szCs w:val="28"/>
        </w:rPr>
        <w:t>2018</w:t>
      </w:r>
      <w:r w:rsidR="00F254B0">
        <w:rPr>
          <w:rFonts w:cs="Arial" w:hint="eastAsia"/>
          <w:szCs w:val="28"/>
        </w:rPr>
        <w:t xml:space="preserve">, and </w:t>
      </w:r>
      <w:r w:rsidR="00F254B0" w:rsidRPr="00F254B0">
        <w:rPr>
          <w:rFonts w:cs="Arial" w:hint="eastAsia"/>
          <w:szCs w:val="28"/>
        </w:rPr>
        <w:t xml:space="preserve">relatively </w:t>
      </w:r>
      <w:r w:rsidR="00F254B0">
        <w:rPr>
          <w:rFonts w:cs="Arial" w:hint="eastAsia"/>
          <w:szCs w:val="28"/>
        </w:rPr>
        <w:t>even</w:t>
      </w:r>
      <w:r w:rsidR="00274052" w:rsidRPr="00D3760C">
        <w:rPr>
          <w:rFonts w:cs="Arial" w:hint="eastAsia"/>
          <w:szCs w:val="28"/>
        </w:rPr>
        <w:t xml:space="preserve"> </w:t>
      </w:r>
      <w:r w:rsidR="00F254B0" w:rsidRPr="00F254B0">
        <w:rPr>
          <w:rFonts w:cs="Arial"/>
          <w:szCs w:val="28"/>
        </w:rPr>
        <w:t>precipitation</w:t>
      </w:r>
      <w:r w:rsidR="00F254B0">
        <w:rPr>
          <w:rFonts w:cs="Arial" w:hint="eastAsia"/>
          <w:szCs w:val="28"/>
        </w:rPr>
        <w:t xml:space="preserve"> in 2019 </w:t>
      </w:r>
      <w:r w:rsidRPr="00D3760C">
        <w:rPr>
          <w:rFonts w:cs="Arial"/>
          <w:szCs w:val="28"/>
        </w:rPr>
        <w:t xml:space="preserve">(Appendix S1: </w:t>
      </w:r>
      <w:r w:rsidRPr="00D3760C">
        <w:rPr>
          <w:rFonts w:cs="Arial" w:hint="eastAsia"/>
          <w:szCs w:val="28"/>
        </w:rPr>
        <w:t>Fig.</w:t>
      </w:r>
      <w:r w:rsidRPr="00D3760C">
        <w:rPr>
          <w:rFonts w:cs="Arial"/>
          <w:szCs w:val="28"/>
        </w:rPr>
        <w:t xml:space="preserve"> S</w:t>
      </w:r>
      <w:r w:rsidR="00274052" w:rsidRPr="00D3760C">
        <w:rPr>
          <w:rFonts w:cs="Arial" w:hint="eastAsia"/>
          <w:szCs w:val="28"/>
        </w:rPr>
        <w:t>2b</w:t>
      </w:r>
      <w:r w:rsidRPr="00D3760C">
        <w:rPr>
          <w:rFonts w:cs="Arial"/>
          <w:szCs w:val="28"/>
        </w:rPr>
        <w:t>).</w:t>
      </w:r>
      <w:r w:rsidRPr="00D3760C">
        <w:rPr>
          <w:rFonts w:cs="Arial" w:hint="eastAsia"/>
          <w:szCs w:val="28"/>
        </w:rPr>
        <w:t xml:space="preserve"> </w:t>
      </w:r>
      <w:r w:rsidR="007045AC" w:rsidRPr="00E84491">
        <w:rPr>
          <w:rFonts w:cs="Arial" w:hint="eastAsia"/>
          <w:szCs w:val="28"/>
        </w:rPr>
        <w:t>Additionally</w:t>
      </w:r>
      <w:r w:rsidR="00CF5EBA" w:rsidRPr="00E84491">
        <w:rPr>
          <w:rFonts w:cs="Arial" w:hint="eastAsia"/>
          <w:szCs w:val="28"/>
        </w:rPr>
        <w:t xml:space="preserve">, </w:t>
      </w:r>
      <w:r w:rsidR="00CC59DE" w:rsidRPr="00E84491">
        <w:rPr>
          <w:rFonts w:cs="Arial" w:hint="eastAsia"/>
          <w:szCs w:val="28"/>
        </w:rPr>
        <w:t xml:space="preserve">the compositions of rice herbivores at the flowering and ripening stage </w:t>
      </w:r>
      <w:r w:rsidR="007045AC" w:rsidRPr="00E84491">
        <w:rPr>
          <w:rFonts w:cs="Arial" w:hint="eastAsia"/>
          <w:szCs w:val="28"/>
        </w:rPr>
        <w:t>differed</w:t>
      </w:r>
      <w:r w:rsidR="00CC59DE" w:rsidRPr="00E84491">
        <w:rPr>
          <w:rFonts w:cs="Arial" w:hint="eastAsia"/>
          <w:szCs w:val="28"/>
        </w:rPr>
        <w:t xml:space="preserve"> substantially </w:t>
      </w:r>
      <w:r w:rsidR="007045AC" w:rsidRPr="00E84491">
        <w:rPr>
          <w:rFonts w:cs="Arial" w:hint="eastAsia"/>
          <w:szCs w:val="28"/>
        </w:rPr>
        <w:t>among</w:t>
      </w:r>
      <w:r w:rsidR="00F254B0" w:rsidRPr="00E84491">
        <w:rPr>
          <w:rFonts w:cs="Arial" w:hint="eastAsia"/>
          <w:szCs w:val="28"/>
        </w:rPr>
        <w:t xml:space="preserve"> the three years</w:t>
      </w:r>
      <w:r w:rsidR="007045AC" w:rsidRPr="00E84491">
        <w:rPr>
          <w:rFonts w:cs="Arial" w:hint="eastAsia"/>
          <w:szCs w:val="28"/>
        </w:rPr>
        <w:t>, in particular the two most dominant groups leafhopper</w:t>
      </w:r>
      <w:r w:rsidR="00AB3637" w:rsidRPr="00E84491">
        <w:rPr>
          <w:rFonts w:cs="Arial" w:hint="eastAsia"/>
          <w:szCs w:val="28"/>
        </w:rPr>
        <w:t>s</w:t>
      </w:r>
      <w:r w:rsidR="007045AC" w:rsidRPr="00E84491">
        <w:rPr>
          <w:rFonts w:cs="Arial" w:hint="eastAsia"/>
          <w:szCs w:val="28"/>
        </w:rPr>
        <w:t xml:space="preserve"> (</w:t>
      </w:r>
      <w:r w:rsidR="007045AC" w:rsidRPr="00E84491">
        <w:rPr>
          <w:rFonts w:cs="Arial"/>
          <w:szCs w:val="28"/>
        </w:rPr>
        <w:t>Cicadellidae/</w:t>
      </w:r>
      <w:r w:rsidR="007045AC" w:rsidRPr="00E84491">
        <w:rPr>
          <w:rFonts w:cs="Arial"/>
          <w:i/>
          <w:szCs w:val="28"/>
        </w:rPr>
        <w:t>Nephotettix</w:t>
      </w:r>
      <w:r w:rsidR="007045AC" w:rsidRPr="00E84491">
        <w:rPr>
          <w:rFonts w:cs="Arial" w:hint="eastAsia"/>
          <w:szCs w:val="28"/>
        </w:rPr>
        <w:t>) and planthopper</w:t>
      </w:r>
      <w:r w:rsidR="00AB3637" w:rsidRPr="00E84491">
        <w:rPr>
          <w:rFonts w:cs="Arial" w:hint="eastAsia"/>
          <w:szCs w:val="28"/>
        </w:rPr>
        <w:t>s</w:t>
      </w:r>
      <w:r w:rsidR="007045AC" w:rsidRPr="00E84491">
        <w:rPr>
          <w:rFonts w:cs="Arial" w:hint="eastAsia"/>
          <w:szCs w:val="28"/>
        </w:rPr>
        <w:t xml:space="preserve"> (</w:t>
      </w:r>
      <w:r w:rsidR="007045AC" w:rsidRPr="00E84491">
        <w:rPr>
          <w:rFonts w:cs="Arial"/>
          <w:szCs w:val="28"/>
        </w:rPr>
        <w:t>Delphacidae/</w:t>
      </w:r>
      <w:r w:rsidR="007045AC" w:rsidRPr="00E84491">
        <w:rPr>
          <w:rFonts w:cs="Arial"/>
          <w:i/>
          <w:szCs w:val="28"/>
        </w:rPr>
        <w:t>Nilaparvata</w:t>
      </w:r>
      <w:r w:rsidR="007045AC" w:rsidRPr="00E84491">
        <w:rPr>
          <w:rFonts w:cs="Arial" w:hint="eastAsia"/>
          <w:szCs w:val="28"/>
        </w:rPr>
        <w:t>)</w:t>
      </w:r>
      <w:r w:rsidR="00CC59DE" w:rsidRPr="00E84491">
        <w:rPr>
          <w:rFonts w:cs="Arial" w:hint="eastAsia"/>
          <w:szCs w:val="28"/>
        </w:rPr>
        <w:t xml:space="preserve"> </w:t>
      </w:r>
      <w:r w:rsidR="00F254B0" w:rsidRPr="00E84491">
        <w:rPr>
          <w:rFonts w:cs="Arial"/>
          <w:szCs w:val="28"/>
        </w:rPr>
        <w:t>(Appendix S1: Table S3</w:t>
      </w:r>
      <w:r w:rsidR="00F254B0" w:rsidRPr="00E84491">
        <w:rPr>
          <w:rFonts w:cs="Arial" w:hint="eastAsia"/>
          <w:szCs w:val="28"/>
        </w:rPr>
        <w:t>)</w:t>
      </w:r>
      <w:r w:rsidR="00E84491">
        <w:rPr>
          <w:rFonts w:cs="Arial" w:hint="eastAsia"/>
          <w:szCs w:val="28"/>
        </w:rPr>
        <w:t xml:space="preserve">. </w:t>
      </w:r>
      <w:r>
        <w:rPr>
          <w:rFonts w:cs="Arial" w:hint="eastAsia"/>
          <w:szCs w:val="28"/>
        </w:rPr>
        <w:t xml:space="preserve">Although the foraging behavior of generalist predators </w:t>
      </w:r>
      <w:r>
        <w:rPr>
          <w:rFonts w:cs="Arial"/>
          <w:szCs w:val="28"/>
        </w:rPr>
        <w:t>could</w:t>
      </w:r>
      <w:r>
        <w:rPr>
          <w:rFonts w:cs="Arial" w:hint="eastAsia"/>
          <w:szCs w:val="28"/>
        </w:rPr>
        <w:t xml:space="preserve"> </w:t>
      </w:r>
      <w:r>
        <w:rPr>
          <w:rFonts w:cs="Arial"/>
          <w:szCs w:val="28"/>
        </w:rPr>
        <w:t>be</w:t>
      </w:r>
      <w:r w:rsidR="00E84491">
        <w:rPr>
          <w:rFonts w:cs="Arial" w:hint="eastAsia"/>
          <w:szCs w:val="28"/>
        </w:rPr>
        <w:t xml:space="preserve"> largely</w:t>
      </w:r>
      <w:r>
        <w:rPr>
          <w:rFonts w:cs="Arial"/>
          <w:szCs w:val="28"/>
        </w:rPr>
        <w:t xml:space="preserve"> influenced by</w:t>
      </w:r>
      <w:r>
        <w:rPr>
          <w:rFonts w:cs="Arial" w:hint="eastAsia"/>
          <w:szCs w:val="28"/>
        </w:rPr>
        <w:t xml:space="preserve"> various</w:t>
      </w:r>
      <w:r>
        <w:rPr>
          <w:rFonts w:cs="Arial"/>
          <w:szCs w:val="28"/>
        </w:rPr>
        <w:t xml:space="preserve"> </w:t>
      </w:r>
      <w:r>
        <w:rPr>
          <w:rFonts w:cs="Arial" w:hint="eastAsia"/>
          <w:szCs w:val="28"/>
        </w:rPr>
        <w:t>abiotic and biotic</w:t>
      </w:r>
      <w:r>
        <w:rPr>
          <w:rFonts w:cs="Arial"/>
          <w:szCs w:val="28"/>
        </w:rPr>
        <w:t xml:space="preserve"> factors </w:t>
      </w:r>
      <w:r w:rsidR="00460FBE">
        <w:rPr>
          <w:rFonts w:cs="Arial"/>
          <w:szCs w:val="28"/>
        </w:rPr>
        <w:lastRenderedPageBreak/>
        <w:fldChar w:fldCharType="begin"/>
      </w:r>
      <w:r>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460FBE">
        <w:rPr>
          <w:rFonts w:cs="Arial"/>
          <w:szCs w:val="28"/>
        </w:rPr>
        <w:fldChar w:fldCharType="separate"/>
      </w:r>
      <w:r>
        <w:rPr>
          <w:rFonts w:cs="Arial"/>
          <w:szCs w:val="28"/>
        </w:rPr>
        <w:t>(Whitney et al. 2018, Eitzinger et al. 2021)</w:t>
      </w:r>
      <w:r w:rsidR="00460FBE">
        <w:rPr>
          <w:rFonts w:cs="Arial"/>
          <w:szCs w:val="28"/>
        </w:rPr>
        <w:fldChar w:fldCharType="end"/>
      </w:r>
      <w:r>
        <w:rPr>
          <w:rFonts w:cs="Arial" w:hint="eastAsia"/>
          <w:szCs w:val="28"/>
        </w:rPr>
        <w:t>, our results suggest that their</w:t>
      </w:r>
      <w:r>
        <w:rPr>
          <w:rFonts w:cs="Arial"/>
          <w:szCs w:val="28"/>
        </w:rPr>
        <w:t xml:space="preserve"> feeding habits </w:t>
      </w:r>
      <w:r>
        <w:rPr>
          <w:rFonts w:cs="Arial" w:hint="eastAsia"/>
          <w:szCs w:val="28"/>
        </w:rPr>
        <w:t>might</w:t>
      </w:r>
      <w:r>
        <w:rPr>
          <w:rFonts w:cs="Arial"/>
          <w:szCs w:val="28"/>
        </w:rPr>
        <w:t xml:space="preserve"> not be as variable and unpredictable as previously thought</w:t>
      </w:r>
      <w:r>
        <w:rPr>
          <w:rFonts w:cs="Arial" w:hint="eastAsia"/>
          <w:szCs w:val="28"/>
        </w:rPr>
        <w:t>.</w:t>
      </w:r>
      <w:r>
        <w:rPr>
          <w:rFonts w:cs="Arial"/>
          <w:szCs w:val="28"/>
        </w:rPr>
        <w:t xml:space="preserve"> </w:t>
      </w:r>
      <w:r>
        <w:rPr>
          <w:rFonts w:cs="Arial" w:hint="eastAsia"/>
          <w:szCs w:val="28"/>
        </w:rPr>
        <w:t xml:space="preserve">Such consistency in </w:t>
      </w:r>
      <w:r>
        <w:rPr>
          <w:rFonts w:cs="Arial"/>
          <w:szCs w:val="28"/>
        </w:rPr>
        <w:t xml:space="preserve">generalist predators’ </w:t>
      </w:r>
      <w:r>
        <w:rPr>
          <w:rFonts w:cs="Arial" w:hint="eastAsia"/>
          <w:szCs w:val="28"/>
        </w:rPr>
        <w:t xml:space="preserve">dietary patterns across years </w:t>
      </w:r>
      <w:r>
        <w:rPr>
          <w:rFonts w:cs="Arial"/>
          <w:szCs w:val="28"/>
        </w:rPr>
        <w:t>hints</w:t>
      </w:r>
      <w:r>
        <w:rPr>
          <w:rFonts w:cs="Arial" w:hint="eastAsia"/>
          <w:szCs w:val="28"/>
        </w:rPr>
        <w:t xml:space="preserve"> </w:t>
      </w:r>
      <w:r>
        <w:rPr>
          <w:rFonts w:cs="Arial"/>
          <w:szCs w:val="28"/>
        </w:rPr>
        <w:t xml:space="preserve">at their stable and reliable top-down </w:t>
      </w:r>
      <w:r>
        <w:rPr>
          <w:rFonts w:cs="Arial" w:hint="eastAsia"/>
          <w:szCs w:val="28"/>
        </w:rPr>
        <w:t>effect</w:t>
      </w:r>
      <w:r w:rsidR="00E84491">
        <w:rPr>
          <w:rFonts w:cs="Arial" w:hint="eastAsia"/>
          <w:szCs w:val="28"/>
        </w:rPr>
        <w:t>s</w:t>
      </w:r>
      <w:r>
        <w:rPr>
          <w:rFonts w:cs="Arial"/>
          <w:szCs w:val="28"/>
        </w:rPr>
        <w:t xml:space="preserve"> on pest herbivores</w:t>
      </w:r>
      <w:r>
        <w:rPr>
          <w:rFonts w:cs="Arial" w:hint="eastAsia"/>
          <w:szCs w:val="28"/>
        </w:rPr>
        <w:t>, offer</w:t>
      </w:r>
      <w:r>
        <w:rPr>
          <w:rFonts w:cs="Arial"/>
          <w:szCs w:val="28"/>
        </w:rPr>
        <w:t>ing</w:t>
      </w:r>
      <w:r>
        <w:rPr>
          <w:rFonts w:cs="Arial" w:hint="eastAsia"/>
          <w:szCs w:val="28"/>
        </w:rPr>
        <w:t xml:space="preserve"> a </w:t>
      </w:r>
      <w:r>
        <w:rPr>
          <w:rFonts w:cs="Arial"/>
          <w:szCs w:val="28"/>
        </w:rPr>
        <w:t>promising</w:t>
      </w:r>
      <w:r>
        <w:rPr>
          <w:rFonts w:cs="Arial" w:hint="eastAsia"/>
          <w:szCs w:val="28"/>
        </w:rPr>
        <w:t xml:space="preserve"> opportunity for </w:t>
      </w:r>
      <w:r>
        <w:rPr>
          <w:rFonts w:cs="Arial"/>
          <w:szCs w:val="28"/>
        </w:rPr>
        <w:t>practitioner</w:t>
      </w:r>
      <w:r>
        <w:rPr>
          <w:rFonts w:cs="Arial" w:hint="eastAsia"/>
          <w:szCs w:val="28"/>
        </w:rPr>
        <w:t xml:space="preserve">s to incorporate </w:t>
      </w:r>
      <w:r>
        <w:rPr>
          <w:rFonts w:cs="Arial"/>
          <w:szCs w:val="28"/>
        </w:rPr>
        <w:t>these</w:t>
      </w:r>
      <w:r>
        <w:rPr>
          <w:rFonts w:cs="Arial" w:hint="eastAsia"/>
          <w:szCs w:val="28"/>
        </w:rPr>
        <w:t xml:space="preserve"> predators as biocontrol agents in pest management programs.</w:t>
      </w:r>
    </w:p>
    <w:p w14:paraId="2E5106DB" w14:textId="77777777" w:rsidR="00460FBE" w:rsidRDefault="00D0138C">
      <w:pPr>
        <w:rPr>
          <w:rFonts w:cs="Arial"/>
          <w:szCs w:val="28"/>
        </w:rPr>
      </w:pPr>
      <w:r>
        <w:rPr>
          <w:rFonts w:cs="Arial" w:hint="eastAsia"/>
          <w:szCs w:val="28"/>
        </w:rPr>
        <w:tab/>
      </w:r>
    </w:p>
    <w:p w14:paraId="7580C949" w14:textId="77777777" w:rsidR="00460FBE" w:rsidRDefault="00D0138C">
      <w:pPr>
        <w:jc w:val="center"/>
        <w:rPr>
          <w:rFonts w:cs="Arial"/>
          <w:i/>
          <w:szCs w:val="28"/>
        </w:rPr>
      </w:pPr>
      <w:r>
        <w:rPr>
          <w:rFonts w:cs="Arial"/>
          <w:i/>
          <w:szCs w:val="28"/>
        </w:rPr>
        <w:t>Factors associated with pest consumption by predators</w:t>
      </w:r>
    </w:p>
    <w:p w14:paraId="68B6EB88" w14:textId="77777777" w:rsidR="00460FBE" w:rsidRDefault="00D0138C">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14:paraId="4C769D8B" w14:textId="77777777" w:rsidR="00460FBE" w:rsidRDefault="00D0138C">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Previous studies have shown that organic farming generally promotes arthropod diversity in the farms </w:t>
      </w:r>
      <w:r w:rsidR="00460FBE">
        <w:rPr>
          <w:rFonts w:cs="Arial"/>
          <w:szCs w:val="28"/>
        </w:rPr>
        <w:fldChar w:fldCharType="begin"/>
      </w:r>
      <w:r>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Pr>
          <w:rFonts w:ascii="Cambria Math" w:hAnsi="Cambria Math" w:cs="Cambria Math"/>
          <w:szCs w:val="28"/>
        </w:rPr>
        <w:instrText>‐</w:instrText>
      </w:r>
      <w:r>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Pr>
          <w:rFonts w:ascii="Cambria Math" w:hAnsi="Cambria Math" w:cs="Cambria Math"/>
          <w:szCs w:val="28"/>
        </w:rPr>
        <w:instrText>‐</w:instrText>
      </w:r>
      <w:r>
        <w:rPr>
          <w:rFonts w:cs="Arial"/>
          <w:szCs w:val="28"/>
        </w:rPr>
        <w:instrText>CHRISTIN&lt;/author&gt;&lt;/authors&gt;&lt;/contributors&gt;&lt;titles&gt;&lt;title&gt;The effects of organic agriculture on biodiversity and abundance: a meta</w:instrText>
      </w:r>
      <w:r>
        <w:rPr>
          <w:rFonts w:ascii="Cambria Math" w:hAnsi="Cambria Math" w:cs="Cambria Math"/>
          <w:szCs w:val="28"/>
        </w:rPr>
        <w:instrText>‐</w:instrText>
      </w:r>
      <w:r>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460FBE">
        <w:rPr>
          <w:rFonts w:cs="Arial"/>
          <w:szCs w:val="28"/>
        </w:rPr>
        <w:fldChar w:fldCharType="separate"/>
      </w:r>
      <w:r>
        <w:rPr>
          <w:rFonts w:cs="Arial"/>
          <w:szCs w:val="28"/>
        </w:rPr>
        <w:t>(Bengtsson et al. 2005, Lichtenberg et al. 2017)</w:t>
      </w:r>
      <w:r w:rsidR="00460FBE">
        <w:rPr>
          <w:rFonts w:cs="Arial"/>
          <w:szCs w:val="28"/>
        </w:rPr>
        <w:fldChar w:fldCharType="end"/>
      </w:r>
      <w:r>
        <w:rPr>
          <w:rFonts w:cs="Arial"/>
          <w:szCs w:val="28"/>
        </w:rPr>
        <w:t xml:space="preserve">. Such increase in prey availability may distract predators from feeding on target species and thus result in lower consumption of pests </w:t>
      </w:r>
      <w:r w:rsidR="00460FBE">
        <w:rPr>
          <w:rFonts w:cs="Arial"/>
          <w:szCs w:val="28"/>
        </w:rPr>
        <w:fldChar w:fldCharType="begin"/>
      </w:r>
      <w:r>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460FBE">
        <w:rPr>
          <w:rFonts w:cs="Arial"/>
          <w:szCs w:val="28"/>
        </w:rPr>
        <w:fldChar w:fldCharType="separate"/>
      </w:r>
      <w:r>
        <w:rPr>
          <w:rFonts w:cs="Arial"/>
          <w:szCs w:val="28"/>
        </w:rPr>
        <w:t>(Birkhofer et al. 2008b)</w:t>
      </w:r>
      <w:r w:rsidR="00460FBE">
        <w:rPr>
          <w:rFonts w:cs="Arial"/>
          <w:szCs w:val="28"/>
        </w:rPr>
        <w:fldChar w:fldCharType="end"/>
      </w:r>
      <w:r>
        <w:rPr>
          <w:rFonts w:cs="Arial"/>
          <w:szCs w:val="28"/>
        </w:rPr>
        <w:t xml:space="preserve">. Another possibility is that conventional farming may cause higher pest densities </w:t>
      </w:r>
      <w:r w:rsidR="00460FBE">
        <w:rPr>
          <w:rFonts w:cs="Arial"/>
          <w:szCs w:val="28"/>
        </w:rPr>
        <w:fldChar w:fldCharType="begin"/>
      </w:r>
      <w:r>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460FBE">
        <w:rPr>
          <w:rFonts w:cs="Arial"/>
          <w:szCs w:val="28"/>
        </w:rPr>
        <w:fldChar w:fldCharType="separate"/>
      </w:r>
      <w:r>
        <w:rPr>
          <w:rFonts w:cs="Arial"/>
          <w:szCs w:val="28"/>
        </w:rPr>
        <w:t>(Porcel et al. 2018)</w:t>
      </w:r>
      <w:r w:rsidR="00460FBE">
        <w:rPr>
          <w:rFonts w:cs="Arial"/>
          <w:szCs w:val="28"/>
        </w:rPr>
        <w:fldChar w:fldCharType="end"/>
      </w:r>
      <w:r>
        <w:rPr>
          <w:rFonts w:cs="Arial"/>
          <w:szCs w:val="28"/>
        </w:rPr>
        <w:t xml:space="preserve">, thus increasing pest consumption in predators’ diet owning to higher encounter rates. This explanation is partly supported by the observed </w:t>
      </w:r>
      <w:commentRangeStart w:id="135"/>
      <w:r>
        <w:rPr>
          <w:rFonts w:cs="Arial"/>
          <w:szCs w:val="28"/>
        </w:rPr>
        <w:t xml:space="preserve">higher relative abundance of rice herbivores </w:t>
      </w:r>
      <w:commentRangeEnd w:id="135"/>
      <w:r>
        <w:rPr>
          <w:rStyle w:val="a5"/>
        </w:rPr>
        <w:commentReference w:id="135"/>
      </w:r>
      <w:r>
        <w:rPr>
          <w:rFonts w:cs="Arial"/>
          <w:szCs w:val="28"/>
        </w:rPr>
        <w:t>in conventional farms based on our sweep net samples in 2018 and 2019 (Fig. 3b</w:t>
      </w:r>
      <w:r>
        <w:rPr>
          <w:rFonts w:cs="Arial" w:hint="eastAsia"/>
          <w:szCs w:val="28"/>
        </w:rPr>
        <w:t>,</w:t>
      </w:r>
      <w:r>
        <w:rPr>
          <w:rFonts w:cs="Arial"/>
          <w:szCs w:val="28"/>
        </w:rPr>
        <w:t xml:space="preserve"> c). Our </w:t>
      </w:r>
      <w:r>
        <w:rPr>
          <w:rFonts w:cs="Arial"/>
          <w:szCs w:val="28"/>
        </w:rPr>
        <w:lastRenderedPageBreak/>
        <w:t>results highlight the high potential of using generalist arthropod predators as biocontrol agents in conventional farming systems. Further investigation in various agricultural systems is needed to test the generality of higher consumption of crop herbivores (pests) in the diet of predators, as well as the mechanisms underlying such patterns.</w:t>
      </w:r>
    </w:p>
    <w:p w14:paraId="7D86AEDD" w14:textId="77777777" w:rsidR="00460FBE" w:rsidRDefault="00D0138C">
      <w:pPr>
        <w:ind w:firstLine="720"/>
        <w:rPr>
          <w:rFonts w:cs="Arial"/>
          <w:szCs w:val="28"/>
        </w:rPr>
      </w:pPr>
      <w:r>
        <w:rPr>
          <w:rFonts w:cs="Arial"/>
          <w:color w:val="FF0000"/>
          <w:szCs w:val="28"/>
        </w:rPr>
        <w:t>2) Increasing pest consumption &gt; value &gt; mechanism</w:t>
      </w:r>
      <w:r>
        <w:rPr>
          <w:rFonts w:cs="Arial"/>
          <w:szCs w:val="28"/>
        </w:rPr>
        <w:t xml:space="preserve"> </w:t>
      </w:r>
    </w:p>
    <w:p w14:paraId="32EF5E87" w14:textId="77777777" w:rsidR="00460FBE" w:rsidRDefault="00D0138C">
      <w:pPr>
        <w:ind w:firstLine="720"/>
        <w:rPr>
          <w:rFonts w:cs="Arial"/>
          <w:color w:val="0070C0"/>
          <w:szCs w:val="28"/>
        </w:rPr>
      </w:pPr>
      <w:r>
        <w:rPr>
          <w:rFonts w:cs="Arial"/>
          <w:szCs w:val="28"/>
        </w:rPr>
        <w:t xml:space="preserve">Pest consumption by predators increased from the tillering to the ripening stage (Fig. 2; Table 3), consistent with previous studies showing that predators consumed more pests in the diet over the crop season </w:t>
      </w:r>
      <w:r w:rsidR="00460FBE">
        <w:rPr>
          <w:rFonts w:cs="Arial"/>
          <w:szCs w:val="28"/>
        </w:rPr>
        <w:fldChar w:fldCharType="begin"/>
      </w:r>
      <w:r>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szCs w:val="28"/>
        </w:rPr>
        <w:instrText>‐</w:instrText>
      </w:r>
      <w:r>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460FBE">
        <w:rPr>
          <w:rFonts w:cs="Arial"/>
          <w:szCs w:val="28"/>
        </w:rPr>
        <w:fldChar w:fldCharType="separate"/>
      </w:r>
      <w:r>
        <w:rPr>
          <w:rFonts w:cs="Arial"/>
          <w:szCs w:val="28"/>
        </w:rPr>
        <w:t>(Roubinet et al. 2017, Hsu et al. 2021)</w:t>
      </w:r>
      <w:r w:rsidR="00460FBE">
        <w:rPr>
          <w:rFonts w:cs="Arial"/>
          <w:szCs w:val="28"/>
        </w:rPr>
        <w:fldChar w:fldCharType="end"/>
      </w:r>
      <w:r>
        <w:rPr>
          <w:rFonts w:cs="Arial" w:hint="eastAsia"/>
          <w:szCs w:val="28"/>
        </w:rPr>
        <w:t>.</w:t>
      </w:r>
      <w:r>
        <w:rPr>
          <w:rFonts w:cs="Arial"/>
          <w:szCs w:val="28"/>
        </w:rPr>
        <w:t xml:space="preserve"> There were not many rice herbivores in our study farms at the early crop stage (Fig. 2). As a result, the proportion of these herbivores in predators’ diet was relatively low. Through the development of rice plants, rice herbivore populations rose and predominated at the ripening stage (Fig. 2), leading to high pest consumption by predators during this period. These findings suggest a higher biocontrol value of predators during later crop season, when the crop production is most vulnerable to pest damage. Therefore, farm management (e.g., chemical applications) that could potentially impact predator populations should be minimized during later season to maintain healthy populations of predators in the field.</w:t>
      </w:r>
    </w:p>
    <w:p w14:paraId="240A3FD4" w14:textId="77777777" w:rsidR="00460FBE" w:rsidRDefault="00D0138C">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14:paraId="383F793D" w14:textId="77777777" w:rsidR="00460FBE" w:rsidRDefault="00D0138C">
      <w:pPr>
        <w:rPr>
          <w:rFonts w:cs="Arial"/>
          <w:color w:val="0070C0"/>
          <w:szCs w:val="28"/>
        </w:rPr>
      </w:pPr>
      <w:r>
        <w:rPr>
          <w:rFonts w:cs="Arial" w:hint="eastAsia"/>
          <w:szCs w:val="28"/>
        </w:rPr>
        <w:tab/>
        <w:t xml:space="preserve">Habitat structure plays critical roles in governing the trophic dynamics of terrestrial arthropods </w:t>
      </w:r>
      <w:r w:rsidR="00460FBE">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460FBE">
        <w:rPr>
          <w:rFonts w:cs="Arial"/>
          <w:szCs w:val="28"/>
        </w:rPr>
        <w:fldChar w:fldCharType="separate"/>
      </w:r>
      <w:r>
        <w:rPr>
          <w:rFonts w:cs="Arial"/>
          <w:szCs w:val="28"/>
        </w:rPr>
        <w:t>(Barbosa and Castellanos 2005)</w:t>
      </w:r>
      <w:r w:rsidR="00460FBE">
        <w:rPr>
          <w:rFonts w:cs="Arial"/>
          <w:szCs w:val="28"/>
        </w:rPr>
        <w:fldChar w:fldCharType="end"/>
      </w:r>
      <w:r>
        <w:rPr>
          <w:rFonts w:cs="Arial" w:hint="eastAsia"/>
          <w:szCs w:val="28"/>
        </w:rPr>
        <w:t xml:space="preserve">. Higher vegetation complexity in the surrounding landscape could promote the abundance and diversity of natural enemies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Pr>
          <w:rFonts w:cs="Arial" w:hint="eastAsia"/>
          <w:szCs w:val="28"/>
        </w:rPr>
        <w:lastRenderedPageBreak/>
        <w:t>as well as providing refuge from intra-guild predation</w:t>
      </w:r>
      <w:r>
        <w:rPr>
          <w:rFonts w:cs="Arial"/>
          <w:szCs w:val="28"/>
        </w:rPr>
        <w:t xml:space="preserve"> </w:t>
      </w:r>
      <w:r w:rsidR="00460FBE">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460FBE">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460FBE">
        <w:rPr>
          <w:rFonts w:cs="Arial"/>
          <w:szCs w:val="28"/>
        </w:rPr>
      </w:r>
      <w:r w:rsidR="00460FBE">
        <w:rPr>
          <w:rFonts w:cs="Arial"/>
          <w:szCs w:val="28"/>
        </w:rPr>
        <w:fldChar w:fldCharType="end"/>
      </w:r>
      <w:r w:rsidR="00460FBE">
        <w:rPr>
          <w:rFonts w:cs="Arial"/>
          <w:szCs w:val="28"/>
        </w:rPr>
      </w:r>
      <w:r w:rsidR="00460FBE">
        <w:rPr>
          <w:rFonts w:cs="Arial"/>
          <w:szCs w:val="28"/>
        </w:rPr>
        <w:fldChar w:fldCharType="separate"/>
      </w:r>
      <w:r>
        <w:rPr>
          <w:rFonts w:cs="Arial"/>
          <w:szCs w:val="28"/>
        </w:rPr>
        <w:t>(Langellotto and Denno 2004, Sanders et al. 2008, Diehl et al. 2013)</w:t>
      </w:r>
      <w:r w:rsidR="00460FBE">
        <w:rPr>
          <w:rFonts w:cs="Arial"/>
          <w:szCs w:val="28"/>
        </w:rPr>
        <w:fldChar w:fldCharType="end"/>
      </w:r>
      <w:r>
        <w:rPr>
          <w:rFonts w:cs="Arial" w:hint="eastAsia"/>
          <w:szCs w:val="28"/>
        </w:rPr>
        <w:t xml:space="preserve">. </w:t>
      </w:r>
      <w:r>
        <w:rPr>
          <w:rFonts w:cs="Arial"/>
          <w:szCs w:val="28"/>
        </w:rPr>
        <w:t xml:space="preserve">However, </w:t>
      </w:r>
      <w:r>
        <w:rPr>
          <w:rFonts w:cs="Arial" w:hint="eastAsia"/>
          <w:szCs w:val="28"/>
        </w:rPr>
        <w:t xml:space="preserve">our results showed that </w:t>
      </w:r>
      <w:r>
        <w:rPr>
          <w:rFonts w:cs="Arial"/>
          <w:szCs w:val="28"/>
        </w:rPr>
        <w:t xml:space="preserve">pest consumption by predators was not </w:t>
      </w:r>
      <w:r>
        <w:rPr>
          <w:rFonts w:cs="Arial" w:hint="eastAsia"/>
          <w:szCs w:val="28"/>
        </w:rPr>
        <w:t>related to</w:t>
      </w:r>
      <w:r>
        <w:rPr>
          <w:rFonts w:cs="Arial"/>
          <w:szCs w:val="28"/>
        </w:rPr>
        <w:t xml:space="preserve"> the </w:t>
      </w:r>
      <w:r>
        <w:rPr>
          <w:rFonts w:cs="Arial" w:hint="eastAsia"/>
          <w:szCs w:val="28"/>
        </w:rPr>
        <w:t>vegetated area</w:t>
      </w:r>
      <w:r>
        <w:rPr>
          <w:rFonts w:cs="Arial"/>
          <w:szCs w:val="28"/>
        </w:rPr>
        <w:t xml:space="preserve"> </w:t>
      </w:r>
      <w:r>
        <w:rPr>
          <w:rFonts w:cs="Arial" w:hint="eastAsia"/>
          <w:szCs w:val="28"/>
        </w:rPr>
        <w:t xml:space="preserve">(percent forest </w:t>
      </w:r>
      <w:r>
        <w:rPr>
          <w:rFonts w:cs="Arial"/>
          <w:szCs w:val="28"/>
        </w:rPr>
        <w:t>cover</w:t>
      </w:r>
      <w:r>
        <w:rPr>
          <w:rFonts w:cs="Arial" w:hint="eastAsia"/>
          <w:szCs w:val="28"/>
        </w:rPr>
        <w:t>)</w:t>
      </w:r>
      <w:r>
        <w:rPr>
          <w:rFonts w:cs="Arial"/>
          <w:szCs w:val="28"/>
        </w:rPr>
        <w:t xml:space="preserve"> surrounding the farms</w:t>
      </w:r>
      <w:r>
        <w:rPr>
          <w:rFonts w:cs="Arial" w:hint="eastAsia"/>
          <w:szCs w:val="28"/>
        </w:rPr>
        <w:t xml:space="preserve">. In fact, a meta-analysis reveals no </w:t>
      </w:r>
      <w:r>
        <w:rPr>
          <w:rFonts w:cs="Arial"/>
          <w:szCs w:val="28"/>
        </w:rPr>
        <w:t xml:space="preserve">significant </w:t>
      </w:r>
      <w:r>
        <w:rPr>
          <w:rFonts w:cs="Arial" w:hint="eastAsia"/>
          <w:szCs w:val="28"/>
        </w:rPr>
        <w:t>changes in</w:t>
      </w:r>
      <w:r>
        <w:rPr>
          <w:rFonts w:cs="Arial"/>
          <w:szCs w:val="28"/>
        </w:rPr>
        <w:t xml:space="preserve"> </w:t>
      </w:r>
      <w:r>
        <w:rPr>
          <w:rFonts w:cs="Arial" w:hint="eastAsia"/>
          <w:szCs w:val="28"/>
        </w:rPr>
        <w:t>p</w:t>
      </w:r>
      <w:r>
        <w:rPr>
          <w:rFonts w:cs="Arial"/>
          <w:szCs w:val="28"/>
        </w:rPr>
        <w:t>otential prey</w:t>
      </w:r>
      <w:r>
        <w:rPr>
          <w:rFonts w:cs="Arial" w:hint="eastAsia"/>
          <w:szCs w:val="28"/>
        </w:rPr>
        <w:t xml:space="preserve"> (crop herbivore) density in agricultural fields</w:t>
      </w:r>
      <w:r>
        <w:rPr>
          <w:rFonts w:cs="Arial"/>
          <w:szCs w:val="28"/>
        </w:rPr>
        <w:t xml:space="preserve"> </w:t>
      </w:r>
      <w:r>
        <w:rPr>
          <w:rFonts w:cs="Arial" w:hint="eastAsia"/>
          <w:szCs w:val="28"/>
        </w:rPr>
        <w:t xml:space="preserve">in response to </w:t>
      </w:r>
      <w:r>
        <w:rPr>
          <w:rFonts w:cs="Arial"/>
          <w:szCs w:val="28"/>
        </w:rPr>
        <w:t xml:space="preserve">habitat complexity </w:t>
      </w:r>
      <w:r w:rsidR="00460FBE">
        <w:rPr>
          <w:rFonts w:cs="Arial"/>
          <w:szCs w:val="28"/>
        </w:rPr>
        <w:fldChar w:fldCharType="begin"/>
      </w:r>
      <w:r>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460FBE">
        <w:rPr>
          <w:rFonts w:cs="Arial"/>
          <w:szCs w:val="28"/>
        </w:rPr>
        <w:fldChar w:fldCharType="separate"/>
      </w:r>
      <w:r>
        <w:rPr>
          <w:rFonts w:cs="Arial"/>
          <w:szCs w:val="28"/>
        </w:rPr>
        <w:t>(Langellotto and Denno 2004)</w:t>
      </w:r>
      <w:r w:rsidR="00460FBE">
        <w:rPr>
          <w:rFonts w:cs="Arial"/>
          <w:szCs w:val="28"/>
        </w:rPr>
        <w:fldChar w:fldCharType="end"/>
      </w:r>
      <w:r>
        <w:rPr>
          <w:rFonts w:cs="Arial" w:hint="eastAsia"/>
          <w:szCs w:val="28"/>
        </w:rPr>
        <w:t>. Consequently, we speculate that the lack of vegetation effects in our study may be partly due to no difference in prey availability, which ultimately determines the diet compositions of generalist predators. Increasing surrounding vegetation complexity may benefit pest control through enhancing overall predator density and diversity but not per capita pest consumption by predator.</w:t>
      </w:r>
    </w:p>
    <w:p w14:paraId="761AEF1A" w14:textId="77777777" w:rsidR="00460FBE" w:rsidRDefault="00D0138C">
      <w:pPr>
        <w:rPr>
          <w:rFonts w:cs="Arial"/>
          <w:color w:val="FF0000"/>
          <w:szCs w:val="28"/>
        </w:rPr>
      </w:pPr>
      <w:r>
        <w:rPr>
          <w:rFonts w:cs="Arial" w:hint="eastAsia"/>
          <w:color w:val="FF0000"/>
          <w:szCs w:val="28"/>
        </w:rPr>
        <w:tab/>
      </w:r>
      <w:r>
        <w:rPr>
          <w:rFonts w:cs="Arial"/>
          <w:color w:val="FF0000"/>
          <w:szCs w:val="28"/>
        </w:rPr>
        <w:t xml:space="preserve">4) No relationship between pest abundance and pest consumption &gt; value &gt; mechanism </w:t>
      </w:r>
    </w:p>
    <w:p w14:paraId="02539F67" w14:textId="77777777" w:rsidR="00460FBE" w:rsidRDefault="00D0138C">
      <w:pPr>
        <w:rPr>
          <w:rFonts w:cs="Arial"/>
          <w:szCs w:val="28"/>
        </w:rPr>
      </w:pPr>
      <w:r>
        <w:rPr>
          <w:rFonts w:cs="Arial" w:hint="eastAsia"/>
          <w:szCs w:val="28"/>
        </w:rPr>
        <w:tab/>
        <w:t xml:space="preserve">Surprisingly, the beta regression model </w:t>
      </w:r>
      <w:r>
        <w:rPr>
          <w:rFonts w:cs="Arial"/>
          <w:szCs w:val="28"/>
        </w:rPr>
        <w:t>suggest</w:t>
      </w:r>
      <w:r>
        <w:rPr>
          <w:rFonts w:cs="Arial" w:hint="eastAsia"/>
          <w:szCs w:val="28"/>
        </w:rPr>
        <w:t xml:space="preserve">s no effect of the relative </w:t>
      </w:r>
      <w:r>
        <w:rPr>
          <w:rFonts w:cs="Arial"/>
          <w:szCs w:val="28"/>
        </w:rPr>
        <w:t>abundance</w:t>
      </w:r>
      <w:r>
        <w:rPr>
          <w:rFonts w:cs="Arial" w:hint="eastAsia"/>
          <w:szCs w:val="28"/>
        </w:rPr>
        <w:t xml:space="preserve"> of rice herbivores in the field on the proportion of these herbivores consumed in predators</w:t>
      </w:r>
      <w:r>
        <w:rPr>
          <w:rFonts w:cs="Arial"/>
          <w:szCs w:val="28"/>
        </w:rPr>
        <w:t>’</w:t>
      </w:r>
      <w:r>
        <w:rPr>
          <w:rFonts w:cs="Arial" w:hint="eastAsia"/>
          <w:szCs w:val="28"/>
        </w:rPr>
        <w:t xml:space="preserve"> diet (Table 1). Although the feeding habits and diet compositions of generalist predators could be largely influenced by the prey availability in the habitat </w:t>
      </w:r>
      <w:r w:rsidR="00460FBE">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L2lzYm4+PHVybHM+PC91cmxzPjwvcmVjb3JkPjwvQ2l0ZT48L0VuZE5vdGU+AGAA
</w:fldData>
        </w:fldChar>
      </w:r>
      <w:r>
        <w:rPr>
          <w:rFonts w:cs="Arial"/>
          <w:szCs w:val="28"/>
        </w:rPr>
        <w:instrText xml:space="preserve"> ADDIN EN.CITE </w:instrText>
      </w:r>
      <w:r w:rsidR="00460FBE">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L2lzYm4+PHVybHM+PC91cmxzPjwvcmVjb3JkPjwvQ2l0ZT48L0VuZE5vdGU+AGAA
</w:fldData>
        </w:fldChar>
      </w:r>
      <w:r>
        <w:rPr>
          <w:rFonts w:cs="Arial"/>
          <w:szCs w:val="28"/>
        </w:rPr>
        <w:instrText xml:space="preserve"> ADDIN EN.CITE.DATA </w:instrText>
      </w:r>
      <w:r w:rsidR="00460FBE">
        <w:rPr>
          <w:rFonts w:cs="Arial"/>
          <w:szCs w:val="28"/>
        </w:rPr>
      </w:r>
      <w:r w:rsidR="00460FBE">
        <w:rPr>
          <w:rFonts w:cs="Arial"/>
          <w:szCs w:val="28"/>
        </w:rPr>
        <w:fldChar w:fldCharType="end"/>
      </w:r>
      <w:r w:rsidR="00460FBE">
        <w:rPr>
          <w:rFonts w:cs="Arial"/>
          <w:szCs w:val="28"/>
        </w:rPr>
      </w:r>
      <w:r w:rsidR="00460FBE">
        <w:rPr>
          <w:rFonts w:cs="Arial"/>
          <w:szCs w:val="28"/>
        </w:rPr>
        <w:fldChar w:fldCharType="separate"/>
      </w:r>
      <w:r>
        <w:rPr>
          <w:rFonts w:cs="Arial"/>
          <w:szCs w:val="28"/>
        </w:rPr>
        <w:t>(Madsen et al. 2004, Wise et al. 2006, Hsu et al. 2021)</w:t>
      </w:r>
      <w:r w:rsidR="00460FBE">
        <w:rPr>
          <w:rFonts w:cs="Arial"/>
          <w:szCs w:val="28"/>
        </w:rPr>
        <w:fldChar w:fldCharType="end"/>
      </w:r>
      <w:r>
        <w:rPr>
          <w:rFonts w:cs="Arial" w:hint="eastAsia"/>
          <w:szCs w:val="28"/>
        </w:rPr>
        <w:t xml:space="preserve">, we failed to detect such </w:t>
      </w:r>
      <w:r>
        <w:rPr>
          <w:rFonts w:cs="Arial"/>
          <w:szCs w:val="28"/>
        </w:rPr>
        <w:t>effect</w:t>
      </w:r>
      <w:r>
        <w:rPr>
          <w:rFonts w:cs="Arial" w:hint="eastAsia"/>
          <w:szCs w:val="28"/>
        </w:rPr>
        <w:t xml:space="preserve"> in our analysis. An </w:t>
      </w:r>
      <w:r>
        <w:rPr>
          <w:rFonts w:cs="Arial"/>
          <w:szCs w:val="28"/>
        </w:rPr>
        <w:t>explanation</w:t>
      </w:r>
      <w:r>
        <w:rPr>
          <w:rFonts w:cs="Arial" w:hint="eastAsia"/>
          <w:szCs w:val="28"/>
        </w:rPr>
        <w:t xml:space="preserve"> for this is that the relative abundance of rice herbivore was highly related to crop stage, which was also included as a factor in the model (Fig. 3). This could potentially lead to the confounding effects between these two factors. In fact, the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w:t>
      </w:r>
      <w:r>
        <w:rPr>
          <w:rFonts w:cs="Arial" w:hint="eastAsia"/>
          <w:szCs w:val="28"/>
        </w:rPr>
        <w:lastRenderedPageBreak/>
        <w:t xml:space="preserve">variation may have been explained by crop stage, a broader factor that is </w:t>
      </w:r>
      <w:r>
        <w:rPr>
          <w:rFonts w:cs="Arial"/>
          <w:szCs w:val="28"/>
        </w:rPr>
        <w:t>associated</w:t>
      </w:r>
      <w:r>
        <w:rPr>
          <w:rFonts w:cs="Arial" w:hint="eastAsia"/>
          <w:szCs w:val="28"/>
        </w:rPr>
        <w:t xml:space="preserve"> with various covariates (e.g., rice plant height). More experiments, both observational and manipulative, are needed to clarify the link between prey availability and diet compositions of generalist predators in the field and to shed light on the potential mechanisms underlying the foraging patterns of predators.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p>
    <w:p w14:paraId="5D16D5B5" w14:textId="77777777" w:rsidR="00460FBE" w:rsidRDefault="00460FBE">
      <w:pPr>
        <w:rPr>
          <w:rFonts w:cs="Arial"/>
          <w:i/>
          <w:szCs w:val="28"/>
        </w:rPr>
      </w:pPr>
    </w:p>
    <w:p w14:paraId="50116FCD" w14:textId="77777777" w:rsidR="00460FBE" w:rsidRDefault="00D0138C">
      <w:pPr>
        <w:jc w:val="center"/>
        <w:rPr>
          <w:rFonts w:cs="Arial"/>
          <w:i/>
          <w:szCs w:val="28"/>
        </w:rPr>
      </w:pPr>
      <w:r>
        <w:rPr>
          <w:rFonts w:cs="Arial"/>
          <w:i/>
          <w:szCs w:val="28"/>
        </w:rPr>
        <w:t>Potential caveats</w:t>
      </w:r>
      <w:r>
        <w:rPr>
          <w:rFonts w:cs="Arial" w:hint="eastAsia"/>
          <w:i/>
          <w:szCs w:val="28"/>
        </w:rPr>
        <w:t xml:space="preserve"> and limitations</w:t>
      </w:r>
    </w:p>
    <w:p w14:paraId="47FADD4B" w14:textId="77777777" w:rsidR="00460FBE" w:rsidRDefault="00D0138C">
      <w:pPr>
        <w:rPr>
          <w:rFonts w:cs="Arial"/>
          <w:szCs w:val="28"/>
        </w:rPr>
      </w:pPr>
      <w:r>
        <w:rPr>
          <w:rFonts w:cs="Arial" w:hint="eastAsia"/>
          <w:szCs w:val="28"/>
        </w:rPr>
        <w:tab/>
        <w:t>Our</w:t>
      </w:r>
      <w:r>
        <w:rPr>
          <w:rFonts w:cs="Arial"/>
          <w:szCs w:val="28"/>
        </w:rPr>
        <w:t xml:space="preserve"> study </w:t>
      </w:r>
      <w:r>
        <w:rPr>
          <w:rFonts w:cs="Arial" w:hint="eastAsia"/>
          <w:szCs w:val="28"/>
        </w:rPr>
        <w:t>provides three-year quantitative information on the</w:t>
      </w:r>
      <w:r>
        <w:rPr>
          <w:rFonts w:cs="Arial"/>
          <w:szCs w:val="28"/>
        </w:rPr>
        <w:t xml:space="preserve"> diet composition</w:t>
      </w:r>
      <w:r>
        <w:rPr>
          <w:rFonts w:cs="Arial" w:hint="eastAsia"/>
          <w:szCs w:val="28"/>
        </w:rPr>
        <w:t>s</w:t>
      </w:r>
      <w:r>
        <w:rPr>
          <w:rFonts w:cs="Arial"/>
          <w:szCs w:val="28"/>
        </w:rPr>
        <w:t xml:space="preserve"> of 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r>
        <w:rPr>
          <w:rFonts w:cs="Arial"/>
          <w:szCs w:val="28"/>
        </w:rPr>
        <w:t>potential factors that may influence predators’ dietary patterns, providing more convincing 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and </w:t>
      </w:r>
      <w:r>
        <w:rPr>
          <w:rFonts w:cs="Arial"/>
          <w:szCs w:val="28"/>
        </w:rPr>
        <w:t>limitations</w:t>
      </w:r>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r>
        <w:rPr>
          <w:rFonts w:cs="Arial"/>
          <w:szCs w:val="28"/>
        </w:rPr>
        <w:t>the</w:t>
      </w:r>
      <w:r>
        <w:rPr>
          <w:rFonts w:cs="Arial" w:hint="eastAsia"/>
          <w:szCs w:val="28"/>
        </w:rPr>
        <w:t>ir</w:t>
      </w:r>
      <w:r>
        <w:rPr>
          <w:rFonts w:cs="Arial"/>
          <w:szCs w:val="28"/>
        </w:rPr>
        <w:t xml:space="preserve"> density and diversity in the field </w:t>
      </w:r>
      <w:r w:rsidR="00460FBE">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460FBE">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460FBE">
        <w:rPr>
          <w:rFonts w:cs="Arial"/>
          <w:szCs w:val="28"/>
        </w:rPr>
      </w:r>
      <w:r w:rsidR="00460FBE">
        <w:rPr>
          <w:rFonts w:cs="Arial"/>
          <w:szCs w:val="28"/>
        </w:rPr>
        <w:fldChar w:fldCharType="end"/>
      </w:r>
      <w:r w:rsidR="00460FBE">
        <w:rPr>
          <w:rFonts w:cs="Arial"/>
          <w:szCs w:val="28"/>
        </w:rPr>
      </w:r>
      <w:r w:rsidR="00460FBE">
        <w:rPr>
          <w:rFonts w:cs="Arial"/>
          <w:szCs w:val="28"/>
        </w:rPr>
        <w:fldChar w:fldCharType="separate"/>
      </w:r>
      <w:r>
        <w:rPr>
          <w:rFonts w:cs="Arial"/>
          <w:szCs w:val="28"/>
        </w:rPr>
        <w:t>(Duelli and Obrist 2003, Letourneau et al. 2009, Rusch et al. 2016)</w:t>
      </w:r>
      <w:r w:rsidR="00460FBE">
        <w:rPr>
          <w:rFonts w:cs="Arial"/>
          <w:szCs w:val="28"/>
        </w:rPr>
        <w:fldChar w:fldCharType="end"/>
      </w:r>
      <w:r>
        <w:rPr>
          <w:rFonts w:cs="Arial" w:hint="eastAsia"/>
          <w:szCs w:val="28"/>
        </w:rPr>
        <w:t xml:space="preserve">. The effectiveness of biocontrol can only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overall pest dynamics. Second</w:t>
      </w:r>
      <w:r>
        <w:rPr>
          <w:rFonts w:cs="Arial"/>
          <w:szCs w:val="28"/>
        </w:rPr>
        <w:t xml:space="preserve">, </w:t>
      </w:r>
      <w:r>
        <w:rPr>
          <w:rFonts w:cs="Arial" w:hint="eastAsia"/>
          <w:szCs w:val="28"/>
        </w:rPr>
        <w:t>i</w:t>
      </w:r>
      <w:r>
        <w:rPr>
          <w:rFonts w:cs="Arial"/>
          <w:szCs w:val="28"/>
        </w:rPr>
        <w:t>ntra</w:t>
      </w:r>
      <w:r>
        <w:rPr>
          <w:rFonts w:cs="Arial" w:hint="eastAsia"/>
          <w:szCs w:val="28"/>
        </w:rPr>
        <w:t>-</w:t>
      </w:r>
      <w:r>
        <w:rPr>
          <w:rFonts w:cs="Arial"/>
          <w:szCs w:val="28"/>
        </w:rPr>
        <w:t>guild predation</w:t>
      </w:r>
      <w:r>
        <w:rPr>
          <w:rFonts w:cs="Arial" w:hint="eastAsia"/>
          <w:szCs w:val="28"/>
        </w:rPr>
        <w:t xml:space="preserve"> has been shown to impact the pest control by generalist predators </w:t>
      </w:r>
      <w:r w:rsidR="00460FBE">
        <w:rPr>
          <w:rFonts w:cs="Arial"/>
          <w:szCs w:val="28"/>
        </w:rPr>
        <w:fldChar w:fldCharType="begin"/>
      </w:r>
      <w:r>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460FBE">
        <w:rPr>
          <w:rFonts w:cs="Arial"/>
          <w:szCs w:val="28"/>
        </w:rPr>
        <w:fldChar w:fldCharType="separate"/>
      </w:r>
      <w:r>
        <w:rPr>
          <w:rFonts w:cs="Arial"/>
          <w:szCs w:val="28"/>
        </w:rPr>
        <w:t>(Straub et al. 2008)</w:t>
      </w:r>
      <w:r w:rsidR="00460FBE">
        <w:rPr>
          <w:rFonts w:cs="Arial"/>
          <w:szCs w:val="28"/>
        </w:rPr>
        <w:fldChar w:fldCharType="end"/>
      </w:r>
      <w:r>
        <w:rPr>
          <w:rFonts w:cs="Arial" w:hint="eastAsia"/>
          <w:szCs w:val="28"/>
        </w:rPr>
        <w:t>. E</w:t>
      </w:r>
      <w:r>
        <w:rPr>
          <w:rFonts w:cs="Arial"/>
          <w:szCs w:val="28"/>
        </w:rPr>
        <w:t xml:space="preserve">stimating </w:t>
      </w:r>
      <w:r>
        <w:rPr>
          <w:rFonts w:cs="Arial" w:hint="eastAsia"/>
          <w:szCs w:val="28"/>
        </w:rPr>
        <w:t xml:space="preserve">the degree of </w:t>
      </w:r>
      <w:r>
        <w:rPr>
          <w:rFonts w:cs="Arial"/>
          <w:szCs w:val="28"/>
        </w:rPr>
        <w:t>intra</w:t>
      </w:r>
      <w:r>
        <w:rPr>
          <w:rFonts w:cs="Arial" w:hint="eastAsia"/>
          <w:szCs w:val="28"/>
        </w:rPr>
        <w:t>-</w:t>
      </w:r>
      <w:r>
        <w:rPr>
          <w:rFonts w:cs="Arial"/>
          <w:szCs w:val="28"/>
        </w:rPr>
        <w:t>guild predation</w:t>
      </w:r>
      <w:r>
        <w:rPr>
          <w:rFonts w:cs="Arial" w:hint="eastAsia"/>
          <w:szCs w:val="28"/>
        </w:rPr>
        <w:t xml:space="preserve"> in the field </w:t>
      </w:r>
      <w:r>
        <w:rPr>
          <w:rFonts w:cs="Arial" w:hint="eastAsia"/>
          <w:szCs w:val="28"/>
        </w:rPr>
        <w:lastRenderedPageBreak/>
        <w:t>remains challenging</w:t>
      </w:r>
      <w:r>
        <w:rPr>
          <w:rFonts w:cs="Arial"/>
          <w:szCs w:val="28"/>
        </w:rPr>
        <w:t xml:space="preserve"> </w:t>
      </w:r>
      <w:r>
        <w:rPr>
          <w:rFonts w:cs="Arial" w:hint="eastAsia"/>
          <w:szCs w:val="28"/>
        </w:rPr>
        <w:t>and was not accounted for in our study</w:t>
      </w:r>
      <w:r>
        <w:rPr>
          <w:rFonts w:cs="Arial"/>
          <w:szCs w:val="28"/>
        </w:rPr>
        <w:t xml:space="preserve">. </w:t>
      </w:r>
      <w:r>
        <w:rPr>
          <w:rFonts w:cs="Arial" w:hint="eastAsia"/>
          <w:szCs w:val="28"/>
        </w:rPr>
        <w:t>Although</w:t>
      </w:r>
      <w:r>
        <w:rPr>
          <w:rFonts w:cs="Arial"/>
          <w:szCs w:val="28"/>
        </w:rPr>
        <w:t xml:space="preserve"> intra</w:t>
      </w:r>
      <w:r>
        <w:rPr>
          <w:rFonts w:cs="Arial" w:hint="eastAsia"/>
          <w:szCs w:val="28"/>
        </w:rPr>
        <w:t>-</w:t>
      </w:r>
      <w:r>
        <w:rPr>
          <w:rFonts w:cs="Arial"/>
          <w:szCs w:val="28"/>
        </w:rPr>
        <w:t>guild predation among</w:t>
      </w:r>
      <w:r>
        <w:rPr>
          <w:rFonts w:cs="Arial" w:hint="eastAsia"/>
          <w:szCs w:val="28"/>
        </w:rPr>
        <w:t xml:space="preserve"> spiders</w:t>
      </w:r>
      <w:r>
        <w:rPr>
          <w:rFonts w:cs="Arial"/>
          <w:szCs w:val="28"/>
        </w:rPr>
        <w:t xml:space="preserve"> </w:t>
      </w:r>
      <w:r>
        <w:rPr>
          <w:rFonts w:cs="Arial" w:hint="eastAsia"/>
          <w:szCs w:val="28"/>
        </w:rPr>
        <w:t>is</w:t>
      </w:r>
      <w:r>
        <w:rPr>
          <w:rFonts w:cs="Arial"/>
          <w:szCs w:val="28"/>
        </w:rPr>
        <w:t xml:space="preserve"> </w:t>
      </w:r>
      <w:r>
        <w:rPr>
          <w:rFonts w:cs="Arial" w:hint="eastAsia"/>
          <w:szCs w:val="28"/>
        </w:rPr>
        <w:t>common in agro-ecosystems</w:t>
      </w:r>
      <w:r>
        <w:rPr>
          <w:rFonts w:cs="Arial"/>
          <w:szCs w:val="28"/>
        </w:rPr>
        <w:t xml:space="preserve"> </w:t>
      </w:r>
      <w:r w:rsidR="00460FBE">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 </w:instrText>
      </w:r>
      <w:r w:rsidR="00460FBE">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Pr>
          <w:rFonts w:cs="Arial"/>
          <w:szCs w:val="28"/>
        </w:rPr>
        <w:instrText xml:space="preserve"> ADDIN EN.CITE.DATA </w:instrText>
      </w:r>
      <w:r w:rsidR="00460FBE">
        <w:rPr>
          <w:rFonts w:cs="Arial"/>
          <w:szCs w:val="28"/>
        </w:rPr>
      </w:r>
      <w:r w:rsidR="00460FBE">
        <w:rPr>
          <w:rFonts w:cs="Arial"/>
          <w:szCs w:val="28"/>
        </w:rPr>
        <w:fldChar w:fldCharType="end"/>
      </w:r>
      <w:r w:rsidR="00460FBE">
        <w:rPr>
          <w:rFonts w:cs="Arial"/>
          <w:szCs w:val="28"/>
        </w:rPr>
      </w:r>
      <w:r w:rsidR="00460FBE">
        <w:rPr>
          <w:rFonts w:cs="Arial"/>
          <w:szCs w:val="28"/>
        </w:rPr>
        <w:fldChar w:fldCharType="separate"/>
      </w:r>
      <w:r>
        <w:rPr>
          <w:rFonts w:cs="Arial"/>
          <w:szCs w:val="28"/>
        </w:rPr>
        <w:t>(Michalko et al. 2019a)</w:t>
      </w:r>
      <w:r w:rsidR="00460FBE">
        <w:rPr>
          <w:rFonts w:cs="Arial"/>
          <w:szCs w:val="28"/>
        </w:rPr>
        <w:fldChar w:fldCharType="end"/>
      </w:r>
      <w:r>
        <w:rPr>
          <w:rFonts w:cs="Arial"/>
          <w:szCs w:val="28"/>
        </w:rPr>
        <w:t xml:space="preserve">, </w:t>
      </w:r>
      <w:r>
        <w:rPr>
          <w:rFonts w:cs="Arial" w:hint="eastAsia"/>
          <w:szCs w:val="28"/>
        </w:rPr>
        <w:t xml:space="preserve">the </w:t>
      </w:r>
      <w:r>
        <w:rPr>
          <w:rFonts w:cs="Arial"/>
          <w:szCs w:val="28"/>
        </w:rPr>
        <w:t xml:space="preserve">predation pressure </w:t>
      </w:r>
      <w:r>
        <w:rPr>
          <w:rFonts w:cs="Arial" w:hint="eastAsia"/>
          <w:szCs w:val="28"/>
        </w:rPr>
        <w:t>can be substantially relaxed by increased</w:t>
      </w:r>
      <w:r>
        <w:rPr>
          <w:rFonts w:cs="Arial"/>
          <w:szCs w:val="28"/>
        </w:rPr>
        <w:t xml:space="preserve"> </w:t>
      </w:r>
      <w:r>
        <w:rPr>
          <w:rFonts w:cs="Arial" w:hint="eastAsia"/>
          <w:szCs w:val="28"/>
        </w:rPr>
        <w:t xml:space="preserve">habitat </w:t>
      </w:r>
      <w:r>
        <w:rPr>
          <w:rFonts w:cs="Arial"/>
          <w:szCs w:val="28"/>
        </w:rPr>
        <w:t xml:space="preserve">complexity </w:t>
      </w:r>
      <w:r w:rsidR="00460FBE">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460FBE">
        <w:rPr>
          <w:rFonts w:cs="Arial"/>
          <w:szCs w:val="28"/>
        </w:rPr>
        <w:fldChar w:fldCharType="separate"/>
      </w:r>
      <w:r>
        <w:rPr>
          <w:rFonts w:cs="Arial"/>
          <w:szCs w:val="28"/>
        </w:rPr>
        <w:t>(Finke and Denno 2006, Janssen et al. 2007)</w:t>
      </w:r>
      <w:r w:rsidR="00460FBE">
        <w:rPr>
          <w:rFonts w:cs="Arial"/>
          <w:szCs w:val="28"/>
        </w:rPr>
        <w:fldChar w:fldCharType="end"/>
      </w:r>
      <w:r>
        <w:rPr>
          <w:rFonts w:cs="Arial"/>
          <w:szCs w:val="28"/>
        </w:rPr>
        <w:t xml:space="preserve">. </w:t>
      </w:r>
      <w:r>
        <w:rPr>
          <w:rFonts w:cs="Arial" w:hint="eastAsia"/>
          <w:szCs w:val="28"/>
        </w:rPr>
        <w:t xml:space="preserve">Such effects </w:t>
      </w:r>
      <w:r>
        <w:rPr>
          <w:rFonts w:cs="Arial"/>
          <w:szCs w:val="28"/>
        </w:rPr>
        <w:t xml:space="preserve">would likely occur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Pr>
          <w:rFonts w:cs="Arial"/>
          <w:szCs w:val="28"/>
        </w:rPr>
        <w:t>.</w:t>
      </w:r>
      <w:r>
        <w:rPr>
          <w:rFonts w:cs="Arial" w:hint="eastAsia"/>
          <w:szCs w:val="28"/>
        </w:rPr>
        <w:t xml:space="preserve"> In fact, some studies have </w:t>
      </w:r>
      <w:r>
        <w:rPr>
          <w:rFonts w:cs="Arial"/>
          <w:szCs w:val="28"/>
        </w:rPr>
        <w:t>suggested</w:t>
      </w:r>
      <w:r>
        <w:rPr>
          <w:rFonts w:cs="Arial" w:hint="eastAsia"/>
          <w:szCs w:val="28"/>
        </w:rPr>
        <w:t xml:space="preserve"> that intra-guild predation usually does not lead to the disruption of pest control </w:t>
      </w:r>
      <w:r w:rsidR="00460FBE">
        <w:rPr>
          <w:rFonts w:cs="Arial"/>
          <w:szCs w:val="28"/>
        </w:rPr>
        <w:fldChar w:fldCharType="begin"/>
      </w:r>
      <w:r>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460FBE">
        <w:rPr>
          <w:rFonts w:cs="Arial"/>
          <w:szCs w:val="28"/>
        </w:rPr>
        <w:fldChar w:fldCharType="separate"/>
      </w:r>
      <w:r>
        <w:rPr>
          <w:rFonts w:cs="Arial"/>
          <w:szCs w:val="28"/>
        </w:rPr>
        <w:t>(Janssen et al. 2006)</w:t>
      </w:r>
      <w:r w:rsidR="00460FBE">
        <w:rPr>
          <w:rFonts w:cs="Arial"/>
          <w:szCs w:val="28"/>
        </w:rPr>
        <w:fldChar w:fldCharType="end"/>
      </w:r>
      <w:r>
        <w:rPr>
          <w:rFonts w:cs="Arial" w:hint="eastAsia"/>
          <w:szCs w:val="28"/>
        </w:rPr>
        <w:t xml:space="preserve">. For example, intra-guild predation among spiders was relatively minor compared with their predation on pests </w:t>
      </w:r>
      <w:r w:rsidR="00460FBE">
        <w:rPr>
          <w:rFonts w:cs="Arial"/>
          <w:szCs w:val="28"/>
        </w:rPr>
        <w:fldChar w:fldCharType="begin"/>
      </w:r>
      <w:r>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460FBE">
        <w:rPr>
          <w:rFonts w:cs="Arial"/>
          <w:szCs w:val="28"/>
        </w:rPr>
        <w:fldChar w:fldCharType="separate"/>
      </w:r>
      <w:r>
        <w:rPr>
          <w:rFonts w:cs="Arial"/>
          <w:szCs w:val="28"/>
        </w:rPr>
        <w:t>(Petrakova et al. 2016)</w:t>
      </w:r>
      <w:r w:rsidR="00460FBE">
        <w:rPr>
          <w:rFonts w:cs="Arial"/>
          <w:szCs w:val="28"/>
        </w:rPr>
        <w:fldChar w:fldCharType="end"/>
      </w:r>
      <w:r>
        <w:rPr>
          <w:rFonts w:cs="Arial" w:hint="eastAsia"/>
          <w:szCs w:val="28"/>
        </w:rPr>
        <w:t>. Still, w</w:t>
      </w:r>
      <w:r>
        <w:rPr>
          <w:rFonts w:cs="Arial"/>
          <w:szCs w:val="28"/>
        </w:rPr>
        <w:t xml:space="preserve">e </w:t>
      </w:r>
      <w:r>
        <w:rPr>
          <w:rFonts w:cs="Arial" w:hint="eastAsia"/>
          <w:szCs w:val="28"/>
        </w:rPr>
        <w:t xml:space="preserve">caution that our diet estimates of predators represent the situations without predator-predator interferences and thus might be biased if such interactions do occur in our system. </w:t>
      </w:r>
    </w:p>
    <w:p w14:paraId="7E086D92" w14:textId="77777777" w:rsidR="00460FBE" w:rsidRDefault="00460FBE">
      <w:pPr>
        <w:rPr>
          <w:rFonts w:cs="Arial"/>
          <w:i/>
          <w:color w:val="FF0000"/>
          <w:szCs w:val="28"/>
        </w:rPr>
      </w:pPr>
    </w:p>
    <w:p w14:paraId="24606663" w14:textId="77777777" w:rsidR="00460FBE" w:rsidRDefault="00D0138C">
      <w:pPr>
        <w:jc w:val="center"/>
        <w:rPr>
          <w:rFonts w:cs="Arial"/>
          <w:i/>
          <w:szCs w:val="28"/>
        </w:rPr>
      </w:pPr>
      <w:r>
        <w:rPr>
          <w:rFonts w:cs="Arial"/>
          <w:i/>
          <w:szCs w:val="28"/>
        </w:rPr>
        <w:t>Conclusions</w:t>
      </w:r>
    </w:p>
    <w:p w14:paraId="2144B09E" w14:textId="77777777" w:rsidR="00460FBE" w:rsidRDefault="00D0138C">
      <w:pPr>
        <w:pStyle w:val="af3"/>
        <w:numPr>
          <w:ilvl w:val="0"/>
          <w:numId w:val="3"/>
        </w:numPr>
        <w:rPr>
          <w:rFonts w:cs="Arial"/>
          <w:color w:val="FF0000"/>
          <w:szCs w:val="28"/>
        </w:rPr>
      </w:pPr>
      <w:r>
        <w:rPr>
          <w:rFonts w:cs="Arial"/>
          <w:color w:val="FF0000"/>
          <w:szCs w:val="28"/>
        </w:rPr>
        <w:t xml:space="preserve">Quantify data &gt; biocontrol value, </w:t>
      </w:r>
      <w:r>
        <w:rPr>
          <w:rFonts w:cs="Arial" w:hint="eastAsia"/>
          <w:color w:val="FF0000"/>
          <w:szCs w:val="28"/>
        </w:rPr>
        <w:t>f</w:t>
      </w:r>
      <w:r>
        <w:rPr>
          <w:rFonts w:cs="Arial"/>
          <w:color w:val="FF0000"/>
          <w:szCs w:val="28"/>
        </w:rPr>
        <w:t>unction as specialist when things matter.  While different within-season patterns between spiders and ladybeetles (less important)</w:t>
      </w:r>
    </w:p>
    <w:p w14:paraId="63387044" w14:textId="77777777" w:rsidR="00460FBE" w:rsidRDefault="00D0138C">
      <w:pPr>
        <w:pStyle w:val="af3"/>
        <w:numPr>
          <w:ilvl w:val="0"/>
          <w:numId w:val="3"/>
        </w:numPr>
        <w:rPr>
          <w:rFonts w:cs="Arial"/>
          <w:color w:val="FF0000"/>
          <w:szCs w:val="28"/>
        </w:rPr>
      </w:pPr>
      <w:r>
        <w:rPr>
          <w:rFonts w:cs="Arial"/>
          <w:color w:val="FF0000"/>
          <w:szCs w:val="28"/>
        </w:rPr>
        <w:t>Consistent over years</w:t>
      </w:r>
    </w:p>
    <w:p w14:paraId="0737DCDD" w14:textId="77777777" w:rsidR="00460FBE" w:rsidRDefault="00D0138C">
      <w:pPr>
        <w:pStyle w:val="af3"/>
        <w:numPr>
          <w:ilvl w:val="0"/>
          <w:numId w:val="3"/>
        </w:numPr>
        <w:rPr>
          <w:rFonts w:cs="Arial"/>
          <w:color w:val="FF0000"/>
          <w:szCs w:val="28"/>
        </w:rPr>
      </w:pPr>
      <w:r>
        <w:rPr>
          <w:rFonts w:cs="Arial"/>
          <w:color w:val="FF0000"/>
          <w:szCs w:val="28"/>
        </w:rPr>
        <w:t>Analysis in abiotic and biotic factors &gt; value / implication</w:t>
      </w:r>
    </w:p>
    <w:p w14:paraId="0520BCF1" w14:textId="77777777" w:rsidR="00460FBE" w:rsidRDefault="00D0138C">
      <w:pPr>
        <w:pStyle w:val="af3"/>
        <w:numPr>
          <w:ilvl w:val="0"/>
          <w:numId w:val="3"/>
        </w:numPr>
        <w:rPr>
          <w:rFonts w:cs="Arial"/>
          <w:color w:val="FF0000"/>
          <w:szCs w:val="28"/>
        </w:rPr>
      </w:pPr>
      <w:r>
        <w:rPr>
          <w:rFonts w:cs="Arial"/>
          <w:color w:val="FF0000"/>
          <w:szCs w:val="28"/>
        </w:rPr>
        <w:t>Take home messages &gt; Global shift toward sustainable agriculture.</w:t>
      </w:r>
    </w:p>
    <w:p w14:paraId="53FD14EF" w14:textId="77777777" w:rsidR="00460FBE" w:rsidRDefault="00D0138C">
      <w:pPr>
        <w:ind w:firstLine="720"/>
        <w:rPr>
          <w:rFonts w:cs="Arial"/>
          <w:i/>
          <w:szCs w:val="28"/>
        </w:rPr>
      </w:pPr>
      <w:r>
        <w:rPr>
          <w:rFonts w:cs="Arial" w:hint="eastAsia"/>
          <w:szCs w:val="28"/>
        </w:rPr>
        <w:t xml:space="preserve">By </w:t>
      </w:r>
      <w:r>
        <w:rPr>
          <w:rFonts w:cs="Arial"/>
          <w:szCs w:val="28"/>
        </w:rPr>
        <w:t>quantify</w:t>
      </w:r>
      <w:r>
        <w:rPr>
          <w:rFonts w:cs="Arial" w:hint="eastAsia"/>
          <w:szCs w:val="28"/>
        </w:rPr>
        <w:t>ing</w:t>
      </w:r>
      <w:r>
        <w:rPr>
          <w:rFonts w:cs="Arial"/>
          <w:szCs w:val="28"/>
        </w:rPr>
        <w:t xml:space="preserve"> the diet compositions of generalist arthropod predators in </w:t>
      </w:r>
      <w:r>
        <w:rPr>
          <w:rFonts w:cs="Arial" w:hint="eastAsia"/>
          <w:szCs w:val="28"/>
        </w:rPr>
        <w:t>rice farms</w:t>
      </w:r>
      <w:r>
        <w:rPr>
          <w:rFonts w:cs="Arial"/>
          <w:szCs w:val="28"/>
        </w:rPr>
        <w:t xml:space="preserve"> over three consecutive years, </w:t>
      </w:r>
      <w:r>
        <w:rPr>
          <w:rFonts w:cs="Arial" w:hint="eastAsia"/>
          <w:szCs w:val="28"/>
        </w:rPr>
        <w:t>our study clarifies</w:t>
      </w:r>
      <w:r>
        <w:rPr>
          <w:rFonts w:cs="Arial"/>
          <w:szCs w:val="28"/>
        </w:rPr>
        <w:t xml:space="preserve"> a previous</w:t>
      </w:r>
      <w:r>
        <w:rPr>
          <w:rFonts w:cs="Arial" w:hint="eastAsia"/>
          <w:szCs w:val="28"/>
        </w:rPr>
        <w:t xml:space="preserve"> </w:t>
      </w:r>
      <w:r>
        <w:rPr>
          <w:rFonts w:cs="Arial"/>
          <w:szCs w:val="28"/>
        </w:rPr>
        <w:t>puzzle</w:t>
      </w:r>
      <w:r>
        <w:rPr>
          <w:rFonts w:cs="Arial" w:hint="eastAsia"/>
          <w:szCs w:val="28"/>
        </w:rPr>
        <w:t xml:space="preserve"> </w:t>
      </w:r>
      <w:r>
        <w:rPr>
          <w:rFonts w:cs="Arial"/>
          <w:szCs w:val="28"/>
        </w:rPr>
        <w:t>concerning</w:t>
      </w:r>
      <w:r>
        <w:rPr>
          <w:rFonts w:cs="Arial" w:hint="eastAsia"/>
          <w:szCs w:val="28"/>
        </w:rPr>
        <w:t xml:space="preserve"> the use of these predators as biocontrol agents in pest management programs. High </w:t>
      </w:r>
      <w:r>
        <w:rPr>
          <w:rFonts w:cs="Arial"/>
          <w:szCs w:val="28"/>
        </w:rPr>
        <w:t>proportion</w:t>
      </w:r>
      <w:r>
        <w:rPr>
          <w:rFonts w:cs="Arial" w:hint="eastAsia"/>
          <w:szCs w:val="28"/>
        </w:rPr>
        <w:t xml:space="preserve"> of rice pests in the diet of </w:t>
      </w:r>
      <w:r>
        <w:rPr>
          <w:rFonts w:cs="Arial" w:hint="eastAsia"/>
          <w:szCs w:val="28"/>
        </w:rPr>
        <w:lastRenderedPageBreak/>
        <w:t xml:space="preserve">predators in both organic and conventional farms indicates strong per-capita pest consumption by predators, highlighting their promising biocontrol potential regardless of farming system. Furthermore, the </w:t>
      </w:r>
      <w:r>
        <w:rPr>
          <w:rFonts w:cs="Arial"/>
          <w:szCs w:val="28"/>
        </w:rPr>
        <w:t>consisten</w:t>
      </w:r>
      <w:r>
        <w:rPr>
          <w:rFonts w:cs="Arial" w:hint="eastAsia"/>
          <w:szCs w:val="28"/>
        </w:rPr>
        <w:t xml:space="preserve">cy in </w:t>
      </w:r>
      <w:r>
        <w:rPr>
          <w:rFonts w:cs="Arial"/>
          <w:szCs w:val="28"/>
        </w:rPr>
        <w:t>pest consumption</w:t>
      </w:r>
      <w:r>
        <w:rPr>
          <w:rFonts w:cs="Arial" w:hint="eastAsia"/>
          <w:szCs w:val="28"/>
        </w:rPr>
        <w:t xml:space="preserve"> patterns across years</w:t>
      </w:r>
      <w:r>
        <w:rPr>
          <w:rFonts w:cs="Arial"/>
          <w:szCs w:val="28"/>
        </w:rPr>
        <w:t xml:space="preserve"> </w:t>
      </w:r>
      <w:r>
        <w:rPr>
          <w:rFonts w:cs="Arial" w:hint="eastAsia"/>
          <w:szCs w:val="28"/>
        </w:rPr>
        <w:t>offers</w:t>
      </w:r>
      <w:r>
        <w:rPr>
          <w:rFonts w:cs="Arial"/>
          <w:szCs w:val="28"/>
        </w:rPr>
        <w:t xml:space="preserve"> convincing evidence </w:t>
      </w:r>
      <w:r>
        <w:rPr>
          <w:rFonts w:cs="Arial" w:hint="eastAsia"/>
          <w:szCs w:val="28"/>
        </w:rPr>
        <w:t>of</w:t>
      </w:r>
      <w:r>
        <w:rPr>
          <w:rFonts w:cs="Arial"/>
          <w:szCs w:val="28"/>
        </w:rPr>
        <w:t xml:space="preserve"> the</w:t>
      </w:r>
      <w:r>
        <w:rPr>
          <w:rFonts w:cs="Arial" w:hint="eastAsia"/>
          <w:szCs w:val="28"/>
        </w:rPr>
        <w:t>ir</w:t>
      </w:r>
      <w:r>
        <w:rPr>
          <w:rFonts w:cs="Arial"/>
          <w:szCs w:val="28"/>
        </w:rPr>
        <w:t xml:space="preserve"> </w:t>
      </w:r>
      <w:r>
        <w:rPr>
          <w:rFonts w:cs="Arial" w:hint="eastAsia"/>
          <w:szCs w:val="28"/>
        </w:rPr>
        <w:t>stable and reliable top-down effect on pests. Therefore, incorporating generalist arthropod predators as biocontrol agents in management schemes will likely</w:t>
      </w:r>
      <w:r>
        <w:rPr>
          <w:rFonts w:cs="Arial"/>
          <w:szCs w:val="28"/>
        </w:rPr>
        <w:t xml:space="preserve"> enhance </w:t>
      </w:r>
      <w:r>
        <w:rPr>
          <w:rFonts w:cs="Arial" w:hint="eastAsia"/>
          <w:szCs w:val="28"/>
        </w:rPr>
        <w:t xml:space="preserve">pest </w:t>
      </w:r>
      <w:r>
        <w:rPr>
          <w:rFonts w:cs="Arial"/>
          <w:szCs w:val="28"/>
        </w:rPr>
        <w:t>control</w:t>
      </w:r>
      <w:r>
        <w:rPr>
          <w:rFonts w:cs="Arial" w:hint="eastAsia"/>
          <w:szCs w:val="28"/>
        </w:rPr>
        <w:t xml:space="preserve"> in </w:t>
      </w:r>
      <w:r>
        <w:rPr>
          <w:rFonts w:cs="Arial"/>
          <w:szCs w:val="28"/>
        </w:rPr>
        <w:t>agricultural</w:t>
      </w:r>
      <w:r>
        <w:rPr>
          <w:rFonts w:cs="Arial" w:hint="eastAsia"/>
          <w:szCs w:val="28"/>
        </w:rPr>
        <w:t xml:space="preserve"> fields.</w:t>
      </w:r>
    </w:p>
    <w:p w14:paraId="2F18F52F" w14:textId="77777777" w:rsidR="00460FBE" w:rsidRDefault="00460FBE" w:rsidP="00D0138C">
      <w:pPr>
        <w:spacing w:afterLines="200" w:after="480"/>
        <w:rPr>
          <w:b/>
        </w:rPr>
      </w:pPr>
    </w:p>
    <w:p w14:paraId="6B82D62D" w14:textId="77777777" w:rsidR="00460FBE" w:rsidRDefault="00D0138C">
      <w:pPr>
        <w:rPr>
          <w:b/>
        </w:rPr>
      </w:pPr>
      <w:r>
        <w:rPr>
          <w:b/>
        </w:rPr>
        <w:br w:type="page"/>
      </w:r>
    </w:p>
    <w:p w14:paraId="155F6ED7" w14:textId="77777777" w:rsidR="00460FBE" w:rsidRDefault="00D0138C" w:rsidP="00D0138C">
      <w:pPr>
        <w:spacing w:afterLines="200" w:after="480"/>
        <w:rPr>
          <w:b/>
        </w:rPr>
      </w:pPr>
      <w:r>
        <w:rPr>
          <w:rFonts w:hint="eastAsia"/>
          <w:b/>
        </w:rPr>
        <w:lastRenderedPageBreak/>
        <w:t>Acknowledgement</w:t>
      </w:r>
    </w:p>
    <w:p w14:paraId="092BF691" w14:textId="77777777" w:rsidR="00460FBE" w:rsidRDefault="00D0138C">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14:paraId="769EBE96" w14:textId="77777777" w:rsidR="00460FBE" w:rsidRDefault="00D0138C">
      <w:pPr>
        <w:jc w:val="left"/>
        <w:rPr>
          <w:b/>
        </w:rPr>
      </w:pPr>
      <w:r>
        <w:rPr>
          <w:b/>
        </w:rPr>
        <w:br w:type="page"/>
      </w:r>
    </w:p>
    <w:p w14:paraId="27421AA7" w14:textId="77777777" w:rsidR="00C05F29" w:rsidRPr="00C05F29" w:rsidRDefault="00460FBE" w:rsidP="00C05F29">
      <w:pPr>
        <w:pStyle w:val="EndNoteBibliographyTitle"/>
        <w:rPr>
          <w:noProof/>
        </w:rPr>
      </w:pPr>
      <w:r>
        <w:lastRenderedPageBreak/>
        <w:fldChar w:fldCharType="begin"/>
      </w:r>
      <w:r w:rsidR="00D0138C">
        <w:instrText xml:space="preserve"> ADDIN EN.REFLIST </w:instrText>
      </w:r>
      <w:r>
        <w:fldChar w:fldCharType="separate"/>
      </w:r>
      <w:r w:rsidR="00C05F29" w:rsidRPr="00C05F29">
        <w:rPr>
          <w:noProof/>
        </w:rPr>
        <w:t>Reference</w:t>
      </w:r>
    </w:p>
    <w:p w14:paraId="1B07B040" w14:textId="77777777" w:rsidR="00C05F29" w:rsidRPr="00C05F29" w:rsidRDefault="00C05F29" w:rsidP="00C05F29">
      <w:pPr>
        <w:pStyle w:val="EndNoteBibliographyTitle"/>
        <w:rPr>
          <w:noProof/>
        </w:rPr>
      </w:pPr>
    </w:p>
    <w:p w14:paraId="370B788A" w14:textId="77777777" w:rsidR="00C05F29" w:rsidRPr="00C05F29" w:rsidRDefault="00C05F29" w:rsidP="00C05F29">
      <w:pPr>
        <w:pStyle w:val="EndNoteBibliography"/>
        <w:spacing w:after="0"/>
        <w:ind w:left="720" w:hanging="720"/>
        <w:rPr>
          <w:noProof/>
        </w:rPr>
      </w:pPr>
      <w:r w:rsidRPr="00C05F29">
        <w:rPr>
          <w:noProof/>
        </w:rPr>
        <w:t>Albajes, R., and Ò. Alomar. 1999. Current and potential use of polyphagous predators. Pages 265-275  Integrated pest and disease management in greenhouse crops. Springer.</w:t>
      </w:r>
    </w:p>
    <w:p w14:paraId="41231857" w14:textId="77777777" w:rsidR="00C05F29" w:rsidRPr="00C05F29" w:rsidRDefault="00C05F29" w:rsidP="00C05F29">
      <w:pPr>
        <w:pStyle w:val="EndNoteBibliography"/>
        <w:spacing w:after="0"/>
        <w:ind w:left="720" w:hanging="720"/>
        <w:rPr>
          <w:noProof/>
        </w:rPr>
      </w:pPr>
      <w:r w:rsidRPr="00C05F29">
        <w:rPr>
          <w:noProof/>
        </w:rPr>
        <w:t>Albertini, A., S. Marchi, C. Ratti, G. Burgio, R. Petacchi, and S. Magagnoli. 2018. Bactrocera oleae pupae predation by Ocypus olens detected by molecular gut content analysis. BioControl 63:227-239.</w:t>
      </w:r>
    </w:p>
    <w:p w14:paraId="420CC41C" w14:textId="77777777" w:rsidR="00C05F29" w:rsidRPr="00C05F29" w:rsidRDefault="00C05F29" w:rsidP="00C05F29">
      <w:pPr>
        <w:pStyle w:val="EndNoteBibliography"/>
        <w:spacing w:after="0"/>
        <w:ind w:left="720" w:hanging="720"/>
        <w:rPr>
          <w:noProof/>
        </w:rPr>
      </w:pPr>
      <w:r w:rsidRPr="00C05F29">
        <w:rPr>
          <w:noProof/>
        </w:rPr>
        <w:t>Allan, J., A. Flecker, and N. McClintock. 1987. Prey preference of stoneflies: sedentary vs mobile prey. Oikos:323-331.</w:t>
      </w:r>
    </w:p>
    <w:p w14:paraId="6CF26EF2" w14:textId="77777777" w:rsidR="00C05F29" w:rsidRPr="00C05F29" w:rsidRDefault="00C05F29" w:rsidP="00C05F29">
      <w:pPr>
        <w:pStyle w:val="EndNoteBibliography"/>
        <w:spacing w:after="0"/>
        <w:ind w:left="720" w:hanging="720"/>
        <w:rPr>
          <w:noProof/>
        </w:rPr>
      </w:pPr>
      <w:r w:rsidRPr="00C05F29">
        <w:rPr>
          <w:noProof/>
        </w:rPr>
        <w:t>Altieri, M. A. 1999. The ecological role of biodiversity in agroecosystems. Pages 19-31  Invertebrate biodiversity as bioindicators of sustainable landscapes. Elsevier.</w:t>
      </w:r>
    </w:p>
    <w:p w14:paraId="6EC48CBC" w14:textId="77777777" w:rsidR="00C05F29" w:rsidRPr="00C05F29" w:rsidRDefault="00C05F29" w:rsidP="00C05F29">
      <w:pPr>
        <w:pStyle w:val="EndNoteBibliography"/>
        <w:spacing w:after="0"/>
        <w:ind w:left="720" w:hanging="720"/>
        <w:rPr>
          <w:noProof/>
        </w:rPr>
      </w:pPr>
      <w:r w:rsidRPr="00C05F29">
        <w:rPr>
          <w:noProof/>
        </w:rPr>
        <w:t>Altieri, M. A., and D. K. Letourneau. 1982. Vegetation management and biological control in agroecosystems. Crop Protection 1:405-430.</w:t>
      </w:r>
    </w:p>
    <w:p w14:paraId="1AB5C5FF" w14:textId="77777777" w:rsidR="00C05F29" w:rsidRPr="00C05F29" w:rsidRDefault="00C05F29" w:rsidP="00C05F29">
      <w:pPr>
        <w:pStyle w:val="EndNoteBibliography"/>
        <w:spacing w:after="0"/>
        <w:ind w:left="720" w:hanging="720"/>
        <w:rPr>
          <w:noProof/>
        </w:rPr>
      </w:pPr>
      <w:r w:rsidRPr="00C05F29">
        <w:rPr>
          <w:noProof/>
        </w:rPr>
        <w:t>Barbosa, P., and I. Castellanos. 2005. Ecology of predator-prey interactions. Oxford University Press.</w:t>
      </w:r>
    </w:p>
    <w:p w14:paraId="47699088" w14:textId="77777777" w:rsidR="00C05F29" w:rsidRPr="00C05F29" w:rsidRDefault="00C05F29" w:rsidP="00C05F29">
      <w:pPr>
        <w:pStyle w:val="EndNoteBibliography"/>
        <w:spacing w:after="0"/>
        <w:ind w:left="720" w:hanging="720"/>
        <w:rPr>
          <w:noProof/>
        </w:rPr>
      </w:pPr>
      <w:r w:rsidRPr="00C05F29">
        <w:rPr>
          <w:noProof/>
        </w:rPr>
        <w:t>Bengtsson, J., J. Ahnström, and A. C. WEIBULL. 2005. The effects of organic agriculture on biodiversity and abundance: a meta</w:t>
      </w:r>
      <w:r w:rsidRPr="00C05F29">
        <w:rPr>
          <w:rFonts w:ascii="微軟正黑體" w:eastAsia="微軟正黑體" w:hAnsi="微軟正黑體" w:cs="微軟正黑體" w:hint="eastAsia"/>
          <w:noProof/>
        </w:rPr>
        <w:t>‐</w:t>
      </w:r>
      <w:r w:rsidRPr="00C05F29">
        <w:rPr>
          <w:noProof/>
        </w:rPr>
        <w:t>analysis. Journal of Applied Ecology 42:261-269.</w:t>
      </w:r>
    </w:p>
    <w:p w14:paraId="3FC7C3BF" w14:textId="77777777" w:rsidR="00C05F29" w:rsidRPr="00C05F29" w:rsidRDefault="00C05F29" w:rsidP="00C05F29">
      <w:pPr>
        <w:pStyle w:val="EndNoteBibliography"/>
        <w:spacing w:after="0"/>
        <w:ind w:left="720" w:hanging="720"/>
        <w:rPr>
          <w:noProof/>
        </w:rPr>
      </w:pPr>
      <w:r w:rsidRPr="00C05F29">
        <w:rPr>
          <w:noProof/>
        </w:rPr>
        <w:t>Birkhofer, K., T. M. Bezemer, J. Bloem, M. Bonkowski, S. Christensen, D. Dubois, F. Ekelund, A. Fließbach, L. Gunst, and K. Hedlund. 2008a. Long-term organic farming fosters below and aboveground biota: Implications for soil quality, biological control and productivity. Soil Biology and Biochemistry 40:2297-2308.</w:t>
      </w:r>
    </w:p>
    <w:p w14:paraId="158A1C7A" w14:textId="77777777" w:rsidR="00C05F29" w:rsidRPr="00C05F29" w:rsidRDefault="00C05F29" w:rsidP="00C05F29">
      <w:pPr>
        <w:pStyle w:val="EndNoteBibliography"/>
        <w:spacing w:after="0"/>
        <w:ind w:left="720" w:hanging="720"/>
        <w:rPr>
          <w:noProof/>
        </w:rPr>
      </w:pPr>
      <w:r w:rsidRPr="00C05F29">
        <w:rPr>
          <w:noProof/>
        </w:rPr>
        <w:t>Birkhofer, K., A. Fließbach, D. H. Wise, and S. Scheu. 2011. Arthropod food webs in organic and conventional wheat farming systems of an agricultural long</w:t>
      </w:r>
      <w:r w:rsidRPr="00C05F29">
        <w:rPr>
          <w:rFonts w:ascii="微軟正黑體" w:eastAsia="微軟正黑體" w:hAnsi="微軟正黑體" w:cs="微軟正黑體" w:hint="eastAsia"/>
          <w:noProof/>
        </w:rPr>
        <w:t>‐</w:t>
      </w:r>
      <w:r w:rsidRPr="00C05F29">
        <w:rPr>
          <w:noProof/>
        </w:rPr>
        <w:t>term experiment: a stable isotope approach. Agricultural and Forest Entomology 13:197-204.</w:t>
      </w:r>
    </w:p>
    <w:p w14:paraId="006A82D6" w14:textId="77777777" w:rsidR="00C05F29" w:rsidRPr="00C05F29" w:rsidRDefault="00C05F29" w:rsidP="00C05F29">
      <w:pPr>
        <w:pStyle w:val="EndNoteBibliography"/>
        <w:spacing w:after="0"/>
        <w:ind w:left="720" w:hanging="720"/>
        <w:rPr>
          <w:noProof/>
        </w:rPr>
      </w:pPr>
      <w:r w:rsidRPr="00C05F29">
        <w:rPr>
          <w:noProof/>
        </w:rPr>
        <w:t>Birkhofer, K., D. H. Wise, and S. Scheu. 2008b. Subsidy from the detrital food web, but not microhabitat complexity, affects the role of generalist predators in an aboveground herbivore food web. Oikos 117:494-500.</w:t>
      </w:r>
    </w:p>
    <w:p w14:paraId="12F47BBC" w14:textId="77777777" w:rsidR="00C05F29" w:rsidRPr="00C05F29" w:rsidRDefault="00C05F29" w:rsidP="00C05F29">
      <w:pPr>
        <w:pStyle w:val="EndNoteBibliography"/>
        <w:spacing w:after="0"/>
        <w:ind w:left="720" w:hanging="720"/>
        <w:rPr>
          <w:noProof/>
        </w:rPr>
      </w:pPr>
      <w:r w:rsidRPr="00C05F29">
        <w:rPr>
          <w:noProof/>
        </w:rPr>
        <w:t>Blondel, J. 2003. Guilds or functional groups: does it matter? Oikos 100:223-231.</w:t>
      </w:r>
    </w:p>
    <w:p w14:paraId="605406EC" w14:textId="77777777" w:rsidR="00C05F29" w:rsidRPr="00C05F29" w:rsidRDefault="00C05F29" w:rsidP="00C05F29">
      <w:pPr>
        <w:pStyle w:val="EndNoteBibliography"/>
        <w:spacing w:after="0"/>
        <w:ind w:left="720" w:hanging="720"/>
        <w:rPr>
          <w:noProof/>
        </w:rPr>
      </w:pPr>
      <w:r w:rsidRPr="00C05F29">
        <w:rPr>
          <w:noProof/>
        </w:rPr>
        <w:t>Boecklen, W. J., C. T. Yarnes, B. A. Cook, and A. C. James. 2011. On the use of stable isotopes in trophic ecology. Annual review of ecology, evolution, and systematics 42:411-440.</w:t>
      </w:r>
    </w:p>
    <w:p w14:paraId="4ED27BDB" w14:textId="77777777" w:rsidR="00C05F29" w:rsidRPr="00C05F29" w:rsidRDefault="00C05F29" w:rsidP="00C05F29">
      <w:pPr>
        <w:pStyle w:val="EndNoteBibliography"/>
        <w:spacing w:after="0"/>
        <w:ind w:left="720" w:hanging="720"/>
        <w:rPr>
          <w:noProof/>
        </w:rPr>
      </w:pPr>
      <w:r w:rsidRPr="00C05F29">
        <w:rPr>
          <w:noProof/>
        </w:rPr>
        <w:lastRenderedPageBreak/>
        <w:t>Campbell, B. M., D. J. Beare, E. M. Bennett, J. M. Hall-Spencer, J. S. Ingram, F. Jaramillo, R. Ortiz, N. Ramankutty, J. A. Sayer, and D. Shindell. 2017. Agriculture production as a major driver of the Earth system exceeding planetary boundaries. Ecology and Society 22.</w:t>
      </w:r>
    </w:p>
    <w:p w14:paraId="7766FDCB" w14:textId="77777777" w:rsidR="00C05F29" w:rsidRPr="00C05F29" w:rsidRDefault="00C05F29" w:rsidP="00C05F29">
      <w:pPr>
        <w:pStyle w:val="EndNoteBibliography"/>
        <w:spacing w:after="0"/>
        <w:ind w:left="720" w:hanging="720"/>
        <w:rPr>
          <w:noProof/>
        </w:rPr>
      </w:pPr>
      <w:r w:rsidRPr="00C05F29">
        <w:rPr>
          <w:noProof/>
        </w:rPr>
        <w:t>Caut, S., E. Angulo, and F. Courchamp. 2009. Variation in discrimination factors (Δ15N and Δ13C): the effect of diet isotopic values and applications for diet reconstruction. Journal of Applied Ecology 46:443-453.</w:t>
      </w:r>
    </w:p>
    <w:p w14:paraId="74F7FD32" w14:textId="77777777" w:rsidR="00C05F29" w:rsidRPr="00C05F29" w:rsidRDefault="00C05F29" w:rsidP="00C05F29">
      <w:pPr>
        <w:pStyle w:val="EndNoteBibliography"/>
        <w:spacing w:after="0"/>
        <w:ind w:left="720" w:hanging="720"/>
        <w:rPr>
          <w:noProof/>
        </w:rPr>
      </w:pPr>
      <w:r w:rsidRPr="00C05F29">
        <w:rPr>
          <w:noProof/>
        </w:rPr>
        <w:t>Diehl, E., V. L. Mader, V. Wolters, and K. Birkhofer. 2013. Management intensity and vegetation complexity affect web-building spiders and their prey. Oecologia 173:579-589.</w:t>
      </w:r>
    </w:p>
    <w:p w14:paraId="5C7B8435" w14:textId="77777777" w:rsidR="00C05F29" w:rsidRPr="00C05F29" w:rsidRDefault="00C05F29" w:rsidP="00C05F29">
      <w:pPr>
        <w:pStyle w:val="EndNoteBibliography"/>
        <w:spacing w:after="0"/>
        <w:ind w:left="720" w:hanging="720"/>
        <w:rPr>
          <w:noProof/>
        </w:rPr>
      </w:pPr>
      <w:r w:rsidRPr="00C05F29">
        <w:rPr>
          <w:noProof/>
        </w:rPr>
        <w:t>Dominik, C., R. Seppelt, F. G. Horgan, J. Settele, and T. Václavík. 2018. Landscape composition, configuration, and trophic interactions shape arthropod communities in rice agroecosystems. Journal of Applied Ecology 55:2461-2472.</w:t>
      </w:r>
    </w:p>
    <w:p w14:paraId="5C3155B0" w14:textId="77777777" w:rsidR="00C05F29" w:rsidRPr="00C05F29" w:rsidRDefault="00C05F29" w:rsidP="00C05F29">
      <w:pPr>
        <w:pStyle w:val="EndNoteBibliography"/>
        <w:spacing w:after="0"/>
        <w:ind w:left="720" w:hanging="720"/>
        <w:rPr>
          <w:noProof/>
        </w:rPr>
      </w:pPr>
      <w:r w:rsidRPr="00C05F29">
        <w:rPr>
          <w:noProof/>
        </w:rPr>
        <w:t>Duelli, P., and M. K. Obrist. 2003. Biodiversity indicators: the choice of values and measures. Agriculture Ecosystems &amp; Environment 98:87-98.</w:t>
      </w:r>
    </w:p>
    <w:p w14:paraId="50C183FE" w14:textId="77777777" w:rsidR="00C05F29" w:rsidRPr="00C05F29" w:rsidRDefault="00C05F29" w:rsidP="00C05F29">
      <w:pPr>
        <w:pStyle w:val="EndNoteBibliography"/>
        <w:spacing w:after="0"/>
        <w:ind w:left="720" w:hanging="720"/>
        <w:rPr>
          <w:noProof/>
        </w:rPr>
      </w:pPr>
      <w:r w:rsidRPr="00C05F29">
        <w:rPr>
          <w:noProof/>
        </w:rPr>
        <w:t>EC. 2020. Communication from the commission to the European parliament, the council, the European economic and social committee and the committee of the regions - a farm to Fork strategy for a fair, healthy and environmentally-friendly food system. 381 final, Brussels.</w:t>
      </w:r>
    </w:p>
    <w:p w14:paraId="137FCD6D" w14:textId="77777777" w:rsidR="00C05F29" w:rsidRPr="00C05F29" w:rsidRDefault="00C05F29" w:rsidP="00C05F29">
      <w:pPr>
        <w:pStyle w:val="EndNoteBibliography"/>
        <w:spacing w:after="0"/>
        <w:ind w:left="720" w:hanging="720"/>
        <w:rPr>
          <w:noProof/>
        </w:rPr>
      </w:pPr>
      <w:r w:rsidRPr="00C05F29">
        <w:rPr>
          <w:noProof/>
        </w:rPr>
        <w:t>Eitzinger, B., N. Abrego, D. Gravel, T. Huotari, E. J. Vesterinen, and T. Roslin. 2019. Assessing changes in arthropod predator–prey interactions through DNA</w:t>
      </w:r>
      <w:r w:rsidRPr="00C05F29">
        <w:rPr>
          <w:rFonts w:ascii="微軟正黑體" w:eastAsia="微軟正黑體" w:hAnsi="微軟正黑體" w:cs="微軟正黑體" w:hint="eastAsia"/>
          <w:noProof/>
        </w:rPr>
        <w:t>‐</w:t>
      </w:r>
      <w:r w:rsidRPr="00C05F29">
        <w:rPr>
          <w:noProof/>
        </w:rPr>
        <w:t>based gut content analysis—variable environment, stable diet. Molecular ecology 28:266-280.</w:t>
      </w:r>
    </w:p>
    <w:p w14:paraId="1D7F9692" w14:textId="77777777" w:rsidR="00C05F29" w:rsidRPr="00C05F29" w:rsidRDefault="00C05F29" w:rsidP="00C05F29">
      <w:pPr>
        <w:pStyle w:val="EndNoteBibliography"/>
        <w:spacing w:after="0"/>
        <w:ind w:left="720" w:hanging="720"/>
        <w:rPr>
          <w:noProof/>
        </w:rPr>
      </w:pPr>
      <w:r w:rsidRPr="00C05F29">
        <w:rPr>
          <w:noProof/>
        </w:rPr>
        <w:t>Eitzinger, B., T. Roslin, E. J. Vesterinen, S. I. Robinson, and E. J. O'Gorman. 2021. Temperature affects both the Grinnellian and Eltonian dimensions of ecological niches–A tale of two Arctic wolf spiders. Basic and Applied Ecology 50:132-143.</w:t>
      </w:r>
    </w:p>
    <w:p w14:paraId="64876662" w14:textId="77777777" w:rsidR="00C05F29" w:rsidRPr="00C05F29" w:rsidRDefault="00C05F29" w:rsidP="00C05F29">
      <w:pPr>
        <w:pStyle w:val="EndNoteBibliography"/>
        <w:spacing w:after="0"/>
        <w:ind w:left="720" w:hanging="720"/>
        <w:rPr>
          <w:noProof/>
        </w:rPr>
      </w:pPr>
      <w:r w:rsidRPr="00C05F29">
        <w:rPr>
          <w:noProof/>
        </w:rPr>
        <w:t>Eitzinger, B., and M. Traugott. 2011. Which prey sustains cold</w:t>
      </w:r>
      <w:r w:rsidRPr="00C05F29">
        <w:rPr>
          <w:rFonts w:ascii="微軟正黑體" w:eastAsia="微軟正黑體" w:hAnsi="微軟正黑體" w:cs="微軟正黑體" w:hint="eastAsia"/>
          <w:noProof/>
        </w:rPr>
        <w:t>‐</w:t>
      </w:r>
      <w:r w:rsidRPr="00C05F29">
        <w:rPr>
          <w:noProof/>
        </w:rPr>
        <w:t>adapted invertebrate generalist predators in arable land? Examining prey choices by molecular gut</w:t>
      </w:r>
      <w:r w:rsidRPr="00C05F29">
        <w:rPr>
          <w:rFonts w:ascii="微軟正黑體" w:eastAsia="微軟正黑體" w:hAnsi="微軟正黑體" w:cs="微軟正黑體" w:hint="eastAsia"/>
          <w:noProof/>
        </w:rPr>
        <w:t>‐</w:t>
      </w:r>
      <w:r w:rsidRPr="00C05F29">
        <w:rPr>
          <w:noProof/>
        </w:rPr>
        <w:t>content analysis. Journal of Applied Ecology 48:591-599.</w:t>
      </w:r>
    </w:p>
    <w:p w14:paraId="093F99A8" w14:textId="77777777" w:rsidR="00C05F29" w:rsidRPr="00C05F29" w:rsidRDefault="00C05F29" w:rsidP="00C05F29">
      <w:pPr>
        <w:pStyle w:val="EndNoteBibliography"/>
        <w:spacing w:after="0"/>
        <w:ind w:left="720" w:hanging="720"/>
        <w:rPr>
          <w:noProof/>
        </w:rPr>
      </w:pPr>
      <w:r w:rsidRPr="00C05F29">
        <w:rPr>
          <w:noProof/>
        </w:rPr>
        <w:t>Finke, D. L., and R. F. Denno. 2006. Spatial refuge from intraguild predation: implications for prey suppression and trophic cascades. Oecologia 149:265-275.</w:t>
      </w:r>
    </w:p>
    <w:p w14:paraId="130ADEDC" w14:textId="77777777" w:rsidR="00C05F29" w:rsidRPr="00C05F29" w:rsidRDefault="00C05F29" w:rsidP="00C05F29">
      <w:pPr>
        <w:pStyle w:val="EndNoteBibliography"/>
        <w:spacing w:after="0"/>
        <w:ind w:left="720" w:hanging="720"/>
        <w:rPr>
          <w:noProof/>
        </w:rPr>
      </w:pPr>
      <w:r w:rsidRPr="00C05F29">
        <w:rPr>
          <w:noProof/>
        </w:rPr>
        <w:lastRenderedPageBreak/>
        <w:t>Fox, J., and S. Weisberg. 2018. An R companion to applied regression. Sage publications.</w:t>
      </w:r>
    </w:p>
    <w:p w14:paraId="7094B155" w14:textId="77777777" w:rsidR="00C05F29" w:rsidRPr="00C05F29" w:rsidRDefault="00C05F29" w:rsidP="00C05F29">
      <w:pPr>
        <w:pStyle w:val="EndNoteBibliography"/>
        <w:spacing w:after="0"/>
        <w:ind w:left="720" w:hanging="720"/>
        <w:rPr>
          <w:noProof/>
        </w:rPr>
      </w:pPr>
      <w:r w:rsidRPr="00C05F29">
        <w:rPr>
          <w:noProof/>
        </w:rPr>
        <w:t>Geiger, F., J. Bengtsson, F. Berendse, W. W. Weisser, M. Emmerson, M. B. Morales, P. Ceryngier, J. Liira, T. Tscharntke, and C. Winqvist. 2010. Persistent negative effects of pesticides on biodiversity and biological control potential on European farmland. Basic and Applied Ecology 11:97-105.</w:t>
      </w:r>
    </w:p>
    <w:p w14:paraId="7F7EFDD3" w14:textId="77777777" w:rsidR="00C05F29" w:rsidRPr="00C05F29" w:rsidRDefault="00C05F29" w:rsidP="00C05F29">
      <w:pPr>
        <w:pStyle w:val="EndNoteBibliography"/>
        <w:spacing w:after="0"/>
        <w:ind w:left="720" w:hanging="720"/>
        <w:rPr>
          <w:noProof/>
        </w:rPr>
      </w:pPr>
      <w:r w:rsidRPr="00C05F29">
        <w:rPr>
          <w:noProof/>
        </w:rPr>
        <w:t>Gomiero, T., D. Pimentel, and M. G. Paoletti. 2011. Is there a need for a more sustainable agriculture? Critical reviews in plant sciences 30:6-23.</w:t>
      </w:r>
    </w:p>
    <w:p w14:paraId="12374AAC" w14:textId="77777777" w:rsidR="00C05F29" w:rsidRPr="00C05F29" w:rsidRDefault="00C05F29" w:rsidP="00C05F29">
      <w:pPr>
        <w:pStyle w:val="EndNoteBibliography"/>
        <w:spacing w:after="0"/>
        <w:ind w:left="720" w:hanging="720"/>
        <w:rPr>
          <w:noProof/>
        </w:rPr>
      </w:pPr>
      <w:r w:rsidRPr="00C05F29">
        <w:rPr>
          <w:noProof/>
        </w:rPr>
        <w:t>Guedes, R., G. Smagghe, J. Stark, and N. Desneux. 2016. Pesticide-induced stress in arthropod pests for optimized integrated pest management programs. Annual review of entomology 61:43-62.</w:t>
      </w:r>
    </w:p>
    <w:p w14:paraId="01DE8690" w14:textId="77777777" w:rsidR="00C05F29" w:rsidRPr="00C05F29" w:rsidRDefault="00C05F29" w:rsidP="00C05F29">
      <w:pPr>
        <w:pStyle w:val="EndNoteBibliography"/>
        <w:spacing w:after="0"/>
        <w:ind w:left="720" w:hanging="720"/>
        <w:rPr>
          <w:noProof/>
        </w:rPr>
      </w:pPr>
      <w:r w:rsidRPr="00C05F29">
        <w:rPr>
          <w:noProof/>
        </w:rPr>
        <w:t>Haraguchi, T. F., M. Uchida, Y. Shibata, and I. Tayasu. 2013. Contributions of detrital subsidies to aboveground spiders during secondary succession, revealed by radiocarbon and stable isotope signatures. Oecologia 171:935-944.</w:t>
      </w:r>
    </w:p>
    <w:p w14:paraId="7FCFA215" w14:textId="77777777" w:rsidR="00C05F29" w:rsidRPr="00C05F29" w:rsidRDefault="00C05F29" w:rsidP="00C05F29">
      <w:pPr>
        <w:pStyle w:val="EndNoteBibliography"/>
        <w:spacing w:after="0"/>
        <w:ind w:left="720" w:hanging="720"/>
        <w:rPr>
          <w:noProof/>
        </w:rPr>
      </w:pPr>
      <w:r w:rsidRPr="00C05F29">
        <w:rPr>
          <w:noProof/>
        </w:rPr>
        <w:t>Hardin, M. R., B. Benrey, M. Coll, W. O. Lamp, G. K. Roderick, and P. Barbosa. 1995. Arthropod pest resurgence: an overview of potential mechanisms. Crop Protection 14:3-18.</w:t>
      </w:r>
    </w:p>
    <w:p w14:paraId="555CA067" w14:textId="77777777" w:rsidR="00C05F29" w:rsidRPr="00C05F29" w:rsidRDefault="00C05F29" w:rsidP="00C05F29">
      <w:pPr>
        <w:pStyle w:val="EndNoteBibliography"/>
        <w:spacing w:after="0"/>
        <w:ind w:left="720" w:hanging="720"/>
        <w:rPr>
          <w:noProof/>
        </w:rPr>
      </w:pPr>
      <w:r w:rsidRPr="00C05F29">
        <w:rPr>
          <w:noProof/>
        </w:rPr>
        <w:t>Hothorn, T., F. Bretz, and P. Westfall. 2008. Simultaneous inference in general parametric models. Biometrical Journal: Journal of Mathematical Methods in Biosciences 50:346-363.</w:t>
      </w:r>
    </w:p>
    <w:p w14:paraId="5334041E" w14:textId="77777777" w:rsidR="00C05F29" w:rsidRPr="00C05F29" w:rsidRDefault="00C05F29" w:rsidP="00C05F29">
      <w:pPr>
        <w:pStyle w:val="EndNoteBibliography"/>
        <w:spacing w:after="0"/>
        <w:ind w:left="720" w:hanging="720"/>
        <w:rPr>
          <w:noProof/>
        </w:rPr>
      </w:pPr>
      <w:r w:rsidRPr="00C05F29">
        <w:rPr>
          <w:noProof/>
        </w:rPr>
        <w:t>Hsu, G.-C., J.-A. Ou, and C.-K. Ho. 2021. Pest consumption by generalist arthropod predators increases with crop stage in both organic and conventional farms. Ecosphere 12:e03625.</w:t>
      </w:r>
    </w:p>
    <w:p w14:paraId="3B70B366" w14:textId="77777777" w:rsidR="00C05F29" w:rsidRPr="00C05F29" w:rsidRDefault="00C05F29" w:rsidP="00C05F29">
      <w:pPr>
        <w:pStyle w:val="EndNoteBibliography"/>
        <w:spacing w:after="0"/>
        <w:ind w:left="720" w:hanging="720"/>
        <w:rPr>
          <w:noProof/>
        </w:rPr>
      </w:pPr>
      <w:r w:rsidRPr="00C05F29">
        <w:rPr>
          <w:noProof/>
        </w:rPr>
        <w:t>Huang, H., and P. Yang. 1987. The ancient cultured citrus ant. BioScience 37:665-671.</w:t>
      </w:r>
    </w:p>
    <w:p w14:paraId="6B3DA0E5" w14:textId="77777777" w:rsidR="00C05F29" w:rsidRPr="00C05F29" w:rsidRDefault="00C05F29" w:rsidP="00C05F29">
      <w:pPr>
        <w:pStyle w:val="EndNoteBibliography"/>
        <w:spacing w:after="0"/>
        <w:ind w:left="720" w:hanging="720"/>
        <w:rPr>
          <w:noProof/>
        </w:rPr>
      </w:pPr>
      <w:r w:rsidRPr="00C05F29">
        <w:rPr>
          <w:noProof/>
        </w:rPr>
        <w:t>Ingrao, A. J., J. Schmidt, J. Jubenville, A. Grode, L. Komondy, D. VanderZee, and Z. Szendrei. 2017. Biocontrol on the edge: Field margin habitats in asparagus fields influence natural enemy-pest interactions. Agriculture, Ecosystems &amp; Environment 243:47-54.</w:t>
      </w:r>
    </w:p>
    <w:p w14:paraId="7D7A97F5" w14:textId="77777777" w:rsidR="00C05F29" w:rsidRPr="00C05F29" w:rsidRDefault="00C05F29" w:rsidP="00C05F29">
      <w:pPr>
        <w:pStyle w:val="EndNoteBibliography"/>
        <w:spacing w:after="0"/>
        <w:ind w:left="720" w:hanging="720"/>
        <w:rPr>
          <w:noProof/>
        </w:rPr>
      </w:pPr>
      <w:r w:rsidRPr="00C05F29">
        <w:rPr>
          <w:noProof/>
        </w:rPr>
        <w:t>Janssen, A., M. Montserrat, R. HilleRisLambers, A. M. de Roos, A. Pallini, and M. W. Sabelis. 2006. Intraguild predation usually does not disrupt biological control. Pages 21-44  Trophic and guild in biological interactions control. Springer.</w:t>
      </w:r>
    </w:p>
    <w:p w14:paraId="0117FE95" w14:textId="77777777" w:rsidR="00C05F29" w:rsidRPr="00C05F29" w:rsidRDefault="00C05F29" w:rsidP="00C05F29">
      <w:pPr>
        <w:pStyle w:val="EndNoteBibliography"/>
        <w:spacing w:after="0"/>
        <w:ind w:left="720" w:hanging="720"/>
        <w:rPr>
          <w:noProof/>
        </w:rPr>
      </w:pPr>
      <w:r w:rsidRPr="00C05F29">
        <w:rPr>
          <w:noProof/>
        </w:rPr>
        <w:t>Janssen, A., M. W. Sabelis, S. Magalhães, M. Montserrat, and T. Van der Hammen. 2007. Habitat structure affects intraguild predation. Ecology 88:2713-2719.</w:t>
      </w:r>
    </w:p>
    <w:p w14:paraId="66015324" w14:textId="77777777" w:rsidR="00C05F29" w:rsidRPr="00C05F29" w:rsidRDefault="00C05F29" w:rsidP="00C05F29">
      <w:pPr>
        <w:pStyle w:val="EndNoteBibliography"/>
        <w:spacing w:after="0"/>
        <w:ind w:left="720" w:hanging="720"/>
        <w:rPr>
          <w:noProof/>
        </w:rPr>
      </w:pPr>
      <w:r w:rsidRPr="00C05F29">
        <w:rPr>
          <w:noProof/>
        </w:rPr>
        <w:lastRenderedPageBreak/>
        <w:t>Karp, D. S., R. Chaplin-Kramer, T. D. Meehan, E. A. Martin, F. DeClerck, H. Grab, C. Gratton, L. Hunt, A. E. Larsen, and A. Martínez-Salinas. 2018. Crop pests and predators exhibit inconsistent responses to surrounding landscape composition. Proceedings of the National Academy of Sciences 115:E7863-E7870.</w:t>
      </w:r>
    </w:p>
    <w:p w14:paraId="05C91038" w14:textId="77777777" w:rsidR="00C05F29" w:rsidRPr="00C05F29" w:rsidRDefault="00C05F29" w:rsidP="00C05F29">
      <w:pPr>
        <w:pStyle w:val="EndNoteBibliography"/>
        <w:spacing w:after="0"/>
        <w:ind w:left="720" w:hanging="720"/>
        <w:rPr>
          <w:noProof/>
        </w:rPr>
      </w:pPr>
      <w:r w:rsidRPr="00C05F29">
        <w:rPr>
          <w:noProof/>
        </w:rPr>
        <w:t>Kehoe, L., A. Romero-Muñoz, E. Polaina, L. Estes, H. Kreft, and T. Kuemmerle. 2017. Biodiversity at risk under future cropland expansion and intensification. Nature Ecology &amp; Evolution 1:1129-1135.</w:t>
      </w:r>
    </w:p>
    <w:p w14:paraId="1E5577DA" w14:textId="77777777" w:rsidR="00C05F29" w:rsidRPr="00C05F29" w:rsidRDefault="00C05F29" w:rsidP="00C05F29">
      <w:pPr>
        <w:pStyle w:val="EndNoteBibliography"/>
        <w:spacing w:after="0"/>
        <w:ind w:left="720" w:hanging="720"/>
        <w:rPr>
          <w:noProof/>
        </w:rPr>
      </w:pPr>
      <w:r w:rsidRPr="00C05F29">
        <w:rPr>
          <w:noProof/>
        </w:rPr>
        <w:t>Klecka, J., and D. S. Boukal. 2013. Foraging and vulnerability traits modify predator–prey body mass allometry: freshwater macroinvertebrates as a case study. Journal of Animal Ecology 82:1031-1041.</w:t>
      </w:r>
    </w:p>
    <w:p w14:paraId="4807973F" w14:textId="77777777" w:rsidR="00C05F29" w:rsidRPr="00C05F29" w:rsidRDefault="00C05F29" w:rsidP="00C05F29">
      <w:pPr>
        <w:pStyle w:val="EndNoteBibliography"/>
        <w:spacing w:after="0"/>
        <w:ind w:left="720" w:hanging="720"/>
        <w:rPr>
          <w:noProof/>
        </w:rPr>
      </w:pPr>
      <w:r w:rsidRPr="00C05F29">
        <w:rPr>
          <w:noProof/>
        </w:rPr>
        <w:t>Krey, K. L., C. K. Blubaugh, E. G. Chapman, C. A. Lynch, G. B. Snyder, A. S. Jensen, Z. Fu, D. A. Prischmann-Voldseth, J. D. Harwood, and W. E. Snyder. 2017. Generalist predators consume spider mites despite the presence of alternative prey. Biological Control 115:157-164.</w:t>
      </w:r>
    </w:p>
    <w:p w14:paraId="10FEF5A5" w14:textId="77777777" w:rsidR="00C05F29" w:rsidRPr="00C05F29" w:rsidRDefault="00C05F29" w:rsidP="00C05F29">
      <w:pPr>
        <w:pStyle w:val="EndNoteBibliography"/>
        <w:spacing w:after="0"/>
        <w:ind w:left="720" w:hanging="720"/>
        <w:rPr>
          <w:noProof/>
        </w:rPr>
      </w:pPr>
      <w:r w:rsidRPr="00C05F29">
        <w:rPr>
          <w:noProof/>
        </w:rPr>
        <w:t>Kuusk, A.-K., and B. Ekbom. 2012. Feeding habits of lycosid spiders in field habitats. Journal of Pest Science 85:253-260.</w:t>
      </w:r>
    </w:p>
    <w:p w14:paraId="5B84C033" w14:textId="77777777" w:rsidR="00C05F29" w:rsidRPr="00C05F29" w:rsidRDefault="00C05F29" w:rsidP="00C05F29">
      <w:pPr>
        <w:pStyle w:val="EndNoteBibliography"/>
        <w:spacing w:after="0"/>
        <w:ind w:left="720" w:hanging="720"/>
        <w:rPr>
          <w:noProof/>
        </w:rPr>
      </w:pPr>
      <w:r w:rsidRPr="00C05F29">
        <w:rPr>
          <w:noProof/>
        </w:rPr>
        <w:t>Langellotto, G. A., and R. F. Denno. 2004. Responses of invertebrate natural enemies to complex-structured habitats: a meta-analytical synthesis. Oecologia 139:1-10.</w:t>
      </w:r>
    </w:p>
    <w:p w14:paraId="52D25933" w14:textId="77777777" w:rsidR="00C05F29" w:rsidRPr="00C05F29" w:rsidRDefault="00C05F29" w:rsidP="00C05F29">
      <w:pPr>
        <w:pStyle w:val="EndNoteBibliography"/>
        <w:spacing w:after="0"/>
        <w:ind w:left="720" w:hanging="720"/>
        <w:rPr>
          <w:noProof/>
        </w:rPr>
      </w:pPr>
      <w:r w:rsidRPr="00C05F29">
        <w:rPr>
          <w:noProof/>
        </w:rPr>
        <w:t>Layman, C. A., M. S. Araujo, R. Boucek, C. M. Hammerschlag</w:t>
      </w:r>
      <w:r w:rsidRPr="00C05F29">
        <w:rPr>
          <w:rFonts w:ascii="微軟正黑體" w:eastAsia="微軟正黑體" w:hAnsi="微軟正黑體" w:cs="微軟正黑體" w:hint="eastAsia"/>
          <w:noProof/>
        </w:rPr>
        <w:t>‐</w:t>
      </w:r>
      <w:r w:rsidRPr="00C05F29">
        <w:rPr>
          <w:noProof/>
        </w:rPr>
        <w:t>Peyer, E. Harrison, Z. R. Jud, P. Matich, A. E. Rosenblatt, J. J. Vaudo, and L. A. Yeager. 2012. Applying stable isotopes to examine food</w:t>
      </w:r>
      <w:r w:rsidRPr="00C05F29">
        <w:rPr>
          <w:rFonts w:ascii="微軟正黑體" w:eastAsia="微軟正黑體" w:hAnsi="微軟正黑體" w:cs="微軟正黑體" w:hint="eastAsia"/>
          <w:noProof/>
        </w:rPr>
        <w:t>‐</w:t>
      </w:r>
      <w:r w:rsidRPr="00C05F29">
        <w:rPr>
          <w:noProof/>
        </w:rPr>
        <w:t>web structure: an overview of analytical tools. Biological Reviews 87:545-562.</w:t>
      </w:r>
    </w:p>
    <w:p w14:paraId="34856130" w14:textId="77777777" w:rsidR="00C05F29" w:rsidRPr="00C05F29" w:rsidRDefault="00C05F29" w:rsidP="00C05F29">
      <w:pPr>
        <w:pStyle w:val="EndNoteBibliography"/>
        <w:spacing w:after="0"/>
        <w:ind w:left="720" w:hanging="720"/>
        <w:rPr>
          <w:noProof/>
        </w:rPr>
      </w:pPr>
      <w:r w:rsidRPr="00C05F29">
        <w:rPr>
          <w:noProof/>
        </w:rPr>
        <w:t>Lenth, R., and M. R. Lenth. 2018. Package ‘lsmeans’. The American Statistician 34:216-221.</w:t>
      </w:r>
    </w:p>
    <w:p w14:paraId="3C883A31" w14:textId="77777777" w:rsidR="00C05F29" w:rsidRPr="00C05F29" w:rsidRDefault="00C05F29" w:rsidP="00C05F29">
      <w:pPr>
        <w:pStyle w:val="EndNoteBibliography"/>
        <w:spacing w:after="0"/>
        <w:ind w:left="720" w:hanging="720"/>
        <w:rPr>
          <w:noProof/>
        </w:rPr>
      </w:pPr>
      <w:r w:rsidRPr="00C05F29">
        <w:rPr>
          <w:noProof/>
        </w:rPr>
        <w:t>Letourneau, D. K., J. A. Jedlicka, S. G. Bothwell, and C. R. Moreno. 2009. Effects of natural enemy biodiversity on the suppression of arthropod herbivores in terrestrial ecosystems. Annual Review of Ecology Evolution and Systematics 40:573-592.</w:t>
      </w:r>
    </w:p>
    <w:p w14:paraId="06CF8A32" w14:textId="77777777" w:rsidR="00C05F29" w:rsidRPr="00C05F29" w:rsidRDefault="00C05F29" w:rsidP="00C05F29">
      <w:pPr>
        <w:pStyle w:val="EndNoteBibliography"/>
        <w:spacing w:after="0"/>
        <w:ind w:left="720" w:hanging="720"/>
        <w:rPr>
          <w:noProof/>
        </w:rPr>
      </w:pPr>
      <w:r w:rsidRPr="00C05F29">
        <w:rPr>
          <w:noProof/>
        </w:rPr>
        <w:t>Lichtenberg, E. M., C. M. Kennedy, C. Kremen, P. Batary, F. Berendse, R. Bommarco, N. A. Bosque</w:t>
      </w:r>
      <w:r w:rsidRPr="00C05F29">
        <w:rPr>
          <w:rFonts w:ascii="微軟正黑體" w:eastAsia="微軟正黑體" w:hAnsi="微軟正黑體" w:cs="微軟正黑體" w:hint="eastAsia"/>
          <w:noProof/>
        </w:rPr>
        <w:t>‐</w:t>
      </w:r>
      <w:r w:rsidRPr="00C05F29">
        <w:rPr>
          <w:noProof/>
        </w:rPr>
        <w:t>Pérez, L. G. Carvalheiro, W. E. Snyder, and N. M. Williams. 2017. A global synthesis of the effects of diversified farming systems on arthropod diversity within fields and across agricultural landscapes. Global change biology 23:4946-4957.</w:t>
      </w:r>
    </w:p>
    <w:p w14:paraId="77549ABB" w14:textId="77777777" w:rsidR="00C05F29" w:rsidRPr="00C05F29" w:rsidRDefault="00C05F29" w:rsidP="00C05F29">
      <w:pPr>
        <w:pStyle w:val="EndNoteBibliography"/>
        <w:spacing w:after="0"/>
        <w:ind w:left="720" w:hanging="720"/>
        <w:rPr>
          <w:noProof/>
        </w:rPr>
      </w:pPr>
      <w:r w:rsidRPr="00C05F29">
        <w:rPr>
          <w:noProof/>
        </w:rPr>
        <w:lastRenderedPageBreak/>
        <w:t>Liu, S., Z. Li, Y. Sui, D. A. Schaefer, P. O. Alele, J. Chen, and X. Yang. 2015. Spider foraging strategies dominate pest suppression in organic tea plantations. BioControl 60:839-847.</w:t>
      </w:r>
    </w:p>
    <w:p w14:paraId="5F693A21" w14:textId="77777777" w:rsidR="00C05F29" w:rsidRPr="00C05F29" w:rsidRDefault="00C05F29" w:rsidP="00C05F29">
      <w:pPr>
        <w:pStyle w:val="EndNoteBibliography"/>
        <w:spacing w:after="0"/>
        <w:ind w:left="720" w:hanging="720"/>
        <w:rPr>
          <w:noProof/>
        </w:rPr>
      </w:pPr>
      <w:r w:rsidRPr="00C05F29">
        <w:rPr>
          <w:noProof/>
        </w:rPr>
        <w:t>Madsen, M., S. Terkildsen, and S. Toft. 2004. Microcosm studies on control of aphids by generalist arthropod predators: effects of alternative prey. BioControl 49:483-504.</w:t>
      </w:r>
    </w:p>
    <w:p w14:paraId="72A4D5D6" w14:textId="77777777" w:rsidR="00C05F29" w:rsidRPr="00C05F29" w:rsidRDefault="00C05F29" w:rsidP="00C05F29">
      <w:pPr>
        <w:pStyle w:val="EndNoteBibliography"/>
        <w:spacing w:after="0"/>
        <w:ind w:left="720" w:hanging="720"/>
        <w:rPr>
          <w:noProof/>
        </w:rPr>
      </w:pPr>
      <w:r w:rsidRPr="00C05F29">
        <w:rPr>
          <w:noProof/>
        </w:rPr>
        <w:t>Mazzi, D., and S. Dorn. 2012. Movement of insect pests in agricultural landscapes. Annals of applied biology 160:97-113.</w:t>
      </w:r>
    </w:p>
    <w:p w14:paraId="4B8BB69C" w14:textId="77777777" w:rsidR="00C05F29" w:rsidRPr="00C05F29" w:rsidRDefault="00C05F29" w:rsidP="00C05F29">
      <w:pPr>
        <w:pStyle w:val="EndNoteBibliography"/>
        <w:spacing w:after="0"/>
        <w:ind w:left="720" w:hanging="720"/>
        <w:rPr>
          <w:noProof/>
        </w:rPr>
      </w:pPr>
      <w:r w:rsidRPr="00C05F29">
        <w:rPr>
          <w:noProof/>
        </w:rPr>
        <w:t>Michalko, R., S. Pekar, and M. H. Entling. 2019a. An updated perspective on spiders as generalist predators in biological control. Oecologia 189:21-36.</w:t>
      </w:r>
    </w:p>
    <w:p w14:paraId="21E4B84E" w14:textId="77777777" w:rsidR="00C05F29" w:rsidRPr="00C05F29" w:rsidRDefault="00C05F29" w:rsidP="00C05F29">
      <w:pPr>
        <w:pStyle w:val="EndNoteBibliography"/>
        <w:spacing w:after="0"/>
        <w:ind w:left="720" w:hanging="720"/>
        <w:rPr>
          <w:noProof/>
        </w:rPr>
      </w:pPr>
      <w:r w:rsidRPr="00C05F29">
        <w:rPr>
          <w:noProof/>
        </w:rPr>
        <w:t>Michalko, R., S. Pekár, and M. H. Entling. 2019b. An updated perspective on spiders as generalist predators in biological control. Oecologia 189:21-36.</w:t>
      </w:r>
    </w:p>
    <w:p w14:paraId="51DBAF99" w14:textId="77777777" w:rsidR="00C05F29" w:rsidRPr="00C05F29" w:rsidRDefault="00C05F29" w:rsidP="00C05F29">
      <w:pPr>
        <w:pStyle w:val="EndNoteBibliography"/>
        <w:spacing w:after="0"/>
        <w:ind w:left="720" w:hanging="720"/>
        <w:rPr>
          <w:noProof/>
        </w:rPr>
      </w:pPr>
      <w:r w:rsidRPr="00C05F29">
        <w:rPr>
          <w:noProof/>
        </w:rPr>
        <w:t>Newton, J. 2016. Stable isotopes as tools in ecological research. eLS:1-8.</w:t>
      </w:r>
    </w:p>
    <w:p w14:paraId="4C13C164" w14:textId="77777777" w:rsidR="00C05F29" w:rsidRPr="00C05F29" w:rsidRDefault="00C05F29" w:rsidP="00C05F29">
      <w:pPr>
        <w:pStyle w:val="EndNoteBibliography"/>
        <w:spacing w:after="0"/>
        <w:ind w:left="720" w:hanging="720"/>
        <w:rPr>
          <w:noProof/>
        </w:rPr>
      </w:pPr>
      <w:r w:rsidRPr="00C05F29">
        <w:rPr>
          <w:noProof/>
        </w:rPr>
        <w:t>Nyffeler, M. 1999. Prey selection of spiders in the field. Journal of Arachnology:317-324.</w:t>
      </w:r>
    </w:p>
    <w:p w14:paraId="765A2F52" w14:textId="77777777" w:rsidR="00C05F29" w:rsidRPr="00C05F29" w:rsidRDefault="00C05F29" w:rsidP="00C05F29">
      <w:pPr>
        <w:pStyle w:val="EndNoteBibliography"/>
        <w:spacing w:after="0"/>
        <w:ind w:left="720" w:hanging="720"/>
        <w:rPr>
          <w:noProof/>
        </w:rPr>
      </w:pPr>
      <w:r w:rsidRPr="00C05F29">
        <w:rPr>
          <w:noProof/>
        </w:rPr>
        <w:t>Petrakova, L., R. Michalko, P. Loverre, L. Sentenska, S. Korenko, and S. Pekar. 2016. Intraguild predation among spiders and their effect on the pear psylla during winter. Agriculture, Ecosystems &amp; Environment 233:67-74.</w:t>
      </w:r>
    </w:p>
    <w:p w14:paraId="082BCAC5" w14:textId="77777777" w:rsidR="00C05F29" w:rsidRPr="00C05F29" w:rsidRDefault="00C05F29" w:rsidP="00C05F29">
      <w:pPr>
        <w:pStyle w:val="EndNoteBibliography"/>
        <w:spacing w:after="0"/>
        <w:ind w:left="720" w:hanging="720"/>
        <w:rPr>
          <w:noProof/>
        </w:rPr>
      </w:pPr>
      <w:r w:rsidRPr="00C05F29">
        <w:rPr>
          <w:noProof/>
        </w:rPr>
        <w:t>Phillips, D. L., and P. L. Koch. 2002. Incorporating concentration dependence in stable isotope mixing models. Oecologia 130:114-125.</w:t>
      </w:r>
    </w:p>
    <w:p w14:paraId="3418103F" w14:textId="77777777" w:rsidR="00C05F29" w:rsidRPr="00C05F29" w:rsidRDefault="00C05F29" w:rsidP="00C05F29">
      <w:pPr>
        <w:pStyle w:val="EndNoteBibliography"/>
        <w:spacing w:after="0"/>
        <w:ind w:left="720" w:hanging="720"/>
        <w:rPr>
          <w:noProof/>
        </w:rPr>
      </w:pPr>
      <w:r w:rsidRPr="00C05F29">
        <w:rPr>
          <w:noProof/>
        </w:rPr>
        <w:t>Porcel, M., G. K. Andersson, J. Pålsson, and M. Tasin. 2018. Organic management in apple orchards: higher impacts on biological control than on pollination. Journal of Applied Ecology 55:2779-2789.</w:t>
      </w:r>
    </w:p>
    <w:p w14:paraId="58CD4774" w14:textId="77777777" w:rsidR="00C05F29" w:rsidRPr="00C05F29" w:rsidRDefault="00C05F29" w:rsidP="00C05F29">
      <w:pPr>
        <w:pStyle w:val="EndNoteBibliography"/>
        <w:spacing w:after="0"/>
        <w:ind w:left="720" w:hanging="720"/>
        <w:rPr>
          <w:noProof/>
        </w:rPr>
      </w:pPr>
      <w:r w:rsidRPr="00C05F29">
        <w:rPr>
          <w:noProof/>
        </w:rPr>
        <w:t>Post, D. M. 2002. Using stable isotopes to estimate trophic position: models, methods, and assumptions. Ecology 83:703-718.</w:t>
      </w:r>
    </w:p>
    <w:p w14:paraId="5FF3673B" w14:textId="77777777" w:rsidR="00C05F29" w:rsidRPr="00C05F29" w:rsidRDefault="00C05F29" w:rsidP="00C05F29">
      <w:pPr>
        <w:pStyle w:val="EndNoteBibliography"/>
        <w:spacing w:after="0"/>
        <w:ind w:left="720" w:hanging="720"/>
        <w:rPr>
          <w:noProof/>
        </w:rPr>
      </w:pPr>
      <w:r w:rsidRPr="00C05F29">
        <w:rPr>
          <w:noProof/>
        </w:rPr>
        <w:t>Prasad, R., and W. Snyder. 2006. Polyphagy complicates conservation biological control that targets generalist predators. Journal of Applied Ecology 43:343-352.</w:t>
      </w:r>
    </w:p>
    <w:p w14:paraId="0C90992A" w14:textId="77777777" w:rsidR="00C05F29" w:rsidRPr="00C05F29" w:rsidRDefault="00C05F29" w:rsidP="00C05F29">
      <w:pPr>
        <w:pStyle w:val="EndNoteBibliography"/>
        <w:spacing w:after="0"/>
        <w:ind w:left="720" w:hanging="720"/>
        <w:rPr>
          <w:noProof/>
        </w:rPr>
      </w:pPr>
      <w:r w:rsidRPr="00C05F29">
        <w:rPr>
          <w:noProof/>
        </w:rPr>
        <w:t>R Core Team. 2021. R: A language and environment for statistical computing. R Foundation for Statistical Computing, Vienna, Austria.</w:t>
      </w:r>
    </w:p>
    <w:p w14:paraId="4C842C61" w14:textId="77777777" w:rsidR="00C05F29" w:rsidRPr="00C05F29" w:rsidRDefault="00C05F29" w:rsidP="00C05F29">
      <w:pPr>
        <w:pStyle w:val="EndNoteBibliography"/>
        <w:spacing w:after="0"/>
        <w:ind w:left="720" w:hanging="720"/>
        <w:rPr>
          <w:noProof/>
        </w:rPr>
      </w:pPr>
      <w:r w:rsidRPr="00C05F29">
        <w:rPr>
          <w:noProof/>
        </w:rPr>
        <w:t>Roubinet, E., K. Birkhofer, G. Malsher, K. Staudacher, B. Ekbom, M. Traugott, and M. Jonsson. 2017. Diet of generalist predators reflects effects of cropping period and farming system on extra</w:t>
      </w:r>
      <w:r w:rsidRPr="00C05F29">
        <w:rPr>
          <w:rFonts w:ascii="微軟正黑體" w:eastAsia="微軟正黑體" w:hAnsi="微軟正黑體" w:cs="微軟正黑體" w:hint="eastAsia"/>
          <w:noProof/>
        </w:rPr>
        <w:t>‐</w:t>
      </w:r>
      <w:r w:rsidRPr="00C05F29">
        <w:rPr>
          <w:noProof/>
        </w:rPr>
        <w:t>and intraguild prey. Ecological Applications 27:1167-1177.</w:t>
      </w:r>
    </w:p>
    <w:p w14:paraId="09533B00" w14:textId="77777777" w:rsidR="00C05F29" w:rsidRPr="00C05F29" w:rsidRDefault="00C05F29" w:rsidP="00C05F29">
      <w:pPr>
        <w:pStyle w:val="EndNoteBibliography"/>
        <w:spacing w:after="0"/>
        <w:ind w:left="720" w:hanging="720"/>
        <w:rPr>
          <w:noProof/>
        </w:rPr>
      </w:pPr>
      <w:r w:rsidRPr="00C05F29">
        <w:rPr>
          <w:noProof/>
        </w:rPr>
        <w:t xml:space="preserve">Roubinet, E., T. Jonsson, G. Malsher, K. Staudacher, M. Traugott, B. Ekbom, and M. Jonsson. 2018. High redundancy as well as </w:t>
      </w:r>
      <w:r w:rsidRPr="00C05F29">
        <w:rPr>
          <w:noProof/>
        </w:rPr>
        <w:lastRenderedPageBreak/>
        <w:t>complementary prey choice characterize generalist predator food webs in agroecosystems. Scientific Reports 8:1-10.</w:t>
      </w:r>
    </w:p>
    <w:p w14:paraId="7DC38CA3" w14:textId="77777777" w:rsidR="00C05F29" w:rsidRPr="00C05F29" w:rsidRDefault="00C05F29" w:rsidP="00C05F29">
      <w:pPr>
        <w:pStyle w:val="EndNoteBibliography"/>
        <w:spacing w:after="0"/>
        <w:ind w:left="720" w:hanging="720"/>
        <w:rPr>
          <w:noProof/>
        </w:rPr>
      </w:pPr>
      <w:r w:rsidRPr="00C05F29">
        <w:rPr>
          <w:noProof/>
        </w:rPr>
        <w:t>Rusch, A., R. Chaplin-Kramer, M. M. Gardiner, V. Hawro, J. Holland, D. Landis, C. Thies, T. Tscharntke, W. W. Weisser, and C. Winqvist. 2016. Agricultural landscape simplification reduces natural pest control: A quantitative synthesis. Agriculture, Ecosystems &amp; Environment 221:198-204.</w:t>
      </w:r>
    </w:p>
    <w:p w14:paraId="0AA0CFA1" w14:textId="77777777" w:rsidR="00C05F29" w:rsidRPr="00C05F29" w:rsidRDefault="00C05F29" w:rsidP="00C05F29">
      <w:pPr>
        <w:pStyle w:val="EndNoteBibliography"/>
        <w:spacing w:after="0"/>
        <w:ind w:left="720" w:hanging="720"/>
        <w:rPr>
          <w:noProof/>
        </w:rPr>
      </w:pPr>
      <w:r w:rsidRPr="00C05F29">
        <w:rPr>
          <w:noProof/>
        </w:rPr>
        <w:t>Sanders, D., H. Nickel, T. Grützner, and C. Platner. 2008. Habitat structure mediates top–down effects of spiders and ants on herbivores. Basic and Applied Ecology 9:152-160.</w:t>
      </w:r>
    </w:p>
    <w:p w14:paraId="727B3212" w14:textId="77777777" w:rsidR="00C05F29" w:rsidRPr="00C05F29" w:rsidRDefault="00C05F29" w:rsidP="00C05F29">
      <w:pPr>
        <w:pStyle w:val="EndNoteBibliography"/>
        <w:spacing w:after="0"/>
        <w:ind w:left="720" w:hanging="720"/>
        <w:rPr>
          <w:noProof/>
        </w:rPr>
      </w:pPr>
      <w:r w:rsidRPr="00C05F29">
        <w:rPr>
          <w:noProof/>
        </w:rPr>
        <w:t>Schmitz, O. J. 2008. Effects of predator hunting mode on grassland ecosystem function. Science 319:952-954.</w:t>
      </w:r>
    </w:p>
    <w:p w14:paraId="5624FABD" w14:textId="77777777" w:rsidR="00C05F29" w:rsidRPr="00C05F29" w:rsidRDefault="00C05F29" w:rsidP="00C05F29">
      <w:pPr>
        <w:pStyle w:val="EndNoteBibliography"/>
        <w:spacing w:after="0"/>
        <w:ind w:left="720" w:hanging="720"/>
        <w:rPr>
          <w:noProof/>
        </w:rPr>
      </w:pPr>
      <w:r w:rsidRPr="00C05F29">
        <w:rPr>
          <w:noProof/>
        </w:rPr>
        <w:t>Settle, W. H., H. Ariawan, E. T. Astuti, W. Cahyana, A. L. Hakim, D. Hindayana, and A. S. Lestari. 1996. Managing tropical rice pests through conservation of generalist natural enemies and alternative prey. Ecology 77:1975-1988.</w:t>
      </w:r>
    </w:p>
    <w:p w14:paraId="24CAA3F0" w14:textId="77777777" w:rsidR="00C05F29" w:rsidRPr="00C05F29" w:rsidRDefault="00C05F29" w:rsidP="00C05F29">
      <w:pPr>
        <w:pStyle w:val="EndNoteBibliography"/>
        <w:spacing w:after="0"/>
        <w:ind w:left="720" w:hanging="720"/>
        <w:rPr>
          <w:noProof/>
        </w:rPr>
      </w:pPr>
      <w:r w:rsidRPr="00C05F29">
        <w:rPr>
          <w:noProof/>
        </w:rPr>
        <w:t>Stiling, P., and T. Cornelissen. 2005. What makes a successful biocontrol agent? A meta-analysis of biological control agent performance. Biological Control 34:236-246.</w:t>
      </w:r>
    </w:p>
    <w:p w14:paraId="51CB6E0C" w14:textId="77777777" w:rsidR="00C05F29" w:rsidRPr="00C05F29" w:rsidRDefault="00C05F29" w:rsidP="00C05F29">
      <w:pPr>
        <w:pStyle w:val="EndNoteBibliography"/>
        <w:spacing w:after="0"/>
        <w:ind w:left="720" w:hanging="720"/>
        <w:rPr>
          <w:noProof/>
        </w:rPr>
      </w:pPr>
      <w:r w:rsidRPr="00C05F29">
        <w:rPr>
          <w:noProof/>
        </w:rPr>
        <w:t>Stock, B., and B. Semmens. 2017. MixSIAR GUI user manual v3. 1. San Diego.</w:t>
      </w:r>
    </w:p>
    <w:p w14:paraId="73728FC2" w14:textId="77777777" w:rsidR="00C05F29" w:rsidRPr="00C05F29" w:rsidRDefault="00C05F29" w:rsidP="00C05F29">
      <w:pPr>
        <w:pStyle w:val="EndNoteBibliography"/>
        <w:spacing w:after="0"/>
        <w:ind w:left="720" w:hanging="720"/>
        <w:rPr>
          <w:noProof/>
        </w:rPr>
      </w:pPr>
      <w:r w:rsidRPr="00C05F29">
        <w:rPr>
          <w:noProof/>
        </w:rPr>
        <w:t>Stock, B. C., and B. X. Semmens. 2016. Unifying error structures in commonly used biotracer mixing models. Ecology 97:2562-2569.</w:t>
      </w:r>
    </w:p>
    <w:p w14:paraId="22055182" w14:textId="77777777" w:rsidR="00C05F29" w:rsidRPr="00C05F29" w:rsidRDefault="00C05F29" w:rsidP="00C05F29">
      <w:pPr>
        <w:pStyle w:val="EndNoteBibliography"/>
        <w:spacing w:after="0"/>
        <w:ind w:left="720" w:hanging="720"/>
        <w:rPr>
          <w:noProof/>
        </w:rPr>
      </w:pPr>
      <w:r w:rsidRPr="00C05F29">
        <w:rPr>
          <w:noProof/>
        </w:rPr>
        <w:t>Straub, C. S., D. L. Finke, and W. E. Snyder. 2008. Are the conservation of natural enemy biodiversity and biological control compatible goals? Biological Control 45:225-237.</w:t>
      </w:r>
    </w:p>
    <w:p w14:paraId="61E7D38D" w14:textId="77777777" w:rsidR="00C05F29" w:rsidRPr="00C05F29" w:rsidRDefault="00C05F29" w:rsidP="00C05F29">
      <w:pPr>
        <w:pStyle w:val="EndNoteBibliography"/>
        <w:spacing w:after="0"/>
        <w:ind w:left="720" w:hanging="720"/>
        <w:rPr>
          <w:noProof/>
        </w:rPr>
      </w:pPr>
      <w:r w:rsidRPr="00C05F29">
        <w:rPr>
          <w:noProof/>
        </w:rPr>
        <w:t>Sun, J.-T., M.-M. Wang, Y.-K. Zhang, M.-P. Chapuis, X.-Y. Jiang, G. Hu, X.-M. Yang, C. Ge, X.-F. Xue, and X.-Y. Hong. 2015. Evidence for high dispersal ability and mito-nuclear discordance in the small brown planthopper, Laodelphax striatellus. Scientific Reports 5:1-10.</w:t>
      </w:r>
    </w:p>
    <w:p w14:paraId="79297B4B" w14:textId="77777777" w:rsidR="00C05F29" w:rsidRPr="00C05F29" w:rsidRDefault="00C05F29" w:rsidP="00C05F29">
      <w:pPr>
        <w:pStyle w:val="EndNoteBibliography"/>
        <w:spacing w:after="0"/>
        <w:ind w:left="720" w:hanging="720"/>
        <w:rPr>
          <w:noProof/>
        </w:rPr>
      </w:pPr>
      <w:r w:rsidRPr="00C05F29">
        <w:rPr>
          <w:noProof/>
        </w:rPr>
        <w:t>Symondson, W., K. Sunderland, and M. Greenstone. 2002. Can generalist predators be effective biocontrol agents? Annual review of entomology 47:561-594.</w:t>
      </w:r>
    </w:p>
    <w:p w14:paraId="02E88D60" w14:textId="77777777" w:rsidR="00C05F29" w:rsidRPr="00C05F29" w:rsidRDefault="00C05F29" w:rsidP="00C05F29">
      <w:pPr>
        <w:pStyle w:val="EndNoteBibliography"/>
        <w:spacing w:after="0"/>
        <w:ind w:left="720" w:hanging="720"/>
        <w:rPr>
          <w:noProof/>
        </w:rPr>
      </w:pPr>
      <w:r w:rsidRPr="00C05F29">
        <w:rPr>
          <w:noProof/>
        </w:rPr>
        <w:t>Whitney, T. D., M. I. Sitvarin, E. A. Roualdes, S. J. Bonner, and J. D. Harwood. 2018. Selectivity underlies the dissociation between seasonal prey availability and prey consumption in a generalist predator. Molecular ecology 27:1739-1748.</w:t>
      </w:r>
    </w:p>
    <w:p w14:paraId="0AAF8681" w14:textId="77777777" w:rsidR="00C05F29" w:rsidRPr="00C05F29" w:rsidRDefault="00C05F29" w:rsidP="00C05F29">
      <w:pPr>
        <w:pStyle w:val="EndNoteBibliography"/>
        <w:spacing w:after="0"/>
        <w:ind w:left="720" w:hanging="720"/>
        <w:rPr>
          <w:noProof/>
        </w:rPr>
      </w:pPr>
      <w:r w:rsidRPr="00C05F29">
        <w:rPr>
          <w:noProof/>
        </w:rPr>
        <w:t>Wise, D. H., D. M. Moldenhauer, and J. Halaj. 2006. Using stable isotopes to reveal shifts in prey consumption by generalist predators. Ecological Applications 16:865-876.</w:t>
      </w:r>
    </w:p>
    <w:p w14:paraId="2D069E1F" w14:textId="77777777" w:rsidR="00C05F29" w:rsidRPr="00C05F29" w:rsidRDefault="00C05F29" w:rsidP="00C05F29">
      <w:pPr>
        <w:pStyle w:val="EndNoteBibliography"/>
        <w:ind w:left="720" w:hanging="720"/>
        <w:rPr>
          <w:noProof/>
        </w:rPr>
      </w:pPr>
      <w:r w:rsidRPr="00C05F29">
        <w:rPr>
          <w:noProof/>
        </w:rPr>
        <w:lastRenderedPageBreak/>
        <w:t>Zeileis, A., F. Cribari-Neto, B. Gruen, I. Kosmidis, A. B. Simas, A. V. Rocha, and M. A. Zeileis. 2016. Package ‘betareg’. R package 3:2.</w:t>
      </w:r>
    </w:p>
    <w:p w14:paraId="3FF439D8" w14:textId="0AC7C614" w:rsidR="00460FBE" w:rsidRDefault="00460FBE">
      <w:pPr>
        <w:jc w:val="center"/>
        <w:rPr>
          <w:color w:val="FF0000"/>
        </w:rPr>
      </w:pPr>
      <w:r>
        <w:rPr>
          <w:color w:val="FF0000"/>
        </w:rPr>
        <w:fldChar w:fldCharType="end"/>
      </w:r>
      <w:r w:rsidR="00D0138C">
        <w:rPr>
          <w:color w:val="FF0000"/>
        </w:rPr>
        <w:br w:type="page"/>
      </w:r>
    </w:p>
    <w:p w14:paraId="175BFAF3" w14:textId="77777777" w:rsidR="00460FBE" w:rsidRDefault="00D0138C">
      <w:pPr>
        <w:jc w:val="center"/>
        <w:rPr>
          <w:b/>
          <w:bCs/>
          <w:szCs w:val="24"/>
        </w:rPr>
      </w:pPr>
      <w:r>
        <w:rPr>
          <w:rFonts w:hint="eastAsia"/>
          <w:b/>
          <w:bCs/>
          <w:szCs w:val="24"/>
        </w:rPr>
        <w:lastRenderedPageBreak/>
        <w:t>Appendix S1</w:t>
      </w:r>
    </w:p>
    <w:p w14:paraId="3EB6E9D6" w14:textId="77777777" w:rsidR="00460FBE" w:rsidRDefault="00D0138C">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0A357B01" w14:textId="77777777" w:rsidR="00460FBE" w:rsidRDefault="00D0138C">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460FBE" w14:paraId="63690112" w14:textId="77777777" w:rsidTr="00CF5EBA">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0BC9B0C" w14:textId="77777777" w:rsidR="00460FBE" w:rsidRDefault="00D0138C" w:rsidP="00CF5EBA">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1E94F25A" w14:textId="77777777" w:rsidR="00460FBE" w:rsidRDefault="00D0138C" w:rsidP="00CF5EBA">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53223C1D" w14:textId="77777777" w:rsidR="00460FBE" w:rsidRDefault="00D0138C" w:rsidP="00CF5EBA">
            <w:pPr>
              <w:ind w:left="-572" w:firstLine="572"/>
              <w:rPr>
                <w:sz w:val="24"/>
                <w:szCs w:val="24"/>
              </w:rPr>
            </w:pPr>
            <w:r>
              <w:rPr>
                <w:sz w:val="24"/>
                <w:szCs w:val="24"/>
              </w:rPr>
              <w:t>Family/Genus</w:t>
            </w:r>
          </w:p>
        </w:tc>
      </w:tr>
      <w:tr w:rsidR="00460FBE" w14:paraId="7202E45B" w14:textId="77777777" w:rsidTr="00CF5EBA">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4E5AF5E4" w14:textId="77777777" w:rsidR="00460FBE" w:rsidRDefault="00D0138C" w:rsidP="00CF5EBA">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12980A51" w14:textId="77777777" w:rsidR="00460FBE" w:rsidRDefault="00D0138C" w:rsidP="00CF5EBA">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6DD07AC6" w14:textId="77777777" w:rsidR="00460FBE" w:rsidRDefault="00D0138C" w:rsidP="00CF5EBA">
            <w:pPr>
              <w:ind w:left="-572" w:firstLine="572"/>
              <w:rPr>
                <w:sz w:val="24"/>
                <w:szCs w:val="24"/>
              </w:rPr>
            </w:pPr>
            <w:r>
              <w:rPr>
                <w:sz w:val="24"/>
                <w:szCs w:val="24"/>
              </w:rPr>
              <w:t>Araneidae</w:t>
            </w:r>
          </w:p>
        </w:tc>
      </w:tr>
      <w:tr w:rsidR="00460FBE" w14:paraId="77B9A97B" w14:textId="77777777" w:rsidTr="00CF5EBA">
        <w:trPr>
          <w:trHeight w:hRule="exact" w:val="368"/>
        </w:trPr>
        <w:tc>
          <w:tcPr>
            <w:tcW w:w="2410" w:type="dxa"/>
            <w:shd w:val="clear" w:color="auto" w:fill="auto"/>
            <w:tcMar>
              <w:top w:w="80" w:type="dxa"/>
              <w:left w:w="80" w:type="dxa"/>
              <w:bottom w:w="80" w:type="dxa"/>
              <w:right w:w="80" w:type="dxa"/>
            </w:tcMar>
            <w:vAlign w:val="center"/>
          </w:tcPr>
          <w:p w14:paraId="73FF5C95" w14:textId="77777777" w:rsidR="00460FBE" w:rsidRDefault="00460FBE" w:rsidP="00CF5EBA">
            <w:pPr>
              <w:ind w:left="-572" w:firstLine="572"/>
              <w:rPr>
                <w:sz w:val="24"/>
                <w:szCs w:val="24"/>
              </w:rPr>
            </w:pPr>
          </w:p>
        </w:tc>
        <w:tc>
          <w:tcPr>
            <w:tcW w:w="2151" w:type="dxa"/>
            <w:shd w:val="clear" w:color="auto" w:fill="auto"/>
            <w:vAlign w:val="center"/>
          </w:tcPr>
          <w:p w14:paraId="268FC521" w14:textId="77777777" w:rsidR="00460FBE" w:rsidRDefault="00D0138C" w:rsidP="00CF5EBA">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748A4659" w14:textId="77777777" w:rsidR="00460FBE" w:rsidRDefault="00D0138C" w:rsidP="00CF5EBA">
            <w:pPr>
              <w:ind w:left="-572" w:firstLine="572"/>
              <w:rPr>
                <w:sz w:val="24"/>
                <w:szCs w:val="24"/>
              </w:rPr>
            </w:pPr>
            <w:r>
              <w:rPr>
                <w:sz w:val="24"/>
                <w:szCs w:val="24"/>
              </w:rPr>
              <w:t>Clubionidae</w:t>
            </w:r>
          </w:p>
        </w:tc>
      </w:tr>
      <w:tr w:rsidR="00460FBE" w14:paraId="66C037A2" w14:textId="77777777" w:rsidTr="00CF5EBA">
        <w:trPr>
          <w:trHeight w:hRule="exact" w:val="368"/>
        </w:trPr>
        <w:tc>
          <w:tcPr>
            <w:tcW w:w="2410" w:type="dxa"/>
            <w:shd w:val="clear" w:color="auto" w:fill="auto"/>
            <w:tcMar>
              <w:top w:w="80" w:type="dxa"/>
              <w:left w:w="80" w:type="dxa"/>
              <w:bottom w:w="80" w:type="dxa"/>
              <w:right w:w="80" w:type="dxa"/>
            </w:tcMar>
            <w:vAlign w:val="center"/>
          </w:tcPr>
          <w:p w14:paraId="28A7DC48" w14:textId="77777777" w:rsidR="00460FBE" w:rsidRDefault="00460FBE" w:rsidP="00CF5EBA">
            <w:pPr>
              <w:ind w:left="-572" w:firstLine="572"/>
              <w:rPr>
                <w:sz w:val="24"/>
                <w:szCs w:val="24"/>
              </w:rPr>
            </w:pPr>
          </w:p>
        </w:tc>
        <w:tc>
          <w:tcPr>
            <w:tcW w:w="2151" w:type="dxa"/>
            <w:shd w:val="clear" w:color="auto" w:fill="auto"/>
            <w:vAlign w:val="center"/>
          </w:tcPr>
          <w:p w14:paraId="4ABA6EBA" w14:textId="77777777" w:rsidR="00460FBE" w:rsidRDefault="00D0138C" w:rsidP="00CF5EBA">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6D36B4BA" w14:textId="77777777" w:rsidR="00460FBE" w:rsidRDefault="00D0138C" w:rsidP="00CF5EBA">
            <w:pPr>
              <w:ind w:left="-572" w:firstLine="572"/>
              <w:rPr>
                <w:sz w:val="24"/>
                <w:szCs w:val="24"/>
              </w:rPr>
            </w:pPr>
            <w:r>
              <w:rPr>
                <w:sz w:val="24"/>
                <w:szCs w:val="24"/>
              </w:rPr>
              <w:t>Oxyopidae</w:t>
            </w:r>
          </w:p>
        </w:tc>
      </w:tr>
      <w:tr w:rsidR="00460FBE" w14:paraId="1BD453C6" w14:textId="77777777" w:rsidTr="00CF5EBA">
        <w:trPr>
          <w:trHeight w:hRule="exact" w:val="368"/>
        </w:trPr>
        <w:tc>
          <w:tcPr>
            <w:tcW w:w="2410" w:type="dxa"/>
            <w:shd w:val="clear" w:color="auto" w:fill="auto"/>
            <w:tcMar>
              <w:top w:w="80" w:type="dxa"/>
              <w:left w:w="80" w:type="dxa"/>
              <w:bottom w:w="80" w:type="dxa"/>
              <w:right w:w="80" w:type="dxa"/>
            </w:tcMar>
            <w:vAlign w:val="center"/>
          </w:tcPr>
          <w:p w14:paraId="772329A0" w14:textId="77777777" w:rsidR="00460FBE" w:rsidRDefault="00460FBE" w:rsidP="00CF5EBA">
            <w:pPr>
              <w:ind w:left="-572" w:firstLine="572"/>
              <w:rPr>
                <w:sz w:val="24"/>
                <w:szCs w:val="24"/>
              </w:rPr>
            </w:pPr>
          </w:p>
        </w:tc>
        <w:tc>
          <w:tcPr>
            <w:tcW w:w="2151" w:type="dxa"/>
            <w:shd w:val="clear" w:color="auto" w:fill="auto"/>
            <w:vAlign w:val="center"/>
          </w:tcPr>
          <w:p w14:paraId="1B00CEEC" w14:textId="77777777" w:rsidR="00460FBE" w:rsidRDefault="00D0138C" w:rsidP="00CF5EBA">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090EE783" w14:textId="77777777" w:rsidR="00460FBE" w:rsidRDefault="00D0138C" w:rsidP="00CF5EBA">
            <w:pPr>
              <w:ind w:left="-572" w:firstLine="572"/>
              <w:rPr>
                <w:sz w:val="24"/>
                <w:szCs w:val="24"/>
              </w:rPr>
            </w:pPr>
            <w:r>
              <w:rPr>
                <w:sz w:val="24"/>
                <w:szCs w:val="24"/>
              </w:rPr>
              <w:t>Tetragnathidae</w:t>
            </w:r>
          </w:p>
        </w:tc>
      </w:tr>
      <w:tr w:rsidR="00460FBE" w14:paraId="3040B5A0" w14:textId="77777777" w:rsidTr="00CF5EBA">
        <w:trPr>
          <w:trHeight w:hRule="exact" w:val="368"/>
        </w:trPr>
        <w:tc>
          <w:tcPr>
            <w:tcW w:w="2410" w:type="dxa"/>
            <w:shd w:val="clear" w:color="auto" w:fill="auto"/>
            <w:tcMar>
              <w:top w:w="80" w:type="dxa"/>
              <w:left w:w="80" w:type="dxa"/>
              <w:bottom w:w="80" w:type="dxa"/>
              <w:right w:w="80" w:type="dxa"/>
            </w:tcMar>
            <w:vAlign w:val="center"/>
          </w:tcPr>
          <w:p w14:paraId="3B9E9BD6" w14:textId="77777777" w:rsidR="00460FBE" w:rsidRDefault="00460FBE" w:rsidP="00CF5EBA">
            <w:pPr>
              <w:ind w:left="-572" w:firstLine="572"/>
              <w:rPr>
                <w:sz w:val="24"/>
                <w:szCs w:val="24"/>
              </w:rPr>
            </w:pPr>
          </w:p>
        </w:tc>
        <w:tc>
          <w:tcPr>
            <w:tcW w:w="2151" w:type="dxa"/>
            <w:shd w:val="clear" w:color="auto" w:fill="auto"/>
            <w:vAlign w:val="center"/>
          </w:tcPr>
          <w:p w14:paraId="4ECD3077" w14:textId="77777777" w:rsidR="00460FBE" w:rsidRDefault="00D0138C" w:rsidP="00CF5EBA">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30C92943" w14:textId="77777777" w:rsidR="00460FBE" w:rsidRDefault="00D0138C" w:rsidP="00CF5EBA">
            <w:pPr>
              <w:ind w:left="-572" w:firstLine="572"/>
              <w:rPr>
                <w:sz w:val="24"/>
                <w:szCs w:val="24"/>
              </w:rPr>
            </w:pPr>
            <w:r>
              <w:rPr>
                <w:sz w:val="24"/>
                <w:szCs w:val="24"/>
              </w:rPr>
              <w:t>Thomisidae</w:t>
            </w:r>
          </w:p>
        </w:tc>
      </w:tr>
      <w:tr w:rsidR="00460FBE" w14:paraId="60EE7BF1" w14:textId="77777777" w:rsidTr="00CF5EBA">
        <w:trPr>
          <w:trHeight w:hRule="exact" w:val="368"/>
        </w:trPr>
        <w:tc>
          <w:tcPr>
            <w:tcW w:w="2410" w:type="dxa"/>
            <w:shd w:val="clear" w:color="auto" w:fill="auto"/>
            <w:tcMar>
              <w:top w:w="80" w:type="dxa"/>
              <w:left w:w="80" w:type="dxa"/>
              <w:bottom w:w="80" w:type="dxa"/>
              <w:right w:w="80" w:type="dxa"/>
            </w:tcMar>
            <w:vAlign w:val="center"/>
          </w:tcPr>
          <w:p w14:paraId="3D847D23" w14:textId="77777777" w:rsidR="00460FBE" w:rsidRDefault="00460FBE" w:rsidP="00CF5EBA">
            <w:pPr>
              <w:ind w:left="-572" w:firstLine="572"/>
              <w:rPr>
                <w:sz w:val="24"/>
                <w:szCs w:val="24"/>
              </w:rPr>
            </w:pPr>
          </w:p>
        </w:tc>
        <w:tc>
          <w:tcPr>
            <w:tcW w:w="2151" w:type="dxa"/>
            <w:shd w:val="clear" w:color="auto" w:fill="auto"/>
            <w:vAlign w:val="center"/>
          </w:tcPr>
          <w:p w14:paraId="1EC18288" w14:textId="77777777" w:rsidR="00460FBE" w:rsidRDefault="00D0138C" w:rsidP="00CF5EBA">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00B95495" w14:textId="77777777" w:rsidR="00460FBE" w:rsidRDefault="00D0138C" w:rsidP="00CF5EBA">
            <w:pPr>
              <w:ind w:left="-572" w:firstLine="572"/>
              <w:rPr>
                <w:sz w:val="24"/>
                <w:szCs w:val="24"/>
              </w:rPr>
            </w:pPr>
            <w:r>
              <w:rPr>
                <w:bCs/>
                <w:sz w:val="24"/>
                <w:szCs w:val="24"/>
              </w:rPr>
              <w:t>Carabidae</w:t>
            </w:r>
          </w:p>
        </w:tc>
      </w:tr>
      <w:tr w:rsidR="00460FBE" w14:paraId="04E51A65" w14:textId="77777777" w:rsidTr="00CF5EBA">
        <w:trPr>
          <w:trHeight w:hRule="exact" w:val="368"/>
        </w:trPr>
        <w:tc>
          <w:tcPr>
            <w:tcW w:w="2410" w:type="dxa"/>
            <w:shd w:val="clear" w:color="auto" w:fill="auto"/>
            <w:tcMar>
              <w:top w:w="80" w:type="dxa"/>
              <w:left w:w="80" w:type="dxa"/>
              <w:bottom w:w="80" w:type="dxa"/>
              <w:right w:w="80" w:type="dxa"/>
            </w:tcMar>
            <w:vAlign w:val="center"/>
          </w:tcPr>
          <w:p w14:paraId="3815C603" w14:textId="77777777" w:rsidR="00460FBE" w:rsidRDefault="00460FBE" w:rsidP="00CF5EBA">
            <w:pPr>
              <w:ind w:left="-572" w:firstLine="572"/>
              <w:rPr>
                <w:sz w:val="24"/>
                <w:szCs w:val="24"/>
              </w:rPr>
            </w:pPr>
          </w:p>
        </w:tc>
        <w:tc>
          <w:tcPr>
            <w:tcW w:w="2151" w:type="dxa"/>
            <w:shd w:val="clear" w:color="auto" w:fill="auto"/>
            <w:vAlign w:val="center"/>
          </w:tcPr>
          <w:p w14:paraId="365A30E4" w14:textId="77777777" w:rsidR="00460FBE" w:rsidRDefault="00D0138C" w:rsidP="00CF5EBA">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3D125F77" w14:textId="77777777" w:rsidR="00460FBE" w:rsidRDefault="00D0138C" w:rsidP="00CF5EBA">
            <w:pPr>
              <w:ind w:left="-572" w:firstLine="572"/>
              <w:rPr>
                <w:sz w:val="24"/>
                <w:szCs w:val="24"/>
              </w:rPr>
            </w:pPr>
            <w:r>
              <w:rPr>
                <w:sz w:val="24"/>
                <w:szCs w:val="24"/>
              </w:rPr>
              <w:t>Coccinellidae</w:t>
            </w:r>
          </w:p>
        </w:tc>
      </w:tr>
      <w:tr w:rsidR="00460FBE" w14:paraId="234D94CB" w14:textId="77777777" w:rsidTr="00CF5EBA">
        <w:trPr>
          <w:trHeight w:hRule="exact" w:val="368"/>
        </w:trPr>
        <w:tc>
          <w:tcPr>
            <w:tcW w:w="2410" w:type="dxa"/>
            <w:shd w:val="clear" w:color="auto" w:fill="auto"/>
            <w:tcMar>
              <w:top w:w="80" w:type="dxa"/>
              <w:left w:w="80" w:type="dxa"/>
              <w:bottom w:w="80" w:type="dxa"/>
              <w:right w:w="80" w:type="dxa"/>
            </w:tcMar>
            <w:vAlign w:val="center"/>
          </w:tcPr>
          <w:p w14:paraId="64325713" w14:textId="77777777" w:rsidR="00460FBE" w:rsidRDefault="00D0138C" w:rsidP="00CF5EBA">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7A43718E" w14:textId="77777777" w:rsidR="00460FBE" w:rsidRDefault="00D0138C" w:rsidP="00CF5EBA">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086845E2" w14:textId="77777777" w:rsidR="00460FBE" w:rsidRDefault="00D0138C" w:rsidP="00CF5EBA">
            <w:pPr>
              <w:ind w:left="-572" w:firstLine="572"/>
              <w:rPr>
                <w:sz w:val="24"/>
                <w:szCs w:val="24"/>
              </w:rPr>
            </w:pPr>
            <w:r>
              <w:rPr>
                <w:sz w:val="24"/>
                <w:szCs w:val="24"/>
              </w:rPr>
              <w:t>Cicadellidae/</w:t>
            </w:r>
            <w:r>
              <w:rPr>
                <w:i/>
                <w:sz w:val="24"/>
                <w:szCs w:val="24"/>
              </w:rPr>
              <w:t>Nephotettix</w:t>
            </w:r>
          </w:p>
        </w:tc>
      </w:tr>
      <w:tr w:rsidR="00460FBE" w14:paraId="6807A980" w14:textId="77777777" w:rsidTr="00CF5EBA">
        <w:trPr>
          <w:trHeight w:hRule="exact" w:val="368"/>
        </w:trPr>
        <w:tc>
          <w:tcPr>
            <w:tcW w:w="2410" w:type="dxa"/>
            <w:shd w:val="clear" w:color="auto" w:fill="auto"/>
            <w:tcMar>
              <w:top w:w="80" w:type="dxa"/>
              <w:left w:w="80" w:type="dxa"/>
              <w:bottom w:w="80" w:type="dxa"/>
              <w:right w:w="80" w:type="dxa"/>
            </w:tcMar>
            <w:vAlign w:val="center"/>
          </w:tcPr>
          <w:p w14:paraId="7251F13B" w14:textId="77777777" w:rsidR="00460FBE" w:rsidRDefault="00460FBE" w:rsidP="00CF5EBA">
            <w:pPr>
              <w:ind w:left="-572" w:firstLine="572"/>
              <w:rPr>
                <w:sz w:val="24"/>
                <w:szCs w:val="24"/>
              </w:rPr>
            </w:pPr>
          </w:p>
        </w:tc>
        <w:tc>
          <w:tcPr>
            <w:tcW w:w="2151" w:type="dxa"/>
            <w:shd w:val="clear" w:color="auto" w:fill="auto"/>
            <w:vAlign w:val="center"/>
          </w:tcPr>
          <w:p w14:paraId="4CA05B32" w14:textId="77777777" w:rsidR="00460FBE" w:rsidRDefault="00D0138C" w:rsidP="00CF5EBA">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3ED76342" w14:textId="77777777" w:rsidR="00460FBE" w:rsidRDefault="00D0138C" w:rsidP="00CF5EBA">
            <w:pPr>
              <w:ind w:left="-572" w:firstLine="572"/>
              <w:rPr>
                <w:sz w:val="24"/>
                <w:szCs w:val="24"/>
              </w:rPr>
            </w:pPr>
            <w:r>
              <w:rPr>
                <w:sz w:val="24"/>
                <w:szCs w:val="24"/>
              </w:rPr>
              <w:t>Delphacidae/</w:t>
            </w:r>
            <w:r>
              <w:rPr>
                <w:i/>
                <w:sz w:val="24"/>
                <w:szCs w:val="24"/>
              </w:rPr>
              <w:t>Nilaparvata</w:t>
            </w:r>
          </w:p>
        </w:tc>
      </w:tr>
      <w:tr w:rsidR="00460FBE" w14:paraId="5A1FFB9B" w14:textId="77777777" w:rsidTr="00CF5EBA">
        <w:trPr>
          <w:trHeight w:hRule="exact" w:val="368"/>
        </w:trPr>
        <w:tc>
          <w:tcPr>
            <w:tcW w:w="2410" w:type="dxa"/>
            <w:shd w:val="clear" w:color="auto" w:fill="auto"/>
            <w:tcMar>
              <w:top w:w="80" w:type="dxa"/>
              <w:left w:w="80" w:type="dxa"/>
              <w:bottom w:w="80" w:type="dxa"/>
              <w:right w:w="80" w:type="dxa"/>
            </w:tcMar>
            <w:vAlign w:val="center"/>
          </w:tcPr>
          <w:p w14:paraId="08FE7B21" w14:textId="77777777" w:rsidR="00460FBE" w:rsidRDefault="00460FBE" w:rsidP="00CF5EBA">
            <w:pPr>
              <w:ind w:left="-572" w:firstLine="572"/>
              <w:rPr>
                <w:sz w:val="24"/>
                <w:szCs w:val="24"/>
              </w:rPr>
            </w:pPr>
          </w:p>
        </w:tc>
        <w:tc>
          <w:tcPr>
            <w:tcW w:w="2151" w:type="dxa"/>
            <w:shd w:val="clear" w:color="auto" w:fill="auto"/>
            <w:vAlign w:val="center"/>
          </w:tcPr>
          <w:p w14:paraId="25C65C7C" w14:textId="77777777" w:rsidR="00460FBE" w:rsidRDefault="00D0138C" w:rsidP="00CF5EBA">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45D6BD10" w14:textId="77777777" w:rsidR="00460FBE" w:rsidRDefault="00D0138C" w:rsidP="00CF5EBA">
            <w:pPr>
              <w:ind w:left="-572" w:firstLine="572"/>
              <w:rPr>
                <w:sz w:val="24"/>
                <w:szCs w:val="24"/>
              </w:rPr>
            </w:pPr>
            <w:r>
              <w:rPr>
                <w:sz w:val="24"/>
                <w:szCs w:val="24"/>
              </w:rPr>
              <w:t>Lygaeidae/</w:t>
            </w:r>
            <w:r>
              <w:rPr>
                <w:i/>
                <w:sz w:val="24"/>
                <w:szCs w:val="24"/>
              </w:rPr>
              <w:t>Pachybrachius</w:t>
            </w:r>
          </w:p>
        </w:tc>
      </w:tr>
      <w:tr w:rsidR="00460FBE" w14:paraId="28514878" w14:textId="77777777" w:rsidTr="00CF5EBA">
        <w:trPr>
          <w:trHeight w:hRule="exact" w:val="368"/>
        </w:trPr>
        <w:tc>
          <w:tcPr>
            <w:tcW w:w="2410" w:type="dxa"/>
            <w:shd w:val="clear" w:color="auto" w:fill="auto"/>
            <w:tcMar>
              <w:top w:w="80" w:type="dxa"/>
              <w:left w:w="80" w:type="dxa"/>
              <w:bottom w:w="80" w:type="dxa"/>
              <w:right w:w="80" w:type="dxa"/>
            </w:tcMar>
            <w:vAlign w:val="center"/>
          </w:tcPr>
          <w:p w14:paraId="18045FA0" w14:textId="77777777" w:rsidR="00460FBE" w:rsidRDefault="00460FBE" w:rsidP="00CF5EBA">
            <w:pPr>
              <w:ind w:left="-572" w:firstLine="572"/>
              <w:rPr>
                <w:sz w:val="24"/>
                <w:szCs w:val="24"/>
              </w:rPr>
            </w:pPr>
          </w:p>
        </w:tc>
        <w:tc>
          <w:tcPr>
            <w:tcW w:w="2151" w:type="dxa"/>
            <w:shd w:val="clear" w:color="auto" w:fill="auto"/>
            <w:vAlign w:val="center"/>
          </w:tcPr>
          <w:p w14:paraId="7AD52954" w14:textId="77777777" w:rsidR="00460FBE" w:rsidRDefault="00D0138C" w:rsidP="00CF5EBA">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5E9F8229" w14:textId="77777777" w:rsidR="00460FBE" w:rsidRDefault="00D0138C" w:rsidP="00CF5EBA">
            <w:pPr>
              <w:ind w:left="-572" w:firstLine="572"/>
              <w:rPr>
                <w:sz w:val="24"/>
                <w:szCs w:val="24"/>
              </w:rPr>
            </w:pPr>
            <w:r>
              <w:rPr>
                <w:sz w:val="24"/>
                <w:szCs w:val="24"/>
              </w:rPr>
              <w:t>Pentatomidae/</w:t>
            </w:r>
            <w:r>
              <w:rPr>
                <w:i/>
                <w:sz w:val="24"/>
                <w:szCs w:val="24"/>
              </w:rPr>
              <w:t>Scotinophara</w:t>
            </w:r>
          </w:p>
        </w:tc>
      </w:tr>
      <w:tr w:rsidR="00460FBE" w14:paraId="3DE7EFAC" w14:textId="77777777" w:rsidTr="00CF5EBA">
        <w:trPr>
          <w:trHeight w:hRule="exact" w:val="368"/>
        </w:trPr>
        <w:tc>
          <w:tcPr>
            <w:tcW w:w="2410" w:type="dxa"/>
            <w:shd w:val="clear" w:color="auto" w:fill="auto"/>
            <w:tcMar>
              <w:top w:w="80" w:type="dxa"/>
              <w:left w:w="80" w:type="dxa"/>
              <w:bottom w:w="80" w:type="dxa"/>
              <w:right w:w="80" w:type="dxa"/>
            </w:tcMar>
            <w:vAlign w:val="center"/>
          </w:tcPr>
          <w:p w14:paraId="5155FACF" w14:textId="77777777" w:rsidR="00460FBE" w:rsidRDefault="00460FBE" w:rsidP="00CF5EBA">
            <w:pPr>
              <w:ind w:left="-572" w:firstLine="572"/>
              <w:rPr>
                <w:sz w:val="24"/>
                <w:szCs w:val="24"/>
              </w:rPr>
            </w:pPr>
          </w:p>
        </w:tc>
        <w:tc>
          <w:tcPr>
            <w:tcW w:w="2151" w:type="dxa"/>
            <w:shd w:val="clear" w:color="auto" w:fill="auto"/>
            <w:vAlign w:val="center"/>
          </w:tcPr>
          <w:p w14:paraId="6A83C185" w14:textId="77777777" w:rsidR="00460FBE" w:rsidRDefault="00D0138C" w:rsidP="00CF5EBA">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5BA401DA" w14:textId="77777777" w:rsidR="00460FBE" w:rsidRDefault="00D0138C" w:rsidP="00CF5EBA">
            <w:pPr>
              <w:ind w:left="-572" w:firstLine="572"/>
              <w:rPr>
                <w:sz w:val="24"/>
                <w:szCs w:val="24"/>
              </w:rPr>
            </w:pPr>
            <w:r>
              <w:rPr>
                <w:sz w:val="24"/>
                <w:szCs w:val="24"/>
              </w:rPr>
              <w:t>Hesperiidae</w:t>
            </w:r>
          </w:p>
        </w:tc>
      </w:tr>
      <w:tr w:rsidR="00460FBE" w14:paraId="4A8E9434" w14:textId="77777777" w:rsidTr="00CF5EBA">
        <w:trPr>
          <w:trHeight w:hRule="exact" w:val="368"/>
        </w:trPr>
        <w:tc>
          <w:tcPr>
            <w:tcW w:w="2410" w:type="dxa"/>
            <w:shd w:val="clear" w:color="auto" w:fill="auto"/>
            <w:tcMar>
              <w:top w:w="80" w:type="dxa"/>
              <w:left w:w="80" w:type="dxa"/>
              <w:bottom w:w="80" w:type="dxa"/>
              <w:right w:w="80" w:type="dxa"/>
            </w:tcMar>
            <w:vAlign w:val="center"/>
          </w:tcPr>
          <w:p w14:paraId="05E26D68" w14:textId="77777777" w:rsidR="00460FBE" w:rsidRDefault="00460FBE" w:rsidP="00CF5EBA">
            <w:pPr>
              <w:ind w:left="-572" w:firstLine="572"/>
              <w:rPr>
                <w:sz w:val="24"/>
                <w:szCs w:val="24"/>
              </w:rPr>
            </w:pPr>
          </w:p>
        </w:tc>
        <w:tc>
          <w:tcPr>
            <w:tcW w:w="2151" w:type="dxa"/>
            <w:shd w:val="clear" w:color="auto" w:fill="auto"/>
            <w:vAlign w:val="center"/>
          </w:tcPr>
          <w:p w14:paraId="5A8BF30A" w14:textId="77777777" w:rsidR="00460FBE" w:rsidRDefault="00D0138C" w:rsidP="00CF5EBA">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45F7B2AE" w14:textId="77777777" w:rsidR="00460FBE" w:rsidRDefault="00D0138C" w:rsidP="00CF5EBA">
            <w:pPr>
              <w:ind w:left="-572" w:firstLine="572"/>
              <w:rPr>
                <w:sz w:val="24"/>
                <w:szCs w:val="24"/>
              </w:rPr>
            </w:pPr>
            <w:r>
              <w:rPr>
                <w:sz w:val="24"/>
                <w:szCs w:val="24"/>
              </w:rPr>
              <w:t>Pyralidae</w:t>
            </w:r>
          </w:p>
        </w:tc>
      </w:tr>
      <w:tr w:rsidR="00460FBE" w14:paraId="01C3E34B" w14:textId="77777777" w:rsidTr="00CF5EBA">
        <w:trPr>
          <w:trHeight w:hRule="exact" w:val="368"/>
        </w:trPr>
        <w:tc>
          <w:tcPr>
            <w:tcW w:w="2410" w:type="dxa"/>
            <w:shd w:val="clear" w:color="auto" w:fill="auto"/>
            <w:tcMar>
              <w:top w:w="80" w:type="dxa"/>
              <w:left w:w="80" w:type="dxa"/>
              <w:bottom w:w="80" w:type="dxa"/>
              <w:right w:w="80" w:type="dxa"/>
            </w:tcMar>
            <w:vAlign w:val="center"/>
          </w:tcPr>
          <w:p w14:paraId="5AD8644F" w14:textId="77777777" w:rsidR="00460FBE" w:rsidRDefault="00460FBE" w:rsidP="00CF5EBA">
            <w:pPr>
              <w:ind w:left="-572" w:firstLine="572"/>
              <w:rPr>
                <w:sz w:val="24"/>
                <w:szCs w:val="24"/>
              </w:rPr>
            </w:pPr>
          </w:p>
        </w:tc>
        <w:tc>
          <w:tcPr>
            <w:tcW w:w="2151" w:type="dxa"/>
            <w:shd w:val="clear" w:color="auto" w:fill="auto"/>
            <w:vAlign w:val="center"/>
          </w:tcPr>
          <w:p w14:paraId="3A8D073C" w14:textId="77777777" w:rsidR="00460FBE" w:rsidRDefault="00D0138C" w:rsidP="00CF5EBA">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4F5B6F26" w14:textId="77777777" w:rsidR="00460FBE" w:rsidRDefault="00D0138C" w:rsidP="00CF5EBA">
            <w:pPr>
              <w:ind w:left="-572" w:firstLine="572"/>
              <w:rPr>
                <w:sz w:val="24"/>
                <w:szCs w:val="24"/>
              </w:rPr>
            </w:pPr>
            <w:r>
              <w:rPr>
                <w:sz w:val="24"/>
              </w:rPr>
              <w:t>Nymphalidae</w:t>
            </w:r>
          </w:p>
        </w:tc>
      </w:tr>
      <w:tr w:rsidR="00460FBE" w14:paraId="1D581795" w14:textId="77777777" w:rsidTr="00CF5EBA">
        <w:trPr>
          <w:trHeight w:hRule="exact" w:val="368"/>
        </w:trPr>
        <w:tc>
          <w:tcPr>
            <w:tcW w:w="2410" w:type="dxa"/>
            <w:shd w:val="clear" w:color="auto" w:fill="auto"/>
            <w:tcMar>
              <w:top w:w="80" w:type="dxa"/>
              <w:left w:w="80" w:type="dxa"/>
              <w:bottom w:w="80" w:type="dxa"/>
              <w:right w:w="80" w:type="dxa"/>
            </w:tcMar>
            <w:vAlign w:val="center"/>
          </w:tcPr>
          <w:p w14:paraId="52F36998" w14:textId="77777777" w:rsidR="00460FBE" w:rsidRDefault="00460FBE" w:rsidP="00CF5EBA">
            <w:pPr>
              <w:ind w:left="-572" w:firstLine="572"/>
              <w:rPr>
                <w:sz w:val="24"/>
                <w:szCs w:val="24"/>
              </w:rPr>
            </w:pPr>
          </w:p>
        </w:tc>
        <w:tc>
          <w:tcPr>
            <w:tcW w:w="2151" w:type="dxa"/>
            <w:shd w:val="clear" w:color="auto" w:fill="auto"/>
            <w:vAlign w:val="center"/>
          </w:tcPr>
          <w:p w14:paraId="5F26D2A6" w14:textId="77777777" w:rsidR="00460FBE" w:rsidRDefault="00D0138C" w:rsidP="00CF5EBA">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6F6C0065" w14:textId="77777777" w:rsidR="00460FBE" w:rsidRDefault="00D0138C" w:rsidP="00CF5EBA">
            <w:pPr>
              <w:ind w:left="-572" w:firstLine="572"/>
              <w:rPr>
                <w:sz w:val="24"/>
                <w:szCs w:val="24"/>
              </w:rPr>
            </w:pPr>
            <w:r>
              <w:rPr>
                <w:sz w:val="24"/>
                <w:szCs w:val="24"/>
              </w:rPr>
              <w:t>Pyrgomorphidae/</w:t>
            </w:r>
            <w:r>
              <w:rPr>
                <w:i/>
                <w:sz w:val="24"/>
                <w:szCs w:val="24"/>
              </w:rPr>
              <w:t>Atractomorpha</w:t>
            </w:r>
            <w:r>
              <w:rPr>
                <w:sz w:val="24"/>
                <w:szCs w:val="24"/>
              </w:rPr>
              <w:t xml:space="preserve"> </w:t>
            </w:r>
          </w:p>
        </w:tc>
      </w:tr>
      <w:tr w:rsidR="00460FBE" w14:paraId="6993E5EF" w14:textId="77777777" w:rsidTr="00CF5EBA">
        <w:trPr>
          <w:trHeight w:hRule="exact" w:val="368"/>
        </w:trPr>
        <w:tc>
          <w:tcPr>
            <w:tcW w:w="2410" w:type="dxa"/>
            <w:shd w:val="clear" w:color="auto" w:fill="auto"/>
            <w:tcMar>
              <w:top w:w="80" w:type="dxa"/>
              <w:left w:w="80" w:type="dxa"/>
              <w:bottom w:w="80" w:type="dxa"/>
              <w:right w:w="80" w:type="dxa"/>
            </w:tcMar>
            <w:vAlign w:val="center"/>
          </w:tcPr>
          <w:p w14:paraId="578D7064" w14:textId="77777777" w:rsidR="00460FBE" w:rsidRDefault="00D0138C" w:rsidP="00CF5EBA">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681D8E2F" w14:textId="77777777" w:rsidR="00460FBE" w:rsidRDefault="00D0138C" w:rsidP="00CF5EBA">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0E48374" w14:textId="77777777" w:rsidR="00460FBE" w:rsidRDefault="00D0138C" w:rsidP="00CF5EBA">
            <w:pPr>
              <w:ind w:left="-572" w:firstLine="572"/>
              <w:rPr>
                <w:sz w:val="24"/>
                <w:szCs w:val="24"/>
              </w:rPr>
            </w:pPr>
            <w:r>
              <w:rPr>
                <w:sz w:val="24"/>
                <w:szCs w:val="24"/>
              </w:rPr>
              <w:t>Chrysomelidae</w:t>
            </w:r>
          </w:p>
        </w:tc>
      </w:tr>
      <w:tr w:rsidR="00460FBE" w14:paraId="3DBB62F9" w14:textId="77777777" w:rsidTr="00CF5EBA">
        <w:trPr>
          <w:trHeight w:hRule="exact" w:val="368"/>
        </w:trPr>
        <w:tc>
          <w:tcPr>
            <w:tcW w:w="2410" w:type="dxa"/>
            <w:shd w:val="clear" w:color="auto" w:fill="auto"/>
            <w:tcMar>
              <w:top w:w="80" w:type="dxa"/>
              <w:left w:w="80" w:type="dxa"/>
              <w:bottom w:w="80" w:type="dxa"/>
              <w:right w:w="80" w:type="dxa"/>
            </w:tcMar>
            <w:vAlign w:val="center"/>
          </w:tcPr>
          <w:p w14:paraId="69E8F822" w14:textId="77777777" w:rsidR="00460FBE" w:rsidRDefault="00460FBE" w:rsidP="00CF5EBA">
            <w:pPr>
              <w:ind w:left="-572" w:firstLine="572"/>
              <w:rPr>
                <w:sz w:val="24"/>
                <w:szCs w:val="24"/>
              </w:rPr>
            </w:pPr>
          </w:p>
        </w:tc>
        <w:tc>
          <w:tcPr>
            <w:tcW w:w="2151" w:type="dxa"/>
            <w:shd w:val="clear" w:color="auto" w:fill="auto"/>
            <w:vAlign w:val="center"/>
          </w:tcPr>
          <w:p w14:paraId="2984294A" w14:textId="77777777" w:rsidR="00460FBE" w:rsidRDefault="00D0138C" w:rsidP="00CF5EBA">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4E30B5CD" w14:textId="77777777" w:rsidR="00460FBE" w:rsidRDefault="00D0138C" w:rsidP="00CF5EBA">
            <w:pPr>
              <w:ind w:left="-572" w:firstLine="572"/>
              <w:rPr>
                <w:sz w:val="24"/>
                <w:szCs w:val="24"/>
              </w:rPr>
            </w:pPr>
            <w:r>
              <w:rPr>
                <w:sz w:val="24"/>
                <w:szCs w:val="24"/>
              </w:rPr>
              <w:t>Acrididae</w:t>
            </w:r>
          </w:p>
        </w:tc>
      </w:tr>
      <w:tr w:rsidR="00460FBE" w14:paraId="60185721" w14:textId="77777777" w:rsidTr="00CF5EBA">
        <w:trPr>
          <w:trHeight w:hRule="exact" w:val="368"/>
        </w:trPr>
        <w:tc>
          <w:tcPr>
            <w:tcW w:w="2410" w:type="dxa"/>
            <w:shd w:val="clear" w:color="auto" w:fill="auto"/>
            <w:tcMar>
              <w:top w:w="80" w:type="dxa"/>
              <w:left w:w="80" w:type="dxa"/>
              <w:bottom w:w="80" w:type="dxa"/>
              <w:right w:w="80" w:type="dxa"/>
            </w:tcMar>
            <w:vAlign w:val="center"/>
          </w:tcPr>
          <w:p w14:paraId="58D0BAB4" w14:textId="77777777" w:rsidR="00460FBE" w:rsidRDefault="00D0138C" w:rsidP="00CF5EBA">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5A9779D5" w14:textId="77777777" w:rsidR="00460FBE" w:rsidRDefault="00D0138C" w:rsidP="00CF5EBA">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0029D68C" w14:textId="77777777" w:rsidR="00460FBE" w:rsidRDefault="00D0138C" w:rsidP="00CF5EBA">
            <w:pPr>
              <w:ind w:left="-572" w:firstLine="572"/>
              <w:rPr>
                <w:sz w:val="24"/>
                <w:szCs w:val="24"/>
              </w:rPr>
            </w:pPr>
            <w:r>
              <w:rPr>
                <w:sz w:val="24"/>
                <w:szCs w:val="24"/>
              </w:rPr>
              <w:t>Chironomidae</w:t>
            </w:r>
          </w:p>
        </w:tc>
      </w:tr>
      <w:tr w:rsidR="00460FBE" w14:paraId="0E9CB092" w14:textId="77777777" w:rsidTr="00CF5EBA">
        <w:trPr>
          <w:trHeight w:hRule="exact" w:val="368"/>
        </w:trPr>
        <w:tc>
          <w:tcPr>
            <w:tcW w:w="2410" w:type="dxa"/>
            <w:shd w:val="clear" w:color="auto" w:fill="auto"/>
            <w:tcMar>
              <w:top w:w="80" w:type="dxa"/>
              <w:left w:w="80" w:type="dxa"/>
              <w:bottom w:w="80" w:type="dxa"/>
              <w:right w:w="80" w:type="dxa"/>
            </w:tcMar>
            <w:vAlign w:val="center"/>
          </w:tcPr>
          <w:p w14:paraId="20D37584" w14:textId="77777777" w:rsidR="00460FBE" w:rsidRDefault="00460FBE" w:rsidP="00CF5EBA">
            <w:pPr>
              <w:ind w:left="-572" w:firstLine="572"/>
              <w:rPr>
                <w:sz w:val="24"/>
                <w:szCs w:val="24"/>
              </w:rPr>
            </w:pPr>
          </w:p>
        </w:tc>
        <w:tc>
          <w:tcPr>
            <w:tcW w:w="2151" w:type="dxa"/>
            <w:shd w:val="clear" w:color="auto" w:fill="auto"/>
            <w:vAlign w:val="center"/>
          </w:tcPr>
          <w:p w14:paraId="6B5019B9" w14:textId="77777777" w:rsidR="00460FBE" w:rsidRDefault="00D0138C" w:rsidP="00CF5EBA">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AF7C710" w14:textId="77777777" w:rsidR="00460FBE" w:rsidRDefault="00D0138C" w:rsidP="00CF5EBA">
            <w:pPr>
              <w:ind w:left="-572" w:firstLine="572"/>
              <w:rPr>
                <w:sz w:val="24"/>
                <w:szCs w:val="24"/>
              </w:rPr>
            </w:pPr>
            <w:r>
              <w:rPr>
                <w:sz w:val="24"/>
                <w:szCs w:val="24"/>
              </w:rPr>
              <w:t>Chloropidae</w:t>
            </w:r>
          </w:p>
        </w:tc>
      </w:tr>
      <w:tr w:rsidR="00460FBE" w14:paraId="7780B2F3" w14:textId="77777777" w:rsidTr="00CF5EBA">
        <w:trPr>
          <w:trHeight w:hRule="exact" w:val="368"/>
        </w:trPr>
        <w:tc>
          <w:tcPr>
            <w:tcW w:w="2410" w:type="dxa"/>
            <w:shd w:val="clear" w:color="auto" w:fill="auto"/>
            <w:tcMar>
              <w:top w:w="80" w:type="dxa"/>
              <w:left w:w="80" w:type="dxa"/>
              <w:bottom w:w="80" w:type="dxa"/>
              <w:right w:w="80" w:type="dxa"/>
            </w:tcMar>
            <w:vAlign w:val="center"/>
          </w:tcPr>
          <w:p w14:paraId="2C2E78FA" w14:textId="77777777" w:rsidR="00460FBE" w:rsidRDefault="00460FBE" w:rsidP="00CF5EBA">
            <w:pPr>
              <w:ind w:left="-572" w:firstLine="572"/>
              <w:rPr>
                <w:sz w:val="24"/>
                <w:szCs w:val="24"/>
              </w:rPr>
            </w:pPr>
          </w:p>
        </w:tc>
        <w:tc>
          <w:tcPr>
            <w:tcW w:w="2151" w:type="dxa"/>
            <w:shd w:val="clear" w:color="auto" w:fill="auto"/>
            <w:vAlign w:val="center"/>
          </w:tcPr>
          <w:p w14:paraId="0DE3E18B" w14:textId="77777777" w:rsidR="00460FBE" w:rsidRDefault="00D0138C" w:rsidP="00CF5EBA">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A505959" w14:textId="77777777" w:rsidR="00460FBE" w:rsidRDefault="00D0138C" w:rsidP="00CF5EBA">
            <w:pPr>
              <w:ind w:left="-572" w:firstLine="572"/>
              <w:rPr>
                <w:sz w:val="24"/>
                <w:szCs w:val="24"/>
              </w:rPr>
            </w:pPr>
            <w:r>
              <w:rPr>
                <w:sz w:val="24"/>
                <w:szCs w:val="24"/>
              </w:rPr>
              <w:t>Ephydridae</w:t>
            </w:r>
          </w:p>
        </w:tc>
      </w:tr>
      <w:tr w:rsidR="00460FBE" w14:paraId="0816CC87" w14:textId="77777777" w:rsidTr="00CF5EBA">
        <w:trPr>
          <w:trHeight w:hRule="exact" w:val="368"/>
        </w:trPr>
        <w:tc>
          <w:tcPr>
            <w:tcW w:w="2410" w:type="dxa"/>
            <w:shd w:val="clear" w:color="auto" w:fill="auto"/>
            <w:tcMar>
              <w:top w:w="80" w:type="dxa"/>
              <w:left w:w="80" w:type="dxa"/>
              <w:bottom w:w="80" w:type="dxa"/>
              <w:right w:w="80" w:type="dxa"/>
            </w:tcMar>
            <w:vAlign w:val="center"/>
          </w:tcPr>
          <w:p w14:paraId="1F5E0BCA" w14:textId="77777777" w:rsidR="00460FBE" w:rsidRDefault="00460FBE" w:rsidP="00CF5EBA">
            <w:pPr>
              <w:ind w:left="-572" w:firstLine="572"/>
              <w:rPr>
                <w:sz w:val="24"/>
                <w:szCs w:val="24"/>
              </w:rPr>
            </w:pPr>
          </w:p>
        </w:tc>
        <w:tc>
          <w:tcPr>
            <w:tcW w:w="2151" w:type="dxa"/>
            <w:shd w:val="clear" w:color="auto" w:fill="auto"/>
            <w:vAlign w:val="center"/>
          </w:tcPr>
          <w:p w14:paraId="75F7136E" w14:textId="77777777" w:rsidR="00460FBE" w:rsidRDefault="00D0138C" w:rsidP="00CF5EBA">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22B15501" w14:textId="77777777" w:rsidR="00460FBE" w:rsidRDefault="00D0138C" w:rsidP="00CF5EBA">
            <w:pPr>
              <w:ind w:left="-572" w:firstLine="572"/>
              <w:rPr>
                <w:sz w:val="24"/>
                <w:szCs w:val="24"/>
              </w:rPr>
            </w:pPr>
            <w:r>
              <w:rPr>
                <w:sz w:val="24"/>
                <w:szCs w:val="24"/>
              </w:rPr>
              <w:t>Muscidae</w:t>
            </w:r>
          </w:p>
        </w:tc>
      </w:tr>
      <w:tr w:rsidR="00460FBE" w14:paraId="6AB8C42D" w14:textId="77777777" w:rsidTr="00CF5EBA">
        <w:trPr>
          <w:trHeight w:hRule="exact" w:val="368"/>
        </w:trPr>
        <w:tc>
          <w:tcPr>
            <w:tcW w:w="2410" w:type="dxa"/>
            <w:shd w:val="clear" w:color="auto" w:fill="auto"/>
            <w:tcMar>
              <w:top w:w="80" w:type="dxa"/>
              <w:left w:w="80" w:type="dxa"/>
              <w:bottom w:w="80" w:type="dxa"/>
              <w:right w:w="80" w:type="dxa"/>
            </w:tcMar>
            <w:vAlign w:val="center"/>
          </w:tcPr>
          <w:p w14:paraId="6DB0FD41" w14:textId="77777777" w:rsidR="00460FBE" w:rsidRDefault="00460FBE" w:rsidP="00CF5EBA">
            <w:pPr>
              <w:ind w:left="-572" w:firstLine="572"/>
              <w:rPr>
                <w:sz w:val="24"/>
                <w:szCs w:val="24"/>
              </w:rPr>
            </w:pPr>
          </w:p>
        </w:tc>
        <w:tc>
          <w:tcPr>
            <w:tcW w:w="2151" w:type="dxa"/>
            <w:shd w:val="clear" w:color="auto" w:fill="auto"/>
            <w:vAlign w:val="center"/>
          </w:tcPr>
          <w:p w14:paraId="39F098E1" w14:textId="77777777" w:rsidR="00460FBE" w:rsidRDefault="00D0138C" w:rsidP="00CF5EBA">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5E25C9BA" w14:textId="77777777" w:rsidR="00460FBE" w:rsidRDefault="00D0138C" w:rsidP="00CF5EBA">
            <w:pPr>
              <w:ind w:left="-572" w:firstLine="572"/>
              <w:rPr>
                <w:sz w:val="24"/>
                <w:szCs w:val="24"/>
              </w:rPr>
            </w:pPr>
            <w:r>
              <w:rPr>
                <w:sz w:val="24"/>
                <w:szCs w:val="24"/>
              </w:rPr>
              <w:t>Sphaeroceridae</w:t>
            </w:r>
          </w:p>
        </w:tc>
      </w:tr>
      <w:tr w:rsidR="00460FBE" w14:paraId="6DC4C8D5" w14:textId="77777777" w:rsidTr="00CF5EBA">
        <w:trPr>
          <w:trHeight w:hRule="exact" w:val="368"/>
        </w:trPr>
        <w:tc>
          <w:tcPr>
            <w:tcW w:w="2410" w:type="dxa"/>
            <w:shd w:val="clear" w:color="auto" w:fill="auto"/>
            <w:tcMar>
              <w:top w:w="80" w:type="dxa"/>
              <w:left w:w="80" w:type="dxa"/>
              <w:bottom w:w="80" w:type="dxa"/>
              <w:right w:w="80" w:type="dxa"/>
            </w:tcMar>
            <w:vAlign w:val="center"/>
          </w:tcPr>
          <w:p w14:paraId="4D4AE9DC" w14:textId="77777777" w:rsidR="00460FBE" w:rsidRDefault="00460FBE" w:rsidP="00CF5EBA">
            <w:pPr>
              <w:ind w:left="-572" w:firstLine="572"/>
              <w:rPr>
                <w:sz w:val="24"/>
                <w:szCs w:val="24"/>
              </w:rPr>
            </w:pPr>
          </w:p>
        </w:tc>
        <w:tc>
          <w:tcPr>
            <w:tcW w:w="2151" w:type="dxa"/>
            <w:shd w:val="clear" w:color="auto" w:fill="auto"/>
            <w:vAlign w:val="center"/>
          </w:tcPr>
          <w:p w14:paraId="4DFA6BE5" w14:textId="77777777" w:rsidR="00460FBE" w:rsidRDefault="00D0138C" w:rsidP="00CF5EBA">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1B0A1B44" w14:textId="77777777" w:rsidR="00460FBE" w:rsidRDefault="00D0138C" w:rsidP="00CF5EBA">
            <w:pPr>
              <w:ind w:left="-572" w:firstLine="572"/>
              <w:rPr>
                <w:sz w:val="24"/>
                <w:szCs w:val="24"/>
              </w:rPr>
            </w:pPr>
            <w:r>
              <w:rPr>
                <w:sz w:val="24"/>
                <w:szCs w:val="24"/>
              </w:rPr>
              <w:t>Stratiomyidae</w:t>
            </w:r>
          </w:p>
        </w:tc>
      </w:tr>
      <w:tr w:rsidR="00460FBE" w14:paraId="189BA4C9" w14:textId="77777777" w:rsidTr="00CF5EBA">
        <w:trPr>
          <w:trHeight w:hRule="exact" w:val="368"/>
        </w:trPr>
        <w:tc>
          <w:tcPr>
            <w:tcW w:w="2410" w:type="dxa"/>
            <w:shd w:val="clear" w:color="auto" w:fill="auto"/>
            <w:tcMar>
              <w:top w:w="80" w:type="dxa"/>
              <w:left w:w="80" w:type="dxa"/>
              <w:bottom w:w="80" w:type="dxa"/>
              <w:right w:w="80" w:type="dxa"/>
            </w:tcMar>
            <w:vAlign w:val="center"/>
          </w:tcPr>
          <w:p w14:paraId="31597802" w14:textId="77777777" w:rsidR="00460FBE" w:rsidRDefault="00460FBE" w:rsidP="00CF5EBA">
            <w:pPr>
              <w:ind w:left="-572" w:firstLine="572"/>
              <w:rPr>
                <w:sz w:val="24"/>
                <w:szCs w:val="24"/>
              </w:rPr>
            </w:pPr>
          </w:p>
        </w:tc>
        <w:tc>
          <w:tcPr>
            <w:tcW w:w="2151" w:type="dxa"/>
            <w:shd w:val="clear" w:color="auto" w:fill="auto"/>
            <w:vAlign w:val="center"/>
          </w:tcPr>
          <w:p w14:paraId="505DBC78" w14:textId="77777777" w:rsidR="00460FBE" w:rsidRDefault="00D0138C" w:rsidP="00CF5EBA">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371415F8" w14:textId="77777777" w:rsidR="00460FBE" w:rsidRDefault="00D0138C" w:rsidP="00CF5EBA">
            <w:pPr>
              <w:ind w:left="-572" w:firstLine="572"/>
              <w:rPr>
                <w:sz w:val="24"/>
                <w:szCs w:val="24"/>
              </w:rPr>
            </w:pPr>
            <w:r>
              <w:rPr>
                <w:sz w:val="24"/>
                <w:szCs w:val="24"/>
              </w:rPr>
              <w:t>Tephritidae</w:t>
            </w:r>
          </w:p>
        </w:tc>
      </w:tr>
      <w:tr w:rsidR="00460FBE" w14:paraId="46E0703B" w14:textId="77777777" w:rsidTr="00CF5EBA">
        <w:trPr>
          <w:trHeight w:hRule="exact" w:val="368"/>
        </w:trPr>
        <w:tc>
          <w:tcPr>
            <w:tcW w:w="2410" w:type="dxa"/>
            <w:shd w:val="clear" w:color="auto" w:fill="auto"/>
            <w:tcMar>
              <w:top w:w="80" w:type="dxa"/>
              <w:left w:w="80" w:type="dxa"/>
              <w:bottom w:w="80" w:type="dxa"/>
              <w:right w:w="80" w:type="dxa"/>
            </w:tcMar>
            <w:vAlign w:val="center"/>
          </w:tcPr>
          <w:p w14:paraId="260D76C2" w14:textId="77777777" w:rsidR="00460FBE" w:rsidRDefault="00460FBE" w:rsidP="00CF5EBA">
            <w:pPr>
              <w:ind w:left="-572" w:firstLine="572"/>
              <w:rPr>
                <w:sz w:val="24"/>
                <w:szCs w:val="24"/>
              </w:rPr>
            </w:pPr>
          </w:p>
        </w:tc>
        <w:tc>
          <w:tcPr>
            <w:tcW w:w="2151" w:type="dxa"/>
            <w:shd w:val="clear" w:color="auto" w:fill="auto"/>
            <w:vAlign w:val="center"/>
          </w:tcPr>
          <w:p w14:paraId="6D91ABBE" w14:textId="77777777" w:rsidR="00460FBE" w:rsidRDefault="00D0138C" w:rsidP="00CF5EBA">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08768BDE" w14:textId="77777777" w:rsidR="00460FBE" w:rsidRDefault="00D0138C" w:rsidP="00CF5EBA">
            <w:pPr>
              <w:ind w:left="-572" w:firstLine="572"/>
              <w:rPr>
                <w:sz w:val="24"/>
                <w:szCs w:val="24"/>
              </w:rPr>
            </w:pPr>
            <w:r>
              <w:rPr>
                <w:sz w:val="24"/>
                <w:szCs w:val="24"/>
              </w:rPr>
              <w:t>Tetrigidae</w:t>
            </w:r>
          </w:p>
        </w:tc>
      </w:tr>
    </w:tbl>
    <w:p w14:paraId="2B3E6432" w14:textId="77777777" w:rsidR="00460FBE" w:rsidRDefault="00460FBE" w:rsidP="00CF5EBA">
      <w:pPr>
        <w:spacing w:line="480" w:lineRule="auto"/>
        <w:rPr>
          <w:bCs/>
        </w:rPr>
      </w:pPr>
    </w:p>
    <w:p w14:paraId="1396A710" w14:textId="77777777" w:rsidR="00460FBE" w:rsidRDefault="00D0138C" w:rsidP="00CF5EBA">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460FBE" w14:paraId="20B39C2A" w14:textId="77777777" w:rsidTr="00CF5EBA">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593BC93" w14:textId="77777777" w:rsidR="00460FBE" w:rsidRDefault="00D0138C" w:rsidP="00CF5EBA">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5FB609E0" w14:textId="77777777" w:rsidR="00460FBE" w:rsidRDefault="00D0138C" w:rsidP="00CF5EBA">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5A5B23C" w14:textId="77777777" w:rsidR="00460FBE" w:rsidRDefault="00D0138C" w:rsidP="00CF5EBA">
            <w:pPr>
              <w:rPr>
                <w:sz w:val="24"/>
                <w:szCs w:val="24"/>
              </w:rPr>
            </w:pPr>
            <w:r>
              <w:rPr>
                <w:sz w:val="24"/>
                <w:szCs w:val="24"/>
              </w:rPr>
              <w:t>Family/Genus</w:t>
            </w:r>
          </w:p>
        </w:tc>
      </w:tr>
      <w:tr w:rsidR="00460FBE" w14:paraId="04538A8D" w14:textId="77777777" w:rsidTr="00CF5EBA">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257AAE1B" w14:textId="77777777" w:rsidR="00460FBE" w:rsidRDefault="00D0138C" w:rsidP="00CF5EBA">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6E761A26" w14:textId="77777777" w:rsidR="00460FBE" w:rsidRDefault="00D0138C" w:rsidP="00CF5EBA">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43D60390" w14:textId="77777777" w:rsidR="00460FBE" w:rsidRDefault="00D0138C" w:rsidP="00CF5EBA">
            <w:pPr>
              <w:rPr>
                <w:sz w:val="24"/>
                <w:szCs w:val="24"/>
              </w:rPr>
            </w:pPr>
            <w:r>
              <w:rPr>
                <w:sz w:val="24"/>
                <w:szCs w:val="24"/>
              </w:rPr>
              <w:t>Araneidae</w:t>
            </w:r>
          </w:p>
        </w:tc>
      </w:tr>
      <w:tr w:rsidR="00460FBE" w14:paraId="00B3471C" w14:textId="77777777" w:rsidTr="00CF5EBA">
        <w:trPr>
          <w:trHeight w:hRule="exact" w:val="336"/>
        </w:trPr>
        <w:tc>
          <w:tcPr>
            <w:tcW w:w="2410" w:type="dxa"/>
            <w:shd w:val="clear" w:color="auto" w:fill="auto"/>
            <w:tcMar>
              <w:top w:w="80" w:type="dxa"/>
              <w:left w:w="80" w:type="dxa"/>
              <w:bottom w:w="80" w:type="dxa"/>
              <w:right w:w="80" w:type="dxa"/>
            </w:tcMar>
            <w:vAlign w:val="center"/>
          </w:tcPr>
          <w:p w14:paraId="13F6F188" w14:textId="77777777" w:rsidR="00460FBE" w:rsidRDefault="00460FBE" w:rsidP="00CF5EBA">
            <w:pPr>
              <w:rPr>
                <w:sz w:val="24"/>
                <w:szCs w:val="24"/>
              </w:rPr>
            </w:pPr>
          </w:p>
        </w:tc>
        <w:tc>
          <w:tcPr>
            <w:tcW w:w="2126" w:type="dxa"/>
            <w:shd w:val="clear" w:color="auto" w:fill="auto"/>
            <w:vAlign w:val="center"/>
          </w:tcPr>
          <w:p w14:paraId="039CABA0" w14:textId="77777777" w:rsidR="00460FBE" w:rsidRDefault="00D0138C" w:rsidP="00CF5EBA">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2C70DBF6" w14:textId="77777777" w:rsidR="00460FBE" w:rsidRDefault="00D0138C" w:rsidP="00CF5EBA">
            <w:pPr>
              <w:rPr>
                <w:sz w:val="24"/>
                <w:szCs w:val="24"/>
              </w:rPr>
            </w:pPr>
            <w:r>
              <w:rPr>
                <w:sz w:val="24"/>
                <w:szCs w:val="24"/>
              </w:rPr>
              <w:t>Clubionidae</w:t>
            </w:r>
          </w:p>
        </w:tc>
      </w:tr>
      <w:tr w:rsidR="00460FBE" w14:paraId="7E579759" w14:textId="77777777" w:rsidTr="00CF5EBA">
        <w:trPr>
          <w:trHeight w:hRule="exact" w:val="336"/>
        </w:trPr>
        <w:tc>
          <w:tcPr>
            <w:tcW w:w="2410" w:type="dxa"/>
            <w:shd w:val="clear" w:color="auto" w:fill="auto"/>
            <w:tcMar>
              <w:top w:w="80" w:type="dxa"/>
              <w:left w:w="80" w:type="dxa"/>
              <w:bottom w:w="80" w:type="dxa"/>
              <w:right w:w="80" w:type="dxa"/>
            </w:tcMar>
            <w:vAlign w:val="center"/>
          </w:tcPr>
          <w:p w14:paraId="78BBAF5F" w14:textId="77777777" w:rsidR="00460FBE" w:rsidRDefault="00460FBE" w:rsidP="00CF5EBA">
            <w:pPr>
              <w:rPr>
                <w:sz w:val="24"/>
                <w:szCs w:val="24"/>
              </w:rPr>
            </w:pPr>
          </w:p>
        </w:tc>
        <w:tc>
          <w:tcPr>
            <w:tcW w:w="2126" w:type="dxa"/>
            <w:shd w:val="clear" w:color="auto" w:fill="auto"/>
            <w:vAlign w:val="center"/>
          </w:tcPr>
          <w:p w14:paraId="5343C42D" w14:textId="77777777" w:rsidR="00460FBE" w:rsidRDefault="00D0138C" w:rsidP="00CF5EBA">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69C9D0AE" w14:textId="77777777" w:rsidR="00460FBE" w:rsidRDefault="00D0138C" w:rsidP="00CF5EBA">
            <w:pPr>
              <w:rPr>
                <w:sz w:val="24"/>
                <w:szCs w:val="24"/>
              </w:rPr>
            </w:pPr>
            <w:r>
              <w:rPr>
                <w:sz w:val="24"/>
                <w:szCs w:val="24"/>
              </w:rPr>
              <w:t>Oxyopidae</w:t>
            </w:r>
          </w:p>
        </w:tc>
      </w:tr>
      <w:tr w:rsidR="00460FBE" w14:paraId="5DFF612F" w14:textId="77777777" w:rsidTr="00CF5EBA">
        <w:trPr>
          <w:trHeight w:hRule="exact" w:val="336"/>
        </w:trPr>
        <w:tc>
          <w:tcPr>
            <w:tcW w:w="2410" w:type="dxa"/>
            <w:shd w:val="clear" w:color="auto" w:fill="auto"/>
            <w:tcMar>
              <w:top w:w="80" w:type="dxa"/>
              <w:left w:w="80" w:type="dxa"/>
              <w:bottom w:w="80" w:type="dxa"/>
              <w:right w:w="80" w:type="dxa"/>
            </w:tcMar>
            <w:vAlign w:val="center"/>
          </w:tcPr>
          <w:p w14:paraId="01562001" w14:textId="77777777" w:rsidR="00460FBE" w:rsidRDefault="00460FBE" w:rsidP="00CF5EBA">
            <w:pPr>
              <w:rPr>
                <w:sz w:val="24"/>
                <w:szCs w:val="24"/>
              </w:rPr>
            </w:pPr>
          </w:p>
        </w:tc>
        <w:tc>
          <w:tcPr>
            <w:tcW w:w="2126" w:type="dxa"/>
            <w:shd w:val="clear" w:color="auto" w:fill="auto"/>
            <w:vAlign w:val="center"/>
          </w:tcPr>
          <w:p w14:paraId="601684C7" w14:textId="77777777" w:rsidR="00460FBE" w:rsidRDefault="00D0138C" w:rsidP="00CF5EBA">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5AF0ABE5" w14:textId="77777777" w:rsidR="00460FBE" w:rsidRDefault="00D0138C" w:rsidP="00CF5EBA">
            <w:pPr>
              <w:rPr>
                <w:sz w:val="24"/>
                <w:szCs w:val="24"/>
              </w:rPr>
            </w:pPr>
            <w:r>
              <w:rPr>
                <w:sz w:val="24"/>
                <w:szCs w:val="24"/>
              </w:rPr>
              <w:t>Tetragnathidae</w:t>
            </w:r>
          </w:p>
        </w:tc>
      </w:tr>
      <w:tr w:rsidR="00460FBE" w14:paraId="19ACEC40" w14:textId="77777777" w:rsidTr="00CF5EBA">
        <w:trPr>
          <w:trHeight w:hRule="exact" w:val="336"/>
        </w:trPr>
        <w:tc>
          <w:tcPr>
            <w:tcW w:w="2410" w:type="dxa"/>
            <w:shd w:val="clear" w:color="auto" w:fill="auto"/>
            <w:tcMar>
              <w:top w:w="80" w:type="dxa"/>
              <w:left w:w="80" w:type="dxa"/>
              <w:bottom w:w="80" w:type="dxa"/>
              <w:right w:w="80" w:type="dxa"/>
            </w:tcMar>
            <w:vAlign w:val="center"/>
          </w:tcPr>
          <w:p w14:paraId="29401E9E" w14:textId="77777777" w:rsidR="00460FBE" w:rsidRDefault="00460FBE" w:rsidP="00CF5EBA">
            <w:pPr>
              <w:rPr>
                <w:sz w:val="24"/>
                <w:szCs w:val="24"/>
              </w:rPr>
            </w:pPr>
          </w:p>
        </w:tc>
        <w:tc>
          <w:tcPr>
            <w:tcW w:w="2126" w:type="dxa"/>
            <w:shd w:val="clear" w:color="auto" w:fill="auto"/>
            <w:vAlign w:val="center"/>
          </w:tcPr>
          <w:p w14:paraId="1BE3655F" w14:textId="77777777" w:rsidR="00460FBE" w:rsidRDefault="00D0138C" w:rsidP="00CF5EBA">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DB4BC68" w14:textId="77777777" w:rsidR="00460FBE" w:rsidRDefault="00D0138C" w:rsidP="00CF5EBA">
            <w:pPr>
              <w:rPr>
                <w:sz w:val="24"/>
                <w:szCs w:val="24"/>
              </w:rPr>
            </w:pPr>
            <w:r>
              <w:rPr>
                <w:sz w:val="24"/>
                <w:szCs w:val="24"/>
              </w:rPr>
              <w:t>Thomisidae</w:t>
            </w:r>
          </w:p>
        </w:tc>
      </w:tr>
      <w:tr w:rsidR="00460FBE" w14:paraId="0EF872FD" w14:textId="77777777" w:rsidTr="00CF5EBA">
        <w:trPr>
          <w:trHeight w:hRule="exact" w:val="336"/>
        </w:trPr>
        <w:tc>
          <w:tcPr>
            <w:tcW w:w="2410" w:type="dxa"/>
            <w:shd w:val="clear" w:color="auto" w:fill="auto"/>
            <w:tcMar>
              <w:top w:w="80" w:type="dxa"/>
              <w:left w:w="80" w:type="dxa"/>
              <w:bottom w:w="80" w:type="dxa"/>
              <w:right w:w="80" w:type="dxa"/>
            </w:tcMar>
            <w:vAlign w:val="center"/>
          </w:tcPr>
          <w:p w14:paraId="19F02081" w14:textId="77777777" w:rsidR="00460FBE" w:rsidRDefault="00460FBE" w:rsidP="00CF5EBA">
            <w:pPr>
              <w:rPr>
                <w:sz w:val="24"/>
                <w:szCs w:val="24"/>
              </w:rPr>
            </w:pPr>
          </w:p>
        </w:tc>
        <w:tc>
          <w:tcPr>
            <w:tcW w:w="2126" w:type="dxa"/>
            <w:shd w:val="clear" w:color="auto" w:fill="auto"/>
            <w:vAlign w:val="center"/>
          </w:tcPr>
          <w:p w14:paraId="2C1BB2C1" w14:textId="77777777" w:rsidR="00460FBE" w:rsidRDefault="00D0138C" w:rsidP="00CF5EBA">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3DA5714D" w14:textId="77777777" w:rsidR="00460FBE" w:rsidRDefault="00D0138C" w:rsidP="00CF5EBA">
            <w:pPr>
              <w:rPr>
                <w:sz w:val="24"/>
                <w:szCs w:val="24"/>
              </w:rPr>
            </w:pPr>
            <w:r>
              <w:rPr>
                <w:sz w:val="24"/>
                <w:szCs w:val="24"/>
              </w:rPr>
              <w:t>Coccinellidae</w:t>
            </w:r>
          </w:p>
        </w:tc>
      </w:tr>
      <w:tr w:rsidR="00460FBE" w14:paraId="10CA3DF5" w14:textId="77777777" w:rsidTr="00CF5EBA">
        <w:trPr>
          <w:trHeight w:hRule="exact" w:val="336"/>
        </w:trPr>
        <w:tc>
          <w:tcPr>
            <w:tcW w:w="2410" w:type="dxa"/>
            <w:shd w:val="clear" w:color="auto" w:fill="auto"/>
            <w:tcMar>
              <w:top w:w="80" w:type="dxa"/>
              <w:left w:w="80" w:type="dxa"/>
              <w:bottom w:w="80" w:type="dxa"/>
              <w:right w:w="80" w:type="dxa"/>
            </w:tcMar>
            <w:vAlign w:val="center"/>
          </w:tcPr>
          <w:p w14:paraId="6C60097B" w14:textId="77777777" w:rsidR="00460FBE" w:rsidRDefault="00D0138C" w:rsidP="00CF5EBA">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3B58AF04"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43F05B1" w14:textId="77777777" w:rsidR="00460FBE" w:rsidRDefault="00D0138C" w:rsidP="00CF5EBA">
            <w:pPr>
              <w:rPr>
                <w:sz w:val="24"/>
                <w:szCs w:val="24"/>
              </w:rPr>
            </w:pPr>
            <w:r>
              <w:rPr>
                <w:sz w:val="24"/>
                <w:szCs w:val="24"/>
              </w:rPr>
              <w:t>Alydidae/</w:t>
            </w:r>
            <w:r>
              <w:rPr>
                <w:i/>
                <w:sz w:val="24"/>
                <w:szCs w:val="24"/>
              </w:rPr>
              <w:t>Leptocorisa</w:t>
            </w:r>
          </w:p>
        </w:tc>
      </w:tr>
      <w:tr w:rsidR="00460FBE" w14:paraId="331BC530" w14:textId="77777777" w:rsidTr="00CF5EBA">
        <w:trPr>
          <w:trHeight w:hRule="exact" w:val="336"/>
        </w:trPr>
        <w:tc>
          <w:tcPr>
            <w:tcW w:w="2410" w:type="dxa"/>
            <w:shd w:val="clear" w:color="auto" w:fill="auto"/>
            <w:tcMar>
              <w:top w:w="80" w:type="dxa"/>
              <w:left w:w="80" w:type="dxa"/>
              <w:bottom w:w="80" w:type="dxa"/>
              <w:right w:w="80" w:type="dxa"/>
            </w:tcMar>
            <w:vAlign w:val="center"/>
          </w:tcPr>
          <w:p w14:paraId="39B78DA3" w14:textId="77777777" w:rsidR="00460FBE" w:rsidRDefault="00460FBE" w:rsidP="00CF5EBA">
            <w:pPr>
              <w:rPr>
                <w:sz w:val="24"/>
                <w:szCs w:val="24"/>
              </w:rPr>
            </w:pPr>
          </w:p>
        </w:tc>
        <w:tc>
          <w:tcPr>
            <w:tcW w:w="2126" w:type="dxa"/>
            <w:shd w:val="clear" w:color="auto" w:fill="auto"/>
            <w:vAlign w:val="center"/>
          </w:tcPr>
          <w:p w14:paraId="51C17171"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529E3FB" w14:textId="77777777" w:rsidR="00460FBE" w:rsidRDefault="00D0138C" w:rsidP="00CF5EBA">
            <w:pPr>
              <w:rPr>
                <w:sz w:val="24"/>
                <w:szCs w:val="24"/>
              </w:rPr>
            </w:pPr>
            <w:r>
              <w:rPr>
                <w:sz w:val="24"/>
                <w:szCs w:val="24"/>
              </w:rPr>
              <w:t>Cicadellidae/</w:t>
            </w:r>
            <w:r>
              <w:rPr>
                <w:i/>
                <w:sz w:val="24"/>
                <w:szCs w:val="24"/>
              </w:rPr>
              <w:t>Nephotettix</w:t>
            </w:r>
          </w:p>
        </w:tc>
      </w:tr>
      <w:tr w:rsidR="00460FBE" w14:paraId="4E3B8B7E" w14:textId="77777777" w:rsidTr="00CF5EBA">
        <w:trPr>
          <w:trHeight w:hRule="exact" w:val="336"/>
        </w:trPr>
        <w:tc>
          <w:tcPr>
            <w:tcW w:w="2410" w:type="dxa"/>
            <w:shd w:val="clear" w:color="auto" w:fill="auto"/>
            <w:tcMar>
              <w:top w:w="80" w:type="dxa"/>
              <w:left w:w="80" w:type="dxa"/>
              <w:bottom w:w="80" w:type="dxa"/>
              <w:right w:w="80" w:type="dxa"/>
            </w:tcMar>
            <w:vAlign w:val="center"/>
          </w:tcPr>
          <w:p w14:paraId="4B689455" w14:textId="77777777" w:rsidR="00460FBE" w:rsidRDefault="00460FBE" w:rsidP="00CF5EBA">
            <w:pPr>
              <w:rPr>
                <w:sz w:val="24"/>
                <w:szCs w:val="24"/>
              </w:rPr>
            </w:pPr>
          </w:p>
        </w:tc>
        <w:tc>
          <w:tcPr>
            <w:tcW w:w="2126" w:type="dxa"/>
            <w:shd w:val="clear" w:color="auto" w:fill="auto"/>
            <w:vAlign w:val="center"/>
          </w:tcPr>
          <w:p w14:paraId="060F6F2D"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928D336" w14:textId="77777777" w:rsidR="00460FBE" w:rsidRDefault="00D0138C" w:rsidP="00CF5EBA">
            <w:pPr>
              <w:rPr>
                <w:sz w:val="24"/>
                <w:szCs w:val="24"/>
              </w:rPr>
            </w:pPr>
            <w:r>
              <w:rPr>
                <w:sz w:val="24"/>
                <w:szCs w:val="24"/>
              </w:rPr>
              <w:t>Delphacidae/</w:t>
            </w:r>
            <w:r>
              <w:rPr>
                <w:i/>
                <w:sz w:val="24"/>
                <w:szCs w:val="24"/>
              </w:rPr>
              <w:t>Nilaparvata</w:t>
            </w:r>
          </w:p>
        </w:tc>
      </w:tr>
      <w:tr w:rsidR="00460FBE" w14:paraId="3FC14E62" w14:textId="77777777" w:rsidTr="00CF5EBA">
        <w:trPr>
          <w:trHeight w:hRule="exact" w:val="336"/>
        </w:trPr>
        <w:tc>
          <w:tcPr>
            <w:tcW w:w="2410" w:type="dxa"/>
            <w:shd w:val="clear" w:color="auto" w:fill="auto"/>
            <w:tcMar>
              <w:top w:w="80" w:type="dxa"/>
              <w:left w:w="80" w:type="dxa"/>
              <w:bottom w:w="80" w:type="dxa"/>
              <w:right w:w="80" w:type="dxa"/>
            </w:tcMar>
            <w:vAlign w:val="center"/>
          </w:tcPr>
          <w:p w14:paraId="5D63488C" w14:textId="77777777" w:rsidR="00460FBE" w:rsidRDefault="00460FBE" w:rsidP="00CF5EBA">
            <w:pPr>
              <w:rPr>
                <w:sz w:val="24"/>
                <w:szCs w:val="24"/>
              </w:rPr>
            </w:pPr>
          </w:p>
        </w:tc>
        <w:tc>
          <w:tcPr>
            <w:tcW w:w="2126" w:type="dxa"/>
            <w:shd w:val="clear" w:color="auto" w:fill="auto"/>
            <w:vAlign w:val="center"/>
          </w:tcPr>
          <w:p w14:paraId="44E312A7"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64F6ACE" w14:textId="77777777" w:rsidR="00460FBE" w:rsidRDefault="00D0138C" w:rsidP="00CF5EBA">
            <w:pPr>
              <w:rPr>
                <w:sz w:val="24"/>
                <w:szCs w:val="24"/>
              </w:rPr>
            </w:pPr>
            <w:r>
              <w:rPr>
                <w:sz w:val="24"/>
                <w:szCs w:val="24"/>
              </w:rPr>
              <w:t>Lygaeidae/</w:t>
            </w:r>
            <w:r>
              <w:rPr>
                <w:i/>
                <w:sz w:val="24"/>
                <w:szCs w:val="24"/>
              </w:rPr>
              <w:t>Pachybrachius</w:t>
            </w:r>
          </w:p>
        </w:tc>
      </w:tr>
      <w:tr w:rsidR="00460FBE" w14:paraId="1F0E130F" w14:textId="77777777" w:rsidTr="00CF5EBA">
        <w:trPr>
          <w:trHeight w:hRule="exact" w:val="336"/>
        </w:trPr>
        <w:tc>
          <w:tcPr>
            <w:tcW w:w="2410" w:type="dxa"/>
            <w:shd w:val="clear" w:color="auto" w:fill="auto"/>
            <w:tcMar>
              <w:top w:w="80" w:type="dxa"/>
              <w:left w:w="80" w:type="dxa"/>
              <w:bottom w:w="80" w:type="dxa"/>
              <w:right w:w="80" w:type="dxa"/>
            </w:tcMar>
            <w:vAlign w:val="center"/>
          </w:tcPr>
          <w:p w14:paraId="75E8CE81" w14:textId="77777777" w:rsidR="00460FBE" w:rsidRDefault="00460FBE" w:rsidP="00CF5EBA">
            <w:pPr>
              <w:rPr>
                <w:sz w:val="24"/>
                <w:szCs w:val="24"/>
              </w:rPr>
            </w:pPr>
          </w:p>
        </w:tc>
        <w:tc>
          <w:tcPr>
            <w:tcW w:w="2126" w:type="dxa"/>
            <w:shd w:val="clear" w:color="auto" w:fill="auto"/>
            <w:vAlign w:val="center"/>
          </w:tcPr>
          <w:p w14:paraId="7F4720F2"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6C7EE4E" w14:textId="77777777" w:rsidR="00460FBE" w:rsidRDefault="00D0138C" w:rsidP="00CF5EBA">
            <w:pPr>
              <w:rPr>
                <w:sz w:val="24"/>
                <w:szCs w:val="24"/>
              </w:rPr>
            </w:pPr>
            <w:r>
              <w:rPr>
                <w:sz w:val="24"/>
                <w:szCs w:val="24"/>
              </w:rPr>
              <w:t>Pentatomidae/</w:t>
            </w:r>
            <w:r>
              <w:rPr>
                <w:i/>
                <w:sz w:val="24"/>
                <w:szCs w:val="24"/>
              </w:rPr>
              <w:t>Scotinophara</w:t>
            </w:r>
          </w:p>
        </w:tc>
      </w:tr>
      <w:tr w:rsidR="00460FBE" w14:paraId="774B6F4A" w14:textId="77777777" w:rsidTr="00CF5EBA">
        <w:trPr>
          <w:trHeight w:hRule="exact" w:val="336"/>
        </w:trPr>
        <w:tc>
          <w:tcPr>
            <w:tcW w:w="2410" w:type="dxa"/>
            <w:shd w:val="clear" w:color="auto" w:fill="auto"/>
            <w:tcMar>
              <w:top w:w="80" w:type="dxa"/>
              <w:left w:w="80" w:type="dxa"/>
              <w:bottom w:w="80" w:type="dxa"/>
              <w:right w:w="80" w:type="dxa"/>
            </w:tcMar>
            <w:vAlign w:val="center"/>
          </w:tcPr>
          <w:p w14:paraId="79FDEF6D" w14:textId="77777777" w:rsidR="00460FBE" w:rsidRDefault="00460FBE" w:rsidP="00CF5EBA">
            <w:pPr>
              <w:rPr>
                <w:sz w:val="24"/>
                <w:szCs w:val="24"/>
              </w:rPr>
            </w:pPr>
          </w:p>
        </w:tc>
        <w:tc>
          <w:tcPr>
            <w:tcW w:w="2126" w:type="dxa"/>
            <w:shd w:val="clear" w:color="auto" w:fill="auto"/>
            <w:vAlign w:val="center"/>
          </w:tcPr>
          <w:p w14:paraId="1DD725A8" w14:textId="77777777" w:rsidR="00460FBE" w:rsidRDefault="00D0138C" w:rsidP="00CF5EBA">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61CC57A6" w14:textId="77777777" w:rsidR="00460FBE" w:rsidRDefault="00D0138C" w:rsidP="00CF5EBA">
            <w:pPr>
              <w:rPr>
                <w:sz w:val="24"/>
                <w:szCs w:val="24"/>
              </w:rPr>
            </w:pPr>
            <w:r>
              <w:rPr>
                <w:sz w:val="24"/>
                <w:szCs w:val="24"/>
              </w:rPr>
              <w:t>Hesperiidae</w:t>
            </w:r>
          </w:p>
        </w:tc>
      </w:tr>
      <w:tr w:rsidR="00460FBE" w14:paraId="7AC2BA92" w14:textId="77777777" w:rsidTr="00CF5EBA">
        <w:trPr>
          <w:trHeight w:hRule="exact" w:val="336"/>
        </w:trPr>
        <w:tc>
          <w:tcPr>
            <w:tcW w:w="2410" w:type="dxa"/>
            <w:shd w:val="clear" w:color="auto" w:fill="auto"/>
            <w:tcMar>
              <w:top w:w="80" w:type="dxa"/>
              <w:left w:w="80" w:type="dxa"/>
              <w:bottom w:w="80" w:type="dxa"/>
              <w:right w:w="80" w:type="dxa"/>
            </w:tcMar>
            <w:vAlign w:val="center"/>
          </w:tcPr>
          <w:p w14:paraId="23F970FB" w14:textId="77777777" w:rsidR="00460FBE" w:rsidRDefault="00460FBE" w:rsidP="00CF5EBA">
            <w:pPr>
              <w:rPr>
                <w:sz w:val="24"/>
                <w:szCs w:val="24"/>
              </w:rPr>
            </w:pPr>
          </w:p>
        </w:tc>
        <w:tc>
          <w:tcPr>
            <w:tcW w:w="2126" w:type="dxa"/>
            <w:shd w:val="clear" w:color="auto" w:fill="auto"/>
            <w:vAlign w:val="center"/>
          </w:tcPr>
          <w:p w14:paraId="337013D8" w14:textId="77777777" w:rsidR="00460FBE" w:rsidRDefault="00D0138C" w:rsidP="00CF5EBA">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6DB603F5" w14:textId="77777777" w:rsidR="00460FBE" w:rsidRDefault="00D0138C" w:rsidP="00CF5EBA">
            <w:pPr>
              <w:rPr>
                <w:sz w:val="24"/>
                <w:szCs w:val="24"/>
              </w:rPr>
            </w:pPr>
            <w:r>
              <w:rPr>
                <w:sz w:val="24"/>
                <w:szCs w:val="24"/>
              </w:rPr>
              <w:t>Pyralidae</w:t>
            </w:r>
          </w:p>
        </w:tc>
      </w:tr>
      <w:tr w:rsidR="00460FBE" w14:paraId="3C6C4A62" w14:textId="77777777" w:rsidTr="00CF5EBA">
        <w:trPr>
          <w:trHeight w:hRule="exact" w:val="336"/>
        </w:trPr>
        <w:tc>
          <w:tcPr>
            <w:tcW w:w="2410" w:type="dxa"/>
            <w:shd w:val="clear" w:color="auto" w:fill="auto"/>
            <w:tcMar>
              <w:top w:w="80" w:type="dxa"/>
              <w:left w:w="80" w:type="dxa"/>
              <w:bottom w:w="80" w:type="dxa"/>
              <w:right w:w="80" w:type="dxa"/>
            </w:tcMar>
            <w:vAlign w:val="center"/>
          </w:tcPr>
          <w:p w14:paraId="1B7C7AE3" w14:textId="77777777" w:rsidR="00460FBE" w:rsidRDefault="00460FBE" w:rsidP="00CF5EBA">
            <w:pPr>
              <w:rPr>
                <w:sz w:val="24"/>
                <w:szCs w:val="24"/>
              </w:rPr>
            </w:pPr>
          </w:p>
        </w:tc>
        <w:tc>
          <w:tcPr>
            <w:tcW w:w="2126" w:type="dxa"/>
            <w:shd w:val="clear" w:color="auto" w:fill="auto"/>
            <w:vAlign w:val="center"/>
          </w:tcPr>
          <w:p w14:paraId="11831615" w14:textId="77777777" w:rsidR="00460FBE" w:rsidRDefault="00D0138C" w:rsidP="00CF5EBA">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CF2DF45" w14:textId="77777777" w:rsidR="00460FBE" w:rsidRDefault="00D0138C" w:rsidP="00CF5EBA">
            <w:pPr>
              <w:rPr>
                <w:sz w:val="24"/>
                <w:szCs w:val="24"/>
              </w:rPr>
            </w:pPr>
            <w:r>
              <w:rPr>
                <w:sz w:val="24"/>
                <w:szCs w:val="24"/>
              </w:rPr>
              <w:t>Pyrgomorphidae/</w:t>
            </w:r>
            <w:r>
              <w:rPr>
                <w:i/>
                <w:sz w:val="24"/>
                <w:szCs w:val="24"/>
              </w:rPr>
              <w:t>Atractomorpha</w:t>
            </w:r>
            <w:r>
              <w:rPr>
                <w:sz w:val="24"/>
                <w:szCs w:val="24"/>
              </w:rPr>
              <w:t xml:space="preserve"> </w:t>
            </w:r>
          </w:p>
        </w:tc>
      </w:tr>
      <w:tr w:rsidR="00460FBE" w14:paraId="7655BA01" w14:textId="77777777" w:rsidTr="00CF5EBA">
        <w:trPr>
          <w:trHeight w:hRule="exact" w:val="336"/>
        </w:trPr>
        <w:tc>
          <w:tcPr>
            <w:tcW w:w="2410" w:type="dxa"/>
            <w:shd w:val="clear" w:color="auto" w:fill="auto"/>
            <w:tcMar>
              <w:top w:w="80" w:type="dxa"/>
              <w:left w:w="80" w:type="dxa"/>
              <w:bottom w:w="80" w:type="dxa"/>
              <w:right w:w="80" w:type="dxa"/>
            </w:tcMar>
            <w:vAlign w:val="center"/>
          </w:tcPr>
          <w:p w14:paraId="216E763C" w14:textId="77777777" w:rsidR="00460FBE" w:rsidRDefault="00D0138C" w:rsidP="00CF5EBA">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25BA8D1A" w14:textId="77777777" w:rsidR="00460FBE" w:rsidRDefault="00D0138C" w:rsidP="00CF5EBA">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0C3E5DB" w14:textId="77777777" w:rsidR="00460FBE" w:rsidRDefault="00D0138C" w:rsidP="00CF5EBA">
            <w:pPr>
              <w:rPr>
                <w:sz w:val="24"/>
                <w:szCs w:val="24"/>
              </w:rPr>
            </w:pPr>
            <w:r>
              <w:rPr>
                <w:sz w:val="24"/>
                <w:szCs w:val="24"/>
              </w:rPr>
              <w:t>Chrysomelidae</w:t>
            </w:r>
          </w:p>
        </w:tc>
      </w:tr>
      <w:tr w:rsidR="00460FBE" w14:paraId="7A1A3EA7" w14:textId="77777777" w:rsidTr="00CF5EBA">
        <w:trPr>
          <w:trHeight w:hRule="exact" w:val="336"/>
        </w:trPr>
        <w:tc>
          <w:tcPr>
            <w:tcW w:w="2410" w:type="dxa"/>
            <w:shd w:val="clear" w:color="auto" w:fill="auto"/>
            <w:tcMar>
              <w:top w:w="80" w:type="dxa"/>
              <w:left w:w="80" w:type="dxa"/>
              <w:bottom w:w="80" w:type="dxa"/>
              <w:right w:w="80" w:type="dxa"/>
            </w:tcMar>
            <w:vAlign w:val="center"/>
          </w:tcPr>
          <w:p w14:paraId="51CDA216" w14:textId="77777777" w:rsidR="00460FBE" w:rsidRDefault="00460FBE" w:rsidP="00CF5EBA">
            <w:pPr>
              <w:rPr>
                <w:sz w:val="24"/>
                <w:szCs w:val="24"/>
              </w:rPr>
            </w:pPr>
          </w:p>
        </w:tc>
        <w:tc>
          <w:tcPr>
            <w:tcW w:w="2126" w:type="dxa"/>
            <w:shd w:val="clear" w:color="auto" w:fill="auto"/>
            <w:vAlign w:val="center"/>
          </w:tcPr>
          <w:p w14:paraId="58D016C2" w14:textId="77777777" w:rsidR="00460FBE" w:rsidRDefault="00D0138C" w:rsidP="00CF5EBA">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205F87A" w14:textId="77777777" w:rsidR="00460FBE" w:rsidRDefault="00D0138C" w:rsidP="00CF5EBA">
            <w:pPr>
              <w:rPr>
                <w:sz w:val="24"/>
                <w:szCs w:val="24"/>
              </w:rPr>
            </w:pPr>
            <w:r>
              <w:rPr>
                <w:sz w:val="24"/>
                <w:szCs w:val="24"/>
              </w:rPr>
              <w:t>Acrididae</w:t>
            </w:r>
          </w:p>
        </w:tc>
      </w:tr>
      <w:tr w:rsidR="00460FBE" w14:paraId="79039717" w14:textId="77777777" w:rsidTr="00CF5EBA">
        <w:trPr>
          <w:trHeight w:hRule="exact" w:val="336"/>
        </w:trPr>
        <w:tc>
          <w:tcPr>
            <w:tcW w:w="2410" w:type="dxa"/>
            <w:shd w:val="clear" w:color="auto" w:fill="auto"/>
            <w:tcMar>
              <w:top w:w="80" w:type="dxa"/>
              <w:left w:w="80" w:type="dxa"/>
              <w:bottom w:w="80" w:type="dxa"/>
              <w:right w:w="80" w:type="dxa"/>
            </w:tcMar>
            <w:vAlign w:val="center"/>
          </w:tcPr>
          <w:p w14:paraId="5BE280CE" w14:textId="77777777" w:rsidR="00460FBE" w:rsidRDefault="00D0138C" w:rsidP="00CF5EBA">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1B744DA8"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7D3F24F" w14:textId="77777777" w:rsidR="00460FBE" w:rsidRDefault="00D0138C" w:rsidP="00CF5EBA">
            <w:pPr>
              <w:rPr>
                <w:sz w:val="24"/>
                <w:szCs w:val="24"/>
              </w:rPr>
            </w:pPr>
            <w:r>
              <w:rPr>
                <w:sz w:val="24"/>
                <w:szCs w:val="24"/>
              </w:rPr>
              <w:t>Chironomidae</w:t>
            </w:r>
          </w:p>
        </w:tc>
      </w:tr>
      <w:tr w:rsidR="00460FBE" w14:paraId="34CC4C64" w14:textId="77777777" w:rsidTr="00CF5EBA">
        <w:trPr>
          <w:trHeight w:hRule="exact" w:val="336"/>
        </w:trPr>
        <w:tc>
          <w:tcPr>
            <w:tcW w:w="2410" w:type="dxa"/>
            <w:shd w:val="clear" w:color="auto" w:fill="auto"/>
            <w:tcMar>
              <w:top w:w="80" w:type="dxa"/>
              <w:left w:w="80" w:type="dxa"/>
              <w:bottom w:w="80" w:type="dxa"/>
              <w:right w:w="80" w:type="dxa"/>
            </w:tcMar>
            <w:vAlign w:val="center"/>
          </w:tcPr>
          <w:p w14:paraId="19C837C2" w14:textId="77777777" w:rsidR="00460FBE" w:rsidRDefault="00460FBE" w:rsidP="00CF5EBA">
            <w:pPr>
              <w:rPr>
                <w:sz w:val="24"/>
                <w:szCs w:val="24"/>
              </w:rPr>
            </w:pPr>
          </w:p>
        </w:tc>
        <w:tc>
          <w:tcPr>
            <w:tcW w:w="2126" w:type="dxa"/>
            <w:shd w:val="clear" w:color="auto" w:fill="auto"/>
            <w:vAlign w:val="center"/>
          </w:tcPr>
          <w:p w14:paraId="310FBE42"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402A6F8" w14:textId="77777777" w:rsidR="00460FBE" w:rsidRDefault="00D0138C" w:rsidP="00CF5EBA">
            <w:pPr>
              <w:rPr>
                <w:sz w:val="24"/>
                <w:szCs w:val="24"/>
              </w:rPr>
            </w:pPr>
            <w:r>
              <w:rPr>
                <w:sz w:val="24"/>
                <w:szCs w:val="24"/>
              </w:rPr>
              <w:t>Chloropidae</w:t>
            </w:r>
          </w:p>
        </w:tc>
      </w:tr>
      <w:tr w:rsidR="00460FBE" w14:paraId="22FC1A84" w14:textId="77777777" w:rsidTr="00CF5EBA">
        <w:trPr>
          <w:trHeight w:hRule="exact" w:val="336"/>
        </w:trPr>
        <w:tc>
          <w:tcPr>
            <w:tcW w:w="2410" w:type="dxa"/>
            <w:shd w:val="clear" w:color="auto" w:fill="auto"/>
            <w:tcMar>
              <w:top w:w="80" w:type="dxa"/>
              <w:left w:w="80" w:type="dxa"/>
              <w:bottom w:w="80" w:type="dxa"/>
              <w:right w:w="80" w:type="dxa"/>
            </w:tcMar>
            <w:vAlign w:val="center"/>
          </w:tcPr>
          <w:p w14:paraId="1C9B5912" w14:textId="77777777" w:rsidR="00460FBE" w:rsidRDefault="00460FBE" w:rsidP="00CF5EBA">
            <w:pPr>
              <w:rPr>
                <w:sz w:val="24"/>
                <w:szCs w:val="24"/>
              </w:rPr>
            </w:pPr>
          </w:p>
        </w:tc>
        <w:tc>
          <w:tcPr>
            <w:tcW w:w="2126" w:type="dxa"/>
            <w:shd w:val="clear" w:color="auto" w:fill="auto"/>
            <w:vAlign w:val="center"/>
          </w:tcPr>
          <w:p w14:paraId="0EB4B89F"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61B5E43" w14:textId="77777777" w:rsidR="00460FBE" w:rsidRDefault="00D0138C" w:rsidP="00CF5EBA">
            <w:pPr>
              <w:rPr>
                <w:sz w:val="24"/>
                <w:szCs w:val="24"/>
              </w:rPr>
            </w:pPr>
            <w:r>
              <w:rPr>
                <w:sz w:val="24"/>
                <w:szCs w:val="24"/>
              </w:rPr>
              <w:t>Ephydridae</w:t>
            </w:r>
          </w:p>
        </w:tc>
      </w:tr>
      <w:tr w:rsidR="00460FBE" w14:paraId="69E886B1" w14:textId="77777777" w:rsidTr="00CF5EBA">
        <w:trPr>
          <w:trHeight w:hRule="exact" w:val="336"/>
        </w:trPr>
        <w:tc>
          <w:tcPr>
            <w:tcW w:w="2410" w:type="dxa"/>
            <w:shd w:val="clear" w:color="auto" w:fill="auto"/>
            <w:tcMar>
              <w:top w:w="80" w:type="dxa"/>
              <w:left w:w="80" w:type="dxa"/>
              <w:bottom w:w="80" w:type="dxa"/>
              <w:right w:w="80" w:type="dxa"/>
            </w:tcMar>
            <w:vAlign w:val="center"/>
          </w:tcPr>
          <w:p w14:paraId="3C91FC31" w14:textId="77777777" w:rsidR="00460FBE" w:rsidRDefault="00460FBE" w:rsidP="00CF5EBA">
            <w:pPr>
              <w:rPr>
                <w:sz w:val="24"/>
                <w:szCs w:val="24"/>
              </w:rPr>
            </w:pPr>
          </w:p>
        </w:tc>
        <w:tc>
          <w:tcPr>
            <w:tcW w:w="2126" w:type="dxa"/>
            <w:shd w:val="clear" w:color="auto" w:fill="auto"/>
            <w:vAlign w:val="center"/>
          </w:tcPr>
          <w:p w14:paraId="4784AD28"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7F3AAB4" w14:textId="77777777" w:rsidR="00460FBE" w:rsidRDefault="00D0138C" w:rsidP="00CF5EBA">
            <w:pPr>
              <w:rPr>
                <w:sz w:val="24"/>
                <w:szCs w:val="24"/>
              </w:rPr>
            </w:pPr>
            <w:r>
              <w:rPr>
                <w:sz w:val="24"/>
                <w:szCs w:val="24"/>
              </w:rPr>
              <w:t>Muscidae</w:t>
            </w:r>
          </w:p>
        </w:tc>
      </w:tr>
      <w:tr w:rsidR="00460FBE" w14:paraId="723DAB47" w14:textId="77777777" w:rsidTr="00CF5EBA">
        <w:trPr>
          <w:trHeight w:hRule="exact" w:val="336"/>
        </w:trPr>
        <w:tc>
          <w:tcPr>
            <w:tcW w:w="2410" w:type="dxa"/>
            <w:shd w:val="clear" w:color="auto" w:fill="auto"/>
            <w:tcMar>
              <w:top w:w="80" w:type="dxa"/>
              <w:left w:w="80" w:type="dxa"/>
              <w:bottom w:w="80" w:type="dxa"/>
              <w:right w:w="80" w:type="dxa"/>
            </w:tcMar>
            <w:vAlign w:val="center"/>
          </w:tcPr>
          <w:p w14:paraId="18842333" w14:textId="77777777" w:rsidR="00460FBE" w:rsidRDefault="00460FBE" w:rsidP="00CF5EBA">
            <w:pPr>
              <w:rPr>
                <w:sz w:val="24"/>
                <w:szCs w:val="24"/>
              </w:rPr>
            </w:pPr>
          </w:p>
        </w:tc>
        <w:tc>
          <w:tcPr>
            <w:tcW w:w="2126" w:type="dxa"/>
            <w:shd w:val="clear" w:color="auto" w:fill="auto"/>
            <w:vAlign w:val="center"/>
          </w:tcPr>
          <w:p w14:paraId="20470869"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01A766A" w14:textId="77777777" w:rsidR="00460FBE" w:rsidRDefault="00D0138C" w:rsidP="00CF5EBA">
            <w:pPr>
              <w:rPr>
                <w:sz w:val="24"/>
                <w:szCs w:val="24"/>
              </w:rPr>
            </w:pPr>
            <w:r>
              <w:rPr>
                <w:sz w:val="24"/>
                <w:szCs w:val="24"/>
              </w:rPr>
              <w:t>Sciomyzidae</w:t>
            </w:r>
          </w:p>
        </w:tc>
      </w:tr>
      <w:tr w:rsidR="00460FBE" w14:paraId="575741C0" w14:textId="77777777" w:rsidTr="00CF5EBA">
        <w:trPr>
          <w:trHeight w:hRule="exact" w:val="336"/>
        </w:trPr>
        <w:tc>
          <w:tcPr>
            <w:tcW w:w="2410" w:type="dxa"/>
            <w:shd w:val="clear" w:color="auto" w:fill="auto"/>
            <w:tcMar>
              <w:top w:w="80" w:type="dxa"/>
              <w:left w:w="80" w:type="dxa"/>
              <w:bottom w:w="80" w:type="dxa"/>
              <w:right w:w="80" w:type="dxa"/>
            </w:tcMar>
            <w:vAlign w:val="center"/>
          </w:tcPr>
          <w:p w14:paraId="42E0BCC7" w14:textId="77777777" w:rsidR="00460FBE" w:rsidRDefault="00460FBE" w:rsidP="00CF5EBA">
            <w:pPr>
              <w:rPr>
                <w:sz w:val="24"/>
                <w:szCs w:val="24"/>
              </w:rPr>
            </w:pPr>
          </w:p>
        </w:tc>
        <w:tc>
          <w:tcPr>
            <w:tcW w:w="2126" w:type="dxa"/>
            <w:shd w:val="clear" w:color="auto" w:fill="auto"/>
            <w:vAlign w:val="center"/>
          </w:tcPr>
          <w:p w14:paraId="42B6ED0B"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EB09529" w14:textId="77777777" w:rsidR="00460FBE" w:rsidRDefault="00D0138C" w:rsidP="00CF5EBA">
            <w:pPr>
              <w:rPr>
                <w:sz w:val="24"/>
                <w:szCs w:val="24"/>
              </w:rPr>
            </w:pPr>
            <w:r>
              <w:rPr>
                <w:sz w:val="24"/>
                <w:szCs w:val="24"/>
              </w:rPr>
              <w:t>Stratiomyidae</w:t>
            </w:r>
          </w:p>
        </w:tc>
      </w:tr>
      <w:tr w:rsidR="00460FBE" w14:paraId="36441CE9" w14:textId="77777777" w:rsidTr="00CF5EBA">
        <w:trPr>
          <w:trHeight w:hRule="exact" w:val="336"/>
        </w:trPr>
        <w:tc>
          <w:tcPr>
            <w:tcW w:w="2410" w:type="dxa"/>
            <w:shd w:val="clear" w:color="auto" w:fill="auto"/>
            <w:tcMar>
              <w:top w:w="80" w:type="dxa"/>
              <w:left w:w="80" w:type="dxa"/>
              <w:bottom w:w="80" w:type="dxa"/>
              <w:right w:w="80" w:type="dxa"/>
            </w:tcMar>
            <w:vAlign w:val="center"/>
          </w:tcPr>
          <w:p w14:paraId="49824654" w14:textId="77777777" w:rsidR="00460FBE" w:rsidRDefault="00460FBE" w:rsidP="00CF5EBA">
            <w:pPr>
              <w:rPr>
                <w:sz w:val="24"/>
                <w:szCs w:val="24"/>
              </w:rPr>
            </w:pPr>
          </w:p>
        </w:tc>
        <w:tc>
          <w:tcPr>
            <w:tcW w:w="2126" w:type="dxa"/>
            <w:shd w:val="clear" w:color="auto" w:fill="auto"/>
            <w:vAlign w:val="center"/>
          </w:tcPr>
          <w:p w14:paraId="25D0EDB8" w14:textId="77777777" w:rsidR="00460FBE" w:rsidRDefault="00D0138C" w:rsidP="00CF5EBA">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5B3C6038" w14:textId="77777777" w:rsidR="00460FBE" w:rsidRDefault="00D0138C" w:rsidP="00CF5EBA">
            <w:pPr>
              <w:rPr>
                <w:sz w:val="24"/>
                <w:szCs w:val="24"/>
              </w:rPr>
            </w:pPr>
            <w:r>
              <w:rPr>
                <w:sz w:val="24"/>
                <w:szCs w:val="24"/>
              </w:rPr>
              <w:t>Tetrigidae</w:t>
            </w:r>
          </w:p>
        </w:tc>
      </w:tr>
    </w:tbl>
    <w:p w14:paraId="6E15E4F1" w14:textId="77777777" w:rsidR="00460FBE" w:rsidRDefault="00460FBE" w:rsidP="00CF5EBA">
      <w:pPr>
        <w:spacing w:line="480" w:lineRule="auto"/>
        <w:rPr>
          <w:bCs/>
          <w:color w:val="FF0000"/>
        </w:rPr>
      </w:pPr>
    </w:p>
    <w:p w14:paraId="58FCEAA2" w14:textId="77777777" w:rsidR="00460FBE" w:rsidRDefault="00D0138C" w:rsidP="00CF5EBA">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460FBE" w14:paraId="471027F3" w14:textId="77777777" w:rsidTr="00CF5EBA">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9C23711" w14:textId="77777777" w:rsidR="00460FBE" w:rsidRDefault="00D0138C" w:rsidP="00CF5EBA">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2AC78ECC" w14:textId="77777777" w:rsidR="00460FBE" w:rsidRDefault="00D0138C" w:rsidP="00CF5EBA">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4BDF942" w14:textId="77777777" w:rsidR="00460FBE" w:rsidRDefault="00D0138C" w:rsidP="00CF5EBA">
            <w:pPr>
              <w:rPr>
                <w:sz w:val="24"/>
                <w:szCs w:val="24"/>
              </w:rPr>
            </w:pPr>
            <w:r>
              <w:rPr>
                <w:sz w:val="24"/>
                <w:szCs w:val="24"/>
              </w:rPr>
              <w:t>Family/Genus</w:t>
            </w:r>
          </w:p>
        </w:tc>
      </w:tr>
      <w:tr w:rsidR="00460FBE" w14:paraId="4285E5D3" w14:textId="77777777" w:rsidTr="00CF5EBA">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51D98059" w14:textId="77777777" w:rsidR="00460FBE" w:rsidRDefault="00D0138C" w:rsidP="00CF5EBA">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201DC5D4" w14:textId="77777777" w:rsidR="00460FBE" w:rsidRDefault="00D0138C" w:rsidP="00CF5EBA">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313B1448" w14:textId="77777777" w:rsidR="00460FBE" w:rsidRDefault="00D0138C" w:rsidP="00CF5EBA">
            <w:pPr>
              <w:rPr>
                <w:sz w:val="24"/>
                <w:szCs w:val="24"/>
              </w:rPr>
            </w:pPr>
            <w:r>
              <w:rPr>
                <w:sz w:val="24"/>
                <w:szCs w:val="24"/>
              </w:rPr>
              <w:t>Araneidae</w:t>
            </w:r>
          </w:p>
        </w:tc>
      </w:tr>
      <w:tr w:rsidR="00460FBE" w14:paraId="7725E92E" w14:textId="77777777" w:rsidTr="00CF5EBA">
        <w:trPr>
          <w:trHeight w:hRule="exact" w:val="369"/>
        </w:trPr>
        <w:tc>
          <w:tcPr>
            <w:tcW w:w="2410" w:type="dxa"/>
            <w:shd w:val="clear" w:color="auto" w:fill="auto"/>
            <w:tcMar>
              <w:top w:w="80" w:type="dxa"/>
              <w:left w:w="80" w:type="dxa"/>
              <w:bottom w:w="80" w:type="dxa"/>
              <w:right w:w="80" w:type="dxa"/>
            </w:tcMar>
            <w:vAlign w:val="center"/>
          </w:tcPr>
          <w:p w14:paraId="25CE9710" w14:textId="77777777" w:rsidR="00460FBE" w:rsidRDefault="00460FBE" w:rsidP="00CF5EBA">
            <w:pPr>
              <w:rPr>
                <w:sz w:val="24"/>
                <w:szCs w:val="24"/>
              </w:rPr>
            </w:pPr>
          </w:p>
        </w:tc>
        <w:tc>
          <w:tcPr>
            <w:tcW w:w="2126" w:type="dxa"/>
            <w:shd w:val="clear" w:color="auto" w:fill="auto"/>
            <w:vAlign w:val="center"/>
          </w:tcPr>
          <w:p w14:paraId="0185F843" w14:textId="77777777" w:rsidR="00460FBE" w:rsidRDefault="00D0138C" w:rsidP="00CF5EBA">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B91E5B4" w14:textId="77777777" w:rsidR="00460FBE" w:rsidRDefault="00D0138C" w:rsidP="00CF5EBA">
            <w:pPr>
              <w:rPr>
                <w:sz w:val="24"/>
                <w:szCs w:val="24"/>
              </w:rPr>
            </w:pPr>
            <w:r>
              <w:rPr>
                <w:sz w:val="24"/>
                <w:szCs w:val="24"/>
              </w:rPr>
              <w:t>Clubionidae</w:t>
            </w:r>
          </w:p>
        </w:tc>
      </w:tr>
      <w:tr w:rsidR="00460FBE" w14:paraId="65CD819E" w14:textId="77777777" w:rsidTr="00CF5EBA">
        <w:trPr>
          <w:trHeight w:hRule="exact" w:val="369"/>
        </w:trPr>
        <w:tc>
          <w:tcPr>
            <w:tcW w:w="2410" w:type="dxa"/>
            <w:shd w:val="clear" w:color="auto" w:fill="auto"/>
            <w:tcMar>
              <w:top w:w="80" w:type="dxa"/>
              <w:left w:w="80" w:type="dxa"/>
              <w:bottom w:w="80" w:type="dxa"/>
              <w:right w:w="80" w:type="dxa"/>
            </w:tcMar>
            <w:vAlign w:val="center"/>
          </w:tcPr>
          <w:p w14:paraId="046F774C" w14:textId="77777777" w:rsidR="00460FBE" w:rsidRDefault="00460FBE" w:rsidP="00CF5EBA">
            <w:pPr>
              <w:rPr>
                <w:sz w:val="24"/>
                <w:szCs w:val="24"/>
              </w:rPr>
            </w:pPr>
          </w:p>
        </w:tc>
        <w:tc>
          <w:tcPr>
            <w:tcW w:w="2126" w:type="dxa"/>
            <w:shd w:val="clear" w:color="auto" w:fill="auto"/>
            <w:vAlign w:val="center"/>
          </w:tcPr>
          <w:p w14:paraId="434057EE" w14:textId="77777777" w:rsidR="00460FBE" w:rsidRDefault="00D0138C" w:rsidP="00CF5EBA">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167A1D94" w14:textId="77777777" w:rsidR="00460FBE" w:rsidRDefault="00D0138C" w:rsidP="00CF5EBA">
            <w:pPr>
              <w:rPr>
                <w:sz w:val="24"/>
                <w:szCs w:val="24"/>
              </w:rPr>
            </w:pPr>
            <w:r>
              <w:rPr>
                <w:sz w:val="24"/>
                <w:szCs w:val="24"/>
              </w:rPr>
              <w:t>Oxyopidae</w:t>
            </w:r>
          </w:p>
        </w:tc>
      </w:tr>
      <w:tr w:rsidR="00460FBE" w14:paraId="2D8D7871" w14:textId="77777777" w:rsidTr="00CF5EBA">
        <w:trPr>
          <w:trHeight w:hRule="exact" w:val="369"/>
        </w:trPr>
        <w:tc>
          <w:tcPr>
            <w:tcW w:w="2410" w:type="dxa"/>
            <w:shd w:val="clear" w:color="auto" w:fill="auto"/>
            <w:tcMar>
              <w:top w:w="80" w:type="dxa"/>
              <w:left w:w="80" w:type="dxa"/>
              <w:bottom w:w="80" w:type="dxa"/>
              <w:right w:w="80" w:type="dxa"/>
            </w:tcMar>
            <w:vAlign w:val="center"/>
          </w:tcPr>
          <w:p w14:paraId="17F275D9" w14:textId="77777777" w:rsidR="00460FBE" w:rsidRDefault="00460FBE" w:rsidP="00CF5EBA">
            <w:pPr>
              <w:rPr>
                <w:sz w:val="24"/>
                <w:szCs w:val="24"/>
              </w:rPr>
            </w:pPr>
          </w:p>
        </w:tc>
        <w:tc>
          <w:tcPr>
            <w:tcW w:w="2126" w:type="dxa"/>
            <w:shd w:val="clear" w:color="auto" w:fill="auto"/>
            <w:vAlign w:val="center"/>
          </w:tcPr>
          <w:p w14:paraId="4B9FCB71" w14:textId="77777777" w:rsidR="00460FBE" w:rsidRDefault="00D0138C" w:rsidP="00CF5EBA">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C4C7E13" w14:textId="77777777" w:rsidR="00460FBE" w:rsidRDefault="00D0138C" w:rsidP="00CF5EBA">
            <w:pPr>
              <w:rPr>
                <w:sz w:val="24"/>
                <w:szCs w:val="24"/>
              </w:rPr>
            </w:pPr>
            <w:r>
              <w:rPr>
                <w:sz w:val="24"/>
                <w:szCs w:val="24"/>
              </w:rPr>
              <w:t>Tetragnathidae</w:t>
            </w:r>
          </w:p>
        </w:tc>
      </w:tr>
      <w:tr w:rsidR="00460FBE" w14:paraId="68A4F656" w14:textId="77777777" w:rsidTr="00CF5EBA">
        <w:trPr>
          <w:trHeight w:hRule="exact" w:val="369"/>
        </w:trPr>
        <w:tc>
          <w:tcPr>
            <w:tcW w:w="2410" w:type="dxa"/>
            <w:shd w:val="clear" w:color="auto" w:fill="auto"/>
            <w:tcMar>
              <w:top w:w="80" w:type="dxa"/>
              <w:left w:w="80" w:type="dxa"/>
              <w:bottom w:w="80" w:type="dxa"/>
              <w:right w:w="80" w:type="dxa"/>
            </w:tcMar>
            <w:vAlign w:val="center"/>
          </w:tcPr>
          <w:p w14:paraId="27526337" w14:textId="77777777" w:rsidR="00460FBE" w:rsidRDefault="00460FBE" w:rsidP="00CF5EBA">
            <w:pPr>
              <w:rPr>
                <w:sz w:val="24"/>
                <w:szCs w:val="24"/>
              </w:rPr>
            </w:pPr>
          </w:p>
        </w:tc>
        <w:tc>
          <w:tcPr>
            <w:tcW w:w="2126" w:type="dxa"/>
            <w:shd w:val="clear" w:color="auto" w:fill="auto"/>
            <w:vAlign w:val="center"/>
          </w:tcPr>
          <w:p w14:paraId="1EB4F87E" w14:textId="77777777" w:rsidR="00460FBE" w:rsidRDefault="00D0138C" w:rsidP="00CF5EBA">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1FADC681" w14:textId="77777777" w:rsidR="00460FBE" w:rsidRDefault="00D0138C" w:rsidP="00CF5EBA">
            <w:pPr>
              <w:rPr>
                <w:sz w:val="24"/>
                <w:szCs w:val="24"/>
              </w:rPr>
            </w:pPr>
            <w:r>
              <w:rPr>
                <w:sz w:val="24"/>
                <w:szCs w:val="24"/>
              </w:rPr>
              <w:t>Thomisidae</w:t>
            </w:r>
          </w:p>
        </w:tc>
      </w:tr>
      <w:tr w:rsidR="00460FBE" w14:paraId="0C7E6CBB" w14:textId="77777777" w:rsidTr="00CF5EBA">
        <w:trPr>
          <w:trHeight w:hRule="exact" w:val="369"/>
        </w:trPr>
        <w:tc>
          <w:tcPr>
            <w:tcW w:w="2410" w:type="dxa"/>
            <w:shd w:val="clear" w:color="auto" w:fill="auto"/>
            <w:tcMar>
              <w:top w:w="80" w:type="dxa"/>
              <w:left w:w="80" w:type="dxa"/>
              <w:bottom w:w="80" w:type="dxa"/>
              <w:right w:w="80" w:type="dxa"/>
            </w:tcMar>
            <w:vAlign w:val="center"/>
          </w:tcPr>
          <w:p w14:paraId="1B8B3948" w14:textId="77777777" w:rsidR="00460FBE" w:rsidRDefault="00460FBE" w:rsidP="00CF5EBA">
            <w:pPr>
              <w:rPr>
                <w:sz w:val="24"/>
                <w:szCs w:val="24"/>
              </w:rPr>
            </w:pPr>
          </w:p>
        </w:tc>
        <w:tc>
          <w:tcPr>
            <w:tcW w:w="2126" w:type="dxa"/>
            <w:shd w:val="clear" w:color="auto" w:fill="auto"/>
            <w:vAlign w:val="center"/>
          </w:tcPr>
          <w:p w14:paraId="4721322F" w14:textId="77777777" w:rsidR="00460FBE" w:rsidRDefault="00D0138C" w:rsidP="00CF5EBA">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5F8F034C" w14:textId="77777777" w:rsidR="00460FBE" w:rsidRDefault="00D0138C" w:rsidP="00CF5EBA">
            <w:pPr>
              <w:rPr>
                <w:sz w:val="24"/>
                <w:szCs w:val="24"/>
              </w:rPr>
            </w:pPr>
            <w:r>
              <w:rPr>
                <w:sz w:val="24"/>
                <w:szCs w:val="24"/>
              </w:rPr>
              <w:t>Coccinellidae</w:t>
            </w:r>
          </w:p>
        </w:tc>
      </w:tr>
      <w:tr w:rsidR="00460FBE" w14:paraId="1AE21924" w14:textId="77777777" w:rsidTr="00CF5EBA">
        <w:trPr>
          <w:trHeight w:hRule="exact" w:val="369"/>
        </w:trPr>
        <w:tc>
          <w:tcPr>
            <w:tcW w:w="2410" w:type="dxa"/>
            <w:shd w:val="clear" w:color="auto" w:fill="auto"/>
            <w:tcMar>
              <w:top w:w="80" w:type="dxa"/>
              <w:left w:w="80" w:type="dxa"/>
              <w:bottom w:w="80" w:type="dxa"/>
              <w:right w:w="80" w:type="dxa"/>
            </w:tcMar>
            <w:vAlign w:val="center"/>
          </w:tcPr>
          <w:p w14:paraId="691DE78C" w14:textId="77777777" w:rsidR="00460FBE" w:rsidRDefault="00D0138C" w:rsidP="00CF5EBA">
            <w:pPr>
              <w:rPr>
                <w:sz w:val="24"/>
                <w:szCs w:val="24"/>
              </w:rPr>
            </w:pPr>
            <w:r>
              <w:rPr>
                <w:sz w:val="24"/>
                <w:szCs w:val="24"/>
              </w:rPr>
              <w:t>Rice herbivore</w:t>
            </w:r>
            <w:r>
              <w:rPr>
                <w:rFonts w:hint="eastAsia"/>
                <w:sz w:val="24"/>
                <w:szCs w:val="24"/>
              </w:rPr>
              <w:t>s</w:t>
            </w:r>
          </w:p>
        </w:tc>
        <w:tc>
          <w:tcPr>
            <w:tcW w:w="2126" w:type="dxa"/>
            <w:shd w:val="clear" w:color="auto" w:fill="auto"/>
          </w:tcPr>
          <w:p w14:paraId="3B48C6BE" w14:textId="77777777" w:rsidR="00460FBE" w:rsidRDefault="00D0138C" w:rsidP="00CF5EBA">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71FD3B8A" w14:textId="77777777" w:rsidR="00460FBE" w:rsidRDefault="00D0138C" w:rsidP="00CF5EBA">
            <w:pPr>
              <w:rPr>
                <w:sz w:val="24"/>
              </w:rPr>
            </w:pPr>
            <w:r>
              <w:rPr>
                <w:sz w:val="24"/>
              </w:rPr>
              <w:t>Agromyzidae</w:t>
            </w:r>
          </w:p>
        </w:tc>
      </w:tr>
      <w:tr w:rsidR="00460FBE" w14:paraId="029ECF31" w14:textId="77777777" w:rsidTr="00CF5EBA">
        <w:trPr>
          <w:trHeight w:hRule="exact" w:val="369"/>
        </w:trPr>
        <w:tc>
          <w:tcPr>
            <w:tcW w:w="2410" w:type="dxa"/>
            <w:shd w:val="clear" w:color="auto" w:fill="auto"/>
            <w:tcMar>
              <w:top w:w="80" w:type="dxa"/>
              <w:left w:w="80" w:type="dxa"/>
              <w:bottom w:w="80" w:type="dxa"/>
              <w:right w:w="80" w:type="dxa"/>
            </w:tcMar>
            <w:vAlign w:val="center"/>
          </w:tcPr>
          <w:p w14:paraId="6EEB453B" w14:textId="77777777" w:rsidR="00460FBE" w:rsidRDefault="00460FBE" w:rsidP="00CF5EBA">
            <w:pPr>
              <w:rPr>
                <w:sz w:val="24"/>
                <w:szCs w:val="24"/>
              </w:rPr>
            </w:pPr>
          </w:p>
        </w:tc>
        <w:tc>
          <w:tcPr>
            <w:tcW w:w="2126" w:type="dxa"/>
            <w:shd w:val="clear" w:color="auto" w:fill="auto"/>
            <w:vAlign w:val="center"/>
          </w:tcPr>
          <w:p w14:paraId="52CBC964"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EF9DCF6" w14:textId="77777777" w:rsidR="00460FBE" w:rsidRDefault="00D0138C" w:rsidP="00CF5EBA">
            <w:pPr>
              <w:rPr>
                <w:sz w:val="24"/>
                <w:szCs w:val="24"/>
              </w:rPr>
            </w:pPr>
            <w:r>
              <w:rPr>
                <w:sz w:val="24"/>
                <w:szCs w:val="24"/>
              </w:rPr>
              <w:t>Alydidae/</w:t>
            </w:r>
            <w:r>
              <w:rPr>
                <w:i/>
                <w:sz w:val="24"/>
                <w:szCs w:val="24"/>
              </w:rPr>
              <w:t>Leptocorisa</w:t>
            </w:r>
          </w:p>
        </w:tc>
      </w:tr>
      <w:tr w:rsidR="00460FBE" w14:paraId="4D7ACE45" w14:textId="77777777" w:rsidTr="00CF5EBA">
        <w:trPr>
          <w:trHeight w:hRule="exact" w:val="369"/>
        </w:trPr>
        <w:tc>
          <w:tcPr>
            <w:tcW w:w="2410" w:type="dxa"/>
            <w:shd w:val="clear" w:color="auto" w:fill="auto"/>
            <w:tcMar>
              <w:top w:w="80" w:type="dxa"/>
              <w:left w:w="80" w:type="dxa"/>
              <w:bottom w:w="80" w:type="dxa"/>
              <w:right w:w="80" w:type="dxa"/>
            </w:tcMar>
            <w:vAlign w:val="center"/>
          </w:tcPr>
          <w:p w14:paraId="217F4E2A" w14:textId="77777777" w:rsidR="00460FBE" w:rsidRDefault="00460FBE" w:rsidP="00CF5EBA">
            <w:pPr>
              <w:rPr>
                <w:sz w:val="24"/>
                <w:szCs w:val="24"/>
              </w:rPr>
            </w:pPr>
          </w:p>
        </w:tc>
        <w:tc>
          <w:tcPr>
            <w:tcW w:w="2126" w:type="dxa"/>
            <w:shd w:val="clear" w:color="auto" w:fill="auto"/>
            <w:vAlign w:val="center"/>
          </w:tcPr>
          <w:p w14:paraId="2BE6600D"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FFFA572" w14:textId="77777777" w:rsidR="00460FBE" w:rsidRDefault="00D0138C" w:rsidP="00CF5EBA">
            <w:pPr>
              <w:rPr>
                <w:sz w:val="24"/>
                <w:szCs w:val="24"/>
              </w:rPr>
            </w:pPr>
            <w:r>
              <w:rPr>
                <w:sz w:val="24"/>
                <w:szCs w:val="24"/>
              </w:rPr>
              <w:t>Cicadellidae/</w:t>
            </w:r>
            <w:r>
              <w:rPr>
                <w:i/>
                <w:sz w:val="24"/>
                <w:szCs w:val="24"/>
              </w:rPr>
              <w:t>Nephotettix</w:t>
            </w:r>
          </w:p>
        </w:tc>
      </w:tr>
      <w:tr w:rsidR="00460FBE" w14:paraId="5BB88213" w14:textId="77777777" w:rsidTr="00CF5EBA">
        <w:trPr>
          <w:trHeight w:hRule="exact" w:val="369"/>
        </w:trPr>
        <w:tc>
          <w:tcPr>
            <w:tcW w:w="2410" w:type="dxa"/>
            <w:shd w:val="clear" w:color="auto" w:fill="auto"/>
            <w:tcMar>
              <w:top w:w="80" w:type="dxa"/>
              <w:left w:w="80" w:type="dxa"/>
              <w:bottom w:w="80" w:type="dxa"/>
              <w:right w:w="80" w:type="dxa"/>
            </w:tcMar>
            <w:vAlign w:val="center"/>
          </w:tcPr>
          <w:p w14:paraId="7B480E52" w14:textId="77777777" w:rsidR="00460FBE" w:rsidRDefault="00460FBE" w:rsidP="00CF5EBA">
            <w:pPr>
              <w:rPr>
                <w:sz w:val="24"/>
                <w:szCs w:val="24"/>
              </w:rPr>
            </w:pPr>
          </w:p>
        </w:tc>
        <w:tc>
          <w:tcPr>
            <w:tcW w:w="2126" w:type="dxa"/>
            <w:shd w:val="clear" w:color="auto" w:fill="auto"/>
            <w:vAlign w:val="center"/>
          </w:tcPr>
          <w:p w14:paraId="165A5727"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2CE3448" w14:textId="77777777" w:rsidR="00460FBE" w:rsidRDefault="00D0138C" w:rsidP="00CF5EBA">
            <w:pPr>
              <w:rPr>
                <w:sz w:val="24"/>
                <w:szCs w:val="24"/>
              </w:rPr>
            </w:pPr>
            <w:r>
              <w:rPr>
                <w:sz w:val="24"/>
                <w:szCs w:val="24"/>
              </w:rPr>
              <w:t>Coreidae</w:t>
            </w:r>
          </w:p>
        </w:tc>
      </w:tr>
      <w:tr w:rsidR="00460FBE" w14:paraId="1C7078BC" w14:textId="77777777" w:rsidTr="00CF5EBA">
        <w:trPr>
          <w:trHeight w:hRule="exact" w:val="369"/>
        </w:trPr>
        <w:tc>
          <w:tcPr>
            <w:tcW w:w="2410" w:type="dxa"/>
            <w:shd w:val="clear" w:color="auto" w:fill="auto"/>
            <w:tcMar>
              <w:top w:w="80" w:type="dxa"/>
              <w:left w:w="80" w:type="dxa"/>
              <w:bottom w:w="80" w:type="dxa"/>
              <w:right w:w="80" w:type="dxa"/>
            </w:tcMar>
            <w:vAlign w:val="center"/>
          </w:tcPr>
          <w:p w14:paraId="5062FD86" w14:textId="77777777" w:rsidR="00460FBE" w:rsidRDefault="00460FBE" w:rsidP="00CF5EBA">
            <w:pPr>
              <w:rPr>
                <w:sz w:val="24"/>
                <w:szCs w:val="24"/>
              </w:rPr>
            </w:pPr>
          </w:p>
        </w:tc>
        <w:tc>
          <w:tcPr>
            <w:tcW w:w="2126" w:type="dxa"/>
            <w:shd w:val="clear" w:color="auto" w:fill="auto"/>
            <w:vAlign w:val="center"/>
          </w:tcPr>
          <w:p w14:paraId="00A4E9BB"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51A75B90" w14:textId="77777777" w:rsidR="00460FBE" w:rsidRDefault="00D0138C" w:rsidP="00CF5EBA">
            <w:pPr>
              <w:rPr>
                <w:sz w:val="24"/>
                <w:szCs w:val="24"/>
              </w:rPr>
            </w:pPr>
            <w:r>
              <w:rPr>
                <w:sz w:val="24"/>
                <w:szCs w:val="24"/>
              </w:rPr>
              <w:t>Delphacidae/</w:t>
            </w:r>
            <w:r>
              <w:rPr>
                <w:i/>
                <w:sz w:val="24"/>
                <w:szCs w:val="24"/>
              </w:rPr>
              <w:t>Nilaparvata</w:t>
            </w:r>
          </w:p>
        </w:tc>
      </w:tr>
      <w:tr w:rsidR="00460FBE" w14:paraId="6C6F78F0" w14:textId="77777777" w:rsidTr="00CF5EBA">
        <w:trPr>
          <w:trHeight w:hRule="exact" w:val="369"/>
        </w:trPr>
        <w:tc>
          <w:tcPr>
            <w:tcW w:w="2410" w:type="dxa"/>
            <w:shd w:val="clear" w:color="auto" w:fill="auto"/>
            <w:tcMar>
              <w:top w:w="80" w:type="dxa"/>
              <w:left w:w="80" w:type="dxa"/>
              <w:bottom w:w="80" w:type="dxa"/>
              <w:right w:w="80" w:type="dxa"/>
            </w:tcMar>
            <w:vAlign w:val="center"/>
          </w:tcPr>
          <w:p w14:paraId="21D485F0" w14:textId="77777777" w:rsidR="00460FBE" w:rsidRDefault="00460FBE" w:rsidP="00CF5EBA">
            <w:pPr>
              <w:rPr>
                <w:sz w:val="24"/>
                <w:szCs w:val="24"/>
              </w:rPr>
            </w:pPr>
          </w:p>
        </w:tc>
        <w:tc>
          <w:tcPr>
            <w:tcW w:w="2126" w:type="dxa"/>
            <w:shd w:val="clear" w:color="auto" w:fill="auto"/>
            <w:vAlign w:val="center"/>
          </w:tcPr>
          <w:p w14:paraId="71230028"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6C9F2AB" w14:textId="77777777" w:rsidR="00460FBE" w:rsidRDefault="00D0138C" w:rsidP="00CF5EBA">
            <w:pPr>
              <w:rPr>
                <w:sz w:val="24"/>
                <w:szCs w:val="24"/>
              </w:rPr>
            </w:pPr>
            <w:r>
              <w:rPr>
                <w:sz w:val="24"/>
                <w:szCs w:val="24"/>
              </w:rPr>
              <w:t>Lygaeidae/</w:t>
            </w:r>
            <w:r>
              <w:rPr>
                <w:i/>
                <w:sz w:val="24"/>
                <w:szCs w:val="24"/>
              </w:rPr>
              <w:t>Pachybrachius</w:t>
            </w:r>
          </w:p>
        </w:tc>
      </w:tr>
      <w:tr w:rsidR="00460FBE" w14:paraId="1EB547A3" w14:textId="77777777" w:rsidTr="00CF5EBA">
        <w:trPr>
          <w:trHeight w:hRule="exact" w:val="369"/>
        </w:trPr>
        <w:tc>
          <w:tcPr>
            <w:tcW w:w="2410" w:type="dxa"/>
            <w:shd w:val="clear" w:color="auto" w:fill="auto"/>
            <w:tcMar>
              <w:top w:w="80" w:type="dxa"/>
              <w:left w:w="80" w:type="dxa"/>
              <w:bottom w:w="80" w:type="dxa"/>
              <w:right w:w="80" w:type="dxa"/>
            </w:tcMar>
            <w:vAlign w:val="center"/>
          </w:tcPr>
          <w:p w14:paraId="0B7F81D5" w14:textId="77777777" w:rsidR="00460FBE" w:rsidRDefault="00460FBE" w:rsidP="00CF5EBA">
            <w:pPr>
              <w:rPr>
                <w:sz w:val="24"/>
                <w:szCs w:val="24"/>
              </w:rPr>
            </w:pPr>
          </w:p>
        </w:tc>
        <w:tc>
          <w:tcPr>
            <w:tcW w:w="2126" w:type="dxa"/>
            <w:shd w:val="clear" w:color="auto" w:fill="auto"/>
            <w:vAlign w:val="center"/>
          </w:tcPr>
          <w:p w14:paraId="35A4788F"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1B1D7ED" w14:textId="77777777" w:rsidR="00460FBE" w:rsidRDefault="00D0138C" w:rsidP="00CF5EBA">
            <w:pPr>
              <w:rPr>
                <w:sz w:val="24"/>
                <w:szCs w:val="24"/>
              </w:rPr>
            </w:pPr>
            <w:r>
              <w:rPr>
                <w:sz w:val="24"/>
                <w:szCs w:val="24"/>
              </w:rPr>
              <w:t>Miridae</w:t>
            </w:r>
          </w:p>
        </w:tc>
      </w:tr>
      <w:tr w:rsidR="00460FBE" w14:paraId="012C0646" w14:textId="77777777" w:rsidTr="00CF5EBA">
        <w:trPr>
          <w:trHeight w:hRule="exact" w:val="369"/>
        </w:trPr>
        <w:tc>
          <w:tcPr>
            <w:tcW w:w="2410" w:type="dxa"/>
            <w:shd w:val="clear" w:color="auto" w:fill="auto"/>
            <w:tcMar>
              <w:top w:w="80" w:type="dxa"/>
              <w:left w:w="80" w:type="dxa"/>
              <w:bottom w:w="80" w:type="dxa"/>
              <w:right w:w="80" w:type="dxa"/>
            </w:tcMar>
            <w:vAlign w:val="center"/>
          </w:tcPr>
          <w:p w14:paraId="2B89F5F6" w14:textId="77777777" w:rsidR="00460FBE" w:rsidRDefault="00460FBE" w:rsidP="00CF5EBA">
            <w:pPr>
              <w:rPr>
                <w:sz w:val="24"/>
                <w:szCs w:val="24"/>
              </w:rPr>
            </w:pPr>
          </w:p>
        </w:tc>
        <w:tc>
          <w:tcPr>
            <w:tcW w:w="2126" w:type="dxa"/>
            <w:shd w:val="clear" w:color="auto" w:fill="auto"/>
            <w:vAlign w:val="center"/>
          </w:tcPr>
          <w:p w14:paraId="66AD9C42"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D506B2A" w14:textId="77777777" w:rsidR="00460FBE" w:rsidRDefault="00D0138C" w:rsidP="00CF5EBA">
            <w:pPr>
              <w:rPr>
                <w:sz w:val="24"/>
                <w:szCs w:val="24"/>
              </w:rPr>
            </w:pPr>
            <w:r>
              <w:rPr>
                <w:sz w:val="24"/>
                <w:szCs w:val="24"/>
              </w:rPr>
              <w:t>Pentatomidae/</w:t>
            </w:r>
            <w:r>
              <w:rPr>
                <w:i/>
                <w:sz w:val="24"/>
                <w:szCs w:val="24"/>
              </w:rPr>
              <w:t>Scotinophara</w:t>
            </w:r>
          </w:p>
        </w:tc>
      </w:tr>
      <w:tr w:rsidR="00460FBE" w14:paraId="747B57FE" w14:textId="77777777" w:rsidTr="00CF5EBA">
        <w:trPr>
          <w:trHeight w:hRule="exact" w:val="369"/>
        </w:trPr>
        <w:tc>
          <w:tcPr>
            <w:tcW w:w="2410" w:type="dxa"/>
            <w:shd w:val="clear" w:color="auto" w:fill="auto"/>
            <w:tcMar>
              <w:top w:w="80" w:type="dxa"/>
              <w:left w:w="80" w:type="dxa"/>
              <w:bottom w:w="80" w:type="dxa"/>
              <w:right w:w="80" w:type="dxa"/>
            </w:tcMar>
            <w:vAlign w:val="center"/>
          </w:tcPr>
          <w:p w14:paraId="10F96102" w14:textId="77777777" w:rsidR="00460FBE" w:rsidRDefault="00460FBE" w:rsidP="00CF5EBA">
            <w:pPr>
              <w:rPr>
                <w:sz w:val="24"/>
                <w:szCs w:val="24"/>
              </w:rPr>
            </w:pPr>
          </w:p>
        </w:tc>
        <w:tc>
          <w:tcPr>
            <w:tcW w:w="2126" w:type="dxa"/>
            <w:shd w:val="clear" w:color="auto" w:fill="auto"/>
            <w:vAlign w:val="center"/>
          </w:tcPr>
          <w:p w14:paraId="4A0B3855" w14:textId="77777777" w:rsidR="00460FBE" w:rsidRDefault="00D0138C" w:rsidP="00CF5EBA">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B7CF979" w14:textId="77777777" w:rsidR="00460FBE" w:rsidRDefault="00D0138C" w:rsidP="00CF5EBA">
            <w:pPr>
              <w:rPr>
                <w:sz w:val="24"/>
                <w:szCs w:val="24"/>
              </w:rPr>
            </w:pPr>
            <w:r>
              <w:rPr>
                <w:sz w:val="24"/>
                <w:szCs w:val="24"/>
              </w:rPr>
              <w:t>Ricaniidae</w:t>
            </w:r>
          </w:p>
        </w:tc>
      </w:tr>
      <w:tr w:rsidR="00460FBE" w14:paraId="5F4D6C25" w14:textId="77777777" w:rsidTr="00CF5EBA">
        <w:trPr>
          <w:trHeight w:hRule="exact" w:val="369"/>
        </w:trPr>
        <w:tc>
          <w:tcPr>
            <w:tcW w:w="2410" w:type="dxa"/>
            <w:shd w:val="clear" w:color="auto" w:fill="auto"/>
            <w:tcMar>
              <w:top w:w="80" w:type="dxa"/>
              <w:left w:w="80" w:type="dxa"/>
              <w:bottom w:w="80" w:type="dxa"/>
              <w:right w:w="80" w:type="dxa"/>
            </w:tcMar>
            <w:vAlign w:val="center"/>
          </w:tcPr>
          <w:p w14:paraId="3AEB9E97" w14:textId="77777777" w:rsidR="00460FBE" w:rsidRDefault="00460FBE" w:rsidP="00CF5EBA">
            <w:pPr>
              <w:rPr>
                <w:sz w:val="24"/>
                <w:szCs w:val="24"/>
              </w:rPr>
            </w:pPr>
          </w:p>
        </w:tc>
        <w:tc>
          <w:tcPr>
            <w:tcW w:w="2126" w:type="dxa"/>
            <w:shd w:val="clear" w:color="auto" w:fill="auto"/>
            <w:vAlign w:val="center"/>
          </w:tcPr>
          <w:p w14:paraId="7C2FCF4F" w14:textId="77777777" w:rsidR="00460FBE" w:rsidRDefault="00D0138C" w:rsidP="00CF5EBA">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5130FC57" w14:textId="77777777" w:rsidR="00460FBE" w:rsidRDefault="00D0138C" w:rsidP="00CF5EBA">
            <w:pPr>
              <w:rPr>
                <w:sz w:val="24"/>
                <w:szCs w:val="24"/>
              </w:rPr>
            </w:pPr>
            <w:r>
              <w:rPr>
                <w:sz w:val="24"/>
                <w:szCs w:val="24"/>
              </w:rPr>
              <w:t>Hesperiidae</w:t>
            </w:r>
          </w:p>
        </w:tc>
      </w:tr>
      <w:tr w:rsidR="00460FBE" w14:paraId="49FE2488" w14:textId="77777777" w:rsidTr="00CF5EBA">
        <w:trPr>
          <w:trHeight w:hRule="exact" w:val="369"/>
        </w:trPr>
        <w:tc>
          <w:tcPr>
            <w:tcW w:w="2410" w:type="dxa"/>
            <w:shd w:val="clear" w:color="auto" w:fill="auto"/>
            <w:tcMar>
              <w:top w:w="80" w:type="dxa"/>
              <w:left w:w="80" w:type="dxa"/>
              <w:bottom w:w="80" w:type="dxa"/>
              <w:right w:w="80" w:type="dxa"/>
            </w:tcMar>
            <w:vAlign w:val="center"/>
          </w:tcPr>
          <w:p w14:paraId="383ABFC7" w14:textId="77777777" w:rsidR="00460FBE" w:rsidRDefault="00460FBE" w:rsidP="00CF5EBA">
            <w:pPr>
              <w:rPr>
                <w:sz w:val="24"/>
                <w:szCs w:val="24"/>
              </w:rPr>
            </w:pPr>
          </w:p>
        </w:tc>
        <w:tc>
          <w:tcPr>
            <w:tcW w:w="2126" w:type="dxa"/>
            <w:shd w:val="clear" w:color="auto" w:fill="auto"/>
            <w:vAlign w:val="center"/>
          </w:tcPr>
          <w:p w14:paraId="40DC0431" w14:textId="77777777" w:rsidR="00460FBE" w:rsidRDefault="00D0138C" w:rsidP="00CF5EBA">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5399AFE7" w14:textId="77777777" w:rsidR="00460FBE" w:rsidRDefault="00D0138C" w:rsidP="00CF5EBA">
            <w:pPr>
              <w:rPr>
                <w:sz w:val="24"/>
                <w:szCs w:val="24"/>
              </w:rPr>
            </w:pPr>
            <w:r>
              <w:rPr>
                <w:sz w:val="24"/>
                <w:szCs w:val="24"/>
              </w:rPr>
              <w:t>Nymphalidae</w:t>
            </w:r>
          </w:p>
        </w:tc>
      </w:tr>
      <w:tr w:rsidR="00460FBE" w14:paraId="10708C05" w14:textId="77777777" w:rsidTr="00CF5EBA">
        <w:trPr>
          <w:trHeight w:hRule="exact" w:val="369"/>
        </w:trPr>
        <w:tc>
          <w:tcPr>
            <w:tcW w:w="2410" w:type="dxa"/>
            <w:shd w:val="clear" w:color="auto" w:fill="auto"/>
            <w:tcMar>
              <w:top w:w="80" w:type="dxa"/>
              <w:left w:w="80" w:type="dxa"/>
              <w:bottom w:w="80" w:type="dxa"/>
              <w:right w:w="80" w:type="dxa"/>
            </w:tcMar>
            <w:vAlign w:val="center"/>
          </w:tcPr>
          <w:p w14:paraId="35CC59A9" w14:textId="77777777" w:rsidR="00460FBE" w:rsidRDefault="00460FBE" w:rsidP="00CF5EBA">
            <w:pPr>
              <w:rPr>
                <w:sz w:val="24"/>
                <w:szCs w:val="24"/>
              </w:rPr>
            </w:pPr>
          </w:p>
        </w:tc>
        <w:tc>
          <w:tcPr>
            <w:tcW w:w="2126" w:type="dxa"/>
            <w:shd w:val="clear" w:color="auto" w:fill="auto"/>
            <w:vAlign w:val="center"/>
          </w:tcPr>
          <w:p w14:paraId="7B988394" w14:textId="77777777" w:rsidR="00460FBE" w:rsidRDefault="00D0138C" w:rsidP="00CF5EBA">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24FCC725" w14:textId="77777777" w:rsidR="00460FBE" w:rsidRDefault="00D0138C" w:rsidP="00CF5EBA">
            <w:pPr>
              <w:rPr>
                <w:sz w:val="24"/>
                <w:szCs w:val="24"/>
              </w:rPr>
            </w:pPr>
            <w:r>
              <w:rPr>
                <w:sz w:val="24"/>
                <w:szCs w:val="24"/>
              </w:rPr>
              <w:t>Pyralidae</w:t>
            </w:r>
          </w:p>
        </w:tc>
      </w:tr>
      <w:tr w:rsidR="00460FBE" w14:paraId="482A02E3" w14:textId="77777777" w:rsidTr="00CF5EBA">
        <w:trPr>
          <w:trHeight w:hRule="exact" w:val="369"/>
        </w:trPr>
        <w:tc>
          <w:tcPr>
            <w:tcW w:w="2410" w:type="dxa"/>
            <w:shd w:val="clear" w:color="auto" w:fill="auto"/>
            <w:tcMar>
              <w:top w:w="80" w:type="dxa"/>
              <w:left w:w="80" w:type="dxa"/>
              <w:bottom w:w="80" w:type="dxa"/>
              <w:right w:w="80" w:type="dxa"/>
            </w:tcMar>
            <w:vAlign w:val="center"/>
          </w:tcPr>
          <w:p w14:paraId="48B84A6C" w14:textId="77777777" w:rsidR="00460FBE" w:rsidRDefault="00460FBE" w:rsidP="00CF5EBA">
            <w:pPr>
              <w:rPr>
                <w:sz w:val="24"/>
                <w:szCs w:val="24"/>
              </w:rPr>
            </w:pPr>
          </w:p>
        </w:tc>
        <w:tc>
          <w:tcPr>
            <w:tcW w:w="2126" w:type="dxa"/>
            <w:shd w:val="clear" w:color="auto" w:fill="auto"/>
            <w:vAlign w:val="center"/>
          </w:tcPr>
          <w:p w14:paraId="610BEA53" w14:textId="77777777" w:rsidR="00460FBE" w:rsidRDefault="00D0138C" w:rsidP="00CF5EBA">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21294ADF" w14:textId="77777777" w:rsidR="00460FBE" w:rsidRDefault="00D0138C" w:rsidP="00CF5EBA">
            <w:pPr>
              <w:rPr>
                <w:sz w:val="24"/>
                <w:szCs w:val="24"/>
              </w:rPr>
            </w:pPr>
            <w:r>
              <w:rPr>
                <w:sz w:val="24"/>
                <w:szCs w:val="24"/>
              </w:rPr>
              <w:t>Pyrgomorphidae/</w:t>
            </w:r>
            <w:r>
              <w:rPr>
                <w:i/>
                <w:sz w:val="24"/>
                <w:szCs w:val="24"/>
              </w:rPr>
              <w:t>Atractomorpha</w:t>
            </w:r>
            <w:r>
              <w:rPr>
                <w:sz w:val="24"/>
                <w:szCs w:val="24"/>
              </w:rPr>
              <w:t xml:space="preserve"> </w:t>
            </w:r>
          </w:p>
        </w:tc>
      </w:tr>
      <w:tr w:rsidR="00460FBE" w14:paraId="4B0BEB8E" w14:textId="77777777" w:rsidTr="00CF5EBA">
        <w:trPr>
          <w:trHeight w:hRule="exact" w:val="369"/>
        </w:trPr>
        <w:tc>
          <w:tcPr>
            <w:tcW w:w="2410" w:type="dxa"/>
            <w:shd w:val="clear" w:color="auto" w:fill="auto"/>
            <w:tcMar>
              <w:top w:w="80" w:type="dxa"/>
              <w:left w:w="80" w:type="dxa"/>
              <w:bottom w:w="80" w:type="dxa"/>
              <w:right w:w="80" w:type="dxa"/>
            </w:tcMar>
            <w:vAlign w:val="center"/>
          </w:tcPr>
          <w:p w14:paraId="0EBD88F2" w14:textId="77777777" w:rsidR="00460FBE" w:rsidRDefault="00D0138C" w:rsidP="00CF5EBA">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183B7486" w14:textId="77777777" w:rsidR="00460FBE" w:rsidRDefault="00D0138C" w:rsidP="00CF5EBA">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3BF1EC88" w14:textId="77777777" w:rsidR="00460FBE" w:rsidRDefault="00D0138C" w:rsidP="00CF5EBA">
            <w:pPr>
              <w:rPr>
                <w:sz w:val="24"/>
                <w:szCs w:val="24"/>
              </w:rPr>
            </w:pPr>
            <w:r>
              <w:rPr>
                <w:sz w:val="24"/>
                <w:szCs w:val="24"/>
              </w:rPr>
              <w:t>Chrysomelidae</w:t>
            </w:r>
          </w:p>
        </w:tc>
      </w:tr>
      <w:tr w:rsidR="00460FBE" w14:paraId="1AF04492" w14:textId="77777777" w:rsidTr="00CF5EBA">
        <w:trPr>
          <w:trHeight w:hRule="exact" w:val="369"/>
        </w:trPr>
        <w:tc>
          <w:tcPr>
            <w:tcW w:w="2410" w:type="dxa"/>
            <w:shd w:val="clear" w:color="auto" w:fill="auto"/>
            <w:tcMar>
              <w:top w:w="80" w:type="dxa"/>
              <w:left w:w="80" w:type="dxa"/>
              <w:bottom w:w="80" w:type="dxa"/>
              <w:right w:w="80" w:type="dxa"/>
            </w:tcMar>
            <w:vAlign w:val="center"/>
          </w:tcPr>
          <w:p w14:paraId="235891BC" w14:textId="77777777" w:rsidR="00460FBE" w:rsidRDefault="00460FBE" w:rsidP="00CF5EBA">
            <w:pPr>
              <w:rPr>
                <w:sz w:val="24"/>
                <w:szCs w:val="24"/>
              </w:rPr>
            </w:pPr>
          </w:p>
        </w:tc>
        <w:tc>
          <w:tcPr>
            <w:tcW w:w="2126" w:type="dxa"/>
            <w:shd w:val="clear" w:color="auto" w:fill="auto"/>
            <w:vAlign w:val="center"/>
          </w:tcPr>
          <w:p w14:paraId="17DBA966" w14:textId="77777777" w:rsidR="00460FBE" w:rsidRDefault="00D0138C" w:rsidP="00CF5EBA">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0FE6833" w14:textId="77777777" w:rsidR="00460FBE" w:rsidRDefault="00D0138C" w:rsidP="00CF5EBA">
            <w:pPr>
              <w:rPr>
                <w:sz w:val="24"/>
                <w:szCs w:val="24"/>
              </w:rPr>
            </w:pPr>
            <w:r>
              <w:rPr>
                <w:sz w:val="24"/>
                <w:szCs w:val="24"/>
              </w:rPr>
              <w:t>Acrididae</w:t>
            </w:r>
          </w:p>
        </w:tc>
      </w:tr>
      <w:tr w:rsidR="00460FBE" w14:paraId="76796295" w14:textId="77777777" w:rsidTr="00CF5EBA">
        <w:trPr>
          <w:trHeight w:hRule="exact" w:val="369"/>
        </w:trPr>
        <w:tc>
          <w:tcPr>
            <w:tcW w:w="2410" w:type="dxa"/>
            <w:shd w:val="clear" w:color="auto" w:fill="auto"/>
            <w:tcMar>
              <w:top w:w="80" w:type="dxa"/>
              <w:left w:w="80" w:type="dxa"/>
              <w:bottom w:w="80" w:type="dxa"/>
              <w:right w:w="80" w:type="dxa"/>
            </w:tcMar>
            <w:vAlign w:val="center"/>
          </w:tcPr>
          <w:p w14:paraId="0E8358ED" w14:textId="77777777" w:rsidR="00460FBE" w:rsidRDefault="00D0138C" w:rsidP="00CF5EBA">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5FF7454D"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C2A8692" w14:textId="77777777" w:rsidR="00460FBE" w:rsidRDefault="00D0138C" w:rsidP="00CF5EBA">
            <w:pPr>
              <w:rPr>
                <w:sz w:val="24"/>
                <w:szCs w:val="24"/>
              </w:rPr>
            </w:pPr>
            <w:r>
              <w:rPr>
                <w:sz w:val="24"/>
                <w:szCs w:val="24"/>
              </w:rPr>
              <w:t>Calliphoridae</w:t>
            </w:r>
          </w:p>
        </w:tc>
      </w:tr>
      <w:tr w:rsidR="00460FBE" w14:paraId="070B9E54" w14:textId="77777777" w:rsidTr="00CF5EBA">
        <w:trPr>
          <w:trHeight w:hRule="exact" w:val="369"/>
        </w:trPr>
        <w:tc>
          <w:tcPr>
            <w:tcW w:w="2410" w:type="dxa"/>
            <w:shd w:val="clear" w:color="auto" w:fill="auto"/>
            <w:tcMar>
              <w:top w:w="80" w:type="dxa"/>
              <w:left w:w="80" w:type="dxa"/>
              <w:bottom w:w="80" w:type="dxa"/>
              <w:right w:w="80" w:type="dxa"/>
            </w:tcMar>
            <w:vAlign w:val="center"/>
          </w:tcPr>
          <w:p w14:paraId="29C7DC46" w14:textId="77777777" w:rsidR="00460FBE" w:rsidRDefault="00460FBE" w:rsidP="00CF5EBA">
            <w:pPr>
              <w:rPr>
                <w:sz w:val="24"/>
                <w:szCs w:val="24"/>
              </w:rPr>
            </w:pPr>
          </w:p>
        </w:tc>
        <w:tc>
          <w:tcPr>
            <w:tcW w:w="2126" w:type="dxa"/>
            <w:shd w:val="clear" w:color="auto" w:fill="auto"/>
            <w:vAlign w:val="center"/>
          </w:tcPr>
          <w:p w14:paraId="735A43DE"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8EA7EB4" w14:textId="77777777" w:rsidR="00460FBE" w:rsidRDefault="00D0138C" w:rsidP="00CF5EBA">
            <w:pPr>
              <w:rPr>
                <w:sz w:val="24"/>
                <w:szCs w:val="24"/>
              </w:rPr>
            </w:pPr>
            <w:r>
              <w:rPr>
                <w:sz w:val="24"/>
                <w:szCs w:val="24"/>
              </w:rPr>
              <w:t>Chironomidae</w:t>
            </w:r>
          </w:p>
        </w:tc>
      </w:tr>
      <w:tr w:rsidR="00460FBE" w14:paraId="1B0C59F6" w14:textId="77777777" w:rsidTr="00CF5EBA">
        <w:trPr>
          <w:trHeight w:hRule="exact" w:val="369"/>
        </w:trPr>
        <w:tc>
          <w:tcPr>
            <w:tcW w:w="2410" w:type="dxa"/>
            <w:shd w:val="clear" w:color="auto" w:fill="auto"/>
            <w:tcMar>
              <w:top w:w="80" w:type="dxa"/>
              <w:left w:w="80" w:type="dxa"/>
              <w:bottom w:w="80" w:type="dxa"/>
              <w:right w:w="80" w:type="dxa"/>
            </w:tcMar>
            <w:vAlign w:val="center"/>
          </w:tcPr>
          <w:p w14:paraId="63C5B54F" w14:textId="77777777" w:rsidR="00460FBE" w:rsidRDefault="00460FBE" w:rsidP="00CF5EBA">
            <w:pPr>
              <w:rPr>
                <w:sz w:val="24"/>
                <w:szCs w:val="24"/>
              </w:rPr>
            </w:pPr>
          </w:p>
        </w:tc>
        <w:tc>
          <w:tcPr>
            <w:tcW w:w="2126" w:type="dxa"/>
            <w:shd w:val="clear" w:color="auto" w:fill="auto"/>
            <w:vAlign w:val="center"/>
          </w:tcPr>
          <w:p w14:paraId="32C98BC4"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9039F8A" w14:textId="77777777" w:rsidR="00460FBE" w:rsidRDefault="00D0138C" w:rsidP="00CF5EBA">
            <w:pPr>
              <w:rPr>
                <w:sz w:val="24"/>
                <w:szCs w:val="24"/>
              </w:rPr>
            </w:pPr>
            <w:r>
              <w:rPr>
                <w:sz w:val="24"/>
                <w:szCs w:val="24"/>
              </w:rPr>
              <w:t>Chloropidae</w:t>
            </w:r>
          </w:p>
        </w:tc>
      </w:tr>
      <w:tr w:rsidR="00460FBE" w14:paraId="0C1C44FD" w14:textId="77777777" w:rsidTr="00CF5EBA">
        <w:trPr>
          <w:trHeight w:hRule="exact" w:val="369"/>
        </w:trPr>
        <w:tc>
          <w:tcPr>
            <w:tcW w:w="2410" w:type="dxa"/>
            <w:shd w:val="clear" w:color="auto" w:fill="auto"/>
            <w:tcMar>
              <w:top w:w="80" w:type="dxa"/>
              <w:left w:w="80" w:type="dxa"/>
              <w:bottom w:w="80" w:type="dxa"/>
              <w:right w:w="80" w:type="dxa"/>
            </w:tcMar>
            <w:vAlign w:val="center"/>
          </w:tcPr>
          <w:p w14:paraId="43E3EA57" w14:textId="77777777" w:rsidR="00460FBE" w:rsidRDefault="00460FBE" w:rsidP="00CF5EBA">
            <w:pPr>
              <w:rPr>
                <w:sz w:val="24"/>
                <w:szCs w:val="24"/>
              </w:rPr>
            </w:pPr>
          </w:p>
        </w:tc>
        <w:tc>
          <w:tcPr>
            <w:tcW w:w="2126" w:type="dxa"/>
            <w:shd w:val="clear" w:color="auto" w:fill="auto"/>
            <w:vAlign w:val="center"/>
          </w:tcPr>
          <w:p w14:paraId="19A1D962"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11D4CE8" w14:textId="77777777" w:rsidR="00460FBE" w:rsidRDefault="00D0138C" w:rsidP="00CF5EBA">
            <w:pPr>
              <w:rPr>
                <w:sz w:val="24"/>
                <w:szCs w:val="24"/>
              </w:rPr>
            </w:pPr>
            <w:r>
              <w:rPr>
                <w:sz w:val="24"/>
                <w:szCs w:val="24"/>
              </w:rPr>
              <w:t>Ephydridae</w:t>
            </w:r>
          </w:p>
        </w:tc>
      </w:tr>
      <w:tr w:rsidR="00460FBE" w14:paraId="5B3C3782" w14:textId="77777777" w:rsidTr="00CF5EBA">
        <w:trPr>
          <w:trHeight w:hRule="exact" w:val="369"/>
        </w:trPr>
        <w:tc>
          <w:tcPr>
            <w:tcW w:w="2410" w:type="dxa"/>
            <w:shd w:val="clear" w:color="auto" w:fill="auto"/>
            <w:tcMar>
              <w:top w:w="80" w:type="dxa"/>
              <w:left w:w="80" w:type="dxa"/>
              <w:bottom w:w="80" w:type="dxa"/>
              <w:right w:w="80" w:type="dxa"/>
            </w:tcMar>
            <w:vAlign w:val="center"/>
          </w:tcPr>
          <w:p w14:paraId="338F562F" w14:textId="77777777" w:rsidR="00460FBE" w:rsidRDefault="00460FBE" w:rsidP="00CF5EBA">
            <w:pPr>
              <w:rPr>
                <w:sz w:val="24"/>
                <w:szCs w:val="24"/>
              </w:rPr>
            </w:pPr>
          </w:p>
        </w:tc>
        <w:tc>
          <w:tcPr>
            <w:tcW w:w="2126" w:type="dxa"/>
            <w:shd w:val="clear" w:color="auto" w:fill="auto"/>
            <w:vAlign w:val="center"/>
          </w:tcPr>
          <w:p w14:paraId="1CEA0C5D"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9E9039B" w14:textId="77777777" w:rsidR="00460FBE" w:rsidRDefault="00D0138C" w:rsidP="00CF5EBA">
            <w:pPr>
              <w:rPr>
                <w:sz w:val="24"/>
                <w:szCs w:val="24"/>
              </w:rPr>
            </w:pPr>
            <w:r>
              <w:rPr>
                <w:sz w:val="24"/>
                <w:szCs w:val="24"/>
              </w:rPr>
              <w:t>Lauxaniidae</w:t>
            </w:r>
          </w:p>
        </w:tc>
      </w:tr>
      <w:tr w:rsidR="00460FBE" w14:paraId="1F3AA29C" w14:textId="77777777" w:rsidTr="00CF5EBA">
        <w:trPr>
          <w:trHeight w:hRule="exact" w:val="369"/>
        </w:trPr>
        <w:tc>
          <w:tcPr>
            <w:tcW w:w="2410" w:type="dxa"/>
            <w:shd w:val="clear" w:color="auto" w:fill="auto"/>
            <w:tcMar>
              <w:top w:w="80" w:type="dxa"/>
              <w:left w:w="80" w:type="dxa"/>
              <w:bottom w:w="80" w:type="dxa"/>
              <w:right w:w="80" w:type="dxa"/>
            </w:tcMar>
            <w:vAlign w:val="center"/>
          </w:tcPr>
          <w:p w14:paraId="302A6D24" w14:textId="77777777" w:rsidR="00460FBE" w:rsidRDefault="00460FBE" w:rsidP="00CF5EBA">
            <w:pPr>
              <w:rPr>
                <w:sz w:val="24"/>
                <w:szCs w:val="24"/>
              </w:rPr>
            </w:pPr>
          </w:p>
        </w:tc>
        <w:tc>
          <w:tcPr>
            <w:tcW w:w="2126" w:type="dxa"/>
            <w:shd w:val="clear" w:color="auto" w:fill="auto"/>
            <w:vAlign w:val="center"/>
          </w:tcPr>
          <w:p w14:paraId="66A9BBAB"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89174CD" w14:textId="77777777" w:rsidR="00460FBE" w:rsidRDefault="00D0138C" w:rsidP="00CF5EBA">
            <w:pPr>
              <w:rPr>
                <w:sz w:val="24"/>
                <w:szCs w:val="24"/>
              </w:rPr>
            </w:pPr>
            <w:r>
              <w:rPr>
                <w:sz w:val="24"/>
                <w:szCs w:val="24"/>
              </w:rPr>
              <w:t>Muscidae</w:t>
            </w:r>
          </w:p>
        </w:tc>
      </w:tr>
      <w:tr w:rsidR="00460FBE" w14:paraId="6160140A" w14:textId="77777777" w:rsidTr="00CF5EBA">
        <w:trPr>
          <w:trHeight w:hRule="exact" w:val="369"/>
        </w:trPr>
        <w:tc>
          <w:tcPr>
            <w:tcW w:w="2410" w:type="dxa"/>
            <w:shd w:val="clear" w:color="auto" w:fill="auto"/>
            <w:tcMar>
              <w:top w:w="80" w:type="dxa"/>
              <w:left w:w="80" w:type="dxa"/>
              <w:bottom w:w="80" w:type="dxa"/>
              <w:right w:w="80" w:type="dxa"/>
            </w:tcMar>
            <w:vAlign w:val="center"/>
          </w:tcPr>
          <w:p w14:paraId="277CEEC0" w14:textId="77777777" w:rsidR="00460FBE" w:rsidRDefault="00460FBE" w:rsidP="00CF5EBA">
            <w:pPr>
              <w:rPr>
                <w:sz w:val="24"/>
                <w:szCs w:val="24"/>
              </w:rPr>
            </w:pPr>
          </w:p>
        </w:tc>
        <w:tc>
          <w:tcPr>
            <w:tcW w:w="2126" w:type="dxa"/>
            <w:shd w:val="clear" w:color="auto" w:fill="auto"/>
            <w:vAlign w:val="center"/>
          </w:tcPr>
          <w:p w14:paraId="7EDFF870"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14AE5D5" w14:textId="77777777" w:rsidR="00460FBE" w:rsidRDefault="00D0138C" w:rsidP="00CF5EBA">
            <w:pPr>
              <w:rPr>
                <w:sz w:val="24"/>
                <w:szCs w:val="24"/>
              </w:rPr>
            </w:pPr>
            <w:r>
              <w:rPr>
                <w:sz w:val="24"/>
                <w:szCs w:val="24"/>
              </w:rPr>
              <w:t>Phoridae</w:t>
            </w:r>
          </w:p>
        </w:tc>
      </w:tr>
      <w:tr w:rsidR="00460FBE" w14:paraId="3017FF7B" w14:textId="77777777" w:rsidTr="00CF5EBA">
        <w:trPr>
          <w:trHeight w:hRule="exact" w:val="369"/>
        </w:trPr>
        <w:tc>
          <w:tcPr>
            <w:tcW w:w="2410" w:type="dxa"/>
            <w:shd w:val="clear" w:color="auto" w:fill="auto"/>
            <w:tcMar>
              <w:top w:w="80" w:type="dxa"/>
              <w:left w:w="80" w:type="dxa"/>
              <w:bottom w:w="80" w:type="dxa"/>
              <w:right w:w="80" w:type="dxa"/>
            </w:tcMar>
            <w:vAlign w:val="center"/>
          </w:tcPr>
          <w:p w14:paraId="3DEDA09F" w14:textId="77777777" w:rsidR="00460FBE" w:rsidRDefault="00460FBE" w:rsidP="00CF5EBA">
            <w:pPr>
              <w:rPr>
                <w:sz w:val="24"/>
                <w:szCs w:val="24"/>
              </w:rPr>
            </w:pPr>
          </w:p>
        </w:tc>
        <w:tc>
          <w:tcPr>
            <w:tcW w:w="2126" w:type="dxa"/>
            <w:shd w:val="clear" w:color="auto" w:fill="auto"/>
            <w:vAlign w:val="center"/>
          </w:tcPr>
          <w:p w14:paraId="6037B732"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47BE549" w14:textId="77777777" w:rsidR="00460FBE" w:rsidRDefault="00D0138C" w:rsidP="00CF5EBA">
            <w:pPr>
              <w:rPr>
                <w:sz w:val="24"/>
                <w:szCs w:val="24"/>
              </w:rPr>
            </w:pPr>
            <w:r>
              <w:rPr>
                <w:sz w:val="24"/>
                <w:szCs w:val="24"/>
              </w:rPr>
              <w:t>Platystomatidae</w:t>
            </w:r>
          </w:p>
        </w:tc>
      </w:tr>
      <w:tr w:rsidR="00460FBE" w14:paraId="3018CE1A" w14:textId="77777777" w:rsidTr="00CF5EBA">
        <w:trPr>
          <w:trHeight w:hRule="exact" w:val="369"/>
        </w:trPr>
        <w:tc>
          <w:tcPr>
            <w:tcW w:w="2410" w:type="dxa"/>
            <w:shd w:val="clear" w:color="auto" w:fill="auto"/>
            <w:tcMar>
              <w:top w:w="80" w:type="dxa"/>
              <w:left w:w="80" w:type="dxa"/>
              <w:bottom w:w="80" w:type="dxa"/>
              <w:right w:w="80" w:type="dxa"/>
            </w:tcMar>
            <w:vAlign w:val="center"/>
          </w:tcPr>
          <w:p w14:paraId="23B0E2FC" w14:textId="77777777" w:rsidR="00460FBE" w:rsidRDefault="00460FBE" w:rsidP="00CF5EBA">
            <w:pPr>
              <w:rPr>
                <w:sz w:val="24"/>
                <w:szCs w:val="24"/>
              </w:rPr>
            </w:pPr>
          </w:p>
        </w:tc>
        <w:tc>
          <w:tcPr>
            <w:tcW w:w="2126" w:type="dxa"/>
            <w:shd w:val="clear" w:color="auto" w:fill="auto"/>
            <w:vAlign w:val="center"/>
          </w:tcPr>
          <w:p w14:paraId="54009418"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53E3F8D" w14:textId="77777777" w:rsidR="00460FBE" w:rsidRDefault="00D0138C" w:rsidP="00CF5EBA">
            <w:pPr>
              <w:rPr>
                <w:sz w:val="24"/>
                <w:szCs w:val="24"/>
              </w:rPr>
            </w:pPr>
            <w:r>
              <w:rPr>
                <w:sz w:val="24"/>
                <w:szCs w:val="24"/>
              </w:rPr>
              <w:t>Sarcophagidae</w:t>
            </w:r>
          </w:p>
        </w:tc>
      </w:tr>
      <w:tr w:rsidR="00460FBE" w14:paraId="2C26D82A" w14:textId="77777777" w:rsidTr="00CF5EBA">
        <w:trPr>
          <w:trHeight w:hRule="exact" w:val="369"/>
        </w:trPr>
        <w:tc>
          <w:tcPr>
            <w:tcW w:w="2410" w:type="dxa"/>
            <w:shd w:val="clear" w:color="auto" w:fill="auto"/>
            <w:tcMar>
              <w:top w:w="80" w:type="dxa"/>
              <w:left w:w="80" w:type="dxa"/>
              <w:bottom w:w="80" w:type="dxa"/>
              <w:right w:w="80" w:type="dxa"/>
            </w:tcMar>
            <w:vAlign w:val="center"/>
          </w:tcPr>
          <w:p w14:paraId="42A79908" w14:textId="77777777" w:rsidR="00460FBE" w:rsidRDefault="00460FBE" w:rsidP="00CF5EBA">
            <w:pPr>
              <w:rPr>
                <w:sz w:val="24"/>
                <w:szCs w:val="24"/>
              </w:rPr>
            </w:pPr>
          </w:p>
        </w:tc>
        <w:tc>
          <w:tcPr>
            <w:tcW w:w="2126" w:type="dxa"/>
            <w:shd w:val="clear" w:color="auto" w:fill="auto"/>
            <w:vAlign w:val="center"/>
          </w:tcPr>
          <w:p w14:paraId="32A69CBA"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CD756B9" w14:textId="77777777" w:rsidR="00460FBE" w:rsidRDefault="00D0138C" w:rsidP="00CF5EBA">
            <w:pPr>
              <w:rPr>
                <w:sz w:val="24"/>
                <w:szCs w:val="24"/>
              </w:rPr>
            </w:pPr>
            <w:r>
              <w:rPr>
                <w:sz w:val="24"/>
                <w:szCs w:val="24"/>
              </w:rPr>
              <w:t>Sciomyzidae</w:t>
            </w:r>
          </w:p>
        </w:tc>
      </w:tr>
      <w:tr w:rsidR="00460FBE" w14:paraId="0750B98E" w14:textId="77777777" w:rsidTr="00CF5EBA">
        <w:trPr>
          <w:trHeight w:hRule="exact" w:val="369"/>
        </w:trPr>
        <w:tc>
          <w:tcPr>
            <w:tcW w:w="2410" w:type="dxa"/>
            <w:shd w:val="clear" w:color="auto" w:fill="auto"/>
            <w:tcMar>
              <w:top w:w="80" w:type="dxa"/>
              <w:left w:w="80" w:type="dxa"/>
              <w:bottom w:w="80" w:type="dxa"/>
              <w:right w:w="80" w:type="dxa"/>
            </w:tcMar>
            <w:vAlign w:val="center"/>
          </w:tcPr>
          <w:p w14:paraId="693F9EBE" w14:textId="77777777" w:rsidR="00460FBE" w:rsidRDefault="00460FBE" w:rsidP="00CF5EBA">
            <w:pPr>
              <w:rPr>
                <w:sz w:val="24"/>
                <w:szCs w:val="24"/>
              </w:rPr>
            </w:pPr>
          </w:p>
        </w:tc>
        <w:tc>
          <w:tcPr>
            <w:tcW w:w="2126" w:type="dxa"/>
            <w:shd w:val="clear" w:color="auto" w:fill="auto"/>
            <w:vAlign w:val="center"/>
          </w:tcPr>
          <w:p w14:paraId="48B9D6E9"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C76741A" w14:textId="77777777" w:rsidR="00460FBE" w:rsidRDefault="00D0138C" w:rsidP="00CF5EBA">
            <w:pPr>
              <w:rPr>
                <w:sz w:val="24"/>
                <w:szCs w:val="24"/>
              </w:rPr>
            </w:pPr>
            <w:r>
              <w:rPr>
                <w:sz w:val="24"/>
                <w:szCs w:val="24"/>
              </w:rPr>
              <w:t>Sphaeroceridae</w:t>
            </w:r>
          </w:p>
        </w:tc>
      </w:tr>
      <w:tr w:rsidR="00460FBE" w14:paraId="1E7BA3C4" w14:textId="77777777" w:rsidTr="00CF5EBA">
        <w:trPr>
          <w:trHeight w:hRule="exact" w:val="369"/>
        </w:trPr>
        <w:tc>
          <w:tcPr>
            <w:tcW w:w="2410" w:type="dxa"/>
            <w:shd w:val="clear" w:color="auto" w:fill="auto"/>
            <w:tcMar>
              <w:top w:w="80" w:type="dxa"/>
              <w:left w:w="80" w:type="dxa"/>
              <w:bottom w:w="80" w:type="dxa"/>
              <w:right w:w="80" w:type="dxa"/>
            </w:tcMar>
            <w:vAlign w:val="center"/>
          </w:tcPr>
          <w:p w14:paraId="3EEB213A" w14:textId="77777777" w:rsidR="00460FBE" w:rsidRDefault="00460FBE" w:rsidP="00CF5EBA">
            <w:pPr>
              <w:rPr>
                <w:sz w:val="24"/>
                <w:szCs w:val="24"/>
              </w:rPr>
            </w:pPr>
          </w:p>
        </w:tc>
        <w:tc>
          <w:tcPr>
            <w:tcW w:w="2126" w:type="dxa"/>
            <w:shd w:val="clear" w:color="auto" w:fill="auto"/>
            <w:vAlign w:val="center"/>
          </w:tcPr>
          <w:p w14:paraId="5D668117"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0733316" w14:textId="77777777" w:rsidR="00460FBE" w:rsidRDefault="00D0138C" w:rsidP="00CF5EBA">
            <w:pPr>
              <w:rPr>
                <w:sz w:val="24"/>
                <w:szCs w:val="24"/>
              </w:rPr>
            </w:pPr>
            <w:r>
              <w:rPr>
                <w:sz w:val="24"/>
                <w:szCs w:val="24"/>
              </w:rPr>
              <w:t>Stratiomyidae</w:t>
            </w:r>
          </w:p>
        </w:tc>
      </w:tr>
      <w:tr w:rsidR="00460FBE" w14:paraId="20F04FF2" w14:textId="77777777" w:rsidTr="00CF5EBA">
        <w:trPr>
          <w:trHeight w:hRule="exact" w:val="369"/>
        </w:trPr>
        <w:tc>
          <w:tcPr>
            <w:tcW w:w="2410" w:type="dxa"/>
            <w:shd w:val="clear" w:color="auto" w:fill="auto"/>
            <w:tcMar>
              <w:top w:w="80" w:type="dxa"/>
              <w:left w:w="80" w:type="dxa"/>
              <w:bottom w:w="80" w:type="dxa"/>
              <w:right w:w="80" w:type="dxa"/>
            </w:tcMar>
            <w:vAlign w:val="center"/>
          </w:tcPr>
          <w:p w14:paraId="084668B4" w14:textId="77777777" w:rsidR="00460FBE" w:rsidRDefault="00460FBE" w:rsidP="00CF5EBA">
            <w:pPr>
              <w:rPr>
                <w:sz w:val="24"/>
                <w:szCs w:val="24"/>
              </w:rPr>
            </w:pPr>
          </w:p>
        </w:tc>
        <w:tc>
          <w:tcPr>
            <w:tcW w:w="2126" w:type="dxa"/>
            <w:shd w:val="clear" w:color="auto" w:fill="auto"/>
            <w:vAlign w:val="center"/>
          </w:tcPr>
          <w:p w14:paraId="102B7458" w14:textId="77777777" w:rsidR="00460FBE" w:rsidRDefault="00D0138C" w:rsidP="00CF5EBA">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E1B1B39" w14:textId="77777777" w:rsidR="00460FBE" w:rsidRDefault="00D0138C" w:rsidP="00CF5EBA">
            <w:pPr>
              <w:rPr>
                <w:sz w:val="24"/>
                <w:szCs w:val="24"/>
              </w:rPr>
            </w:pPr>
            <w:r>
              <w:rPr>
                <w:sz w:val="24"/>
                <w:szCs w:val="24"/>
              </w:rPr>
              <w:t>Tephritidae</w:t>
            </w:r>
          </w:p>
        </w:tc>
      </w:tr>
      <w:tr w:rsidR="00460FBE" w14:paraId="57633153" w14:textId="77777777" w:rsidTr="00CF5EBA">
        <w:trPr>
          <w:trHeight w:hRule="exact" w:val="369"/>
        </w:trPr>
        <w:tc>
          <w:tcPr>
            <w:tcW w:w="2410" w:type="dxa"/>
            <w:shd w:val="clear" w:color="auto" w:fill="auto"/>
            <w:tcMar>
              <w:top w:w="80" w:type="dxa"/>
              <w:left w:w="80" w:type="dxa"/>
              <w:bottom w:w="80" w:type="dxa"/>
              <w:right w:w="80" w:type="dxa"/>
            </w:tcMar>
            <w:vAlign w:val="center"/>
          </w:tcPr>
          <w:p w14:paraId="3E37C2AB" w14:textId="77777777" w:rsidR="00460FBE" w:rsidRDefault="00460FBE" w:rsidP="00CF5EBA">
            <w:pPr>
              <w:rPr>
                <w:sz w:val="24"/>
                <w:szCs w:val="24"/>
              </w:rPr>
            </w:pPr>
          </w:p>
        </w:tc>
        <w:tc>
          <w:tcPr>
            <w:tcW w:w="2126" w:type="dxa"/>
            <w:shd w:val="clear" w:color="auto" w:fill="auto"/>
            <w:vAlign w:val="center"/>
          </w:tcPr>
          <w:p w14:paraId="7C33E618" w14:textId="77777777" w:rsidR="00460FBE" w:rsidRDefault="00D0138C" w:rsidP="00CF5EBA">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E0F2DF6" w14:textId="77777777" w:rsidR="00460FBE" w:rsidRDefault="00D0138C" w:rsidP="00CF5EBA">
            <w:pPr>
              <w:rPr>
                <w:sz w:val="24"/>
                <w:szCs w:val="24"/>
              </w:rPr>
            </w:pPr>
            <w:r>
              <w:rPr>
                <w:sz w:val="24"/>
                <w:szCs w:val="24"/>
              </w:rPr>
              <w:t>Tetrigidae</w:t>
            </w:r>
          </w:p>
        </w:tc>
      </w:tr>
      <w:tr w:rsidR="00460FBE" w14:paraId="61DA0644" w14:textId="77777777" w:rsidTr="00CF5EBA">
        <w:trPr>
          <w:trHeight w:hRule="exact" w:val="369"/>
        </w:trPr>
        <w:tc>
          <w:tcPr>
            <w:tcW w:w="2410" w:type="dxa"/>
            <w:shd w:val="clear" w:color="auto" w:fill="auto"/>
            <w:tcMar>
              <w:top w:w="80" w:type="dxa"/>
              <w:left w:w="80" w:type="dxa"/>
              <w:bottom w:w="80" w:type="dxa"/>
              <w:right w:w="80" w:type="dxa"/>
            </w:tcMar>
            <w:vAlign w:val="center"/>
          </w:tcPr>
          <w:p w14:paraId="136819D7" w14:textId="77777777" w:rsidR="00460FBE" w:rsidRDefault="00460FBE" w:rsidP="00CF5EBA">
            <w:pPr>
              <w:rPr>
                <w:sz w:val="24"/>
                <w:szCs w:val="24"/>
              </w:rPr>
            </w:pPr>
          </w:p>
        </w:tc>
        <w:tc>
          <w:tcPr>
            <w:tcW w:w="2126" w:type="dxa"/>
            <w:shd w:val="clear" w:color="auto" w:fill="auto"/>
            <w:vAlign w:val="center"/>
          </w:tcPr>
          <w:p w14:paraId="1BB41B09" w14:textId="77777777" w:rsidR="00460FBE" w:rsidRDefault="00D0138C" w:rsidP="00CF5EBA">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677DD826" w14:textId="77777777" w:rsidR="00460FBE" w:rsidRDefault="00D0138C" w:rsidP="00CF5EBA">
            <w:pPr>
              <w:rPr>
                <w:sz w:val="24"/>
                <w:szCs w:val="24"/>
              </w:rPr>
            </w:pPr>
            <w:r>
              <w:rPr>
                <w:sz w:val="24"/>
                <w:szCs w:val="24"/>
              </w:rPr>
              <w:t>Tridactylidae</w:t>
            </w:r>
          </w:p>
        </w:tc>
      </w:tr>
    </w:tbl>
    <w:p w14:paraId="042F3E17" w14:textId="77777777" w:rsidR="00460FBE" w:rsidRDefault="00460FBE">
      <w:pPr>
        <w:rPr>
          <w:b/>
          <w:color w:val="FF0000"/>
          <w:sz w:val="24"/>
          <w:szCs w:val="24"/>
        </w:rPr>
      </w:pPr>
    </w:p>
    <w:p w14:paraId="236DB49A" w14:textId="77777777" w:rsidR="00460FBE" w:rsidRDefault="00D0138C">
      <w:pPr>
        <w:rPr>
          <w:b/>
          <w:color w:val="FF0000"/>
          <w:sz w:val="24"/>
          <w:szCs w:val="24"/>
        </w:rPr>
      </w:pPr>
      <w:r>
        <w:rPr>
          <w:b/>
          <w:color w:val="FF0000"/>
          <w:sz w:val="24"/>
          <w:szCs w:val="24"/>
        </w:rPr>
        <w:br w:type="page"/>
      </w:r>
    </w:p>
    <w:p w14:paraId="42B62CEB" w14:textId="77777777" w:rsidR="00460FBE" w:rsidRDefault="00D0138C">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460FBE" w14:paraId="698193CD" w14:textId="77777777" w:rsidTr="00460FBE">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61E61D51" w14:textId="77777777" w:rsidR="00460FBE" w:rsidRDefault="00D0138C">
            <w:pPr>
              <w:spacing w:after="0" w:line="240" w:lineRule="auto"/>
              <w:jc w:val="left"/>
              <w:rPr>
                <w:rFonts w:cs="Arial"/>
                <w:bCs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53FFA67C" w14:textId="77777777" w:rsidR="00460FBE" w:rsidRDefault="00D0138C">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11A2B8C5" w14:textId="77777777" w:rsidR="00460FBE" w:rsidRDefault="00D0138C">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2A970940" w14:textId="77777777" w:rsidR="00460FBE" w:rsidRDefault="00D0138C">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b w:val="0"/>
                <w:color w:val="auto"/>
                <w:sz w:val="22"/>
              </w:rPr>
              <w:t>Predator</w:t>
            </w:r>
          </w:p>
        </w:tc>
        <w:tc>
          <w:tcPr>
            <w:tcW w:w="5605" w:type="dxa"/>
            <w:gridSpan w:val="3"/>
            <w:shd w:val="clear" w:color="auto" w:fill="auto"/>
            <w:noWrap/>
            <w:vAlign w:val="center"/>
          </w:tcPr>
          <w:p w14:paraId="7F4AB21D" w14:textId="77777777" w:rsidR="00460FBE" w:rsidRDefault="00D0138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Cs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6FA008E1" w14:textId="77777777" w:rsidR="00460FBE" w:rsidRDefault="00D0138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bCs w:val="0"/>
                <w:i/>
                <w:color w:val="auto"/>
                <w:sz w:val="22"/>
              </w:rPr>
            </w:pPr>
            <w:r>
              <w:rPr>
                <w:rFonts w:cs="Arial"/>
                <w:b w:val="0"/>
                <w:i/>
                <w:color w:val="auto"/>
                <w:sz w:val="22"/>
              </w:rPr>
              <w:t>n</w:t>
            </w:r>
          </w:p>
        </w:tc>
      </w:tr>
      <w:tr w:rsidR="00460FBE" w14:paraId="0DC10623"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2B100740" w14:textId="77777777" w:rsidR="00460FBE" w:rsidRDefault="00460FBE">
            <w:pPr>
              <w:spacing w:after="0" w:line="240" w:lineRule="auto"/>
              <w:jc w:val="left"/>
              <w:rPr>
                <w:rFonts w:cs="Arial"/>
                <w:bCs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20F2EBAF"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22484C5A"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4AA5DFE0"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588A83A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54E920A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0E96FDC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5192F4AA" w14:textId="77777777" w:rsidR="00460FBE" w:rsidRDefault="00460FBE">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460FBE" w14:paraId="0C3E069E"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4115212A" w14:textId="77777777" w:rsidR="00460FBE" w:rsidRDefault="00D0138C">
            <w:pPr>
              <w:spacing w:after="0" w:line="240" w:lineRule="auto"/>
              <w:jc w:val="left"/>
              <w:rPr>
                <w:rFonts w:cs="Arial"/>
                <w:bCs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62A627CA"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1B5160ED"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1C003732"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4F523D8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210E242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368DBF0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76E6B86C"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4B7CFD69"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29086C8"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3D8F8704"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63B6E8F"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10D3013"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21FA37B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1738809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6DA8CB4F"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7F8C7BF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0294519B"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5128C06"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039284B8"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6FA45B6"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A5119CD"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457C0A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75860E05"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32D4C9BB"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284BE4C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460FBE" w14:paraId="675E8177"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F0B5A57"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1956378"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B15D55A"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2FA6A09C"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266C3C0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214739E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4484FB3B"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3CA6D5A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190C5AAE"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F99955D"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3203D02D"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7561B7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D67E119"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533392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0924421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4F07692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6A59FB5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1E0B00A3"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9FF746B"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2821F0FC"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926AB4B"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B863B7C"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7A4B25B"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545B0A4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43A608A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53A5E33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460FBE" w14:paraId="65CB0783"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7243B84"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340C09AD"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CDBF9B4"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2E074FA6"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6987644D"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0A1FC56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7FE3C0D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5F694D65"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6B2F1412"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8EC150A"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53F0026A"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99977EC"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F9A634A"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70DFDD7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573FA79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400D672F"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5D3C3E4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2D27D538"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821D94C"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1599FBAC"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F58BEC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A9B3168"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4EC3323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3169E36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464609E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07F7168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7FA6E212"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C2B8435"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5C7BCE4D"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14A6534A"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4BD60643"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CBB240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6261619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4CEA3AF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50E516C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0C87F9EF"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03BC553"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500DD37F"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D77A0E1"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163A73D"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7139E4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26AC292B"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35B4178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58F6BB9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4C398008"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78C0A62"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32773329"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1F27267"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D1BB055"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A48A1B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p>
        </w:tc>
        <w:tc>
          <w:tcPr>
            <w:tcW w:w="1868" w:type="dxa"/>
            <w:tcBorders>
              <w:right w:val="nil"/>
            </w:tcBorders>
            <w:shd w:val="clear" w:color="auto" w:fill="auto"/>
            <w:noWrap/>
            <w:vAlign w:val="center"/>
          </w:tcPr>
          <w:p w14:paraId="2F6FE40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728BF3D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7E16D01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460FBE" w14:paraId="36DD80A7"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4F19AFB"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53D3747C"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228A910"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1CEAB9DC"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3E8E7E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4914EDCB"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42F3682D"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0EF0619D"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7DD7E9A3"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A9D5E7B"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323E9064"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53621E6"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8BF38AB"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4AEDAFD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1B80B6E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33F4D0C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51F9F925"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6B491436"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F2B1351"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1290E312"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B63D871"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0735C04"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49DCDB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34E8904F"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58F5097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4B78906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460FBE" w14:paraId="06FC7F22"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D99566C"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2E956259"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3EAC693"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50D0D1DD"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60FEAA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5BAA84B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37B2AEE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5CECE43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3CEDE2C3"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A5EAB5"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3B29F3CD"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37AD557"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A574A97"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1D5507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1F7D5F6B"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27C2528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64E4E9E5"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64C5172D"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D213440"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DDE33D2"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076DE72"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B40AF7A"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B98C30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7E7E7FA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55F394D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7CA1C30F"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460FBE" w14:paraId="2F234F53"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816F595" w14:textId="77777777" w:rsidR="00460FBE" w:rsidRDefault="00D0138C">
            <w:pPr>
              <w:spacing w:after="0" w:line="240" w:lineRule="auto"/>
              <w:jc w:val="left"/>
              <w:rPr>
                <w:rFonts w:cs="Arial"/>
                <w:bCs w:val="0"/>
                <w:color w:val="auto"/>
                <w:sz w:val="22"/>
              </w:rPr>
            </w:pPr>
            <w:r>
              <w:rPr>
                <w:rFonts w:cs="Arial"/>
                <w:b w:val="0"/>
                <w:color w:val="auto"/>
                <w:sz w:val="22"/>
              </w:rPr>
              <w:t>2018</w:t>
            </w:r>
          </w:p>
        </w:tc>
        <w:tc>
          <w:tcPr>
            <w:tcW w:w="1578" w:type="dxa"/>
            <w:shd w:val="clear" w:color="auto" w:fill="auto"/>
            <w:noWrap/>
            <w:vAlign w:val="center"/>
          </w:tcPr>
          <w:p w14:paraId="23D845F9"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3B012A37"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36BD41C5"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1590E87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733355D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13717B9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03A013C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4BC98208"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8A6E60F"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35D4D585"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11023C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338BE84"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2F19D2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1A26BAC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5AD86DC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3BF89DC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18CB60FB"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C8E433A"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48B5C52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058AAFB"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4A41BCC"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6CB5F4B"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43137D9D"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5DC6C0C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2CDF97B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460FBE" w14:paraId="1A9CD136"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D544471"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34D272ED"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88FB9B4"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0CD3EC6F"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922211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6D5C1CC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01C8418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7A86A60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460FBE" w14:paraId="42FF514B"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D12CDAD"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25691D26"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C8FF03A"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8FFCE77"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8A08C9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623D484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640AAF1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08EB393B"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460FBE" w14:paraId="00A72FBF"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7DE8150"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E13B674"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54B3232"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0D16887"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0CA3DE0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0588B9D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694E08AD"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71AFCF0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6A03CB4C"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8DF55FB"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1AF23C61"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A030B13"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41CCB214"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64D8871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61C2CDA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0957584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76E27DDF"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460FBE" w14:paraId="16BAEAA1"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E9B030B"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BD08E12"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AE7108B"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D7293B0"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F98B60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008D1F5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40F70CF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60B83AF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460FBE" w14:paraId="7005B17A"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BC7CE40"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5B4023B9"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6A74C12"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B1E1C8B"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D39B75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5A3B834F"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38294D8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2390407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460FBE" w14:paraId="5F1B090B"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5768185"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E5389E2"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75DD7046"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4B293114"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64CABA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4661E1E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342482FC"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77C1C12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08908153"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B36E727"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744E9C2E"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6CA88D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2EFC0B9"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2C14A4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2C4B742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65B4381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4DD8931C"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404ED3F2"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ABE1310"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58EE1258"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042A96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86918A0"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2E28DE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586B110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1E798DF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384814B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460FBE" w14:paraId="504D7191"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B25B83E"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6119E761"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9CE71AB"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3FEB8982"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4A0718A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0D49324F"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4C1BB54C"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5E07121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460FBE" w14:paraId="78DDE89C"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60A9B85"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1FFD20F9"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CE6BA4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A8472F5"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563AF9F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2F9383B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493001C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51C11F6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460FBE" w14:paraId="24E2A90B"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431AC18"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30A405A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F790DDE"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215B45A"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15B484BD"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4955084D"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5E2C40F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62C46EFC"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460FBE" w14:paraId="54929635"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67BC943"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75E4E701"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97EFF22"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480E993D"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7319837C"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34D6337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1880589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0ED3208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722A4DFF"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6994294"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109BDAA5"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61FAC3B"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81F276E"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E38723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0681835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31995E3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63C0AFEF"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460FBE" w14:paraId="4A5B4010"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BFF183C"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6451A58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B478C20"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2D772ED"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E60DCF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750ACF8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3AC7F39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23D8AC6B"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460FBE" w14:paraId="2061A3D7"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9B592AF" w14:textId="77777777" w:rsidR="00460FBE" w:rsidRDefault="00D0138C">
            <w:pPr>
              <w:spacing w:after="0" w:line="240" w:lineRule="auto"/>
              <w:jc w:val="left"/>
              <w:rPr>
                <w:rFonts w:cs="Arial"/>
                <w:bCs w:val="0"/>
                <w:color w:val="auto"/>
                <w:sz w:val="22"/>
              </w:rPr>
            </w:pPr>
            <w:r>
              <w:rPr>
                <w:rFonts w:cs="Arial"/>
                <w:b w:val="0"/>
                <w:color w:val="auto"/>
                <w:sz w:val="22"/>
              </w:rPr>
              <w:t>2019</w:t>
            </w:r>
          </w:p>
        </w:tc>
        <w:tc>
          <w:tcPr>
            <w:tcW w:w="1578" w:type="dxa"/>
            <w:shd w:val="clear" w:color="auto" w:fill="auto"/>
            <w:noWrap/>
            <w:vAlign w:val="center"/>
          </w:tcPr>
          <w:p w14:paraId="35C91A7E"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7F0A2238"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42CFC55D"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7D366E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441FE89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172AAA9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5ADE61F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560444EA"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CD737C9"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783FB34"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D48C3EC"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B90F9E4"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3CF92C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2D3E5B7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4C47E48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7D1627DD"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707B019D"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CD4BA1E"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07F50D6F"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F110A9A"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BD0A763"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EB25AF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1B58224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1F26C26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2CFC920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400F99DF"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9F9D387"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034C6AC"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3B68C27"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4D2B7B93"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830943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1AB2C55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57497FC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39B7178F"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7FFA6862"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18EE072"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5145467C"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9ADF16A"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1135EB3"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F24E825"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75EABB9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492B7C4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244B835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460FBE" w14:paraId="5A8C431F"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4837841"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2A92AD0"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EDC0ED5"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B31CDBC"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50AE734C"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4F8A07D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7D5ADBA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21A88F4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460FBE" w14:paraId="1B8E6ABA"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1F7D0EE"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2B171E0B"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0E84ED5"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5B251C1E"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9B4837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5D243A8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51E6462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0A1D27D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460FBE" w14:paraId="61153625"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1A13291"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601DCC1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22AE837"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31B74B9"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7F59C906"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3281FA1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3F63470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5EA7A94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460FBE" w14:paraId="58A1F4BC"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5CB1C3C"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5C06E7C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FF60600"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C50DF86"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59C1A5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00ABE68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5DB6CDC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4901799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460FBE" w14:paraId="3FF4D697"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836C58F"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4845E30E"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3C245D56"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5A1D907F"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B3D3353"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35E6D32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733FCE3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71D6292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4ECA0198"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ED94595"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604F4017"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B5A9FD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EB249F4"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8CBE97C"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21C91DB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3B854C3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03C8F0C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4C75EC44"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6AC155D"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2BC4EE8"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D2BBDA7"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21758F4"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34BC7CB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3E08911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69B292FD"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02BDF53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460FBE" w14:paraId="474A8837"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2F5D501"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0BF97237"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B9F5C34"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2BA127E2"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6083DFA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3E278EE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0EA275E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09922964"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1AFF1D65"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1588A3D"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0CBBFAFD"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2987190"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D4956E3"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197177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6C6AD66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59B07939"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62275BF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460FBE" w14:paraId="12D637B5"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817744C"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46D561D3"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316A9CE"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77D089F"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32C08BDD"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1FC26E6F"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0113674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606EB9AE"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460FBE" w14:paraId="74DAD97B"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F23E47C"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5F0138B2"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CE8E1B9"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1D2866FA"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2034675"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42B2D4D7"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619C09E1"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3A33EB6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460FBE" w14:paraId="01471E2D"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AD648AF" w14:textId="77777777" w:rsidR="00460FBE" w:rsidRDefault="00460FBE">
            <w:pPr>
              <w:spacing w:after="0" w:line="240" w:lineRule="auto"/>
              <w:jc w:val="left"/>
              <w:rPr>
                <w:rFonts w:cs="Arial"/>
                <w:bCs w:val="0"/>
                <w:color w:val="auto"/>
                <w:sz w:val="22"/>
              </w:rPr>
            </w:pPr>
          </w:p>
        </w:tc>
        <w:tc>
          <w:tcPr>
            <w:tcW w:w="1578" w:type="dxa"/>
            <w:shd w:val="clear" w:color="auto" w:fill="auto"/>
            <w:noWrap/>
            <w:vAlign w:val="center"/>
          </w:tcPr>
          <w:p w14:paraId="59AF24EF"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F28C9FB"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AD95DE7"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FF437D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270F138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086D6635"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67F6C742"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460FBE" w14:paraId="3B288B2A" w14:textId="77777777" w:rsidTr="00460FBE">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05D46BE" w14:textId="77777777" w:rsidR="00460FBE" w:rsidRDefault="00460FBE">
            <w:pPr>
              <w:spacing w:after="0" w:line="240" w:lineRule="auto"/>
              <w:jc w:val="left"/>
              <w:rPr>
                <w:rFonts w:cs="Arial"/>
                <w:bCs w:val="0"/>
                <w:color w:val="auto"/>
                <w:sz w:val="22"/>
              </w:rPr>
            </w:pPr>
          </w:p>
        </w:tc>
        <w:tc>
          <w:tcPr>
            <w:tcW w:w="1578" w:type="dxa"/>
            <w:tcBorders>
              <w:right w:val="nil"/>
            </w:tcBorders>
            <w:shd w:val="clear" w:color="auto" w:fill="auto"/>
            <w:noWrap/>
            <w:vAlign w:val="center"/>
          </w:tcPr>
          <w:p w14:paraId="356FA8D0"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7AC04FA" w14:textId="77777777" w:rsidR="00460FBE" w:rsidRDefault="00460FBE">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D4798AD" w14:textId="77777777" w:rsidR="00460FBE" w:rsidRDefault="00D0138C">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EB904FA"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1B00ECC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0D873408"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16E3C5D0" w14:textId="77777777" w:rsidR="00460FBE" w:rsidRDefault="00D0138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1D6F927E" w14:textId="77777777" w:rsidR="00460FBE" w:rsidRDefault="00D0138C">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5C53A325" w14:textId="77777777" w:rsidR="00460FBE" w:rsidRDefault="00D0138C">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460FBE" w14:paraId="71FEFA63" w14:textId="77777777" w:rsidTr="00D0138C">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0FA6A533" w14:textId="77777777" w:rsidR="00460FBE" w:rsidRDefault="00D0138C">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071C5871" w14:textId="77777777" w:rsidR="00460FBE" w:rsidRDefault="00D0138C">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6579A264" w14:textId="77777777" w:rsidR="00460FBE" w:rsidRDefault="00D0138C">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0657D124" w14:textId="77777777" w:rsidR="00460FBE" w:rsidRDefault="00D0138C">
            <w:pPr>
              <w:spacing w:line="240" w:lineRule="auto"/>
              <w:jc w:val="center"/>
              <w:rPr>
                <w:sz w:val="24"/>
                <w:szCs w:val="24"/>
              </w:rPr>
            </w:pPr>
            <w:r>
              <w:rPr>
                <w:rFonts w:hint="eastAsia"/>
                <w:sz w:val="24"/>
                <w:szCs w:val="24"/>
              </w:rPr>
              <w:t>Year 2019</w:t>
            </w:r>
          </w:p>
        </w:tc>
      </w:tr>
      <w:tr w:rsidR="00460FBE" w14:paraId="62D3C09B" w14:textId="77777777" w:rsidTr="00D0138C">
        <w:trPr>
          <w:trHeight w:hRule="exact" w:val="461"/>
        </w:trPr>
        <w:tc>
          <w:tcPr>
            <w:tcW w:w="1821" w:type="pct"/>
            <w:shd w:val="clear" w:color="auto" w:fill="auto"/>
            <w:tcMar>
              <w:top w:w="80" w:type="dxa"/>
              <w:left w:w="80" w:type="dxa"/>
              <w:bottom w:w="80" w:type="dxa"/>
              <w:right w:w="80" w:type="dxa"/>
            </w:tcMar>
            <w:vAlign w:val="center"/>
          </w:tcPr>
          <w:p w14:paraId="5DD89D87" w14:textId="77777777" w:rsidR="00460FBE" w:rsidRDefault="00D0138C">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5A201DBB" w14:textId="77777777" w:rsidR="00460FBE" w:rsidRDefault="00D0138C">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1D217909" w14:textId="77777777" w:rsidR="00460FBE" w:rsidRDefault="00D0138C">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282D098A" w14:textId="77777777" w:rsidR="00460FBE" w:rsidRDefault="00D0138C">
            <w:pPr>
              <w:jc w:val="center"/>
              <w:textAlignment w:val="center"/>
              <w:rPr>
                <w:sz w:val="24"/>
                <w:szCs w:val="24"/>
              </w:rPr>
            </w:pPr>
            <w:r>
              <w:rPr>
                <w:rFonts w:eastAsia="SimSun" w:cs="Arial"/>
                <w:sz w:val="24"/>
                <w:szCs w:val="24"/>
                <w:lang w:eastAsia="zh-CN"/>
              </w:rPr>
              <w:t>69.7%</w:t>
            </w:r>
          </w:p>
        </w:tc>
      </w:tr>
      <w:tr w:rsidR="00460FBE" w14:paraId="464C73F6" w14:textId="77777777" w:rsidTr="00D0138C">
        <w:trPr>
          <w:trHeight w:hRule="exact" w:val="461"/>
        </w:trPr>
        <w:tc>
          <w:tcPr>
            <w:tcW w:w="1821" w:type="pct"/>
            <w:shd w:val="clear" w:color="auto" w:fill="auto"/>
            <w:tcMar>
              <w:top w:w="80" w:type="dxa"/>
              <w:left w:w="80" w:type="dxa"/>
              <w:bottom w:w="80" w:type="dxa"/>
              <w:right w:w="80" w:type="dxa"/>
            </w:tcMar>
            <w:vAlign w:val="center"/>
          </w:tcPr>
          <w:p w14:paraId="7090F377" w14:textId="77777777" w:rsidR="00460FBE" w:rsidRDefault="00D0138C">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03D9116C" w14:textId="77777777" w:rsidR="00460FBE" w:rsidRDefault="00D0138C">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397E1302" w14:textId="77777777" w:rsidR="00460FBE" w:rsidRDefault="00D0138C">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34AC051A" w14:textId="77777777" w:rsidR="00460FBE" w:rsidRDefault="00D0138C">
            <w:pPr>
              <w:jc w:val="center"/>
              <w:textAlignment w:val="center"/>
              <w:rPr>
                <w:sz w:val="24"/>
                <w:szCs w:val="24"/>
              </w:rPr>
            </w:pPr>
            <w:r>
              <w:rPr>
                <w:rFonts w:eastAsia="SimSun" w:cs="Arial"/>
                <w:sz w:val="24"/>
                <w:szCs w:val="24"/>
                <w:lang w:eastAsia="zh-CN"/>
              </w:rPr>
              <w:t>25.4%</w:t>
            </w:r>
          </w:p>
        </w:tc>
      </w:tr>
      <w:tr w:rsidR="00460FBE" w14:paraId="4E18C3FE" w14:textId="77777777" w:rsidTr="00D0138C">
        <w:trPr>
          <w:trHeight w:hRule="exact" w:val="461"/>
        </w:trPr>
        <w:tc>
          <w:tcPr>
            <w:tcW w:w="1821" w:type="pct"/>
            <w:shd w:val="clear" w:color="auto" w:fill="auto"/>
            <w:tcMar>
              <w:top w:w="80" w:type="dxa"/>
              <w:left w:w="80" w:type="dxa"/>
              <w:bottom w:w="80" w:type="dxa"/>
              <w:right w:w="80" w:type="dxa"/>
            </w:tcMar>
            <w:vAlign w:val="center"/>
          </w:tcPr>
          <w:p w14:paraId="7E098313" w14:textId="77777777" w:rsidR="00460FBE" w:rsidRDefault="00D0138C">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4DF66085" w14:textId="77777777" w:rsidR="00460FBE" w:rsidRDefault="00D0138C">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7FE1A874" w14:textId="77777777" w:rsidR="00460FBE" w:rsidRDefault="00D0138C">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0F0857B0" w14:textId="77777777" w:rsidR="00460FBE" w:rsidRDefault="00D0138C">
            <w:pPr>
              <w:jc w:val="center"/>
              <w:textAlignment w:val="center"/>
              <w:rPr>
                <w:sz w:val="24"/>
                <w:szCs w:val="24"/>
              </w:rPr>
            </w:pPr>
            <w:r>
              <w:rPr>
                <w:rFonts w:eastAsia="SimSun" w:cs="Arial"/>
                <w:sz w:val="24"/>
                <w:szCs w:val="24"/>
                <w:lang w:eastAsia="zh-CN"/>
              </w:rPr>
              <w:t>1.3%</w:t>
            </w:r>
          </w:p>
        </w:tc>
      </w:tr>
      <w:tr w:rsidR="00460FBE" w14:paraId="33628A32" w14:textId="77777777" w:rsidTr="00D0138C">
        <w:trPr>
          <w:trHeight w:hRule="exact" w:val="461"/>
        </w:trPr>
        <w:tc>
          <w:tcPr>
            <w:tcW w:w="1821" w:type="pct"/>
            <w:shd w:val="clear" w:color="auto" w:fill="auto"/>
            <w:tcMar>
              <w:top w:w="80" w:type="dxa"/>
              <w:left w:w="80" w:type="dxa"/>
              <w:bottom w:w="80" w:type="dxa"/>
              <w:right w:w="80" w:type="dxa"/>
            </w:tcMar>
            <w:vAlign w:val="center"/>
          </w:tcPr>
          <w:p w14:paraId="2723C4F0" w14:textId="77777777" w:rsidR="00460FBE" w:rsidRDefault="00D0138C">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2246E09D" w14:textId="77777777" w:rsidR="00460FBE" w:rsidRDefault="00D0138C">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1423AE12" w14:textId="77777777" w:rsidR="00460FBE" w:rsidRDefault="00D0138C">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37D9A382" w14:textId="77777777" w:rsidR="00460FBE" w:rsidRDefault="00D0138C">
            <w:pPr>
              <w:jc w:val="center"/>
              <w:textAlignment w:val="center"/>
              <w:rPr>
                <w:sz w:val="24"/>
                <w:szCs w:val="24"/>
              </w:rPr>
            </w:pPr>
            <w:r>
              <w:rPr>
                <w:rFonts w:eastAsia="SimSun" w:cs="Arial"/>
                <w:sz w:val="24"/>
                <w:szCs w:val="24"/>
                <w:lang w:eastAsia="zh-CN"/>
              </w:rPr>
              <w:t>0.8%</w:t>
            </w:r>
          </w:p>
        </w:tc>
      </w:tr>
      <w:tr w:rsidR="00460FBE" w14:paraId="41059F8C" w14:textId="77777777" w:rsidTr="00D0138C">
        <w:trPr>
          <w:trHeight w:hRule="exact" w:val="461"/>
        </w:trPr>
        <w:tc>
          <w:tcPr>
            <w:tcW w:w="1821" w:type="pct"/>
            <w:shd w:val="clear" w:color="auto" w:fill="auto"/>
            <w:tcMar>
              <w:top w:w="80" w:type="dxa"/>
              <w:left w:w="80" w:type="dxa"/>
              <w:bottom w:w="80" w:type="dxa"/>
              <w:right w:w="80" w:type="dxa"/>
            </w:tcMar>
            <w:vAlign w:val="center"/>
          </w:tcPr>
          <w:p w14:paraId="665C5D14" w14:textId="77777777" w:rsidR="00460FBE" w:rsidRDefault="00D0138C">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006BBBF6" w14:textId="77777777" w:rsidR="00460FBE" w:rsidRDefault="00D0138C">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40166ADD" w14:textId="77777777" w:rsidR="00460FBE" w:rsidRDefault="00D0138C">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370E775B" w14:textId="77777777" w:rsidR="00460FBE" w:rsidRDefault="00D0138C">
            <w:pPr>
              <w:jc w:val="center"/>
              <w:textAlignment w:val="center"/>
              <w:rPr>
                <w:sz w:val="24"/>
                <w:szCs w:val="24"/>
              </w:rPr>
            </w:pPr>
            <w:r>
              <w:rPr>
                <w:rFonts w:eastAsia="SimSun" w:cs="Arial"/>
                <w:sz w:val="24"/>
                <w:szCs w:val="24"/>
                <w:lang w:eastAsia="zh-CN"/>
              </w:rPr>
              <w:t>2.8%</w:t>
            </w:r>
          </w:p>
        </w:tc>
      </w:tr>
      <w:tr w:rsidR="00460FBE" w14:paraId="3D352C57" w14:textId="77777777" w:rsidTr="00D0138C">
        <w:trPr>
          <w:trHeight w:hRule="exact" w:val="461"/>
        </w:trPr>
        <w:tc>
          <w:tcPr>
            <w:tcW w:w="1821" w:type="pct"/>
            <w:shd w:val="clear" w:color="auto" w:fill="auto"/>
            <w:tcMar>
              <w:top w:w="80" w:type="dxa"/>
              <w:left w:w="80" w:type="dxa"/>
              <w:bottom w:w="80" w:type="dxa"/>
              <w:right w:w="80" w:type="dxa"/>
            </w:tcMar>
            <w:vAlign w:val="center"/>
          </w:tcPr>
          <w:p w14:paraId="0FC68E43" w14:textId="77777777" w:rsidR="00460FBE" w:rsidRDefault="00D0138C">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4F4C4FFE" w14:textId="77777777" w:rsidR="00460FBE" w:rsidRDefault="00D0138C">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3DA5B132" w14:textId="77777777" w:rsidR="00460FBE" w:rsidRDefault="00D0138C">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188B908D" w14:textId="77777777" w:rsidR="00460FBE" w:rsidRDefault="00D0138C">
            <w:pPr>
              <w:spacing w:line="240" w:lineRule="auto"/>
              <w:jc w:val="center"/>
              <w:rPr>
                <w:sz w:val="24"/>
                <w:szCs w:val="24"/>
              </w:rPr>
            </w:pPr>
            <w:r>
              <w:rPr>
                <w:sz w:val="24"/>
                <w:szCs w:val="24"/>
              </w:rPr>
              <w:t>100%</w:t>
            </w:r>
          </w:p>
        </w:tc>
      </w:tr>
    </w:tbl>
    <w:p w14:paraId="3BF2EB82" w14:textId="77777777" w:rsidR="00460FBE" w:rsidRDefault="00460FBE">
      <w:pPr>
        <w:spacing w:line="480" w:lineRule="auto"/>
        <w:rPr>
          <w:b/>
          <w:szCs w:val="24"/>
        </w:rPr>
      </w:pPr>
    </w:p>
    <w:p w14:paraId="7141B543" w14:textId="77777777" w:rsidR="00460FBE" w:rsidRDefault="00D0138C">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460FBE" w14:paraId="3AAEBFDE" w14:textId="77777777" w:rsidTr="00D0138C">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00D3BFC8" w14:textId="77777777" w:rsidR="00460FBE" w:rsidRDefault="00D0138C">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5671199F" w14:textId="77777777" w:rsidR="00460FBE" w:rsidRDefault="00D0138C">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4BF0CAEB" w14:textId="77777777" w:rsidR="00460FBE" w:rsidRDefault="00D0138C">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6FA57CB9" w14:textId="77777777" w:rsidR="00460FBE" w:rsidRDefault="00D0138C">
            <w:pPr>
              <w:spacing w:line="240" w:lineRule="auto"/>
              <w:jc w:val="center"/>
              <w:rPr>
                <w:sz w:val="24"/>
                <w:szCs w:val="24"/>
              </w:rPr>
            </w:pPr>
            <w:r>
              <w:rPr>
                <w:rFonts w:hint="eastAsia"/>
                <w:sz w:val="24"/>
                <w:szCs w:val="24"/>
              </w:rPr>
              <w:t>Year 2019</w:t>
            </w:r>
          </w:p>
        </w:tc>
      </w:tr>
      <w:tr w:rsidR="00460FBE" w14:paraId="79915380" w14:textId="77777777" w:rsidTr="00D0138C">
        <w:trPr>
          <w:trHeight w:hRule="exact" w:val="461"/>
        </w:trPr>
        <w:tc>
          <w:tcPr>
            <w:tcW w:w="1808" w:type="pct"/>
            <w:shd w:val="clear" w:color="auto" w:fill="auto"/>
            <w:tcMar>
              <w:top w:w="80" w:type="dxa"/>
              <w:left w:w="80" w:type="dxa"/>
              <w:bottom w:w="80" w:type="dxa"/>
              <w:right w:w="80" w:type="dxa"/>
            </w:tcMar>
            <w:vAlign w:val="center"/>
          </w:tcPr>
          <w:p w14:paraId="5D036876" w14:textId="77777777" w:rsidR="00460FBE" w:rsidRDefault="00D0138C">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66CB5546" w14:textId="77777777" w:rsidR="00460FBE" w:rsidRDefault="00D0138C">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2193598A" w14:textId="77777777" w:rsidR="00460FBE" w:rsidRDefault="00D0138C">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2CDEC752" w14:textId="77777777" w:rsidR="00460FBE" w:rsidRDefault="00D0138C">
            <w:pPr>
              <w:jc w:val="center"/>
              <w:textAlignment w:val="center"/>
              <w:rPr>
                <w:sz w:val="24"/>
                <w:szCs w:val="24"/>
              </w:rPr>
            </w:pPr>
            <w:r>
              <w:rPr>
                <w:rFonts w:eastAsia="SimSun" w:cs="Arial"/>
                <w:sz w:val="24"/>
                <w:szCs w:val="24"/>
                <w:lang w:eastAsia="zh-CN"/>
              </w:rPr>
              <w:t>83.5%</w:t>
            </w:r>
          </w:p>
        </w:tc>
      </w:tr>
      <w:tr w:rsidR="00460FBE" w14:paraId="6810FFEC" w14:textId="77777777" w:rsidTr="00D0138C">
        <w:trPr>
          <w:trHeight w:hRule="exact" w:val="461"/>
        </w:trPr>
        <w:tc>
          <w:tcPr>
            <w:tcW w:w="1808" w:type="pct"/>
            <w:shd w:val="clear" w:color="auto" w:fill="auto"/>
            <w:tcMar>
              <w:top w:w="80" w:type="dxa"/>
              <w:left w:w="80" w:type="dxa"/>
              <w:bottom w:w="80" w:type="dxa"/>
              <w:right w:w="80" w:type="dxa"/>
            </w:tcMar>
            <w:vAlign w:val="center"/>
          </w:tcPr>
          <w:p w14:paraId="573D56FA" w14:textId="77777777" w:rsidR="00460FBE" w:rsidRDefault="00D0138C">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673E89DD" w14:textId="77777777" w:rsidR="00460FBE" w:rsidRDefault="00D0138C">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653BC357" w14:textId="77777777" w:rsidR="00460FBE" w:rsidRDefault="00D0138C">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40C1DB90" w14:textId="77777777" w:rsidR="00460FBE" w:rsidRDefault="00D0138C">
            <w:pPr>
              <w:jc w:val="center"/>
              <w:textAlignment w:val="center"/>
              <w:rPr>
                <w:sz w:val="24"/>
                <w:szCs w:val="24"/>
              </w:rPr>
            </w:pPr>
            <w:r>
              <w:rPr>
                <w:rFonts w:eastAsia="SimSun" w:cs="Arial"/>
                <w:sz w:val="24"/>
                <w:szCs w:val="24"/>
                <w:lang w:eastAsia="zh-CN"/>
              </w:rPr>
              <w:t>6.2%</w:t>
            </w:r>
          </w:p>
        </w:tc>
      </w:tr>
      <w:tr w:rsidR="00460FBE" w14:paraId="79D5756D" w14:textId="77777777" w:rsidTr="00D0138C">
        <w:trPr>
          <w:trHeight w:hRule="exact" w:val="461"/>
        </w:trPr>
        <w:tc>
          <w:tcPr>
            <w:tcW w:w="1808" w:type="pct"/>
            <w:shd w:val="clear" w:color="auto" w:fill="auto"/>
            <w:tcMar>
              <w:top w:w="80" w:type="dxa"/>
              <w:left w:w="80" w:type="dxa"/>
              <w:bottom w:w="80" w:type="dxa"/>
              <w:right w:w="80" w:type="dxa"/>
            </w:tcMar>
            <w:vAlign w:val="center"/>
          </w:tcPr>
          <w:p w14:paraId="6F36EE0D" w14:textId="77777777" w:rsidR="00460FBE" w:rsidRDefault="00D0138C">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29576974" w14:textId="77777777" w:rsidR="00460FBE" w:rsidRDefault="00D0138C">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19753D04" w14:textId="77777777" w:rsidR="00460FBE" w:rsidRDefault="00D0138C">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41B28CEF" w14:textId="77777777" w:rsidR="00460FBE" w:rsidRDefault="00D0138C">
            <w:pPr>
              <w:jc w:val="center"/>
              <w:textAlignment w:val="center"/>
              <w:rPr>
                <w:sz w:val="24"/>
                <w:szCs w:val="24"/>
              </w:rPr>
            </w:pPr>
            <w:r>
              <w:rPr>
                <w:rFonts w:eastAsia="SimSun" w:cs="Arial"/>
                <w:sz w:val="24"/>
                <w:szCs w:val="24"/>
                <w:lang w:eastAsia="zh-CN"/>
              </w:rPr>
              <w:t>4.1%</w:t>
            </w:r>
          </w:p>
        </w:tc>
      </w:tr>
      <w:tr w:rsidR="00460FBE" w14:paraId="1C9A5BE9" w14:textId="77777777" w:rsidTr="00D0138C">
        <w:trPr>
          <w:trHeight w:hRule="exact" w:val="461"/>
        </w:trPr>
        <w:tc>
          <w:tcPr>
            <w:tcW w:w="1808" w:type="pct"/>
            <w:shd w:val="clear" w:color="auto" w:fill="auto"/>
            <w:tcMar>
              <w:top w:w="80" w:type="dxa"/>
              <w:left w:w="80" w:type="dxa"/>
              <w:bottom w:w="80" w:type="dxa"/>
              <w:right w:w="80" w:type="dxa"/>
            </w:tcMar>
            <w:vAlign w:val="center"/>
          </w:tcPr>
          <w:p w14:paraId="0D06D72E" w14:textId="77777777" w:rsidR="00460FBE" w:rsidRDefault="00D0138C">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5A79A77F" w14:textId="77777777" w:rsidR="00460FBE" w:rsidRDefault="00D0138C">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081B9E4A" w14:textId="77777777" w:rsidR="00460FBE" w:rsidRDefault="00D0138C">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2694269F" w14:textId="77777777" w:rsidR="00460FBE" w:rsidRDefault="00D0138C">
            <w:pPr>
              <w:jc w:val="center"/>
              <w:textAlignment w:val="center"/>
              <w:rPr>
                <w:sz w:val="24"/>
                <w:szCs w:val="24"/>
              </w:rPr>
            </w:pPr>
            <w:r>
              <w:rPr>
                <w:rFonts w:eastAsia="SimSun" w:cs="Arial"/>
                <w:sz w:val="24"/>
                <w:szCs w:val="24"/>
                <w:lang w:eastAsia="zh-CN"/>
              </w:rPr>
              <w:t>4.5%</w:t>
            </w:r>
          </w:p>
        </w:tc>
      </w:tr>
      <w:tr w:rsidR="00460FBE" w14:paraId="46D8ED27" w14:textId="77777777" w:rsidTr="00D0138C">
        <w:trPr>
          <w:trHeight w:hRule="exact" w:val="461"/>
        </w:trPr>
        <w:tc>
          <w:tcPr>
            <w:tcW w:w="1808" w:type="pct"/>
            <w:shd w:val="clear" w:color="auto" w:fill="auto"/>
            <w:tcMar>
              <w:top w:w="80" w:type="dxa"/>
              <w:left w:w="80" w:type="dxa"/>
              <w:bottom w:w="80" w:type="dxa"/>
              <w:right w:w="80" w:type="dxa"/>
            </w:tcMar>
            <w:vAlign w:val="center"/>
          </w:tcPr>
          <w:p w14:paraId="68C4AB52" w14:textId="77777777" w:rsidR="00460FBE" w:rsidRDefault="00D0138C">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5BED5309" w14:textId="77777777" w:rsidR="00460FBE" w:rsidRDefault="00D0138C">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3A976FD7" w14:textId="77777777" w:rsidR="00460FBE" w:rsidRDefault="00D0138C">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5EAA5056" w14:textId="77777777" w:rsidR="00460FBE" w:rsidRDefault="00D0138C">
            <w:pPr>
              <w:jc w:val="center"/>
              <w:textAlignment w:val="center"/>
              <w:rPr>
                <w:sz w:val="24"/>
                <w:szCs w:val="24"/>
              </w:rPr>
            </w:pPr>
            <w:r>
              <w:rPr>
                <w:rFonts w:eastAsia="SimSun" w:cs="Arial"/>
                <w:sz w:val="24"/>
                <w:szCs w:val="24"/>
                <w:lang w:eastAsia="zh-CN"/>
              </w:rPr>
              <w:t>1.7%</w:t>
            </w:r>
          </w:p>
        </w:tc>
      </w:tr>
      <w:tr w:rsidR="00460FBE" w14:paraId="6EEB1966" w14:textId="77777777" w:rsidTr="00D0138C">
        <w:trPr>
          <w:trHeight w:hRule="exact" w:val="461"/>
        </w:trPr>
        <w:tc>
          <w:tcPr>
            <w:tcW w:w="1808" w:type="pct"/>
            <w:shd w:val="clear" w:color="auto" w:fill="auto"/>
            <w:tcMar>
              <w:top w:w="80" w:type="dxa"/>
              <w:left w:w="80" w:type="dxa"/>
              <w:bottom w:w="80" w:type="dxa"/>
              <w:right w:w="80" w:type="dxa"/>
            </w:tcMar>
            <w:vAlign w:val="center"/>
          </w:tcPr>
          <w:p w14:paraId="0B0EB8F4" w14:textId="77777777" w:rsidR="00460FBE" w:rsidRDefault="00D0138C">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4EDA1C91" w14:textId="77777777" w:rsidR="00460FBE" w:rsidRDefault="00D0138C">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2086BBCC" w14:textId="77777777" w:rsidR="00460FBE" w:rsidRDefault="00D0138C">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6BDF41C5" w14:textId="77777777" w:rsidR="00460FBE" w:rsidRDefault="00D0138C">
            <w:pPr>
              <w:spacing w:line="240" w:lineRule="auto"/>
              <w:jc w:val="center"/>
              <w:rPr>
                <w:sz w:val="24"/>
                <w:szCs w:val="24"/>
              </w:rPr>
            </w:pPr>
            <w:r>
              <w:rPr>
                <w:sz w:val="24"/>
                <w:szCs w:val="24"/>
              </w:rPr>
              <w:t>100%</w:t>
            </w:r>
          </w:p>
        </w:tc>
      </w:tr>
    </w:tbl>
    <w:p w14:paraId="4C3A618E" w14:textId="77777777" w:rsidR="00460FBE" w:rsidRDefault="00460FBE">
      <w:pPr>
        <w:spacing w:line="480" w:lineRule="auto"/>
        <w:rPr>
          <w:b/>
          <w:color w:val="FF0000"/>
          <w:szCs w:val="24"/>
        </w:rPr>
      </w:pPr>
    </w:p>
    <w:p w14:paraId="76BD5608" w14:textId="77777777" w:rsidR="00460FBE" w:rsidRDefault="00D0138C">
      <w:pPr>
        <w:jc w:val="center"/>
        <w:rPr>
          <w:color w:val="FF0000"/>
        </w:rPr>
      </w:pPr>
      <w:r>
        <w:rPr>
          <w:noProof/>
          <w:color w:val="FF0000"/>
        </w:rPr>
        <w:lastRenderedPageBreak/>
        <w:drawing>
          <wp:inline distT="0" distB="0" distL="0" distR="0" wp14:anchorId="537989CB" wp14:editId="78A8172C">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14:anchorId="638DD86F" wp14:editId="53B5186D">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14:anchorId="65770255" wp14:editId="21A176EF">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2835000" cy="3240000"/>
                    </a:xfrm>
                    <a:prstGeom prst="rect">
                      <a:avLst/>
                    </a:prstGeom>
                  </pic:spPr>
                </pic:pic>
              </a:graphicData>
            </a:graphic>
          </wp:inline>
        </w:drawing>
      </w:r>
    </w:p>
    <w:p w14:paraId="589A5BC1" w14:textId="77777777" w:rsidR="00460FBE" w:rsidRDefault="00D0138C">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w:t>
      </w:r>
      <w:r>
        <w:rPr>
          <w:rFonts w:hint="eastAsia"/>
          <w:szCs w:val="24"/>
        </w:rPr>
        <w:lastRenderedPageBreak/>
        <w:t>ladybeetles only. The proportions are the posterior mean estimates from the Bayesian stable isotope mixing models averaged over all replicate farms.</w:t>
      </w:r>
    </w:p>
    <w:p w14:paraId="34BED5DA" w14:textId="77777777" w:rsidR="00460FBE" w:rsidRDefault="00D0138C">
      <w:pPr>
        <w:rPr>
          <w:sz w:val="24"/>
          <w:szCs w:val="24"/>
        </w:rPr>
      </w:pPr>
      <w:r>
        <w:rPr>
          <w:sz w:val="24"/>
          <w:szCs w:val="24"/>
        </w:rPr>
        <w:br w:type="page"/>
      </w:r>
    </w:p>
    <w:p w14:paraId="181EE4C3" w14:textId="77777777" w:rsidR="00460FBE" w:rsidRDefault="00D0138C">
      <w:pPr>
        <w:rPr>
          <w:b/>
          <w:sz w:val="24"/>
          <w:szCs w:val="24"/>
        </w:rPr>
      </w:pPr>
      <w:r>
        <w:rPr>
          <w:rFonts w:hint="eastAsia"/>
          <w:b/>
          <w:noProof/>
          <w:sz w:val="24"/>
          <w:szCs w:val="24"/>
        </w:rPr>
        <w:lastRenderedPageBreak/>
        <w:drawing>
          <wp:inline distT="0" distB="0" distL="0" distR="0" wp14:anchorId="4A5C728F" wp14:editId="57A3B994">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14:paraId="743ADB23" w14:textId="77777777" w:rsidR="00460FBE" w:rsidRDefault="00D0138C">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p w14:paraId="10F5C6CD" w14:textId="77777777" w:rsidR="00460FBE" w:rsidRDefault="00D0138C">
      <w:pPr>
        <w:rPr>
          <w:sz w:val="24"/>
          <w:szCs w:val="24"/>
        </w:rPr>
      </w:pPr>
      <w:r>
        <w:rPr>
          <w:sz w:val="24"/>
          <w:szCs w:val="24"/>
        </w:rPr>
        <w:br w:type="page"/>
      </w:r>
    </w:p>
    <w:p w14:paraId="3FD86E54" w14:textId="77777777" w:rsidR="00460FBE" w:rsidRDefault="00D0138C">
      <w:pPr>
        <w:jc w:val="center"/>
        <w:rPr>
          <w:b/>
          <w:bCs/>
          <w:color w:val="FF0000"/>
        </w:rPr>
      </w:pPr>
      <w:r>
        <w:rPr>
          <w:rFonts w:hint="eastAsia"/>
          <w:b/>
          <w:bCs/>
          <w:color w:val="FF0000"/>
        </w:rPr>
        <w:lastRenderedPageBreak/>
        <w:t>Appendix S2</w:t>
      </w:r>
    </w:p>
    <w:p w14:paraId="6D0D6DC5" w14:textId="77777777" w:rsidR="00460FBE" w:rsidRDefault="00D0138C">
      <w:pPr>
        <w:rPr>
          <w:color w:val="FF0000"/>
        </w:rPr>
      </w:pPr>
      <w:r>
        <w:rPr>
          <w:rFonts w:hint="eastAsia"/>
          <w:color w:val="FF0000"/>
        </w:rPr>
        <w:t>Methods</w:t>
      </w:r>
      <w:r>
        <w:rPr>
          <w:rFonts w:cs="Arial"/>
          <w:color w:val="FF0000"/>
        </w:rPr>
        <w:t>—</w:t>
      </w:r>
      <w:r>
        <w:rPr>
          <w:rFonts w:hint="eastAsia"/>
          <w:color w:val="FF0000"/>
        </w:rPr>
        <w:t>feeding experiment of spiders</w:t>
      </w:r>
    </w:p>
    <w:p w14:paraId="373915EE" w14:textId="1061296D" w:rsidR="00460FBE" w:rsidRDefault="00460FBE">
      <w:pPr>
        <w:rPr>
          <w:color w:val="FF0000"/>
        </w:rPr>
      </w:pPr>
    </w:p>
    <w:sectPr w:rsidR="00460FBE" w:rsidSect="00460FBE">
      <w:footerReference w:type="default" r:id="rId18"/>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K NTU" w:date="2021-10-14T14:47:00Z" w:initials="CK NTU">
    <w:p w14:paraId="47C419A2" w14:textId="77777777" w:rsidR="00EB5D0A" w:rsidRDefault="00EB5D0A">
      <w:pPr>
        <w:pStyle w:val="a6"/>
      </w:pPr>
      <w:r>
        <w:t>Update after we finish the Discussion.</w:t>
      </w:r>
    </w:p>
  </w:comment>
  <w:comment w:id="135" w:author="CK NTU" w:date="2021-09-16T10:43:00Z" w:initials="CK NTU">
    <w:p w14:paraId="491838FD" w14:textId="77777777" w:rsidR="00EB5D0A" w:rsidRDefault="00EB5D0A">
      <w:pPr>
        <w:pStyle w:val="a6"/>
      </w:pPr>
      <w:r>
        <w:t>Contrary to our analysis in abiotic and biotic factors?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C419A2" w15:done="0"/>
  <w15:commentEx w15:paraId="491838F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890305" w14:textId="77777777" w:rsidR="007E4923" w:rsidRDefault="007E4923">
      <w:pPr>
        <w:spacing w:line="240" w:lineRule="auto"/>
      </w:pPr>
      <w:r>
        <w:separator/>
      </w:r>
    </w:p>
  </w:endnote>
  <w:endnote w:type="continuationSeparator" w:id="0">
    <w:p w14:paraId="5E98C9A9" w14:textId="77777777" w:rsidR="007E4923" w:rsidRDefault="007E49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77739FB4" w14:textId="774E6425" w:rsidR="00EB5D0A" w:rsidRDefault="00EB5D0A">
        <w:pPr>
          <w:pStyle w:val="aa"/>
          <w:jc w:val="center"/>
        </w:pPr>
        <w:r>
          <w:fldChar w:fldCharType="begin"/>
        </w:r>
        <w:r>
          <w:instrText xml:space="preserve"> PAGE   \* MERGEFORMAT </w:instrText>
        </w:r>
        <w:r>
          <w:fldChar w:fldCharType="separate"/>
        </w:r>
        <w:r w:rsidR="00412534" w:rsidRPr="00412534">
          <w:rPr>
            <w:noProof/>
            <w:lang w:val="zh-TW"/>
          </w:rPr>
          <w:t>23</w:t>
        </w:r>
        <w:r>
          <w:rPr>
            <w:lang w:val="zh-TW"/>
          </w:rPr>
          <w:fldChar w:fldCharType="end"/>
        </w:r>
      </w:p>
    </w:sdtContent>
  </w:sdt>
  <w:p w14:paraId="29C2A2E5" w14:textId="77777777" w:rsidR="00EB5D0A" w:rsidRDefault="00EB5D0A">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98FEFD" w14:textId="77777777" w:rsidR="007E4923" w:rsidRDefault="007E4923">
      <w:pPr>
        <w:spacing w:after="0"/>
      </w:pPr>
      <w:r>
        <w:separator/>
      </w:r>
    </w:p>
  </w:footnote>
  <w:footnote w:type="continuationSeparator" w:id="0">
    <w:p w14:paraId="6D214B3C" w14:textId="77777777" w:rsidR="007E4923" w:rsidRDefault="007E4923">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oNotDisplayPageBoundaries/>
  <w:trackRevisions/>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a9tdf5ptxsr1ex5t7x9av4z2zfr0vx0dev&quot;&gt;My EndNote library 2017&lt;record-ids&gt;&lt;item&gt;392&lt;/item&gt;&lt;item&gt;758&lt;/item&gt;&lt;item&gt;798&lt;/item&gt;&lt;item&gt;799&lt;/item&gt;&lt;/record-ids&gt;&lt;/item&gt;&lt;/Libraries&gt;"/>
  </w:docVars>
  <w:rsids>
    <w:rsidRoot w:val="00D42777"/>
    <w:rsid w:val="00000A40"/>
    <w:rsid w:val="00000D9D"/>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50B1"/>
    <w:rsid w:val="0002651C"/>
    <w:rsid w:val="0002741D"/>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569E"/>
    <w:rsid w:val="000461AC"/>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670F1"/>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E0BCA"/>
    <w:rsid w:val="000E0DD7"/>
    <w:rsid w:val="000E1428"/>
    <w:rsid w:val="000E2216"/>
    <w:rsid w:val="000E4192"/>
    <w:rsid w:val="000E4BA2"/>
    <w:rsid w:val="000E4F50"/>
    <w:rsid w:val="000E5A15"/>
    <w:rsid w:val="000E5E73"/>
    <w:rsid w:val="000E5FA0"/>
    <w:rsid w:val="000E73F9"/>
    <w:rsid w:val="000F0127"/>
    <w:rsid w:val="000F14D4"/>
    <w:rsid w:val="000F1F49"/>
    <w:rsid w:val="000F4226"/>
    <w:rsid w:val="000F4FDA"/>
    <w:rsid w:val="000F5316"/>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10DC"/>
    <w:rsid w:val="00151386"/>
    <w:rsid w:val="00152402"/>
    <w:rsid w:val="00155CC6"/>
    <w:rsid w:val="0015619F"/>
    <w:rsid w:val="001571C9"/>
    <w:rsid w:val="001575FA"/>
    <w:rsid w:val="001604FC"/>
    <w:rsid w:val="00160630"/>
    <w:rsid w:val="001606B7"/>
    <w:rsid w:val="0016142F"/>
    <w:rsid w:val="00161DD0"/>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7C13"/>
    <w:rsid w:val="00357F27"/>
    <w:rsid w:val="00361265"/>
    <w:rsid w:val="00362179"/>
    <w:rsid w:val="003632C1"/>
    <w:rsid w:val="00363A24"/>
    <w:rsid w:val="00364101"/>
    <w:rsid w:val="00364374"/>
    <w:rsid w:val="00365943"/>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A162C"/>
    <w:rsid w:val="003A1826"/>
    <w:rsid w:val="003A1D47"/>
    <w:rsid w:val="003A24EE"/>
    <w:rsid w:val="003A281F"/>
    <w:rsid w:val="003A4D3F"/>
    <w:rsid w:val="003A51A5"/>
    <w:rsid w:val="003A5939"/>
    <w:rsid w:val="003A6621"/>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6FEB"/>
    <w:rsid w:val="004308EA"/>
    <w:rsid w:val="00430CA6"/>
    <w:rsid w:val="004328AE"/>
    <w:rsid w:val="00434717"/>
    <w:rsid w:val="004357DA"/>
    <w:rsid w:val="00436F36"/>
    <w:rsid w:val="00437C53"/>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186"/>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305"/>
    <w:rsid w:val="004C59B3"/>
    <w:rsid w:val="004C5B9C"/>
    <w:rsid w:val="004C6616"/>
    <w:rsid w:val="004C751E"/>
    <w:rsid w:val="004C7F88"/>
    <w:rsid w:val="004D06C9"/>
    <w:rsid w:val="004D1676"/>
    <w:rsid w:val="004D382C"/>
    <w:rsid w:val="004D5A29"/>
    <w:rsid w:val="004D6768"/>
    <w:rsid w:val="004D7A54"/>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6963"/>
    <w:rsid w:val="00587C88"/>
    <w:rsid w:val="00587CF7"/>
    <w:rsid w:val="00590A2C"/>
    <w:rsid w:val="005912BB"/>
    <w:rsid w:val="00592600"/>
    <w:rsid w:val="005928EA"/>
    <w:rsid w:val="00593628"/>
    <w:rsid w:val="005938DE"/>
    <w:rsid w:val="00593DE5"/>
    <w:rsid w:val="005952EE"/>
    <w:rsid w:val="0059530C"/>
    <w:rsid w:val="00595DDC"/>
    <w:rsid w:val="005A3EFD"/>
    <w:rsid w:val="005A48EF"/>
    <w:rsid w:val="005A6785"/>
    <w:rsid w:val="005B03F0"/>
    <w:rsid w:val="005B0D0A"/>
    <w:rsid w:val="005B220B"/>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1C0E"/>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42D9"/>
    <w:rsid w:val="00624400"/>
    <w:rsid w:val="00624F82"/>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EA9"/>
    <w:rsid w:val="00674429"/>
    <w:rsid w:val="006754DF"/>
    <w:rsid w:val="006762D1"/>
    <w:rsid w:val="00676BBF"/>
    <w:rsid w:val="00677006"/>
    <w:rsid w:val="0068273F"/>
    <w:rsid w:val="006829A9"/>
    <w:rsid w:val="006849BE"/>
    <w:rsid w:val="00685214"/>
    <w:rsid w:val="00685D7D"/>
    <w:rsid w:val="0068622A"/>
    <w:rsid w:val="0068648A"/>
    <w:rsid w:val="00686574"/>
    <w:rsid w:val="00686C3D"/>
    <w:rsid w:val="006870AB"/>
    <w:rsid w:val="00693516"/>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BD0"/>
    <w:rsid w:val="006A734A"/>
    <w:rsid w:val="006A7D76"/>
    <w:rsid w:val="006A7E7C"/>
    <w:rsid w:val="006B0745"/>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774"/>
    <w:rsid w:val="007469BF"/>
    <w:rsid w:val="00746E3E"/>
    <w:rsid w:val="00747B7A"/>
    <w:rsid w:val="0075063E"/>
    <w:rsid w:val="00751333"/>
    <w:rsid w:val="0075137D"/>
    <w:rsid w:val="00753271"/>
    <w:rsid w:val="007536A1"/>
    <w:rsid w:val="007539C7"/>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4E3D"/>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2032"/>
    <w:rsid w:val="00832E57"/>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064C"/>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97BC2"/>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F5F"/>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23D8"/>
    <w:rsid w:val="00972771"/>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C6F"/>
    <w:rsid w:val="00A10EC5"/>
    <w:rsid w:val="00A114FB"/>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2F77"/>
    <w:rsid w:val="00A44714"/>
    <w:rsid w:val="00A44DB7"/>
    <w:rsid w:val="00A44EE5"/>
    <w:rsid w:val="00A45075"/>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3637"/>
    <w:rsid w:val="00AB42DE"/>
    <w:rsid w:val="00AB4C46"/>
    <w:rsid w:val="00AB539B"/>
    <w:rsid w:val="00AB59E2"/>
    <w:rsid w:val="00AB5B84"/>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5555"/>
    <w:rsid w:val="00B06EC3"/>
    <w:rsid w:val="00B070B9"/>
    <w:rsid w:val="00B07291"/>
    <w:rsid w:val="00B0765C"/>
    <w:rsid w:val="00B10645"/>
    <w:rsid w:val="00B10F91"/>
    <w:rsid w:val="00B12AE6"/>
    <w:rsid w:val="00B12C9B"/>
    <w:rsid w:val="00B13DD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1BFA"/>
    <w:rsid w:val="00B61DFB"/>
    <w:rsid w:val="00B6303D"/>
    <w:rsid w:val="00B63420"/>
    <w:rsid w:val="00B63984"/>
    <w:rsid w:val="00B641FF"/>
    <w:rsid w:val="00B648C3"/>
    <w:rsid w:val="00B65A40"/>
    <w:rsid w:val="00B65D41"/>
    <w:rsid w:val="00B66638"/>
    <w:rsid w:val="00B66FD4"/>
    <w:rsid w:val="00B7160F"/>
    <w:rsid w:val="00B7174E"/>
    <w:rsid w:val="00B71D5A"/>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1C"/>
    <w:rsid w:val="00BE48BE"/>
    <w:rsid w:val="00BE5F45"/>
    <w:rsid w:val="00BE6918"/>
    <w:rsid w:val="00BE728B"/>
    <w:rsid w:val="00BE74A8"/>
    <w:rsid w:val="00BE7847"/>
    <w:rsid w:val="00BE7B2C"/>
    <w:rsid w:val="00BF0259"/>
    <w:rsid w:val="00BF079D"/>
    <w:rsid w:val="00BF17B7"/>
    <w:rsid w:val="00BF2472"/>
    <w:rsid w:val="00BF41C0"/>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4AFC"/>
    <w:rsid w:val="00C25CB6"/>
    <w:rsid w:val="00C25D17"/>
    <w:rsid w:val="00C261E2"/>
    <w:rsid w:val="00C277BB"/>
    <w:rsid w:val="00C311FB"/>
    <w:rsid w:val="00C320CE"/>
    <w:rsid w:val="00C332FF"/>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C58"/>
    <w:rsid w:val="00D62E59"/>
    <w:rsid w:val="00D63922"/>
    <w:rsid w:val="00D63B2F"/>
    <w:rsid w:val="00D63CFE"/>
    <w:rsid w:val="00D642D0"/>
    <w:rsid w:val="00D6796F"/>
    <w:rsid w:val="00D70681"/>
    <w:rsid w:val="00D7182C"/>
    <w:rsid w:val="00D72C4F"/>
    <w:rsid w:val="00D73ABE"/>
    <w:rsid w:val="00D73B44"/>
    <w:rsid w:val="00D741E4"/>
    <w:rsid w:val="00D74C7D"/>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35B6"/>
    <w:rsid w:val="00DB37A7"/>
    <w:rsid w:val="00DB3B3E"/>
    <w:rsid w:val="00DB3C0F"/>
    <w:rsid w:val="00DB45AA"/>
    <w:rsid w:val="00DB7575"/>
    <w:rsid w:val="00DC0525"/>
    <w:rsid w:val="00DC05D6"/>
    <w:rsid w:val="00DC0AA6"/>
    <w:rsid w:val="00DC1A18"/>
    <w:rsid w:val="00DC1EB3"/>
    <w:rsid w:val="00DC2E32"/>
    <w:rsid w:val="00DC4908"/>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1BF"/>
    <w:rsid w:val="00E068A4"/>
    <w:rsid w:val="00E068F7"/>
    <w:rsid w:val="00E0726A"/>
    <w:rsid w:val="00E104D0"/>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A1E"/>
    <w:rsid w:val="00E25A25"/>
    <w:rsid w:val="00E26211"/>
    <w:rsid w:val="00E2639C"/>
    <w:rsid w:val="00E26CD1"/>
    <w:rsid w:val="00E27986"/>
    <w:rsid w:val="00E27E7B"/>
    <w:rsid w:val="00E312F2"/>
    <w:rsid w:val="00E31800"/>
    <w:rsid w:val="00E31A3C"/>
    <w:rsid w:val="00E31E2D"/>
    <w:rsid w:val="00E33299"/>
    <w:rsid w:val="00E348DE"/>
    <w:rsid w:val="00E41301"/>
    <w:rsid w:val="00E43398"/>
    <w:rsid w:val="00E4470C"/>
    <w:rsid w:val="00E448E3"/>
    <w:rsid w:val="00E4509A"/>
    <w:rsid w:val="00E45150"/>
    <w:rsid w:val="00E45647"/>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5C"/>
    <w:rsid w:val="00E62A84"/>
    <w:rsid w:val="00E63119"/>
    <w:rsid w:val="00E63EFA"/>
    <w:rsid w:val="00E6470D"/>
    <w:rsid w:val="00E6479A"/>
    <w:rsid w:val="00E64B80"/>
    <w:rsid w:val="00E65D92"/>
    <w:rsid w:val="00E660C7"/>
    <w:rsid w:val="00E67BF8"/>
    <w:rsid w:val="00E67FE6"/>
    <w:rsid w:val="00E70DC6"/>
    <w:rsid w:val="00E74706"/>
    <w:rsid w:val="00E74D14"/>
    <w:rsid w:val="00E7505D"/>
    <w:rsid w:val="00E750F2"/>
    <w:rsid w:val="00E7592F"/>
    <w:rsid w:val="00E76641"/>
    <w:rsid w:val="00E76CAC"/>
    <w:rsid w:val="00E80244"/>
    <w:rsid w:val="00E809D4"/>
    <w:rsid w:val="00E811F0"/>
    <w:rsid w:val="00E822FE"/>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17C5"/>
    <w:rsid w:val="00F51A29"/>
    <w:rsid w:val="00F531B7"/>
    <w:rsid w:val="00F53575"/>
    <w:rsid w:val="00F54195"/>
    <w:rsid w:val="00F544C6"/>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B33"/>
    <w:rsid w:val="00F80F80"/>
    <w:rsid w:val="00F81ECD"/>
    <w:rsid w:val="00F824EC"/>
    <w:rsid w:val="00F848E5"/>
    <w:rsid w:val="00F85A36"/>
    <w:rsid w:val="00F85F03"/>
    <w:rsid w:val="00F863BB"/>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4388"/>
    <w:rsid w:val="00FF53C4"/>
    <w:rsid w:val="00FF6736"/>
    <w:rsid w:val="14B50C5A"/>
    <w:rsid w:val="1AF37042"/>
    <w:rsid w:val="24C24D26"/>
    <w:rsid w:val="32B32C94"/>
    <w:rsid w:val="34E76212"/>
    <w:rsid w:val="59FD7529"/>
    <w:rsid w:val="715529A1"/>
    <w:rsid w:val="7C540E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0DF3A"/>
  <w15:docId w15:val="{92CE0939-60C3-4716-9908-B7EACBF8A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60FBE"/>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460FBE"/>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460FBE"/>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460FBE"/>
    <w:rPr>
      <w:sz w:val="16"/>
      <w:szCs w:val="16"/>
    </w:rPr>
  </w:style>
  <w:style w:type="paragraph" w:styleId="a6">
    <w:name w:val="annotation text"/>
    <w:basedOn w:val="a"/>
    <w:link w:val="a7"/>
    <w:uiPriority w:val="99"/>
    <w:semiHidden/>
    <w:unhideWhenUsed/>
    <w:qFormat/>
    <w:rsid w:val="00460FBE"/>
    <w:pPr>
      <w:spacing w:line="240" w:lineRule="auto"/>
    </w:pPr>
    <w:rPr>
      <w:sz w:val="20"/>
      <w:szCs w:val="20"/>
    </w:rPr>
  </w:style>
  <w:style w:type="paragraph" w:styleId="a8">
    <w:name w:val="annotation subject"/>
    <w:basedOn w:val="a6"/>
    <w:next w:val="a6"/>
    <w:link w:val="a9"/>
    <w:uiPriority w:val="99"/>
    <w:semiHidden/>
    <w:unhideWhenUsed/>
    <w:qFormat/>
    <w:rsid w:val="00460FBE"/>
    <w:rPr>
      <w:b/>
      <w:bCs/>
    </w:rPr>
  </w:style>
  <w:style w:type="paragraph" w:styleId="aa">
    <w:name w:val="footer"/>
    <w:basedOn w:val="a"/>
    <w:link w:val="ab"/>
    <w:uiPriority w:val="99"/>
    <w:unhideWhenUsed/>
    <w:qFormat/>
    <w:rsid w:val="00460FBE"/>
    <w:pPr>
      <w:tabs>
        <w:tab w:val="center" w:pos="4320"/>
        <w:tab w:val="right" w:pos="8640"/>
      </w:tabs>
      <w:spacing w:after="0" w:line="240" w:lineRule="auto"/>
    </w:pPr>
  </w:style>
  <w:style w:type="paragraph" w:styleId="ac">
    <w:name w:val="header"/>
    <w:basedOn w:val="a"/>
    <w:link w:val="ad"/>
    <w:uiPriority w:val="99"/>
    <w:unhideWhenUsed/>
    <w:qFormat/>
    <w:rsid w:val="00460FBE"/>
    <w:pPr>
      <w:tabs>
        <w:tab w:val="center" w:pos="4320"/>
        <w:tab w:val="right" w:pos="8640"/>
      </w:tabs>
      <w:spacing w:after="0" w:line="240" w:lineRule="auto"/>
    </w:pPr>
  </w:style>
  <w:style w:type="character" w:styleId="ae">
    <w:name w:val="Hyperlink"/>
    <w:basedOn w:val="a0"/>
    <w:uiPriority w:val="99"/>
    <w:unhideWhenUsed/>
    <w:qFormat/>
    <w:rsid w:val="00460FBE"/>
    <w:rPr>
      <w:color w:val="0000FF"/>
      <w:u w:val="single"/>
    </w:rPr>
  </w:style>
  <w:style w:type="character" w:styleId="af">
    <w:name w:val="line number"/>
    <w:basedOn w:val="a0"/>
    <w:uiPriority w:val="99"/>
    <w:semiHidden/>
    <w:unhideWhenUsed/>
    <w:qFormat/>
    <w:rsid w:val="00460FBE"/>
  </w:style>
  <w:style w:type="table" w:styleId="af0">
    <w:name w:val="Table Grid"/>
    <w:basedOn w:val="a1"/>
    <w:uiPriority w:val="39"/>
    <w:qFormat/>
    <w:rsid w:val="00460FBE"/>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rsid w:val="00460F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460FBE"/>
    <w:pPr>
      <w:ind w:left="720"/>
      <w:contextualSpacing/>
    </w:pPr>
  </w:style>
  <w:style w:type="character" w:customStyle="1" w:styleId="ad">
    <w:name w:val="頁首 字元"/>
    <w:basedOn w:val="a0"/>
    <w:link w:val="ac"/>
    <w:uiPriority w:val="99"/>
    <w:qFormat/>
    <w:rsid w:val="00460FBE"/>
  </w:style>
  <w:style w:type="character" w:customStyle="1" w:styleId="ab">
    <w:name w:val="頁尾 字元"/>
    <w:basedOn w:val="a0"/>
    <w:link w:val="aa"/>
    <w:uiPriority w:val="99"/>
    <w:qFormat/>
    <w:rsid w:val="00460FBE"/>
  </w:style>
  <w:style w:type="paragraph" w:customStyle="1" w:styleId="EndNoteBibliographyTitle">
    <w:name w:val="EndNote Bibliography Title"/>
    <w:basedOn w:val="a"/>
    <w:link w:val="EndNoteBibliographyTitle0"/>
    <w:qFormat/>
    <w:rsid w:val="00460FBE"/>
    <w:pPr>
      <w:spacing w:after="0"/>
      <w:jc w:val="center"/>
    </w:pPr>
    <w:rPr>
      <w:rFonts w:cs="Arial"/>
    </w:rPr>
  </w:style>
  <w:style w:type="character" w:customStyle="1" w:styleId="EndNoteBibliographyTitle0">
    <w:name w:val="EndNote Bibliography Title 字元"/>
    <w:basedOn w:val="a0"/>
    <w:link w:val="EndNoteBibliographyTitle"/>
    <w:qFormat/>
    <w:rsid w:val="00460FBE"/>
    <w:rPr>
      <w:rFonts w:ascii="Arial" w:eastAsiaTheme="minorEastAsia" w:hAnsi="Arial" w:cs="Arial"/>
      <w:sz w:val="28"/>
      <w:szCs w:val="22"/>
    </w:rPr>
  </w:style>
  <w:style w:type="paragraph" w:customStyle="1" w:styleId="EndNoteBibliography">
    <w:name w:val="EndNote Bibliography"/>
    <w:basedOn w:val="a"/>
    <w:link w:val="EndNoteBibliography0"/>
    <w:qFormat/>
    <w:rsid w:val="00460FBE"/>
    <w:pPr>
      <w:spacing w:line="240" w:lineRule="auto"/>
    </w:pPr>
    <w:rPr>
      <w:rFonts w:cs="Arial"/>
    </w:rPr>
  </w:style>
  <w:style w:type="character" w:customStyle="1" w:styleId="EndNoteBibliography0">
    <w:name w:val="EndNote Bibliography 字元"/>
    <w:basedOn w:val="a0"/>
    <w:link w:val="EndNoteBibliography"/>
    <w:qFormat/>
    <w:rsid w:val="00460FBE"/>
    <w:rPr>
      <w:rFonts w:ascii="Arial" w:eastAsiaTheme="minorEastAsia" w:hAnsi="Arial" w:cs="Arial"/>
      <w:sz w:val="28"/>
      <w:szCs w:val="22"/>
    </w:rPr>
  </w:style>
  <w:style w:type="character" w:customStyle="1" w:styleId="jtukpc">
    <w:name w:val="jtukpc"/>
    <w:basedOn w:val="a0"/>
    <w:qFormat/>
    <w:rsid w:val="00460FBE"/>
  </w:style>
  <w:style w:type="character" w:customStyle="1" w:styleId="ynrlnc">
    <w:name w:val="ynrlnc"/>
    <w:basedOn w:val="a0"/>
    <w:qFormat/>
    <w:rsid w:val="00460FBE"/>
  </w:style>
  <w:style w:type="character" w:customStyle="1" w:styleId="a7">
    <w:name w:val="註解文字 字元"/>
    <w:basedOn w:val="a0"/>
    <w:link w:val="a6"/>
    <w:uiPriority w:val="99"/>
    <w:semiHidden/>
    <w:qFormat/>
    <w:rsid w:val="00460FBE"/>
    <w:rPr>
      <w:sz w:val="20"/>
      <w:szCs w:val="20"/>
    </w:rPr>
  </w:style>
  <w:style w:type="character" w:customStyle="1" w:styleId="a9">
    <w:name w:val="註解主旨 字元"/>
    <w:basedOn w:val="a7"/>
    <w:link w:val="a8"/>
    <w:uiPriority w:val="99"/>
    <w:semiHidden/>
    <w:qFormat/>
    <w:rsid w:val="00460FBE"/>
    <w:rPr>
      <w:b/>
      <w:bCs/>
      <w:sz w:val="20"/>
      <w:szCs w:val="20"/>
    </w:rPr>
  </w:style>
  <w:style w:type="character" w:customStyle="1" w:styleId="a4">
    <w:name w:val="註解方塊文字 字元"/>
    <w:basedOn w:val="a0"/>
    <w:link w:val="a3"/>
    <w:uiPriority w:val="99"/>
    <w:semiHidden/>
    <w:qFormat/>
    <w:rsid w:val="00460FBE"/>
    <w:rPr>
      <w:rFonts w:ascii="Segoe UI" w:hAnsi="Segoe UI" w:cs="Segoe UI"/>
      <w:sz w:val="18"/>
      <w:szCs w:val="18"/>
    </w:rPr>
  </w:style>
  <w:style w:type="table" w:customStyle="1" w:styleId="11">
    <w:name w:val="淺色網底1"/>
    <w:basedOn w:val="a1"/>
    <w:uiPriority w:val="60"/>
    <w:qFormat/>
    <w:rsid w:val="00460FBE"/>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460FBE"/>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460FBE"/>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460FBE"/>
    <w:rPr>
      <w:rFonts w:ascii="Arial" w:eastAsiaTheme="minorEastAsia" w:hAnsi="Arial" w:cstheme="minorBidi"/>
      <w:sz w:val="28"/>
      <w:szCs w:val="22"/>
    </w:rPr>
  </w:style>
  <w:style w:type="character" w:customStyle="1" w:styleId="10">
    <w:name w:val="標題 1 字元"/>
    <w:basedOn w:val="a0"/>
    <w:link w:val="1"/>
    <w:uiPriority w:val="9"/>
    <w:qFormat/>
    <w:rsid w:val="00460FBE"/>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5.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4.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874B19-7691-4863-A0F4-6A2948745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49</Pages>
  <Words>17702</Words>
  <Characters>100908</Characters>
  <Application>Microsoft Office Word</Application>
  <DocSecurity>0</DocSecurity>
  <Lines>840</Lines>
  <Paragraphs>236</Paragraphs>
  <ScaleCrop>false</ScaleCrop>
  <Company>.</Company>
  <LinksUpToDate>false</LinksUpToDate>
  <CharactersWithSpaces>118374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1252</cp:revision>
  <dcterms:created xsi:type="dcterms:W3CDTF">2020-10-12T14:12:00Z</dcterms:created>
  <dcterms:modified xsi:type="dcterms:W3CDTF">2021-11-06T15:42:00Z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AE5E7865FD1A4EC8BB8EB27AE1F8EB74</vt:lpwstr>
  </property>
</Properties>
</file>