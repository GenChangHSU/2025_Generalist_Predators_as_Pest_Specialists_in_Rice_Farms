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A2D898" w14:textId="77777777" w:rsidR="000600B7" w:rsidRDefault="00056389">
      <w:pPr>
        <w:jc w:val="left"/>
        <w:rPr>
          <w:b/>
          <w:color w:val="FF0000"/>
        </w:rPr>
      </w:pPr>
      <w:r>
        <w:rPr>
          <w:rFonts w:hint="eastAsia"/>
          <w:b/>
          <w:color w:val="FF0000"/>
        </w:rPr>
        <w:t>Running title</w:t>
      </w:r>
    </w:p>
    <w:p w14:paraId="685BFA2F" w14:textId="77777777" w:rsidR="000600B7" w:rsidRDefault="00056389">
      <w:pPr>
        <w:jc w:val="center"/>
        <w:rPr>
          <w:color w:val="FF0000"/>
        </w:rPr>
      </w:pPr>
      <w:r>
        <w:rPr>
          <w:rFonts w:hint="eastAsia"/>
          <w:color w:val="FF0000"/>
        </w:rPr>
        <w:t>Stable isotope analysis reveals consistent pest consumption by generalist arthropod predators (ladybeetles and spiders) in rice farms</w:t>
      </w:r>
    </w:p>
    <w:p w14:paraId="2B99DB68" w14:textId="77777777" w:rsidR="000600B7" w:rsidRDefault="00056389">
      <w:pPr>
        <w:pStyle w:val="af3"/>
        <w:numPr>
          <w:ilvl w:val="0"/>
          <w:numId w:val="1"/>
        </w:numPr>
        <w:jc w:val="left"/>
        <w:rPr>
          <w:color w:val="FF0000"/>
        </w:rPr>
      </w:pPr>
      <w:r>
        <w:rPr>
          <w:color w:val="FF0000"/>
        </w:rPr>
        <w:t>A predator in need is a predator indeed</w:t>
      </w:r>
    </w:p>
    <w:p w14:paraId="4882E1B3" w14:textId="77777777" w:rsidR="000600B7" w:rsidRDefault="00056389">
      <w:pPr>
        <w:pStyle w:val="af3"/>
        <w:numPr>
          <w:ilvl w:val="0"/>
          <w:numId w:val="1"/>
        </w:numPr>
        <w:jc w:val="left"/>
        <w:rPr>
          <w:color w:val="FF0000"/>
        </w:rPr>
      </w:pPr>
      <w:r>
        <w:rPr>
          <w:color w:val="FF0000"/>
        </w:rPr>
        <w:t>Generalist predators are specialists when things matter (during high pest density)</w:t>
      </w:r>
    </w:p>
    <w:p w14:paraId="60195D5A" w14:textId="77777777" w:rsidR="000600B7" w:rsidRDefault="000600B7">
      <w:pPr>
        <w:jc w:val="left"/>
        <w:rPr>
          <w:b/>
        </w:rPr>
      </w:pPr>
    </w:p>
    <w:p w14:paraId="481F30EB" w14:textId="77777777" w:rsidR="000600B7" w:rsidRDefault="00056389">
      <w:pPr>
        <w:jc w:val="left"/>
        <w:rPr>
          <w:b/>
          <w:color w:val="FF0000"/>
        </w:rPr>
      </w:pPr>
      <w:r>
        <w:rPr>
          <w:rFonts w:hint="eastAsia"/>
          <w:b/>
          <w:color w:val="FF0000"/>
        </w:rPr>
        <w:t>Abstract</w:t>
      </w:r>
    </w:p>
    <w:p w14:paraId="6FA47E6F" w14:textId="77777777"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14936B14" w14:textId="77777777"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767F9064" w14:textId="77777777" w:rsidR="000600B7" w:rsidRDefault="000600B7">
      <w:pPr>
        <w:jc w:val="left"/>
        <w:rPr>
          <w:color w:val="FF0000"/>
        </w:rPr>
      </w:pPr>
    </w:p>
    <w:p w14:paraId="16D33A07" w14:textId="77777777" w:rsidR="000600B7" w:rsidRDefault="00056389">
      <w:pPr>
        <w:jc w:val="left"/>
        <w:rPr>
          <w:b/>
          <w:color w:val="FF0000"/>
        </w:rPr>
      </w:pPr>
      <w:r>
        <w:rPr>
          <w:b/>
          <w:color w:val="FF0000"/>
        </w:rPr>
        <w:br w:type="page"/>
      </w:r>
    </w:p>
    <w:p w14:paraId="4065CF06" w14:textId="77777777" w:rsidR="000600B7" w:rsidRDefault="00056389">
      <w:pPr>
        <w:jc w:val="left"/>
        <w:rPr>
          <w:b/>
        </w:rPr>
      </w:pPr>
      <w:r>
        <w:rPr>
          <w:rFonts w:hint="eastAsia"/>
          <w:b/>
        </w:rPr>
        <w:lastRenderedPageBreak/>
        <w:t>Introduction</w:t>
      </w:r>
    </w:p>
    <w:p w14:paraId="1CC3E0AA" w14:textId="77777777"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691C80">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691C80">
        <w:fldChar w:fldCharType="separate"/>
      </w:r>
      <w:r>
        <w:t>(Huang and Yang 1987)</w:t>
      </w:r>
      <w:r w:rsidR="00691C80">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691C80">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691C80">
        <w:fldChar w:fldCharType="separate"/>
      </w:r>
      <w:r>
        <w:t>(Geiger et al. 2010, Kehoe et al. 2017)</w:t>
      </w:r>
      <w:r w:rsidR="00691C80">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rsidR="00691C80">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691C80">
        <w:fldChar w:fldCharType="separate"/>
      </w:r>
      <w:r>
        <w:t>(Campbell et al. 2017)</w:t>
      </w:r>
      <w:r w:rsidR="00691C80">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691C80">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691C80">
        <w:fldChar w:fldCharType="separate"/>
      </w:r>
      <w:r>
        <w:t>(Gomiero et al. 2011)</w:t>
      </w:r>
      <w:r w:rsidR="00691C80">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691C80">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691C80">
        <w:fldChar w:fldCharType="separate"/>
      </w:r>
      <w:r>
        <w:t>(EC 2020)</w:t>
      </w:r>
      <w:r w:rsidR="00691C80">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14:paraId="218E982D" w14:textId="77777777"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691C80">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91C80">
        <w:rPr>
          <w:color w:val="000000" w:themeColor="text1"/>
        </w:rPr>
        <w:fldChar w:fldCharType="separate"/>
      </w:r>
      <w:r>
        <w:rPr>
          <w:color w:val="000000" w:themeColor="text1"/>
        </w:rPr>
        <w:t>(Stiling and Cornelissen 2005)</w:t>
      </w:r>
      <w:r w:rsidR="00691C80">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691C80">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 </w:instrText>
      </w:r>
      <w:r w:rsidR="00691C80">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EN.CITE.DATA </w:instrText>
      </w:r>
      <w:r w:rsidR="00691C80">
        <w:rPr>
          <w:color w:val="000000" w:themeColor="text1"/>
        </w:rPr>
      </w:r>
      <w:r w:rsidR="00691C80">
        <w:rPr>
          <w:color w:val="000000" w:themeColor="text1"/>
        </w:rPr>
        <w:fldChar w:fldCharType="end"/>
      </w:r>
      <w:r w:rsidR="00691C80">
        <w:rPr>
          <w:color w:val="000000" w:themeColor="text1"/>
        </w:rPr>
      </w:r>
      <w:r w:rsidR="00691C80">
        <w:rPr>
          <w:color w:val="000000" w:themeColor="text1"/>
        </w:rPr>
        <w:fldChar w:fldCharType="separate"/>
      </w:r>
      <w:r>
        <w:rPr>
          <w:color w:val="000000" w:themeColor="text1"/>
        </w:rPr>
        <w:t>(Symondson et al. 2002, Stiling and Cornelissen 2005, Michalko et al. 2019b, Hsu et al. 2021)</w:t>
      </w:r>
      <w:r w:rsidR="00691C80">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691C80">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691C80">
        <w:rPr>
          <w:color w:val="000000" w:themeColor="text1"/>
        </w:rPr>
        <w:fldChar w:fldCharType="separate"/>
      </w:r>
      <w:r>
        <w:rPr>
          <w:color w:val="000000" w:themeColor="text1"/>
        </w:rPr>
        <w:t>(Symondson et al. 2002)</w:t>
      </w:r>
      <w:r w:rsidR="00691C80">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691C80">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91C80">
        <w:rPr>
          <w:color w:val="000000" w:themeColor="text1"/>
        </w:rPr>
        <w:fldChar w:fldCharType="separate"/>
      </w:r>
      <w:r>
        <w:rPr>
          <w:color w:val="000000" w:themeColor="text1"/>
        </w:rPr>
        <w:t>(Stiling and Cornelissen 2005)</w:t>
      </w:r>
      <w:r w:rsidR="00691C80">
        <w:rPr>
          <w:color w:val="000000" w:themeColor="text1"/>
        </w:rPr>
        <w:fldChar w:fldCharType="end"/>
      </w:r>
      <w:r>
        <w:rPr>
          <w:rFonts w:hint="eastAsia"/>
          <w:color w:val="000000" w:themeColor="text1"/>
        </w:rPr>
        <w:t>.</w:t>
      </w:r>
    </w:p>
    <w:p w14:paraId="7670B596" w14:textId="77777777" w:rsidR="000600B7" w:rsidRDefault="0005638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691C80">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691C80">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691C80">
        <w:fldChar w:fldCharType="end"/>
      </w:r>
      <w:r w:rsidR="00691C80">
        <w:fldChar w:fldCharType="separate"/>
      </w:r>
      <w:r>
        <w:t>(Eitzinger and Traugott 2011, Ingrao et al. 2017, Albertini et al. 2018)</w:t>
      </w:r>
      <w:r w:rsidR="00691C80">
        <w:fldChar w:fldCharType="end"/>
      </w:r>
      <w:r>
        <w:t xml:space="preserve">, very few have quantified these predators’ diet compositions over growth season in the field </w:t>
      </w:r>
      <w:r>
        <w:rPr>
          <w:i/>
        </w:rPr>
        <w:t>(knowledge gap 1)</w:t>
      </w:r>
      <w:r>
        <w:t xml:space="preserve"> </w:t>
      </w:r>
      <w:r w:rsidR="00691C8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(Hsu et al. 2021)</w:t>
      </w:r>
      <w:r w:rsidR="00691C80">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691C80">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691C80">
        <w:fldChar w:fldCharType="separate"/>
      </w:r>
      <w:r>
        <w:t>(Michalko et al. 2019b)</w:t>
      </w:r>
      <w:r w:rsidR="00691C80">
        <w:fldChar w:fldCharType="end"/>
      </w:r>
      <w:r>
        <w:t xml:space="preserve">.  If generalist predators consume a high proportion of pests in their diet in field conditions with the presence of alternative prey, the result may help end a long debate on whether generalist predators serve well as </w:t>
      </w:r>
      <w:r>
        <w:lastRenderedPageBreak/>
        <w:t>biocontrol agents</w:t>
      </w:r>
      <w:r>
        <w:rPr>
          <w:rFonts w:hint="eastAsia"/>
        </w:rPr>
        <w:t xml:space="preserve"> </w:t>
      </w:r>
      <w:r w:rsidR="00691C80">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691C80">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691C80">
        <w:fldChar w:fldCharType="end"/>
      </w:r>
      <w:r w:rsidR="00691C80">
        <w:fldChar w:fldCharType="separate"/>
      </w:r>
      <w:r>
        <w:t>(Symondson et al. 2002, Krey et al. 2017, Michalko et al. 2019b)</w:t>
      </w:r>
      <w:r w:rsidR="00691C80">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691C80">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691C80">
        <w:fldChar w:fldCharType="separate"/>
      </w:r>
      <w:r>
        <w:t>(Settle et al. 1996, Dominik et al. 2018)</w:t>
      </w:r>
      <w:r w:rsidR="00691C80">
        <w:fldChar w:fldCharType="end"/>
      </w:r>
      <w:r>
        <w:t xml:space="preserve">, a consistently high consumption of pest by generalist predators, if it occurs, will provide strong support for applying these </w:t>
      </w:r>
      <w:r>
        <w:rPr>
          <w:rFonts w:hint="eastAsia"/>
        </w:rPr>
        <w:t>predators in pest management programs.</w:t>
      </w:r>
    </w:p>
    <w:p w14:paraId="5CF32105" w14:textId="77777777" w:rsidR="000600B7" w:rsidRDefault="00056389">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691C80">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91C80">
        <w:fldChar w:fldCharType="separate"/>
      </w:r>
      <w:r>
        <w:t>(Roubinet et al. 2017)</w:t>
      </w:r>
      <w:r w:rsidR="00691C80">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rsidR="00691C80">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691C80">
        <w:fldChar w:fldCharType="separate"/>
      </w:r>
      <w:r>
        <w:t>(Birkhofer et al. 2011)</w:t>
      </w:r>
      <w:r w:rsidR="00691C80">
        <w:fldChar w:fldCharType="end"/>
      </w:r>
      <w:r>
        <w:t xml:space="preserve">. In general, compared to conventional farming, organic farming promotes arthropod diversity (both pest and alternative prey) </w:t>
      </w:r>
      <w:r w:rsidR="00691C80">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691C80">
        <w:fldChar w:fldCharType="separate"/>
      </w:r>
      <w:r>
        <w:t>(Bengtsson et al. 2005)</w:t>
      </w:r>
      <w:r w:rsidR="00691C80">
        <w:fldChar w:fldCharType="end"/>
      </w:r>
      <w:r>
        <w:t>, potentially lowering the consumption of pest by generalist predators</w:t>
      </w:r>
      <w:r>
        <w:rPr>
          <w:rFonts w:hint="eastAsia"/>
        </w:rPr>
        <w:t xml:space="preserve"> </w:t>
      </w:r>
      <w:r w:rsidR="00691C8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(Hsu et al. 2021)</w:t>
      </w:r>
      <w:r w:rsidR="00691C80">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691C80">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691C80">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691C80">
        <w:fldChar w:fldCharType="end"/>
      </w:r>
      <w:r w:rsidR="00691C80">
        <w:fldChar w:fldCharType="separate"/>
      </w:r>
      <w:r>
        <w:t>(Hardin et al. 1995, Settle et al. 1996, Birkhofer et al. 2008a, Guedes et al. 2016)</w:t>
      </w:r>
      <w:r w:rsidR="00691C80">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691C80">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91C80">
        <w:fldChar w:fldCharType="separate"/>
      </w:r>
      <w:r>
        <w:t>(Roubinet et al. 2017)</w:t>
      </w:r>
      <w:r w:rsidR="00691C80">
        <w:fldChar w:fldCharType="end"/>
      </w:r>
      <w:r>
        <w:rPr>
          <w:rFonts w:hint="eastAsia"/>
        </w:rPr>
        <w:t xml:space="preserve"> </w:t>
      </w:r>
      <w:r>
        <w:t>or feeding preference</w:t>
      </w:r>
      <w:r>
        <w:rPr>
          <w:rFonts w:hint="eastAsia"/>
        </w:rPr>
        <w:t xml:space="preserve"> for pests</w:t>
      </w:r>
      <w:r>
        <w:t xml:space="preserve"> </w:t>
      </w:r>
      <w:r w:rsidR="00691C80">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030576">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030576">
        <w:fldChar w:fldCharType="end"/>
      </w:r>
      <w:r w:rsidR="00691C80">
        <w:fldChar w:fldCharType="separate"/>
      </w:r>
      <w:r>
        <w:rPr>
          <w:noProof/>
        </w:rPr>
        <w:t>(Wise et al. 2006, Kuusk and Ekbom 2012, Eitzinger et al. 2019)</w:t>
      </w:r>
      <w:r w:rsidR="00691C80">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691C80">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691C80">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691C80">
        <w:fldChar w:fldCharType="end"/>
      </w:r>
      <w:r w:rsidR="00691C80">
        <w:fldChar w:fldCharType="separate"/>
      </w:r>
      <w:r>
        <w:t>(Altieri and Letourneau 1982, Altieri 1999, Barbosa and Castellanos 2005, Diehl et al. 2013, Lichtenberg et al. 2017)</w:t>
      </w:r>
      <w:r w:rsidR="00691C80">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76469B73" w14:textId="77777777"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 xml:space="preserve">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rsidR="00691C80">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691C80">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691C80">
        <w:fldChar w:fldCharType="end"/>
      </w:r>
      <w:r w:rsidR="00691C80">
        <w:fldChar w:fldCharType="separate"/>
      </w:r>
      <w:r>
        <w:t>(Post 2002, Boecklen et al. 2011, Layman et al. 2012)</w:t>
      </w:r>
      <w:r w:rsidR="00691C80">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691C80">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691C80">
        <w:fldChar w:fldCharType="separate"/>
      </w:r>
      <w:r>
        <w:t>(Newton 2016)</w:t>
      </w:r>
      <w:r w:rsidR="00691C80">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14:paraId="0DC6746E" w14:textId="77777777" w:rsidR="000600B7" w:rsidRDefault="00056389">
      <w:pPr>
        <w:jc w:val="left"/>
      </w:pPr>
      <w:r>
        <w:t xml:space="preserve">   </w:t>
      </w:r>
    </w:p>
    <w:p w14:paraId="116D57EF" w14:textId="77777777" w:rsidR="000600B7" w:rsidRDefault="00056389">
      <w:pPr>
        <w:rPr>
          <w:b/>
        </w:rPr>
      </w:pPr>
      <w:r>
        <w:rPr>
          <w:rFonts w:hint="eastAsia"/>
          <w:b/>
        </w:rPr>
        <w:t>Materials and Methods</w:t>
      </w:r>
    </w:p>
    <w:p w14:paraId="2AD3399A" w14:textId="77777777" w:rsidR="000600B7" w:rsidRDefault="00056389">
      <w:pPr>
        <w:jc w:val="center"/>
        <w:rPr>
          <w:i/>
        </w:rPr>
      </w:pPr>
      <w:r>
        <w:rPr>
          <w:rFonts w:hint="eastAsia"/>
          <w:i/>
        </w:rPr>
        <w:t>Study system and sample collection</w:t>
      </w:r>
    </w:p>
    <w:p w14:paraId="04559141" w14:textId="77777777"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691C8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(Hsu et al. 2021)</w:t>
      </w:r>
      <w:r w:rsidR="00691C80">
        <w:fldChar w:fldCharType="end"/>
      </w:r>
      <w:r>
        <w:t>.</w:t>
      </w:r>
    </w:p>
    <w:p w14:paraId="61B228F4" w14:textId="77777777" w:rsidR="000600B7" w:rsidRDefault="00056389">
      <w:pPr>
        <w:pStyle w:val="af3"/>
        <w:ind w:left="0"/>
        <w:jc w:val="left"/>
      </w:pPr>
      <w:r>
        <w:rPr>
          <w:rFonts w:hint="eastAsia"/>
        </w:rPr>
        <w:tab/>
        <w:t xml:space="preserve"> </w:t>
      </w:r>
    </w:p>
    <w:p w14:paraId="0AD9F747" w14:textId="77777777" w:rsidR="000600B7" w:rsidRDefault="00056389">
      <w:pPr>
        <w:pStyle w:val="af3"/>
        <w:ind w:left="0"/>
        <w:jc w:val="center"/>
        <w:rPr>
          <w:i/>
        </w:rPr>
      </w:pPr>
      <w:r>
        <w:rPr>
          <w:rFonts w:hint="eastAsia"/>
          <w:i/>
        </w:rPr>
        <w:t>Stable isotope analysis of arthropod samples</w:t>
      </w:r>
    </w:p>
    <w:p w14:paraId="66F02214" w14:textId="77777777"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25583774" w14:textId="77777777" w:rsidR="000600B7" w:rsidRDefault="000600B7">
      <w:pPr>
        <w:pStyle w:val="af3"/>
        <w:ind w:left="0"/>
        <w:jc w:val="left"/>
        <w:rPr>
          <w:color w:val="FF0000"/>
        </w:rPr>
      </w:pPr>
    </w:p>
    <w:p w14:paraId="44541CFB" w14:textId="77777777" w:rsidR="000600B7" w:rsidRDefault="00056389">
      <w:pPr>
        <w:jc w:val="center"/>
        <w:rPr>
          <w:i/>
        </w:rPr>
      </w:pPr>
      <w:r>
        <w:rPr>
          <w:rFonts w:hint="eastAsia"/>
          <w:i/>
        </w:rPr>
        <w:t>Arthropod trophic guild assignment</w:t>
      </w:r>
    </w:p>
    <w:p w14:paraId="69E899BB" w14:textId="77777777" w:rsidR="000600B7" w:rsidRDefault="00056389">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691C80">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691C80">
        <w:fldChar w:fldCharType="separate"/>
      </w:r>
      <w:r>
        <w:t>(Blondel 2003)</w:t>
      </w:r>
      <w:r w:rsidR="00691C80">
        <w:fldChar w:fldCharType="end"/>
      </w:r>
      <w:r>
        <w:t xml:space="preserve">. In this study, we </w:t>
      </w:r>
      <w:r>
        <w:rPr>
          <w:rFonts w:hint="eastAsia"/>
        </w:rPr>
        <w:t xml:space="preserve">classified arthropod samples into four trophic guilds based on their dietary information and isotope signatures </w:t>
      </w:r>
      <w:r w:rsidR="00691C80">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fldChar w:fldCharType="separate"/>
      </w:r>
      <w:r>
        <w:t>(see Hsu et al. [2021] for more details)</w:t>
      </w:r>
      <w:r w:rsidR="00691C80">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1B5E7EE4" w14:textId="77777777" w:rsidR="000600B7" w:rsidRDefault="000600B7">
      <w:pPr>
        <w:rPr>
          <w:i/>
          <w:color w:val="FF0000"/>
        </w:rPr>
      </w:pPr>
    </w:p>
    <w:p w14:paraId="1336B025" w14:textId="77777777" w:rsidR="000600B7" w:rsidRDefault="00056389">
      <w:pPr>
        <w:pStyle w:val="af3"/>
        <w:ind w:left="0"/>
        <w:jc w:val="center"/>
        <w:rPr>
          <w:i/>
        </w:rPr>
      </w:pPr>
      <w:r>
        <w:rPr>
          <w:rFonts w:hint="eastAsia"/>
          <w:i/>
        </w:rPr>
        <w:t>Data analys</w:t>
      </w:r>
      <w:r w:rsidR="00D660B8">
        <w:rPr>
          <w:rFonts w:hint="eastAsia"/>
          <w:i/>
        </w:rPr>
        <w:t>e</w:t>
      </w:r>
      <w:r>
        <w:rPr>
          <w:rFonts w:hint="eastAsia"/>
          <w:i/>
        </w:rPr>
        <w:t>s</w:t>
      </w:r>
    </w:p>
    <w:p w14:paraId="34104193" w14:textId="77777777"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691C80">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691C80">
        <w:fldChar w:fldCharType="separate"/>
      </w:r>
      <w:r>
        <w:t>(Stock and Semmens 2017)</w:t>
      </w:r>
      <w:r w:rsidR="00691C80">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691C80">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691C80">
        <w:fldChar w:fldCharType="separate"/>
      </w:r>
      <w:r>
        <w:t>(Mazzi and Dorn 2012, Sun et al. 2015)</w:t>
      </w:r>
      <w:r w:rsidR="00691C80">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691C80">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691C80">
        <w:fldChar w:fldCharType="separate"/>
      </w:r>
      <w:r>
        <w:t>(Phillips and Koch 2002, Stock and Semmens 2016)</w:t>
      </w:r>
      <w:r w:rsidR="00691C80">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691C80">
        <w:fldChar w:fldCharType="begin"/>
      </w:r>
      <w:r w:rsidR="00030576">
        <w:instrText xml:space="preserve"> ADDIN EN.CITE &lt;EndNote&gt;&lt;Cite AuthorYear="1"&gt;&lt;Author&gt;Caut&lt;/Author&gt;&lt;Year&gt;2009&lt;/Year&gt;&lt;RecNum&gt;23&lt;/RecNum&gt;&lt;DisplayText&gt;Caut et al. (2009)&lt;/DisplayText&gt;&lt;record&gt;&lt;rec-number&gt;23&lt;/rec-number&gt;&lt;foreign-keys&gt;&lt;key app="EN" db-id="edrs0tdw6d5p0heeswv5s9eg29easr0wf0ww" timestamp="1627447587"&gt;23&lt;/key&gt;&lt;/foreign-keys&gt;&lt;ref-type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Ecology&lt;/full-title&gt;&lt;abbr-1&gt;J. Appl. Ecol.&lt;/abbr-1&gt;&lt;abbr-2&gt;J Appl Ecol&lt;/abbr-2&gt;&lt;/periodical&gt;&lt;pages&gt;443-453&lt;/pages&gt;&lt;volume&gt;46&lt;/volume&gt;&lt;number&gt;2&lt;/number&gt;&lt;dates&gt;&lt;year&gt;2009&lt;/year&gt;&lt;/dates&gt;&lt;isbn&gt;0021-8901&lt;/isbn&gt;&lt;urls&gt;&lt;/urls&gt;&lt;/record&gt;&lt;/Cite&gt;&lt;/EndNote&gt;</w:instrText>
      </w:r>
      <w:r w:rsidR="00691C80">
        <w:fldChar w:fldCharType="separate"/>
      </w:r>
      <w:r>
        <w:rPr>
          <w:noProof/>
        </w:rPr>
        <w:t>Caut et al. (2009)</w:t>
      </w:r>
      <w:r w:rsidR="00691C80">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6EB07ED7" w14:textId="77777777" w:rsidR="000600B7" w:rsidRDefault="00056389">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691C80">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691C80">
        <w:fldChar w:fldCharType="separate"/>
      </w:r>
      <w:r>
        <w:t>(Zeileis et al. 2016)</w:t>
      </w:r>
      <w:r w:rsidR="00691C80">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691C80">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91C80">
        <w:fldChar w:fldCharType="separate"/>
      </w:r>
      <w:r>
        <w:t>(Fox and Weisberg 2018)</w:t>
      </w:r>
      <w:r w:rsidR="00691C80">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691C80">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691C80">
        <w:fldChar w:fldCharType="separate"/>
      </w:r>
      <w:r>
        <w:t>(Lenth and Lenth 2018)</w:t>
      </w:r>
      <w:r w:rsidR="00691C80">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691C80">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691C80">
        <w:fldChar w:fldCharType="separate"/>
      </w:r>
      <w:r>
        <w:t>(R Core Team 2021)</w:t>
      </w:r>
      <w:r w:rsidR="00691C80">
        <w:fldChar w:fldCharType="end"/>
      </w:r>
      <w:r>
        <w:rPr>
          <w:rFonts w:hint="eastAsia"/>
        </w:rPr>
        <w:t>.</w:t>
      </w:r>
    </w:p>
    <w:p w14:paraId="03FEE12A" w14:textId="77777777" w:rsidR="000600B7" w:rsidRDefault="000600B7">
      <w:pPr>
        <w:rPr>
          <w:b/>
        </w:rPr>
      </w:pPr>
    </w:p>
    <w:p w14:paraId="6410C0D4" w14:textId="77777777" w:rsidR="000600B7" w:rsidRDefault="00056389">
      <w:pPr>
        <w:rPr>
          <w:b/>
        </w:rPr>
      </w:pPr>
      <w:r>
        <w:rPr>
          <w:rFonts w:hint="eastAsia"/>
          <w:b/>
        </w:rPr>
        <w:t>Results</w:t>
      </w:r>
    </w:p>
    <w:p w14:paraId="71C2642C" w14:textId="77777777" w:rsidR="000600B7" w:rsidRDefault="00056389">
      <w:pPr>
        <w:jc w:val="center"/>
        <w:rPr>
          <w:i/>
        </w:rPr>
      </w:pPr>
      <w:r>
        <w:rPr>
          <w:rFonts w:hint="eastAsia"/>
          <w:i/>
        </w:rPr>
        <w:t>Diet compositions of predators in rice farms</w:t>
      </w:r>
    </w:p>
    <w:p w14:paraId="4989E00C" w14:textId="77777777"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49651423" w14:textId="77777777"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45C24C25" w14:textId="77777777" w:rsidR="000600B7" w:rsidRDefault="000600B7">
      <w:pPr>
        <w:rPr>
          <w:color w:val="FF0000"/>
        </w:rPr>
      </w:pPr>
    </w:p>
    <w:p w14:paraId="49F00194" w14:textId="77777777" w:rsidR="000600B7" w:rsidRDefault="00056389">
      <w:pPr>
        <w:jc w:val="center"/>
        <w:rPr>
          <w:i/>
        </w:rPr>
      </w:pPr>
      <w:r>
        <w:rPr>
          <w:rFonts w:hint="eastAsia"/>
          <w:i/>
        </w:rPr>
        <w:t>Patterns of rice herbivore consumption by predators</w:t>
      </w:r>
    </w:p>
    <w:p w14:paraId="17797850" w14:textId="77777777"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2A095DF8" w14:textId="77777777"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4466C2D1" w14:textId="77777777" w:rsidR="000600B7" w:rsidRDefault="000600B7"/>
    <w:p w14:paraId="354CAFF5" w14:textId="77777777"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14:paraId="5A071049" w14:textId="77777777"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5C08A8E5" w14:textId="77777777"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53443401" w14:textId="77777777"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691C80">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691C80">
        <w:fldChar w:fldCharType="separate"/>
      </w:r>
      <w:r>
        <w:t>(Rusch et al. 2016)</w:t>
      </w:r>
      <w:r w:rsidR="00691C80">
        <w:fldChar w:fldCharType="end"/>
      </w:r>
      <w:r>
        <w:rPr>
          <w:rFonts w:hint="eastAsia"/>
        </w:rPr>
        <w:t xml:space="preserve"> , but see </w:t>
      </w:r>
      <w:r w:rsidR="00691C80">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691C80">
        <w:fldChar w:fldCharType="separate"/>
      </w:r>
      <w:r>
        <w:t>Karp et al. (2018)</w:t>
      </w:r>
      <w:r w:rsidR="00691C80">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7A8BE9E5" w14:textId="77777777" w:rsidR="000600B7" w:rsidRDefault="00056389">
      <w:pPr>
        <w:rPr>
          <w:color w:val="FF0000"/>
        </w:rPr>
      </w:pPr>
      <w:r>
        <w:rPr>
          <w:color w:val="FF0000"/>
        </w:rPr>
        <w:br w:type="page"/>
      </w:r>
    </w:p>
    <w:p w14:paraId="6498E6BB" w14:textId="77777777" w:rsidR="000600B7" w:rsidRDefault="00056389">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691C80">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91C80">
        <w:rPr>
          <w:sz w:val="24"/>
        </w:rPr>
        <w:fldChar w:fldCharType="separate"/>
      </w:r>
      <w:r>
        <w:rPr>
          <w:sz w:val="24"/>
        </w:rPr>
        <w:t>(Fox and Weisberg 2018)</w:t>
      </w:r>
      <w:r w:rsidR="00691C80">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00B7" w14:paraId="5A49CDA4" w14:textId="77777777" w:rsidTr="000600B7">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8D88D8B" w14:textId="77777777"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06BADFC5"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4A274CFA"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60C0E670"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63554BCC"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14:paraId="66B0B17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C62E212" w14:textId="77777777"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5887B00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6879783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170627E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6236ADA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14:paraId="50AC757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395EFBD"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4A1AEBA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05CEE57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D450B5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0CD1335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3B9B305F"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3241C2C"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1B597CB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5311F27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729081D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2CD3276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3350F6C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B9B8ED1"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9C2CDC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315C392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A0A924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429A44D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14:paraId="03E9713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417187D"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45134D1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1081A22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5837A05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690F1D7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14:paraId="537B081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DA8F371"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4590133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433CE9C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12E28E1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187173F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00B7" w14:paraId="4C02879F"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1F19AF8" w14:textId="77777777" w:rsidR="000600B7" w:rsidRDefault="0005638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1CD2DC4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605A8FB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0D48A1E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36789BE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00B7" w14:paraId="6EEB1EC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819C544"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FB187C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48B2174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33518D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570827C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5AF6ECF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D080963"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485D003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2DD40D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6D0DB7F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4258927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29F2F62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DED997E"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F2667D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6F6A809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3D4FB3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7CB7959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14:paraId="6C67C6C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8D95163"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7414376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469E4E9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23A17E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49B2D37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14:paraId="6E5DA70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440FFB4"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C9E86B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58A2EAA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D10F02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0DD98F5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00B7" w14:paraId="0DD5A9C8"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9DE3D0C"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7DD8A62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7B6A701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3D5A36F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48FC304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00B7" w14:paraId="42AB0ACC"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8DF0CC9"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7FFA5E8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43091CE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4FA6F59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53280DE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00B7" w14:paraId="7C2C24F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6CA1BD0"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0299BD0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5EF56D7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08744ED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7102315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00B7" w14:paraId="052670BF"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492AE22" w14:textId="77777777" w:rsidR="000600B7" w:rsidRDefault="0005638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4A2F342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0FF19CC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431876D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1C946D0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14:paraId="7150EAE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2EBFF766"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1582DDB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5881AC1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01B502E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183CD8A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14:paraId="4251E25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8511F33"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6B26BBA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47FA8EA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723F562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02D862C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00B7" w14:paraId="116BFA1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A648449"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5D33D83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28FA547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2687A36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3C93E95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14:paraId="59F94618"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7666EAE5"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654E548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090D399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B668C4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08204B6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14:paraId="0D9E2E6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B02EFD8"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4AB8053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10ADD1D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77583FC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0F92CBB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00B7" w14:paraId="789981E5"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8662598"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51BCF05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585D155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607AAD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6F3252A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00B7" w14:paraId="3400958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4191512"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414A162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52409C0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13AD90E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049DC7A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00B7" w14:paraId="5D901296"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5742ED0"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53496D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D8B6F3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1935E11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430979B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7B25F6E8" w14:textId="77777777" w:rsidR="000600B7" w:rsidRDefault="00056389">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sidR="00691C80">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91C80">
        <w:rPr>
          <w:sz w:val="24"/>
        </w:rPr>
        <w:fldChar w:fldCharType="separate"/>
      </w:r>
      <w:r>
        <w:rPr>
          <w:sz w:val="24"/>
        </w:rPr>
        <w:t>(Hothorn et al. 2008)</w:t>
      </w:r>
      <w:r w:rsidR="00691C80">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00B7" w14:paraId="78780025"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A7E0A21"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50578AE6"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49787D95"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2E76A9C7"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195BF94F"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23EF1D0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EAA9157"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609680D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08DA51F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3A88172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11EBF3A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14:paraId="4D786E77"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7390A02"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5241A34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3B20B4C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70C3162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0736697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14:paraId="7C5E8C8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032B794"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54B9754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69D49D0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1C97E70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0A871C8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00B7" w14:paraId="2796CE0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2432D27"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6281DE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7C0F7CC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7933E80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5759B58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00B7" w14:paraId="5A1C8AE0"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5F6B6472"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35F94B3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37C6989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58D8305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78C2895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00B7" w14:paraId="03F7B10F"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08A857"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2B2ED9D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3F67C47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0AE95F1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35F1452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50503A88" w14:textId="77777777" w:rsidR="000600B7" w:rsidRDefault="000600B7">
      <w:pPr>
        <w:rPr>
          <w:b/>
          <w:color w:val="FF0000"/>
        </w:rPr>
      </w:pPr>
    </w:p>
    <w:p w14:paraId="30E24215" w14:textId="77777777" w:rsidR="000600B7" w:rsidRDefault="000600B7">
      <w:pPr>
        <w:rPr>
          <w:b/>
          <w:color w:val="FF0000"/>
        </w:rPr>
      </w:pPr>
    </w:p>
    <w:p w14:paraId="730DEED3" w14:textId="77777777" w:rsidR="000600B7" w:rsidRDefault="00056389">
      <w:pPr>
        <w:rPr>
          <w:sz w:val="24"/>
        </w:rPr>
      </w:pPr>
      <w:r>
        <w:rPr>
          <w:sz w:val="24"/>
        </w:rPr>
        <w:br w:type="page"/>
      </w:r>
    </w:p>
    <w:p w14:paraId="789014A0" w14:textId="77777777" w:rsidR="000600B7" w:rsidRDefault="00056389">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sidR="00691C80">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91C80">
        <w:rPr>
          <w:sz w:val="24"/>
        </w:rPr>
        <w:fldChar w:fldCharType="separate"/>
      </w:r>
      <w:r>
        <w:rPr>
          <w:sz w:val="24"/>
        </w:rPr>
        <w:t>(Hothorn et al. 2008)</w:t>
      </w:r>
      <w:r w:rsidR="00691C80">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00B7" w14:paraId="72009889"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A74479E"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69EC5E39"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2BE7AB24"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719D5646"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3C039F3C"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1D323C9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BE8B483"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4961B91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450592D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01DF683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72AE20E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14:paraId="0263FBFB"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B4ADCBF"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203633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0701973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6313AE7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0517F02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14:paraId="424AF86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50C6856E"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6AF99E1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05337E2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237B59E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4E342A6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00B7" w14:paraId="20C412F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1283220"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0E17E3F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4592767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1ED7A25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517C187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00B7" w14:paraId="72F57B4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D18068A"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3DBFA53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7C31001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7EDD9AD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168B241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00B7" w14:paraId="2E0ED4AB"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E87073E"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2D2DB50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4D87CAA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6D75559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49611FD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00B7" w14:paraId="7F4BEB72"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0A0176FF" w14:textId="77777777"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753EC41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03F4993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59A5BE8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468BE13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00B7" w14:paraId="52BA1F6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9466E8" w14:textId="77777777"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3E3C9AB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360910F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14DB9D9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4839212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00B7" w14:paraId="4FC6A720"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49536F69" w14:textId="77777777"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20E5E37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2E5326C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4703EAD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7C54798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13065F4E" w14:textId="77777777" w:rsidR="000600B7" w:rsidRDefault="00056389">
      <w:pPr>
        <w:rPr>
          <w:b/>
          <w:color w:val="FF0000"/>
        </w:rPr>
      </w:pPr>
      <w:r>
        <w:rPr>
          <w:b/>
          <w:color w:val="FF0000"/>
        </w:rPr>
        <w:br w:type="page"/>
      </w:r>
    </w:p>
    <w:p w14:paraId="7682DD4B" w14:textId="77777777" w:rsidR="000600B7" w:rsidRDefault="00056389">
      <w:pPr>
        <w:jc w:val="center"/>
      </w:pPr>
      <w:r>
        <w:rPr>
          <w:noProof/>
        </w:rPr>
        <w:lastRenderedPageBreak/>
        <w:drawing>
          <wp:inline distT="0" distB="0" distL="0" distR="0" wp14:anchorId="50B91A75" wp14:editId="6838E187">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15707BA9" w14:textId="77777777" w:rsidR="000600B7" w:rsidRDefault="00056389">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1744CE26" w14:textId="77777777" w:rsidR="000600B7" w:rsidRDefault="000600B7">
      <w:pPr>
        <w:rPr>
          <w:sz w:val="24"/>
        </w:rPr>
      </w:pPr>
    </w:p>
    <w:p w14:paraId="45A553C8" w14:textId="77777777" w:rsidR="000600B7" w:rsidRDefault="00056389">
      <w:pPr>
        <w:jc w:val="center"/>
      </w:pPr>
      <w:r>
        <w:rPr>
          <w:noProof/>
        </w:rPr>
        <w:lastRenderedPageBreak/>
        <w:drawing>
          <wp:inline distT="0" distB="0" distL="0" distR="0" wp14:anchorId="6930EEE1" wp14:editId="15490ABA">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728C0089" w14:textId="77777777" w:rsidR="000600B7" w:rsidRDefault="00056389">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7FFD82A6" w14:textId="77777777" w:rsidR="000600B7" w:rsidRDefault="000600B7">
      <w:pPr>
        <w:rPr>
          <w:b/>
          <w:color w:val="FF0000"/>
        </w:rPr>
      </w:pPr>
    </w:p>
    <w:p w14:paraId="3B8A1650" w14:textId="77777777" w:rsidR="000600B7" w:rsidRDefault="000600B7">
      <w:pPr>
        <w:rPr>
          <w:b/>
          <w:color w:val="FF0000"/>
        </w:rPr>
      </w:pPr>
    </w:p>
    <w:p w14:paraId="3B86C637" w14:textId="77777777" w:rsidR="000600B7" w:rsidRDefault="000600B7">
      <w:pPr>
        <w:rPr>
          <w:b/>
          <w:color w:val="FF0000"/>
        </w:rPr>
      </w:pPr>
    </w:p>
    <w:p w14:paraId="3C6F0CF0" w14:textId="77777777" w:rsidR="000600B7" w:rsidRDefault="000600B7">
      <w:pPr>
        <w:rPr>
          <w:b/>
          <w:color w:val="FF0000"/>
        </w:rPr>
      </w:pPr>
    </w:p>
    <w:p w14:paraId="0B502EAE" w14:textId="77777777" w:rsidR="000600B7" w:rsidRDefault="00056389">
      <w:pPr>
        <w:jc w:val="center"/>
        <w:rPr>
          <w:color w:val="FF0000"/>
          <w:sz w:val="24"/>
        </w:rPr>
      </w:pPr>
      <w:r>
        <w:rPr>
          <w:rFonts w:hint="eastAsia"/>
          <w:noProof/>
          <w:color w:val="FF0000"/>
          <w:sz w:val="24"/>
        </w:rPr>
        <w:lastRenderedPageBreak/>
        <w:drawing>
          <wp:inline distT="0" distB="0" distL="0" distR="0" wp14:anchorId="2E2D4502" wp14:editId="19BD237D">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1E1B745F" w14:textId="77777777" w:rsidR="000600B7" w:rsidRDefault="00056389">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1E4C2BF8" w14:textId="77777777" w:rsidR="000600B7" w:rsidRDefault="00056389">
      <w:pPr>
        <w:rPr>
          <w:rFonts w:cs="Arial"/>
          <w:b/>
          <w:szCs w:val="28"/>
        </w:rPr>
      </w:pPr>
      <w:r>
        <w:rPr>
          <w:rFonts w:cs="Arial"/>
          <w:b/>
          <w:szCs w:val="28"/>
        </w:rPr>
        <w:br w:type="page"/>
      </w:r>
    </w:p>
    <w:p w14:paraId="6B3F7932" w14:textId="77777777" w:rsidR="000600B7" w:rsidRDefault="00056389">
      <w:pPr>
        <w:rPr>
          <w:rFonts w:cs="Arial"/>
          <w:b/>
          <w:szCs w:val="28"/>
        </w:rPr>
      </w:pPr>
      <w:r>
        <w:rPr>
          <w:rFonts w:cs="Arial"/>
          <w:b/>
          <w:szCs w:val="28"/>
        </w:rPr>
        <w:lastRenderedPageBreak/>
        <w:t>Discussion</w:t>
      </w:r>
    </w:p>
    <w:p w14:paraId="7D196487" w14:textId="77777777"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various abiotic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52328880" w14:textId="77777777" w:rsidR="000600B7" w:rsidRDefault="000600B7">
      <w:pPr>
        <w:rPr>
          <w:rFonts w:cs="Arial"/>
          <w:szCs w:val="28"/>
        </w:rPr>
      </w:pPr>
    </w:p>
    <w:p w14:paraId="77AB8145" w14:textId="77777777" w:rsidR="000600B7" w:rsidRDefault="00056389">
      <w:pPr>
        <w:ind w:firstLine="720"/>
        <w:jc w:val="center"/>
        <w:rPr>
          <w:rFonts w:cs="Arial"/>
          <w:i/>
          <w:szCs w:val="28"/>
        </w:rPr>
      </w:pPr>
      <w:r>
        <w:rPr>
          <w:rFonts w:cs="Arial"/>
          <w:i/>
          <w:szCs w:val="28"/>
        </w:rPr>
        <w:t>Generalist predators function as specialists at late crop stages (or when things matter)</w:t>
      </w:r>
    </w:p>
    <w:p w14:paraId="098B2E0E" w14:textId="77777777" w:rsidR="000600B7" w:rsidRDefault="00056389">
      <w:pPr>
        <w:ind w:firstLine="720"/>
        <w:rPr>
          <w:rFonts w:cs="Arial"/>
          <w:color w:val="0070C0"/>
          <w:szCs w:val="28"/>
        </w:rPr>
      </w:pPr>
      <w:r>
        <w:rPr>
          <w:rFonts w:cs="Arial"/>
          <w:color w:val="0070C0"/>
          <w:szCs w:val="28"/>
        </w:rPr>
        <w:t xml:space="preserve">Increasing over crop stages, </w:t>
      </w:r>
      <w:r>
        <w:rPr>
          <w:rFonts w:cs="Arial" w:hint="eastAsia"/>
          <w:color w:val="0070C0"/>
          <w:szCs w:val="28"/>
        </w:rPr>
        <w:t>G</w:t>
      </w:r>
      <w:r>
        <w:rPr>
          <w:rFonts w:cs="Arial"/>
          <w:color w:val="0070C0"/>
          <w:szCs w:val="28"/>
        </w:rPr>
        <w:t>eneralists become specialists functionally (clarify the previous conce</w:t>
      </w:r>
      <w:r>
        <w:rPr>
          <w:rFonts w:cs="Arial" w:hint="eastAsia"/>
          <w:color w:val="0070C0"/>
          <w:szCs w:val="28"/>
        </w:rPr>
        <w:t>r</w:t>
      </w:r>
      <w:r>
        <w:rPr>
          <w:rFonts w:cs="Arial"/>
          <w:color w:val="0070C0"/>
          <w:szCs w:val="28"/>
        </w:rPr>
        <w:t xml:space="preserve">n/debate; check our introduction Line 39-78; our results provide strong support for GAP), </w:t>
      </w:r>
      <w:r>
        <w:rPr>
          <w:rFonts w:cs="Arial" w:hint="eastAsia"/>
          <w:color w:val="0070C0"/>
          <w:szCs w:val="28"/>
        </w:rPr>
        <w:t>B</w:t>
      </w:r>
      <w:r>
        <w:rPr>
          <w:rFonts w:cs="Arial"/>
          <w:color w:val="0070C0"/>
          <w:szCs w:val="28"/>
        </w:rPr>
        <w:t>iocontrol value (when things matter</w:t>
      </w:r>
      <w:r>
        <w:rPr>
          <w:rFonts w:cs="Arial" w:hint="eastAsia"/>
          <w:color w:val="0070C0"/>
          <w:szCs w:val="28"/>
        </w:rPr>
        <w:t xml:space="preserve">: </w:t>
      </w:r>
      <w:r>
        <w:rPr>
          <w:rFonts w:cs="Arial"/>
          <w:color w:val="0070C0"/>
          <w:szCs w:val="28"/>
        </w:rPr>
        <w:t>flowering and ripening for crop production; high pest density</w:t>
      </w:r>
      <w:r>
        <w:rPr>
          <w:rFonts w:cs="Arial" w:hint="eastAsia"/>
          <w:color w:val="0070C0"/>
          <w:szCs w:val="28"/>
        </w:rPr>
        <w:t>)</w:t>
      </w:r>
      <w:r>
        <w:rPr>
          <w:rFonts w:cs="Arial"/>
          <w:color w:val="0070C0"/>
          <w:szCs w:val="28"/>
        </w:rPr>
        <w:t>, Spider vs. ladybeetles over crop stages</w:t>
      </w:r>
    </w:p>
    <w:p w14:paraId="3B727779" w14:textId="77777777"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lastRenderedPageBreak/>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691C80"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691C80"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691C80" w:rsidRPr="00585FBE">
        <w:rPr>
          <w:rFonts w:cs="Arial"/>
          <w:szCs w:val="28"/>
        </w:rPr>
      </w:r>
      <w:r w:rsidR="00691C80" w:rsidRPr="00585FBE">
        <w:rPr>
          <w:rFonts w:cs="Arial"/>
          <w:szCs w:val="28"/>
        </w:rPr>
        <w:fldChar w:fldCharType="end"/>
      </w:r>
      <w:r w:rsidR="00691C80" w:rsidRPr="00585FBE">
        <w:rPr>
          <w:rFonts w:cs="Arial"/>
          <w:szCs w:val="28"/>
        </w:rPr>
      </w:r>
      <w:r w:rsidR="00691C80" w:rsidRPr="00585FBE">
        <w:rPr>
          <w:rFonts w:cs="Arial"/>
          <w:szCs w:val="28"/>
        </w:rPr>
        <w:fldChar w:fldCharType="separate"/>
      </w:r>
      <w:r w:rsidR="00585FBE" w:rsidRPr="00585FBE">
        <w:rPr>
          <w:rFonts w:cs="Arial"/>
          <w:noProof/>
          <w:szCs w:val="28"/>
        </w:rPr>
        <w:t>(Albajes and Alomar 1999, Prasad and Snyder 2006, Roubinet et al. 2018)</w:t>
      </w:r>
      <w:r w:rsidR="00691C80"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315E3320" w14:textId="77777777"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691C80">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691C80">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sidR="00056389">
        <w:rPr>
          <w:rFonts w:cs="Arial"/>
          <w:szCs w:val="28"/>
        </w:rPr>
        <w:t>(Allan et al. 1987, Nyffeler 1999, Klecka and Boukal 2013)</w:t>
      </w:r>
      <w:r w:rsidR="00691C80">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(Tetragnathidae)</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691C80">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691C80">
        <w:rPr>
          <w:rFonts w:cs="Arial"/>
          <w:szCs w:val="28"/>
        </w:rPr>
        <w:fldChar w:fldCharType="separate"/>
      </w:r>
      <w:r w:rsidR="00056389">
        <w:rPr>
          <w:rFonts w:cs="Arial"/>
          <w:szCs w:val="28"/>
        </w:rPr>
        <w:t>(Nyffeler 1999)</w:t>
      </w:r>
      <w:r w:rsidR="00691C80">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 xml:space="preserve">proportions </w:t>
      </w:r>
      <w:r w:rsidR="00056389">
        <w:rPr>
          <w:rFonts w:cs="Arial" w:hint="eastAsia"/>
          <w:szCs w:val="28"/>
        </w:rPr>
        <w:lastRenderedPageBreak/>
        <w:t>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By 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691C80">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691C80">
        <w:rPr>
          <w:rFonts w:cs="Arial"/>
          <w:szCs w:val="28"/>
        </w:rPr>
        <w:fldChar w:fldCharType="separate"/>
      </w:r>
      <w:r w:rsidR="00030576">
        <w:rPr>
          <w:rFonts w:cs="Arial"/>
          <w:noProof/>
          <w:szCs w:val="28"/>
        </w:rPr>
        <w:t>(Schmitz 2008)</w:t>
      </w:r>
      <w:r w:rsidR="00691C80">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14:paraId="05DC281F" w14:textId="77777777" w:rsidR="000600B7" w:rsidRDefault="000600B7">
      <w:pPr>
        <w:rPr>
          <w:rFonts w:cs="Arial"/>
          <w:b/>
          <w:color w:val="0070C0"/>
          <w:szCs w:val="28"/>
        </w:rPr>
      </w:pPr>
    </w:p>
    <w:p w14:paraId="69FBEA67" w14:textId="77777777" w:rsidR="000600B7" w:rsidRDefault="00056389">
      <w:pPr>
        <w:ind w:firstLine="720"/>
        <w:rPr>
          <w:rFonts w:cs="Arial"/>
          <w:i/>
          <w:color w:val="0070C0"/>
          <w:szCs w:val="28"/>
        </w:rPr>
      </w:pPr>
      <w:r>
        <w:rPr>
          <w:rFonts w:cs="Arial"/>
          <w:i/>
          <w:color w:val="0070C0"/>
          <w:szCs w:val="28"/>
        </w:rPr>
        <w:t>Generalist</w:t>
      </w:r>
      <w:r>
        <w:rPr>
          <w:rFonts w:cs="Arial" w:hint="eastAsia"/>
          <w:i/>
          <w:color w:val="0070C0"/>
          <w:szCs w:val="28"/>
        </w:rPr>
        <w:t>s exhibit</w:t>
      </w:r>
      <w:r>
        <w:rPr>
          <w:rFonts w:cs="Arial"/>
          <w:i/>
          <w:color w:val="0070C0"/>
          <w:szCs w:val="28"/>
        </w:rPr>
        <w:t xml:space="preserve"> consistent </w:t>
      </w:r>
      <w:r>
        <w:rPr>
          <w:rFonts w:cs="Arial" w:hint="eastAsia"/>
          <w:i/>
          <w:color w:val="0070C0"/>
          <w:szCs w:val="28"/>
        </w:rPr>
        <w:t>pest consumption patterns</w:t>
      </w:r>
      <w:r>
        <w:rPr>
          <w:rFonts w:cs="Arial"/>
          <w:i/>
          <w:color w:val="0070C0"/>
          <w:szCs w:val="28"/>
        </w:rPr>
        <w:t xml:space="preserve"> over years</w:t>
      </w:r>
    </w:p>
    <w:p w14:paraId="005C53A7" w14:textId="77777777" w:rsidR="000600B7" w:rsidRDefault="00056389">
      <w:pPr>
        <w:ind w:firstLine="720"/>
        <w:rPr>
          <w:rFonts w:cs="Arial"/>
          <w:color w:val="0070C0"/>
          <w:szCs w:val="28"/>
        </w:rPr>
      </w:pPr>
      <w:r>
        <w:rPr>
          <w:rFonts w:cs="Arial"/>
          <w:color w:val="0070C0"/>
          <w:szCs w:val="28"/>
        </w:rPr>
        <w:t xml:space="preserve">Consistent over years (show abiotic factors and biotic factors [guild level &gt; rice herbivore species level]) &gt; highlight the value/implication of our finding: regardless of abiotic change and biotic change (e.g., outbreak of different pests over years), GAP will provide consistent biocontrol value &gt; Good tool for sustainable agriculture. </w:t>
      </w:r>
      <w:r>
        <w:rPr>
          <w:rFonts w:cs="Arial"/>
          <w:color w:val="BFBFBF" w:themeColor="background1" w:themeShade="BF"/>
          <w:szCs w:val="28"/>
        </w:rPr>
        <w:t xml:space="preserve">(check if the composition of rice herbivore species changed over years [e.g., BPH and sting bug were the most abundant in </w:t>
      </w:r>
      <w:r>
        <w:rPr>
          <w:rFonts w:cs="Arial" w:hint="eastAsia"/>
          <w:color w:val="BFBFBF" w:themeColor="background1" w:themeShade="BF"/>
          <w:szCs w:val="28"/>
        </w:rPr>
        <w:t>Y</w:t>
      </w:r>
      <w:r>
        <w:rPr>
          <w:rFonts w:cs="Arial"/>
          <w:color w:val="BFBFBF" w:themeColor="background1" w:themeShade="BF"/>
          <w:szCs w:val="28"/>
        </w:rPr>
        <w:t xml:space="preserve">ear 1 and 2, respectively] ) </w:t>
      </w:r>
    </w:p>
    <w:p w14:paraId="7101E629" w14:textId="77777777" w:rsidR="000600B7" w:rsidRDefault="00CD5C98" w:rsidP="00675F1E">
      <w:pPr>
        <w:ind w:firstLine="720"/>
        <w:rPr>
          <w:rFonts w:cs="Arial"/>
          <w:szCs w:val="28"/>
        </w:rPr>
      </w:pPr>
      <w:r>
        <w:rPr>
          <w:rFonts w:cs="Arial"/>
          <w:szCs w:val="28"/>
        </w:rPr>
        <w:t>Ideal</w:t>
      </w:r>
      <w:r w:rsidR="00AE65D8">
        <w:rPr>
          <w:rFonts w:cs="Arial"/>
          <w:szCs w:val="28"/>
        </w:rPr>
        <w:t xml:space="preserve"> biocontrol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r w:rsidR="00A36A08">
        <w:rPr>
          <w:rFonts w:cs="Arial"/>
          <w:szCs w:val="28"/>
        </w:rPr>
        <w:t>abiotic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w:t>
      </w:r>
      <w:r w:rsidR="003D0B46">
        <w:rPr>
          <w:rFonts w:cs="Arial"/>
          <w:szCs w:val="28"/>
        </w:rPr>
        <w:lastRenderedPageBreak/>
        <w:t xml:space="preserve">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abiotic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the compositions of rice herbivores at the flowering and ripening stage differed substantially among the three years, in particular the two most dominant groups</w:t>
      </w:r>
      <w:r w:rsidR="00157D73">
        <w:rPr>
          <w:rFonts w:cs="Arial"/>
          <w:szCs w:val="28"/>
        </w:rPr>
        <w:t>:</w:t>
      </w:r>
      <w:r w:rsidR="00056389">
        <w:rPr>
          <w:rFonts w:cs="Arial" w:hint="eastAsia"/>
          <w:szCs w:val="28"/>
        </w:rPr>
        <w:t xml:space="preserve"> leafhoppers (</w:t>
      </w:r>
      <w:r w:rsidR="00056389">
        <w:rPr>
          <w:rFonts w:cs="Arial"/>
          <w:szCs w:val="28"/>
        </w:rPr>
        <w:t>Cicadellidae/</w:t>
      </w:r>
      <w:r w:rsidR="00056389">
        <w:rPr>
          <w:rFonts w:cs="Arial"/>
          <w:i/>
          <w:szCs w:val="28"/>
        </w:rPr>
        <w:t>Nephotettix</w:t>
      </w:r>
      <w:r w:rsidR="00056389">
        <w:rPr>
          <w:rFonts w:cs="Arial" w:hint="eastAsia"/>
          <w:szCs w:val="28"/>
        </w:rPr>
        <w:t>) and planthoppers (</w:t>
      </w:r>
      <w:r w:rsidR="00056389">
        <w:rPr>
          <w:rFonts w:cs="Arial"/>
          <w:szCs w:val="28"/>
        </w:rPr>
        <w:t>Delphacidae/</w:t>
      </w:r>
      <w:r w:rsidR="00056389">
        <w:rPr>
          <w:rFonts w:cs="Arial"/>
          <w:i/>
          <w:szCs w:val="28"/>
        </w:rPr>
        <w:t>Nilaparvata</w:t>
      </w:r>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r w:rsidR="00CD5AF4">
        <w:rPr>
          <w:rFonts w:cs="Arial"/>
          <w:szCs w:val="28"/>
        </w:rPr>
        <w:t xml:space="preserve">abiotic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abiotic or biotic factors</w:t>
      </w:r>
      <w:r w:rsidR="00CD5AF4">
        <w:rPr>
          <w:rFonts w:cs="Arial"/>
          <w:szCs w:val="28"/>
        </w:rPr>
        <w:t xml:space="preserve"> </w:t>
      </w:r>
      <w:r w:rsidR="00691C80">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691C80">
        <w:rPr>
          <w:rFonts w:cs="Arial"/>
          <w:szCs w:val="28"/>
        </w:rPr>
        <w:fldChar w:fldCharType="separate"/>
      </w:r>
      <w:r w:rsidR="00056389">
        <w:rPr>
          <w:rFonts w:cs="Arial"/>
          <w:szCs w:val="28"/>
        </w:rPr>
        <w:t>(Whitney et al. 2018, Eitzinger et al. 2021)</w:t>
      </w:r>
      <w:r w:rsidR="00691C80">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r w:rsidR="005E3B8F">
        <w:rPr>
          <w:rFonts w:cs="Arial"/>
          <w:szCs w:val="28"/>
        </w:rPr>
        <w:t xml:space="preserve">GAPs’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14:paraId="70E7B172" w14:textId="77777777" w:rsidR="000600B7" w:rsidRDefault="00056389">
      <w:pPr>
        <w:rPr>
          <w:rFonts w:cs="Arial"/>
          <w:szCs w:val="28"/>
        </w:rPr>
      </w:pPr>
      <w:r>
        <w:rPr>
          <w:rFonts w:cs="Arial" w:hint="eastAsia"/>
          <w:szCs w:val="28"/>
        </w:rPr>
        <w:tab/>
      </w:r>
    </w:p>
    <w:p w14:paraId="038F6910" w14:textId="77777777" w:rsidR="000600B7" w:rsidRDefault="00056389">
      <w:pPr>
        <w:jc w:val="center"/>
        <w:rPr>
          <w:rFonts w:cs="Arial"/>
          <w:i/>
          <w:szCs w:val="28"/>
        </w:rPr>
      </w:pPr>
      <w:r>
        <w:rPr>
          <w:rFonts w:cs="Arial"/>
          <w:i/>
          <w:szCs w:val="28"/>
        </w:rPr>
        <w:t>Factors associated with pest consumption by predators</w:t>
      </w:r>
    </w:p>
    <w:p w14:paraId="2FBE4E06" w14:textId="77777777"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14:paraId="32C41366" w14:textId="7DF21E52" w:rsidR="000600B7" w:rsidRDefault="00056389">
      <w:pPr>
        <w:ind w:firstLine="720"/>
        <w:rPr>
          <w:rFonts w:cs="Arial"/>
          <w:szCs w:val="28"/>
        </w:rPr>
      </w:pPr>
      <w:r>
        <w:rPr>
          <w:rFonts w:cs="Arial" w:hint="eastAsia"/>
          <w:szCs w:val="28"/>
        </w:rPr>
        <w:lastRenderedPageBreak/>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w:t>
      </w:r>
      <w:ins w:id="1" w:author="CK NTU" w:date="2022-02-23T10:25:00Z">
        <w:r w:rsidR="00AA27E7">
          <w:rPr>
            <w:rFonts w:cs="Arial"/>
            <w:szCs w:val="28"/>
          </w:rPr>
          <w:t xml:space="preserve">One explanation is </w:t>
        </w:r>
      </w:ins>
      <w:del w:id="2" w:author="CK NTU" w:date="2022-02-23T10:25:00Z">
        <w:r w:rsidDel="00AA27E7">
          <w:rPr>
            <w:rFonts w:cs="Arial"/>
            <w:szCs w:val="28"/>
          </w:rPr>
          <w:delText xml:space="preserve">Previous studies have shown </w:delText>
        </w:r>
      </w:del>
      <w:r>
        <w:rPr>
          <w:rFonts w:cs="Arial"/>
          <w:szCs w:val="28"/>
        </w:rPr>
        <w:t xml:space="preserve">that organic farming </w:t>
      </w:r>
      <w:del w:id="3" w:author="CK NTU" w:date="2022-02-23T10:25:00Z">
        <w:r w:rsidDel="00AA27E7">
          <w:rPr>
            <w:rFonts w:cs="Arial"/>
            <w:szCs w:val="28"/>
          </w:rPr>
          <w:delText xml:space="preserve">generally </w:delText>
        </w:r>
      </w:del>
      <w:ins w:id="4" w:author="CK NTU" w:date="2022-02-23T10:25:00Z">
        <w:r w:rsidR="00AA27E7">
          <w:rPr>
            <w:rFonts w:cs="Arial"/>
            <w:szCs w:val="28"/>
          </w:rPr>
          <w:t xml:space="preserve">may </w:t>
        </w:r>
      </w:ins>
      <w:r>
        <w:rPr>
          <w:rFonts w:cs="Arial"/>
          <w:szCs w:val="28"/>
        </w:rPr>
        <w:t>promote</w:t>
      </w:r>
      <w:del w:id="5" w:author="CK NTU" w:date="2022-02-23T10:26:00Z">
        <w:r w:rsidDel="00AA27E7">
          <w:rPr>
            <w:rFonts w:cs="Arial"/>
            <w:szCs w:val="28"/>
          </w:rPr>
          <w:delText>s</w:delText>
        </w:r>
      </w:del>
      <w:r>
        <w:rPr>
          <w:rFonts w:cs="Arial"/>
          <w:szCs w:val="28"/>
        </w:rPr>
        <w:t xml:space="preserve"> arthropod diversity in the farms </w:t>
      </w:r>
      <w:ins w:id="6" w:author="CK NTU" w:date="2022-02-23T10:40:00Z">
        <w:r w:rsidR="0052589B">
          <w:rPr>
            <w:rFonts w:cs="Arial"/>
            <w:szCs w:val="28"/>
          </w:rPr>
          <w:t>and therefore distract</w:t>
        </w:r>
      </w:ins>
      <w:ins w:id="7" w:author="CK NTU" w:date="2022-02-23T10:41:00Z">
        <w:r w:rsidR="0052589B">
          <w:rPr>
            <w:rFonts w:cs="Arial"/>
            <w:szCs w:val="28"/>
          </w:rPr>
          <w:t xml:space="preserve"> </w:t>
        </w:r>
      </w:ins>
      <w:ins w:id="8" w:author="CK NTU" w:date="2022-02-23T10:40:00Z">
        <w:r w:rsidR="0052589B">
          <w:rPr>
            <w:rFonts w:cs="Arial"/>
            <w:szCs w:val="28"/>
          </w:rPr>
          <w:t>predators from feeding on target species</w:t>
        </w:r>
      </w:ins>
      <w:ins w:id="9" w:author="CK NTU" w:date="2022-02-23T10:41:00Z">
        <w:r w:rsidR="0052589B">
          <w:rPr>
            <w:rFonts w:cs="Arial"/>
            <w:szCs w:val="28"/>
          </w:rPr>
          <w:t xml:space="preserve"> </w:t>
        </w:r>
      </w:ins>
      <w:ins w:id="10" w:author="CK NTU" w:date="2022-02-23T10:42:00Z">
        <w:r w:rsidR="0052589B">
          <w:rPr>
            <w:rFonts w:cs="Arial" w:hint="eastAsia"/>
            <w:szCs w:val="28"/>
          </w:rPr>
          <w:t>(e</w:t>
        </w:r>
        <w:r w:rsidR="0052589B">
          <w:rPr>
            <w:rFonts w:cs="Arial"/>
            <w:szCs w:val="28"/>
          </w:rPr>
          <w:t>.g., pes</w:t>
        </w:r>
      </w:ins>
      <w:ins w:id="11" w:author="CK NTU" w:date="2022-02-23T10:40:00Z">
        <w:r w:rsidR="0052589B">
          <w:rPr>
            <w:rFonts w:cs="Arial"/>
            <w:szCs w:val="28"/>
          </w:rPr>
          <w:t>ts</w:t>
        </w:r>
      </w:ins>
      <w:ins w:id="12" w:author="CK NTU" w:date="2022-02-23T10:42:00Z">
        <w:r w:rsidR="0052589B">
          <w:rPr>
            <w:rFonts w:cs="Arial"/>
            <w:szCs w:val="28"/>
          </w:rPr>
          <w:t>)</w:t>
        </w:r>
      </w:ins>
      <w:ins w:id="13" w:author="CK NTU" w:date="2022-02-23T10:40:00Z">
        <w:r w:rsidR="0052589B">
          <w:rPr>
            <w:rFonts w:cs="Arial"/>
            <w:szCs w:val="28"/>
          </w:rPr>
          <w:t xml:space="preserve"> </w:t>
        </w:r>
      </w:ins>
      <w:r w:rsidR="00691C80">
        <w:rPr>
          <w:rFonts w:cs="Arial"/>
          <w:szCs w:val="28"/>
        </w:rPr>
        <w:fldChar w:fldCharType="begin"/>
      </w:r>
      <w:r>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Pr>
          <w:rFonts w:ascii="Cambria Math" w:hAnsi="Cambria Math" w:cs="Cambria Math"/>
          <w:szCs w:val="28"/>
        </w:rPr>
        <w:instrText>‐</w:instrText>
      </w:r>
      <w:r>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w:instrText>
      </w:r>
      <w:r>
        <w:rPr>
          <w:rFonts w:cs="Arial"/>
          <w:szCs w:val="28"/>
        </w:rPr>
        <w:instrText>CHRISTIN&lt;/author&gt;&lt;/authors&gt;&lt;/contributors&gt;&lt;titles&gt;&lt;title&gt;The effects of organic agriculture on biodiversity and abundance: a meta</w:instrText>
      </w:r>
      <w:r>
        <w:rPr>
          <w:rFonts w:ascii="Cambria Math" w:hAnsi="Cambria Math" w:cs="Cambria Math"/>
          <w:szCs w:val="28"/>
        </w:rPr>
        <w:instrText>‐</w:instrText>
      </w:r>
      <w:r>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691C80">
        <w:rPr>
          <w:rFonts w:cs="Arial"/>
          <w:szCs w:val="28"/>
        </w:rPr>
        <w:fldChar w:fldCharType="separate"/>
      </w:r>
      <w:r>
        <w:rPr>
          <w:rFonts w:cs="Arial"/>
          <w:szCs w:val="28"/>
        </w:rPr>
        <w:t>(Bengtsson et al. 2005, Lichtenberg et al. 2017)</w:t>
      </w:r>
      <w:r w:rsidR="00691C80">
        <w:rPr>
          <w:rFonts w:cs="Arial"/>
          <w:szCs w:val="28"/>
        </w:rPr>
        <w:fldChar w:fldCharType="end"/>
      </w:r>
      <w:del w:id="14" w:author="CK NTU" w:date="2022-02-23T10:27:00Z">
        <w:r w:rsidDel="00F50AA2">
          <w:rPr>
            <w:rFonts w:cs="Arial"/>
            <w:szCs w:val="28"/>
          </w:rPr>
          <w:delText>.</w:delText>
        </w:r>
      </w:del>
      <w:r>
        <w:rPr>
          <w:rFonts w:cs="Arial"/>
          <w:szCs w:val="28"/>
        </w:rPr>
        <w:t xml:space="preserve"> </w:t>
      </w:r>
      <w:del w:id="15" w:author="CK NTU" w:date="2022-02-23T10:28:00Z">
        <w:r w:rsidDel="00F50AA2">
          <w:rPr>
            <w:rFonts w:cs="Arial"/>
            <w:szCs w:val="28"/>
          </w:rPr>
          <w:delText xml:space="preserve">Such increase in prey availability may </w:delText>
        </w:r>
      </w:del>
      <w:del w:id="16" w:author="CK NTU" w:date="2022-02-23T10:40:00Z">
        <w:r w:rsidDel="0052589B">
          <w:rPr>
            <w:rFonts w:cs="Arial"/>
            <w:szCs w:val="28"/>
          </w:rPr>
          <w:delText>distract predators from feeding on target species</w:delText>
        </w:r>
      </w:del>
      <w:del w:id="17" w:author="CK NTU" w:date="2022-02-23T10:31:00Z">
        <w:r w:rsidDel="00F50AA2">
          <w:rPr>
            <w:rFonts w:cs="Arial"/>
            <w:szCs w:val="28"/>
          </w:rPr>
          <w:delText xml:space="preserve"> and thus</w:delText>
        </w:r>
      </w:del>
      <w:del w:id="18" w:author="CK NTU" w:date="2022-02-23T10:40:00Z">
        <w:r w:rsidDel="0052589B">
          <w:rPr>
            <w:rFonts w:cs="Arial"/>
            <w:szCs w:val="28"/>
          </w:rPr>
          <w:delText xml:space="preserve"> result in lower consumption of pests </w:delText>
        </w:r>
      </w:del>
      <w:r w:rsidR="00691C80">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691C80">
        <w:rPr>
          <w:rFonts w:cs="Arial"/>
          <w:szCs w:val="28"/>
        </w:rPr>
        <w:fldChar w:fldCharType="separate"/>
      </w:r>
      <w:r>
        <w:rPr>
          <w:rFonts w:cs="Arial"/>
          <w:szCs w:val="28"/>
        </w:rPr>
        <w:t>(Birkhofer et al. 2008b)</w:t>
      </w:r>
      <w:r w:rsidR="00691C80">
        <w:rPr>
          <w:rFonts w:cs="Arial"/>
          <w:szCs w:val="28"/>
        </w:rPr>
        <w:fldChar w:fldCharType="end"/>
      </w:r>
      <w:r>
        <w:rPr>
          <w:rFonts w:cs="Arial"/>
          <w:szCs w:val="28"/>
        </w:rPr>
        <w:t>. Another possib</w:t>
      </w:r>
      <w:ins w:id="19" w:author="CK NTU" w:date="2022-02-23T10:42:00Z">
        <w:r w:rsidR="0052589B">
          <w:rPr>
            <w:rFonts w:cs="Arial"/>
            <w:szCs w:val="28"/>
          </w:rPr>
          <w:t>le explanation</w:t>
        </w:r>
      </w:ins>
      <w:ins w:id="20" w:author="CK NTU" w:date="2022-02-23T11:23:00Z">
        <w:r w:rsidR="00C50B88">
          <w:rPr>
            <w:rFonts w:cs="Arial"/>
            <w:szCs w:val="28"/>
          </w:rPr>
          <w:t xml:space="preserve"> for</w:t>
        </w:r>
      </w:ins>
      <w:ins w:id="21" w:author="CK NTU" w:date="2022-02-23T11:24:00Z">
        <w:r w:rsidR="00C50B88">
          <w:rPr>
            <w:rFonts w:cs="Arial"/>
            <w:szCs w:val="28"/>
          </w:rPr>
          <w:t xml:space="preserve"> the</w:t>
        </w:r>
      </w:ins>
      <w:ins w:id="22" w:author="CK NTU" w:date="2022-02-23T11:23:00Z">
        <w:r w:rsidR="00C50B88">
          <w:rPr>
            <w:rFonts w:cs="Arial"/>
            <w:szCs w:val="28"/>
          </w:rPr>
          <w:t xml:space="preserve"> higher </w:t>
        </w:r>
      </w:ins>
      <w:ins w:id="23" w:author="CK NTU" w:date="2022-02-23T11:24:00Z">
        <w:r w:rsidR="00C50B88">
          <w:rPr>
            <w:rFonts w:cs="Arial"/>
            <w:szCs w:val="28"/>
          </w:rPr>
          <w:t>proportion of pest consumption</w:t>
        </w:r>
      </w:ins>
      <w:ins w:id="24" w:author="CK NTU" w:date="2022-02-23T11:29:00Z">
        <w:r w:rsidR="00EE3ABC">
          <w:rPr>
            <w:rFonts w:cs="Arial"/>
            <w:szCs w:val="28"/>
          </w:rPr>
          <w:t xml:space="preserve"> by predators</w:t>
        </w:r>
      </w:ins>
      <w:ins w:id="25" w:author="CK NTU" w:date="2022-02-23T11:24:00Z">
        <w:r w:rsidR="00C50B88">
          <w:rPr>
            <w:rFonts w:cs="Arial"/>
            <w:szCs w:val="28"/>
          </w:rPr>
          <w:t xml:space="preserve"> in conventional than</w:t>
        </w:r>
      </w:ins>
      <w:ins w:id="26" w:author="CK NTU" w:date="2022-02-23T11:25:00Z">
        <w:r w:rsidR="00C50B88">
          <w:rPr>
            <w:rFonts w:cs="Arial"/>
            <w:szCs w:val="28"/>
          </w:rPr>
          <w:t xml:space="preserve"> organic farms</w:t>
        </w:r>
      </w:ins>
      <w:del w:id="27" w:author="CK NTU" w:date="2022-02-23T10:42:00Z">
        <w:r w:rsidDel="0052589B">
          <w:rPr>
            <w:rFonts w:cs="Arial"/>
            <w:szCs w:val="28"/>
          </w:rPr>
          <w:delText>ility</w:delText>
        </w:r>
      </w:del>
      <w:r>
        <w:rPr>
          <w:rFonts w:cs="Arial"/>
          <w:szCs w:val="28"/>
        </w:rPr>
        <w:t xml:space="preserve"> is that </w:t>
      </w:r>
      <w:del w:id="28" w:author="CK NTU" w:date="2022-02-23T11:14:00Z">
        <w:r w:rsidDel="00F90928">
          <w:rPr>
            <w:rFonts w:cs="Arial"/>
            <w:szCs w:val="28"/>
          </w:rPr>
          <w:delText xml:space="preserve">conventional farming may cause higher </w:delText>
        </w:r>
      </w:del>
      <w:r>
        <w:rPr>
          <w:rFonts w:cs="Arial"/>
          <w:szCs w:val="28"/>
        </w:rPr>
        <w:t>pest densities</w:t>
      </w:r>
      <w:ins w:id="29" w:author="CK NTU" w:date="2022-02-23T11:14:00Z">
        <w:r w:rsidR="00F90928">
          <w:rPr>
            <w:rFonts w:cs="Arial"/>
            <w:szCs w:val="28"/>
          </w:rPr>
          <w:t xml:space="preserve"> may be higher in conventional </w:t>
        </w:r>
      </w:ins>
      <w:ins w:id="30" w:author="CK NTU" w:date="2022-02-23T11:15:00Z">
        <w:r w:rsidR="00F90928">
          <w:rPr>
            <w:rFonts w:cs="Arial"/>
            <w:szCs w:val="28"/>
          </w:rPr>
          <w:t>farms</w:t>
        </w:r>
      </w:ins>
      <w:r>
        <w:rPr>
          <w:rFonts w:cs="Arial"/>
          <w:szCs w:val="28"/>
        </w:rPr>
        <w:t xml:space="preserve"> </w:t>
      </w:r>
      <w:r w:rsidR="00691C80">
        <w:rPr>
          <w:rFonts w:cs="Arial"/>
          <w:szCs w:val="28"/>
        </w:rPr>
        <w:fldChar w:fldCharType="begin"/>
      </w:r>
      <w:r w:rsidR="0052589B">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691C80">
        <w:rPr>
          <w:rFonts w:cs="Arial"/>
          <w:szCs w:val="28"/>
        </w:rPr>
        <w:fldChar w:fldCharType="separate"/>
      </w:r>
      <w:r w:rsidR="0052589B">
        <w:rPr>
          <w:rFonts w:cs="Arial"/>
          <w:noProof/>
          <w:szCs w:val="28"/>
        </w:rPr>
        <w:t>(Porcel et al. 2018)</w:t>
      </w:r>
      <w:r w:rsidR="00691C80">
        <w:rPr>
          <w:rFonts w:cs="Arial"/>
          <w:szCs w:val="28"/>
        </w:rPr>
        <w:fldChar w:fldCharType="end"/>
      </w:r>
      <w:r>
        <w:rPr>
          <w:rFonts w:cs="Arial"/>
          <w:szCs w:val="28"/>
        </w:rPr>
        <w:t xml:space="preserve">, thus </w:t>
      </w:r>
      <w:ins w:id="31" w:author="CK NTU" w:date="2022-02-23T11:17:00Z">
        <w:r w:rsidR="00F90928">
          <w:rPr>
            <w:rFonts w:cs="Arial"/>
            <w:szCs w:val="28"/>
          </w:rPr>
          <w:t xml:space="preserve">leading to </w:t>
        </w:r>
      </w:ins>
      <w:ins w:id="32" w:author="CK NTU" w:date="2022-02-23T11:25:00Z">
        <w:r w:rsidR="00C50B88">
          <w:rPr>
            <w:rFonts w:cs="Arial"/>
            <w:szCs w:val="28"/>
          </w:rPr>
          <w:t>higher encounter rates</w:t>
        </w:r>
        <w:r w:rsidR="00C50B88" w:rsidDel="00F90928">
          <w:rPr>
            <w:rFonts w:cs="Arial"/>
            <w:szCs w:val="28"/>
          </w:rPr>
          <w:t xml:space="preserve"> </w:t>
        </w:r>
        <w:r w:rsidR="00C50B88">
          <w:rPr>
            <w:rFonts w:cs="Arial"/>
            <w:szCs w:val="28"/>
          </w:rPr>
          <w:t xml:space="preserve">and </w:t>
        </w:r>
      </w:ins>
      <w:ins w:id="33" w:author="CK NTU" w:date="2022-02-23T11:26:00Z">
        <w:r w:rsidR="00C50B88">
          <w:rPr>
            <w:rFonts w:cs="Arial"/>
            <w:szCs w:val="28"/>
          </w:rPr>
          <w:t xml:space="preserve">consumption </w:t>
        </w:r>
      </w:ins>
      <w:del w:id="34" w:author="CK NTU" w:date="2022-02-23T11:18:00Z">
        <w:r w:rsidDel="00F90928">
          <w:rPr>
            <w:rFonts w:cs="Arial"/>
            <w:szCs w:val="28"/>
          </w:rPr>
          <w:delText>increasing</w:delText>
        </w:r>
      </w:del>
      <w:del w:id="35" w:author="CK NTU" w:date="2022-02-23T11:26:00Z">
        <w:r w:rsidDel="00C50B88">
          <w:rPr>
            <w:rFonts w:cs="Arial"/>
            <w:szCs w:val="28"/>
          </w:rPr>
          <w:delText xml:space="preserve"> </w:delText>
        </w:r>
      </w:del>
      <w:ins w:id="36" w:author="CK NTU" w:date="2022-02-23T11:17:00Z">
        <w:r w:rsidR="00F90928">
          <w:rPr>
            <w:rFonts w:cs="Arial"/>
            <w:szCs w:val="28"/>
          </w:rPr>
          <w:t>p</w:t>
        </w:r>
      </w:ins>
      <w:ins w:id="37" w:author="CK NTU" w:date="2022-02-23T11:27:00Z">
        <w:r w:rsidR="00C50B88">
          <w:rPr>
            <w:rFonts w:cs="Arial"/>
            <w:szCs w:val="28"/>
          </w:rPr>
          <w:t xml:space="preserve">ercentage </w:t>
        </w:r>
      </w:ins>
      <w:ins w:id="38" w:author="CK NTU" w:date="2022-02-23T11:17:00Z">
        <w:r w:rsidR="00F90928">
          <w:rPr>
            <w:rFonts w:cs="Arial" w:hint="eastAsia"/>
            <w:szCs w:val="28"/>
          </w:rPr>
          <w:t>of pests</w:t>
        </w:r>
      </w:ins>
      <w:ins w:id="39" w:author="CK NTU" w:date="2022-02-23T11:18:00Z">
        <w:r w:rsidR="00F90928">
          <w:rPr>
            <w:rFonts w:cs="Arial"/>
            <w:szCs w:val="28"/>
          </w:rPr>
          <w:t xml:space="preserve"> </w:t>
        </w:r>
      </w:ins>
      <w:del w:id="40" w:author="CK NTU" w:date="2022-02-23T11:18:00Z">
        <w:r w:rsidDel="00F90928">
          <w:rPr>
            <w:rFonts w:cs="Arial"/>
            <w:szCs w:val="28"/>
          </w:rPr>
          <w:delText xml:space="preserve">pest consumption </w:delText>
        </w:r>
      </w:del>
      <w:r>
        <w:rPr>
          <w:rFonts w:cs="Arial"/>
          <w:szCs w:val="28"/>
        </w:rPr>
        <w:t>in predators’ diet</w:t>
      </w:r>
      <w:del w:id="41" w:author="CK NTU" w:date="2022-02-23T11:28:00Z">
        <w:r w:rsidDel="00C50B88">
          <w:rPr>
            <w:rFonts w:cs="Arial"/>
            <w:szCs w:val="28"/>
          </w:rPr>
          <w:delText xml:space="preserve"> owning to</w:delText>
        </w:r>
      </w:del>
      <w:del w:id="42" w:author="CK NTU" w:date="2022-02-23T11:25:00Z">
        <w:r w:rsidDel="00C50B88">
          <w:rPr>
            <w:rFonts w:cs="Arial"/>
            <w:szCs w:val="28"/>
          </w:rPr>
          <w:delText xml:space="preserve"> higher encounter rates</w:delText>
        </w:r>
      </w:del>
      <w:del w:id="43" w:author="CK NTU" w:date="2022-02-23T11:31:00Z">
        <w:r w:rsidDel="00EE3ABC">
          <w:rPr>
            <w:rFonts w:cs="Arial"/>
            <w:szCs w:val="28"/>
          </w:rPr>
          <w:delText xml:space="preserve">. This explanation is partly supported by the observed </w:delText>
        </w:r>
        <w:commentRangeStart w:id="44"/>
        <w:r w:rsidDel="00EE3ABC">
          <w:rPr>
            <w:rFonts w:cs="Arial"/>
            <w:szCs w:val="28"/>
          </w:rPr>
          <w:delText xml:space="preserve">higher relative abundance of rice herbivores </w:delText>
        </w:r>
        <w:commentRangeEnd w:id="44"/>
        <w:r w:rsidDel="00EE3ABC">
          <w:rPr>
            <w:rStyle w:val="a5"/>
          </w:rPr>
          <w:commentReference w:id="44"/>
        </w:r>
        <w:r w:rsidDel="00EE3ABC">
          <w:rPr>
            <w:rFonts w:cs="Arial"/>
            <w:szCs w:val="28"/>
          </w:rPr>
          <w:delText>in conventional farms based on our sweep net samples in 2018 and 2019 (Fig. 3b</w:delText>
        </w:r>
        <w:r w:rsidDel="00EE3ABC">
          <w:rPr>
            <w:rFonts w:cs="Arial" w:hint="eastAsia"/>
            <w:szCs w:val="28"/>
          </w:rPr>
          <w:delText>,</w:delText>
        </w:r>
        <w:r w:rsidDel="00EE3ABC">
          <w:rPr>
            <w:rFonts w:cs="Arial"/>
            <w:szCs w:val="28"/>
          </w:rPr>
          <w:delText xml:space="preserve"> c)</w:delText>
        </w:r>
      </w:del>
      <w:r>
        <w:rPr>
          <w:rFonts w:cs="Arial"/>
          <w:szCs w:val="28"/>
        </w:rPr>
        <w:t xml:space="preserve">. </w:t>
      </w:r>
      <w:ins w:id="45" w:author="CK NTU" w:date="2022-02-23T11:34:00Z">
        <w:r w:rsidR="006253C3">
          <w:rPr>
            <w:rFonts w:cs="Arial" w:hint="eastAsia"/>
            <w:szCs w:val="28"/>
          </w:rPr>
          <w:t>Re</w:t>
        </w:r>
        <w:r w:rsidR="006253C3">
          <w:rPr>
            <w:rFonts w:cs="Arial"/>
            <w:szCs w:val="28"/>
          </w:rPr>
          <w:t xml:space="preserve">gardless of the explanations </w:t>
        </w:r>
      </w:ins>
      <w:ins w:id="46" w:author="CK NTU" w:date="2022-02-23T11:35:00Z">
        <w:r w:rsidR="006253C3">
          <w:rPr>
            <w:rFonts w:cs="Arial"/>
            <w:szCs w:val="28"/>
          </w:rPr>
          <w:t>and mechanisms, o</w:t>
        </w:r>
      </w:ins>
      <w:del w:id="47" w:author="CK NTU" w:date="2022-02-23T11:35:00Z">
        <w:r w:rsidDel="006253C3">
          <w:rPr>
            <w:rFonts w:cs="Arial"/>
            <w:szCs w:val="28"/>
          </w:rPr>
          <w:delText>O</w:delText>
        </w:r>
      </w:del>
      <w:r>
        <w:rPr>
          <w:rFonts w:cs="Arial"/>
          <w:szCs w:val="28"/>
        </w:rPr>
        <w:t xml:space="preserve">ur results highlight the </w:t>
      </w:r>
      <w:del w:id="48" w:author="CK NTU" w:date="2022-02-23T11:36:00Z">
        <w:r w:rsidDel="006253C3">
          <w:rPr>
            <w:rFonts w:cs="Arial"/>
            <w:szCs w:val="28"/>
          </w:rPr>
          <w:delText>high potential of using</w:delText>
        </w:r>
      </w:del>
      <w:ins w:id="49" w:author="CK NTU" w:date="2022-02-23T11:36:00Z">
        <w:r w:rsidR="006253C3">
          <w:rPr>
            <w:rFonts w:cs="Arial"/>
            <w:szCs w:val="28"/>
          </w:rPr>
          <w:t>important</w:t>
        </w:r>
      </w:ins>
      <w:ins w:id="50" w:author="CK NTU" w:date="2022-02-23T11:37:00Z">
        <w:r w:rsidR="006253C3">
          <w:rPr>
            <w:rFonts w:cs="Arial"/>
            <w:szCs w:val="28"/>
          </w:rPr>
          <w:t xml:space="preserve"> but overlook</w:t>
        </w:r>
      </w:ins>
      <w:ins w:id="51" w:author="CK NTU" w:date="2022-02-23T11:38:00Z">
        <w:r w:rsidR="006253C3">
          <w:rPr>
            <w:rFonts w:cs="Arial"/>
            <w:szCs w:val="28"/>
          </w:rPr>
          <w:t>ed biocontrol</w:t>
        </w:r>
      </w:ins>
      <w:ins w:id="52" w:author="CK NTU" w:date="2022-02-23T11:36:00Z">
        <w:r w:rsidR="006253C3">
          <w:rPr>
            <w:rFonts w:cs="Arial"/>
            <w:szCs w:val="28"/>
          </w:rPr>
          <w:t xml:space="preserve"> value of</w:t>
        </w:r>
      </w:ins>
      <w:r>
        <w:rPr>
          <w:rFonts w:cs="Arial"/>
          <w:szCs w:val="28"/>
        </w:rPr>
        <w:t xml:space="preserve"> generalist arthropod predators </w:t>
      </w:r>
      <w:del w:id="53" w:author="CK NTU" w:date="2022-02-23T11:37:00Z">
        <w:r w:rsidDel="006253C3">
          <w:rPr>
            <w:rFonts w:cs="Arial"/>
            <w:szCs w:val="28"/>
          </w:rPr>
          <w:delText xml:space="preserve">as biocontrol agents </w:delText>
        </w:r>
      </w:del>
      <w:r>
        <w:rPr>
          <w:rFonts w:cs="Arial"/>
          <w:szCs w:val="28"/>
        </w:rPr>
        <w:t xml:space="preserve">in conventional farming systems. </w:t>
      </w:r>
      <w:moveFromRangeStart w:id="54" w:author="CK NTU" w:date="2022-02-23T11:39:00Z" w:name="move96508767"/>
      <w:moveFrom w:id="55" w:author="CK NTU" w:date="2022-02-23T11:39:00Z">
        <w:r w:rsidDel="006253C3">
          <w:rPr>
            <w:rFonts w:cs="Arial"/>
            <w:szCs w:val="28"/>
          </w:rPr>
          <w:t>Further investigation in various agricultural systems is needed to test the generality of higher consumption of crop herbivores (pests) in the diet of predators, as well as the mechanisms underlying such patterns.</w:t>
        </w:r>
      </w:moveFrom>
      <w:moveFromRangeEnd w:id="54"/>
    </w:p>
    <w:p w14:paraId="2728F404" w14:textId="77777777"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14:paraId="69260DA0" w14:textId="6F3B5C67" w:rsidR="000600B7" w:rsidRDefault="00FA1A41">
      <w:pPr>
        <w:ind w:firstLine="720"/>
        <w:rPr>
          <w:rFonts w:cs="Arial"/>
          <w:color w:val="0070C0"/>
          <w:szCs w:val="28"/>
        </w:rPr>
      </w:pPr>
      <w:ins w:id="56" w:author="CK NTU" w:date="2022-02-23T11:41:00Z">
        <w:r>
          <w:rPr>
            <w:rFonts w:cs="Arial"/>
            <w:szCs w:val="28"/>
          </w:rPr>
          <w:t xml:space="preserve">Besides farm types, crop stages </w:t>
        </w:r>
      </w:ins>
      <w:ins w:id="57" w:author="CK NTU" w:date="2022-02-23T11:42:00Z">
        <w:r>
          <w:rPr>
            <w:rFonts w:cs="Arial"/>
            <w:szCs w:val="28"/>
          </w:rPr>
          <w:t>affected pest consumption.</w:t>
        </w:r>
      </w:ins>
      <w:ins w:id="58" w:author="CK NTU" w:date="2022-02-23T11:43:00Z">
        <w:r>
          <w:rPr>
            <w:rFonts w:cs="Arial"/>
            <w:szCs w:val="28"/>
          </w:rPr>
          <w:t xml:space="preserve">  Specifically, </w:t>
        </w:r>
      </w:ins>
      <w:del w:id="59" w:author="CK NTU" w:date="2022-02-23T11:43:00Z">
        <w:r w:rsidR="00056389" w:rsidDel="00FA1A41">
          <w:rPr>
            <w:rFonts w:cs="Arial"/>
            <w:szCs w:val="28"/>
          </w:rPr>
          <w:delText>P</w:delText>
        </w:r>
      </w:del>
      <w:ins w:id="60" w:author="CK NTU" w:date="2022-02-23T11:43:00Z">
        <w:r>
          <w:rPr>
            <w:rFonts w:cs="Arial"/>
            <w:szCs w:val="28"/>
          </w:rPr>
          <w:t>p</w:t>
        </w:r>
      </w:ins>
      <w:r w:rsidR="00056389">
        <w:rPr>
          <w:rFonts w:cs="Arial"/>
          <w:szCs w:val="28"/>
        </w:rPr>
        <w:t xml:space="preserve">est consumption by predators increased from </w:t>
      </w:r>
      <w:ins w:id="61" w:author="CK NTU" w:date="2022-02-23T11:44:00Z">
        <w:r>
          <w:rPr>
            <w:rFonts w:cs="Arial"/>
            <w:szCs w:val="28"/>
          </w:rPr>
          <w:t>early (</w:t>
        </w:r>
      </w:ins>
      <w:del w:id="62" w:author="CK NTU" w:date="2022-02-23T11:44:00Z">
        <w:r w:rsidR="00056389" w:rsidDel="00FA1A41">
          <w:rPr>
            <w:rFonts w:cs="Arial"/>
            <w:szCs w:val="28"/>
          </w:rPr>
          <w:delText xml:space="preserve">the </w:delText>
        </w:r>
      </w:del>
      <w:r w:rsidR="00056389">
        <w:rPr>
          <w:rFonts w:cs="Arial"/>
          <w:szCs w:val="28"/>
        </w:rPr>
        <w:t>tillering</w:t>
      </w:r>
      <w:ins w:id="63" w:author="CK NTU" w:date="2022-02-23T11:44:00Z">
        <w:r>
          <w:rPr>
            <w:rFonts w:cs="Arial"/>
            <w:szCs w:val="28"/>
          </w:rPr>
          <w:t>)</w:t>
        </w:r>
      </w:ins>
      <w:r w:rsidR="00056389">
        <w:rPr>
          <w:rFonts w:cs="Arial"/>
          <w:szCs w:val="28"/>
        </w:rPr>
        <w:t xml:space="preserve"> to </w:t>
      </w:r>
      <w:ins w:id="64" w:author="CK NTU" w:date="2022-02-23T11:44:00Z">
        <w:r>
          <w:rPr>
            <w:rFonts w:cs="Arial"/>
            <w:szCs w:val="28"/>
          </w:rPr>
          <w:t>late (</w:t>
        </w:r>
      </w:ins>
      <w:del w:id="65" w:author="CK NTU" w:date="2022-02-23T11:44:00Z">
        <w:r w:rsidR="00056389" w:rsidDel="00FA1A41">
          <w:rPr>
            <w:rFonts w:cs="Arial"/>
            <w:szCs w:val="28"/>
          </w:rPr>
          <w:delText xml:space="preserve">the </w:delText>
        </w:r>
      </w:del>
      <w:r w:rsidR="00056389">
        <w:rPr>
          <w:rFonts w:cs="Arial"/>
          <w:szCs w:val="28"/>
        </w:rPr>
        <w:t>ripening</w:t>
      </w:r>
      <w:ins w:id="66" w:author="CK NTU" w:date="2022-02-23T11:44:00Z">
        <w:r>
          <w:rPr>
            <w:rFonts w:cs="Arial"/>
            <w:szCs w:val="28"/>
          </w:rPr>
          <w:t>)</w:t>
        </w:r>
      </w:ins>
      <w:r w:rsidR="00056389">
        <w:rPr>
          <w:rFonts w:cs="Arial"/>
          <w:szCs w:val="28"/>
        </w:rPr>
        <w:t xml:space="preserve"> stage</w:t>
      </w:r>
      <w:ins w:id="67" w:author="CK NTU" w:date="2022-02-23T11:44:00Z">
        <w:r>
          <w:rPr>
            <w:rFonts w:cs="Arial"/>
            <w:szCs w:val="28"/>
          </w:rPr>
          <w:t>s</w:t>
        </w:r>
      </w:ins>
      <w:r w:rsidR="00056389">
        <w:rPr>
          <w:rFonts w:cs="Arial"/>
          <w:szCs w:val="28"/>
        </w:rPr>
        <w:t xml:space="preserve"> (Fig. 2; Table 3), consistent with previous studies </w:t>
      </w:r>
      <w:del w:id="68" w:author="CK NTU" w:date="2022-02-23T11:46:00Z">
        <w:r w:rsidR="00056389" w:rsidDel="00FA1A41">
          <w:rPr>
            <w:rFonts w:cs="Arial"/>
            <w:szCs w:val="28"/>
          </w:rPr>
          <w:delText>showing that</w:delText>
        </w:r>
      </w:del>
      <w:ins w:id="69" w:author="CK NTU" w:date="2022-02-23T11:46:00Z">
        <w:r>
          <w:rPr>
            <w:rFonts w:cs="Arial"/>
            <w:szCs w:val="28"/>
          </w:rPr>
          <w:t>where</w:t>
        </w:r>
      </w:ins>
      <w:r w:rsidR="00056389">
        <w:rPr>
          <w:rFonts w:cs="Arial"/>
          <w:szCs w:val="28"/>
        </w:rPr>
        <w:t xml:space="preserve"> predators consumed more pests in the</w:t>
      </w:r>
      <w:ins w:id="70" w:author="CK NTU" w:date="2022-02-23T11:46:00Z">
        <w:r>
          <w:rPr>
            <w:rFonts w:cs="Arial"/>
            <w:szCs w:val="28"/>
          </w:rPr>
          <w:t>i</w:t>
        </w:r>
      </w:ins>
      <w:ins w:id="71" w:author="CK NTU" w:date="2022-02-23T11:47:00Z">
        <w:r>
          <w:rPr>
            <w:rFonts w:cs="Arial"/>
            <w:szCs w:val="28"/>
          </w:rPr>
          <w:t>r</w:t>
        </w:r>
      </w:ins>
      <w:r w:rsidR="00056389">
        <w:rPr>
          <w:rFonts w:cs="Arial"/>
          <w:szCs w:val="28"/>
        </w:rPr>
        <w:t xml:space="preserve"> diet over the crop season </w:t>
      </w:r>
      <w:r w:rsidR="00691C80">
        <w:rPr>
          <w:rFonts w:cs="Arial"/>
          <w:szCs w:val="28"/>
        </w:rPr>
        <w:fldChar w:fldCharType="begin"/>
      </w:r>
      <w:r w:rsidR="00056389">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056389">
        <w:rPr>
          <w:rFonts w:ascii="Cambria Math" w:hAnsi="Cambria Math" w:cs="Cambria Math"/>
          <w:szCs w:val="28"/>
        </w:rPr>
        <w:instrText>‐</w:instrText>
      </w:r>
      <w:r w:rsidR="00056389">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91C80">
        <w:rPr>
          <w:rFonts w:cs="Arial"/>
          <w:szCs w:val="28"/>
        </w:rPr>
        <w:fldChar w:fldCharType="separate"/>
      </w:r>
      <w:r w:rsidR="00056389">
        <w:rPr>
          <w:rFonts w:cs="Arial"/>
          <w:szCs w:val="28"/>
        </w:rPr>
        <w:t>(Roubinet et al. 2017, Hsu et al. 2021)</w:t>
      </w:r>
      <w:r w:rsidR="00691C80">
        <w:rPr>
          <w:rFonts w:cs="Arial"/>
          <w:szCs w:val="28"/>
        </w:rPr>
        <w:fldChar w:fldCharType="end"/>
      </w:r>
      <w:r w:rsidR="00056389">
        <w:rPr>
          <w:rFonts w:cs="Arial" w:hint="eastAsia"/>
          <w:szCs w:val="28"/>
        </w:rPr>
        <w:t>.</w:t>
      </w:r>
      <w:r w:rsidR="00056389">
        <w:rPr>
          <w:rFonts w:cs="Arial"/>
          <w:szCs w:val="28"/>
        </w:rPr>
        <w:t xml:space="preserve"> </w:t>
      </w:r>
      <w:ins w:id="72" w:author="CK NTU" w:date="2022-02-23T11:49:00Z">
        <w:r w:rsidR="00BB7EBC">
          <w:rPr>
            <w:rFonts w:cs="Arial"/>
            <w:szCs w:val="28"/>
          </w:rPr>
          <w:t>The underlying mechanism in our stud</w:t>
        </w:r>
      </w:ins>
      <w:ins w:id="73" w:author="CK NTU" w:date="2022-02-23T11:50:00Z">
        <w:r w:rsidR="00BB7EBC">
          <w:rPr>
            <w:rFonts w:cs="Arial"/>
            <w:szCs w:val="28"/>
          </w:rPr>
          <w:t xml:space="preserve">y may be </w:t>
        </w:r>
      </w:ins>
      <w:ins w:id="74" w:author="CK NTU" w:date="2022-02-23T11:53:00Z">
        <w:r w:rsidR="00BB7EBC">
          <w:rPr>
            <w:rFonts w:cs="Arial"/>
            <w:szCs w:val="28"/>
          </w:rPr>
          <w:t>related to the low</w:t>
        </w:r>
      </w:ins>
      <w:ins w:id="75" w:author="CK NTU" w:date="2022-02-23T11:54:00Z">
        <w:r w:rsidR="00BB7EBC">
          <w:rPr>
            <w:rFonts w:cs="Arial"/>
            <w:szCs w:val="28"/>
          </w:rPr>
          <w:t xml:space="preserve"> pest density</w:t>
        </w:r>
      </w:ins>
      <w:ins w:id="76" w:author="CK NTU" w:date="2022-02-23T11:53:00Z">
        <w:r w:rsidR="00BB7EBC">
          <w:rPr>
            <w:rFonts w:cs="Arial"/>
            <w:szCs w:val="28"/>
          </w:rPr>
          <w:t xml:space="preserve"> </w:t>
        </w:r>
      </w:ins>
      <w:del w:id="77" w:author="CK NTU" w:date="2022-02-23T11:53:00Z">
        <w:r w:rsidR="00056389" w:rsidDel="00BB7EBC">
          <w:rPr>
            <w:rFonts w:cs="Arial"/>
            <w:szCs w:val="28"/>
          </w:rPr>
          <w:delText xml:space="preserve">There were not many </w:delText>
        </w:r>
      </w:del>
      <w:del w:id="78" w:author="CK NTU" w:date="2022-02-23T11:54:00Z">
        <w:r w:rsidR="00056389" w:rsidDel="00BB7EBC">
          <w:rPr>
            <w:rFonts w:cs="Arial"/>
            <w:szCs w:val="28"/>
          </w:rPr>
          <w:delText xml:space="preserve">rice herbivores in our study farms </w:delText>
        </w:r>
      </w:del>
      <w:r w:rsidR="00056389">
        <w:rPr>
          <w:rFonts w:cs="Arial"/>
          <w:szCs w:val="28"/>
        </w:rPr>
        <w:t xml:space="preserve">at the early crop stage (Fig. 2). As a result, the proportion of </w:t>
      </w:r>
      <w:ins w:id="79" w:author="CK NTU" w:date="2022-02-23T11:54:00Z">
        <w:r w:rsidR="00BB7EBC">
          <w:rPr>
            <w:rFonts w:cs="Arial"/>
            <w:szCs w:val="28"/>
          </w:rPr>
          <w:t>pest</w:t>
        </w:r>
      </w:ins>
      <w:ins w:id="80" w:author="CK NTU" w:date="2022-02-23T11:55:00Z">
        <w:r w:rsidR="00BB7EBC">
          <w:rPr>
            <w:rFonts w:cs="Arial"/>
            <w:szCs w:val="28"/>
          </w:rPr>
          <w:t>s consumed by</w:t>
        </w:r>
      </w:ins>
      <w:ins w:id="81" w:author="CK NTU" w:date="2022-02-23T11:54:00Z">
        <w:r w:rsidR="00BB7EBC">
          <w:rPr>
            <w:rFonts w:cs="Arial"/>
            <w:szCs w:val="28"/>
          </w:rPr>
          <w:t xml:space="preserve"> </w:t>
        </w:r>
      </w:ins>
      <w:del w:id="82" w:author="CK NTU" w:date="2022-02-23T11:55:00Z">
        <w:r w:rsidR="00056389" w:rsidDel="00BB7EBC">
          <w:rPr>
            <w:rFonts w:cs="Arial"/>
            <w:szCs w:val="28"/>
          </w:rPr>
          <w:delText xml:space="preserve">these herbivores in </w:delText>
        </w:r>
      </w:del>
      <w:r w:rsidR="00056389">
        <w:rPr>
          <w:rFonts w:cs="Arial"/>
          <w:szCs w:val="28"/>
        </w:rPr>
        <w:t>predators</w:t>
      </w:r>
      <w:del w:id="83" w:author="CK NTU" w:date="2022-02-23T11:55:00Z">
        <w:r w:rsidR="00056389" w:rsidDel="00BB7EBC">
          <w:rPr>
            <w:rFonts w:cs="Arial"/>
            <w:szCs w:val="28"/>
          </w:rPr>
          <w:delText>’ diet</w:delText>
        </w:r>
      </w:del>
      <w:r w:rsidR="00056389">
        <w:rPr>
          <w:rFonts w:cs="Arial"/>
          <w:szCs w:val="28"/>
        </w:rPr>
        <w:t xml:space="preserve"> was relatively low. </w:t>
      </w:r>
      <w:ins w:id="84" w:author="CK NTU" w:date="2022-02-23T11:57:00Z">
        <w:r w:rsidR="00BB7EBC">
          <w:rPr>
            <w:rFonts w:cs="Arial"/>
            <w:szCs w:val="28"/>
          </w:rPr>
          <w:t>However, t</w:t>
        </w:r>
      </w:ins>
      <w:del w:id="85" w:author="CK NTU" w:date="2022-02-23T11:57:00Z">
        <w:r w:rsidR="00056389" w:rsidDel="00BB7EBC">
          <w:rPr>
            <w:rFonts w:cs="Arial"/>
            <w:szCs w:val="28"/>
          </w:rPr>
          <w:delText>T</w:delText>
        </w:r>
      </w:del>
      <w:r w:rsidR="00056389">
        <w:rPr>
          <w:rFonts w:cs="Arial"/>
          <w:szCs w:val="28"/>
        </w:rPr>
        <w:t xml:space="preserve">hrough the development of rice plants, </w:t>
      </w:r>
      <w:del w:id="86" w:author="CK NTU" w:date="2022-02-23T11:55:00Z">
        <w:r w:rsidR="00056389" w:rsidDel="00BB7EBC">
          <w:rPr>
            <w:rFonts w:cs="Arial"/>
            <w:szCs w:val="28"/>
          </w:rPr>
          <w:delText>rice herbivore</w:delText>
        </w:r>
      </w:del>
      <w:ins w:id="87" w:author="CK NTU" w:date="2022-02-23T11:55:00Z">
        <w:r w:rsidR="00BB7EBC">
          <w:rPr>
            <w:rFonts w:cs="Arial"/>
            <w:szCs w:val="28"/>
          </w:rPr>
          <w:t>pest</w:t>
        </w:r>
      </w:ins>
      <w:r w:rsidR="00056389">
        <w:rPr>
          <w:rFonts w:cs="Arial"/>
          <w:szCs w:val="28"/>
        </w:rPr>
        <w:t xml:space="preserve"> populations </w:t>
      </w:r>
      <w:del w:id="88" w:author="CK NTU" w:date="2022-02-23T11:56:00Z">
        <w:r w:rsidR="00056389" w:rsidDel="00BB7EBC">
          <w:rPr>
            <w:rFonts w:cs="Arial"/>
            <w:szCs w:val="28"/>
          </w:rPr>
          <w:delText xml:space="preserve">rose </w:delText>
        </w:r>
      </w:del>
      <w:ins w:id="89" w:author="CK NTU" w:date="2022-02-23T11:56:00Z">
        <w:r w:rsidR="00BB7EBC">
          <w:rPr>
            <w:rFonts w:cs="Arial"/>
            <w:szCs w:val="28"/>
          </w:rPr>
          <w:t xml:space="preserve">increased </w:t>
        </w:r>
      </w:ins>
      <w:r w:rsidR="00056389">
        <w:rPr>
          <w:rFonts w:cs="Arial"/>
          <w:szCs w:val="28"/>
        </w:rPr>
        <w:t xml:space="preserve">and predominated at the ripening stage (Fig. 2), leading to high </w:t>
      </w:r>
      <w:r w:rsidR="00056389">
        <w:rPr>
          <w:rFonts w:cs="Arial"/>
          <w:szCs w:val="28"/>
        </w:rPr>
        <w:lastRenderedPageBreak/>
        <w:t xml:space="preserve">pest consumption by predators during this period. These findings </w:t>
      </w:r>
      <w:del w:id="90" w:author="CK NTU" w:date="2022-02-23T11:59:00Z">
        <w:r w:rsidR="00056389" w:rsidDel="002F4DE9">
          <w:rPr>
            <w:rFonts w:cs="Arial"/>
            <w:szCs w:val="28"/>
          </w:rPr>
          <w:delText>suggest</w:delText>
        </w:r>
      </w:del>
      <w:ins w:id="91" w:author="CK NTU" w:date="2022-02-23T11:59:00Z">
        <w:r w:rsidR="002F4DE9">
          <w:rPr>
            <w:rFonts w:cs="Arial"/>
            <w:szCs w:val="28"/>
          </w:rPr>
          <w:t>indicate</w:t>
        </w:r>
      </w:ins>
      <w:r w:rsidR="00056389">
        <w:rPr>
          <w:rFonts w:cs="Arial"/>
          <w:szCs w:val="28"/>
        </w:rPr>
        <w:t xml:space="preserve"> a higher biocontrol value of predators during later crop season, when the crop production is most vulnerable to pest damage. Therefore, farm management (e.g., chemical applications) that </w:t>
      </w:r>
      <w:del w:id="92" w:author="CK NTU" w:date="2022-02-23T12:03:00Z">
        <w:r w:rsidR="00056389" w:rsidDel="002F4DE9">
          <w:rPr>
            <w:rFonts w:cs="Arial"/>
            <w:szCs w:val="28"/>
          </w:rPr>
          <w:delText xml:space="preserve">could </w:delText>
        </w:r>
      </w:del>
      <w:del w:id="93" w:author="CK NTU" w:date="2022-02-23T12:02:00Z">
        <w:r w:rsidR="00056389" w:rsidDel="002F4DE9">
          <w:rPr>
            <w:rFonts w:cs="Arial"/>
            <w:szCs w:val="28"/>
          </w:rPr>
          <w:delText xml:space="preserve">potentially </w:delText>
        </w:r>
      </w:del>
      <w:del w:id="94" w:author="CK NTU" w:date="2022-02-23T12:03:00Z">
        <w:r w:rsidR="00056389" w:rsidDel="002F4DE9">
          <w:rPr>
            <w:rFonts w:cs="Arial"/>
            <w:szCs w:val="28"/>
          </w:rPr>
          <w:delText>impact</w:delText>
        </w:r>
      </w:del>
      <w:ins w:id="95" w:author="CK NTU" w:date="2022-02-23T12:03:00Z">
        <w:r w:rsidR="002F4DE9">
          <w:rPr>
            <w:rFonts w:cs="Arial"/>
            <w:szCs w:val="28"/>
          </w:rPr>
          <w:t>damages</w:t>
        </w:r>
      </w:ins>
      <w:r w:rsidR="00056389">
        <w:rPr>
          <w:rFonts w:cs="Arial"/>
          <w:szCs w:val="28"/>
        </w:rPr>
        <w:t xml:space="preserve"> predator populations should be minimized during later season to maintain healthy populations of predators</w:t>
      </w:r>
      <w:ins w:id="96" w:author="CK NTU" w:date="2022-02-23T12:05:00Z">
        <w:r w:rsidR="002F4DE9">
          <w:rPr>
            <w:rFonts w:cs="Arial"/>
            <w:szCs w:val="28"/>
          </w:rPr>
          <w:t xml:space="preserve"> and related ecosystem service</w:t>
        </w:r>
      </w:ins>
      <w:r w:rsidR="00056389">
        <w:rPr>
          <w:rFonts w:cs="Arial"/>
          <w:szCs w:val="28"/>
        </w:rPr>
        <w:t xml:space="preserve"> in the field.</w:t>
      </w:r>
    </w:p>
    <w:p w14:paraId="73E59A99"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14:paraId="4A68D9DD" w14:textId="5585EF6F" w:rsidR="000600B7" w:rsidRDefault="00056389">
      <w:pPr>
        <w:rPr>
          <w:rFonts w:cs="Arial"/>
          <w:color w:val="0070C0"/>
          <w:szCs w:val="28"/>
        </w:rPr>
      </w:pPr>
      <w:r>
        <w:rPr>
          <w:rFonts w:cs="Arial" w:hint="eastAsia"/>
          <w:szCs w:val="28"/>
        </w:rPr>
        <w:tab/>
      </w:r>
      <w:ins w:id="97" w:author="CK NTU" w:date="2022-03-04T16:07:00Z">
        <w:r w:rsidR="00DE0C61">
          <w:rPr>
            <w:rFonts w:cs="Arial"/>
            <w:szCs w:val="28"/>
          </w:rPr>
          <w:t xml:space="preserve">While </w:t>
        </w:r>
      </w:ins>
      <w:ins w:id="98" w:author="CK NTU" w:date="2022-03-04T16:11:00Z">
        <w:r w:rsidR="00DE0C61">
          <w:rPr>
            <w:rFonts w:cs="Arial"/>
            <w:szCs w:val="28"/>
          </w:rPr>
          <w:t xml:space="preserve">habitat structure (e.g., </w:t>
        </w:r>
        <w:r w:rsidR="00C716A8">
          <w:rPr>
            <w:rFonts w:cs="Arial"/>
            <w:szCs w:val="28"/>
          </w:rPr>
          <w:t xml:space="preserve">surrounding vegetation) </w:t>
        </w:r>
      </w:ins>
      <w:ins w:id="99" w:author="CK NTU" w:date="2022-03-04T17:15:00Z">
        <w:r w:rsidR="0007086E">
          <w:rPr>
            <w:rFonts w:cs="Arial"/>
            <w:szCs w:val="28"/>
          </w:rPr>
          <w:t xml:space="preserve">critically </w:t>
        </w:r>
      </w:ins>
      <w:ins w:id="100" w:author="CK NTU" w:date="2022-03-04T16:12:00Z">
        <w:r w:rsidR="00C716A8">
          <w:rPr>
            <w:rFonts w:cs="Arial"/>
            <w:szCs w:val="28"/>
          </w:rPr>
          <w:t xml:space="preserve">affects predator abundance and </w:t>
        </w:r>
      </w:ins>
      <w:ins w:id="101" w:author="CK NTU" w:date="2022-03-04T16:13:00Z">
        <w:r w:rsidR="00C716A8">
          <w:rPr>
            <w:rFonts w:cs="Arial"/>
            <w:szCs w:val="28"/>
          </w:rPr>
          <w:t xml:space="preserve">diversity, its effect on predators’ diet composition remains </w:t>
        </w:r>
      </w:ins>
      <w:ins w:id="102" w:author="CK NTU" w:date="2022-03-04T16:14:00Z">
        <w:r w:rsidR="00C716A8">
          <w:rPr>
            <w:rFonts w:cs="Arial"/>
            <w:szCs w:val="28"/>
          </w:rPr>
          <w:t>to be investigated</w:t>
        </w:r>
      </w:ins>
      <w:ins w:id="103" w:author="CK NTU" w:date="2022-03-04T16:13:00Z">
        <w:r w:rsidR="00C716A8">
          <w:rPr>
            <w:rFonts w:cs="Arial"/>
            <w:szCs w:val="28"/>
          </w:rPr>
          <w:t xml:space="preserve">. </w:t>
        </w:r>
      </w:ins>
      <w:r>
        <w:rPr>
          <w:rFonts w:cs="Arial" w:hint="eastAsia"/>
          <w:szCs w:val="28"/>
        </w:rPr>
        <w:t>Habitat structure</w:t>
      </w:r>
      <w:ins w:id="104" w:author="CK NTU" w:date="2022-03-04T15:59:00Z">
        <w:r w:rsidR="00E30840">
          <w:rPr>
            <w:rFonts w:cs="Arial"/>
            <w:szCs w:val="28"/>
          </w:rPr>
          <w:t xml:space="preserve"> </w:t>
        </w:r>
      </w:ins>
      <w:del w:id="105" w:author="CK NTU" w:date="2022-03-04T17:15:00Z">
        <w:r w:rsidDel="0007086E">
          <w:rPr>
            <w:rFonts w:cs="Arial" w:hint="eastAsia"/>
            <w:szCs w:val="28"/>
          </w:rPr>
          <w:delText xml:space="preserve"> play</w:delText>
        </w:r>
      </w:del>
      <w:del w:id="106" w:author="CK NTU" w:date="2022-03-04T15:59:00Z">
        <w:r w:rsidDel="00E30840">
          <w:rPr>
            <w:rFonts w:cs="Arial" w:hint="eastAsia"/>
            <w:szCs w:val="28"/>
          </w:rPr>
          <w:delText>s</w:delText>
        </w:r>
      </w:del>
      <w:del w:id="107" w:author="CK NTU" w:date="2022-03-04T17:15:00Z">
        <w:r w:rsidDel="0007086E">
          <w:rPr>
            <w:rFonts w:cs="Arial" w:hint="eastAsia"/>
            <w:szCs w:val="28"/>
          </w:rPr>
          <w:delText xml:space="preserve"> critical roles in </w:delText>
        </w:r>
      </w:del>
      <w:r>
        <w:rPr>
          <w:rFonts w:cs="Arial" w:hint="eastAsia"/>
          <w:szCs w:val="28"/>
        </w:rPr>
        <w:t>govern</w:t>
      </w:r>
      <w:ins w:id="108" w:author="CK NTU" w:date="2022-03-04T17:15:00Z">
        <w:r w:rsidR="0007086E">
          <w:rPr>
            <w:rFonts w:cs="Arial"/>
            <w:szCs w:val="28"/>
          </w:rPr>
          <w:t>s</w:t>
        </w:r>
      </w:ins>
      <w:del w:id="109" w:author="CK NTU" w:date="2022-03-04T17:15:00Z">
        <w:r w:rsidDel="0007086E">
          <w:rPr>
            <w:rFonts w:cs="Arial" w:hint="eastAsia"/>
            <w:szCs w:val="28"/>
          </w:rPr>
          <w:delText>ing</w:delText>
        </w:r>
      </w:del>
      <w:r>
        <w:rPr>
          <w:rFonts w:cs="Arial" w:hint="eastAsia"/>
          <w:szCs w:val="28"/>
        </w:rPr>
        <w:t xml:space="preserve"> the trophic dynamics of terrestrial arthropods </w:t>
      </w:r>
      <w:r w:rsidR="00691C80">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691C80">
        <w:rPr>
          <w:rFonts w:cs="Arial"/>
          <w:szCs w:val="28"/>
        </w:rPr>
        <w:fldChar w:fldCharType="separate"/>
      </w:r>
      <w:r>
        <w:rPr>
          <w:rFonts w:cs="Arial"/>
          <w:szCs w:val="28"/>
        </w:rPr>
        <w:t>(Barbosa and Castellanos 2005)</w:t>
      </w:r>
      <w:r w:rsidR="00691C80">
        <w:rPr>
          <w:rFonts w:cs="Arial"/>
          <w:szCs w:val="28"/>
        </w:rPr>
        <w:fldChar w:fldCharType="end"/>
      </w:r>
      <w:ins w:id="110" w:author="CK NTU" w:date="2022-03-04T15:41:00Z">
        <w:r w:rsidR="001F518D">
          <w:rPr>
            <w:rFonts w:cs="Arial"/>
            <w:szCs w:val="28"/>
          </w:rPr>
          <w:t xml:space="preserve"> (</w:t>
        </w:r>
      </w:ins>
      <w:ins w:id="111" w:author="CK NTU" w:date="2022-03-04T15:51:00Z">
        <w:r w:rsidR="00E30840">
          <w:rPr>
            <w:rFonts w:cs="Arial"/>
            <w:szCs w:val="28"/>
          </w:rPr>
          <w:t xml:space="preserve">add </w:t>
        </w:r>
      </w:ins>
      <w:ins w:id="112" w:author="CK NTU" w:date="2022-03-04T15:41:00Z">
        <w:r w:rsidR="001F518D">
          <w:rPr>
            <w:rFonts w:cs="Arial"/>
            <w:szCs w:val="28"/>
          </w:rPr>
          <w:t>citation</w:t>
        </w:r>
      </w:ins>
      <w:ins w:id="113" w:author="CK NTU" w:date="2022-03-04T15:53:00Z">
        <w:r w:rsidR="00E30840">
          <w:rPr>
            <w:rFonts w:cs="Arial"/>
            <w:szCs w:val="28"/>
          </w:rPr>
          <w:t>s</w:t>
        </w:r>
      </w:ins>
      <w:ins w:id="114" w:author="CK NTU" w:date="2022-03-04T15:41:00Z">
        <w:r w:rsidR="001F518D">
          <w:rPr>
            <w:rFonts w:cs="Arial"/>
            <w:szCs w:val="28"/>
          </w:rPr>
          <w:t xml:space="preserve"> </w:t>
        </w:r>
        <w:r w:rsidR="00E61E71">
          <w:rPr>
            <w:rFonts w:cs="Arial"/>
            <w:szCs w:val="28"/>
          </w:rPr>
          <w:t>in Introduction)</w:t>
        </w:r>
      </w:ins>
      <w:r>
        <w:rPr>
          <w:rFonts w:cs="Arial" w:hint="eastAsia"/>
          <w:szCs w:val="28"/>
        </w:rPr>
        <w:t xml:space="preserve">. </w:t>
      </w:r>
      <w:ins w:id="115" w:author="CK NTU" w:date="2022-03-04T16:00:00Z">
        <w:r w:rsidR="00E30840">
          <w:rPr>
            <w:rFonts w:cs="Arial"/>
            <w:szCs w:val="28"/>
          </w:rPr>
          <w:t xml:space="preserve">For example, </w:t>
        </w:r>
      </w:ins>
      <w:del w:id="116" w:author="CK NTU" w:date="2022-03-04T16:00:00Z">
        <w:r w:rsidDel="00E30840">
          <w:rPr>
            <w:rFonts w:cs="Arial" w:hint="eastAsia"/>
            <w:szCs w:val="28"/>
          </w:rPr>
          <w:delText>H</w:delText>
        </w:r>
      </w:del>
      <w:ins w:id="117" w:author="CK NTU" w:date="2022-03-04T16:00:00Z">
        <w:r w:rsidR="00E30840">
          <w:rPr>
            <w:rFonts w:cs="Arial"/>
            <w:szCs w:val="28"/>
          </w:rPr>
          <w:t>h</w:t>
        </w:r>
      </w:ins>
      <w:r>
        <w:rPr>
          <w:rFonts w:cs="Arial" w:hint="eastAsia"/>
          <w:szCs w:val="28"/>
        </w:rPr>
        <w:t xml:space="preserve">igher </w:t>
      </w:r>
      <w:del w:id="118" w:author="CK NTU" w:date="2022-03-04T16:18:00Z">
        <w:r w:rsidDel="00C716A8">
          <w:rPr>
            <w:rFonts w:cs="Arial" w:hint="eastAsia"/>
            <w:szCs w:val="28"/>
          </w:rPr>
          <w:delText xml:space="preserve">vegetation </w:delText>
        </w:r>
      </w:del>
      <w:r>
        <w:rPr>
          <w:rFonts w:cs="Arial" w:hint="eastAsia"/>
          <w:szCs w:val="28"/>
        </w:rPr>
        <w:t xml:space="preserve">complexity in </w:t>
      </w:r>
      <w:del w:id="119" w:author="CK NTU" w:date="2022-03-04T16:19:00Z">
        <w:r w:rsidDel="00C716A8">
          <w:rPr>
            <w:rFonts w:cs="Arial" w:hint="eastAsia"/>
            <w:szCs w:val="28"/>
          </w:rPr>
          <w:delText xml:space="preserve">the </w:delText>
        </w:r>
      </w:del>
      <w:r>
        <w:rPr>
          <w:rFonts w:cs="Arial" w:hint="eastAsia"/>
          <w:szCs w:val="28"/>
        </w:rPr>
        <w:t xml:space="preserve">surrounding </w:t>
      </w:r>
      <w:ins w:id="120" w:author="CK NTU" w:date="2022-03-04T16:19:00Z">
        <w:r w:rsidR="00C716A8">
          <w:rPr>
            <w:rFonts w:cs="Arial"/>
            <w:szCs w:val="28"/>
          </w:rPr>
          <w:t>vegetation</w:t>
        </w:r>
        <w:r w:rsidR="00C716A8">
          <w:rPr>
            <w:rFonts w:cs="Arial" w:hint="eastAsia"/>
            <w:szCs w:val="28"/>
          </w:rPr>
          <w:t xml:space="preserve"> </w:t>
        </w:r>
      </w:ins>
      <w:del w:id="121" w:author="CK NTU" w:date="2022-03-04T16:19:00Z">
        <w:r w:rsidDel="00C716A8">
          <w:rPr>
            <w:rFonts w:cs="Arial" w:hint="eastAsia"/>
            <w:szCs w:val="28"/>
          </w:rPr>
          <w:delText>landscape</w:delText>
        </w:r>
      </w:del>
      <w:r>
        <w:rPr>
          <w:rFonts w:cs="Arial" w:hint="eastAsia"/>
          <w:szCs w:val="28"/>
        </w:rPr>
        <w:t xml:space="preserve"> could promote the abundance and diversity of </w:t>
      </w:r>
      <w:del w:id="122" w:author="CK NTU" w:date="2022-03-04T16:37:00Z">
        <w:r w:rsidDel="00935C18">
          <w:rPr>
            <w:rFonts w:cs="Arial" w:hint="eastAsia"/>
            <w:szCs w:val="28"/>
          </w:rPr>
          <w:delText>natural enemie</w:delText>
        </w:r>
      </w:del>
      <w:ins w:id="123" w:author="CK NTU" w:date="2022-03-04T16:37:00Z">
        <w:r w:rsidR="00935C18">
          <w:rPr>
            <w:rFonts w:cs="Arial"/>
            <w:szCs w:val="28"/>
          </w:rPr>
          <w:t>predator</w:t>
        </w:r>
      </w:ins>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del w:id="124" w:author="CK NTU" w:date="2022-03-04T15:56:00Z">
        <w:r w:rsidDel="00E30840">
          <w:rPr>
            <w:rFonts w:cs="Arial" w:hint="eastAsia"/>
            <w:szCs w:val="28"/>
          </w:rPr>
          <w:delText>as well as</w:delText>
        </w:r>
      </w:del>
      <w:ins w:id="125" w:author="CK NTU" w:date="2022-03-04T15:56:00Z">
        <w:r w:rsidR="00E30840">
          <w:rPr>
            <w:rFonts w:cs="Arial"/>
            <w:szCs w:val="28"/>
          </w:rPr>
          <w:t>and</w:t>
        </w:r>
      </w:ins>
      <w:r>
        <w:rPr>
          <w:rFonts w:cs="Arial" w:hint="eastAsia"/>
          <w:szCs w:val="28"/>
        </w:rPr>
        <w:t xml:space="preserve"> providing refuge from intra-guild predation</w:t>
      </w:r>
      <w:r>
        <w:rPr>
          <w:rFonts w:cs="Arial"/>
          <w:szCs w:val="28"/>
        </w:rPr>
        <w:t xml:space="preserve"> </w:t>
      </w:r>
      <w:r w:rsidR="00691C80">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691C80">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Pr>
          <w:rFonts w:cs="Arial"/>
          <w:szCs w:val="28"/>
        </w:rPr>
        <w:t>(Langellotto and Denno 2004, Sanders et al. 2008, Diehl et al. 2013)</w:t>
      </w:r>
      <w:r w:rsidR="00691C80">
        <w:rPr>
          <w:rFonts w:cs="Arial"/>
          <w:szCs w:val="28"/>
        </w:rPr>
        <w:fldChar w:fldCharType="end"/>
      </w:r>
      <w:r>
        <w:rPr>
          <w:rFonts w:cs="Arial" w:hint="eastAsia"/>
          <w:szCs w:val="28"/>
        </w:rPr>
        <w:t xml:space="preserve">. </w:t>
      </w:r>
      <w:ins w:id="126" w:author="CK NTU" w:date="2022-03-04T16:34:00Z">
        <w:r w:rsidR="00935C18">
          <w:rPr>
            <w:rFonts w:cs="Arial"/>
            <w:szCs w:val="28"/>
          </w:rPr>
          <w:t>Higher</w:t>
        </w:r>
      </w:ins>
      <w:ins w:id="127" w:author="CK NTU" w:date="2022-03-04T16:35:00Z">
        <w:r w:rsidR="00935C18">
          <w:rPr>
            <w:rFonts w:cs="Arial"/>
            <w:szCs w:val="28"/>
          </w:rPr>
          <w:t xml:space="preserve">  complexity in</w:t>
        </w:r>
      </w:ins>
      <w:ins w:id="128" w:author="CK NTU" w:date="2022-03-04T16:34:00Z">
        <w:r w:rsidR="00935C18">
          <w:rPr>
            <w:rFonts w:cs="Arial"/>
            <w:szCs w:val="28"/>
          </w:rPr>
          <w:t xml:space="preserve"> </w:t>
        </w:r>
      </w:ins>
      <w:ins w:id="129" w:author="CK NTU" w:date="2022-03-04T16:35:00Z">
        <w:r w:rsidR="00935C18">
          <w:rPr>
            <w:rFonts w:cs="Arial"/>
            <w:szCs w:val="28"/>
          </w:rPr>
          <w:t>surrounding vegetation</w:t>
        </w:r>
        <w:r w:rsidR="00935C18">
          <w:rPr>
            <w:rFonts w:cs="Arial"/>
            <w:szCs w:val="28"/>
          </w:rPr>
          <w:t xml:space="preserve">, </w:t>
        </w:r>
      </w:ins>
      <w:del w:id="130" w:author="CK NTU" w:date="2022-03-04T16:35:00Z">
        <w:r w:rsidDel="00935C18">
          <w:rPr>
            <w:rFonts w:cs="Arial"/>
            <w:szCs w:val="28"/>
          </w:rPr>
          <w:delText>H</w:delText>
        </w:r>
      </w:del>
      <w:ins w:id="131" w:author="CK NTU" w:date="2022-03-04T16:35:00Z">
        <w:r w:rsidR="00935C18">
          <w:rPr>
            <w:rFonts w:cs="Arial"/>
            <w:szCs w:val="28"/>
          </w:rPr>
          <w:t>h</w:t>
        </w:r>
      </w:ins>
      <w:r>
        <w:rPr>
          <w:rFonts w:cs="Arial"/>
          <w:szCs w:val="28"/>
        </w:rPr>
        <w:t>owever,</w:t>
      </w:r>
      <w:ins w:id="132" w:author="CK NTU" w:date="2022-03-04T16:17:00Z">
        <w:r w:rsidR="00C716A8">
          <w:rPr>
            <w:rFonts w:cs="Arial"/>
            <w:szCs w:val="28"/>
          </w:rPr>
          <w:t xml:space="preserve"> </w:t>
        </w:r>
      </w:ins>
      <w:ins w:id="133" w:author="CK NTU" w:date="2022-03-04T16:35:00Z">
        <w:r w:rsidR="00935C18">
          <w:rPr>
            <w:rFonts w:cs="Arial"/>
            <w:szCs w:val="28"/>
          </w:rPr>
          <w:t xml:space="preserve">does not </w:t>
        </w:r>
      </w:ins>
      <w:ins w:id="134" w:author="CK NTU" w:date="2022-03-04T16:21:00Z">
        <w:r w:rsidR="00C716A8">
          <w:rPr>
            <w:rFonts w:cs="Arial"/>
            <w:szCs w:val="28"/>
          </w:rPr>
          <w:t xml:space="preserve">seem to </w:t>
        </w:r>
      </w:ins>
      <w:ins w:id="135" w:author="CK NTU" w:date="2022-03-04T16:35:00Z">
        <w:r w:rsidR="00935C18">
          <w:rPr>
            <w:rFonts w:cs="Arial"/>
            <w:szCs w:val="28"/>
          </w:rPr>
          <w:t xml:space="preserve">affect </w:t>
        </w:r>
      </w:ins>
      <w:ins w:id="136" w:author="CK NTU" w:date="2022-03-04T16:36:00Z">
        <w:r w:rsidR="00935C18">
          <w:rPr>
            <w:rFonts w:cs="Arial"/>
            <w:szCs w:val="28"/>
          </w:rPr>
          <w:t xml:space="preserve"> </w:t>
        </w:r>
      </w:ins>
      <w:ins w:id="137" w:author="CK NTU" w:date="2022-03-04T16:37:00Z">
        <w:r w:rsidR="00935C18">
          <w:rPr>
            <w:rFonts w:cs="Arial"/>
            <w:szCs w:val="28"/>
          </w:rPr>
          <w:t>predators’ diet composition</w:t>
        </w:r>
      </w:ins>
      <w:ins w:id="138" w:author="CK NTU" w:date="2022-03-04T16:38:00Z">
        <w:r w:rsidR="00935C18">
          <w:rPr>
            <w:rFonts w:cs="Arial"/>
            <w:szCs w:val="28"/>
          </w:rPr>
          <w:t>, at least based on our results in the</w:t>
        </w:r>
      </w:ins>
      <w:ins w:id="139" w:author="CK NTU" w:date="2022-03-04T16:37:00Z">
        <w:r w:rsidR="00935C18">
          <w:rPr>
            <w:rFonts w:cs="Arial"/>
            <w:szCs w:val="28"/>
          </w:rPr>
          <w:t xml:space="preserve"> </w:t>
        </w:r>
      </w:ins>
      <w:del w:id="140" w:author="CK NTU" w:date="2022-03-04T16:22:00Z">
        <w:r w:rsidDel="00366364">
          <w:rPr>
            <w:rFonts w:cs="Arial"/>
            <w:szCs w:val="28"/>
          </w:rPr>
          <w:delText xml:space="preserve"> </w:delText>
        </w:r>
        <w:r w:rsidDel="00366364">
          <w:rPr>
            <w:rFonts w:cs="Arial" w:hint="eastAsia"/>
            <w:szCs w:val="28"/>
          </w:rPr>
          <w:delText xml:space="preserve">our results showed that </w:delText>
        </w:r>
      </w:del>
      <w:r>
        <w:rPr>
          <w:rFonts w:cs="Arial"/>
          <w:szCs w:val="28"/>
        </w:rPr>
        <w:t>pest consumption by predators</w:t>
      </w:r>
      <w:ins w:id="141" w:author="CK NTU" w:date="2022-03-04T16:35:00Z">
        <w:r w:rsidR="00935C18">
          <w:rPr>
            <w:rFonts w:cs="Arial"/>
            <w:szCs w:val="28"/>
          </w:rPr>
          <w:t xml:space="preserve"> </w:t>
        </w:r>
      </w:ins>
      <w:del w:id="142" w:author="CK NTU" w:date="2022-03-04T16:22:00Z">
        <w:r w:rsidDel="00366364">
          <w:rPr>
            <w:rFonts w:cs="Arial"/>
            <w:szCs w:val="28"/>
          </w:rPr>
          <w:delText xml:space="preserve"> was not </w:delText>
        </w:r>
        <w:r w:rsidDel="00366364">
          <w:rPr>
            <w:rFonts w:cs="Arial" w:hint="eastAsia"/>
            <w:szCs w:val="28"/>
          </w:rPr>
          <w:delText>related to</w:delText>
        </w:r>
        <w:r w:rsidDel="00366364">
          <w:rPr>
            <w:rFonts w:cs="Arial"/>
            <w:szCs w:val="28"/>
          </w:rPr>
          <w:delText xml:space="preserve"> the </w:delText>
        </w:r>
        <w:r w:rsidDel="00366364">
          <w:rPr>
            <w:rFonts w:cs="Arial" w:hint="eastAsia"/>
            <w:szCs w:val="28"/>
          </w:rPr>
          <w:delText>vegetated area</w:delText>
        </w:r>
        <w:r w:rsidDel="00366364">
          <w:rPr>
            <w:rFonts w:cs="Arial"/>
            <w:szCs w:val="28"/>
          </w:rPr>
          <w:delText xml:space="preserve"> </w:delText>
        </w:r>
        <w:r w:rsidDel="00366364">
          <w:rPr>
            <w:rFonts w:cs="Arial" w:hint="eastAsia"/>
            <w:szCs w:val="28"/>
          </w:rPr>
          <w:delText xml:space="preserve">(percent forest </w:delText>
        </w:r>
        <w:r w:rsidDel="00366364">
          <w:rPr>
            <w:rFonts w:cs="Arial"/>
            <w:szCs w:val="28"/>
          </w:rPr>
          <w:delText>cover</w:delText>
        </w:r>
        <w:r w:rsidDel="00366364">
          <w:rPr>
            <w:rFonts w:cs="Arial" w:hint="eastAsia"/>
            <w:szCs w:val="28"/>
          </w:rPr>
          <w:delText>)</w:delText>
        </w:r>
        <w:r w:rsidDel="00366364">
          <w:rPr>
            <w:rFonts w:cs="Arial"/>
            <w:szCs w:val="28"/>
          </w:rPr>
          <w:delText xml:space="preserve"> surrounding the farms</w:delText>
        </w:r>
      </w:del>
      <w:ins w:id="143" w:author="CK NTU" w:date="2022-03-04T16:22:00Z">
        <w:r w:rsidR="00366364">
          <w:rPr>
            <w:rFonts w:cs="Arial"/>
            <w:szCs w:val="28"/>
          </w:rPr>
          <w:t>(</w:t>
        </w:r>
      </w:ins>
      <w:ins w:id="144" w:author="CK NTU" w:date="2022-03-04T16:39:00Z">
        <w:r w:rsidR="00935C18">
          <w:rPr>
            <w:rFonts w:cs="Arial"/>
            <w:szCs w:val="28"/>
          </w:rPr>
          <w:t>Table</w:t>
        </w:r>
      </w:ins>
      <w:ins w:id="145" w:author="CK NTU" w:date="2022-03-04T16:22:00Z">
        <w:r w:rsidR="00366364">
          <w:rPr>
            <w:rFonts w:cs="Arial"/>
            <w:szCs w:val="28"/>
          </w:rPr>
          <w:t xml:space="preserve"> x)</w:t>
        </w:r>
      </w:ins>
      <w:r>
        <w:rPr>
          <w:rFonts w:cs="Arial" w:hint="eastAsia"/>
          <w:szCs w:val="28"/>
        </w:rPr>
        <w:t>.</w:t>
      </w:r>
      <w:ins w:id="146" w:author="CK NTU" w:date="2022-03-04T16:41:00Z">
        <w:r w:rsidR="00935C18">
          <w:rPr>
            <w:rFonts w:cs="Arial"/>
            <w:szCs w:val="28"/>
          </w:rPr>
          <w:t xml:space="preserve">  This might be because </w:t>
        </w:r>
        <w:r w:rsidR="00935C18">
          <w:rPr>
            <w:rFonts w:cs="Arial"/>
            <w:szCs w:val="28"/>
          </w:rPr>
          <w:t>surrounding vegetation</w:t>
        </w:r>
        <w:r w:rsidR="00935C18">
          <w:rPr>
            <w:rFonts w:cs="Arial"/>
            <w:szCs w:val="28"/>
          </w:rPr>
          <w:t xml:space="preserve"> </w:t>
        </w:r>
      </w:ins>
      <w:ins w:id="147" w:author="CK NTU" w:date="2022-03-04T16:42:00Z">
        <w:r w:rsidR="001C2A29">
          <w:rPr>
            <w:rFonts w:cs="Arial"/>
            <w:szCs w:val="28"/>
          </w:rPr>
          <w:t xml:space="preserve">does </w:t>
        </w:r>
      </w:ins>
      <w:ins w:id="148" w:author="CK NTU" w:date="2022-03-04T16:43:00Z">
        <w:r w:rsidR="001C2A29">
          <w:rPr>
            <w:rFonts w:cs="Arial"/>
            <w:szCs w:val="28"/>
          </w:rPr>
          <w:t>not affect</w:t>
        </w:r>
      </w:ins>
      <w:r>
        <w:rPr>
          <w:rFonts w:cs="Arial" w:hint="eastAsia"/>
          <w:szCs w:val="28"/>
        </w:rPr>
        <w:t xml:space="preserve"> </w:t>
      </w:r>
      <w:ins w:id="149" w:author="CK NTU" w:date="2022-03-04T16:44:00Z">
        <w:r w:rsidR="001C2A29">
          <w:rPr>
            <w:rFonts w:cs="Arial" w:hint="eastAsia"/>
            <w:szCs w:val="28"/>
          </w:rPr>
          <w:t>prey availability</w:t>
        </w:r>
        <w:r w:rsidR="001C2A29">
          <w:rPr>
            <w:rFonts w:cs="Arial"/>
            <w:szCs w:val="28"/>
          </w:rPr>
          <w:t xml:space="preserve"> to predators</w:t>
        </w:r>
        <w:r w:rsidR="001C2A29">
          <w:rPr>
            <w:rFonts w:cs="Arial"/>
            <w:szCs w:val="28"/>
          </w:rPr>
          <w:t xml:space="preserve"> </w:t>
        </w:r>
      </w:ins>
      <w:ins w:id="150" w:author="CK NTU" w:date="2022-03-04T16:45:00Z">
        <w:r w:rsidR="001C2A29">
          <w:rPr>
            <w:rFonts w:cs="Arial"/>
            <w:szCs w:val="28"/>
          </w:rPr>
          <w:t xml:space="preserve">at our experimental scale </w:t>
        </w:r>
      </w:ins>
      <w:ins w:id="151" w:author="CK NTU" w:date="2022-03-04T16:44:00Z">
        <w:r w:rsidR="001C2A29">
          <w:rPr>
            <w:rFonts w:cs="Arial"/>
            <w:szCs w:val="28"/>
          </w:rPr>
          <w:t>(</w:t>
        </w:r>
      </w:ins>
      <w:ins w:id="152" w:author="CK NTU" w:date="2022-03-04T16:45:00Z">
        <w:r w:rsidR="001C2A29">
          <w:rPr>
            <w:rFonts w:cs="Arial"/>
            <w:szCs w:val="28"/>
          </w:rPr>
          <w:t>e.</w:t>
        </w:r>
      </w:ins>
      <w:ins w:id="153" w:author="CK NTU" w:date="2022-03-04T16:46:00Z">
        <w:r w:rsidR="001C2A29">
          <w:rPr>
            <w:rFonts w:cs="Arial"/>
            <w:szCs w:val="28"/>
          </w:rPr>
          <w:t xml:space="preserve">g., prey </w:t>
        </w:r>
      </w:ins>
      <w:ins w:id="154" w:author="CK NTU" w:date="2022-03-04T16:49:00Z">
        <w:r w:rsidR="001C2A29">
          <w:rPr>
            <w:rFonts w:cs="Arial"/>
            <w:szCs w:val="28"/>
          </w:rPr>
          <w:t>is</w:t>
        </w:r>
      </w:ins>
      <w:ins w:id="155" w:author="CK NTU" w:date="2022-03-04T16:46:00Z">
        <w:r w:rsidR="001C2A29">
          <w:rPr>
            <w:rFonts w:cs="Arial"/>
            <w:szCs w:val="28"/>
          </w:rPr>
          <w:t xml:space="preserve"> </w:t>
        </w:r>
      </w:ins>
      <w:ins w:id="156" w:author="CK NTU" w:date="2022-03-04T16:44:00Z">
        <w:r w:rsidR="001C2A29">
          <w:rPr>
            <w:rFonts w:cs="Arial"/>
            <w:szCs w:val="28"/>
          </w:rPr>
          <w:t>mobil</w:t>
        </w:r>
      </w:ins>
      <w:ins w:id="157" w:author="CK NTU" w:date="2022-03-04T16:46:00Z">
        <w:r w:rsidR="001C2A29">
          <w:rPr>
            <w:rFonts w:cs="Arial"/>
            <w:szCs w:val="28"/>
          </w:rPr>
          <w:t xml:space="preserve">e across </w:t>
        </w:r>
      </w:ins>
      <w:ins w:id="158" w:author="CK NTU" w:date="2022-03-04T16:47:00Z">
        <w:r w:rsidR="001C2A29">
          <w:rPr>
            <w:rFonts w:cs="Arial"/>
            <w:szCs w:val="28"/>
          </w:rPr>
          <w:t>experimental farms)</w:t>
        </w:r>
      </w:ins>
      <w:ins w:id="159" w:author="CK NTU" w:date="2022-03-04T16:53:00Z">
        <w:r w:rsidR="00C535E7">
          <w:rPr>
            <w:rFonts w:cs="Arial"/>
            <w:szCs w:val="28"/>
          </w:rPr>
          <w:t xml:space="preserve">, in accordance </w:t>
        </w:r>
      </w:ins>
      <w:ins w:id="160" w:author="CK NTU" w:date="2022-03-04T16:54:00Z">
        <w:r w:rsidR="00C535E7">
          <w:rPr>
            <w:rFonts w:cs="Arial"/>
            <w:szCs w:val="28"/>
          </w:rPr>
          <w:t xml:space="preserve">with </w:t>
        </w:r>
      </w:ins>
      <w:del w:id="161" w:author="CK NTU" w:date="2022-03-04T16:54:00Z">
        <w:r w:rsidDel="00C535E7">
          <w:rPr>
            <w:rFonts w:cs="Arial" w:hint="eastAsia"/>
            <w:szCs w:val="28"/>
          </w:rPr>
          <w:delText xml:space="preserve">In fact, </w:delText>
        </w:r>
      </w:del>
      <w:r>
        <w:rPr>
          <w:rFonts w:cs="Arial" w:hint="eastAsia"/>
          <w:szCs w:val="28"/>
        </w:rPr>
        <w:t xml:space="preserve">a meta-analysis </w:t>
      </w:r>
      <w:ins w:id="162" w:author="CK NTU" w:date="2022-03-04T16:54:00Z">
        <w:r w:rsidR="00C535E7">
          <w:rPr>
            <w:rFonts w:cs="Arial"/>
            <w:szCs w:val="28"/>
          </w:rPr>
          <w:t xml:space="preserve">study showing </w:t>
        </w:r>
      </w:ins>
      <w:del w:id="163" w:author="CK NTU" w:date="2022-03-04T16:54:00Z">
        <w:r w:rsidDel="00C535E7">
          <w:rPr>
            <w:rFonts w:cs="Arial" w:hint="eastAsia"/>
            <w:szCs w:val="28"/>
          </w:rPr>
          <w:delText xml:space="preserve">reveals </w:delText>
        </w:r>
      </w:del>
      <w:r>
        <w:rPr>
          <w:rFonts w:cs="Arial" w:hint="eastAsia"/>
          <w:szCs w:val="28"/>
        </w:rPr>
        <w:t xml:space="preserve">no </w:t>
      </w:r>
      <w:ins w:id="164" w:author="CK NTU" w:date="2022-03-04T16:48:00Z">
        <w:r w:rsidR="001C2A29">
          <w:rPr>
            <w:rFonts w:cs="Arial"/>
            <w:szCs w:val="28"/>
          </w:rPr>
          <w:t xml:space="preserve">density </w:t>
        </w:r>
      </w:ins>
      <w:del w:id="165" w:author="CK NTU" w:date="2022-03-04T16:48:00Z">
        <w:r w:rsidDel="001C2A29">
          <w:rPr>
            <w:rFonts w:cs="Arial"/>
            <w:szCs w:val="28"/>
          </w:rPr>
          <w:delText xml:space="preserve">significant </w:delText>
        </w:r>
      </w:del>
      <w:r>
        <w:rPr>
          <w:rFonts w:cs="Arial" w:hint="eastAsia"/>
          <w:szCs w:val="28"/>
        </w:rPr>
        <w:t>changes in</w:t>
      </w:r>
      <w:r>
        <w:rPr>
          <w:rFonts w:cs="Arial"/>
          <w:szCs w:val="28"/>
        </w:rPr>
        <w:t xml:space="preserve"> </w:t>
      </w:r>
      <w:r>
        <w:rPr>
          <w:rFonts w:cs="Arial" w:hint="eastAsia"/>
          <w:szCs w:val="28"/>
        </w:rPr>
        <w:t>p</w:t>
      </w:r>
      <w:r>
        <w:rPr>
          <w:rFonts w:cs="Arial"/>
          <w:szCs w:val="28"/>
        </w:rPr>
        <w:t>otential prey</w:t>
      </w:r>
      <w:r>
        <w:rPr>
          <w:rFonts w:cs="Arial" w:hint="eastAsia"/>
          <w:szCs w:val="28"/>
        </w:rPr>
        <w:t xml:space="preserve"> (crop herbivore) </w:t>
      </w:r>
      <w:del w:id="166" w:author="CK NTU" w:date="2022-03-04T16:48:00Z">
        <w:r w:rsidDel="001C2A29">
          <w:rPr>
            <w:rFonts w:cs="Arial" w:hint="eastAsia"/>
            <w:szCs w:val="28"/>
          </w:rPr>
          <w:delText xml:space="preserve">density </w:delText>
        </w:r>
      </w:del>
      <w:r>
        <w:rPr>
          <w:rFonts w:cs="Arial" w:hint="eastAsia"/>
          <w:szCs w:val="28"/>
        </w:rPr>
        <w:t>in agricultural fields</w:t>
      </w:r>
      <w:r>
        <w:rPr>
          <w:rFonts w:cs="Arial"/>
          <w:szCs w:val="28"/>
        </w:rPr>
        <w:t xml:space="preserve"> </w:t>
      </w:r>
      <w:r>
        <w:rPr>
          <w:rFonts w:cs="Arial" w:hint="eastAsia"/>
          <w:szCs w:val="28"/>
        </w:rPr>
        <w:t xml:space="preserve">in response to </w:t>
      </w:r>
      <w:r>
        <w:rPr>
          <w:rFonts w:cs="Arial"/>
          <w:szCs w:val="28"/>
        </w:rPr>
        <w:t xml:space="preserve">habitat complexity </w:t>
      </w:r>
      <w:r w:rsidR="00691C80">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691C80">
        <w:rPr>
          <w:rFonts w:cs="Arial"/>
          <w:szCs w:val="28"/>
        </w:rPr>
        <w:fldChar w:fldCharType="separate"/>
      </w:r>
      <w:r>
        <w:rPr>
          <w:rFonts w:cs="Arial"/>
          <w:szCs w:val="28"/>
        </w:rPr>
        <w:t>(Langellotto and Denno 2004)</w:t>
      </w:r>
      <w:r w:rsidR="00691C80">
        <w:rPr>
          <w:rFonts w:cs="Arial"/>
          <w:szCs w:val="28"/>
        </w:rPr>
        <w:fldChar w:fldCharType="end"/>
      </w:r>
      <w:r>
        <w:rPr>
          <w:rFonts w:cs="Arial" w:hint="eastAsia"/>
          <w:szCs w:val="28"/>
        </w:rPr>
        <w:t xml:space="preserve">. </w:t>
      </w:r>
      <w:ins w:id="167" w:author="CK NTU" w:date="2022-03-04T16:55:00Z">
        <w:r w:rsidR="00C535E7">
          <w:rPr>
            <w:rFonts w:cs="Arial"/>
            <w:szCs w:val="28"/>
          </w:rPr>
          <w:t>Taken together,</w:t>
        </w:r>
      </w:ins>
      <w:ins w:id="168" w:author="CK NTU" w:date="2022-03-04T17:13:00Z">
        <w:r w:rsidR="0007086E">
          <w:rPr>
            <w:rFonts w:cs="Arial"/>
            <w:szCs w:val="28"/>
          </w:rPr>
          <w:t xml:space="preserve"> although </w:t>
        </w:r>
      </w:ins>
      <w:ins w:id="169" w:author="CK NTU" w:date="2022-03-04T17:14:00Z">
        <w:r w:rsidR="0007086E">
          <w:rPr>
            <w:rFonts w:cs="Arial"/>
            <w:szCs w:val="28"/>
          </w:rPr>
          <w:t xml:space="preserve">vegetation may not affect predators’ diet composition, </w:t>
        </w:r>
      </w:ins>
      <w:ins w:id="170" w:author="CK NTU" w:date="2022-03-04T16:55:00Z">
        <w:r w:rsidR="00C535E7">
          <w:rPr>
            <w:rFonts w:cs="Arial"/>
            <w:szCs w:val="28"/>
          </w:rPr>
          <w:t xml:space="preserve">we speculate that </w:t>
        </w:r>
      </w:ins>
      <w:del w:id="171" w:author="CK NTU" w:date="2022-03-04T16:51:00Z">
        <w:r w:rsidDel="001C2A29">
          <w:rPr>
            <w:rFonts w:cs="Arial" w:hint="eastAsia"/>
            <w:szCs w:val="28"/>
          </w:rPr>
          <w:delText>Consequently, we speculate that the lack of vegetation effects in our study may be partly due to no difference in</w:delText>
        </w:r>
      </w:del>
      <w:del w:id="172" w:author="CK NTU" w:date="2022-03-04T16:44:00Z">
        <w:r w:rsidDel="001C2A29">
          <w:rPr>
            <w:rFonts w:cs="Arial" w:hint="eastAsia"/>
            <w:szCs w:val="28"/>
          </w:rPr>
          <w:delText xml:space="preserve"> prey availability</w:delText>
        </w:r>
      </w:del>
      <w:del w:id="173" w:author="CK NTU" w:date="2022-03-04T16:51:00Z">
        <w:r w:rsidDel="001C2A29">
          <w:rPr>
            <w:rFonts w:cs="Arial" w:hint="eastAsia"/>
            <w:szCs w:val="28"/>
          </w:rPr>
          <w:delText xml:space="preserve">, which ultimately determines the diet compositions of generalist predators. </w:delText>
        </w:r>
      </w:del>
      <w:del w:id="174" w:author="CK NTU" w:date="2022-03-04T16:56:00Z">
        <w:r w:rsidDel="00C535E7">
          <w:rPr>
            <w:rFonts w:cs="Arial" w:hint="eastAsia"/>
            <w:szCs w:val="28"/>
          </w:rPr>
          <w:delText>I</w:delText>
        </w:r>
      </w:del>
      <w:ins w:id="175" w:author="CK NTU" w:date="2022-03-04T16:56:00Z">
        <w:r w:rsidR="00C535E7">
          <w:rPr>
            <w:rFonts w:cs="Arial"/>
            <w:szCs w:val="28"/>
          </w:rPr>
          <w:t>i</w:t>
        </w:r>
      </w:ins>
      <w:r>
        <w:rPr>
          <w:rFonts w:cs="Arial" w:hint="eastAsia"/>
          <w:szCs w:val="28"/>
        </w:rPr>
        <w:t xml:space="preserve">ncreasing </w:t>
      </w:r>
      <w:ins w:id="176" w:author="CK NTU" w:date="2022-03-04T16:57:00Z">
        <w:r w:rsidR="00C535E7">
          <w:rPr>
            <w:rFonts w:cs="Arial" w:hint="eastAsia"/>
            <w:szCs w:val="28"/>
          </w:rPr>
          <w:t>complexity</w:t>
        </w:r>
        <w:r w:rsidR="00C535E7">
          <w:rPr>
            <w:rFonts w:cs="Arial"/>
            <w:szCs w:val="28"/>
          </w:rPr>
          <w:t xml:space="preserve"> in</w:t>
        </w:r>
        <w:r w:rsidR="00C535E7">
          <w:rPr>
            <w:rFonts w:cs="Arial" w:hint="eastAsia"/>
            <w:szCs w:val="28"/>
          </w:rPr>
          <w:t xml:space="preserve"> </w:t>
        </w:r>
      </w:ins>
      <w:r>
        <w:rPr>
          <w:rFonts w:cs="Arial" w:hint="eastAsia"/>
          <w:szCs w:val="28"/>
        </w:rPr>
        <w:t xml:space="preserve">surrounding vegetation </w:t>
      </w:r>
      <w:ins w:id="177" w:author="CK NTU" w:date="2022-03-04T17:12:00Z">
        <w:r w:rsidR="008564E5">
          <w:rPr>
            <w:rFonts w:cs="Arial"/>
            <w:szCs w:val="28"/>
          </w:rPr>
          <w:t>will stil</w:t>
        </w:r>
        <w:r w:rsidR="00C27B8C">
          <w:rPr>
            <w:rFonts w:cs="Arial"/>
            <w:szCs w:val="28"/>
          </w:rPr>
          <w:t>l</w:t>
        </w:r>
      </w:ins>
      <w:ins w:id="178" w:author="CK NTU" w:date="2022-03-04T16:57:00Z">
        <w:r w:rsidR="00C535E7">
          <w:rPr>
            <w:rFonts w:cs="Arial"/>
            <w:szCs w:val="28"/>
          </w:rPr>
          <w:t xml:space="preserve"> </w:t>
        </w:r>
      </w:ins>
      <w:del w:id="179" w:author="CK NTU" w:date="2022-03-04T16:57:00Z">
        <w:r w:rsidDel="00C535E7">
          <w:rPr>
            <w:rFonts w:cs="Arial" w:hint="eastAsia"/>
            <w:szCs w:val="28"/>
          </w:rPr>
          <w:delText xml:space="preserve">complexity may </w:delText>
        </w:r>
      </w:del>
      <w:r>
        <w:rPr>
          <w:rFonts w:cs="Arial" w:hint="eastAsia"/>
          <w:szCs w:val="28"/>
        </w:rPr>
        <w:t xml:space="preserve">benefit pest control </w:t>
      </w:r>
      <w:r>
        <w:rPr>
          <w:rFonts w:cs="Arial" w:hint="eastAsia"/>
          <w:szCs w:val="28"/>
        </w:rPr>
        <w:lastRenderedPageBreak/>
        <w:t>through enhancing</w:t>
      </w:r>
      <w:ins w:id="180" w:author="CK NTU" w:date="2022-03-04T16:59:00Z">
        <w:r w:rsidR="00C535E7">
          <w:rPr>
            <w:rFonts w:cs="Arial"/>
            <w:szCs w:val="28"/>
          </w:rPr>
          <w:t xml:space="preserve"> the</w:t>
        </w:r>
      </w:ins>
      <w:r>
        <w:rPr>
          <w:rFonts w:cs="Arial" w:hint="eastAsia"/>
          <w:szCs w:val="28"/>
        </w:rPr>
        <w:t xml:space="preserve"> </w:t>
      </w:r>
      <w:ins w:id="181" w:author="CK NTU" w:date="2022-03-04T16:59:00Z">
        <w:r w:rsidR="00C535E7">
          <w:rPr>
            <w:rFonts w:cs="Arial" w:hint="eastAsia"/>
            <w:szCs w:val="28"/>
          </w:rPr>
          <w:t>density</w:t>
        </w:r>
        <w:r w:rsidR="00C535E7">
          <w:rPr>
            <w:rFonts w:cs="Arial"/>
            <w:szCs w:val="28"/>
          </w:rPr>
          <w:t xml:space="preserve"> </w:t>
        </w:r>
        <w:r w:rsidR="00C535E7">
          <w:rPr>
            <w:rFonts w:cs="Arial" w:hint="eastAsia"/>
            <w:szCs w:val="28"/>
          </w:rPr>
          <w:t xml:space="preserve">and diversity </w:t>
        </w:r>
        <w:r w:rsidR="00C535E7">
          <w:rPr>
            <w:rFonts w:cs="Arial"/>
            <w:szCs w:val="28"/>
          </w:rPr>
          <w:t xml:space="preserve">of </w:t>
        </w:r>
      </w:ins>
      <w:del w:id="182" w:author="CK NTU" w:date="2022-03-04T16:59:00Z">
        <w:r w:rsidDel="00C535E7">
          <w:rPr>
            <w:rFonts w:cs="Arial" w:hint="eastAsia"/>
            <w:szCs w:val="28"/>
          </w:rPr>
          <w:delText xml:space="preserve">overall </w:delText>
        </w:r>
      </w:del>
      <w:r>
        <w:rPr>
          <w:rFonts w:cs="Arial" w:hint="eastAsia"/>
          <w:szCs w:val="28"/>
        </w:rPr>
        <w:t>predator</w:t>
      </w:r>
      <w:ins w:id="183" w:author="CK NTU" w:date="2022-03-04T16:59:00Z">
        <w:r w:rsidR="00C535E7">
          <w:rPr>
            <w:rFonts w:cs="Arial"/>
            <w:szCs w:val="28"/>
          </w:rPr>
          <w:t>s</w:t>
        </w:r>
      </w:ins>
      <w:ins w:id="184" w:author="CK NTU" w:date="2022-03-04T17:00:00Z">
        <w:r w:rsidR="00C535E7">
          <w:rPr>
            <w:rFonts w:cs="Arial"/>
            <w:szCs w:val="28"/>
          </w:rPr>
          <w:t>, whose diet composition will likely remain the same (</w:t>
        </w:r>
      </w:ins>
      <w:ins w:id="185" w:author="CK NTU" w:date="2022-03-04T17:01:00Z">
        <w:r w:rsidR="00C535E7">
          <w:rPr>
            <w:rFonts w:cs="Arial"/>
            <w:szCs w:val="28"/>
          </w:rPr>
          <w:t>e.g.,</w:t>
        </w:r>
      </w:ins>
      <w:ins w:id="186" w:author="CK NTU" w:date="2022-03-04T17:02:00Z">
        <w:r w:rsidR="000008BB">
          <w:rPr>
            <w:rFonts w:cs="Arial"/>
            <w:szCs w:val="28"/>
          </w:rPr>
          <w:t xml:space="preserve"> high pest consumption)</w:t>
        </w:r>
      </w:ins>
      <w:del w:id="187" w:author="CK NTU" w:date="2022-03-04T17:00:00Z">
        <w:r w:rsidDel="00C535E7">
          <w:rPr>
            <w:rFonts w:cs="Arial" w:hint="eastAsia"/>
            <w:szCs w:val="28"/>
          </w:rPr>
          <w:delText xml:space="preserve"> </w:delText>
        </w:r>
      </w:del>
      <w:del w:id="188" w:author="CK NTU" w:date="2022-03-04T16:59:00Z">
        <w:r w:rsidDel="00C535E7">
          <w:rPr>
            <w:rFonts w:cs="Arial" w:hint="eastAsia"/>
            <w:szCs w:val="28"/>
          </w:rPr>
          <w:delText>density</w:delText>
        </w:r>
      </w:del>
      <w:del w:id="189" w:author="CK NTU" w:date="2022-03-04T16:58:00Z">
        <w:r w:rsidDel="00C535E7">
          <w:rPr>
            <w:rFonts w:cs="Arial" w:hint="eastAsia"/>
            <w:szCs w:val="28"/>
          </w:rPr>
          <w:delText xml:space="preserve"> </w:delText>
        </w:r>
      </w:del>
      <w:del w:id="190" w:author="CK NTU" w:date="2022-03-04T16:59:00Z">
        <w:r w:rsidDel="00C535E7">
          <w:rPr>
            <w:rFonts w:cs="Arial" w:hint="eastAsia"/>
            <w:szCs w:val="28"/>
          </w:rPr>
          <w:delText xml:space="preserve">and diversity </w:delText>
        </w:r>
      </w:del>
      <w:del w:id="191" w:author="CK NTU" w:date="2022-03-04T17:02:00Z">
        <w:r w:rsidDel="000008BB">
          <w:rPr>
            <w:rFonts w:cs="Arial" w:hint="eastAsia"/>
            <w:szCs w:val="28"/>
          </w:rPr>
          <w:delText>but not per capita pest consumption by predator</w:delText>
        </w:r>
      </w:del>
      <w:r>
        <w:rPr>
          <w:rFonts w:cs="Arial" w:hint="eastAsia"/>
          <w:szCs w:val="28"/>
        </w:rPr>
        <w:t>.</w:t>
      </w:r>
    </w:p>
    <w:p w14:paraId="337ADDE9"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14:paraId="0B9FF955" w14:textId="409BFA23" w:rsidR="000600B7" w:rsidRDefault="00056389">
      <w:pPr>
        <w:rPr>
          <w:ins w:id="192" w:author="CK NTU" w:date="2022-03-04T17:18:00Z"/>
          <w:rFonts w:cs="Arial"/>
          <w:color w:val="FF0000"/>
          <w:szCs w:val="28"/>
        </w:rPr>
      </w:pPr>
      <w:r>
        <w:rPr>
          <w:rFonts w:cs="Arial" w:hint="eastAsia"/>
          <w:szCs w:val="28"/>
        </w:rPr>
        <w:tab/>
        <w:t xml:space="preserve">Surprisingly, </w:t>
      </w:r>
      <w:ins w:id="193" w:author="CK NTU" w:date="2022-03-04T17:20:00Z">
        <w:r w:rsidR="00223F6C">
          <w:rPr>
            <w:rFonts w:cs="Arial"/>
            <w:szCs w:val="28"/>
          </w:rPr>
          <w:t>a</w:t>
        </w:r>
      </w:ins>
      <w:moveToRangeStart w:id="194" w:author="CK NTU" w:date="2022-03-04T17:20:00Z" w:name="move97306860"/>
      <w:moveTo w:id="195" w:author="CK NTU" w:date="2022-03-04T17:20:00Z">
        <w:del w:id="196" w:author="CK NTU" w:date="2022-03-04T17:20:00Z">
          <w:r w:rsidR="00223F6C" w:rsidDel="00223F6C">
            <w:rPr>
              <w:rFonts w:cs="Arial" w:hint="eastAsia"/>
              <w:szCs w:val="28"/>
            </w:rPr>
            <w:delText>A</w:delText>
          </w:r>
        </w:del>
        <w:r w:rsidR="00223F6C">
          <w:rPr>
            <w:rFonts w:cs="Arial" w:hint="eastAsia"/>
            <w:szCs w:val="28"/>
          </w:rPr>
          <w:t xml:space="preserve">lthough </w:t>
        </w:r>
        <w:del w:id="197" w:author="CK NTU" w:date="2022-03-04T17:21:00Z">
          <w:r w:rsidR="00223F6C" w:rsidDel="00223F6C">
            <w:rPr>
              <w:rFonts w:cs="Arial" w:hint="eastAsia"/>
              <w:szCs w:val="28"/>
            </w:rPr>
            <w:delText xml:space="preserve">the feeding habits and </w:delText>
          </w:r>
        </w:del>
      </w:moveTo>
      <w:ins w:id="198" w:author="CK NTU" w:date="2022-03-04T17:21:00Z">
        <w:r w:rsidR="00223F6C">
          <w:rPr>
            <w:rFonts w:cs="Arial"/>
            <w:szCs w:val="28"/>
          </w:rPr>
          <w:t xml:space="preserve">the </w:t>
        </w:r>
      </w:ins>
      <w:moveTo w:id="199" w:author="CK NTU" w:date="2022-03-04T17:20:00Z">
        <w:r w:rsidR="00223F6C">
          <w:rPr>
            <w:rFonts w:cs="Arial" w:hint="eastAsia"/>
            <w:szCs w:val="28"/>
          </w:rPr>
          <w:t xml:space="preserve">diet compositions of generalist predators </w:t>
        </w:r>
      </w:moveTo>
      <w:ins w:id="200" w:author="CK NTU" w:date="2022-03-04T17:22:00Z">
        <w:r w:rsidR="00673509">
          <w:rPr>
            <w:rFonts w:cs="Arial"/>
            <w:szCs w:val="28"/>
          </w:rPr>
          <w:t xml:space="preserve">are </w:t>
        </w:r>
      </w:ins>
      <w:moveTo w:id="201" w:author="CK NTU" w:date="2022-03-04T17:20:00Z">
        <w:del w:id="202" w:author="CK NTU" w:date="2022-03-04T17:22:00Z">
          <w:r w:rsidR="00223F6C" w:rsidDel="00673509">
            <w:rPr>
              <w:rFonts w:cs="Arial" w:hint="eastAsia"/>
              <w:szCs w:val="28"/>
            </w:rPr>
            <w:delText xml:space="preserve">could be </w:delText>
          </w:r>
        </w:del>
        <w:r w:rsidR="00223F6C">
          <w:rPr>
            <w:rFonts w:cs="Arial" w:hint="eastAsia"/>
            <w:szCs w:val="28"/>
          </w:rPr>
          <w:t xml:space="preserve">largely influenced by </w:t>
        </w:r>
        <w:del w:id="203" w:author="CK NTU" w:date="2022-03-04T17:22:00Z">
          <w:r w:rsidR="00223F6C" w:rsidDel="00673509">
            <w:rPr>
              <w:rFonts w:cs="Arial" w:hint="eastAsia"/>
              <w:szCs w:val="28"/>
            </w:rPr>
            <w:delText xml:space="preserve">the </w:delText>
          </w:r>
        </w:del>
        <w:r w:rsidR="00223F6C">
          <w:rPr>
            <w:rFonts w:cs="Arial" w:hint="eastAsia"/>
            <w:szCs w:val="28"/>
          </w:rPr>
          <w:t xml:space="preserve">prey availability in the </w:t>
        </w:r>
        <w:del w:id="204" w:author="CK NTU" w:date="2022-03-04T17:23:00Z">
          <w:r w:rsidR="00223F6C" w:rsidDel="00673509">
            <w:rPr>
              <w:rFonts w:cs="Arial" w:hint="eastAsia"/>
              <w:szCs w:val="28"/>
            </w:rPr>
            <w:delText>habitat</w:delText>
          </w:r>
        </w:del>
      </w:moveTo>
      <w:ins w:id="205" w:author="CK NTU" w:date="2022-03-04T17:23:00Z">
        <w:r w:rsidR="00673509">
          <w:rPr>
            <w:rFonts w:cs="Arial"/>
            <w:szCs w:val="28"/>
          </w:rPr>
          <w:t>field</w:t>
        </w:r>
      </w:ins>
      <w:moveTo w:id="206" w:author="CK NTU" w:date="2022-03-04T17:20:00Z">
        <w:r w:rsidR="00223F6C">
          <w:rPr>
            <w:rFonts w:cs="Arial" w:hint="eastAsia"/>
            <w:szCs w:val="28"/>
          </w:rPr>
          <w:t xml:space="preserve"> </w:t>
        </w:r>
        <w:r w:rsidR="00223F6C">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 </w:instrText>
        </w:r>
        <w:r w:rsidR="00223F6C">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EN.CITE.DATA </w:instrText>
        </w:r>
        <w:r w:rsidR="00223F6C">
          <w:rPr>
            <w:rFonts w:cs="Arial"/>
            <w:szCs w:val="28"/>
          </w:rPr>
        </w:r>
        <w:r w:rsidR="00223F6C">
          <w:rPr>
            <w:rFonts w:cs="Arial"/>
            <w:szCs w:val="28"/>
          </w:rPr>
          <w:fldChar w:fldCharType="end"/>
        </w:r>
        <w:r w:rsidR="00223F6C">
          <w:rPr>
            <w:rFonts w:cs="Arial"/>
            <w:szCs w:val="28"/>
          </w:rPr>
        </w:r>
        <w:r w:rsidR="00223F6C">
          <w:rPr>
            <w:rFonts w:cs="Arial"/>
            <w:szCs w:val="28"/>
          </w:rPr>
          <w:fldChar w:fldCharType="separate"/>
        </w:r>
        <w:r w:rsidR="00223F6C">
          <w:rPr>
            <w:rFonts w:cs="Arial"/>
            <w:noProof/>
            <w:szCs w:val="28"/>
          </w:rPr>
          <w:t>(Madsen et al. 2004, Wise et al. 2006, Hsu et al. 2021)</w:t>
        </w:r>
        <w:r w:rsidR="00223F6C">
          <w:rPr>
            <w:rFonts w:cs="Arial"/>
            <w:szCs w:val="28"/>
          </w:rPr>
          <w:fldChar w:fldCharType="end"/>
        </w:r>
        <w:r w:rsidR="00223F6C">
          <w:rPr>
            <w:rFonts w:cs="Arial" w:hint="eastAsia"/>
            <w:szCs w:val="28"/>
          </w:rPr>
          <w:t>,</w:t>
        </w:r>
      </w:moveTo>
      <w:moveToRangeEnd w:id="194"/>
      <w:ins w:id="207" w:author="CK NTU" w:date="2022-03-04T17:23:00Z">
        <w:r w:rsidR="00673509">
          <w:rPr>
            <w:rFonts w:cs="Arial"/>
            <w:szCs w:val="28"/>
          </w:rPr>
          <w:t xml:space="preserve"> our </w:t>
        </w:r>
      </w:ins>
      <w:del w:id="208" w:author="CK NTU" w:date="2022-03-04T17:23:00Z">
        <w:r w:rsidDel="00673509">
          <w:rPr>
            <w:rFonts w:cs="Arial" w:hint="eastAsia"/>
            <w:szCs w:val="28"/>
          </w:rPr>
          <w:delText xml:space="preserve">the </w:delText>
        </w:r>
      </w:del>
      <w:r>
        <w:rPr>
          <w:rFonts w:cs="Arial" w:hint="eastAsia"/>
          <w:szCs w:val="28"/>
        </w:rPr>
        <w:t xml:space="preserve">beta regression model </w:t>
      </w:r>
      <w:r>
        <w:rPr>
          <w:rFonts w:cs="Arial"/>
          <w:szCs w:val="28"/>
        </w:rPr>
        <w:t>suggest</w:t>
      </w:r>
      <w:r>
        <w:rPr>
          <w:rFonts w:cs="Arial" w:hint="eastAsia"/>
          <w:szCs w:val="28"/>
        </w:rPr>
        <w:t xml:space="preserve">s </w:t>
      </w:r>
      <w:ins w:id="209" w:author="CK NTU" w:date="2022-03-04T17:24:00Z">
        <w:r w:rsidR="00673509">
          <w:rPr>
            <w:rFonts w:cs="Arial"/>
            <w:szCs w:val="28"/>
          </w:rPr>
          <w:t xml:space="preserve">that </w:t>
        </w:r>
      </w:ins>
      <w:del w:id="210" w:author="CK NTU" w:date="2022-03-04T17:24:00Z">
        <w:r w:rsidDel="00673509">
          <w:rPr>
            <w:rFonts w:cs="Arial" w:hint="eastAsia"/>
            <w:szCs w:val="28"/>
          </w:rPr>
          <w:delText xml:space="preserve">no effect of </w:delText>
        </w:r>
      </w:del>
      <w:r>
        <w:rPr>
          <w:rFonts w:cs="Arial" w:hint="eastAsia"/>
          <w:szCs w:val="28"/>
        </w:rPr>
        <w:t xml:space="preserve">the relative </w:t>
      </w:r>
      <w:r>
        <w:rPr>
          <w:rFonts w:cs="Arial"/>
          <w:szCs w:val="28"/>
        </w:rPr>
        <w:t>abundance</w:t>
      </w:r>
      <w:r>
        <w:rPr>
          <w:rFonts w:cs="Arial" w:hint="eastAsia"/>
          <w:szCs w:val="28"/>
        </w:rPr>
        <w:t xml:space="preserve"> of rice herbivores in the field </w:t>
      </w:r>
      <w:ins w:id="211" w:author="CK NTU" w:date="2022-03-04T17:24:00Z">
        <w:r w:rsidR="00673509">
          <w:rPr>
            <w:rFonts w:cs="Arial"/>
            <w:szCs w:val="28"/>
          </w:rPr>
          <w:t xml:space="preserve">had no effect </w:t>
        </w:r>
      </w:ins>
      <w:r>
        <w:rPr>
          <w:rFonts w:cs="Arial" w:hint="eastAsia"/>
          <w:szCs w:val="28"/>
        </w:rPr>
        <w:t>on the proportion of these herbivores consumed in predators</w:t>
      </w:r>
      <w:r>
        <w:rPr>
          <w:rFonts w:cs="Arial"/>
          <w:szCs w:val="28"/>
        </w:rPr>
        <w:t>’</w:t>
      </w:r>
      <w:r>
        <w:rPr>
          <w:rFonts w:cs="Arial" w:hint="eastAsia"/>
          <w:szCs w:val="28"/>
        </w:rPr>
        <w:t xml:space="preserve"> diet (Table 1). </w:t>
      </w:r>
      <w:moveFromRangeStart w:id="212" w:author="CK NTU" w:date="2022-03-04T17:20:00Z" w:name="move97306860"/>
      <w:moveFrom w:id="213" w:author="CK NTU" w:date="2022-03-04T17:20:00Z">
        <w:r w:rsidDel="00223F6C">
          <w:rPr>
            <w:rFonts w:cs="Arial" w:hint="eastAsia"/>
            <w:szCs w:val="28"/>
          </w:rPr>
          <w:t xml:space="preserve">Although the feeding habits and diet compositions of generalist predators could be largely influenced by the prey availability in the habitat </w:t>
        </w:r>
        <w:r w:rsidR="00691C80" w:rsidDel="00223F6C">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030576" w:rsidDel="00223F6C">
          <w:rPr>
            <w:rFonts w:cs="Arial"/>
            <w:szCs w:val="28"/>
          </w:rPr>
          <w:instrText xml:space="preserve"> ADDIN EN.CITE </w:instrText>
        </w:r>
        <w:r w:rsidR="00030576" w:rsidDel="00223F6C">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030576" w:rsidDel="00223F6C">
          <w:rPr>
            <w:rFonts w:cs="Arial"/>
            <w:szCs w:val="28"/>
          </w:rPr>
          <w:instrText xml:space="preserve"> ADDIN EN.CITE.DATA </w:instrText>
        </w:r>
        <w:r w:rsidR="00030576" w:rsidDel="00223F6C">
          <w:rPr>
            <w:rFonts w:cs="Arial"/>
            <w:szCs w:val="28"/>
          </w:rPr>
        </w:r>
        <w:r w:rsidR="00030576" w:rsidDel="00223F6C">
          <w:rPr>
            <w:rFonts w:cs="Arial"/>
            <w:szCs w:val="28"/>
          </w:rPr>
          <w:fldChar w:fldCharType="end"/>
        </w:r>
        <w:r w:rsidR="00691C80" w:rsidDel="00223F6C">
          <w:rPr>
            <w:rFonts w:cs="Arial"/>
            <w:szCs w:val="28"/>
          </w:rPr>
        </w:r>
        <w:r w:rsidR="00691C80" w:rsidDel="00223F6C">
          <w:rPr>
            <w:rFonts w:cs="Arial"/>
            <w:szCs w:val="28"/>
          </w:rPr>
          <w:fldChar w:fldCharType="separate"/>
        </w:r>
        <w:r w:rsidDel="00223F6C">
          <w:rPr>
            <w:rFonts w:cs="Arial"/>
            <w:noProof/>
            <w:szCs w:val="28"/>
          </w:rPr>
          <w:t>(Madsen et al. 2004, Wise et al. 2006, Hsu et al. 2021)</w:t>
        </w:r>
        <w:r w:rsidR="00691C80" w:rsidDel="00223F6C">
          <w:rPr>
            <w:rFonts w:cs="Arial"/>
            <w:szCs w:val="28"/>
          </w:rPr>
          <w:fldChar w:fldCharType="end"/>
        </w:r>
        <w:r w:rsidDel="00223F6C">
          <w:rPr>
            <w:rFonts w:cs="Arial" w:hint="eastAsia"/>
            <w:szCs w:val="28"/>
          </w:rPr>
          <w:t>,</w:t>
        </w:r>
        <w:del w:id="214" w:author="CK NTU" w:date="2022-03-04T17:26:00Z">
          <w:r w:rsidDel="00673509">
            <w:rPr>
              <w:rFonts w:cs="Arial" w:hint="eastAsia"/>
              <w:szCs w:val="28"/>
            </w:rPr>
            <w:delText xml:space="preserve"> </w:delText>
          </w:r>
        </w:del>
      </w:moveFrom>
      <w:moveFromRangeEnd w:id="212"/>
      <w:del w:id="215" w:author="CK NTU" w:date="2022-03-04T17:26:00Z">
        <w:r w:rsidDel="00673509">
          <w:rPr>
            <w:rFonts w:cs="Arial" w:hint="eastAsia"/>
            <w:szCs w:val="28"/>
          </w:rPr>
          <w:delText xml:space="preserve">we failed to detect such </w:delText>
        </w:r>
        <w:r w:rsidDel="00673509">
          <w:rPr>
            <w:rFonts w:cs="Arial"/>
            <w:szCs w:val="28"/>
          </w:rPr>
          <w:delText>effect</w:delText>
        </w:r>
        <w:r w:rsidDel="00673509">
          <w:rPr>
            <w:rFonts w:cs="Arial" w:hint="eastAsia"/>
            <w:szCs w:val="28"/>
          </w:rPr>
          <w:delText xml:space="preserve"> in our analysis. </w:delText>
        </w:r>
      </w:del>
      <w:r>
        <w:rPr>
          <w:rFonts w:cs="Arial" w:hint="eastAsia"/>
          <w:szCs w:val="28"/>
        </w:rPr>
        <w:t xml:space="preserve">An </w:t>
      </w:r>
      <w:r>
        <w:rPr>
          <w:rFonts w:cs="Arial"/>
          <w:szCs w:val="28"/>
        </w:rPr>
        <w:t>explanation</w:t>
      </w:r>
      <w:r>
        <w:rPr>
          <w:rFonts w:cs="Arial" w:hint="eastAsia"/>
          <w:szCs w:val="28"/>
        </w:rPr>
        <w:t xml:space="preserve"> for this is that the relative abundance of rice herbivore was highly </w:t>
      </w:r>
      <w:ins w:id="216" w:author="CK NTU" w:date="2022-03-04T17:26:00Z">
        <w:r w:rsidR="005C6BF7">
          <w:rPr>
            <w:rFonts w:cs="Arial"/>
            <w:szCs w:val="28"/>
          </w:rPr>
          <w:t>associated with</w:t>
        </w:r>
      </w:ins>
      <w:del w:id="217" w:author="CK NTU" w:date="2022-03-04T17:26:00Z">
        <w:r w:rsidDel="005C6BF7">
          <w:rPr>
            <w:rFonts w:cs="Arial" w:hint="eastAsia"/>
            <w:szCs w:val="28"/>
          </w:rPr>
          <w:delText>related to</w:delText>
        </w:r>
      </w:del>
      <w:r>
        <w:rPr>
          <w:rFonts w:cs="Arial" w:hint="eastAsia"/>
          <w:szCs w:val="28"/>
        </w:rPr>
        <w:t xml:space="preserve"> crop stage, which was also included as a factor in the model (Fig. 3). This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ins w:id="218" w:author="CK NTU" w:date="2022-03-04T17:28:00Z">
        <w:r w:rsidR="005C6BF7">
          <w:rPr>
            <w:rFonts w:cs="Arial"/>
            <w:szCs w:val="28"/>
          </w:rPr>
          <w:t>T</w:t>
        </w:r>
        <w:r w:rsidR="005C6BF7">
          <w:rPr>
            <w:rFonts w:cs="Arial" w:hint="eastAsia"/>
            <w:szCs w:val="28"/>
          </w:rPr>
          <w:t>o shed light on the potential mechanisms underlying the foraging patterns of predators</w:t>
        </w:r>
      </w:ins>
      <w:ins w:id="219" w:author="CK NTU" w:date="2022-03-04T17:29:00Z">
        <w:r w:rsidR="005C6BF7">
          <w:rPr>
            <w:rFonts w:cs="Arial"/>
            <w:szCs w:val="28"/>
          </w:rPr>
          <w:t>, we encourage</w:t>
        </w:r>
      </w:ins>
      <w:ins w:id="220" w:author="CK NTU" w:date="2022-03-04T17:30:00Z">
        <w:r w:rsidR="005C6BF7">
          <w:rPr>
            <w:rFonts w:cs="Arial"/>
            <w:szCs w:val="28"/>
          </w:rPr>
          <w:t xml:space="preserve"> further</w:t>
        </w:r>
      </w:ins>
      <w:del w:id="221" w:author="CK NTU" w:date="2022-03-04T17:29:00Z">
        <w:r w:rsidDel="005C6BF7">
          <w:rPr>
            <w:rFonts w:cs="Arial" w:hint="eastAsia"/>
            <w:szCs w:val="28"/>
          </w:rPr>
          <w:delText>More</w:delText>
        </w:r>
      </w:del>
      <w:r>
        <w:rPr>
          <w:rFonts w:cs="Arial" w:hint="eastAsia"/>
          <w:szCs w:val="28"/>
        </w:rPr>
        <w:t xml:space="preserve"> experiments, both observational and manipulative, </w:t>
      </w:r>
      <w:del w:id="222" w:author="CK NTU" w:date="2022-03-04T17:31:00Z">
        <w:r w:rsidDel="005C6BF7">
          <w:rPr>
            <w:rFonts w:cs="Arial" w:hint="eastAsia"/>
            <w:szCs w:val="28"/>
          </w:rPr>
          <w:delText xml:space="preserve">are needed </w:delText>
        </w:r>
      </w:del>
      <w:r>
        <w:rPr>
          <w:rFonts w:cs="Arial" w:hint="eastAsia"/>
          <w:szCs w:val="28"/>
        </w:rPr>
        <w:t>to clarify the link between prey availability and diet compositions of generalist predators in the field</w:t>
      </w:r>
      <w:bookmarkStart w:id="223" w:name="_GoBack"/>
      <w:bookmarkEnd w:id="223"/>
      <w:del w:id="224" w:author="CK NTU" w:date="2022-03-04T17:31:00Z">
        <w:r w:rsidDel="005C6BF7">
          <w:rPr>
            <w:rFonts w:cs="Arial" w:hint="eastAsia"/>
            <w:szCs w:val="28"/>
          </w:rPr>
          <w:delText xml:space="preserve"> and</w:delText>
        </w:r>
      </w:del>
      <w:del w:id="225" w:author="CK NTU" w:date="2022-03-04T17:28:00Z">
        <w:r w:rsidDel="005C6BF7">
          <w:rPr>
            <w:rFonts w:cs="Arial" w:hint="eastAsia"/>
            <w:szCs w:val="28"/>
          </w:rPr>
          <w:delText xml:space="preserve"> to shed light on the potential mechanisms underlying the foraging patterns of predators</w:delText>
        </w:r>
      </w:del>
      <w:r>
        <w:rPr>
          <w:rFonts w:cs="Arial" w:hint="eastAsia"/>
          <w:szCs w:val="28"/>
        </w:rPr>
        <w:t xml:space="preserve">.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ins w:id="226" w:author="CK NTU" w:date="2022-03-04T17:18:00Z">
        <w:r w:rsidR="0007086E">
          <w:rPr>
            <w:rFonts w:cs="Arial"/>
            <w:color w:val="FF0000"/>
            <w:szCs w:val="28"/>
          </w:rPr>
          <w:t>?</w:t>
        </w:r>
      </w:ins>
      <w:r>
        <w:rPr>
          <w:rFonts w:cs="Arial" w:hint="eastAsia"/>
          <w:color w:val="FF0000"/>
          <w:szCs w:val="28"/>
        </w:rPr>
        <w:t>)</w:t>
      </w:r>
    </w:p>
    <w:p w14:paraId="0282FFA9" w14:textId="77777777" w:rsidR="0007086E" w:rsidRDefault="0007086E">
      <w:pPr>
        <w:rPr>
          <w:rFonts w:cs="Arial"/>
          <w:szCs w:val="28"/>
        </w:rPr>
      </w:pPr>
    </w:p>
    <w:p w14:paraId="132CE283" w14:textId="2688A306" w:rsidR="000600B7" w:rsidRPr="00B670EB" w:rsidDel="0007086E" w:rsidRDefault="006253C3">
      <w:pPr>
        <w:rPr>
          <w:del w:id="227" w:author="CK NTU" w:date="2022-03-04T17:18:00Z"/>
          <w:rFonts w:cs="Arial"/>
          <w:szCs w:val="28"/>
        </w:rPr>
      </w:pPr>
      <w:moveToRangeStart w:id="228" w:author="CK NTU" w:date="2022-02-23T11:39:00Z" w:name="move96508767"/>
      <w:moveTo w:id="229" w:author="CK NTU" w:date="2022-02-23T11:39:00Z">
        <w:del w:id="230" w:author="CK NTU" w:date="2022-03-04T17:18:00Z">
          <w:r w:rsidDel="0007086E">
            <w:rPr>
              <w:rFonts w:cs="Arial"/>
              <w:szCs w:val="28"/>
            </w:rPr>
            <w:delText>Further investigation in various agricultural systems is needed to test the generality of higher consumption of crop herbivores (pests) in the diet of predators, as well as the mechanisms underlying such patterns.</w:delText>
          </w:r>
        </w:del>
      </w:moveTo>
      <w:moveToRangeEnd w:id="228"/>
    </w:p>
    <w:p w14:paraId="3BFA6AA5" w14:textId="77777777" w:rsidR="000600B7" w:rsidRDefault="00056389">
      <w:pPr>
        <w:jc w:val="center"/>
        <w:rPr>
          <w:rFonts w:cs="Arial"/>
          <w:i/>
          <w:szCs w:val="28"/>
        </w:rPr>
      </w:pPr>
      <w:r>
        <w:rPr>
          <w:rFonts w:cs="Arial"/>
          <w:i/>
          <w:szCs w:val="28"/>
        </w:rPr>
        <w:t>Potential caveats</w:t>
      </w:r>
      <w:r>
        <w:rPr>
          <w:rFonts w:cs="Arial" w:hint="eastAsia"/>
          <w:i/>
          <w:szCs w:val="28"/>
        </w:rPr>
        <w:t xml:space="preserve"> and limitations</w:t>
      </w:r>
    </w:p>
    <w:p w14:paraId="10DA187B" w14:textId="77777777" w:rsidR="000600B7" w:rsidRDefault="00056389">
      <w:pPr>
        <w:rPr>
          <w:rFonts w:cs="Arial"/>
          <w:szCs w:val="28"/>
        </w:rPr>
      </w:pPr>
      <w:r>
        <w:rPr>
          <w:rFonts w:cs="Arial" w:hint="eastAsia"/>
          <w:szCs w:val="28"/>
        </w:rPr>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w:t>
      </w:r>
      <w:r>
        <w:rPr>
          <w:rFonts w:cs="Arial"/>
          <w:szCs w:val="28"/>
        </w:rPr>
        <w:lastRenderedPageBreak/>
        <w:t xml:space="preserve">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potential factors that may influence predators’ dietary patterns, providing more convincing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691C80">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691C80">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Pr>
          <w:rFonts w:cs="Arial"/>
          <w:szCs w:val="28"/>
        </w:rPr>
        <w:t>(Duelli and Obrist 2003, Letourneau et al. 2009, Rusch et al. 2016)</w:t>
      </w:r>
      <w:r w:rsidR="00691C80">
        <w:rPr>
          <w:rFonts w:cs="Arial"/>
          <w:szCs w:val="28"/>
        </w:rPr>
        <w:fldChar w:fldCharType="end"/>
      </w:r>
      <w:r>
        <w:rPr>
          <w:rFonts w:cs="Arial" w:hint="eastAsia"/>
          <w:szCs w:val="28"/>
        </w:rPr>
        <w:t xml:space="preserve">. The effectiveness of biocontrol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691C80">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691C80">
        <w:rPr>
          <w:rFonts w:cs="Arial"/>
          <w:szCs w:val="28"/>
        </w:rPr>
        <w:fldChar w:fldCharType="separate"/>
      </w:r>
      <w:r>
        <w:rPr>
          <w:rFonts w:cs="Arial"/>
          <w:szCs w:val="28"/>
        </w:rPr>
        <w:t>(Straub et al. 2008)</w:t>
      </w:r>
      <w:r w:rsidR="00691C80">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691C80">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691C80">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sidR="00691C80">
        <w:rPr>
          <w:rFonts w:cs="Arial"/>
          <w:szCs w:val="28"/>
        </w:rPr>
      </w:r>
      <w:r w:rsidR="00691C80">
        <w:rPr>
          <w:rFonts w:cs="Arial"/>
          <w:szCs w:val="28"/>
        </w:rPr>
        <w:fldChar w:fldCharType="end"/>
      </w:r>
      <w:r w:rsidR="00691C80">
        <w:rPr>
          <w:rFonts w:cs="Arial"/>
          <w:szCs w:val="28"/>
        </w:rPr>
      </w:r>
      <w:r w:rsidR="00691C80">
        <w:rPr>
          <w:rFonts w:cs="Arial"/>
          <w:szCs w:val="28"/>
        </w:rPr>
        <w:fldChar w:fldCharType="separate"/>
      </w:r>
      <w:r>
        <w:rPr>
          <w:rFonts w:cs="Arial"/>
          <w:szCs w:val="28"/>
        </w:rPr>
        <w:t>(Michalko et al. 2019a)</w:t>
      </w:r>
      <w:r w:rsidR="00691C80">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691C80">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691C80">
        <w:rPr>
          <w:rFonts w:cs="Arial"/>
          <w:szCs w:val="28"/>
        </w:rPr>
        <w:fldChar w:fldCharType="separate"/>
      </w:r>
      <w:r>
        <w:rPr>
          <w:rFonts w:cs="Arial"/>
          <w:szCs w:val="28"/>
        </w:rPr>
        <w:t>(Finke and Denno 2006, Janssen et al. 2007)</w:t>
      </w:r>
      <w:r w:rsidR="00691C80">
        <w:rPr>
          <w:rFonts w:cs="Arial"/>
          <w:szCs w:val="28"/>
        </w:rPr>
        <w:fldChar w:fldCharType="end"/>
      </w:r>
      <w:r>
        <w:rPr>
          <w:rFonts w:cs="Arial"/>
          <w:szCs w:val="28"/>
        </w:rPr>
        <w:t xml:space="preserve">. </w:t>
      </w:r>
      <w:r>
        <w:rPr>
          <w:rFonts w:cs="Arial" w:hint="eastAsia"/>
          <w:szCs w:val="28"/>
        </w:rPr>
        <w:t xml:space="preserve">Such effects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691C80">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691C80">
        <w:rPr>
          <w:rFonts w:cs="Arial"/>
          <w:szCs w:val="28"/>
        </w:rPr>
        <w:fldChar w:fldCharType="separate"/>
      </w:r>
      <w:r>
        <w:rPr>
          <w:rFonts w:cs="Arial"/>
          <w:szCs w:val="28"/>
        </w:rPr>
        <w:t>(Janssen et al. 2006)</w:t>
      </w:r>
      <w:r w:rsidR="00691C80">
        <w:rPr>
          <w:rFonts w:cs="Arial"/>
          <w:szCs w:val="28"/>
        </w:rPr>
        <w:fldChar w:fldCharType="end"/>
      </w:r>
      <w:r>
        <w:rPr>
          <w:rFonts w:cs="Arial" w:hint="eastAsia"/>
          <w:szCs w:val="28"/>
        </w:rPr>
        <w:t xml:space="preserve">. For example, intra-guild predation among spiders was relatively minor compared with their predation on pests </w:t>
      </w:r>
      <w:r w:rsidR="00691C80">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691C80">
        <w:rPr>
          <w:rFonts w:cs="Arial"/>
          <w:szCs w:val="28"/>
        </w:rPr>
        <w:fldChar w:fldCharType="separate"/>
      </w:r>
      <w:r>
        <w:rPr>
          <w:rFonts w:cs="Arial"/>
          <w:szCs w:val="28"/>
        </w:rPr>
        <w:t>(Petrakova et al. 2016)</w:t>
      </w:r>
      <w:r w:rsidR="00691C80">
        <w:rPr>
          <w:rFonts w:cs="Arial"/>
          <w:szCs w:val="28"/>
        </w:rPr>
        <w:fldChar w:fldCharType="end"/>
      </w:r>
      <w:r>
        <w:rPr>
          <w:rFonts w:cs="Arial" w:hint="eastAsia"/>
          <w:szCs w:val="28"/>
        </w:rPr>
        <w:t>. Still, w</w:t>
      </w:r>
      <w:r>
        <w:rPr>
          <w:rFonts w:cs="Arial"/>
          <w:szCs w:val="28"/>
        </w:rPr>
        <w:t xml:space="preserve">e </w:t>
      </w:r>
      <w:r>
        <w:rPr>
          <w:rFonts w:cs="Arial" w:hint="eastAsia"/>
          <w:szCs w:val="28"/>
        </w:rPr>
        <w:t>caution that our diet estimates of predators represent the situations without predator-</w:t>
      </w:r>
      <w:r>
        <w:rPr>
          <w:rFonts w:cs="Arial" w:hint="eastAsia"/>
          <w:szCs w:val="28"/>
        </w:rPr>
        <w:lastRenderedPageBreak/>
        <w:t xml:space="preserve">predator interferences and thus might be biased if such interactions do occur in our system. </w:t>
      </w:r>
    </w:p>
    <w:p w14:paraId="19E9E6AD" w14:textId="77777777" w:rsidR="000600B7" w:rsidRDefault="000600B7">
      <w:pPr>
        <w:rPr>
          <w:rFonts w:cs="Arial"/>
          <w:i/>
          <w:color w:val="FF0000"/>
          <w:szCs w:val="28"/>
        </w:rPr>
      </w:pPr>
    </w:p>
    <w:p w14:paraId="3D4332F8" w14:textId="77777777" w:rsidR="000600B7" w:rsidRDefault="00056389">
      <w:pPr>
        <w:jc w:val="center"/>
        <w:rPr>
          <w:rFonts w:cs="Arial"/>
          <w:i/>
          <w:szCs w:val="28"/>
        </w:rPr>
      </w:pPr>
      <w:r>
        <w:rPr>
          <w:rFonts w:cs="Arial"/>
          <w:i/>
          <w:szCs w:val="28"/>
        </w:rPr>
        <w:t>Conclusions</w:t>
      </w:r>
    </w:p>
    <w:p w14:paraId="56072FCE" w14:textId="77777777" w:rsidR="000600B7" w:rsidRDefault="00056389">
      <w:pPr>
        <w:pStyle w:val="af3"/>
        <w:numPr>
          <w:ilvl w:val="0"/>
          <w:numId w:val="3"/>
        </w:numPr>
        <w:rPr>
          <w:rFonts w:cs="Arial"/>
          <w:color w:val="FF0000"/>
          <w:szCs w:val="28"/>
        </w:rPr>
      </w:pPr>
      <w:r>
        <w:rPr>
          <w:rFonts w:cs="Arial"/>
          <w:color w:val="FF0000"/>
          <w:szCs w:val="28"/>
        </w:rPr>
        <w:t xml:space="preserve">Quantify data &gt; biocontrol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14:paraId="6CC1D843" w14:textId="77777777" w:rsidR="000600B7" w:rsidRDefault="00056389">
      <w:pPr>
        <w:pStyle w:val="af3"/>
        <w:numPr>
          <w:ilvl w:val="0"/>
          <w:numId w:val="3"/>
        </w:numPr>
        <w:rPr>
          <w:rFonts w:cs="Arial"/>
          <w:color w:val="FF0000"/>
          <w:szCs w:val="28"/>
        </w:rPr>
      </w:pPr>
      <w:r>
        <w:rPr>
          <w:rFonts w:cs="Arial"/>
          <w:color w:val="FF0000"/>
          <w:szCs w:val="28"/>
        </w:rPr>
        <w:t>Consistent over years</w:t>
      </w:r>
    </w:p>
    <w:p w14:paraId="639267CA" w14:textId="77777777" w:rsidR="000600B7" w:rsidRDefault="00056389">
      <w:pPr>
        <w:pStyle w:val="af3"/>
        <w:numPr>
          <w:ilvl w:val="0"/>
          <w:numId w:val="3"/>
        </w:numPr>
        <w:rPr>
          <w:rFonts w:cs="Arial"/>
          <w:color w:val="FF0000"/>
          <w:szCs w:val="28"/>
        </w:rPr>
      </w:pPr>
      <w:r>
        <w:rPr>
          <w:rFonts w:cs="Arial"/>
          <w:color w:val="FF0000"/>
          <w:szCs w:val="28"/>
        </w:rPr>
        <w:t>Analysis in abiotic and biotic factors &gt; value / implication</w:t>
      </w:r>
    </w:p>
    <w:p w14:paraId="02A4AE7E" w14:textId="77777777"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14:paraId="02C6BFCA" w14:textId="77777777"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biocontrol agents in pest 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biocontrol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stable and reliable top-down effect on pests. Therefore, incorporating generalist arthropod predators as biocontrol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14:paraId="1DB85BB7" w14:textId="77777777" w:rsidR="000600B7" w:rsidRDefault="000600B7" w:rsidP="00AC36F0">
      <w:pPr>
        <w:spacing w:afterLines="200" w:after="480"/>
        <w:rPr>
          <w:b/>
        </w:rPr>
      </w:pPr>
    </w:p>
    <w:p w14:paraId="44A32FDA" w14:textId="77777777" w:rsidR="000600B7" w:rsidRDefault="00056389">
      <w:pPr>
        <w:rPr>
          <w:b/>
        </w:rPr>
      </w:pPr>
      <w:r>
        <w:rPr>
          <w:b/>
        </w:rPr>
        <w:br w:type="page"/>
      </w:r>
    </w:p>
    <w:p w14:paraId="436F8F1E" w14:textId="77777777" w:rsidR="000600B7" w:rsidRDefault="00056389" w:rsidP="00AC36F0">
      <w:pPr>
        <w:spacing w:afterLines="200" w:after="480"/>
        <w:rPr>
          <w:b/>
        </w:rPr>
      </w:pPr>
      <w:r>
        <w:rPr>
          <w:rFonts w:hint="eastAsia"/>
          <w:b/>
        </w:rPr>
        <w:lastRenderedPageBreak/>
        <w:t>Acknowledgement</w:t>
      </w:r>
    </w:p>
    <w:p w14:paraId="29D25255" w14:textId="77777777" w:rsidR="000600B7" w:rsidRDefault="0005638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04AD57F5" w14:textId="77777777" w:rsidR="000600B7" w:rsidRDefault="00056389">
      <w:pPr>
        <w:jc w:val="left"/>
        <w:rPr>
          <w:b/>
        </w:rPr>
      </w:pPr>
      <w:r>
        <w:rPr>
          <w:b/>
        </w:rPr>
        <w:br w:type="page"/>
      </w:r>
    </w:p>
    <w:p w14:paraId="0913F3A7" w14:textId="77777777" w:rsidR="0052589B" w:rsidRPr="0052589B" w:rsidRDefault="00691C80" w:rsidP="0052589B">
      <w:pPr>
        <w:pStyle w:val="EndNoteBibliographyTitle"/>
        <w:rPr>
          <w:noProof/>
        </w:rPr>
      </w:pPr>
      <w:r>
        <w:lastRenderedPageBreak/>
        <w:fldChar w:fldCharType="begin"/>
      </w:r>
      <w:r w:rsidR="00056389">
        <w:instrText xml:space="preserve"> ADDIN EN.REFLIST </w:instrText>
      </w:r>
      <w:r>
        <w:fldChar w:fldCharType="separate"/>
      </w:r>
      <w:r w:rsidR="0052589B" w:rsidRPr="0052589B">
        <w:rPr>
          <w:noProof/>
        </w:rPr>
        <w:t>Reference</w:t>
      </w:r>
    </w:p>
    <w:p w14:paraId="5D76F022" w14:textId="77777777" w:rsidR="0052589B" w:rsidRPr="0052589B" w:rsidRDefault="0052589B" w:rsidP="0052589B">
      <w:pPr>
        <w:pStyle w:val="EndNoteBibliographyTitle"/>
        <w:rPr>
          <w:noProof/>
        </w:rPr>
      </w:pPr>
    </w:p>
    <w:p w14:paraId="36E73779" w14:textId="77777777" w:rsidR="0052589B" w:rsidRPr="0052589B" w:rsidRDefault="0052589B" w:rsidP="0052589B">
      <w:pPr>
        <w:pStyle w:val="EndNoteBibliography"/>
        <w:spacing w:after="0"/>
        <w:ind w:left="720" w:hanging="720"/>
        <w:rPr>
          <w:noProof/>
        </w:rPr>
      </w:pPr>
      <w:r w:rsidRPr="0052589B">
        <w:rPr>
          <w:noProof/>
        </w:rPr>
        <w:t>Albajes, R., and Ò. Alomar. 1999. Current and potential use of polyphagous predators. Pages 265-275  Integrated pest and disease management in greenhouse crops. Springer.</w:t>
      </w:r>
    </w:p>
    <w:p w14:paraId="5F47DEBE" w14:textId="77777777" w:rsidR="0052589B" w:rsidRPr="0052589B" w:rsidRDefault="0052589B" w:rsidP="0052589B">
      <w:pPr>
        <w:pStyle w:val="EndNoteBibliography"/>
        <w:spacing w:after="0"/>
        <w:ind w:left="720" w:hanging="720"/>
        <w:rPr>
          <w:noProof/>
        </w:rPr>
      </w:pPr>
      <w:r w:rsidRPr="0052589B">
        <w:rPr>
          <w:noProof/>
        </w:rPr>
        <w:t>Albertini, A., S. Marchi, C. Ratti, G. Burgio, R. Petacchi, and S. Magagnoli. 2018. Bactrocera oleae pupae predation by Ocypus olens detected by molecular gut content analysis. BioControl 63:227-239.</w:t>
      </w:r>
    </w:p>
    <w:p w14:paraId="63390B4B" w14:textId="77777777" w:rsidR="0052589B" w:rsidRPr="0052589B" w:rsidRDefault="0052589B" w:rsidP="0052589B">
      <w:pPr>
        <w:pStyle w:val="EndNoteBibliography"/>
        <w:spacing w:after="0"/>
        <w:ind w:left="720" w:hanging="720"/>
        <w:rPr>
          <w:noProof/>
        </w:rPr>
      </w:pPr>
      <w:r w:rsidRPr="0052589B">
        <w:rPr>
          <w:noProof/>
        </w:rPr>
        <w:t>Allan, J., A. Flecker, and N. McClintock. 1987. Prey preference of stoneflies: sedentary vs mobile prey. Oikos:323-331.</w:t>
      </w:r>
    </w:p>
    <w:p w14:paraId="1E732825" w14:textId="77777777" w:rsidR="0052589B" w:rsidRPr="0052589B" w:rsidRDefault="0052589B" w:rsidP="0052589B">
      <w:pPr>
        <w:pStyle w:val="EndNoteBibliography"/>
        <w:spacing w:after="0"/>
        <w:ind w:left="720" w:hanging="720"/>
        <w:rPr>
          <w:noProof/>
        </w:rPr>
      </w:pPr>
      <w:r w:rsidRPr="0052589B">
        <w:rPr>
          <w:noProof/>
        </w:rPr>
        <w:t>Altieri, M. A. 1999. The ecological role of biodiversity in agroecosystems. Pages 19-31  Invertebrate biodiversity as bioindicators of sustainable landscapes. Elsevier.</w:t>
      </w:r>
    </w:p>
    <w:p w14:paraId="42D7DC7F" w14:textId="77777777" w:rsidR="0052589B" w:rsidRPr="0052589B" w:rsidRDefault="0052589B" w:rsidP="0052589B">
      <w:pPr>
        <w:pStyle w:val="EndNoteBibliography"/>
        <w:spacing w:after="0"/>
        <w:ind w:left="720" w:hanging="720"/>
        <w:rPr>
          <w:noProof/>
        </w:rPr>
      </w:pPr>
      <w:r w:rsidRPr="0052589B">
        <w:rPr>
          <w:noProof/>
        </w:rPr>
        <w:t>Altieri, M. A., and D. K. Letourneau. 1982. Vegetation management and biological control in agroecosystems. Crop Protection 1:405-430.</w:t>
      </w:r>
    </w:p>
    <w:p w14:paraId="6E32D1CB" w14:textId="77777777" w:rsidR="0052589B" w:rsidRPr="0052589B" w:rsidRDefault="0052589B" w:rsidP="0052589B">
      <w:pPr>
        <w:pStyle w:val="EndNoteBibliography"/>
        <w:spacing w:after="0"/>
        <w:ind w:left="720" w:hanging="720"/>
        <w:rPr>
          <w:noProof/>
        </w:rPr>
      </w:pPr>
      <w:r w:rsidRPr="0052589B">
        <w:rPr>
          <w:noProof/>
        </w:rPr>
        <w:t>Barbosa, P., and I. Castellanos. 2005. Ecology of predator-prey interactions. Oxford University Press.</w:t>
      </w:r>
    </w:p>
    <w:p w14:paraId="2EA75AE6" w14:textId="77777777" w:rsidR="0052589B" w:rsidRPr="0052589B" w:rsidRDefault="0052589B" w:rsidP="0052589B">
      <w:pPr>
        <w:pStyle w:val="EndNoteBibliography"/>
        <w:spacing w:after="0"/>
        <w:ind w:left="720" w:hanging="720"/>
        <w:rPr>
          <w:noProof/>
        </w:rPr>
      </w:pPr>
      <w:r w:rsidRPr="0052589B">
        <w:rPr>
          <w:noProof/>
        </w:rPr>
        <w:t>Bengtsson, J., J. Ahnström, and A. C. WEIBULL. 2005. The effects of organic agriculture on biodiversity and abundance: a meta</w:t>
      </w:r>
      <w:r w:rsidRPr="0052589B">
        <w:rPr>
          <w:rFonts w:ascii="微軟正黑體" w:eastAsia="微軟正黑體" w:hAnsi="微軟正黑體" w:cs="微軟正黑體" w:hint="eastAsia"/>
          <w:noProof/>
        </w:rPr>
        <w:t>‐</w:t>
      </w:r>
      <w:r w:rsidRPr="0052589B">
        <w:rPr>
          <w:noProof/>
        </w:rPr>
        <w:t>analysis. Journal of Applied Ecology 42:261-269.</w:t>
      </w:r>
    </w:p>
    <w:p w14:paraId="6556F0A9" w14:textId="77777777" w:rsidR="0052589B" w:rsidRPr="0052589B" w:rsidRDefault="0052589B" w:rsidP="0052589B">
      <w:pPr>
        <w:pStyle w:val="EndNoteBibliography"/>
        <w:spacing w:after="0"/>
        <w:ind w:left="720" w:hanging="720"/>
        <w:rPr>
          <w:noProof/>
        </w:rPr>
      </w:pPr>
      <w:r w:rsidRPr="0052589B">
        <w:rPr>
          <w:noProof/>
        </w:rPr>
        <w:t>Birkhofer, K., T. M. Bezemer, J. Bloem, M. Bonkowski, S. Christensen, D. Dubois, F. Ekelund, A. Fließbach, L. Gunst, and K. Hedlund. 2008a. Long-term organic farming fosters below and aboveground biota: Implications for soil quality, biological control and productivity. Soil Biology and Biochemistry 40:2297-2308.</w:t>
      </w:r>
    </w:p>
    <w:p w14:paraId="535B6BB2" w14:textId="77777777" w:rsidR="0052589B" w:rsidRPr="0052589B" w:rsidRDefault="0052589B" w:rsidP="0052589B">
      <w:pPr>
        <w:pStyle w:val="EndNoteBibliography"/>
        <w:spacing w:after="0"/>
        <w:ind w:left="720" w:hanging="720"/>
        <w:rPr>
          <w:noProof/>
        </w:rPr>
      </w:pPr>
      <w:r w:rsidRPr="0052589B">
        <w:rPr>
          <w:noProof/>
        </w:rPr>
        <w:t>Birkhofer, K., A. Fließbach, D. H. Wise, and S. Scheu. 2011. Arthropod food webs in organic and conventional wheat farming systems of an agricultural long</w:t>
      </w:r>
      <w:r w:rsidRPr="0052589B">
        <w:rPr>
          <w:rFonts w:ascii="微軟正黑體" w:eastAsia="微軟正黑體" w:hAnsi="微軟正黑體" w:cs="微軟正黑體" w:hint="eastAsia"/>
          <w:noProof/>
        </w:rPr>
        <w:t>‐</w:t>
      </w:r>
      <w:r w:rsidRPr="0052589B">
        <w:rPr>
          <w:noProof/>
        </w:rPr>
        <w:t>term experiment: a stable isotope approach. Agricultural and Forest Entomology 13:197-204.</w:t>
      </w:r>
    </w:p>
    <w:p w14:paraId="753F5F82" w14:textId="77777777" w:rsidR="0052589B" w:rsidRPr="0052589B" w:rsidRDefault="0052589B" w:rsidP="0052589B">
      <w:pPr>
        <w:pStyle w:val="EndNoteBibliography"/>
        <w:spacing w:after="0"/>
        <w:ind w:left="720" w:hanging="720"/>
        <w:rPr>
          <w:noProof/>
        </w:rPr>
      </w:pPr>
      <w:r w:rsidRPr="0052589B">
        <w:rPr>
          <w:noProof/>
        </w:rPr>
        <w:t>Birkhofer, K., D. H. Wise, and S. Scheu. 2008b. Subsidy from the detrital food web, but not microhabitat complexity, affects the role of generalist predators in an aboveground herbivore food web. Oikos 117:494-500.</w:t>
      </w:r>
    </w:p>
    <w:p w14:paraId="1B3FE1E2" w14:textId="77777777" w:rsidR="0052589B" w:rsidRPr="0052589B" w:rsidRDefault="0052589B" w:rsidP="0052589B">
      <w:pPr>
        <w:pStyle w:val="EndNoteBibliography"/>
        <w:spacing w:after="0"/>
        <w:ind w:left="720" w:hanging="720"/>
        <w:rPr>
          <w:noProof/>
        </w:rPr>
      </w:pPr>
      <w:r w:rsidRPr="0052589B">
        <w:rPr>
          <w:noProof/>
        </w:rPr>
        <w:t>Blondel, J. 2003. Guilds or functional groups: does it matter? Oikos 100:223-231.</w:t>
      </w:r>
    </w:p>
    <w:p w14:paraId="7CC9650D" w14:textId="77777777" w:rsidR="0052589B" w:rsidRPr="0052589B" w:rsidRDefault="0052589B" w:rsidP="0052589B">
      <w:pPr>
        <w:pStyle w:val="EndNoteBibliography"/>
        <w:spacing w:after="0"/>
        <w:ind w:left="720" w:hanging="720"/>
        <w:rPr>
          <w:noProof/>
        </w:rPr>
      </w:pPr>
      <w:r w:rsidRPr="0052589B">
        <w:rPr>
          <w:noProof/>
        </w:rPr>
        <w:t>Boecklen, W. J., C. T. Yarnes, B. A. Cook, and A. C. James. 2011. On the use of stable isotopes in trophic ecology. Annual review of ecology, evolution, and systematics 42:411-440.</w:t>
      </w:r>
    </w:p>
    <w:p w14:paraId="5536AEA4" w14:textId="77777777" w:rsidR="0052589B" w:rsidRPr="0052589B" w:rsidRDefault="0052589B" w:rsidP="0052589B">
      <w:pPr>
        <w:pStyle w:val="EndNoteBibliography"/>
        <w:spacing w:after="0"/>
        <w:ind w:left="720" w:hanging="720"/>
        <w:rPr>
          <w:noProof/>
        </w:rPr>
      </w:pPr>
      <w:r w:rsidRPr="0052589B">
        <w:rPr>
          <w:noProof/>
        </w:rPr>
        <w:lastRenderedPageBreak/>
        <w:t>Campbell, B. M., D. J. Beare, E. M. Bennett, J. M. Hall-Spencer, J. S. Ingram, F. Jaramillo, R. Ortiz, N. Ramankutty, J. A. Sayer, and D. Shindell. 2017. Agriculture production as a major driver of the Earth system exceeding planetary boundaries. Ecology and Society 22.</w:t>
      </w:r>
    </w:p>
    <w:p w14:paraId="2DD69A6D" w14:textId="77777777" w:rsidR="0052589B" w:rsidRPr="0052589B" w:rsidRDefault="0052589B" w:rsidP="0052589B">
      <w:pPr>
        <w:pStyle w:val="EndNoteBibliography"/>
        <w:spacing w:after="0"/>
        <w:ind w:left="720" w:hanging="720"/>
        <w:rPr>
          <w:noProof/>
        </w:rPr>
      </w:pPr>
      <w:r w:rsidRPr="0052589B">
        <w:rPr>
          <w:noProof/>
        </w:rPr>
        <w:t>Caut, S., E. Angulo, and F. Courchamp. 2009. Variation in discrimination factors (Δ15N and Δ13C): the effect of diet isotopic values and applications for diet reconstruction. Journal of Applied Ecology 46:443-453.</w:t>
      </w:r>
    </w:p>
    <w:p w14:paraId="1CEF2111" w14:textId="77777777" w:rsidR="0052589B" w:rsidRPr="0052589B" w:rsidRDefault="0052589B" w:rsidP="0052589B">
      <w:pPr>
        <w:pStyle w:val="EndNoteBibliography"/>
        <w:spacing w:after="0"/>
        <w:ind w:left="720" w:hanging="720"/>
        <w:rPr>
          <w:noProof/>
        </w:rPr>
      </w:pPr>
      <w:r w:rsidRPr="0052589B">
        <w:rPr>
          <w:noProof/>
        </w:rPr>
        <w:t>Diehl, E., V. L. Mader, V. Wolters, and K. Birkhofer. 2013. Management intensity and vegetation complexity affect web-building spiders and their prey. Oecologia 173:579-589.</w:t>
      </w:r>
    </w:p>
    <w:p w14:paraId="1CD43802" w14:textId="77777777" w:rsidR="0052589B" w:rsidRPr="0052589B" w:rsidRDefault="0052589B" w:rsidP="0052589B">
      <w:pPr>
        <w:pStyle w:val="EndNoteBibliography"/>
        <w:spacing w:after="0"/>
        <w:ind w:left="720" w:hanging="720"/>
        <w:rPr>
          <w:noProof/>
        </w:rPr>
      </w:pPr>
      <w:r w:rsidRPr="0052589B">
        <w:rPr>
          <w:noProof/>
        </w:rPr>
        <w:t>Dominik, C., R. Seppelt, F. G. Horgan, J. Settele, and T. Václavík. 2018. Landscape composition, configuration, and trophic interactions shape arthropod communities in rice agroecosystems. Journal of Applied Ecology 55:2461-2472.</w:t>
      </w:r>
    </w:p>
    <w:p w14:paraId="14756C5C" w14:textId="77777777" w:rsidR="0052589B" w:rsidRPr="0052589B" w:rsidRDefault="0052589B" w:rsidP="0052589B">
      <w:pPr>
        <w:pStyle w:val="EndNoteBibliography"/>
        <w:spacing w:after="0"/>
        <w:ind w:left="720" w:hanging="720"/>
        <w:rPr>
          <w:noProof/>
        </w:rPr>
      </w:pPr>
      <w:r w:rsidRPr="0052589B">
        <w:rPr>
          <w:noProof/>
        </w:rPr>
        <w:t>Duelli, P., and M. K. Obrist. 2003. Biodiversity indicators: the choice of values and measures. Agriculture Ecosystems &amp; Environment 98:87-98.</w:t>
      </w:r>
    </w:p>
    <w:p w14:paraId="77CAD1C5" w14:textId="77777777" w:rsidR="0052589B" w:rsidRPr="0052589B" w:rsidRDefault="0052589B" w:rsidP="0052589B">
      <w:pPr>
        <w:pStyle w:val="EndNoteBibliography"/>
        <w:spacing w:after="0"/>
        <w:ind w:left="720" w:hanging="720"/>
        <w:rPr>
          <w:noProof/>
        </w:rPr>
      </w:pPr>
      <w:r w:rsidRPr="0052589B">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3ADE764A" w14:textId="77777777" w:rsidR="0052589B" w:rsidRPr="0052589B" w:rsidRDefault="0052589B" w:rsidP="0052589B">
      <w:pPr>
        <w:pStyle w:val="EndNoteBibliography"/>
        <w:spacing w:after="0"/>
        <w:ind w:left="720" w:hanging="720"/>
        <w:rPr>
          <w:noProof/>
        </w:rPr>
      </w:pPr>
      <w:r w:rsidRPr="0052589B">
        <w:rPr>
          <w:noProof/>
        </w:rPr>
        <w:t>Eitzinger, B., N. Abrego, D. Gravel, T. Huotari, E. J. Vesterinen, and T. Roslin. 2019. Assessing changes in arthropod predator–prey interactions through DNA</w:t>
      </w:r>
      <w:r w:rsidRPr="0052589B">
        <w:rPr>
          <w:rFonts w:ascii="微軟正黑體" w:eastAsia="微軟正黑體" w:hAnsi="微軟正黑體" w:cs="微軟正黑體" w:hint="eastAsia"/>
          <w:noProof/>
        </w:rPr>
        <w:t>‐</w:t>
      </w:r>
      <w:r w:rsidRPr="0052589B">
        <w:rPr>
          <w:noProof/>
        </w:rPr>
        <w:t>based gut content analysis—variable environment, stable diet. Molecular ecology 28:266-280.</w:t>
      </w:r>
    </w:p>
    <w:p w14:paraId="036CDB50" w14:textId="77777777" w:rsidR="0052589B" w:rsidRPr="0052589B" w:rsidRDefault="0052589B" w:rsidP="0052589B">
      <w:pPr>
        <w:pStyle w:val="EndNoteBibliography"/>
        <w:spacing w:after="0"/>
        <w:ind w:left="720" w:hanging="720"/>
        <w:rPr>
          <w:noProof/>
        </w:rPr>
      </w:pPr>
      <w:r w:rsidRPr="0052589B">
        <w:rPr>
          <w:noProof/>
        </w:rPr>
        <w:t>Eitzinger, B., T. Roslin, E. J. Vesterinen, S. I. Robinson, and E. J. O'Gorman. 2021. Temperature affects both the Grinnellian and Eltonian dimensions of ecological niches–A tale of two Arctic wolf spiders. Basic and Applied Ecology 50:132-143.</w:t>
      </w:r>
    </w:p>
    <w:p w14:paraId="02264B28" w14:textId="77777777" w:rsidR="0052589B" w:rsidRPr="0052589B" w:rsidRDefault="0052589B" w:rsidP="0052589B">
      <w:pPr>
        <w:pStyle w:val="EndNoteBibliography"/>
        <w:spacing w:after="0"/>
        <w:ind w:left="720" w:hanging="720"/>
        <w:rPr>
          <w:noProof/>
        </w:rPr>
      </w:pPr>
      <w:r w:rsidRPr="0052589B">
        <w:rPr>
          <w:noProof/>
        </w:rPr>
        <w:t>Eitzinger, B., and M. Traugott. 2011. Which prey sustains cold</w:t>
      </w:r>
      <w:r w:rsidRPr="0052589B">
        <w:rPr>
          <w:rFonts w:ascii="微軟正黑體" w:eastAsia="微軟正黑體" w:hAnsi="微軟正黑體" w:cs="微軟正黑體" w:hint="eastAsia"/>
          <w:noProof/>
        </w:rPr>
        <w:t>‐</w:t>
      </w:r>
      <w:r w:rsidRPr="0052589B">
        <w:rPr>
          <w:noProof/>
        </w:rPr>
        <w:t>adapted invertebrate generalist predators in arable land? Examining prey choices by molecular gut</w:t>
      </w:r>
      <w:r w:rsidRPr="0052589B">
        <w:rPr>
          <w:rFonts w:ascii="微軟正黑體" w:eastAsia="微軟正黑體" w:hAnsi="微軟正黑體" w:cs="微軟正黑體" w:hint="eastAsia"/>
          <w:noProof/>
        </w:rPr>
        <w:t>‐</w:t>
      </w:r>
      <w:r w:rsidRPr="0052589B">
        <w:rPr>
          <w:noProof/>
        </w:rPr>
        <w:t>content analysis. Journal of Applied Ecology 48:591-599.</w:t>
      </w:r>
    </w:p>
    <w:p w14:paraId="121DEEC3" w14:textId="77777777" w:rsidR="0052589B" w:rsidRPr="0052589B" w:rsidRDefault="0052589B" w:rsidP="0052589B">
      <w:pPr>
        <w:pStyle w:val="EndNoteBibliography"/>
        <w:spacing w:after="0"/>
        <w:ind w:left="720" w:hanging="720"/>
        <w:rPr>
          <w:noProof/>
        </w:rPr>
      </w:pPr>
      <w:r w:rsidRPr="0052589B">
        <w:rPr>
          <w:noProof/>
        </w:rPr>
        <w:t>Finke, D. L., and R. F. Denno. 2006. Spatial refuge from intraguild predation: implications for prey suppression and trophic cascades. Oecologia 149:265-275.</w:t>
      </w:r>
    </w:p>
    <w:p w14:paraId="215D6F48" w14:textId="77777777" w:rsidR="0052589B" w:rsidRPr="0052589B" w:rsidRDefault="0052589B" w:rsidP="0052589B">
      <w:pPr>
        <w:pStyle w:val="EndNoteBibliography"/>
        <w:spacing w:after="0"/>
        <w:ind w:left="720" w:hanging="720"/>
        <w:rPr>
          <w:noProof/>
        </w:rPr>
      </w:pPr>
      <w:r w:rsidRPr="0052589B">
        <w:rPr>
          <w:noProof/>
        </w:rPr>
        <w:lastRenderedPageBreak/>
        <w:t>Fox, J., and S. Weisberg. 2018. An R companion to applied regression. Sage publications.</w:t>
      </w:r>
    </w:p>
    <w:p w14:paraId="1882EFBB" w14:textId="77777777" w:rsidR="0052589B" w:rsidRPr="0052589B" w:rsidRDefault="0052589B" w:rsidP="0052589B">
      <w:pPr>
        <w:pStyle w:val="EndNoteBibliography"/>
        <w:spacing w:after="0"/>
        <w:ind w:left="720" w:hanging="720"/>
        <w:rPr>
          <w:noProof/>
        </w:rPr>
      </w:pPr>
      <w:r w:rsidRPr="0052589B">
        <w:rPr>
          <w:noProof/>
        </w:rPr>
        <w:t>Geiger, F., J. Bengtsson, F. Berendse, W. W. Weisser, M. Emmerson, M. B. Morales, P. Ceryngier, J. Liira, T. Tscharntke, and C. Winqvist. 2010. Persistent negative effects of pesticides on biodiversity and biological control potential on European farmland. Basic and Applied Ecology 11:97-105.</w:t>
      </w:r>
    </w:p>
    <w:p w14:paraId="723392DA" w14:textId="77777777" w:rsidR="0052589B" w:rsidRPr="0052589B" w:rsidRDefault="0052589B" w:rsidP="0052589B">
      <w:pPr>
        <w:pStyle w:val="EndNoteBibliography"/>
        <w:spacing w:after="0"/>
        <w:ind w:left="720" w:hanging="720"/>
        <w:rPr>
          <w:noProof/>
        </w:rPr>
      </w:pPr>
      <w:r w:rsidRPr="0052589B">
        <w:rPr>
          <w:noProof/>
        </w:rPr>
        <w:t>Gomiero, T., D. Pimentel, and M. G. Paoletti. 2011. Is there a need for a more sustainable agriculture? Critical reviews in plant sciences 30:6-23.</w:t>
      </w:r>
    </w:p>
    <w:p w14:paraId="3F959EB2" w14:textId="77777777" w:rsidR="0052589B" w:rsidRPr="0052589B" w:rsidRDefault="0052589B" w:rsidP="0052589B">
      <w:pPr>
        <w:pStyle w:val="EndNoteBibliography"/>
        <w:spacing w:after="0"/>
        <w:ind w:left="720" w:hanging="720"/>
        <w:rPr>
          <w:noProof/>
        </w:rPr>
      </w:pPr>
      <w:r w:rsidRPr="0052589B">
        <w:rPr>
          <w:noProof/>
        </w:rPr>
        <w:t>Guedes, R., G. Smagghe, J. Stark, and N. Desneux. 2016. Pesticide-induced stress in arthropod pests for optimized integrated pest management programs. Annual review of entomology 61:43-62.</w:t>
      </w:r>
    </w:p>
    <w:p w14:paraId="69F5E2E9" w14:textId="77777777" w:rsidR="0052589B" w:rsidRPr="0052589B" w:rsidRDefault="0052589B" w:rsidP="0052589B">
      <w:pPr>
        <w:pStyle w:val="EndNoteBibliography"/>
        <w:spacing w:after="0"/>
        <w:ind w:left="720" w:hanging="720"/>
        <w:rPr>
          <w:noProof/>
        </w:rPr>
      </w:pPr>
      <w:r w:rsidRPr="0052589B">
        <w:rPr>
          <w:noProof/>
        </w:rPr>
        <w:t>Hardin, M. R., B. Benrey, M. Coll, W. O. Lamp, G. K. Roderick, and P. Barbosa. 1995. Arthropod pest resurgence: an overview of potential mechanisms. Crop Protection 14:3-18.</w:t>
      </w:r>
    </w:p>
    <w:p w14:paraId="190EF317" w14:textId="77777777" w:rsidR="0052589B" w:rsidRPr="0052589B" w:rsidRDefault="0052589B" w:rsidP="0052589B">
      <w:pPr>
        <w:pStyle w:val="EndNoteBibliography"/>
        <w:spacing w:after="0"/>
        <w:ind w:left="720" w:hanging="720"/>
        <w:rPr>
          <w:noProof/>
        </w:rPr>
      </w:pPr>
      <w:r w:rsidRPr="0052589B">
        <w:rPr>
          <w:noProof/>
        </w:rPr>
        <w:t>Hothorn, T., F. Bretz, and P. Westfall. 2008. Simultaneous inference in general parametric models. Biometrical Journal: Journal of Mathematical Methods in Biosciences 50:346-363.</w:t>
      </w:r>
    </w:p>
    <w:p w14:paraId="6D908927" w14:textId="77777777" w:rsidR="0052589B" w:rsidRPr="0052589B" w:rsidRDefault="0052589B" w:rsidP="0052589B">
      <w:pPr>
        <w:pStyle w:val="EndNoteBibliography"/>
        <w:spacing w:after="0"/>
        <w:ind w:left="720" w:hanging="720"/>
        <w:rPr>
          <w:noProof/>
        </w:rPr>
      </w:pPr>
      <w:r w:rsidRPr="0052589B">
        <w:rPr>
          <w:noProof/>
        </w:rPr>
        <w:t>Hsu, G.-C., J.-A. Ou, and C.-K. Ho. 2021. Pest consumption by generalist arthropod predators increases with crop stage in both organic and conventional farms. Ecosphere 12:e03625.</w:t>
      </w:r>
    </w:p>
    <w:p w14:paraId="5CEA882A" w14:textId="77777777" w:rsidR="0052589B" w:rsidRPr="0052589B" w:rsidRDefault="0052589B" w:rsidP="0052589B">
      <w:pPr>
        <w:pStyle w:val="EndNoteBibliography"/>
        <w:spacing w:after="0"/>
        <w:ind w:left="720" w:hanging="720"/>
        <w:rPr>
          <w:noProof/>
        </w:rPr>
      </w:pPr>
      <w:r w:rsidRPr="0052589B">
        <w:rPr>
          <w:noProof/>
        </w:rPr>
        <w:t>Huang, H., and P. Yang. 1987. The ancient cultured citrus ant. BioScience 37:665-671.</w:t>
      </w:r>
    </w:p>
    <w:p w14:paraId="2C769BC9" w14:textId="77777777" w:rsidR="0052589B" w:rsidRPr="0052589B" w:rsidRDefault="0052589B" w:rsidP="0052589B">
      <w:pPr>
        <w:pStyle w:val="EndNoteBibliography"/>
        <w:spacing w:after="0"/>
        <w:ind w:left="720" w:hanging="720"/>
        <w:rPr>
          <w:noProof/>
        </w:rPr>
      </w:pPr>
      <w:r w:rsidRPr="0052589B">
        <w:rPr>
          <w:noProof/>
        </w:rPr>
        <w:t>Ingrao, A. J., J. Schmidt, J. Jubenville, A. Grode, L. Komondy, D. VanderZee, and Z. Szendrei. 2017. Biocontrol on the edge: Field margin habitats in asparagus fields influence natural enemy-pest interactions. Agriculture, Ecosystems &amp; Environment 243:47-54.</w:t>
      </w:r>
    </w:p>
    <w:p w14:paraId="5D433068" w14:textId="77777777" w:rsidR="0052589B" w:rsidRPr="0052589B" w:rsidRDefault="0052589B" w:rsidP="0052589B">
      <w:pPr>
        <w:pStyle w:val="EndNoteBibliography"/>
        <w:spacing w:after="0"/>
        <w:ind w:left="720" w:hanging="720"/>
        <w:rPr>
          <w:noProof/>
        </w:rPr>
      </w:pPr>
      <w:r w:rsidRPr="0052589B">
        <w:rPr>
          <w:noProof/>
        </w:rPr>
        <w:t>Janssen, A., M. Montserrat, R. HilleRisLambers, A. M. de Roos, A. Pallini, and M. W. Sabelis. 2006. Intraguild predation usually does not disrupt biological control. Pages 21-44  Trophic and guild in biological interactions control. Springer.</w:t>
      </w:r>
    </w:p>
    <w:p w14:paraId="75A4DD12" w14:textId="77777777" w:rsidR="0052589B" w:rsidRPr="0052589B" w:rsidRDefault="0052589B" w:rsidP="0052589B">
      <w:pPr>
        <w:pStyle w:val="EndNoteBibliography"/>
        <w:spacing w:after="0"/>
        <w:ind w:left="720" w:hanging="720"/>
        <w:rPr>
          <w:noProof/>
        </w:rPr>
      </w:pPr>
      <w:r w:rsidRPr="0052589B">
        <w:rPr>
          <w:noProof/>
        </w:rPr>
        <w:t>Janssen, A., M. W. Sabelis, S. Magalhães, M. Montserrat, and T. Van der Hammen. 2007. Habitat structure affects intraguild predation. Ecology 88:2713-2719.</w:t>
      </w:r>
    </w:p>
    <w:p w14:paraId="50C1ECD4" w14:textId="77777777" w:rsidR="0052589B" w:rsidRPr="0052589B" w:rsidRDefault="0052589B" w:rsidP="0052589B">
      <w:pPr>
        <w:pStyle w:val="EndNoteBibliography"/>
        <w:spacing w:after="0"/>
        <w:ind w:left="720" w:hanging="720"/>
        <w:rPr>
          <w:noProof/>
        </w:rPr>
      </w:pPr>
      <w:r w:rsidRPr="0052589B">
        <w:rPr>
          <w:noProof/>
        </w:rPr>
        <w:t>Karp, D. S., R. Chaplin-Kramer, T. D. Meehan, E. A. Martin, F. DeClerck, H. Grab, C. Gratton, L. Hunt, A. E. Larsen, and A. Martínez-Salinas. 2018. Crop pests and predators exhibit inconsistent responses to surrounding landscape composition. Proceedings of the National Academy of Sciences 115:E7863-E7870.</w:t>
      </w:r>
    </w:p>
    <w:p w14:paraId="3AA7736F" w14:textId="77777777" w:rsidR="0052589B" w:rsidRPr="0052589B" w:rsidRDefault="0052589B" w:rsidP="0052589B">
      <w:pPr>
        <w:pStyle w:val="EndNoteBibliography"/>
        <w:spacing w:after="0"/>
        <w:ind w:left="720" w:hanging="720"/>
        <w:rPr>
          <w:noProof/>
        </w:rPr>
      </w:pPr>
      <w:r w:rsidRPr="0052589B">
        <w:rPr>
          <w:noProof/>
        </w:rPr>
        <w:lastRenderedPageBreak/>
        <w:t>Kehoe, L., A. Romero-Muñoz, E. Polaina, L. Estes, H. Kreft, and T. Kuemmerle. 2017. Biodiversity at risk under future cropland expansion and intensification. Nature Ecology &amp; Evolution 1:1129-1135.</w:t>
      </w:r>
    </w:p>
    <w:p w14:paraId="45042AD0" w14:textId="77777777" w:rsidR="0052589B" w:rsidRPr="0052589B" w:rsidRDefault="0052589B" w:rsidP="0052589B">
      <w:pPr>
        <w:pStyle w:val="EndNoteBibliography"/>
        <w:spacing w:after="0"/>
        <w:ind w:left="720" w:hanging="720"/>
        <w:rPr>
          <w:noProof/>
        </w:rPr>
      </w:pPr>
      <w:r w:rsidRPr="0052589B">
        <w:rPr>
          <w:noProof/>
        </w:rPr>
        <w:t>Klecka, J., and D. S. Boukal. 2013. Foraging and vulnerability traits modify predator–prey body mass allometry: freshwater macroinvertebrates as a case study. Journal of Animal Ecology 82:1031-1041.</w:t>
      </w:r>
    </w:p>
    <w:p w14:paraId="4BEB3DF6" w14:textId="77777777" w:rsidR="0052589B" w:rsidRPr="0052589B" w:rsidRDefault="0052589B" w:rsidP="0052589B">
      <w:pPr>
        <w:pStyle w:val="EndNoteBibliography"/>
        <w:spacing w:after="0"/>
        <w:ind w:left="720" w:hanging="720"/>
        <w:rPr>
          <w:noProof/>
        </w:rPr>
      </w:pPr>
      <w:r w:rsidRPr="0052589B">
        <w:rPr>
          <w:noProof/>
        </w:rPr>
        <w:t>Krey, K. L., C. K. Blubaugh, E. G. Chapman, C. A. Lynch, G. B. Snyder, A. S. Jensen, Z. Fu, D. A. Prischmann-Voldseth, J. D. Harwood, and W. E. Snyder. 2017. Generalist predators consume spider mites despite the presence of alternative prey. Biological Control 115:157-164.</w:t>
      </w:r>
    </w:p>
    <w:p w14:paraId="1AB4DC63" w14:textId="77777777" w:rsidR="0052589B" w:rsidRPr="0052589B" w:rsidRDefault="0052589B" w:rsidP="0052589B">
      <w:pPr>
        <w:pStyle w:val="EndNoteBibliography"/>
        <w:spacing w:after="0"/>
        <w:ind w:left="720" w:hanging="720"/>
        <w:rPr>
          <w:noProof/>
        </w:rPr>
      </w:pPr>
      <w:r w:rsidRPr="0052589B">
        <w:rPr>
          <w:noProof/>
        </w:rPr>
        <w:t>Kuusk, A.-K., and B. Ekbom. 2012. Feeding habits of lycosid spiders in field habitats. Journal of Pest Science 85:253-260.</w:t>
      </w:r>
    </w:p>
    <w:p w14:paraId="27778986" w14:textId="77777777" w:rsidR="0052589B" w:rsidRPr="0052589B" w:rsidRDefault="0052589B" w:rsidP="0052589B">
      <w:pPr>
        <w:pStyle w:val="EndNoteBibliography"/>
        <w:spacing w:after="0"/>
        <w:ind w:left="720" w:hanging="720"/>
        <w:rPr>
          <w:noProof/>
        </w:rPr>
      </w:pPr>
      <w:r w:rsidRPr="0052589B">
        <w:rPr>
          <w:noProof/>
        </w:rPr>
        <w:t>Langellotto, G. A., and R. F. Denno. 2004. Responses of invertebrate natural enemies to complex-structured habitats: a meta-analytical synthesis. Oecologia 139:1-10.</w:t>
      </w:r>
    </w:p>
    <w:p w14:paraId="2FE39F11" w14:textId="77777777" w:rsidR="0052589B" w:rsidRPr="0052589B" w:rsidRDefault="0052589B" w:rsidP="0052589B">
      <w:pPr>
        <w:pStyle w:val="EndNoteBibliography"/>
        <w:spacing w:after="0"/>
        <w:ind w:left="720" w:hanging="720"/>
        <w:rPr>
          <w:noProof/>
        </w:rPr>
      </w:pPr>
      <w:r w:rsidRPr="0052589B">
        <w:rPr>
          <w:noProof/>
        </w:rPr>
        <w:t>Layman, C. A., M. S. Araujo, R. Boucek, C. M. Hammerschlag</w:t>
      </w:r>
      <w:r w:rsidRPr="0052589B">
        <w:rPr>
          <w:rFonts w:ascii="微軟正黑體" w:eastAsia="微軟正黑體" w:hAnsi="微軟正黑體" w:cs="微軟正黑體" w:hint="eastAsia"/>
          <w:noProof/>
        </w:rPr>
        <w:t>‐</w:t>
      </w:r>
      <w:r w:rsidRPr="0052589B">
        <w:rPr>
          <w:noProof/>
        </w:rPr>
        <w:t>Peyer, E. Harrison, Z. R. Jud, P. Matich, A. E. Rosenblatt, J. J. Vaudo, and L. A. Yeager. 2012. Applying stable isotopes to examine food</w:t>
      </w:r>
      <w:r w:rsidRPr="0052589B">
        <w:rPr>
          <w:rFonts w:ascii="微軟正黑體" w:eastAsia="微軟正黑體" w:hAnsi="微軟正黑體" w:cs="微軟正黑體" w:hint="eastAsia"/>
          <w:noProof/>
        </w:rPr>
        <w:t>‐</w:t>
      </w:r>
      <w:r w:rsidRPr="0052589B">
        <w:rPr>
          <w:noProof/>
        </w:rPr>
        <w:t>web structure: an overview of analytical tools. Biological Reviews 87:545-562.</w:t>
      </w:r>
    </w:p>
    <w:p w14:paraId="4A5A0A4B" w14:textId="77777777" w:rsidR="0052589B" w:rsidRPr="0052589B" w:rsidRDefault="0052589B" w:rsidP="0052589B">
      <w:pPr>
        <w:pStyle w:val="EndNoteBibliography"/>
        <w:spacing w:after="0"/>
        <w:ind w:left="720" w:hanging="720"/>
        <w:rPr>
          <w:noProof/>
        </w:rPr>
      </w:pPr>
      <w:r w:rsidRPr="0052589B">
        <w:rPr>
          <w:noProof/>
        </w:rPr>
        <w:t>Lenth, R., and M. R. Lenth. 2018. Package ‘lsmeans’. The American Statistician 34:216-221.</w:t>
      </w:r>
    </w:p>
    <w:p w14:paraId="7B49C525" w14:textId="77777777" w:rsidR="0052589B" w:rsidRPr="0052589B" w:rsidRDefault="0052589B" w:rsidP="0052589B">
      <w:pPr>
        <w:pStyle w:val="EndNoteBibliography"/>
        <w:spacing w:after="0"/>
        <w:ind w:left="720" w:hanging="720"/>
        <w:rPr>
          <w:noProof/>
        </w:rPr>
      </w:pPr>
      <w:r w:rsidRPr="0052589B">
        <w:rPr>
          <w:noProof/>
        </w:rPr>
        <w:t>Letourneau, D. K., J. A. Jedlicka, S. G. Bothwell, and C. R. Moreno. 2009. Effects of natural enemy biodiversity on the suppression of arthropod herbivores in terrestrial ecosystems. Annual Review of Ecology Evolution and Systematics 40:573-592.</w:t>
      </w:r>
    </w:p>
    <w:p w14:paraId="581D1DD7" w14:textId="77777777" w:rsidR="0052589B" w:rsidRPr="0052589B" w:rsidRDefault="0052589B" w:rsidP="0052589B">
      <w:pPr>
        <w:pStyle w:val="EndNoteBibliography"/>
        <w:spacing w:after="0"/>
        <w:ind w:left="720" w:hanging="720"/>
        <w:rPr>
          <w:noProof/>
        </w:rPr>
      </w:pPr>
      <w:r w:rsidRPr="0052589B">
        <w:rPr>
          <w:noProof/>
        </w:rPr>
        <w:t>Lichtenberg, E. M., C. M. Kennedy, C. Kremen, P. Batary, F. Berendse, R. Bommarco, N. A. Bosque</w:t>
      </w:r>
      <w:r w:rsidRPr="0052589B">
        <w:rPr>
          <w:rFonts w:ascii="微軟正黑體" w:eastAsia="微軟正黑體" w:hAnsi="微軟正黑體" w:cs="微軟正黑體" w:hint="eastAsia"/>
          <w:noProof/>
        </w:rPr>
        <w:t>‐</w:t>
      </w:r>
      <w:r w:rsidRPr="0052589B">
        <w:rPr>
          <w:noProof/>
        </w:rPr>
        <w:t>Pérez, L. G. Carvalheiro, W. E. Snyder, and N. M. Williams. 2017. A global synthesis of the effects of diversified farming systems on arthropod diversity within fields and across agricultural landscapes. Global change biology 23:4946-4957.</w:t>
      </w:r>
    </w:p>
    <w:p w14:paraId="700EB59E" w14:textId="77777777" w:rsidR="0052589B" w:rsidRPr="0052589B" w:rsidRDefault="0052589B" w:rsidP="0052589B">
      <w:pPr>
        <w:pStyle w:val="EndNoteBibliography"/>
        <w:spacing w:after="0"/>
        <w:ind w:left="720" w:hanging="720"/>
        <w:rPr>
          <w:noProof/>
        </w:rPr>
      </w:pPr>
      <w:r w:rsidRPr="0052589B">
        <w:rPr>
          <w:noProof/>
        </w:rPr>
        <w:t>Madsen, M., S. Terkildsen, and S. Toft. 2004. Microcosm studies on control of aphids by generalist arthropod predators: effects of alternative prey. BioControl 49:483-504.</w:t>
      </w:r>
    </w:p>
    <w:p w14:paraId="7F5A598B" w14:textId="77777777" w:rsidR="0052589B" w:rsidRPr="0052589B" w:rsidRDefault="0052589B" w:rsidP="0052589B">
      <w:pPr>
        <w:pStyle w:val="EndNoteBibliography"/>
        <w:spacing w:after="0"/>
        <w:ind w:left="720" w:hanging="720"/>
        <w:rPr>
          <w:noProof/>
        </w:rPr>
      </w:pPr>
      <w:r w:rsidRPr="0052589B">
        <w:rPr>
          <w:noProof/>
        </w:rPr>
        <w:t>Mazzi, D., and S. Dorn. 2012. Movement of insect pests in agricultural landscapes. Annals of applied biology 160:97-113.</w:t>
      </w:r>
    </w:p>
    <w:p w14:paraId="482A201B" w14:textId="77777777" w:rsidR="0052589B" w:rsidRPr="0052589B" w:rsidRDefault="0052589B" w:rsidP="0052589B">
      <w:pPr>
        <w:pStyle w:val="EndNoteBibliography"/>
        <w:spacing w:after="0"/>
        <w:ind w:left="720" w:hanging="720"/>
        <w:rPr>
          <w:noProof/>
        </w:rPr>
      </w:pPr>
      <w:r w:rsidRPr="0052589B">
        <w:rPr>
          <w:noProof/>
        </w:rPr>
        <w:lastRenderedPageBreak/>
        <w:t>Michalko, R., S. Pekar, and M. H. Entling. 2019a. An updated perspective on spiders as generalist predators in biological control. Oecologia 189:21-36.</w:t>
      </w:r>
    </w:p>
    <w:p w14:paraId="131E9A55" w14:textId="77777777" w:rsidR="0052589B" w:rsidRPr="0052589B" w:rsidRDefault="0052589B" w:rsidP="0052589B">
      <w:pPr>
        <w:pStyle w:val="EndNoteBibliography"/>
        <w:spacing w:after="0"/>
        <w:ind w:left="720" w:hanging="720"/>
        <w:rPr>
          <w:noProof/>
        </w:rPr>
      </w:pPr>
      <w:r w:rsidRPr="0052589B">
        <w:rPr>
          <w:noProof/>
        </w:rPr>
        <w:t>Michalko, R., S. Pekár, and M. H. Entling. 2019b. An updated perspective on spiders as generalist predators in biological control. Oecologia 189:21-36.</w:t>
      </w:r>
    </w:p>
    <w:p w14:paraId="18135F49" w14:textId="77777777" w:rsidR="0052589B" w:rsidRPr="0052589B" w:rsidRDefault="0052589B" w:rsidP="0052589B">
      <w:pPr>
        <w:pStyle w:val="EndNoteBibliography"/>
        <w:spacing w:after="0"/>
        <w:ind w:left="720" w:hanging="720"/>
        <w:rPr>
          <w:noProof/>
        </w:rPr>
      </w:pPr>
      <w:r w:rsidRPr="0052589B">
        <w:rPr>
          <w:noProof/>
        </w:rPr>
        <w:t>Newton, J. 2016. Stable isotopes as tools in ecological research. eLS:1-8.</w:t>
      </w:r>
    </w:p>
    <w:p w14:paraId="3A3B3409" w14:textId="77777777" w:rsidR="0052589B" w:rsidRPr="0052589B" w:rsidRDefault="0052589B" w:rsidP="0052589B">
      <w:pPr>
        <w:pStyle w:val="EndNoteBibliography"/>
        <w:spacing w:after="0"/>
        <w:ind w:left="720" w:hanging="720"/>
        <w:rPr>
          <w:noProof/>
        </w:rPr>
      </w:pPr>
      <w:r w:rsidRPr="0052589B">
        <w:rPr>
          <w:noProof/>
        </w:rPr>
        <w:t>Nyffeler, M. 1999. Prey selection of spiders in the field. Journal of Arachnology:317-324.</w:t>
      </w:r>
    </w:p>
    <w:p w14:paraId="0C47FFCF" w14:textId="77777777" w:rsidR="0052589B" w:rsidRPr="0052589B" w:rsidRDefault="0052589B" w:rsidP="0052589B">
      <w:pPr>
        <w:pStyle w:val="EndNoteBibliography"/>
        <w:spacing w:after="0"/>
        <w:ind w:left="720" w:hanging="720"/>
        <w:rPr>
          <w:noProof/>
        </w:rPr>
      </w:pPr>
      <w:r w:rsidRPr="0052589B">
        <w:rPr>
          <w:noProof/>
        </w:rPr>
        <w:t>Petrakova, L., R. Michalko, P. Loverre, L. Sentenska, S. Korenko, and S. Pekar. 2016. Intraguild predation among spiders and their effect on the pear psylla during winter. Agriculture, Ecosystems &amp; Environment 233:67-74.</w:t>
      </w:r>
    </w:p>
    <w:p w14:paraId="412D6710" w14:textId="77777777" w:rsidR="0052589B" w:rsidRPr="0052589B" w:rsidRDefault="0052589B" w:rsidP="0052589B">
      <w:pPr>
        <w:pStyle w:val="EndNoteBibliography"/>
        <w:spacing w:after="0"/>
        <w:ind w:left="720" w:hanging="720"/>
        <w:rPr>
          <w:noProof/>
        </w:rPr>
      </w:pPr>
      <w:r w:rsidRPr="0052589B">
        <w:rPr>
          <w:noProof/>
        </w:rPr>
        <w:t>Phillips, D. L., and P. L. Koch. 2002. Incorporating concentration dependence in stable isotope mixing models. Oecologia 130:114-125.</w:t>
      </w:r>
    </w:p>
    <w:p w14:paraId="05D7B9DE" w14:textId="77777777" w:rsidR="0052589B" w:rsidRPr="0052589B" w:rsidRDefault="0052589B" w:rsidP="0052589B">
      <w:pPr>
        <w:pStyle w:val="EndNoteBibliography"/>
        <w:spacing w:after="0"/>
        <w:ind w:left="720" w:hanging="720"/>
        <w:rPr>
          <w:noProof/>
        </w:rPr>
      </w:pPr>
      <w:r w:rsidRPr="0052589B">
        <w:rPr>
          <w:noProof/>
        </w:rPr>
        <w:t>Porcel, M., G. K. Andersson, J. Pålsson, and M. Tasin. 2018. Organic management in apple orchards: higher impacts on biological control than on pollination. Journal of Applied Ecology 55:2779-2789.</w:t>
      </w:r>
    </w:p>
    <w:p w14:paraId="40022016" w14:textId="77777777" w:rsidR="0052589B" w:rsidRPr="0052589B" w:rsidRDefault="0052589B" w:rsidP="0052589B">
      <w:pPr>
        <w:pStyle w:val="EndNoteBibliography"/>
        <w:spacing w:after="0"/>
        <w:ind w:left="720" w:hanging="720"/>
        <w:rPr>
          <w:noProof/>
        </w:rPr>
      </w:pPr>
      <w:r w:rsidRPr="0052589B">
        <w:rPr>
          <w:noProof/>
        </w:rPr>
        <w:t>Post, D. M. 2002. Using stable isotopes to estimate trophic position: models, methods, and assumptions. Ecology 83:703-718.</w:t>
      </w:r>
    </w:p>
    <w:p w14:paraId="2C95CCCD" w14:textId="77777777" w:rsidR="0052589B" w:rsidRPr="0052589B" w:rsidRDefault="0052589B" w:rsidP="0052589B">
      <w:pPr>
        <w:pStyle w:val="EndNoteBibliography"/>
        <w:spacing w:after="0"/>
        <w:ind w:left="720" w:hanging="720"/>
        <w:rPr>
          <w:noProof/>
        </w:rPr>
      </w:pPr>
      <w:r w:rsidRPr="0052589B">
        <w:rPr>
          <w:noProof/>
        </w:rPr>
        <w:t>Prasad, R., and W. Snyder. 2006. Polyphagy complicates conservation biological control that targets generalist predators. Journal of Applied Ecology 43:343-352.</w:t>
      </w:r>
    </w:p>
    <w:p w14:paraId="09DEA207" w14:textId="77777777" w:rsidR="0052589B" w:rsidRPr="0052589B" w:rsidRDefault="0052589B" w:rsidP="0052589B">
      <w:pPr>
        <w:pStyle w:val="EndNoteBibliography"/>
        <w:spacing w:after="0"/>
        <w:ind w:left="720" w:hanging="720"/>
        <w:rPr>
          <w:noProof/>
        </w:rPr>
      </w:pPr>
      <w:r w:rsidRPr="0052589B">
        <w:rPr>
          <w:noProof/>
        </w:rPr>
        <w:t>R Core Team. 2021. R: A language and environment for statistical computing. R Foundation for Statistical Computing, Vienna, Austria.</w:t>
      </w:r>
    </w:p>
    <w:p w14:paraId="3CFA99F2" w14:textId="77777777" w:rsidR="0052589B" w:rsidRPr="0052589B" w:rsidRDefault="0052589B" w:rsidP="0052589B">
      <w:pPr>
        <w:pStyle w:val="EndNoteBibliography"/>
        <w:spacing w:after="0"/>
        <w:ind w:left="720" w:hanging="720"/>
        <w:rPr>
          <w:noProof/>
        </w:rPr>
      </w:pPr>
      <w:r w:rsidRPr="0052589B">
        <w:rPr>
          <w:noProof/>
        </w:rPr>
        <w:t>Roubinet, E., K. Birkhofer, G. Malsher, K. Staudacher, B. Ekbom, M. Traugott, and M. Jonsson. 2017. Diet of generalist predators reflects effects of cropping period and farming system on extra</w:t>
      </w:r>
      <w:r w:rsidRPr="0052589B">
        <w:rPr>
          <w:rFonts w:ascii="微軟正黑體" w:eastAsia="微軟正黑體" w:hAnsi="微軟正黑體" w:cs="微軟正黑體" w:hint="eastAsia"/>
          <w:noProof/>
        </w:rPr>
        <w:t>‐</w:t>
      </w:r>
      <w:r w:rsidRPr="0052589B">
        <w:rPr>
          <w:noProof/>
        </w:rPr>
        <w:t>and intraguild prey. Ecological Applications 27:1167-1177.</w:t>
      </w:r>
    </w:p>
    <w:p w14:paraId="74F0A39D" w14:textId="77777777" w:rsidR="0052589B" w:rsidRPr="0052589B" w:rsidRDefault="0052589B" w:rsidP="0052589B">
      <w:pPr>
        <w:pStyle w:val="EndNoteBibliography"/>
        <w:spacing w:after="0"/>
        <w:ind w:left="720" w:hanging="720"/>
        <w:rPr>
          <w:noProof/>
        </w:rPr>
      </w:pPr>
      <w:r w:rsidRPr="0052589B">
        <w:rPr>
          <w:noProof/>
        </w:rPr>
        <w:t>Roubinet, E., T. Jonsson, G. Malsher, K. Staudacher, M. Traugott, B. Ekbom, and M. Jonsson. 2018. High redundancy as well as complementary prey choice characterize generalist predator food webs in agroecosystems. Scientific Reports 8:1-10.</w:t>
      </w:r>
    </w:p>
    <w:p w14:paraId="4EC1C1E9" w14:textId="77777777" w:rsidR="0052589B" w:rsidRPr="0052589B" w:rsidRDefault="0052589B" w:rsidP="0052589B">
      <w:pPr>
        <w:pStyle w:val="EndNoteBibliography"/>
        <w:spacing w:after="0"/>
        <w:ind w:left="720" w:hanging="720"/>
        <w:rPr>
          <w:noProof/>
        </w:rPr>
      </w:pPr>
      <w:r w:rsidRPr="0052589B">
        <w:rPr>
          <w:noProof/>
        </w:rPr>
        <w:t>Rusch, A., R. Chaplin-Kramer, M. M. Gardiner, V. Hawro, J. Holland, D. Landis, C. Thies, T. Tscharntke, W. W. Weisser, and C. Winqvist. 2016. Agricultural landscape simplification reduces natural pest control: A quantitative synthesis. Agriculture, Ecosystems &amp; Environment 221:198-204.</w:t>
      </w:r>
    </w:p>
    <w:p w14:paraId="7A38D57E" w14:textId="77777777" w:rsidR="0052589B" w:rsidRPr="0052589B" w:rsidRDefault="0052589B" w:rsidP="0052589B">
      <w:pPr>
        <w:pStyle w:val="EndNoteBibliography"/>
        <w:spacing w:after="0"/>
        <w:ind w:left="720" w:hanging="720"/>
        <w:rPr>
          <w:noProof/>
        </w:rPr>
      </w:pPr>
      <w:r w:rsidRPr="0052589B">
        <w:rPr>
          <w:noProof/>
        </w:rPr>
        <w:lastRenderedPageBreak/>
        <w:t>Sanders, D., H. Nickel, T. Grützner, and C. Platner. 2008. Habitat structure mediates top–down effects of spiders and ants on herbivores. Basic and Applied Ecology 9:152-160.</w:t>
      </w:r>
    </w:p>
    <w:p w14:paraId="71633868" w14:textId="77777777" w:rsidR="0052589B" w:rsidRPr="0052589B" w:rsidRDefault="0052589B" w:rsidP="0052589B">
      <w:pPr>
        <w:pStyle w:val="EndNoteBibliography"/>
        <w:spacing w:after="0"/>
        <w:ind w:left="720" w:hanging="720"/>
        <w:rPr>
          <w:noProof/>
        </w:rPr>
      </w:pPr>
      <w:r w:rsidRPr="0052589B">
        <w:rPr>
          <w:noProof/>
        </w:rPr>
        <w:t>Schmitz, O. J. 2008. Effects of predator hunting mode on grassland ecosystem function. Science 319:952-954.</w:t>
      </w:r>
    </w:p>
    <w:p w14:paraId="0677F4E1" w14:textId="77777777" w:rsidR="0052589B" w:rsidRPr="0052589B" w:rsidRDefault="0052589B" w:rsidP="0052589B">
      <w:pPr>
        <w:pStyle w:val="EndNoteBibliography"/>
        <w:spacing w:after="0"/>
        <w:ind w:left="720" w:hanging="720"/>
        <w:rPr>
          <w:noProof/>
        </w:rPr>
      </w:pPr>
      <w:r w:rsidRPr="0052589B">
        <w:rPr>
          <w:noProof/>
        </w:rPr>
        <w:t>Settle, W. H., H. Ariawan, E. T. Astuti, W. Cahyana, A. L. Hakim, D. Hindayana, and A. S. Lestari. 1996. Managing tropical rice pests through conservation of generalist natural enemies and alternative prey. Ecology 77:1975-1988.</w:t>
      </w:r>
    </w:p>
    <w:p w14:paraId="42FA2265" w14:textId="77777777" w:rsidR="0052589B" w:rsidRPr="0052589B" w:rsidRDefault="0052589B" w:rsidP="0052589B">
      <w:pPr>
        <w:pStyle w:val="EndNoteBibliography"/>
        <w:spacing w:after="0"/>
        <w:ind w:left="720" w:hanging="720"/>
        <w:rPr>
          <w:noProof/>
        </w:rPr>
      </w:pPr>
      <w:r w:rsidRPr="0052589B">
        <w:rPr>
          <w:noProof/>
        </w:rPr>
        <w:t>Stiling, P., and T. Cornelissen. 2005. What makes a successful biocontrol agent? A meta-analysis of biological control agent performance. Biological Control 34:236-246.</w:t>
      </w:r>
    </w:p>
    <w:p w14:paraId="1106618C" w14:textId="77777777" w:rsidR="0052589B" w:rsidRPr="0052589B" w:rsidRDefault="0052589B" w:rsidP="0052589B">
      <w:pPr>
        <w:pStyle w:val="EndNoteBibliography"/>
        <w:spacing w:after="0"/>
        <w:ind w:left="720" w:hanging="720"/>
        <w:rPr>
          <w:noProof/>
        </w:rPr>
      </w:pPr>
      <w:r w:rsidRPr="0052589B">
        <w:rPr>
          <w:noProof/>
        </w:rPr>
        <w:t>Stock, B., and B. Semmens. 2017. MixSIAR GUI user manual v3. 1. San Diego.</w:t>
      </w:r>
    </w:p>
    <w:p w14:paraId="3CD8FE11" w14:textId="77777777" w:rsidR="0052589B" w:rsidRPr="0052589B" w:rsidRDefault="0052589B" w:rsidP="0052589B">
      <w:pPr>
        <w:pStyle w:val="EndNoteBibliography"/>
        <w:spacing w:after="0"/>
        <w:ind w:left="720" w:hanging="720"/>
        <w:rPr>
          <w:noProof/>
        </w:rPr>
      </w:pPr>
      <w:r w:rsidRPr="0052589B">
        <w:rPr>
          <w:noProof/>
        </w:rPr>
        <w:t>Stock, B. C., and B. X. Semmens. 2016. Unifying error structures in commonly used biotracer mixing models. Ecology 97:2562-2569.</w:t>
      </w:r>
    </w:p>
    <w:p w14:paraId="6B97B395" w14:textId="77777777" w:rsidR="0052589B" w:rsidRPr="0052589B" w:rsidRDefault="0052589B" w:rsidP="0052589B">
      <w:pPr>
        <w:pStyle w:val="EndNoteBibliography"/>
        <w:spacing w:after="0"/>
        <w:ind w:left="720" w:hanging="720"/>
        <w:rPr>
          <w:noProof/>
        </w:rPr>
      </w:pPr>
      <w:r w:rsidRPr="0052589B">
        <w:rPr>
          <w:noProof/>
        </w:rPr>
        <w:t>Straub, C. S., D. L. Finke, and W. E. Snyder. 2008. Are the conservation of natural enemy biodiversity and biological control compatible goals? Biological Control 45:225-237.</w:t>
      </w:r>
    </w:p>
    <w:p w14:paraId="35D13A10" w14:textId="77777777" w:rsidR="0052589B" w:rsidRPr="0052589B" w:rsidRDefault="0052589B" w:rsidP="0052589B">
      <w:pPr>
        <w:pStyle w:val="EndNoteBibliography"/>
        <w:spacing w:after="0"/>
        <w:ind w:left="720" w:hanging="720"/>
        <w:rPr>
          <w:noProof/>
        </w:rPr>
      </w:pPr>
      <w:r w:rsidRPr="0052589B">
        <w:rPr>
          <w:noProof/>
        </w:rPr>
        <w:t>Sun, J.-T., M.-M. Wang, Y.-K. Zhang, M.-P. Chapuis, X.-Y. Jiang, G. Hu, X.-M. Yang, C. Ge, X.-F. Xue, and X.-Y. Hong. 2015. Evidence for high dispersal ability and mito-nuclear discordance in the small brown planthopper, Laodelphax striatellus. Scientific Reports 5:1-10.</w:t>
      </w:r>
    </w:p>
    <w:p w14:paraId="36AD570C" w14:textId="77777777" w:rsidR="0052589B" w:rsidRPr="0052589B" w:rsidRDefault="0052589B" w:rsidP="0052589B">
      <w:pPr>
        <w:pStyle w:val="EndNoteBibliography"/>
        <w:spacing w:after="0"/>
        <w:ind w:left="720" w:hanging="720"/>
        <w:rPr>
          <w:noProof/>
        </w:rPr>
      </w:pPr>
      <w:r w:rsidRPr="0052589B">
        <w:rPr>
          <w:noProof/>
        </w:rPr>
        <w:t>Symondson, W., K. Sunderland, and M. Greenstone. 2002. Can generalist predators be effective biocontrol agents? Annual review of entomology 47:561-594.</w:t>
      </w:r>
    </w:p>
    <w:p w14:paraId="32F13C08" w14:textId="77777777" w:rsidR="0052589B" w:rsidRPr="0052589B" w:rsidRDefault="0052589B" w:rsidP="0052589B">
      <w:pPr>
        <w:pStyle w:val="EndNoteBibliography"/>
        <w:spacing w:after="0"/>
        <w:ind w:left="720" w:hanging="720"/>
        <w:rPr>
          <w:noProof/>
        </w:rPr>
      </w:pPr>
      <w:r w:rsidRPr="0052589B">
        <w:rPr>
          <w:noProof/>
        </w:rPr>
        <w:t>Whitney, T. D., M. I. Sitvarin, E. A. Roualdes, S. J. Bonner, and J. D. Harwood. 2018. Selectivity underlies the dissociation between seasonal prey availability and prey consumption in a generalist predator. Molecular ecology 27:1739-1748.</w:t>
      </w:r>
    </w:p>
    <w:p w14:paraId="6B98BC1F" w14:textId="77777777" w:rsidR="0052589B" w:rsidRPr="0052589B" w:rsidRDefault="0052589B" w:rsidP="0052589B">
      <w:pPr>
        <w:pStyle w:val="EndNoteBibliography"/>
        <w:spacing w:after="0"/>
        <w:ind w:left="720" w:hanging="720"/>
        <w:rPr>
          <w:noProof/>
        </w:rPr>
      </w:pPr>
      <w:r w:rsidRPr="0052589B">
        <w:rPr>
          <w:noProof/>
        </w:rPr>
        <w:t>Wise, D. H., D. M. Moldenhauer, and J. Halaj. 2006. Using stable isotopes to reveal shifts in prey consumption by generalist predators. Ecological Applications 16:865-876.</w:t>
      </w:r>
    </w:p>
    <w:p w14:paraId="5D75DA76" w14:textId="77777777" w:rsidR="0052589B" w:rsidRPr="0052589B" w:rsidRDefault="0052589B" w:rsidP="0052589B">
      <w:pPr>
        <w:pStyle w:val="EndNoteBibliography"/>
        <w:ind w:left="720" w:hanging="720"/>
        <w:rPr>
          <w:noProof/>
        </w:rPr>
      </w:pPr>
      <w:r w:rsidRPr="0052589B">
        <w:rPr>
          <w:noProof/>
        </w:rPr>
        <w:t>Zeileis, A., F. Cribari-Neto, B. Gruen, I. Kosmidis, A. B. Simas, A. V. Rocha, and M. A. Zeileis. 2016. Package ‘betareg’. R package 3:2.</w:t>
      </w:r>
    </w:p>
    <w:p w14:paraId="0D4ABB9C" w14:textId="77777777" w:rsidR="000600B7" w:rsidRDefault="00691C80">
      <w:pPr>
        <w:jc w:val="center"/>
        <w:rPr>
          <w:color w:val="FF0000"/>
        </w:rPr>
      </w:pPr>
      <w:r>
        <w:rPr>
          <w:color w:val="FF0000"/>
        </w:rPr>
        <w:fldChar w:fldCharType="end"/>
      </w:r>
      <w:r w:rsidR="00056389">
        <w:rPr>
          <w:color w:val="FF0000"/>
        </w:rPr>
        <w:br w:type="page"/>
      </w:r>
    </w:p>
    <w:p w14:paraId="070C01E1" w14:textId="77777777" w:rsidR="000600B7" w:rsidRDefault="00056389">
      <w:pPr>
        <w:jc w:val="center"/>
        <w:rPr>
          <w:b/>
          <w:bCs/>
          <w:szCs w:val="24"/>
        </w:rPr>
      </w:pPr>
      <w:r>
        <w:rPr>
          <w:rFonts w:hint="eastAsia"/>
          <w:b/>
          <w:bCs/>
          <w:szCs w:val="24"/>
        </w:rPr>
        <w:lastRenderedPageBreak/>
        <w:t>Appendix S1</w:t>
      </w:r>
    </w:p>
    <w:p w14:paraId="72B0BCAC" w14:textId="77777777"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01430B93" w14:textId="77777777"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00B7" w14:paraId="5EA48282"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41FA7E6" w14:textId="77777777" w:rsidR="000600B7" w:rsidRDefault="0005638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4D78DD73" w14:textId="77777777"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0D46146" w14:textId="77777777" w:rsidR="000600B7" w:rsidRDefault="00056389">
            <w:pPr>
              <w:ind w:left="-572" w:firstLine="572"/>
              <w:rPr>
                <w:sz w:val="24"/>
                <w:szCs w:val="24"/>
              </w:rPr>
            </w:pPr>
            <w:r>
              <w:rPr>
                <w:sz w:val="24"/>
                <w:szCs w:val="24"/>
              </w:rPr>
              <w:t>Family/Genus</w:t>
            </w:r>
          </w:p>
        </w:tc>
      </w:tr>
      <w:tr w:rsidR="000600B7" w14:paraId="1C91BB95"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682FAB63" w14:textId="77777777"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07CEDFF7" w14:textId="77777777" w:rsidR="000600B7" w:rsidRDefault="0005638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2672C8E5" w14:textId="77777777" w:rsidR="000600B7" w:rsidRDefault="00056389">
            <w:pPr>
              <w:ind w:left="-572" w:firstLine="572"/>
              <w:rPr>
                <w:sz w:val="24"/>
                <w:szCs w:val="24"/>
              </w:rPr>
            </w:pPr>
            <w:r>
              <w:rPr>
                <w:sz w:val="24"/>
                <w:szCs w:val="24"/>
              </w:rPr>
              <w:t>Araneidae</w:t>
            </w:r>
          </w:p>
        </w:tc>
      </w:tr>
      <w:tr w:rsidR="000600B7" w14:paraId="29A27DBC" w14:textId="77777777">
        <w:trPr>
          <w:trHeight w:hRule="exact" w:val="368"/>
        </w:trPr>
        <w:tc>
          <w:tcPr>
            <w:tcW w:w="2410" w:type="dxa"/>
            <w:shd w:val="clear" w:color="auto" w:fill="auto"/>
            <w:tcMar>
              <w:top w:w="80" w:type="dxa"/>
              <w:left w:w="80" w:type="dxa"/>
              <w:bottom w:w="80" w:type="dxa"/>
              <w:right w:w="80" w:type="dxa"/>
            </w:tcMar>
            <w:vAlign w:val="center"/>
          </w:tcPr>
          <w:p w14:paraId="1DD5F40F" w14:textId="77777777" w:rsidR="000600B7" w:rsidRDefault="000600B7">
            <w:pPr>
              <w:ind w:left="-572" w:firstLine="572"/>
              <w:rPr>
                <w:sz w:val="24"/>
                <w:szCs w:val="24"/>
              </w:rPr>
            </w:pPr>
          </w:p>
        </w:tc>
        <w:tc>
          <w:tcPr>
            <w:tcW w:w="2151" w:type="dxa"/>
            <w:shd w:val="clear" w:color="auto" w:fill="auto"/>
            <w:vAlign w:val="center"/>
          </w:tcPr>
          <w:p w14:paraId="3400AE61"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192E8B4B" w14:textId="77777777" w:rsidR="000600B7" w:rsidRDefault="00056389">
            <w:pPr>
              <w:ind w:left="-572" w:firstLine="572"/>
              <w:rPr>
                <w:sz w:val="24"/>
                <w:szCs w:val="24"/>
              </w:rPr>
            </w:pPr>
            <w:r>
              <w:rPr>
                <w:sz w:val="24"/>
                <w:szCs w:val="24"/>
              </w:rPr>
              <w:t>Clubionidae</w:t>
            </w:r>
          </w:p>
        </w:tc>
      </w:tr>
      <w:tr w:rsidR="000600B7" w14:paraId="7C0245CF" w14:textId="77777777">
        <w:trPr>
          <w:trHeight w:hRule="exact" w:val="368"/>
        </w:trPr>
        <w:tc>
          <w:tcPr>
            <w:tcW w:w="2410" w:type="dxa"/>
            <w:shd w:val="clear" w:color="auto" w:fill="auto"/>
            <w:tcMar>
              <w:top w:w="80" w:type="dxa"/>
              <w:left w:w="80" w:type="dxa"/>
              <w:bottom w:w="80" w:type="dxa"/>
              <w:right w:w="80" w:type="dxa"/>
            </w:tcMar>
            <w:vAlign w:val="center"/>
          </w:tcPr>
          <w:p w14:paraId="59BE65B2" w14:textId="77777777" w:rsidR="000600B7" w:rsidRDefault="000600B7">
            <w:pPr>
              <w:ind w:left="-572" w:firstLine="572"/>
              <w:rPr>
                <w:sz w:val="24"/>
                <w:szCs w:val="24"/>
              </w:rPr>
            </w:pPr>
          </w:p>
        </w:tc>
        <w:tc>
          <w:tcPr>
            <w:tcW w:w="2151" w:type="dxa"/>
            <w:shd w:val="clear" w:color="auto" w:fill="auto"/>
            <w:vAlign w:val="center"/>
          </w:tcPr>
          <w:p w14:paraId="785033AE"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7DB8822" w14:textId="77777777" w:rsidR="000600B7" w:rsidRDefault="00056389">
            <w:pPr>
              <w:ind w:left="-572" w:firstLine="572"/>
              <w:rPr>
                <w:sz w:val="24"/>
                <w:szCs w:val="24"/>
              </w:rPr>
            </w:pPr>
            <w:r>
              <w:rPr>
                <w:sz w:val="24"/>
                <w:szCs w:val="24"/>
              </w:rPr>
              <w:t>Oxyopidae</w:t>
            </w:r>
          </w:p>
        </w:tc>
      </w:tr>
      <w:tr w:rsidR="000600B7" w14:paraId="18D486FD" w14:textId="77777777">
        <w:trPr>
          <w:trHeight w:hRule="exact" w:val="368"/>
        </w:trPr>
        <w:tc>
          <w:tcPr>
            <w:tcW w:w="2410" w:type="dxa"/>
            <w:shd w:val="clear" w:color="auto" w:fill="auto"/>
            <w:tcMar>
              <w:top w:w="80" w:type="dxa"/>
              <w:left w:w="80" w:type="dxa"/>
              <w:bottom w:w="80" w:type="dxa"/>
              <w:right w:w="80" w:type="dxa"/>
            </w:tcMar>
            <w:vAlign w:val="center"/>
          </w:tcPr>
          <w:p w14:paraId="7E3CFEA5" w14:textId="77777777" w:rsidR="000600B7" w:rsidRDefault="000600B7">
            <w:pPr>
              <w:ind w:left="-572" w:firstLine="572"/>
              <w:rPr>
                <w:sz w:val="24"/>
                <w:szCs w:val="24"/>
              </w:rPr>
            </w:pPr>
          </w:p>
        </w:tc>
        <w:tc>
          <w:tcPr>
            <w:tcW w:w="2151" w:type="dxa"/>
            <w:shd w:val="clear" w:color="auto" w:fill="auto"/>
            <w:vAlign w:val="center"/>
          </w:tcPr>
          <w:p w14:paraId="0502083D"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A02CF39" w14:textId="77777777" w:rsidR="000600B7" w:rsidRDefault="00056389">
            <w:pPr>
              <w:ind w:left="-572" w:firstLine="572"/>
              <w:rPr>
                <w:sz w:val="24"/>
                <w:szCs w:val="24"/>
              </w:rPr>
            </w:pPr>
            <w:r>
              <w:rPr>
                <w:sz w:val="24"/>
                <w:szCs w:val="24"/>
              </w:rPr>
              <w:t>Tetragnathidae</w:t>
            </w:r>
          </w:p>
        </w:tc>
      </w:tr>
      <w:tr w:rsidR="000600B7" w14:paraId="0D836F73" w14:textId="77777777">
        <w:trPr>
          <w:trHeight w:hRule="exact" w:val="368"/>
        </w:trPr>
        <w:tc>
          <w:tcPr>
            <w:tcW w:w="2410" w:type="dxa"/>
            <w:shd w:val="clear" w:color="auto" w:fill="auto"/>
            <w:tcMar>
              <w:top w:w="80" w:type="dxa"/>
              <w:left w:w="80" w:type="dxa"/>
              <w:bottom w:w="80" w:type="dxa"/>
              <w:right w:w="80" w:type="dxa"/>
            </w:tcMar>
            <w:vAlign w:val="center"/>
          </w:tcPr>
          <w:p w14:paraId="2C4B641D" w14:textId="77777777" w:rsidR="000600B7" w:rsidRDefault="000600B7">
            <w:pPr>
              <w:ind w:left="-572" w:firstLine="572"/>
              <w:rPr>
                <w:sz w:val="24"/>
                <w:szCs w:val="24"/>
              </w:rPr>
            </w:pPr>
          </w:p>
        </w:tc>
        <w:tc>
          <w:tcPr>
            <w:tcW w:w="2151" w:type="dxa"/>
            <w:shd w:val="clear" w:color="auto" w:fill="auto"/>
            <w:vAlign w:val="center"/>
          </w:tcPr>
          <w:p w14:paraId="634C7BF5"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83C5487" w14:textId="77777777" w:rsidR="000600B7" w:rsidRDefault="00056389">
            <w:pPr>
              <w:ind w:left="-572" w:firstLine="572"/>
              <w:rPr>
                <w:sz w:val="24"/>
                <w:szCs w:val="24"/>
              </w:rPr>
            </w:pPr>
            <w:r>
              <w:rPr>
                <w:sz w:val="24"/>
                <w:szCs w:val="24"/>
              </w:rPr>
              <w:t>Thomisidae</w:t>
            </w:r>
          </w:p>
        </w:tc>
      </w:tr>
      <w:tr w:rsidR="000600B7" w14:paraId="0715D228" w14:textId="77777777">
        <w:trPr>
          <w:trHeight w:hRule="exact" w:val="368"/>
        </w:trPr>
        <w:tc>
          <w:tcPr>
            <w:tcW w:w="2410" w:type="dxa"/>
            <w:shd w:val="clear" w:color="auto" w:fill="auto"/>
            <w:tcMar>
              <w:top w:w="80" w:type="dxa"/>
              <w:left w:w="80" w:type="dxa"/>
              <w:bottom w:w="80" w:type="dxa"/>
              <w:right w:w="80" w:type="dxa"/>
            </w:tcMar>
            <w:vAlign w:val="center"/>
          </w:tcPr>
          <w:p w14:paraId="06574F4B" w14:textId="77777777" w:rsidR="000600B7" w:rsidRDefault="000600B7">
            <w:pPr>
              <w:ind w:left="-572" w:firstLine="572"/>
              <w:rPr>
                <w:sz w:val="24"/>
                <w:szCs w:val="24"/>
              </w:rPr>
            </w:pPr>
          </w:p>
        </w:tc>
        <w:tc>
          <w:tcPr>
            <w:tcW w:w="2151" w:type="dxa"/>
            <w:shd w:val="clear" w:color="auto" w:fill="auto"/>
            <w:vAlign w:val="center"/>
          </w:tcPr>
          <w:p w14:paraId="5E89B2C8"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639C87E2" w14:textId="77777777" w:rsidR="000600B7" w:rsidRDefault="00056389">
            <w:pPr>
              <w:ind w:left="-572" w:firstLine="572"/>
              <w:rPr>
                <w:sz w:val="24"/>
                <w:szCs w:val="24"/>
              </w:rPr>
            </w:pPr>
            <w:r>
              <w:rPr>
                <w:bCs/>
                <w:sz w:val="24"/>
                <w:szCs w:val="24"/>
              </w:rPr>
              <w:t>Carabidae</w:t>
            </w:r>
          </w:p>
        </w:tc>
      </w:tr>
      <w:tr w:rsidR="000600B7" w14:paraId="5AB2345B" w14:textId="77777777">
        <w:trPr>
          <w:trHeight w:hRule="exact" w:val="368"/>
        </w:trPr>
        <w:tc>
          <w:tcPr>
            <w:tcW w:w="2410" w:type="dxa"/>
            <w:shd w:val="clear" w:color="auto" w:fill="auto"/>
            <w:tcMar>
              <w:top w:w="80" w:type="dxa"/>
              <w:left w:w="80" w:type="dxa"/>
              <w:bottom w:w="80" w:type="dxa"/>
              <w:right w:w="80" w:type="dxa"/>
            </w:tcMar>
            <w:vAlign w:val="center"/>
          </w:tcPr>
          <w:p w14:paraId="6B2BEEF8" w14:textId="77777777" w:rsidR="000600B7" w:rsidRDefault="000600B7">
            <w:pPr>
              <w:ind w:left="-572" w:firstLine="572"/>
              <w:rPr>
                <w:sz w:val="24"/>
                <w:szCs w:val="24"/>
              </w:rPr>
            </w:pPr>
          </w:p>
        </w:tc>
        <w:tc>
          <w:tcPr>
            <w:tcW w:w="2151" w:type="dxa"/>
            <w:shd w:val="clear" w:color="auto" w:fill="auto"/>
            <w:vAlign w:val="center"/>
          </w:tcPr>
          <w:p w14:paraId="0F7B80E8"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100CEB79" w14:textId="77777777" w:rsidR="000600B7" w:rsidRDefault="00056389">
            <w:pPr>
              <w:ind w:left="-572" w:firstLine="572"/>
              <w:rPr>
                <w:sz w:val="24"/>
                <w:szCs w:val="24"/>
              </w:rPr>
            </w:pPr>
            <w:r>
              <w:rPr>
                <w:sz w:val="24"/>
                <w:szCs w:val="24"/>
              </w:rPr>
              <w:t>Coccinellidae</w:t>
            </w:r>
          </w:p>
        </w:tc>
      </w:tr>
      <w:tr w:rsidR="000600B7" w14:paraId="05A8FA91" w14:textId="77777777">
        <w:trPr>
          <w:trHeight w:hRule="exact" w:val="368"/>
        </w:trPr>
        <w:tc>
          <w:tcPr>
            <w:tcW w:w="2410" w:type="dxa"/>
            <w:shd w:val="clear" w:color="auto" w:fill="auto"/>
            <w:tcMar>
              <w:top w:w="80" w:type="dxa"/>
              <w:left w:w="80" w:type="dxa"/>
              <w:bottom w:w="80" w:type="dxa"/>
              <w:right w:w="80" w:type="dxa"/>
            </w:tcMar>
            <w:vAlign w:val="center"/>
          </w:tcPr>
          <w:p w14:paraId="018F7821" w14:textId="77777777"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78004122"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CCFA991" w14:textId="77777777" w:rsidR="000600B7" w:rsidRDefault="00056389">
            <w:pPr>
              <w:ind w:left="-572" w:firstLine="572"/>
              <w:rPr>
                <w:sz w:val="24"/>
                <w:szCs w:val="24"/>
              </w:rPr>
            </w:pPr>
            <w:r>
              <w:rPr>
                <w:sz w:val="24"/>
                <w:szCs w:val="24"/>
              </w:rPr>
              <w:t>Cicadellidae/</w:t>
            </w:r>
            <w:r>
              <w:rPr>
                <w:i/>
                <w:sz w:val="24"/>
                <w:szCs w:val="24"/>
              </w:rPr>
              <w:t>Nephotettix</w:t>
            </w:r>
          </w:p>
        </w:tc>
      </w:tr>
      <w:tr w:rsidR="000600B7" w14:paraId="6AF7E6A1" w14:textId="77777777">
        <w:trPr>
          <w:trHeight w:hRule="exact" w:val="368"/>
        </w:trPr>
        <w:tc>
          <w:tcPr>
            <w:tcW w:w="2410" w:type="dxa"/>
            <w:shd w:val="clear" w:color="auto" w:fill="auto"/>
            <w:tcMar>
              <w:top w:w="80" w:type="dxa"/>
              <w:left w:w="80" w:type="dxa"/>
              <w:bottom w:w="80" w:type="dxa"/>
              <w:right w:w="80" w:type="dxa"/>
            </w:tcMar>
            <w:vAlign w:val="center"/>
          </w:tcPr>
          <w:p w14:paraId="3EA14CD1" w14:textId="77777777" w:rsidR="000600B7" w:rsidRDefault="000600B7">
            <w:pPr>
              <w:ind w:left="-572" w:firstLine="572"/>
              <w:rPr>
                <w:sz w:val="24"/>
                <w:szCs w:val="24"/>
              </w:rPr>
            </w:pPr>
          </w:p>
        </w:tc>
        <w:tc>
          <w:tcPr>
            <w:tcW w:w="2151" w:type="dxa"/>
            <w:shd w:val="clear" w:color="auto" w:fill="auto"/>
            <w:vAlign w:val="center"/>
          </w:tcPr>
          <w:p w14:paraId="4D0CB3FC"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7B619E04" w14:textId="77777777" w:rsidR="000600B7" w:rsidRDefault="00056389">
            <w:pPr>
              <w:ind w:left="-572" w:firstLine="572"/>
              <w:rPr>
                <w:sz w:val="24"/>
                <w:szCs w:val="24"/>
              </w:rPr>
            </w:pPr>
            <w:r>
              <w:rPr>
                <w:sz w:val="24"/>
                <w:szCs w:val="24"/>
              </w:rPr>
              <w:t>Delphacidae/</w:t>
            </w:r>
            <w:r>
              <w:rPr>
                <w:i/>
                <w:sz w:val="24"/>
                <w:szCs w:val="24"/>
              </w:rPr>
              <w:t>Nilaparvata</w:t>
            </w:r>
          </w:p>
        </w:tc>
      </w:tr>
      <w:tr w:rsidR="000600B7" w14:paraId="11625BB5" w14:textId="77777777">
        <w:trPr>
          <w:trHeight w:hRule="exact" w:val="368"/>
        </w:trPr>
        <w:tc>
          <w:tcPr>
            <w:tcW w:w="2410" w:type="dxa"/>
            <w:shd w:val="clear" w:color="auto" w:fill="auto"/>
            <w:tcMar>
              <w:top w:w="80" w:type="dxa"/>
              <w:left w:w="80" w:type="dxa"/>
              <w:bottom w:w="80" w:type="dxa"/>
              <w:right w:w="80" w:type="dxa"/>
            </w:tcMar>
            <w:vAlign w:val="center"/>
          </w:tcPr>
          <w:p w14:paraId="43578CF9" w14:textId="77777777" w:rsidR="000600B7" w:rsidRDefault="000600B7">
            <w:pPr>
              <w:ind w:left="-572" w:firstLine="572"/>
              <w:rPr>
                <w:sz w:val="24"/>
                <w:szCs w:val="24"/>
              </w:rPr>
            </w:pPr>
          </w:p>
        </w:tc>
        <w:tc>
          <w:tcPr>
            <w:tcW w:w="2151" w:type="dxa"/>
            <w:shd w:val="clear" w:color="auto" w:fill="auto"/>
            <w:vAlign w:val="center"/>
          </w:tcPr>
          <w:p w14:paraId="10C8083F"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64F11FEB" w14:textId="77777777" w:rsidR="000600B7" w:rsidRDefault="00056389">
            <w:pPr>
              <w:ind w:left="-572" w:firstLine="572"/>
              <w:rPr>
                <w:sz w:val="24"/>
                <w:szCs w:val="24"/>
              </w:rPr>
            </w:pPr>
            <w:r>
              <w:rPr>
                <w:sz w:val="24"/>
                <w:szCs w:val="24"/>
              </w:rPr>
              <w:t>Lygaeidae/</w:t>
            </w:r>
            <w:r>
              <w:rPr>
                <w:i/>
                <w:sz w:val="24"/>
                <w:szCs w:val="24"/>
              </w:rPr>
              <w:t>Pachybrachius</w:t>
            </w:r>
          </w:p>
        </w:tc>
      </w:tr>
      <w:tr w:rsidR="000600B7" w14:paraId="2A10E9AF" w14:textId="77777777">
        <w:trPr>
          <w:trHeight w:hRule="exact" w:val="368"/>
        </w:trPr>
        <w:tc>
          <w:tcPr>
            <w:tcW w:w="2410" w:type="dxa"/>
            <w:shd w:val="clear" w:color="auto" w:fill="auto"/>
            <w:tcMar>
              <w:top w:w="80" w:type="dxa"/>
              <w:left w:w="80" w:type="dxa"/>
              <w:bottom w:w="80" w:type="dxa"/>
              <w:right w:w="80" w:type="dxa"/>
            </w:tcMar>
            <w:vAlign w:val="center"/>
          </w:tcPr>
          <w:p w14:paraId="0564E05C" w14:textId="77777777" w:rsidR="000600B7" w:rsidRDefault="000600B7">
            <w:pPr>
              <w:ind w:left="-572" w:firstLine="572"/>
              <w:rPr>
                <w:sz w:val="24"/>
                <w:szCs w:val="24"/>
              </w:rPr>
            </w:pPr>
          </w:p>
        </w:tc>
        <w:tc>
          <w:tcPr>
            <w:tcW w:w="2151" w:type="dxa"/>
            <w:shd w:val="clear" w:color="auto" w:fill="auto"/>
            <w:vAlign w:val="center"/>
          </w:tcPr>
          <w:p w14:paraId="09FFE658"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93464EF" w14:textId="77777777" w:rsidR="000600B7" w:rsidRDefault="00056389">
            <w:pPr>
              <w:ind w:left="-572" w:firstLine="572"/>
              <w:rPr>
                <w:sz w:val="24"/>
                <w:szCs w:val="24"/>
              </w:rPr>
            </w:pPr>
            <w:r>
              <w:rPr>
                <w:sz w:val="24"/>
                <w:szCs w:val="24"/>
              </w:rPr>
              <w:t>Pentatomidae/</w:t>
            </w:r>
            <w:r>
              <w:rPr>
                <w:i/>
                <w:sz w:val="24"/>
                <w:szCs w:val="24"/>
              </w:rPr>
              <w:t>Scotinophara</w:t>
            </w:r>
          </w:p>
        </w:tc>
      </w:tr>
      <w:tr w:rsidR="000600B7" w14:paraId="28FF0E2B" w14:textId="77777777">
        <w:trPr>
          <w:trHeight w:hRule="exact" w:val="368"/>
        </w:trPr>
        <w:tc>
          <w:tcPr>
            <w:tcW w:w="2410" w:type="dxa"/>
            <w:shd w:val="clear" w:color="auto" w:fill="auto"/>
            <w:tcMar>
              <w:top w:w="80" w:type="dxa"/>
              <w:left w:w="80" w:type="dxa"/>
              <w:bottom w:w="80" w:type="dxa"/>
              <w:right w:w="80" w:type="dxa"/>
            </w:tcMar>
            <w:vAlign w:val="center"/>
          </w:tcPr>
          <w:p w14:paraId="65E1B5A4" w14:textId="77777777" w:rsidR="000600B7" w:rsidRDefault="000600B7">
            <w:pPr>
              <w:ind w:left="-572" w:firstLine="572"/>
              <w:rPr>
                <w:sz w:val="24"/>
                <w:szCs w:val="24"/>
              </w:rPr>
            </w:pPr>
          </w:p>
        </w:tc>
        <w:tc>
          <w:tcPr>
            <w:tcW w:w="2151" w:type="dxa"/>
            <w:shd w:val="clear" w:color="auto" w:fill="auto"/>
            <w:vAlign w:val="center"/>
          </w:tcPr>
          <w:p w14:paraId="1F0230F8"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321D4C26" w14:textId="77777777" w:rsidR="000600B7" w:rsidRDefault="00056389">
            <w:pPr>
              <w:ind w:left="-572" w:firstLine="572"/>
              <w:rPr>
                <w:sz w:val="24"/>
                <w:szCs w:val="24"/>
              </w:rPr>
            </w:pPr>
            <w:r>
              <w:rPr>
                <w:sz w:val="24"/>
                <w:szCs w:val="24"/>
              </w:rPr>
              <w:t>Hesperiidae</w:t>
            </w:r>
          </w:p>
        </w:tc>
      </w:tr>
      <w:tr w:rsidR="000600B7" w14:paraId="331905F3" w14:textId="77777777">
        <w:trPr>
          <w:trHeight w:hRule="exact" w:val="368"/>
        </w:trPr>
        <w:tc>
          <w:tcPr>
            <w:tcW w:w="2410" w:type="dxa"/>
            <w:shd w:val="clear" w:color="auto" w:fill="auto"/>
            <w:tcMar>
              <w:top w:w="80" w:type="dxa"/>
              <w:left w:w="80" w:type="dxa"/>
              <w:bottom w:w="80" w:type="dxa"/>
              <w:right w:w="80" w:type="dxa"/>
            </w:tcMar>
            <w:vAlign w:val="center"/>
          </w:tcPr>
          <w:p w14:paraId="5BCF6295" w14:textId="77777777" w:rsidR="000600B7" w:rsidRDefault="000600B7">
            <w:pPr>
              <w:ind w:left="-572" w:firstLine="572"/>
              <w:rPr>
                <w:sz w:val="24"/>
                <w:szCs w:val="24"/>
              </w:rPr>
            </w:pPr>
          </w:p>
        </w:tc>
        <w:tc>
          <w:tcPr>
            <w:tcW w:w="2151" w:type="dxa"/>
            <w:shd w:val="clear" w:color="auto" w:fill="auto"/>
            <w:vAlign w:val="center"/>
          </w:tcPr>
          <w:p w14:paraId="3E05DB99"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01C664E3" w14:textId="77777777" w:rsidR="000600B7" w:rsidRDefault="00056389">
            <w:pPr>
              <w:ind w:left="-572" w:firstLine="572"/>
              <w:rPr>
                <w:sz w:val="24"/>
                <w:szCs w:val="24"/>
              </w:rPr>
            </w:pPr>
            <w:r>
              <w:rPr>
                <w:sz w:val="24"/>
                <w:szCs w:val="24"/>
              </w:rPr>
              <w:t>Pyralidae</w:t>
            </w:r>
          </w:p>
        </w:tc>
      </w:tr>
      <w:tr w:rsidR="000600B7" w14:paraId="2662B45E" w14:textId="77777777">
        <w:trPr>
          <w:trHeight w:hRule="exact" w:val="368"/>
        </w:trPr>
        <w:tc>
          <w:tcPr>
            <w:tcW w:w="2410" w:type="dxa"/>
            <w:shd w:val="clear" w:color="auto" w:fill="auto"/>
            <w:tcMar>
              <w:top w:w="80" w:type="dxa"/>
              <w:left w:w="80" w:type="dxa"/>
              <w:bottom w:w="80" w:type="dxa"/>
              <w:right w:w="80" w:type="dxa"/>
            </w:tcMar>
            <w:vAlign w:val="center"/>
          </w:tcPr>
          <w:p w14:paraId="6205F892" w14:textId="77777777" w:rsidR="000600B7" w:rsidRDefault="000600B7">
            <w:pPr>
              <w:ind w:left="-572" w:firstLine="572"/>
              <w:rPr>
                <w:sz w:val="24"/>
                <w:szCs w:val="24"/>
              </w:rPr>
            </w:pPr>
          </w:p>
        </w:tc>
        <w:tc>
          <w:tcPr>
            <w:tcW w:w="2151" w:type="dxa"/>
            <w:shd w:val="clear" w:color="auto" w:fill="auto"/>
            <w:vAlign w:val="center"/>
          </w:tcPr>
          <w:p w14:paraId="1A1DD9D9"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063B2763" w14:textId="77777777" w:rsidR="000600B7" w:rsidRDefault="00056389">
            <w:pPr>
              <w:ind w:left="-572" w:firstLine="572"/>
              <w:rPr>
                <w:sz w:val="24"/>
                <w:szCs w:val="24"/>
              </w:rPr>
            </w:pPr>
            <w:r>
              <w:rPr>
                <w:sz w:val="24"/>
              </w:rPr>
              <w:t>Nymphalidae</w:t>
            </w:r>
          </w:p>
        </w:tc>
      </w:tr>
      <w:tr w:rsidR="000600B7" w14:paraId="05823E96" w14:textId="77777777">
        <w:trPr>
          <w:trHeight w:hRule="exact" w:val="368"/>
        </w:trPr>
        <w:tc>
          <w:tcPr>
            <w:tcW w:w="2410" w:type="dxa"/>
            <w:shd w:val="clear" w:color="auto" w:fill="auto"/>
            <w:tcMar>
              <w:top w:w="80" w:type="dxa"/>
              <w:left w:w="80" w:type="dxa"/>
              <w:bottom w:w="80" w:type="dxa"/>
              <w:right w:w="80" w:type="dxa"/>
            </w:tcMar>
            <w:vAlign w:val="center"/>
          </w:tcPr>
          <w:p w14:paraId="33AE44DA" w14:textId="77777777" w:rsidR="000600B7" w:rsidRDefault="000600B7">
            <w:pPr>
              <w:ind w:left="-572" w:firstLine="572"/>
              <w:rPr>
                <w:sz w:val="24"/>
                <w:szCs w:val="24"/>
              </w:rPr>
            </w:pPr>
          </w:p>
        </w:tc>
        <w:tc>
          <w:tcPr>
            <w:tcW w:w="2151" w:type="dxa"/>
            <w:shd w:val="clear" w:color="auto" w:fill="auto"/>
            <w:vAlign w:val="center"/>
          </w:tcPr>
          <w:p w14:paraId="3F943CB5"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4E9B99B" w14:textId="77777777" w:rsidR="000600B7" w:rsidRDefault="0005638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00B7" w14:paraId="2C49B1C5" w14:textId="77777777">
        <w:trPr>
          <w:trHeight w:hRule="exact" w:val="368"/>
        </w:trPr>
        <w:tc>
          <w:tcPr>
            <w:tcW w:w="2410" w:type="dxa"/>
            <w:shd w:val="clear" w:color="auto" w:fill="auto"/>
            <w:tcMar>
              <w:top w:w="80" w:type="dxa"/>
              <w:left w:w="80" w:type="dxa"/>
              <w:bottom w:w="80" w:type="dxa"/>
              <w:right w:w="80" w:type="dxa"/>
            </w:tcMar>
            <w:vAlign w:val="center"/>
          </w:tcPr>
          <w:p w14:paraId="70A7BAB5" w14:textId="77777777"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6DB2B720"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C282CC0" w14:textId="77777777" w:rsidR="000600B7" w:rsidRDefault="00056389">
            <w:pPr>
              <w:ind w:left="-572" w:firstLine="572"/>
              <w:rPr>
                <w:sz w:val="24"/>
                <w:szCs w:val="24"/>
              </w:rPr>
            </w:pPr>
            <w:r>
              <w:rPr>
                <w:sz w:val="24"/>
                <w:szCs w:val="24"/>
              </w:rPr>
              <w:t>Chrysomelidae</w:t>
            </w:r>
          </w:p>
        </w:tc>
      </w:tr>
      <w:tr w:rsidR="000600B7" w14:paraId="79AB6B79" w14:textId="77777777">
        <w:trPr>
          <w:trHeight w:hRule="exact" w:val="368"/>
        </w:trPr>
        <w:tc>
          <w:tcPr>
            <w:tcW w:w="2410" w:type="dxa"/>
            <w:shd w:val="clear" w:color="auto" w:fill="auto"/>
            <w:tcMar>
              <w:top w:w="80" w:type="dxa"/>
              <w:left w:w="80" w:type="dxa"/>
              <w:bottom w:w="80" w:type="dxa"/>
              <w:right w:w="80" w:type="dxa"/>
            </w:tcMar>
            <w:vAlign w:val="center"/>
          </w:tcPr>
          <w:p w14:paraId="22359B53" w14:textId="77777777" w:rsidR="000600B7" w:rsidRDefault="000600B7">
            <w:pPr>
              <w:ind w:left="-572" w:firstLine="572"/>
              <w:rPr>
                <w:sz w:val="24"/>
                <w:szCs w:val="24"/>
              </w:rPr>
            </w:pPr>
          </w:p>
        </w:tc>
        <w:tc>
          <w:tcPr>
            <w:tcW w:w="2151" w:type="dxa"/>
            <w:shd w:val="clear" w:color="auto" w:fill="auto"/>
            <w:vAlign w:val="center"/>
          </w:tcPr>
          <w:p w14:paraId="7D9480F0"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45236375" w14:textId="77777777" w:rsidR="000600B7" w:rsidRDefault="00056389">
            <w:pPr>
              <w:ind w:left="-572" w:firstLine="572"/>
              <w:rPr>
                <w:sz w:val="24"/>
                <w:szCs w:val="24"/>
              </w:rPr>
            </w:pPr>
            <w:r>
              <w:rPr>
                <w:sz w:val="24"/>
                <w:szCs w:val="24"/>
              </w:rPr>
              <w:t>Acrididae</w:t>
            </w:r>
          </w:p>
        </w:tc>
      </w:tr>
      <w:tr w:rsidR="000600B7" w14:paraId="41363EFD" w14:textId="77777777">
        <w:trPr>
          <w:trHeight w:hRule="exact" w:val="368"/>
        </w:trPr>
        <w:tc>
          <w:tcPr>
            <w:tcW w:w="2410" w:type="dxa"/>
            <w:shd w:val="clear" w:color="auto" w:fill="auto"/>
            <w:tcMar>
              <w:top w:w="80" w:type="dxa"/>
              <w:left w:w="80" w:type="dxa"/>
              <w:bottom w:w="80" w:type="dxa"/>
              <w:right w:w="80" w:type="dxa"/>
            </w:tcMar>
            <w:vAlign w:val="center"/>
          </w:tcPr>
          <w:p w14:paraId="4046F758" w14:textId="77777777" w:rsidR="000600B7" w:rsidRDefault="0005638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7D8BC481"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5FE8B63" w14:textId="77777777" w:rsidR="000600B7" w:rsidRDefault="00056389">
            <w:pPr>
              <w:ind w:left="-572" w:firstLine="572"/>
              <w:rPr>
                <w:sz w:val="24"/>
                <w:szCs w:val="24"/>
              </w:rPr>
            </w:pPr>
            <w:r>
              <w:rPr>
                <w:sz w:val="24"/>
                <w:szCs w:val="24"/>
              </w:rPr>
              <w:t>Chironomidae</w:t>
            </w:r>
          </w:p>
        </w:tc>
      </w:tr>
      <w:tr w:rsidR="000600B7" w14:paraId="56276EC8" w14:textId="77777777">
        <w:trPr>
          <w:trHeight w:hRule="exact" w:val="368"/>
        </w:trPr>
        <w:tc>
          <w:tcPr>
            <w:tcW w:w="2410" w:type="dxa"/>
            <w:shd w:val="clear" w:color="auto" w:fill="auto"/>
            <w:tcMar>
              <w:top w:w="80" w:type="dxa"/>
              <w:left w:w="80" w:type="dxa"/>
              <w:bottom w:w="80" w:type="dxa"/>
              <w:right w:w="80" w:type="dxa"/>
            </w:tcMar>
            <w:vAlign w:val="center"/>
          </w:tcPr>
          <w:p w14:paraId="591B4AA6" w14:textId="77777777" w:rsidR="000600B7" w:rsidRDefault="000600B7">
            <w:pPr>
              <w:ind w:left="-572" w:firstLine="572"/>
              <w:rPr>
                <w:sz w:val="24"/>
                <w:szCs w:val="24"/>
              </w:rPr>
            </w:pPr>
          </w:p>
        </w:tc>
        <w:tc>
          <w:tcPr>
            <w:tcW w:w="2151" w:type="dxa"/>
            <w:shd w:val="clear" w:color="auto" w:fill="auto"/>
            <w:vAlign w:val="center"/>
          </w:tcPr>
          <w:p w14:paraId="070B9AE0"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63412B4F" w14:textId="77777777" w:rsidR="000600B7" w:rsidRDefault="00056389">
            <w:pPr>
              <w:ind w:left="-572" w:firstLine="572"/>
              <w:rPr>
                <w:sz w:val="24"/>
                <w:szCs w:val="24"/>
              </w:rPr>
            </w:pPr>
            <w:r>
              <w:rPr>
                <w:sz w:val="24"/>
                <w:szCs w:val="24"/>
              </w:rPr>
              <w:t>Chloropidae</w:t>
            </w:r>
          </w:p>
        </w:tc>
      </w:tr>
      <w:tr w:rsidR="000600B7" w14:paraId="39AB953C" w14:textId="77777777">
        <w:trPr>
          <w:trHeight w:hRule="exact" w:val="368"/>
        </w:trPr>
        <w:tc>
          <w:tcPr>
            <w:tcW w:w="2410" w:type="dxa"/>
            <w:shd w:val="clear" w:color="auto" w:fill="auto"/>
            <w:tcMar>
              <w:top w:w="80" w:type="dxa"/>
              <w:left w:w="80" w:type="dxa"/>
              <w:bottom w:w="80" w:type="dxa"/>
              <w:right w:w="80" w:type="dxa"/>
            </w:tcMar>
            <w:vAlign w:val="center"/>
          </w:tcPr>
          <w:p w14:paraId="41D1DCE0" w14:textId="77777777" w:rsidR="000600B7" w:rsidRDefault="000600B7">
            <w:pPr>
              <w:ind w:left="-572" w:firstLine="572"/>
              <w:rPr>
                <w:sz w:val="24"/>
                <w:szCs w:val="24"/>
              </w:rPr>
            </w:pPr>
          </w:p>
        </w:tc>
        <w:tc>
          <w:tcPr>
            <w:tcW w:w="2151" w:type="dxa"/>
            <w:shd w:val="clear" w:color="auto" w:fill="auto"/>
            <w:vAlign w:val="center"/>
          </w:tcPr>
          <w:p w14:paraId="2B135EA2"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1223DDA" w14:textId="77777777" w:rsidR="000600B7" w:rsidRDefault="00056389">
            <w:pPr>
              <w:ind w:left="-572" w:firstLine="572"/>
              <w:rPr>
                <w:sz w:val="24"/>
                <w:szCs w:val="24"/>
              </w:rPr>
            </w:pPr>
            <w:r>
              <w:rPr>
                <w:sz w:val="24"/>
                <w:szCs w:val="24"/>
              </w:rPr>
              <w:t>Ephydridae</w:t>
            </w:r>
          </w:p>
        </w:tc>
      </w:tr>
      <w:tr w:rsidR="000600B7" w14:paraId="542C8BE8" w14:textId="77777777">
        <w:trPr>
          <w:trHeight w:hRule="exact" w:val="368"/>
        </w:trPr>
        <w:tc>
          <w:tcPr>
            <w:tcW w:w="2410" w:type="dxa"/>
            <w:shd w:val="clear" w:color="auto" w:fill="auto"/>
            <w:tcMar>
              <w:top w:w="80" w:type="dxa"/>
              <w:left w:w="80" w:type="dxa"/>
              <w:bottom w:w="80" w:type="dxa"/>
              <w:right w:w="80" w:type="dxa"/>
            </w:tcMar>
            <w:vAlign w:val="center"/>
          </w:tcPr>
          <w:p w14:paraId="0688EBC1" w14:textId="77777777" w:rsidR="000600B7" w:rsidRDefault="000600B7">
            <w:pPr>
              <w:ind w:left="-572" w:firstLine="572"/>
              <w:rPr>
                <w:sz w:val="24"/>
                <w:szCs w:val="24"/>
              </w:rPr>
            </w:pPr>
          </w:p>
        </w:tc>
        <w:tc>
          <w:tcPr>
            <w:tcW w:w="2151" w:type="dxa"/>
            <w:shd w:val="clear" w:color="auto" w:fill="auto"/>
            <w:vAlign w:val="center"/>
          </w:tcPr>
          <w:p w14:paraId="4DC8ED21"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03DF6A9" w14:textId="77777777" w:rsidR="000600B7" w:rsidRDefault="00056389">
            <w:pPr>
              <w:ind w:left="-572" w:firstLine="572"/>
              <w:rPr>
                <w:sz w:val="24"/>
                <w:szCs w:val="24"/>
              </w:rPr>
            </w:pPr>
            <w:r>
              <w:rPr>
                <w:sz w:val="24"/>
                <w:szCs w:val="24"/>
              </w:rPr>
              <w:t>Muscidae</w:t>
            </w:r>
          </w:p>
        </w:tc>
      </w:tr>
      <w:tr w:rsidR="000600B7" w14:paraId="25DEB101" w14:textId="77777777">
        <w:trPr>
          <w:trHeight w:hRule="exact" w:val="368"/>
        </w:trPr>
        <w:tc>
          <w:tcPr>
            <w:tcW w:w="2410" w:type="dxa"/>
            <w:shd w:val="clear" w:color="auto" w:fill="auto"/>
            <w:tcMar>
              <w:top w:w="80" w:type="dxa"/>
              <w:left w:w="80" w:type="dxa"/>
              <w:bottom w:w="80" w:type="dxa"/>
              <w:right w:w="80" w:type="dxa"/>
            </w:tcMar>
            <w:vAlign w:val="center"/>
          </w:tcPr>
          <w:p w14:paraId="4C002D4E" w14:textId="77777777" w:rsidR="000600B7" w:rsidRDefault="000600B7">
            <w:pPr>
              <w:ind w:left="-572" w:firstLine="572"/>
              <w:rPr>
                <w:sz w:val="24"/>
                <w:szCs w:val="24"/>
              </w:rPr>
            </w:pPr>
          </w:p>
        </w:tc>
        <w:tc>
          <w:tcPr>
            <w:tcW w:w="2151" w:type="dxa"/>
            <w:shd w:val="clear" w:color="auto" w:fill="auto"/>
            <w:vAlign w:val="center"/>
          </w:tcPr>
          <w:p w14:paraId="3DD6E400"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7F5A598" w14:textId="77777777" w:rsidR="000600B7" w:rsidRDefault="00056389">
            <w:pPr>
              <w:ind w:left="-572" w:firstLine="572"/>
              <w:rPr>
                <w:sz w:val="24"/>
                <w:szCs w:val="24"/>
              </w:rPr>
            </w:pPr>
            <w:r>
              <w:rPr>
                <w:sz w:val="24"/>
                <w:szCs w:val="24"/>
              </w:rPr>
              <w:t>Sphaeroceridae</w:t>
            </w:r>
          </w:p>
        </w:tc>
      </w:tr>
      <w:tr w:rsidR="000600B7" w14:paraId="7AAEC914" w14:textId="77777777">
        <w:trPr>
          <w:trHeight w:hRule="exact" w:val="368"/>
        </w:trPr>
        <w:tc>
          <w:tcPr>
            <w:tcW w:w="2410" w:type="dxa"/>
            <w:shd w:val="clear" w:color="auto" w:fill="auto"/>
            <w:tcMar>
              <w:top w:w="80" w:type="dxa"/>
              <w:left w:w="80" w:type="dxa"/>
              <w:bottom w:w="80" w:type="dxa"/>
              <w:right w:w="80" w:type="dxa"/>
            </w:tcMar>
            <w:vAlign w:val="center"/>
          </w:tcPr>
          <w:p w14:paraId="6B3945B5" w14:textId="77777777" w:rsidR="000600B7" w:rsidRDefault="000600B7">
            <w:pPr>
              <w:ind w:left="-572" w:firstLine="572"/>
              <w:rPr>
                <w:sz w:val="24"/>
                <w:szCs w:val="24"/>
              </w:rPr>
            </w:pPr>
          </w:p>
        </w:tc>
        <w:tc>
          <w:tcPr>
            <w:tcW w:w="2151" w:type="dxa"/>
            <w:shd w:val="clear" w:color="auto" w:fill="auto"/>
            <w:vAlign w:val="center"/>
          </w:tcPr>
          <w:p w14:paraId="0F342280"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E1C31C9" w14:textId="77777777" w:rsidR="000600B7" w:rsidRDefault="00056389">
            <w:pPr>
              <w:ind w:left="-572" w:firstLine="572"/>
              <w:rPr>
                <w:sz w:val="24"/>
                <w:szCs w:val="24"/>
              </w:rPr>
            </w:pPr>
            <w:r>
              <w:rPr>
                <w:sz w:val="24"/>
                <w:szCs w:val="24"/>
              </w:rPr>
              <w:t>Stratiomyidae</w:t>
            </w:r>
          </w:p>
        </w:tc>
      </w:tr>
      <w:tr w:rsidR="000600B7" w14:paraId="6F69F210" w14:textId="77777777">
        <w:trPr>
          <w:trHeight w:hRule="exact" w:val="368"/>
        </w:trPr>
        <w:tc>
          <w:tcPr>
            <w:tcW w:w="2410" w:type="dxa"/>
            <w:shd w:val="clear" w:color="auto" w:fill="auto"/>
            <w:tcMar>
              <w:top w:w="80" w:type="dxa"/>
              <w:left w:w="80" w:type="dxa"/>
              <w:bottom w:w="80" w:type="dxa"/>
              <w:right w:w="80" w:type="dxa"/>
            </w:tcMar>
            <w:vAlign w:val="center"/>
          </w:tcPr>
          <w:p w14:paraId="1E64F509" w14:textId="77777777" w:rsidR="000600B7" w:rsidRDefault="000600B7">
            <w:pPr>
              <w:ind w:left="-572" w:firstLine="572"/>
              <w:rPr>
                <w:sz w:val="24"/>
                <w:szCs w:val="24"/>
              </w:rPr>
            </w:pPr>
          </w:p>
        </w:tc>
        <w:tc>
          <w:tcPr>
            <w:tcW w:w="2151" w:type="dxa"/>
            <w:shd w:val="clear" w:color="auto" w:fill="auto"/>
            <w:vAlign w:val="center"/>
          </w:tcPr>
          <w:p w14:paraId="22191BFC"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3853517D" w14:textId="77777777" w:rsidR="000600B7" w:rsidRDefault="00056389">
            <w:pPr>
              <w:ind w:left="-572" w:firstLine="572"/>
              <w:rPr>
                <w:sz w:val="24"/>
                <w:szCs w:val="24"/>
              </w:rPr>
            </w:pPr>
            <w:r>
              <w:rPr>
                <w:sz w:val="24"/>
                <w:szCs w:val="24"/>
              </w:rPr>
              <w:t>Tephritidae</w:t>
            </w:r>
          </w:p>
        </w:tc>
      </w:tr>
      <w:tr w:rsidR="000600B7" w14:paraId="699F012C" w14:textId="77777777">
        <w:trPr>
          <w:trHeight w:hRule="exact" w:val="368"/>
        </w:trPr>
        <w:tc>
          <w:tcPr>
            <w:tcW w:w="2410" w:type="dxa"/>
            <w:shd w:val="clear" w:color="auto" w:fill="auto"/>
            <w:tcMar>
              <w:top w:w="80" w:type="dxa"/>
              <w:left w:w="80" w:type="dxa"/>
              <w:bottom w:w="80" w:type="dxa"/>
              <w:right w:w="80" w:type="dxa"/>
            </w:tcMar>
            <w:vAlign w:val="center"/>
          </w:tcPr>
          <w:p w14:paraId="4E783EDB" w14:textId="77777777" w:rsidR="000600B7" w:rsidRDefault="000600B7">
            <w:pPr>
              <w:ind w:left="-572" w:firstLine="572"/>
              <w:rPr>
                <w:sz w:val="24"/>
                <w:szCs w:val="24"/>
              </w:rPr>
            </w:pPr>
          </w:p>
        </w:tc>
        <w:tc>
          <w:tcPr>
            <w:tcW w:w="2151" w:type="dxa"/>
            <w:shd w:val="clear" w:color="auto" w:fill="auto"/>
            <w:vAlign w:val="center"/>
          </w:tcPr>
          <w:p w14:paraId="761038E3"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67635ACB" w14:textId="77777777" w:rsidR="000600B7" w:rsidRDefault="00056389">
            <w:pPr>
              <w:ind w:left="-572" w:firstLine="572"/>
              <w:rPr>
                <w:sz w:val="24"/>
                <w:szCs w:val="24"/>
              </w:rPr>
            </w:pPr>
            <w:r>
              <w:rPr>
                <w:sz w:val="24"/>
                <w:szCs w:val="24"/>
              </w:rPr>
              <w:t>Tetrigidae</w:t>
            </w:r>
          </w:p>
        </w:tc>
      </w:tr>
    </w:tbl>
    <w:p w14:paraId="13FCF69D" w14:textId="77777777" w:rsidR="000600B7" w:rsidRDefault="000600B7">
      <w:pPr>
        <w:spacing w:line="480" w:lineRule="auto"/>
        <w:rPr>
          <w:bCs/>
        </w:rPr>
      </w:pPr>
    </w:p>
    <w:p w14:paraId="6A8DA1A6" w14:textId="77777777"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58D129D0"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67F5B7C"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6EE57963"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46EC6E5" w14:textId="77777777" w:rsidR="000600B7" w:rsidRDefault="00056389">
            <w:pPr>
              <w:rPr>
                <w:sz w:val="24"/>
                <w:szCs w:val="24"/>
              </w:rPr>
            </w:pPr>
            <w:r>
              <w:rPr>
                <w:sz w:val="24"/>
                <w:szCs w:val="24"/>
              </w:rPr>
              <w:t>Family/Genus</w:t>
            </w:r>
          </w:p>
        </w:tc>
      </w:tr>
      <w:tr w:rsidR="000600B7" w14:paraId="792A78D3"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6B3DFCAF"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4413A389"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40759038" w14:textId="77777777" w:rsidR="000600B7" w:rsidRDefault="00056389">
            <w:pPr>
              <w:rPr>
                <w:sz w:val="24"/>
                <w:szCs w:val="24"/>
              </w:rPr>
            </w:pPr>
            <w:r>
              <w:rPr>
                <w:sz w:val="24"/>
                <w:szCs w:val="24"/>
              </w:rPr>
              <w:t>Araneidae</w:t>
            </w:r>
          </w:p>
        </w:tc>
      </w:tr>
      <w:tr w:rsidR="000600B7" w14:paraId="7DE0D1AA" w14:textId="77777777">
        <w:trPr>
          <w:trHeight w:hRule="exact" w:val="336"/>
        </w:trPr>
        <w:tc>
          <w:tcPr>
            <w:tcW w:w="2410" w:type="dxa"/>
            <w:shd w:val="clear" w:color="auto" w:fill="auto"/>
            <w:tcMar>
              <w:top w:w="80" w:type="dxa"/>
              <w:left w:w="80" w:type="dxa"/>
              <w:bottom w:w="80" w:type="dxa"/>
              <w:right w:w="80" w:type="dxa"/>
            </w:tcMar>
            <w:vAlign w:val="center"/>
          </w:tcPr>
          <w:p w14:paraId="6D6A379A" w14:textId="77777777" w:rsidR="000600B7" w:rsidRDefault="000600B7">
            <w:pPr>
              <w:rPr>
                <w:sz w:val="24"/>
                <w:szCs w:val="24"/>
              </w:rPr>
            </w:pPr>
          </w:p>
        </w:tc>
        <w:tc>
          <w:tcPr>
            <w:tcW w:w="2126" w:type="dxa"/>
            <w:shd w:val="clear" w:color="auto" w:fill="auto"/>
            <w:vAlign w:val="center"/>
          </w:tcPr>
          <w:p w14:paraId="1EE40004"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BE150AD" w14:textId="77777777" w:rsidR="000600B7" w:rsidRDefault="00056389">
            <w:pPr>
              <w:rPr>
                <w:sz w:val="24"/>
                <w:szCs w:val="24"/>
              </w:rPr>
            </w:pPr>
            <w:r>
              <w:rPr>
                <w:sz w:val="24"/>
                <w:szCs w:val="24"/>
              </w:rPr>
              <w:t>Clubionidae</w:t>
            </w:r>
          </w:p>
        </w:tc>
      </w:tr>
      <w:tr w:rsidR="000600B7" w14:paraId="3B72708E" w14:textId="77777777">
        <w:trPr>
          <w:trHeight w:hRule="exact" w:val="336"/>
        </w:trPr>
        <w:tc>
          <w:tcPr>
            <w:tcW w:w="2410" w:type="dxa"/>
            <w:shd w:val="clear" w:color="auto" w:fill="auto"/>
            <w:tcMar>
              <w:top w:w="80" w:type="dxa"/>
              <w:left w:w="80" w:type="dxa"/>
              <w:bottom w:w="80" w:type="dxa"/>
              <w:right w:w="80" w:type="dxa"/>
            </w:tcMar>
            <w:vAlign w:val="center"/>
          </w:tcPr>
          <w:p w14:paraId="34D85846" w14:textId="77777777" w:rsidR="000600B7" w:rsidRDefault="000600B7">
            <w:pPr>
              <w:rPr>
                <w:sz w:val="24"/>
                <w:szCs w:val="24"/>
              </w:rPr>
            </w:pPr>
          </w:p>
        </w:tc>
        <w:tc>
          <w:tcPr>
            <w:tcW w:w="2126" w:type="dxa"/>
            <w:shd w:val="clear" w:color="auto" w:fill="auto"/>
            <w:vAlign w:val="center"/>
          </w:tcPr>
          <w:p w14:paraId="6ABF5676"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964CF53" w14:textId="77777777" w:rsidR="000600B7" w:rsidRDefault="00056389">
            <w:pPr>
              <w:rPr>
                <w:sz w:val="24"/>
                <w:szCs w:val="24"/>
              </w:rPr>
            </w:pPr>
            <w:r>
              <w:rPr>
                <w:sz w:val="24"/>
                <w:szCs w:val="24"/>
              </w:rPr>
              <w:t>Oxyopidae</w:t>
            </w:r>
          </w:p>
        </w:tc>
      </w:tr>
      <w:tr w:rsidR="000600B7" w14:paraId="5B8AE4CF" w14:textId="77777777">
        <w:trPr>
          <w:trHeight w:hRule="exact" w:val="336"/>
        </w:trPr>
        <w:tc>
          <w:tcPr>
            <w:tcW w:w="2410" w:type="dxa"/>
            <w:shd w:val="clear" w:color="auto" w:fill="auto"/>
            <w:tcMar>
              <w:top w:w="80" w:type="dxa"/>
              <w:left w:w="80" w:type="dxa"/>
              <w:bottom w:w="80" w:type="dxa"/>
              <w:right w:w="80" w:type="dxa"/>
            </w:tcMar>
            <w:vAlign w:val="center"/>
          </w:tcPr>
          <w:p w14:paraId="3054C36A" w14:textId="77777777" w:rsidR="000600B7" w:rsidRDefault="000600B7">
            <w:pPr>
              <w:rPr>
                <w:sz w:val="24"/>
                <w:szCs w:val="24"/>
              </w:rPr>
            </w:pPr>
          </w:p>
        </w:tc>
        <w:tc>
          <w:tcPr>
            <w:tcW w:w="2126" w:type="dxa"/>
            <w:shd w:val="clear" w:color="auto" w:fill="auto"/>
            <w:vAlign w:val="center"/>
          </w:tcPr>
          <w:p w14:paraId="3ED98C74"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AEE1AE7" w14:textId="77777777" w:rsidR="000600B7" w:rsidRDefault="00056389">
            <w:pPr>
              <w:rPr>
                <w:sz w:val="24"/>
                <w:szCs w:val="24"/>
              </w:rPr>
            </w:pPr>
            <w:r>
              <w:rPr>
                <w:sz w:val="24"/>
                <w:szCs w:val="24"/>
              </w:rPr>
              <w:t>Tetragnathidae</w:t>
            </w:r>
          </w:p>
        </w:tc>
      </w:tr>
      <w:tr w:rsidR="000600B7" w14:paraId="54958D99" w14:textId="77777777">
        <w:trPr>
          <w:trHeight w:hRule="exact" w:val="336"/>
        </w:trPr>
        <w:tc>
          <w:tcPr>
            <w:tcW w:w="2410" w:type="dxa"/>
            <w:shd w:val="clear" w:color="auto" w:fill="auto"/>
            <w:tcMar>
              <w:top w:w="80" w:type="dxa"/>
              <w:left w:w="80" w:type="dxa"/>
              <w:bottom w:w="80" w:type="dxa"/>
              <w:right w:w="80" w:type="dxa"/>
            </w:tcMar>
            <w:vAlign w:val="center"/>
          </w:tcPr>
          <w:p w14:paraId="7A78D1AE" w14:textId="77777777" w:rsidR="000600B7" w:rsidRDefault="000600B7">
            <w:pPr>
              <w:rPr>
                <w:sz w:val="24"/>
                <w:szCs w:val="24"/>
              </w:rPr>
            </w:pPr>
          </w:p>
        </w:tc>
        <w:tc>
          <w:tcPr>
            <w:tcW w:w="2126" w:type="dxa"/>
            <w:shd w:val="clear" w:color="auto" w:fill="auto"/>
            <w:vAlign w:val="center"/>
          </w:tcPr>
          <w:p w14:paraId="0811036A"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FBCAF16" w14:textId="77777777" w:rsidR="000600B7" w:rsidRDefault="00056389">
            <w:pPr>
              <w:rPr>
                <w:sz w:val="24"/>
                <w:szCs w:val="24"/>
              </w:rPr>
            </w:pPr>
            <w:r>
              <w:rPr>
                <w:sz w:val="24"/>
                <w:szCs w:val="24"/>
              </w:rPr>
              <w:t>Thomisidae</w:t>
            </w:r>
          </w:p>
        </w:tc>
      </w:tr>
      <w:tr w:rsidR="000600B7" w14:paraId="78887BAE" w14:textId="77777777">
        <w:trPr>
          <w:trHeight w:hRule="exact" w:val="336"/>
        </w:trPr>
        <w:tc>
          <w:tcPr>
            <w:tcW w:w="2410" w:type="dxa"/>
            <w:shd w:val="clear" w:color="auto" w:fill="auto"/>
            <w:tcMar>
              <w:top w:w="80" w:type="dxa"/>
              <w:left w:w="80" w:type="dxa"/>
              <w:bottom w:w="80" w:type="dxa"/>
              <w:right w:w="80" w:type="dxa"/>
            </w:tcMar>
            <w:vAlign w:val="center"/>
          </w:tcPr>
          <w:p w14:paraId="0865FFAD" w14:textId="77777777" w:rsidR="000600B7" w:rsidRDefault="000600B7">
            <w:pPr>
              <w:rPr>
                <w:sz w:val="24"/>
                <w:szCs w:val="24"/>
              </w:rPr>
            </w:pPr>
          </w:p>
        </w:tc>
        <w:tc>
          <w:tcPr>
            <w:tcW w:w="2126" w:type="dxa"/>
            <w:shd w:val="clear" w:color="auto" w:fill="auto"/>
            <w:vAlign w:val="center"/>
          </w:tcPr>
          <w:p w14:paraId="4C0E4233"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5A0E7AC3" w14:textId="77777777" w:rsidR="000600B7" w:rsidRDefault="00056389">
            <w:pPr>
              <w:rPr>
                <w:sz w:val="24"/>
                <w:szCs w:val="24"/>
              </w:rPr>
            </w:pPr>
            <w:r>
              <w:rPr>
                <w:sz w:val="24"/>
                <w:szCs w:val="24"/>
              </w:rPr>
              <w:t>Coccinellidae</w:t>
            </w:r>
          </w:p>
        </w:tc>
      </w:tr>
      <w:tr w:rsidR="000600B7" w14:paraId="061932EE" w14:textId="77777777">
        <w:trPr>
          <w:trHeight w:hRule="exact" w:val="336"/>
        </w:trPr>
        <w:tc>
          <w:tcPr>
            <w:tcW w:w="2410" w:type="dxa"/>
            <w:shd w:val="clear" w:color="auto" w:fill="auto"/>
            <w:tcMar>
              <w:top w:w="80" w:type="dxa"/>
              <w:left w:w="80" w:type="dxa"/>
              <w:bottom w:w="80" w:type="dxa"/>
              <w:right w:w="80" w:type="dxa"/>
            </w:tcMar>
            <w:vAlign w:val="center"/>
          </w:tcPr>
          <w:p w14:paraId="26FDB12E"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6D830BFF"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770311E" w14:textId="77777777" w:rsidR="000600B7" w:rsidRDefault="00056389">
            <w:pPr>
              <w:rPr>
                <w:sz w:val="24"/>
                <w:szCs w:val="24"/>
              </w:rPr>
            </w:pPr>
            <w:r>
              <w:rPr>
                <w:sz w:val="24"/>
                <w:szCs w:val="24"/>
              </w:rPr>
              <w:t>Alydidae/</w:t>
            </w:r>
            <w:r>
              <w:rPr>
                <w:i/>
                <w:sz w:val="24"/>
                <w:szCs w:val="24"/>
              </w:rPr>
              <w:t>Leptocorisa</w:t>
            </w:r>
          </w:p>
        </w:tc>
      </w:tr>
      <w:tr w:rsidR="000600B7" w14:paraId="15BF39F2" w14:textId="77777777">
        <w:trPr>
          <w:trHeight w:hRule="exact" w:val="336"/>
        </w:trPr>
        <w:tc>
          <w:tcPr>
            <w:tcW w:w="2410" w:type="dxa"/>
            <w:shd w:val="clear" w:color="auto" w:fill="auto"/>
            <w:tcMar>
              <w:top w:w="80" w:type="dxa"/>
              <w:left w:w="80" w:type="dxa"/>
              <w:bottom w:w="80" w:type="dxa"/>
              <w:right w:w="80" w:type="dxa"/>
            </w:tcMar>
            <w:vAlign w:val="center"/>
          </w:tcPr>
          <w:p w14:paraId="0FC37E93" w14:textId="77777777" w:rsidR="000600B7" w:rsidRDefault="000600B7">
            <w:pPr>
              <w:rPr>
                <w:sz w:val="24"/>
                <w:szCs w:val="24"/>
              </w:rPr>
            </w:pPr>
          </w:p>
        </w:tc>
        <w:tc>
          <w:tcPr>
            <w:tcW w:w="2126" w:type="dxa"/>
            <w:shd w:val="clear" w:color="auto" w:fill="auto"/>
            <w:vAlign w:val="center"/>
          </w:tcPr>
          <w:p w14:paraId="59DB840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564C3FA" w14:textId="77777777" w:rsidR="000600B7" w:rsidRDefault="00056389">
            <w:pPr>
              <w:rPr>
                <w:sz w:val="24"/>
                <w:szCs w:val="24"/>
              </w:rPr>
            </w:pPr>
            <w:r>
              <w:rPr>
                <w:sz w:val="24"/>
                <w:szCs w:val="24"/>
              </w:rPr>
              <w:t>Cicadellidae/</w:t>
            </w:r>
            <w:r>
              <w:rPr>
                <w:i/>
                <w:sz w:val="24"/>
                <w:szCs w:val="24"/>
              </w:rPr>
              <w:t>Nephotettix</w:t>
            </w:r>
          </w:p>
        </w:tc>
      </w:tr>
      <w:tr w:rsidR="000600B7" w14:paraId="3D45F4B5" w14:textId="77777777">
        <w:trPr>
          <w:trHeight w:hRule="exact" w:val="336"/>
        </w:trPr>
        <w:tc>
          <w:tcPr>
            <w:tcW w:w="2410" w:type="dxa"/>
            <w:shd w:val="clear" w:color="auto" w:fill="auto"/>
            <w:tcMar>
              <w:top w:w="80" w:type="dxa"/>
              <w:left w:w="80" w:type="dxa"/>
              <w:bottom w:w="80" w:type="dxa"/>
              <w:right w:w="80" w:type="dxa"/>
            </w:tcMar>
            <w:vAlign w:val="center"/>
          </w:tcPr>
          <w:p w14:paraId="641EB082" w14:textId="77777777" w:rsidR="000600B7" w:rsidRDefault="000600B7">
            <w:pPr>
              <w:rPr>
                <w:sz w:val="24"/>
                <w:szCs w:val="24"/>
              </w:rPr>
            </w:pPr>
          </w:p>
        </w:tc>
        <w:tc>
          <w:tcPr>
            <w:tcW w:w="2126" w:type="dxa"/>
            <w:shd w:val="clear" w:color="auto" w:fill="auto"/>
            <w:vAlign w:val="center"/>
          </w:tcPr>
          <w:p w14:paraId="086662E4"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AEC7B60" w14:textId="77777777" w:rsidR="000600B7" w:rsidRDefault="00056389">
            <w:pPr>
              <w:rPr>
                <w:sz w:val="24"/>
                <w:szCs w:val="24"/>
              </w:rPr>
            </w:pPr>
            <w:r>
              <w:rPr>
                <w:sz w:val="24"/>
                <w:szCs w:val="24"/>
              </w:rPr>
              <w:t>Delphacidae/</w:t>
            </w:r>
            <w:r>
              <w:rPr>
                <w:i/>
                <w:sz w:val="24"/>
                <w:szCs w:val="24"/>
              </w:rPr>
              <w:t>Nilaparvata</w:t>
            </w:r>
          </w:p>
        </w:tc>
      </w:tr>
      <w:tr w:rsidR="000600B7" w14:paraId="5E055461" w14:textId="77777777">
        <w:trPr>
          <w:trHeight w:hRule="exact" w:val="336"/>
        </w:trPr>
        <w:tc>
          <w:tcPr>
            <w:tcW w:w="2410" w:type="dxa"/>
            <w:shd w:val="clear" w:color="auto" w:fill="auto"/>
            <w:tcMar>
              <w:top w:w="80" w:type="dxa"/>
              <w:left w:w="80" w:type="dxa"/>
              <w:bottom w:w="80" w:type="dxa"/>
              <w:right w:w="80" w:type="dxa"/>
            </w:tcMar>
            <w:vAlign w:val="center"/>
          </w:tcPr>
          <w:p w14:paraId="3FC98DA2" w14:textId="77777777" w:rsidR="000600B7" w:rsidRDefault="000600B7">
            <w:pPr>
              <w:rPr>
                <w:sz w:val="24"/>
                <w:szCs w:val="24"/>
              </w:rPr>
            </w:pPr>
          </w:p>
        </w:tc>
        <w:tc>
          <w:tcPr>
            <w:tcW w:w="2126" w:type="dxa"/>
            <w:shd w:val="clear" w:color="auto" w:fill="auto"/>
            <w:vAlign w:val="center"/>
          </w:tcPr>
          <w:p w14:paraId="324B5D70"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04C6682" w14:textId="77777777" w:rsidR="000600B7" w:rsidRDefault="00056389">
            <w:pPr>
              <w:rPr>
                <w:sz w:val="24"/>
                <w:szCs w:val="24"/>
              </w:rPr>
            </w:pPr>
            <w:r>
              <w:rPr>
                <w:sz w:val="24"/>
                <w:szCs w:val="24"/>
              </w:rPr>
              <w:t>Lygaeidae/</w:t>
            </w:r>
            <w:r>
              <w:rPr>
                <w:i/>
                <w:sz w:val="24"/>
                <w:szCs w:val="24"/>
              </w:rPr>
              <w:t>Pachybrachius</w:t>
            </w:r>
          </w:p>
        </w:tc>
      </w:tr>
      <w:tr w:rsidR="000600B7" w14:paraId="7D112240" w14:textId="77777777">
        <w:trPr>
          <w:trHeight w:hRule="exact" w:val="336"/>
        </w:trPr>
        <w:tc>
          <w:tcPr>
            <w:tcW w:w="2410" w:type="dxa"/>
            <w:shd w:val="clear" w:color="auto" w:fill="auto"/>
            <w:tcMar>
              <w:top w:w="80" w:type="dxa"/>
              <w:left w:w="80" w:type="dxa"/>
              <w:bottom w:w="80" w:type="dxa"/>
              <w:right w:w="80" w:type="dxa"/>
            </w:tcMar>
            <w:vAlign w:val="center"/>
          </w:tcPr>
          <w:p w14:paraId="0D82EE33" w14:textId="77777777" w:rsidR="000600B7" w:rsidRDefault="000600B7">
            <w:pPr>
              <w:rPr>
                <w:sz w:val="24"/>
                <w:szCs w:val="24"/>
              </w:rPr>
            </w:pPr>
          </w:p>
        </w:tc>
        <w:tc>
          <w:tcPr>
            <w:tcW w:w="2126" w:type="dxa"/>
            <w:shd w:val="clear" w:color="auto" w:fill="auto"/>
            <w:vAlign w:val="center"/>
          </w:tcPr>
          <w:p w14:paraId="72F8CFA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E430B30" w14:textId="77777777" w:rsidR="000600B7" w:rsidRDefault="00056389">
            <w:pPr>
              <w:rPr>
                <w:sz w:val="24"/>
                <w:szCs w:val="24"/>
              </w:rPr>
            </w:pPr>
            <w:r>
              <w:rPr>
                <w:sz w:val="24"/>
                <w:szCs w:val="24"/>
              </w:rPr>
              <w:t>Pentatomidae/</w:t>
            </w:r>
            <w:r>
              <w:rPr>
                <w:i/>
                <w:sz w:val="24"/>
                <w:szCs w:val="24"/>
              </w:rPr>
              <w:t>Scotinophara</w:t>
            </w:r>
          </w:p>
        </w:tc>
      </w:tr>
      <w:tr w:rsidR="000600B7" w14:paraId="505A4D86" w14:textId="77777777">
        <w:trPr>
          <w:trHeight w:hRule="exact" w:val="336"/>
        </w:trPr>
        <w:tc>
          <w:tcPr>
            <w:tcW w:w="2410" w:type="dxa"/>
            <w:shd w:val="clear" w:color="auto" w:fill="auto"/>
            <w:tcMar>
              <w:top w:w="80" w:type="dxa"/>
              <w:left w:w="80" w:type="dxa"/>
              <w:bottom w:w="80" w:type="dxa"/>
              <w:right w:w="80" w:type="dxa"/>
            </w:tcMar>
            <w:vAlign w:val="center"/>
          </w:tcPr>
          <w:p w14:paraId="155BEE15" w14:textId="77777777" w:rsidR="000600B7" w:rsidRDefault="000600B7">
            <w:pPr>
              <w:rPr>
                <w:sz w:val="24"/>
                <w:szCs w:val="24"/>
              </w:rPr>
            </w:pPr>
          </w:p>
        </w:tc>
        <w:tc>
          <w:tcPr>
            <w:tcW w:w="2126" w:type="dxa"/>
            <w:shd w:val="clear" w:color="auto" w:fill="auto"/>
            <w:vAlign w:val="center"/>
          </w:tcPr>
          <w:p w14:paraId="02C966C9"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378E79E" w14:textId="77777777" w:rsidR="000600B7" w:rsidRDefault="00056389">
            <w:pPr>
              <w:rPr>
                <w:sz w:val="24"/>
                <w:szCs w:val="24"/>
              </w:rPr>
            </w:pPr>
            <w:r>
              <w:rPr>
                <w:sz w:val="24"/>
                <w:szCs w:val="24"/>
              </w:rPr>
              <w:t>Hesperiidae</w:t>
            </w:r>
          </w:p>
        </w:tc>
      </w:tr>
      <w:tr w:rsidR="000600B7" w14:paraId="07261F36" w14:textId="77777777">
        <w:trPr>
          <w:trHeight w:hRule="exact" w:val="336"/>
        </w:trPr>
        <w:tc>
          <w:tcPr>
            <w:tcW w:w="2410" w:type="dxa"/>
            <w:shd w:val="clear" w:color="auto" w:fill="auto"/>
            <w:tcMar>
              <w:top w:w="80" w:type="dxa"/>
              <w:left w:w="80" w:type="dxa"/>
              <w:bottom w:w="80" w:type="dxa"/>
              <w:right w:w="80" w:type="dxa"/>
            </w:tcMar>
            <w:vAlign w:val="center"/>
          </w:tcPr>
          <w:p w14:paraId="335CF632" w14:textId="77777777" w:rsidR="000600B7" w:rsidRDefault="000600B7">
            <w:pPr>
              <w:rPr>
                <w:sz w:val="24"/>
                <w:szCs w:val="24"/>
              </w:rPr>
            </w:pPr>
          </w:p>
        </w:tc>
        <w:tc>
          <w:tcPr>
            <w:tcW w:w="2126" w:type="dxa"/>
            <w:shd w:val="clear" w:color="auto" w:fill="auto"/>
            <w:vAlign w:val="center"/>
          </w:tcPr>
          <w:p w14:paraId="105DB5A2"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760DB6AE" w14:textId="77777777" w:rsidR="000600B7" w:rsidRDefault="00056389">
            <w:pPr>
              <w:rPr>
                <w:sz w:val="24"/>
                <w:szCs w:val="24"/>
              </w:rPr>
            </w:pPr>
            <w:r>
              <w:rPr>
                <w:sz w:val="24"/>
                <w:szCs w:val="24"/>
              </w:rPr>
              <w:t>Pyralidae</w:t>
            </w:r>
          </w:p>
        </w:tc>
      </w:tr>
      <w:tr w:rsidR="000600B7" w14:paraId="5BF7DD92" w14:textId="77777777">
        <w:trPr>
          <w:trHeight w:hRule="exact" w:val="336"/>
        </w:trPr>
        <w:tc>
          <w:tcPr>
            <w:tcW w:w="2410" w:type="dxa"/>
            <w:shd w:val="clear" w:color="auto" w:fill="auto"/>
            <w:tcMar>
              <w:top w:w="80" w:type="dxa"/>
              <w:left w:w="80" w:type="dxa"/>
              <w:bottom w:w="80" w:type="dxa"/>
              <w:right w:w="80" w:type="dxa"/>
            </w:tcMar>
            <w:vAlign w:val="center"/>
          </w:tcPr>
          <w:p w14:paraId="5C88009B" w14:textId="77777777" w:rsidR="000600B7" w:rsidRDefault="000600B7">
            <w:pPr>
              <w:rPr>
                <w:sz w:val="24"/>
                <w:szCs w:val="24"/>
              </w:rPr>
            </w:pPr>
          </w:p>
        </w:tc>
        <w:tc>
          <w:tcPr>
            <w:tcW w:w="2126" w:type="dxa"/>
            <w:shd w:val="clear" w:color="auto" w:fill="auto"/>
            <w:vAlign w:val="center"/>
          </w:tcPr>
          <w:p w14:paraId="688C17AB"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174E166"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0A6D2738" w14:textId="77777777">
        <w:trPr>
          <w:trHeight w:hRule="exact" w:val="336"/>
        </w:trPr>
        <w:tc>
          <w:tcPr>
            <w:tcW w:w="2410" w:type="dxa"/>
            <w:shd w:val="clear" w:color="auto" w:fill="auto"/>
            <w:tcMar>
              <w:top w:w="80" w:type="dxa"/>
              <w:left w:w="80" w:type="dxa"/>
              <w:bottom w:w="80" w:type="dxa"/>
              <w:right w:w="80" w:type="dxa"/>
            </w:tcMar>
            <w:vAlign w:val="center"/>
          </w:tcPr>
          <w:p w14:paraId="4EFC09DF"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36139611"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2870CCCA" w14:textId="77777777" w:rsidR="000600B7" w:rsidRDefault="00056389">
            <w:pPr>
              <w:rPr>
                <w:sz w:val="24"/>
                <w:szCs w:val="24"/>
              </w:rPr>
            </w:pPr>
            <w:r>
              <w:rPr>
                <w:sz w:val="24"/>
                <w:szCs w:val="24"/>
              </w:rPr>
              <w:t>Chrysomelidae</w:t>
            </w:r>
          </w:p>
        </w:tc>
      </w:tr>
      <w:tr w:rsidR="000600B7" w14:paraId="0834F7CA" w14:textId="77777777">
        <w:trPr>
          <w:trHeight w:hRule="exact" w:val="336"/>
        </w:trPr>
        <w:tc>
          <w:tcPr>
            <w:tcW w:w="2410" w:type="dxa"/>
            <w:shd w:val="clear" w:color="auto" w:fill="auto"/>
            <w:tcMar>
              <w:top w:w="80" w:type="dxa"/>
              <w:left w:w="80" w:type="dxa"/>
              <w:bottom w:w="80" w:type="dxa"/>
              <w:right w:w="80" w:type="dxa"/>
            </w:tcMar>
            <w:vAlign w:val="center"/>
          </w:tcPr>
          <w:p w14:paraId="18864DE9" w14:textId="77777777" w:rsidR="000600B7" w:rsidRDefault="000600B7">
            <w:pPr>
              <w:rPr>
                <w:sz w:val="24"/>
                <w:szCs w:val="24"/>
              </w:rPr>
            </w:pPr>
          </w:p>
        </w:tc>
        <w:tc>
          <w:tcPr>
            <w:tcW w:w="2126" w:type="dxa"/>
            <w:shd w:val="clear" w:color="auto" w:fill="auto"/>
            <w:vAlign w:val="center"/>
          </w:tcPr>
          <w:p w14:paraId="7367B0D1"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BF74593" w14:textId="77777777" w:rsidR="000600B7" w:rsidRDefault="00056389">
            <w:pPr>
              <w:rPr>
                <w:sz w:val="24"/>
                <w:szCs w:val="24"/>
              </w:rPr>
            </w:pPr>
            <w:r>
              <w:rPr>
                <w:sz w:val="24"/>
                <w:szCs w:val="24"/>
              </w:rPr>
              <w:t>Acrididae</w:t>
            </w:r>
          </w:p>
        </w:tc>
      </w:tr>
      <w:tr w:rsidR="000600B7" w14:paraId="458F96D3" w14:textId="77777777">
        <w:trPr>
          <w:trHeight w:hRule="exact" w:val="336"/>
        </w:trPr>
        <w:tc>
          <w:tcPr>
            <w:tcW w:w="2410" w:type="dxa"/>
            <w:shd w:val="clear" w:color="auto" w:fill="auto"/>
            <w:tcMar>
              <w:top w:w="80" w:type="dxa"/>
              <w:left w:w="80" w:type="dxa"/>
              <w:bottom w:w="80" w:type="dxa"/>
              <w:right w:w="80" w:type="dxa"/>
            </w:tcMar>
            <w:vAlign w:val="center"/>
          </w:tcPr>
          <w:p w14:paraId="7312BCB3"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30DE0156"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FE5FFB5" w14:textId="77777777" w:rsidR="000600B7" w:rsidRDefault="00056389">
            <w:pPr>
              <w:rPr>
                <w:sz w:val="24"/>
                <w:szCs w:val="24"/>
              </w:rPr>
            </w:pPr>
            <w:r>
              <w:rPr>
                <w:sz w:val="24"/>
                <w:szCs w:val="24"/>
              </w:rPr>
              <w:t>Chironomidae</w:t>
            </w:r>
          </w:p>
        </w:tc>
      </w:tr>
      <w:tr w:rsidR="000600B7" w14:paraId="53338761" w14:textId="77777777">
        <w:trPr>
          <w:trHeight w:hRule="exact" w:val="336"/>
        </w:trPr>
        <w:tc>
          <w:tcPr>
            <w:tcW w:w="2410" w:type="dxa"/>
            <w:shd w:val="clear" w:color="auto" w:fill="auto"/>
            <w:tcMar>
              <w:top w:w="80" w:type="dxa"/>
              <w:left w:w="80" w:type="dxa"/>
              <w:bottom w:w="80" w:type="dxa"/>
              <w:right w:w="80" w:type="dxa"/>
            </w:tcMar>
            <w:vAlign w:val="center"/>
          </w:tcPr>
          <w:p w14:paraId="3099EEDA" w14:textId="77777777" w:rsidR="000600B7" w:rsidRDefault="000600B7">
            <w:pPr>
              <w:rPr>
                <w:sz w:val="24"/>
                <w:szCs w:val="24"/>
              </w:rPr>
            </w:pPr>
          </w:p>
        </w:tc>
        <w:tc>
          <w:tcPr>
            <w:tcW w:w="2126" w:type="dxa"/>
            <w:shd w:val="clear" w:color="auto" w:fill="auto"/>
            <w:vAlign w:val="center"/>
          </w:tcPr>
          <w:p w14:paraId="1C6CDEA4"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7A5EAF5" w14:textId="77777777" w:rsidR="000600B7" w:rsidRDefault="00056389">
            <w:pPr>
              <w:rPr>
                <w:sz w:val="24"/>
                <w:szCs w:val="24"/>
              </w:rPr>
            </w:pPr>
            <w:r>
              <w:rPr>
                <w:sz w:val="24"/>
                <w:szCs w:val="24"/>
              </w:rPr>
              <w:t>Chloropidae</w:t>
            </w:r>
          </w:p>
        </w:tc>
      </w:tr>
      <w:tr w:rsidR="000600B7" w14:paraId="5E636195" w14:textId="77777777">
        <w:trPr>
          <w:trHeight w:hRule="exact" w:val="336"/>
        </w:trPr>
        <w:tc>
          <w:tcPr>
            <w:tcW w:w="2410" w:type="dxa"/>
            <w:shd w:val="clear" w:color="auto" w:fill="auto"/>
            <w:tcMar>
              <w:top w:w="80" w:type="dxa"/>
              <w:left w:w="80" w:type="dxa"/>
              <w:bottom w:w="80" w:type="dxa"/>
              <w:right w:w="80" w:type="dxa"/>
            </w:tcMar>
            <w:vAlign w:val="center"/>
          </w:tcPr>
          <w:p w14:paraId="7ADD6DED" w14:textId="77777777" w:rsidR="000600B7" w:rsidRDefault="000600B7">
            <w:pPr>
              <w:rPr>
                <w:sz w:val="24"/>
                <w:szCs w:val="24"/>
              </w:rPr>
            </w:pPr>
          </w:p>
        </w:tc>
        <w:tc>
          <w:tcPr>
            <w:tcW w:w="2126" w:type="dxa"/>
            <w:shd w:val="clear" w:color="auto" w:fill="auto"/>
            <w:vAlign w:val="center"/>
          </w:tcPr>
          <w:p w14:paraId="1BCF0733"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053EACB" w14:textId="77777777" w:rsidR="000600B7" w:rsidRDefault="00056389">
            <w:pPr>
              <w:rPr>
                <w:sz w:val="24"/>
                <w:szCs w:val="24"/>
              </w:rPr>
            </w:pPr>
            <w:r>
              <w:rPr>
                <w:sz w:val="24"/>
                <w:szCs w:val="24"/>
              </w:rPr>
              <w:t>Ephydridae</w:t>
            </w:r>
          </w:p>
        </w:tc>
      </w:tr>
      <w:tr w:rsidR="000600B7" w14:paraId="718BA79A" w14:textId="77777777">
        <w:trPr>
          <w:trHeight w:hRule="exact" w:val="336"/>
        </w:trPr>
        <w:tc>
          <w:tcPr>
            <w:tcW w:w="2410" w:type="dxa"/>
            <w:shd w:val="clear" w:color="auto" w:fill="auto"/>
            <w:tcMar>
              <w:top w:w="80" w:type="dxa"/>
              <w:left w:w="80" w:type="dxa"/>
              <w:bottom w:w="80" w:type="dxa"/>
              <w:right w:w="80" w:type="dxa"/>
            </w:tcMar>
            <w:vAlign w:val="center"/>
          </w:tcPr>
          <w:p w14:paraId="25A38A71" w14:textId="77777777" w:rsidR="000600B7" w:rsidRDefault="000600B7">
            <w:pPr>
              <w:rPr>
                <w:sz w:val="24"/>
                <w:szCs w:val="24"/>
              </w:rPr>
            </w:pPr>
          </w:p>
        </w:tc>
        <w:tc>
          <w:tcPr>
            <w:tcW w:w="2126" w:type="dxa"/>
            <w:shd w:val="clear" w:color="auto" w:fill="auto"/>
            <w:vAlign w:val="center"/>
          </w:tcPr>
          <w:p w14:paraId="0E02C774"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BAA5BAC" w14:textId="77777777" w:rsidR="000600B7" w:rsidRDefault="00056389">
            <w:pPr>
              <w:rPr>
                <w:sz w:val="24"/>
                <w:szCs w:val="24"/>
              </w:rPr>
            </w:pPr>
            <w:r>
              <w:rPr>
                <w:sz w:val="24"/>
                <w:szCs w:val="24"/>
              </w:rPr>
              <w:t>Muscidae</w:t>
            </w:r>
          </w:p>
        </w:tc>
      </w:tr>
      <w:tr w:rsidR="000600B7" w14:paraId="26589958" w14:textId="77777777">
        <w:trPr>
          <w:trHeight w:hRule="exact" w:val="336"/>
        </w:trPr>
        <w:tc>
          <w:tcPr>
            <w:tcW w:w="2410" w:type="dxa"/>
            <w:shd w:val="clear" w:color="auto" w:fill="auto"/>
            <w:tcMar>
              <w:top w:w="80" w:type="dxa"/>
              <w:left w:w="80" w:type="dxa"/>
              <w:bottom w:w="80" w:type="dxa"/>
              <w:right w:w="80" w:type="dxa"/>
            </w:tcMar>
            <w:vAlign w:val="center"/>
          </w:tcPr>
          <w:p w14:paraId="15A9C226" w14:textId="77777777" w:rsidR="000600B7" w:rsidRDefault="000600B7">
            <w:pPr>
              <w:rPr>
                <w:sz w:val="24"/>
                <w:szCs w:val="24"/>
              </w:rPr>
            </w:pPr>
          </w:p>
        </w:tc>
        <w:tc>
          <w:tcPr>
            <w:tcW w:w="2126" w:type="dxa"/>
            <w:shd w:val="clear" w:color="auto" w:fill="auto"/>
            <w:vAlign w:val="center"/>
          </w:tcPr>
          <w:p w14:paraId="2C89E161"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0981B35" w14:textId="77777777" w:rsidR="000600B7" w:rsidRDefault="00056389">
            <w:pPr>
              <w:rPr>
                <w:sz w:val="24"/>
                <w:szCs w:val="24"/>
              </w:rPr>
            </w:pPr>
            <w:r>
              <w:rPr>
                <w:sz w:val="24"/>
                <w:szCs w:val="24"/>
              </w:rPr>
              <w:t>Sciomyzidae</w:t>
            </w:r>
          </w:p>
        </w:tc>
      </w:tr>
      <w:tr w:rsidR="000600B7" w14:paraId="61615AC0" w14:textId="77777777">
        <w:trPr>
          <w:trHeight w:hRule="exact" w:val="336"/>
        </w:trPr>
        <w:tc>
          <w:tcPr>
            <w:tcW w:w="2410" w:type="dxa"/>
            <w:shd w:val="clear" w:color="auto" w:fill="auto"/>
            <w:tcMar>
              <w:top w:w="80" w:type="dxa"/>
              <w:left w:w="80" w:type="dxa"/>
              <w:bottom w:w="80" w:type="dxa"/>
              <w:right w:w="80" w:type="dxa"/>
            </w:tcMar>
            <w:vAlign w:val="center"/>
          </w:tcPr>
          <w:p w14:paraId="2FFF9DAF" w14:textId="77777777" w:rsidR="000600B7" w:rsidRDefault="000600B7">
            <w:pPr>
              <w:rPr>
                <w:sz w:val="24"/>
                <w:szCs w:val="24"/>
              </w:rPr>
            </w:pPr>
          </w:p>
        </w:tc>
        <w:tc>
          <w:tcPr>
            <w:tcW w:w="2126" w:type="dxa"/>
            <w:shd w:val="clear" w:color="auto" w:fill="auto"/>
            <w:vAlign w:val="center"/>
          </w:tcPr>
          <w:p w14:paraId="7C511ECF"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F17DC0A" w14:textId="77777777" w:rsidR="000600B7" w:rsidRDefault="00056389">
            <w:pPr>
              <w:rPr>
                <w:sz w:val="24"/>
                <w:szCs w:val="24"/>
              </w:rPr>
            </w:pPr>
            <w:r>
              <w:rPr>
                <w:sz w:val="24"/>
                <w:szCs w:val="24"/>
              </w:rPr>
              <w:t>Stratiomyidae</w:t>
            </w:r>
          </w:p>
        </w:tc>
      </w:tr>
      <w:tr w:rsidR="000600B7" w14:paraId="61C38226" w14:textId="77777777">
        <w:trPr>
          <w:trHeight w:hRule="exact" w:val="336"/>
        </w:trPr>
        <w:tc>
          <w:tcPr>
            <w:tcW w:w="2410" w:type="dxa"/>
            <w:shd w:val="clear" w:color="auto" w:fill="auto"/>
            <w:tcMar>
              <w:top w:w="80" w:type="dxa"/>
              <w:left w:w="80" w:type="dxa"/>
              <w:bottom w:w="80" w:type="dxa"/>
              <w:right w:w="80" w:type="dxa"/>
            </w:tcMar>
            <w:vAlign w:val="center"/>
          </w:tcPr>
          <w:p w14:paraId="6EE35FE6" w14:textId="77777777" w:rsidR="000600B7" w:rsidRDefault="000600B7">
            <w:pPr>
              <w:rPr>
                <w:sz w:val="24"/>
                <w:szCs w:val="24"/>
              </w:rPr>
            </w:pPr>
          </w:p>
        </w:tc>
        <w:tc>
          <w:tcPr>
            <w:tcW w:w="2126" w:type="dxa"/>
            <w:shd w:val="clear" w:color="auto" w:fill="auto"/>
            <w:vAlign w:val="center"/>
          </w:tcPr>
          <w:p w14:paraId="23E2E6D4"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2BE18A0" w14:textId="77777777" w:rsidR="000600B7" w:rsidRDefault="00056389">
            <w:pPr>
              <w:rPr>
                <w:sz w:val="24"/>
                <w:szCs w:val="24"/>
              </w:rPr>
            </w:pPr>
            <w:r>
              <w:rPr>
                <w:sz w:val="24"/>
                <w:szCs w:val="24"/>
              </w:rPr>
              <w:t>Tetrigidae</w:t>
            </w:r>
          </w:p>
        </w:tc>
      </w:tr>
    </w:tbl>
    <w:p w14:paraId="2464C559" w14:textId="77777777" w:rsidR="000600B7" w:rsidRDefault="000600B7">
      <w:pPr>
        <w:spacing w:line="480" w:lineRule="auto"/>
        <w:rPr>
          <w:bCs/>
          <w:color w:val="FF0000"/>
        </w:rPr>
      </w:pPr>
    </w:p>
    <w:p w14:paraId="48F39D21" w14:textId="77777777"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29590F22"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4DFE4DD"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5C5BBF03"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6BBAFEE" w14:textId="77777777" w:rsidR="000600B7" w:rsidRDefault="00056389">
            <w:pPr>
              <w:rPr>
                <w:sz w:val="24"/>
                <w:szCs w:val="24"/>
              </w:rPr>
            </w:pPr>
            <w:r>
              <w:rPr>
                <w:sz w:val="24"/>
                <w:szCs w:val="24"/>
              </w:rPr>
              <w:t>Family/Genus</w:t>
            </w:r>
          </w:p>
        </w:tc>
      </w:tr>
      <w:tr w:rsidR="000600B7" w14:paraId="30149C58"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8A664BD"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02739B41"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2817B201" w14:textId="77777777" w:rsidR="000600B7" w:rsidRDefault="00056389">
            <w:pPr>
              <w:rPr>
                <w:sz w:val="24"/>
                <w:szCs w:val="24"/>
              </w:rPr>
            </w:pPr>
            <w:r>
              <w:rPr>
                <w:sz w:val="24"/>
                <w:szCs w:val="24"/>
              </w:rPr>
              <w:t>Araneidae</w:t>
            </w:r>
          </w:p>
        </w:tc>
      </w:tr>
      <w:tr w:rsidR="000600B7" w14:paraId="1C76BA23" w14:textId="77777777">
        <w:trPr>
          <w:trHeight w:hRule="exact" w:val="369"/>
        </w:trPr>
        <w:tc>
          <w:tcPr>
            <w:tcW w:w="2410" w:type="dxa"/>
            <w:shd w:val="clear" w:color="auto" w:fill="auto"/>
            <w:tcMar>
              <w:top w:w="80" w:type="dxa"/>
              <w:left w:w="80" w:type="dxa"/>
              <w:bottom w:w="80" w:type="dxa"/>
              <w:right w:w="80" w:type="dxa"/>
            </w:tcMar>
            <w:vAlign w:val="center"/>
          </w:tcPr>
          <w:p w14:paraId="21BEAD7E" w14:textId="77777777" w:rsidR="000600B7" w:rsidRDefault="000600B7">
            <w:pPr>
              <w:rPr>
                <w:sz w:val="24"/>
                <w:szCs w:val="24"/>
              </w:rPr>
            </w:pPr>
          </w:p>
        </w:tc>
        <w:tc>
          <w:tcPr>
            <w:tcW w:w="2126" w:type="dxa"/>
            <w:shd w:val="clear" w:color="auto" w:fill="auto"/>
            <w:vAlign w:val="center"/>
          </w:tcPr>
          <w:p w14:paraId="2B12863A"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0B4358B" w14:textId="77777777" w:rsidR="000600B7" w:rsidRDefault="00056389">
            <w:pPr>
              <w:rPr>
                <w:sz w:val="24"/>
                <w:szCs w:val="24"/>
              </w:rPr>
            </w:pPr>
            <w:r>
              <w:rPr>
                <w:sz w:val="24"/>
                <w:szCs w:val="24"/>
              </w:rPr>
              <w:t>Clubionidae</w:t>
            </w:r>
          </w:p>
        </w:tc>
      </w:tr>
      <w:tr w:rsidR="000600B7" w14:paraId="1A9C7C1B" w14:textId="77777777">
        <w:trPr>
          <w:trHeight w:hRule="exact" w:val="369"/>
        </w:trPr>
        <w:tc>
          <w:tcPr>
            <w:tcW w:w="2410" w:type="dxa"/>
            <w:shd w:val="clear" w:color="auto" w:fill="auto"/>
            <w:tcMar>
              <w:top w:w="80" w:type="dxa"/>
              <w:left w:w="80" w:type="dxa"/>
              <w:bottom w:w="80" w:type="dxa"/>
              <w:right w:w="80" w:type="dxa"/>
            </w:tcMar>
            <w:vAlign w:val="center"/>
          </w:tcPr>
          <w:p w14:paraId="11CFA3BD" w14:textId="77777777" w:rsidR="000600B7" w:rsidRDefault="000600B7">
            <w:pPr>
              <w:rPr>
                <w:sz w:val="24"/>
                <w:szCs w:val="24"/>
              </w:rPr>
            </w:pPr>
          </w:p>
        </w:tc>
        <w:tc>
          <w:tcPr>
            <w:tcW w:w="2126" w:type="dxa"/>
            <w:shd w:val="clear" w:color="auto" w:fill="auto"/>
            <w:vAlign w:val="center"/>
          </w:tcPr>
          <w:p w14:paraId="65C95287"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76FE476" w14:textId="77777777" w:rsidR="000600B7" w:rsidRDefault="00056389">
            <w:pPr>
              <w:rPr>
                <w:sz w:val="24"/>
                <w:szCs w:val="24"/>
              </w:rPr>
            </w:pPr>
            <w:r>
              <w:rPr>
                <w:sz w:val="24"/>
                <w:szCs w:val="24"/>
              </w:rPr>
              <w:t>Oxyopidae</w:t>
            </w:r>
          </w:p>
        </w:tc>
      </w:tr>
      <w:tr w:rsidR="000600B7" w14:paraId="0C41FFDF" w14:textId="77777777">
        <w:trPr>
          <w:trHeight w:hRule="exact" w:val="369"/>
        </w:trPr>
        <w:tc>
          <w:tcPr>
            <w:tcW w:w="2410" w:type="dxa"/>
            <w:shd w:val="clear" w:color="auto" w:fill="auto"/>
            <w:tcMar>
              <w:top w:w="80" w:type="dxa"/>
              <w:left w:w="80" w:type="dxa"/>
              <w:bottom w:w="80" w:type="dxa"/>
              <w:right w:w="80" w:type="dxa"/>
            </w:tcMar>
            <w:vAlign w:val="center"/>
          </w:tcPr>
          <w:p w14:paraId="0051C764" w14:textId="77777777" w:rsidR="000600B7" w:rsidRDefault="000600B7">
            <w:pPr>
              <w:rPr>
                <w:sz w:val="24"/>
                <w:szCs w:val="24"/>
              </w:rPr>
            </w:pPr>
          </w:p>
        </w:tc>
        <w:tc>
          <w:tcPr>
            <w:tcW w:w="2126" w:type="dxa"/>
            <w:shd w:val="clear" w:color="auto" w:fill="auto"/>
            <w:vAlign w:val="center"/>
          </w:tcPr>
          <w:p w14:paraId="5C5B07EA"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B4B8BE1" w14:textId="77777777" w:rsidR="000600B7" w:rsidRDefault="00056389">
            <w:pPr>
              <w:rPr>
                <w:sz w:val="24"/>
                <w:szCs w:val="24"/>
              </w:rPr>
            </w:pPr>
            <w:r>
              <w:rPr>
                <w:sz w:val="24"/>
                <w:szCs w:val="24"/>
              </w:rPr>
              <w:t>Tetragnathidae</w:t>
            </w:r>
          </w:p>
        </w:tc>
      </w:tr>
      <w:tr w:rsidR="000600B7" w14:paraId="2D53C851" w14:textId="77777777">
        <w:trPr>
          <w:trHeight w:hRule="exact" w:val="369"/>
        </w:trPr>
        <w:tc>
          <w:tcPr>
            <w:tcW w:w="2410" w:type="dxa"/>
            <w:shd w:val="clear" w:color="auto" w:fill="auto"/>
            <w:tcMar>
              <w:top w:w="80" w:type="dxa"/>
              <w:left w:w="80" w:type="dxa"/>
              <w:bottom w:w="80" w:type="dxa"/>
              <w:right w:w="80" w:type="dxa"/>
            </w:tcMar>
            <w:vAlign w:val="center"/>
          </w:tcPr>
          <w:p w14:paraId="5B01CC47" w14:textId="77777777" w:rsidR="000600B7" w:rsidRDefault="000600B7">
            <w:pPr>
              <w:rPr>
                <w:sz w:val="24"/>
                <w:szCs w:val="24"/>
              </w:rPr>
            </w:pPr>
          </w:p>
        </w:tc>
        <w:tc>
          <w:tcPr>
            <w:tcW w:w="2126" w:type="dxa"/>
            <w:shd w:val="clear" w:color="auto" w:fill="auto"/>
            <w:vAlign w:val="center"/>
          </w:tcPr>
          <w:p w14:paraId="6F069775"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AED5146" w14:textId="77777777" w:rsidR="000600B7" w:rsidRDefault="00056389">
            <w:pPr>
              <w:rPr>
                <w:sz w:val="24"/>
                <w:szCs w:val="24"/>
              </w:rPr>
            </w:pPr>
            <w:r>
              <w:rPr>
                <w:sz w:val="24"/>
                <w:szCs w:val="24"/>
              </w:rPr>
              <w:t>Thomisidae</w:t>
            </w:r>
          </w:p>
        </w:tc>
      </w:tr>
      <w:tr w:rsidR="000600B7" w14:paraId="62092329" w14:textId="77777777">
        <w:trPr>
          <w:trHeight w:hRule="exact" w:val="369"/>
        </w:trPr>
        <w:tc>
          <w:tcPr>
            <w:tcW w:w="2410" w:type="dxa"/>
            <w:shd w:val="clear" w:color="auto" w:fill="auto"/>
            <w:tcMar>
              <w:top w:w="80" w:type="dxa"/>
              <w:left w:w="80" w:type="dxa"/>
              <w:bottom w:w="80" w:type="dxa"/>
              <w:right w:w="80" w:type="dxa"/>
            </w:tcMar>
            <w:vAlign w:val="center"/>
          </w:tcPr>
          <w:p w14:paraId="023895D5" w14:textId="77777777" w:rsidR="000600B7" w:rsidRDefault="000600B7">
            <w:pPr>
              <w:rPr>
                <w:sz w:val="24"/>
                <w:szCs w:val="24"/>
              </w:rPr>
            </w:pPr>
          </w:p>
        </w:tc>
        <w:tc>
          <w:tcPr>
            <w:tcW w:w="2126" w:type="dxa"/>
            <w:shd w:val="clear" w:color="auto" w:fill="auto"/>
            <w:vAlign w:val="center"/>
          </w:tcPr>
          <w:p w14:paraId="4FD8CE04"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4B644DCA" w14:textId="77777777" w:rsidR="000600B7" w:rsidRDefault="00056389">
            <w:pPr>
              <w:rPr>
                <w:sz w:val="24"/>
                <w:szCs w:val="24"/>
              </w:rPr>
            </w:pPr>
            <w:r>
              <w:rPr>
                <w:sz w:val="24"/>
                <w:szCs w:val="24"/>
              </w:rPr>
              <w:t>Coccinellidae</w:t>
            </w:r>
          </w:p>
        </w:tc>
      </w:tr>
      <w:tr w:rsidR="000600B7" w14:paraId="15DAD81C" w14:textId="77777777">
        <w:trPr>
          <w:trHeight w:hRule="exact" w:val="369"/>
        </w:trPr>
        <w:tc>
          <w:tcPr>
            <w:tcW w:w="2410" w:type="dxa"/>
            <w:shd w:val="clear" w:color="auto" w:fill="auto"/>
            <w:tcMar>
              <w:top w:w="80" w:type="dxa"/>
              <w:left w:w="80" w:type="dxa"/>
              <w:bottom w:w="80" w:type="dxa"/>
              <w:right w:w="80" w:type="dxa"/>
            </w:tcMar>
            <w:vAlign w:val="center"/>
          </w:tcPr>
          <w:p w14:paraId="1396C180"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14:paraId="198A0AAB" w14:textId="77777777" w:rsidR="000600B7" w:rsidRDefault="0005638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5FC7FA51" w14:textId="77777777" w:rsidR="000600B7" w:rsidRDefault="00056389">
            <w:pPr>
              <w:rPr>
                <w:sz w:val="24"/>
              </w:rPr>
            </w:pPr>
            <w:r>
              <w:rPr>
                <w:sz w:val="24"/>
              </w:rPr>
              <w:t>Agromyzidae</w:t>
            </w:r>
          </w:p>
        </w:tc>
      </w:tr>
      <w:tr w:rsidR="000600B7" w14:paraId="79FF26C0" w14:textId="77777777">
        <w:trPr>
          <w:trHeight w:hRule="exact" w:val="369"/>
        </w:trPr>
        <w:tc>
          <w:tcPr>
            <w:tcW w:w="2410" w:type="dxa"/>
            <w:shd w:val="clear" w:color="auto" w:fill="auto"/>
            <w:tcMar>
              <w:top w:w="80" w:type="dxa"/>
              <w:left w:w="80" w:type="dxa"/>
              <w:bottom w:w="80" w:type="dxa"/>
              <w:right w:w="80" w:type="dxa"/>
            </w:tcMar>
            <w:vAlign w:val="center"/>
          </w:tcPr>
          <w:p w14:paraId="07A1661E" w14:textId="77777777" w:rsidR="000600B7" w:rsidRDefault="000600B7">
            <w:pPr>
              <w:rPr>
                <w:sz w:val="24"/>
                <w:szCs w:val="24"/>
              </w:rPr>
            </w:pPr>
          </w:p>
        </w:tc>
        <w:tc>
          <w:tcPr>
            <w:tcW w:w="2126" w:type="dxa"/>
            <w:shd w:val="clear" w:color="auto" w:fill="auto"/>
            <w:vAlign w:val="center"/>
          </w:tcPr>
          <w:p w14:paraId="55D74C5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F995FDB" w14:textId="77777777" w:rsidR="000600B7" w:rsidRDefault="00056389">
            <w:pPr>
              <w:rPr>
                <w:sz w:val="24"/>
                <w:szCs w:val="24"/>
              </w:rPr>
            </w:pPr>
            <w:r>
              <w:rPr>
                <w:sz w:val="24"/>
                <w:szCs w:val="24"/>
              </w:rPr>
              <w:t>Alydidae/</w:t>
            </w:r>
            <w:r>
              <w:rPr>
                <w:i/>
                <w:sz w:val="24"/>
                <w:szCs w:val="24"/>
              </w:rPr>
              <w:t>Leptocorisa</w:t>
            </w:r>
          </w:p>
        </w:tc>
      </w:tr>
      <w:tr w:rsidR="000600B7" w14:paraId="50FE6A55" w14:textId="77777777">
        <w:trPr>
          <w:trHeight w:hRule="exact" w:val="369"/>
        </w:trPr>
        <w:tc>
          <w:tcPr>
            <w:tcW w:w="2410" w:type="dxa"/>
            <w:shd w:val="clear" w:color="auto" w:fill="auto"/>
            <w:tcMar>
              <w:top w:w="80" w:type="dxa"/>
              <w:left w:w="80" w:type="dxa"/>
              <w:bottom w:w="80" w:type="dxa"/>
              <w:right w:w="80" w:type="dxa"/>
            </w:tcMar>
            <w:vAlign w:val="center"/>
          </w:tcPr>
          <w:p w14:paraId="4C7E9DEB" w14:textId="77777777" w:rsidR="000600B7" w:rsidRDefault="000600B7">
            <w:pPr>
              <w:rPr>
                <w:sz w:val="24"/>
                <w:szCs w:val="24"/>
              </w:rPr>
            </w:pPr>
          </w:p>
        </w:tc>
        <w:tc>
          <w:tcPr>
            <w:tcW w:w="2126" w:type="dxa"/>
            <w:shd w:val="clear" w:color="auto" w:fill="auto"/>
            <w:vAlign w:val="center"/>
          </w:tcPr>
          <w:p w14:paraId="307D181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A12DEE9" w14:textId="77777777" w:rsidR="000600B7" w:rsidRDefault="00056389">
            <w:pPr>
              <w:rPr>
                <w:sz w:val="24"/>
                <w:szCs w:val="24"/>
              </w:rPr>
            </w:pPr>
            <w:r>
              <w:rPr>
                <w:sz w:val="24"/>
                <w:szCs w:val="24"/>
              </w:rPr>
              <w:t>Cicadellidae/</w:t>
            </w:r>
            <w:r>
              <w:rPr>
                <w:i/>
                <w:sz w:val="24"/>
                <w:szCs w:val="24"/>
              </w:rPr>
              <w:t>Nephotettix</w:t>
            </w:r>
          </w:p>
        </w:tc>
      </w:tr>
      <w:tr w:rsidR="000600B7" w14:paraId="3D1F7332" w14:textId="77777777">
        <w:trPr>
          <w:trHeight w:hRule="exact" w:val="369"/>
        </w:trPr>
        <w:tc>
          <w:tcPr>
            <w:tcW w:w="2410" w:type="dxa"/>
            <w:shd w:val="clear" w:color="auto" w:fill="auto"/>
            <w:tcMar>
              <w:top w:w="80" w:type="dxa"/>
              <w:left w:w="80" w:type="dxa"/>
              <w:bottom w:w="80" w:type="dxa"/>
              <w:right w:w="80" w:type="dxa"/>
            </w:tcMar>
            <w:vAlign w:val="center"/>
          </w:tcPr>
          <w:p w14:paraId="4B4228FA" w14:textId="77777777" w:rsidR="000600B7" w:rsidRDefault="000600B7">
            <w:pPr>
              <w:rPr>
                <w:sz w:val="24"/>
                <w:szCs w:val="24"/>
              </w:rPr>
            </w:pPr>
          </w:p>
        </w:tc>
        <w:tc>
          <w:tcPr>
            <w:tcW w:w="2126" w:type="dxa"/>
            <w:shd w:val="clear" w:color="auto" w:fill="auto"/>
            <w:vAlign w:val="center"/>
          </w:tcPr>
          <w:p w14:paraId="442AE074"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BF18F9E" w14:textId="77777777" w:rsidR="000600B7" w:rsidRDefault="00056389">
            <w:pPr>
              <w:rPr>
                <w:sz w:val="24"/>
                <w:szCs w:val="24"/>
              </w:rPr>
            </w:pPr>
            <w:r>
              <w:rPr>
                <w:sz w:val="24"/>
                <w:szCs w:val="24"/>
              </w:rPr>
              <w:t>Coreidae</w:t>
            </w:r>
          </w:p>
        </w:tc>
      </w:tr>
      <w:tr w:rsidR="000600B7" w14:paraId="604970C2" w14:textId="77777777">
        <w:trPr>
          <w:trHeight w:hRule="exact" w:val="369"/>
        </w:trPr>
        <w:tc>
          <w:tcPr>
            <w:tcW w:w="2410" w:type="dxa"/>
            <w:shd w:val="clear" w:color="auto" w:fill="auto"/>
            <w:tcMar>
              <w:top w:w="80" w:type="dxa"/>
              <w:left w:w="80" w:type="dxa"/>
              <w:bottom w:w="80" w:type="dxa"/>
              <w:right w:w="80" w:type="dxa"/>
            </w:tcMar>
            <w:vAlign w:val="center"/>
          </w:tcPr>
          <w:p w14:paraId="7A9313FC" w14:textId="77777777" w:rsidR="000600B7" w:rsidRDefault="000600B7">
            <w:pPr>
              <w:rPr>
                <w:sz w:val="24"/>
                <w:szCs w:val="24"/>
              </w:rPr>
            </w:pPr>
          </w:p>
        </w:tc>
        <w:tc>
          <w:tcPr>
            <w:tcW w:w="2126" w:type="dxa"/>
            <w:shd w:val="clear" w:color="auto" w:fill="auto"/>
            <w:vAlign w:val="center"/>
          </w:tcPr>
          <w:p w14:paraId="7772AE0B"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58BD3CF" w14:textId="77777777" w:rsidR="000600B7" w:rsidRDefault="00056389">
            <w:pPr>
              <w:rPr>
                <w:sz w:val="24"/>
                <w:szCs w:val="24"/>
              </w:rPr>
            </w:pPr>
            <w:r>
              <w:rPr>
                <w:sz w:val="24"/>
                <w:szCs w:val="24"/>
              </w:rPr>
              <w:t>Delphacidae/</w:t>
            </w:r>
            <w:r>
              <w:rPr>
                <w:i/>
                <w:sz w:val="24"/>
                <w:szCs w:val="24"/>
              </w:rPr>
              <w:t>Nilaparvata</w:t>
            </w:r>
          </w:p>
        </w:tc>
      </w:tr>
      <w:tr w:rsidR="000600B7" w14:paraId="2D1CB5F0" w14:textId="77777777">
        <w:trPr>
          <w:trHeight w:hRule="exact" w:val="369"/>
        </w:trPr>
        <w:tc>
          <w:tcPr>
            <w:tcW w:w="2410" w:type="dxa"/>
            <w:shd w:val="clear" w:color="auto" w:fill="auto"/>
            <w:tcMar>
              <w:top w:w="80" w:type="dxa"/>
              <w:left w:w="80" w:type="dxa"/>
              <w:bottom w:w="80" w:type="dxa"/>
              <w:right w:w="80" w:type="dxa"/>
            </w:tcMar>
            <w:vAlign w:val="center"/>
          </w:tcPr>
          <w:p w14:paraId="7C77A408" w14:textId="77777777" w:rsidR="000600B7" w:rsidRDefault="000600B7">
            <w:pPr>
              <w:rPr>
                <w:sz w:val="24"/>
                <w:szCs w:val="24"/>
              </w:rPr>
            </w:pPr>
          </w:p>
        </w:tc>
        <w:tc>
          <w:tcPr>
            <w:tcW w:w="2126" w:type="dxa"/>
            <w:shd w:val="clear" w:color="auto" w:fill="auto"/>
            <w:vAlign w:val="center"/>
          </w:tcPr>
          <w:p w14:paraId="14DCB3C8"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1E9B048" w14:textId="77777777" w:rsidR="000600B7" w:rsidRDefault="00056389">
            <w:pPr>
              <w:rPr>
                <w:sz w:val="24"/>
                <w:szCs w:val="24"/>
              </w:rPr>
            </w:pPr>
            <w:r>
              <w:rPr>
                <w:sz w:val="24"/>
                <w:szCs w:val="24"/>
              </w:rPr>
              <w:t>Lygaeidae/</w:t>
            </w:r>
            <w:r>
              <w:rPr>
                <w:i/>
                <w:sz w:val="24"/>
                <w:szCs w:val="24"/>
              </w:rPr>
              <w:t>Pachybrachius</w:t>
            </w:r>
          </w:p>
        </w:tc>
      </w:tr>
      <w:tr w:rsidR="000600B7" w14:paraId="1631D50A" w14:textId="77777777">
        <w:trPr>
          <w:trHeight w:hRule="exact" w:val="369"/>
        </w:trPr>
        <w:tc>
          <w:tcPr>
            <w:tcW w:w="2410" w:type="dxa"/>
            <w:shd w:val="clear" w:color="auto" w:fill="auto"/>
            <w:tcMar>
              <w:top w:w="80" w:type="dxa"/>
              <w:left w:w="80" w:type="dxa"/>
              <w:bottom w:w="80" w:type="dxa"/>
              <w:right w:w="80" w:type="dxa"/>
            </w:tcMar>
            <w:vAlign w:val="center"/>
          </w:tcPr>
          <w:p w14:paraId="417C94B9" w14:textId="77777777" w:rsidR="000600B7" w:rsidRDefault="000600B7">
            <w:pPr>
              <w:rPr>
                <w:sz w:val="24"/>
                <w:szCs w:val="24"/>
              </w:rPr>
            </w:pPr>
          </w:p>
        </w:tc>
        <w:tc>
          <w:tcPr>
            <w:tcW w:w="2126" w:type="dxa"/>
            <w:shd w:val="clear" w:color="auto" w:fill="auto"/>
            <w:vAlign w:val="center"/>
          </w:tcPr>
          <w:p w14:paraId="6362638F"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092436F" w14:textId="77777777" w:rsidR="000600B7" w:rsidRDefault="00056389">
            <w:pPr>
              <w:rPr>
                <w:sz w:val="24"/>
                <w:szCs w:val="24"/>
              </w:rPr>
            </w:pPr>
            <w:r>
              <w:rPr>
                <w:sz w:val="24"/>
                <w:szCs w:val="24"/>
              </w:rPr>
              <w:t>Miridae</w:t>
            </w:r>
          </w:p>
        </w:tc>
      </w:tr>
      <w:tr w:rsidR="000600B7" w14:paraId="5AECA236" w14:textId="77777777">
        <w:trPr>
          <w:trHeight w:hRule="exact" w:val="369"/>
        </w:trPr>
        <w:tc>
          <w:tcPr>
            <w:tcW w:w="2410" w:type="dxa"/>
            <w:shd w:val="clear" w:color="auto" w:fill="auto"/>
            <w:tcMar>
              <w:top w:w="80" w:type="dxa"/>
              <w:left w:w="80" w:type="dxa"/>
              <w:bottom w:w="80" w:type="dxa"/>
              <w:right w:w="80" w:type="dxa"/>
            </w:tcMar>
            <w:vAlign w:val="center"/>
          </w:tcPr>
          <w:p w14:paraId="10C6A0B3" w14:textId="77777777" w:rsidR="000600B7" w:rsidRDefault="000600B7">
            <w:pPr>
              <w:rPr>
                <w:sz w:val="24"/>
                <w:szCs w:val="24"/>
              </w:rPr>
            </w:pPr>
          </w:p>
        </w:tc>
        <w:tc>
          <w:tcPr>
            <w:tcW w:w="2126" w:type="dxa"/>
            <w:shd w:val="clear" w:color="auto" w:fill="auto"/>
            <w:vAlign w:val="center"/>
          </w:tcPr>
          <w:p w14:paraId="2F0FB21E"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831007E" w14:textId="77777777" w:rsidR="000600B7" w:rsidRDefault="00056389">
            <w:pPr>
              <w:rPr>
                <w:sz w:val="24"/>
                <w:szCs w:val="24"/>
              </w:rPr>
            </w:pPr>
            <w:r>
              <w:rPr>
                <w:sz w:val="24"/>
                <w:szCs w:val="24"/>
              </w:rPr>
              <w:t>Pentatomidae/</w:t>
            </w:r>
            <w:r>
              <w:rPr>
                <w:i/>
                <w:sz w:val="24"/>
                <w:szCs w:val="24"/>
              </w:rPr>
              <w:t>Scotinophara</w:t>
            </w:r>
          </w:p>
        </w:tc>
      </w:tr>
      <w:tr w:rsidR="000600B7" w14:paraId="4E3872C9" w14:textId="77777777">
        <w:trPr>
          <w:trHeight w:hRule="exact" w:val="369"/>
        </w:trPr>
        <w:tc>
          <w:tcPr>
            <w:tcW w:w="2410" w:type="dxa"/>
            <w:shd w:val="clear" w:color="auto" w:fill="auto"/>
            <w:tcMar>
              <w:top w:w="80" w:type="dxa"/>
              <w:left w:w="80" w:type="dxa"/>
              <w:bottom w:w="80" w:type="dxa"/>
              <w:right w:w="80" w:type="dxa"/>
            </w:tcMar>
            <w:vAlign w:val="center"/>
          </w:tcPr>
          <w:p w14:paraId="4317D38C" w14:textId="77777777" w:rsidR="000600B7" w:rsidRDefault="000600B7">
            <w:pPr>
              <w:rPr>
                <w:sz w:val="24"/>
                <w:szCs w:val="24"/>
              </w:rPr>
            </w:pPr>
          </w:p>
        </w:tc>
        <w:tc>
          <w:tcPr>
            <w:tcW w:w="2126" w:type="dxa"/>
            <w:shd w:val="clear" w:color="auto" w:fill="auto"/>
            <w:vAlign w:val="center"/>
          </w:tcPr>
          <w:p w14:paraId="041B8B3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FB858EE" w14:textId="77777777" w:rsidR="000600B7" w:rsidRDefault="00056389">
            <w:pPr>
              <w:rPr>
                <w:sz w:val="24"/>
                <w:szCs w:val="24"/>
              </w:rPr>
            </w:pPr>
            <w:r>
              <w:rPr>
                <w:sz w:val="24"/>
                <w:szCs w:val="24"/>
              </w:rPr>
              <w:t>Ricaniidae</w:t>
            </w:r>
          </w:p>
        </w:tc>
      </w:tr>
      <w:tr w:rsidR="000600B7" w14:paraId="54C9ECC6" w14:textId="77777777">
        <w:trPr>
          <w:trHeight w:hRule="exact" w:val="369"/>
        </w:trPr>
        <w:tc>
          <w:tcPr>
            <w:tcW w:w="2410" w:type="dxa"/>
            <w:shd w:val="clear" w:color="auto" w:fill="auto"/>
            <w:tcMar>
              <w:top w:w="80" w:type="dxa"/>
              <w:left w:w="80" w:type="dxa"/>
              <w:bottom w:w="80" w:type="dxa"/>
              <w:right w:w="80" w:type="dxa"/>
            </w:tcMar>
            <w:vAlign w:val="center"/>
          </w:tcPr>
          <w:p w14:paraId="66985811" w14:textId="77777777" w:rsidR="000600B7" w:rsidRDefault="000600B7">
            <w:pPr>
              <w:rPr>
                <w:sz w:val="24"/>
                <w:szCs w:val="24"/>
              </w:rPr>
            </w:pPr>
          </w:p>
        </w:tc>
        <w:tc>
          <w:tcPr>
            <w:tcW w:w="2126" w:type="dxa"/>
            <w:shd w:val="clear" w:color="auto" w:fill="auto"/>
            <w:vAlign w:val="center"/>
          </w:tcPr>
          <w:p w14:paraId="7D777637"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AFF075A" w14:textId="77777777" w:rsidR="000600B7" w:rsidRDefault="00056389">
            <w:pPr>
              <w:rPr>
                <w:sz w:val="24"/>
                <w:szCs w:val="24"/>
              </w:rPr>
            </w:pPr>
            <w:r>
              <w:rPr>
                <w:sz w:val="24"/>
                <w:szCs w:val="24"/>
              </w:rPr>
              <w:t>Hesperiidae</w:t>
            </w:r>
          </w:p>
        </w:tc>
      </w:tr>
      <w:tr w:rsidR="000600B7" w14:paraId="460E101A" w14:textId="77777777">
        <w:trPr>
          <w:trHeight w:hRule="exact" w:val="369"/>
        </w:trPr>
        <w:tc>
          <w:tcPr>
            <w:tcW w:w="2410" w:type="dxa"/>
            <w:shd w:val="clear" w:color="auto" w:fill="auto"/>
            <w:tcMar>
              <w:top w:w="80" w:type="dxa"/>
              <w:left w:w="80" w:type="dxa"/>
              <w:bottom w:w="80" w:type="dxa"/>
              <w:right w:w="80" w:type="dxa"/>
            </w:tcMar>
            <w:vAlign w:val="center"/>
          </w:tcPr>
          <w:p w14:paraId="618D431E" w14:textId="77777777" w:rsidR="000600B7" w:rsidRDefault="000600B7">
            <w:pPr>
              <w:rPr>
                <w:sz w:val="24"/>
                <w:szCs w:val="24"/>
              </w:rPr>
            </w:pPr>
          </w:p>
        </w:tc>
        <w:tc>
          <w:tcPr>
            <w:tcW w:w="2126" w:type="dxa"/>
            <w:shd w:val="clear" w:color="auto" w:fill="auto"/>
            <w:vAlign w:val="center"/>
          </w:tcPr>
          <w:p w14:paraId="0354B1EA"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33A1394" w14:textId="77777777" w:rsidR="000600B7" w:rsidRDefault="00056389">
            <w:pPr>
              <w:rPr>
                <w:sz w:val="24"/>
                <w:szCs w:val="24"/>
              </w:rPr>
            </w:pPr>
            <w:r>
              <w:rPr>
                <w:sz w:val="24"/>
                <w:szCs w:val="24"/>
              </w:rPr>
              <w:t>Nymphalidae</w:t>
            </w:r>
          </w:p>
        </w:tc>
      </w:tr>
      <w:tr w:rsidR="000600B7" w14:paraId="1CF0B46F" w14:textId="77777777">
        <w:trPr>
          <w:trHeight w:hRule="exact" w:val="369"/>
        </w:trPr>
        <w:tc>
          <w:tcPr>
            <w:tcW w:w="2410" w:type="dxa"/>
            <w:shd w:val="clear" w:color="auto" w:fill="auto"/>
            <w:tcMar>
              <w:top w:w="80" w:type="dxa"/>
              <w:left w:w="80" w:type="dxa"/>
              <w:bottom w:w="80" w:type="dxa"/>
              <w:right w:w="80" w:type="dxa"/>
            </w:tcMar>
            <w:vAlign w:val="center"/>
          </w:tcPr>
          <w:p w14:paraId="248C7F2D" w14:textId="77777777" w:rsidR="000600B7" w:rsidRDefault="000600B7">
            <w:pPr>
              <w:rPr>
                <w:sz w:val="24"/>
                <w:szCs w:val="24"/>
              </w:rPr>
            </w:pPr>
          </w:p>
        </w:tc>
        <w:tc>
          <w:tcPr>
            <w:tcW w:w="2126" w:type="dxa"/>
            <w:shd w:val="clear" w:color="auto" w:fill="auto"/>
            <w:vAlign w:val="center"/>
          </w:tcPr>
          <w:p w14:paraId="3CF7B0FF"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54E03B4" w14:textId="77777777" w:rsidR="000600B7" w:rsidRDefault="00056389">
            <w:pPr>
              <w:rPr>
                <w:sz w:val="24"/>
                <w:szCs w:val="24"/>
              </w:rPr>
            </w:pPr>
            <w:r>
              <w:rPr>
                <w:sz w:val="24"/>
                <w:szCs w:val="24"/>
              </w:rPr>
              <w:t>Pyralidae</w:t>
            </w:r>
          </w:p>
        </w:tc>
      </w:tr>
      <w:tr w:rsidR="000600B7" w14:paraId="05053AEE" w14:textId="77777777">
        <w:trPr>
          <w:trHeight w:hRule="exact" w:val="369"/>
        </w:trPr>
        <w:tc>
          <w:tcPr>
            <w:tcW w:w="2410" w:type="dxa"/>
            <w:shd w:val="clear" w:color="auto" w:fill="auto"/>
            <w:tcMar>
              <w:top w:w="80" w:type="dxa"/>
              <w:left w:w="80" w:type="dxa"/>
              <w:bottom w:w="80" w:type="dxa"/>
              <w:right w:w="80" w:type="dxa"/>
            </w:tcMar>
            <w:vAlign w:val="center"/>
          </w:tcPr>
          <w:p w14:paraId="5946C7F6" w14:textId="77777777" w:rsidR="000600B7" w:rsidRDefault="000600B7">
            <w:pPr>
              <w:rPr>
                <w:sz w:val="24"/>
                <w:szCs w:val="24"/>
              </w:rPr>
            </w:pPr>
          </w:p>
        </w:tc>
        <w:tc>
          <w:tcPr>
            <w:tcW w:w="2126" w:type="dxa"/>
            <w:shd w:val="clear" w:color="auto" w:fill="auto"/>
            <w:vAlign w:val="center"/>
          </w:tcPr>
          <w:p w14:paraId="0B7206B5"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077F52B"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262658B1" w14:textId="77777777">
        <w:trPr>
          <w:trHeight w:hRule="exact" w:val="369"/>
        </w:trPr>
        <w:tc>
          <w:tcPr>
            <w:tcW w:w="2410" w:type="dxa"/>
            <w:shd w:val="clear" w:color="auto" w:fill="auto"/>
            <w:tcMar>
              <w:top w:w="80" w:type="dxa"/>
              <w:left w:w="80" w:type="dxa"/>
              <w:bottom w:w="80" w:type="dxa"/>
              <w:right w:w="80" w:type="dxa"/>
            </w:tcMar>
            <w:vAlign w:val="center"/>
          </w:tcPr>
          <w:p w14:paraId="34B27ACD"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3E1DE91C"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1C849A76" w14:textId="77777777" w:rsidR="000600B7" w:rsidRDefault="00056389">
            <w:pPr>
              <w:rPr>
                <w:sz w:val="24"/>
                <w:szCs w:val="24"/>
              </w:rPr>
            </w:pPr>
            <w:r>
              <w:rPr>
                <w:sz w:val="24"/>
                <w:szCs w:val="24"/>
              </w:rPr>
              <w:t>Chrysomelidae</w:t>
            </w:r>
          </w:p>
        </w:tc>
      </w:tr>
      <w:tr w:rsidR="000600B7" w14:paraId="28FF5DF2" w14:textId="77777777">
        <w:trPr>
          <w:trHeight w:hRule="exact" w:val="369"/>
        </w:trPr>
        <w:tc>
          <w:tcPr>
            <w:tcW w:w="2410" w:type="dxa"/>
            <w:shd w:val="clear" w:color="auto" w:fill="auto"/>
            <w:tcMar>
              <w:top w:w="80" w:type="dxa"/>
              <w:left w:w="80" w:type="dxa"/>
              <w:bottom w:w="80" w:type="dxa"/>
              <w:right w:w="80" w:type="dxa"/>
            </w:tcMar>
            <w:vAlign w:val="center"/>
          </w:tcPr>
          <w:p w14:paraId="28253E24" w14:textId="77777777" w:rsidR="000600B7" w:rsidRDefault="000600B7">
            <w:pPr>
              <w:rPr>
                <w:sz w:val="24"/>
                <w:szCs w:val="24"/>
              </w:rPr>
            </w:pPr>
          </w:p>
        </w:tc>
        <w:tc>
          <w:tcPr>
            <w:tcW w:w="2126" w:type="dxa"/>
            <w:shd w:val="clear" w:color="auto" w:fill="auto"/>
            <w:vAlign w:val="center"/>
          </w:tcPr>
          <w:p w14:paraId="37CDBBA0"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AA3CD14" w14:textId="77777777" w:rsidR="000600B7" w:rsidRDefault="00056389">
            <w:pPr>
              <w:rPr>
                <w:sz w:val="24"/>
                <w:szCs w:val="24"/>
              </w:rPr>
            </w:pPr>
            <w:r>
              <w:rPr>
                <w:sz w:val="24"/>
                <w:szCs w:val="24"/>
              </w:rPr>
              <w:t>Acrididae</w:t>
            </w:r>
          </w:p>
        </w:tc>
      </w:tr>
      <w:tr w:rsidR="000600B7" w14:paraId="42F4200B" w14:textId="77777777">
        <w:trPr>
          <w:trHeight w:hRule="exact" w:val="369"/>
        </w:trPr>
        <w:tc>
          <w:tcPr>
            <w:tcW w:w="2410" w:type="dxa"/>
            <w:shd w:val="clear" w:color="auto" w:fill="auto"/>
            <w:tcMar>
              <w:top w:w="80" w:type="dxa"/>
              <w:left w:w="80" w:type="dxa"/>
              <w:bottom w:w="80" w:type="dxa"/>
              <w:right w:w="80" w:type="dxa"/>
            </w:tcMar>
            <w:vAlign w:val="center"/>
          </w:tcPr>
          <w:p w14:paraId="67C3D30B"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5E844DC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4A96E2B" w14:textId="77777777" w:rsidR="000600B7" w:rsidRDefault="00056389">
            <w:pPr>
              <w:rPr>
                <w:sz w:val="24"/>
                <w:szCs w:val="24"/>
              </w:rPr>
            </w:pPr>
            <w:r>
              <w:rPr>
                <w:sz w:val="24"/>
                <w:szCs w:val="24"/>
              </w:rPr>
              <w:t>Calliphoridae</w:t>
            </w:r>
          </w:p>
        </w:tc>
      </w:tr>
      <w:tr w:rsidR="000600B7" w14:paraId="7D9D0375" w14:textId="77777777">
        <w:trPr>
          <w:trHeight w:hRule="exact" w:val="369"/>
        </w:trPr>
        <w:tc>
          <w:tcPr>
            <w:tcW w:w="2410" w:type="dxa"/>
            <w:shd w:val="clear" w:color="auto" w:fill="auto"/>
            <w:tcMar>
              <w:top w:w="80" w:type="dxa"/>
              <w:left w:w="80" w:type="dxa"/>
              <w:bottom w:w="80" w:type="dxa"/>
              <w:right w:w="80" w:type="dxa"/>
            </w:tcMar>
            <w:vAlign w:val="center"/>
          </w:tcPr>
          <w:p w14:paraId="2A7E1738" w14:textId="77777777" w:rsidR="000600B7" w:rsidRDefault="000600B7">
            <w:pPr>
              <w:rPr>
                <w:sz w:val="24"/>
                <w:szCs w:val="24"/>
              </w:rPr>
            </w:pPr>
          </w:p>
        </w:tc>
        <w:tc>
          <w:tcPr>
            <w:tcW w:w="2126" w:type="dxa"/>
            <w:shd w:val="clear" w:color="auto" w:fill="auto"/>
            <w:vAlign w:val="center"/>
          </w:tcPr>
          <w:p w14:paraId="424D9549"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564F879" w14:textId="77777777" w:rsidR="000600B7" w:rsidRDefault="00056389">
            <w:pPr>
              <w:rPr>
                <w:sz w:val="24"/>
                <w:szCs w:val="24"/>
              </w:rPr>
            </w:pPr>
            <w:r>
              <w:rPr>
                <w:sz w:val="24"/>
                <w:szCs w:val="24"/>
              </w:rPr>
              <w:t>Chironomidae</w:t>
            </w:r>
          </w:p>
        </w:tc>
      </w:tr>
      <w:tr w:rsidR="000600B7" w14:paraId="3B1125CE" w14:textId="77777777">
        <w:trPr>
          <w:trHeight w:hRule="exact" w:val="369"/>
        </w:trPr>
        <w:tc>
          <w:tcPr>
            <w:tcW w:w="2410" w:type="dxa"/>
            <w:shd w:val="clear" w:color="auto" w:fill="auto"/>
            <w:tcMar>
              <w:top w:w="80" w:type="dxa"/>
              <w:left w:w="80" w:type="dxa"/>
              <w:bottom w:w="80" w:type="dxa"/>
              <w:right w:w="80" w:type="dxa"/>
            </w:tcMar>
            <w:vAlign w:val="center"/>
          </w:tcPr>
          <w:p w14:paraId="0B9AA6FA" w14:textId="77777777" w:rsidR="000600B7" w:rsidRDefault="000600B7">
            <w:pPr>
              <w:rPr>
                <w:sz w:val="24"/>
                <w:szCs w:val="24"/>
              </w:rPr>
            </w:pPr>
          </w:p>
        </w:tc>
        <w:tc>
          <w:tcPr>
            <w:tcW w:w="2126" w:type="dxa"/>
            <w:shd w:val="clear" w:color="auto" w:fill="auto"/>
            <w:vAlign w:val="center"/>
          </w:tcPr>
          <w:p w14:paraId="470487E2"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3DDB262" w14:textId="77777777" w:rsidR="000600B7" w:rsidRDefault="00056389">
            <w:pPr>
              <w:rPr>
                <w:sz w:val="24"/>
                <w:szCs w:val="24"/>
              </w:rPr>
            </w:pPr>
            <w:r>
              <w:rPr>
                <w:sz w:val="24"/>
                <w:szCs w:val="24"/>
              </w:rPr>
              <w:t>Chloropidae</w:t>
            </w:r>
          </w:p>
        </w:tc>
      </w:tr>
      <w:tr w:rsidR="000600B7" w14:paraId="4D58A7CB" w14:textId="77777777">
        <w:trPr>
          <w:trHeight w:hRule="exact" w:val="369"/>
        </w:trPr>
        <w:tc>
          <w:tcPr>
            <w:tcW w:w="2410" w:type="dxa"/>
            <w:shd w:val="clear" w:color="auto" w:fill="auto"/>
            <w:tcMar>
              <w:top w:w="80" w:type="dxa"/>
              <w:left w:w="80" w:type="dxa"/>
              <w:bottom w:w="80" w:type="dxa"/>
              <w:right w:w="80" w:type="dxa"/>
            </w:tcMar>
            <w:vAlign w:val="center"/>
          </w:tcPr>
          <w:p w14:paraId="1BE41F43" w14:textId="77777777" w:rsidR="000600B7" w:rsidRDefault="000600B7">
            <w:pPr>
              <w:rPr>
                <w:sz w:val="24"/>
                <w:szCs w:val="24"/>
              </w:rPr>
            </w:pPr>
          </w:p>
        </w:tc>
        <w:tc>
          <w:tcPr>
            <w:tcW w:w="2126" w:type="dxa"/>
            <w:shd w:val="clear" w:color="auto" w:fill="auto"/>
            <w:vAlign w:val="center"/>
          </w:tcPr>
          <w:p w14:paraId="1990158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7957FE7" w14:textId="77777777" w:rsidR="000600B7" w:rsidRDefault="00056389">
            <w:pPr>
              <w:rPr>
                <w:sz w:val="24"/>
                <w:szCs w:val="24"/>
              </w:rPr>
            </w:pPr>
            <w:r>
              <w:rPr>
                <w:sz w:val="24"/>
                <w:szCs w:val="24"/>
              </w:rPr>
              <w:t>Ephydridae</w:t>
            </w:r>
          </w:p>
        </w:tc>
      </w:tr>
      <w:tr w:rsidR="000600B7" w14:paraId="56811749" w14:textId="77777777">
        <w:trPr>
          <w:trHeight w:hRule="exact" w:val="369"/>
        </w:trPr>
        <w:tc>
          <w:tcPr>
            <w:tcW w:w="2410" w:type="dxa"/>
            <w:shd w:val="clear" w:color="auto" w:fill="auto"/>
            <w:tcMar>
              <w:top w:w="80" w:type="dxa"/>
              <w:left w:w="80" w:type="dxa"/>
              <w:bottom w:w="80" w:type="dxa"/>
              <w:right w:w="80" w:type="dxa"/>
            </w:tcMar>
            <w:vAlign w:val="center"/>
          </w:tcPr>
          <w:p w14:paraId="5D29FFA5" w14:textId="77777777" w:rsidR="000600B7" w:rsidRDefault="000600B7">
            <w:pPr>
              <w:rPr>
                <w:sz w:val="24"/>
                <w:szCs w:val="24"/>
              </w:rPr>
            </w:pPr>
          </w:p>
        </w:tc>
        <w:tc>
          <w:tcPr>
            <w:tcW w:w="2126" w:type="dxa"/>
            <w:shd w:val="clear" w:color="auto" w:fill="auto"/>
            <w:vAlign w:val="center"/>
          </w:tcPr>
          <w:p w14:paraId="2F41422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59454AB" w14:textId="77777777" w:rsidR="000600B7" w:rsidRDefault="00056389">
            <w:pPr>
              <w:rPr>
                <w:sz w:val="24"/>
                <w:szCs w:val="24"/>
              </w:rPr>
            </w:pPr>
            <w:r>
              <w:rPr>
                <w:sz w:val="24"/>
                <w:szCs w:val="24"/>
              </w:rPr>
              <w:t>Lauxaniidae</w:t>
            </w:r>
          </w:p>
        </w:tc>
      </w:tr>
      <w:tr w:rsidR="000600B7" w14:paraId="333A4975" w14:textId="77777777">
        <w:trPr>
          <w:trHeight w:hRule="exact" w:val="369"/>
        </w:trPr>
        <w:tc>
          <w:tcPr>
            <w:tcW w:w="2410" w:type="dxa"/>
            <w:shd w:val="clear" w:color="auto" w:fill="auto"/>
            <w:tcMar>
              <w:top w:w="80" w:type="dxa"/>
              <w:left w:w="80" w:type="dxa"/>
              <w:bottom w:w="80" w:type="dxa"/>
              <w:right w:w="80" w:type="dxa"/>
            </w:tcMar>
            <w:vAlign w:val="center"/>
          </w:tcPr>
          <w:p w14:paraId="31672C67" w14:textId="77777777" w:rsidR="000600B7" w:rsidRDefault="000600B7">
            <w:pPr>
              <w:rPr>
                <w:sz w:val="24"/>
                <w:szCs w:val="24"/>
              </w:rPr>
            </w:pPr>
          </w:p>
        </w:tc>
        <w:tc>
          <w:tcPr>
            <w:tcW w:w="2126" w:type="dxa"/>
            <w:shd w:val="clear" w:color="auto" w:fill="auto"/>
            <w:vAlign w:val="center"/>
          </w:tcPr>
          <w:p w14:paraId="5E1F3FF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FE4AFD4" w14:textId="77777777" w:rsidR="000600B7" w:rsidRDefault="00056389">
            <w:pPr>
              <w:rPr>
                <w:sz w:val="24"/>
                <w:szCs w:val="24"/>
              </w:rPr>
            </w:pPr>
            <w:r>
              <w:rPr>
                <w:sz w:val="24"/>
                <w:szCs w:val="24"/>
              </w:rPr>
              <w:t>Muscidae</w:t>
            </w:r>
          </w:p>
        </w:tc>
      </w:tr>
      <w:tr w:rsidR="000600B7" w14:paraId="3C47C121" w14:textId="77777777">
        <w:trPr>
          <w:trHeight w:hRule="exact" w:val="369"/>
        </w:trPr>
        <w:tc>
          <w:tcPr>
            <w:tcW w:w="2410" w:type="dxa"/>
            <w:shd w:val="clear" w:color="auto" w:fill="auto"/>
            <w:tcMar>
              <w:top w:w="80" w:type="dxa"/>
              <w:left w:w="80" w:type="dxa"/>
              <w:bottom w:w="80" w:type="dxa"/>
              <w:right w:w="80" w:type="dxa"/>
            </w:tcMar>
            <w:vAlign w:val="center"/>
          </w:tcPr>
          <w:p w14:paraId="5E20E7A4" w14:textId="77777777" w:rsidR="000600B7" w:rsidRDefault="000600B7">
            <w:pPr>
              <w:rPr>
                <w:sz w:val="24"/>
                <w:szCs w:val="24"/>
              </w:rPr>
            </w:pPr>
          </w:p>
        </w:tc>
        <w:tc>
          <w:tcPr>
            <w:tcW w:w="2126" w:type="dxa"/>
            <w:shd w:val="clear" w:color="auto" w:fill="auto"/>
            <w:vAlign w:val="center"/>
          </w:tcPr>
          <w:p w14:paraId="2F636C2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437D089" w14:textId="77777777" w:rsidR="000600B7" w:rsidRDefault="00056389">
            <w:pPr>
              <w:rPr>
                <w:sz w:val="24"/>
                <w:szCs w:val="24"/>
              </w:rPr>
            </w:pPr>
            <w:r>
              <w:rPr>
                <w:sz w:val="24"/>
                <w:szCs w:val="24"/>
              </w:rPr>
              <w:t>Phoridae</w:t>
            </w:r>
          </w:p>
        </w:tc>
      </w:tr>
      <w:tr w:rsidR="000600B7" w14:paraId="2A460352" w14:textId="77777777">
        <w:trPr>
          <w:trHeight w:hRule="exact" w:val="369"/>
        </w:trPr>
        <w:tc>
          <w:tcPr>
            <w:tcW w:w="2410" w:type="dxa"/>
            <w:shd w:val="clear" w:color="auto" w:fill="auto"/>
            <w:tcMar>
              <w:top w:w="80" w:type="dxa"/>
              <w:left w:w="80" w:type="dxa"/>
              <w:bottom w:w="80" w:type="dxa"/>
              <w:right w:w="80" w:type="dxa"/>
            </w:tcMar>
            <w:vAlign w:val="center"/>
          </w:tcPr>
          <w:p w14:paraId="27C8F305" w14:textId="77777777" w:rsidR="000600B7" w:rsidRDefault="000600B7">
            <w:pPr>
              <w:rPr>
                <w:sz w:val="24"/>
                <w:szCs w:val="24"/>
              </w:rPr>
            </w:pPr>
          </w:p>
        </w:tc>
        <w:tc>
          <w:tcPr>
            <w:tcW w:w="2126" w:type="dxa"/>
            <w:shd w:val="clear" w:color="auto" w:fill="auto"/>
            <w:vAlign w:val="center"/>
          </w:tcPr>
          <w:p w14:paraId="631FCD19"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60C2075" w14:textId="77777777" w:rsidR="000600B7" w:rsidRDefault="00056389">
            <w:pPr>
              <w:rPr>
                <w:sz w:val="24"/>
                <w:szCs w:val="24"/>
              </w:rPr>
            </w:pPr>
            <w:r>
              <w:rPr>
                <w:sz w:val="24"/>
                <w:szCs w:val="24"/>
              </w:rPr>
              <w:t>Platystomatidae</w:t>
            </w:r>
          </w:p>
        </w:tc>
      </w:tr>
      <w:tr w:rsidR="000600B7" w14:paraId="5B989056" w14:textId="77777777">
        <w:trPr>
          <w:trHeight w:hRule="exact" w:val="369"/>
        </w:trPr>
        <w:tc>
          <w:tcPr>
            <w:tcW w:w="2410" w:type="dxa"/>
            <w:shd w:val="clear" w:color="auto" w:fill="auto"/>
            <w:tcMar>
              <w:top w:w="80" w:type="dxa"/>
              <w:left w:w="80" w:type="dxa"/>
              <w:bottom w:w="80" w:type="dxa"/>
              <w:right w:w="80" w:type="dxa"/>
            </w:tcMar>
            <w:vAlign w:val="center"/>
          </w:tcPr>
          <w:p w14:paraId="5AFA19F5" w14:textId="77777777" w:rsidR="000600B7" w:rsidRDefault="000600B7">
            <w:pPr>
              <w:rPr>
                <w:sz w:val="24"/>
                <w:szCs w:val="24"/>
              </w:rPr>
            </w:pPr>
          </w:p>
        </w:tc>
        <w:tc>
          <w:tcPr>
            <w:tcW w:w="2126" w:type="dxa"/>
            <w:shd w:val="clear" w:color="auto" w:fill="auto"/>
            <w:vAlign w:val="center"/>
          </w:tcPr>
          <w:p w14:paraId="47C2BC8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4C819F5" w14:textId="77777777" w:rsidR="000600B7" w:rsidRDefault="00056389">
            <w:pPr>
              <w:rPr>
                <w:sz w:val="24"/>
                <w:szCs w:val="24"/>
              </w:rPr>
            </w:pPr>
            <w:r>
              <w:rPr>
                <w:sz w:val="24"/>
                <w:szCs w:val="24"/>
              </w:rPr>
              <w:t>Sarcophagidae</w:t>
            </w:r>
          </w:p>
        </w:tc>
      </w:tr>
      <w:tr w:rsidR="000600B7" w14:paraId="4B5C2924" w14:textId="77777777">
        <w:trPr>
          <w:trHeight w:hRule="exact" w:val="369"/>
        </w:trPr>
        <w:tc>
          <w:tcPr>
            <w:tcW w:w="2410" w:type="dxa"/>
            <w:shd w:val="clear" w:color="auto" w:fill="auto"/>
            <w:tcMar>
              <w:top w:w="80" w:type="dxa"/>
              <w:left w:w="80" w:type="dxa"/>
              <w:bottom w:w="80" w:type="dxa"/>
              <w:right w:w="80" w:type="dxa"/>
            </w:tcMar>
            <w:vAlign w:val="center"/>
          </w:tcPr>
          <w:p w14:paraId="06E62643" w14:textId="77777777" w:rsidR="000600B7" w:rsidRDefault="000600B7">
            <w:pPr>
              <w:rPr>
                <w:sz w:val="24"/>
                <w:szCs w:val="24"/>
              </w:rPr>
            </w:pPr>
          </w:p>
        </w:tc>
        <w:tc>
          <w:tcPr>
            <w:tcW w:w="2126" w:type="dxa"/>
            <w:shd w:val="clear" w:color="auto" w:fill="auto"/>
            <w:vAlign w:val="center"/>
          </w:tcPr>
          <w:p w14:paraId="465684D9"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0334EA1" w14:textId="77777777" w:rsidR="000600B7" w:rsidRDefault="00056389">
            <w:pPr>
              <w:rPr>
                <w:sz w:val="24"/>
                <w:szCs w:val="24"/>
              </w:rPr>
            </w:pPr>
            <w:r>
              <w:rPr>
                <w:sz w:val="24"/>
                <w:szCs w:val="24"/>
              </w:rPr>
              <w:t>Sciomyzidae</w:t>
            </w:r>
          </w:p>
        </w:tc>
      </w:tr>
      <w:tr w:rsidR="000600B7" w14:paraId="09BB1C61" w14:textId="77777777">
        <w:trPr>
          <w:trHeight w:hRule="exact" w:val="369"/>
        </w:trPr>
        <w:tc>
          <w:tcPr>
            <w:tcW w:w="2410" w:type="dxa"/>
            <w:shd w:val="clear" w:color="auto" w:fill="auto"/>
            <w:tcMar>
              <w:top w:w="80" w:type="dxa"/>
              <w:left w:w="80" w:type="dxa"/>
              <w:bottom w:w="80" w:type="dxa"/>
              <w:right w:w="80" w:type="dxa"/>
            </w:tcMar>
            <w:vAlign w:val="center"/>
          </w:tcPr>
          <w:p w14:paraId="29A31BD4" w14:textId="77777777" w:rsidR="000600B7" w:rsidRDefault="000600B7">
            <w:pPr>
              <w:rPr>
                <w:sz w:val="24"/>
                <w:szCs w:val="24"/>
              </w:rPr>
            </w:pPr>
          </w:p>
        </w:tc>
        <w:tc>
          <w:tcPr>
            <w:tcW w:w="2126" w:type="dxa"/>
            <w:shd w:val="clear" w:color="auto" w:fill="auto"/>
            <w:vAlign w:val="center"/>
          </w:tcPr>
          <w:p w14:paraId="716F5C65"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8387A5D" w14:textId="77777777" w:rsidR="000600B7" w:rsidRDefault="00056389">
            <w:pPr>
              <w:rPr>
                <w:sz w:val="24"/>
                <w:szCs w:val="24"/>
              </w:rPr>
            </w:pPr>
            <w:r>
              <w:rPr>
                <w:sz w:val="24"/>
                <w:szCs w:val="24"/>
              </w:rPr>
              <w:t>Sphaeroceridae</w:t>
            </w:r>
          </w:p>
        </w:tc>
      </w:tr>
      <w:tr w:rsidR="000600B7" w14:paraId="607BA603" w14:textId="77777777">
        <w:trPr>
          <w:trHeight w:hRule="exact" w:val="369"/>
        </w:trPr>
        <w:tc>
          <w:tcPr>
            <w:tcW w:w="2410" w:type="dxa"/>
            <w:shd w:val="clear" w:color="auto" w:fill="auto"/>
            <w:tcMar>
              <w:top w:w="80" w:type="dxa"/>
              <w:left w:w="80" w:type="dxa"/>
              <w:bottom w:w="80" w:type="dxa"/>
              <w:right w:w="80" w:type="dxa"/>
            </w:tcMar>
            <w:vAlign w:val="center"/>
          </w:tcPr>
          <w:p w14:paraId="6A3C5980" w14:textId="77777777" w:rsidR="000600B7" w:rsidRDefault="000600B7">
            <w:pPr>
              <w:rPr>
                <w:sz w:val="24"/>
                <w:szCs w:val="24"/>
              </w:rPr>
            </w:pPr>
          </w:p>
        </w:tc>
        <w:tc>
          <w:tcPr>
            <w:tcW w:w="2126" w:type="dxa"/>
            <w:shd w:val="clear" w:color="auto" w:fill="auto"/>
            <w:vAlign w:val="center"/>
          </w:tcPr>
          <w:p w14:paraId="28428068"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A44E7C1" w14:textId="77777777" w:rsidR="000600B7" w:rsidRDefault="00056389">
            <w:pPr>
              <w:rPr>
                <w:sz w:val="24"/>
                <w:szCs w:val="24"/>
              </w:rPr>
            </w:pPr>
            <w:r>
              <w:rPr>
                <w:sz w:val="24"/>
                <w:szCs w:val="24"/>
              </w:rPr>
              <w:t>Stratiomyidae</w:t>
            </w:r>
          </w:p>
        </w:tc>
      </w:tr>
      <w:tr w:rsidR="000600B7" w14:paraId="5A473507" w14:textId="77777777">
        <w:trPr>
          <w:trHeight w:hRule="exact" w:val="369"/>
        </w:trPr>
        <w:tc>
          <w:tcPr>
            <w:tcW w:w="2410" w:type="dxa"/>
            <w:shd w:val="clear" w:color="auto" w:fill="auto"/>
            <w:tcMar>
              <w:top w:w="80" w:type="dxa"/>
              <w:left w:w="80" w:type="dxa"/>
              <w:bottom w:w="80" w:type="dxa"/>
              <w:right w:w="80" w:type="dxa"/>
            </w:tcMar>
            <w:vAlign w:val="center"/>
          </w:tcPr>
          <w:p w14:paraId="029CA533" w14:textId="77777777" w:rsidR="000600B7" w:rsidRDefault="000600B7">
            <w:pPr>
              <w:rPr>
                <w:sz w:val="24"/>
                <w:szCs w:val="24"/>
              </w:rPr>
            </w:pPr>
          </w:p>
        </w:tc>
        <w:tc>
          <w:tcPr>
            <w:tcW w:w="2126" w:type="dxa"/>
            <w:shd w:val="clear" w:color="auto" w:fill="auto"/>
            <w:vAlign w:val="center"/>
          </w:tcPr>
          <w:p w14:paraId="4E7A3C6A"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26C92C4" w14:textId="77777777" w:rsidR="000600B7" w:rsidRDefault="00056389">
            <w:pPr>
              <w:rPr>
                <w:sz w:val="24"/>
                <w:szCs w:val="24"/>
              </w:rPr>
            </w:pPr>
            <w:r>
              <w:rPr>
                <w:sz w:val="24"/>
                <w:szCs w:val="24"/>
              </w:rPr>
              <w:t>Tephritidae</w:t>
            </w:r>
          </w:p>
        </w:tc>
      </w:tr>
      <w:tr w:rsidR="000600B7" w14:paraId="17E3E56C" w14:textId="77777777">
        <w:trPr>
          <w:trHeight w:hRule="exact" w:val="369"/>
        </w:trPr>
        <w:tc>
          <w:tcPr>
            <w:tcW w:w="2410" w:type="dxa"/>
            <w:shd w:val="clear" w:color="auto" w:fill="auto"/>
            <w:tcMar>
              <w:top w:w="80" w:type="dxa"/>
              <w:left w:w="80" w:type="dxa"/>
              <w:bottom w:w="80" w:type="dxa"/>
              <w:right w:w="80" w:type="dxa"/>
            </w:tcMar>
            <w:vAlign w:val="center"/>
          </w:tcPr>
          <w:p w14:paraId="78CA46D9" w14:textId="77777777" w:rsidR="000600B7" w:rsidRDefault="000600B7">
            <w:pPr>
              <w:rPr>
                <w:sz w:val="24"/>
                <w:szCs w:val="24"/>
              </w:rPr>
            </w:pPr>
          </w:p>
        </w:tc>
        <w:tc>
          <w:tcPr>
            <w:tcW w:w="2126" w:type="dxa"/>
            <w:shd w:val="clear" w:color="auto" w:fill="auto"/>
            <w:vAlign w:val="center"/>
          </w:tcPr>
          <w:p w14:paraId="030CF5F6"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3448D0D" w14:textId="77777777" w:rsidR="000600B7" w:rsidRDefault="00056389">
            <w:pPr>
              <w:rPr>
                <w:sz w:val="24"/>
                <w:szCs w:val="24"/>
              </w:rPr>
            </w:pPr>
            <w:r>
              <w:rPr>
                <w:sz w:val="24"/>
                <w:szCs w:val="24"/>
              </w:rPr>
              <w:t>Tetrigidae</w:t>
            </w:r>
          </w:p>
        </w:tc>
      </w:tr>
      <w:tr w:rsidR="000600B7" w14:paraId="32B50E36" w14:textId="77777777">
        <w:trPr>
          <w:trHeight w:hRule="exact" w:val="369"/>
        </w:trPr>
        <w:tc>
          <w:tcPr>
            <w:tcW w:w="2410" w:type="dxa"/>
            <w:shd w:val="clear" w:color="auto" w:fill="auto"/>
            <w:tcMar>
              <w:top w:w="80" w:type="dxa"/>
              <w:left w:w="80" w:type="dxa"/>
              <w:bottom w:w="80" w:type="dxa"/>
              <w:right w:w="80" w:type="dxa"/>
            </w:tcMar>
            <w:vAlign w:val="center"/>
          </w:tcPr>
          <w:p w14:paraId="1CE52578" w14:textId="77777777" w:rsidR="000600B7" w:rsidRDefault="000600B7">
            <w:pPr>
              <w:rPr>
                <w:sz w:val="24"/>
                <w:szCs w:val="24"/>
              </w:rPr>
            </w:pPr>
          </w:p>
        </w:tc>
        <w:tc>
          <w:tcPr>
            <w:tcW w:w="2126" w:type="dxa"/>
            <w:shd w:val="clear" w:color="auto" w:fill="auto"/>
            <w:vAlign w:val="center"/>
          </w:tcPr>
          <w:p w14:paraId="1DDB4024"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F386CDB" w14:textId="77777777" w:rsidR="000600B7" w:rsidRDefault="00056389">
            <w:pPr>
              <w:rPr>
                <w:sz w:val="24"/>
                <w:szCs w:val="24"/>
              </w:rPr>
            </w:pPr>
            <w:r>
              <w:rPr>
                <w:sz w:val="24"/>
                <w:szCs w:val="24"/>
              </w:rPr>
              <w:t>Tridactylidae</w:t>
            </w:r>
          </w:p>
        </w:tc>
      </w:tr>
    </w:tbl>
    <w:p w14:paraId="66EF02CF" w14:textId="77777777" w:rsidR="000600B7" w:rsidRDefault="000600B7">
      <w:pPr>
        <w:rPr>
          <w:b/>
          <w:color w:val="FF0000"/>
          <w:sz w:val="24"/>
          <w:szCs w:val="24"/>
        </w:rPr>
      </w:pPr>
    </w:p>
    <w:p w14:paraId="7A4BAD31" w14:textId="77777777" w:rsidR="000600B7" w:rsidRDefault="00056389">
      <w:pPr>
        <w:rPr>
          <w:b/>
          <w:color w:val="FF0000"/>
          <w:sz w:val="24"/>
          <w:szCs w:val="24"/>
        </w:rPr>
      </w:pPr>
      <w:r>
        <w:rPr>
          <w:b/>
          <w:color w:val="FF0000"/>
          <w:sz w:val="24"/>
          <w:szCs w:val="24"/>
        </w:rPr>
        <w:br w:type="page"/>
      </w:r>
    </w:p>
    <w:p w14:paraId="44402384" w14:textId="77777777"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00B7" w14:paraId="2D245A39" w14:textId="77777777" w:rsidTr="000600B7">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6B9F5C63" w14:textId="77777777"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5BA82F35"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5E27FE29"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3F4E590A"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3BBAAEEC"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03D568DB"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00B7" w14:paraId="04D4DDB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66A60D2E" w14:textId="77777777"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0B547AB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42F3E87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229E2F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3BF5E1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2E6F94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51F7289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11DDCB81" w14:textId="77777777" w:rsidR="000600B7" w:rsidRDefault="000600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00B7" w14:paraId="7B7A673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754B9F9B" w14:textId="77777777"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7136F87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64E7C4E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2A7A992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3C51697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1A4707D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3203A8C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516DC70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6D47E7A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1D6578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6E80EC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F8C18D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CA12E6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E7DA72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0581F0B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64FD42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62E4596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B761EC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A8E6321"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37DE03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F0EDE1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86A0E5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7B4E3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2179C2A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572C4DF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59B7CE6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2EBF74A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D88B96C"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13E565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F8386B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03D5353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568410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B9351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4D9E2E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487AEC1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6175C2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1EB567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C61736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195955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28EB6F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80E20D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710D8CE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2FE33C6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3B90339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AABC29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938190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824932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E2E442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FF9E8E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168EA7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10F7BD8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0B2DFBB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7E1F87D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06D1F19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A55C3C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7453CE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63D606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4BA9038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DF901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44CB973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5174388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2AA357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2466D0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F2D31B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3D87AB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2E7A9E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C6DAEF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6DE7F2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60C1601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758F8F5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1F7BFA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38F8841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2D2500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9561C1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780E45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6C3CD3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0A4B6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39F4B92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7C7086F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3F7154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672F57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F00F6B"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48C440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141A975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5B2B989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289284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52DBF7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5BA7489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3B98229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F60735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340639A"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839BE5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A48270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0E61C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BCA038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4FF5618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13AA4C1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0735A0A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15421E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235C08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328A2F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8FF902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F490BA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05098A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2EFC0A3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1621B76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2684D7B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5D281B9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3A685D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66A90C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14026A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518067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5BD2B1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552A321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4ED03E5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25F5AE3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EF6993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6B7338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D40299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18963F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CE000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FE511C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21E88A7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115ACE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679735C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3D3B9D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56093DE"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515910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698A2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6E6582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DD1BE4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327D239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05CA955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47CF393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583C81C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C8C6CE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23ABC0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24B1CE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06A16A2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972C4B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42F0A8A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258397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4453A70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696D6B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44A8F66"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B6BFE1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8FEACF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3F457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F57F09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2BB5CA5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781F49C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35D8A7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D82FDD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B82D9B"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BBA683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3C650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CFC00E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ABC60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7BD0E3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AD813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3E6757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201F120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550E777" w14:textId="77777777"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4BCC893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00B8B35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8C3BD9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84DD05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7C3E16D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74FECDE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E2F1AA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5F36934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3034C6A"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0976F5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C97984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EBA9C2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806AB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12F184B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567D378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1CC8D2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4441367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BDD7B3"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D08C8F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5137F6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80A948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8F145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2B166B7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1625F12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48A02F3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2EEAB69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4D33E0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6FEB73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4C735F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96ED43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BCF5F4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6D87DE5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1069B9D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430B98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0F3D7A4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D6CC7B3"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1362B5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2998A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4D0FAC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032920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2F1893D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5CECB0F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7F4EDB3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0E7CBD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4886B1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080B91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54913C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F8969A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5A6FEC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028869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46487FA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66561EC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CD46B2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783507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3B1E36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6CE26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0E3614B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BC634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0DCCB84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01C6676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33793AE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5B5135E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C1FCED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B4E40B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415213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A917E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7078EC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27FC49A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14A310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4ECAF62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61ED39B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58D46D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7E480B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42B1D6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513333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C9F723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1BED36D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765CC86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608178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28DB16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4CCA8C7"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A73BF1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575FB2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7A30799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0B60D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533EE07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2E36989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7F87A9E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E2CD82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0DA7B0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8AE9C8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B6B5F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5707C7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76279C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27E69DC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553F0CD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6EDC8D7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4377122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96CADE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959369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E8F078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1FCDD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F293D4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6C2083C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366CC2D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057A64B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362449A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9FF5EAB"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4DFA86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34D436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762080A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7F4F27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6B06B10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7AC2EFD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377632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795CCF3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2A6E2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BCF8F0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4AECB5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0BCCE7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6493B4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2273749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424CEF2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1C80197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68ED99D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885DED8"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2C3067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EDC092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A57012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6D4A1B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464CD4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0C74B55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745E83A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5EB596B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E330CB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77CADB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2207E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1595CD0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EE79AE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062D5D9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156C380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73AD698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5C080A6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762BE84"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233D35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3EFD4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0877CB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8C9206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46EBC1D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5D77389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41C274C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3CE8072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B831BA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FC7DB0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129CEA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EA420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4F3BA1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553703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3A88B5B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29AF15E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2336E7A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C671A8B" w14:textId="77777777"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0A7202E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52E5A7B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F60DF5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265ED9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2B58AEE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043A566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4D1113F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76582DD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C62E3F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8D047D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608CB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026C1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FF9B00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08E3F3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2BEF73F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1C40A07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0E249B4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FE2CD86"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AF3477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08E25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DFFC1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0D7126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35EA435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77269B2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1F1BF22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F2C3CE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D66C57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AB2670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92780F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B8B3C2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78F75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159753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6962650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7ECA3A5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4EB992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F29069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3EFA4A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B8D736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C91790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3DC10D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6C7F4DD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6ADA185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4BE540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727F802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5E4A46"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5543D9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BCC963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2AC72B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CB96DC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50B57E6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5DBE183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60B3F30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E1F6C1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0652B5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43D9A1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A4CBE7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D32D25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1BC0C8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263A58D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276FCF6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773BCD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4B32EF1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682000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448C2F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66C928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3E87E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FF1A07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03A5910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01B9A24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4993EE8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54E6709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C0A1BD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ADBF26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F05D9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A4479A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FFC9E5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7952534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652B4E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0DF396A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2B45B0B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77AED8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1F6701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5636F05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4AFB04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30A1F6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2663B88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5AAB653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7C56DC1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0A74565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B9991B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D789BA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6F95FD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7DF929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70703D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032A50C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0969B2B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36F9065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6285CA8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C211B01"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D15AF3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3EF66C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247016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90D210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67B929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457D5F1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75B6025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29ED197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1B6A888"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76C31F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CC4976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0CF24F9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6E464F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430337E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6D841AF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00A65B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64A15A6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7F79B7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114F20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96252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A1B1F0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D81562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15D332D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62525B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0C7E4EC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CA7E13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15CBAE"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83396C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E2BE52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501C32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FA7C64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626E13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33EF8FB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0868198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2CDB433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F77523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9A0F6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44CB86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E4B422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83599E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1B5CF9C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58E6DAC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2B63C07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3C3FD5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2AF42D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8A511F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FAF305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EDE138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8A01C8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2174267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7FF463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5D9AB94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71F7D08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DBC7A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A88317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5DE27C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A8C1B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31BEA0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60ED43D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0950654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6C4A1A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4B07FAE6" w14:textId="77777777" w:rsidR="000600B7" w:rsidRDefault="00056389">
      <w:pPr>
        <w:rPr>
          <w:szCs w:val="24"/>
        </w:rPr>
      </w:pPr>
      <w:commentRangeStart w:id="231"/>
      <w:r>
        <w:rPr>
          <w:rFonts w:hint="eastAsia"/>
          <w:b/>
          <w:szCs w:val="24"/>
        </w:rPr>
        <w:lastRenderedPageBreak/>
        <w:t xml:space="preserve">Table S3. </w:t>
      </w:r>
      <w:commentRangeEnd w:id="231"/>
      <w:r w:rsidR="00786446">
        <w:rPr>
          <w:rStyle w:val="a5"/>
        </w:rPr>
        <w:commentReference w:id="231"/>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0C312F63" w14:textId="77777777"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00B7" w14:paraId="3067B69E"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55F396AC" w14:textId="77777777"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7CE816AD" w14:textId="77777777"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6EBAF503" w14:textId="77777777"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15567232" w14:textId="77777777" w:rsidR="000600B7" w:rsidRDefault="00056389">
            <w:pPr>
              <w:spacing w:line="240" w:lineRule="auto"/>
              <w:jc w:val="center"/>
              <w:rPr>
                <w:sz w:val="24"/>
                <w:szCs w:val="24"/>
              </w:rPr>
            </w:pPr>
            <w:r>
              <w:rPr>
                <w:rFonts w:hint="eastAsia"/>
                <w:sz w:val="24"/>
                <w:szCs w:val="24"/>
              </w:rPr>
              <w:t>Year 2019</w:t>
            </w:r>
          </w:p>
        </w:tc>
      </w:tr>
      <w:tr w:rsidR="000600B7" w14:paraId="00D99228" w14:textId="77777777">
        <w:trPr>
          <w:trHeight w:hRule="exact" w:val="461"/>
        </w:trPr>
        <w:tc>
          <w:tcPr>
            <w:tcW w:w="1821" w:type="pct"/>
            <w:shd w:val="clear" w:color="auto" w:fill="auto"/>
            <w:tcMar>
              <w:top w:w="80" w:type="dxa"/>
              <w:left w:w="80" w:type="dxa"/>
              <w:bottom w:w="80" w:type="dxa"/>
              <w:right w:w="80" w:type="dxa"/>
            </w:tcMar>
            <w:vAlign w:val="center"/>
          </w:tcPr>
          <w:p w14:paraId="15D585B2"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3B76BD47" w14:textId="77777777"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55482ECC" w14:textId="77777777"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4D38386D" w14:textId="77777777" w:rsidR="000600B7" w:rsidRDefault="00056389">
            <w:pPr>
              <w:jc w:val="center"/>
              <w:textAlignment w:val="center"/>
              <w:rPr>
                <w:sz w:val="24"/>
                <w:szCs w:val="24"/>
              </w:rPr>
            </w:pPr>
            <w:r>
              <w:rPr>
                <w:rFonts w:eastAsia="SimSun" w:cs="Arial"/>
                <w:sz w:val="24"/>
                <w:szCs w:val="24"/>
                <w:lang w:eastAsia="zh-CN"/>
              </w:rPr>
              <w:t>69.7%</w:t>
            </w:r>
          </w:p>
        </w:tc>
      </w:tr>
      <w:tr w:rsidR="000600B7" w14:paraId="3D894096" w14:textId="77777777">
        <w:trPr>
          <w:trHeight w:hRule="exact" w:val="461"/>
        </w:trPr>
        <w:tc>
          <w:tcPr>
            <w:tcW w:w="1821" w:type="pct"/>
            <w:shd w:val="clear" w:color="auto" w:fill="auto"/>
            <w:tcMar>
              <w:top w:w="80" w:type="dxa"/>
              <w:left w:w="80" w:type="dxa"/>
              <w:bottom w:w="80" w:type="dxa"/>
              <w:right w:w="80" w:type="dxa"/>
            </w:tcMar>
            <w:vAlign w:val="center"/>
          </w:tcPr>
          <w:p w14:paraId="35C8B2DE"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6F82BA2D" w14:textId="77777777"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052D3940" w14:textId="77777777"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32FA0B1E" w14:textId="77777777" w:rsidR="000600B7" w:rsidRDefault="00056389">
            <w:pPr>
              <w:jc w:val="center"/>
              <w:textAlignment w:val="center"/>
              <w:rPr>
                <w:sz w:val="24"/>
                <w:szCs w:val="24"/>
              </w:rPr>
            </w:pPr>
            <w:r>
              <w:rPr>
                <w:rFonts w:eastAsia="SimSun" w:cs="Arial"/>
                <w:sz w:val="24"/>
                <w:szCs w:val="24"/>
                <w:lang w:eastAsia="zh-CN"/>
              </w:rPr>
              <w:t>25.4%</w:t>
            </w:r>
          </w:p>
        </w:tc>
      </w:tr>
      <w:tr w:rsidR="000600B7" w14:paraId="6DF838E2" w14:textId="77777777">
        <w:trPr>
          <w:trHeight w:hRule="exact" w:val="461"/>
        </w:trPr>
        <w:tc>
          <w:tcPr>
            <w:tcW w:w="1821" w:type="pct"/>
            <w:shd w:val="clear" w:color="auto" w:fill="auto"/>
            <w:tcMar>
              <w:top w:w="80" w:type="dxa"/>
              <w:left w:w="80" w:type="dxa"/>
              <w:bottom w:w="80" w:type="dxa"/>
              <w:right w:w="80" w:type="dxa"/>
            </w:tcMar>
            <w:vAlign w:val="center"/>
          </w:tcPr>
          <w:p w14:paraId="557F874B"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1876290E" w14:textId="77777777"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0811CBA4" w14:textId="77777777"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2DBE05FB" w14:textId="77777777" w:rsidR="000600B7" w:rsidRDefault="00056389">
            <w:pPr>
              <w:jc w:val="center"/>
              <w:textAlignment w:val="center"/>
              <w:rPr>
                <w:sz w:val="24"/>
                <w:szCs w:val="24"/>
              </w:rPr>
            </w:pPr>
            <w:r>
              <w:rPr>
                <w:rFonts w:eastAsia="SimSun" w:cs="Arial"/>
                <w:sz w:val="24"/>
                <w:szCs w:val="24"/>
                <w:lang w:eastAsia="zh-CN"/>
              </w:rPr>
              <w:t>1.3%</w:t>
            </w:r>
          </w:p>
        </w:tc>
      </w:tr>
      <w:tr w:rsidR="000600B7" w14:paraId="5A7E3F88" w14:textId="77777777">
        <w:trPr>
          <w:trHeight w:hRule="exact" w:val="461"/>
        </w:trPr>
        <w:tc>
          <w:tcPr>
            <w:tcW w:w="1821" w:type="pct"/>
            <w:shd w:val="clear" w:color="auto" w:fill="auto"/>
            <w:tcMar>
              <w:top w:w="80" w:type="dxa"/>
              <w:left w:w="80" w:type="dxa"/>
              <w:bottom w:w="80" w:type="dxa"/>
              <w:right w:w="80" w:type="dxa"/>
            </w:tcMar>
            <w:vAlign w:val="center"/>
          </w:tcPr>
          <w:p w14:paraId="66AB39F9"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51DBF9AC" w14:textId="77777777"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7F060AC1" w14:textId="77777777"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25D79510" w14:textId="77777777" w:rsidR="000600B7" w:rsidRDefault="00056389">
            <w:pPr>
              <w:jc w:val="center"/>
              <w:textAlignment w:val="center"/>
              <w:rPr>
                <w:sz w:val="24"/>
                <w:szCs w:val="24"/>
              </w:rPr>
            </w:pPr>
            <w:r>
              <w:rPr>
                <w:rFonts w:eastAsia="SimSun" w:cs="Arial"/>
                <w:sz w:val="24"/>
                <w:szCs w:val="24"/>
                <w:lang w:eastAsia="zh-CN"/>
              </w:rPr>
              <w:t>0.8%</w:t>
            </w:r>
          </w:p>
        </w:tc>
      </w:tr>
      <w:tr w:rsidR="000600B7" w14:paraId="0B488EF8" w14:textId="77777777">
        <w:trPr>
          <w:trHeight w:hRule="exact" w:val="461"/>
        </w:trPr>
        <w:tc>
          <w:tcPr>
            <w:tcW w:w="1821" w:type="pct"/>
            <w:shd w:val="clear" w:color="auto" w:fill="auto"/>
            <w:tcMar>
              <w:top w:w="80" w:type="dxa"/>
              <w:left w:w="80" w:type="dxa"/>
              <w:bottom w:w="80" w:type="dxa"/>
              <w:right w:w="80" w:type="dxa"/>
            </w:tcMar>
            <w:vAlign w:val="center"/>
          </w:tcPr>
          <w:p w14:paraId="38583181" w14:textId="77777777"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2A6FE753" w14:textId="77777777"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220A1D3E" w14:textId="77777777"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79108EF0" w14:textId="77777777" w:rsidR="000600B7" w:rsidRDefault="00056389">
            <w:pPr>
              <w:jc w:val="center"/>
              <w:textAlignment w:val="center"/>
              <w:rPr>
                <w:sz w:val="24"/>
                <w:szCs w:val="24"/>
              </w:rPr>
            </w:pPr>
            <w:r>
              <w:rPr>
                <w:rFonts w:eastAsia="SimSun" w:cs="Arial"/>
                <w:sz w:val="24"/>
                <w:szCs w:val="24"/>
                <w:lang w:eastAsia="zh-CN"/>
              </w:rPr>
              <w:t>2.8%</w:t>
            </w:r>
          </w:p>
        </w:tc>
      </w:tr>
      <w:tr w:rsidR="000600B7" w14:paraId="62449B66" w14:textId="77777777">
        <w:trPr>
          <w:trHeight w:hRule="exact" w:val="461"/>
        </w:trPr>
        <w:tc>
          <w:tcPr>
            <w:tcW w:w="1821" w:type="pct"/>
            <w:shd w:val="clear" w:color="auto" w:fill="auto"/>
            <w:tcMar>
              <w:top w:w="80" w:type="dxa"/>
              <w:left w:w="80" w:type="dxa"/>
              <w:bottom w:w="80" w:type="dxa"/>
              <w:right w:w="80" w:type="dxa"/>
            </w:tcMar>
            <w:vAlign w:val="center"/>
          </w:tcPr>
          <w:p w14:paraId="79A16448" w14:textId="77777777"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3F911418" w14:textId="77777777"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3BBCB2F6" w14:textId="77777777"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512A63D4" w14:textId="77777777" w:rsidR="000600B7" w:rsidRDefault="00056389">
            <w:pPr>
              <w:spacing w:line="240" w:lineRule="auto"/>
              <w:jc w:val="center"/>
              <w:rPr>
                <w:sz w:val="24"/>
                <w:szCs w:val="24"/>
              </w:rPr>
            </w:pPr>
            <w:r>
              <w:rPr>
                <w:sz w:val="24"/>
                <w:szCs w:val="24"/>
              </w:rPr>
              <w:t>100%</w:t>
            </w:r>
          </w:p>
        </w:tc>
      </w:tr>
    </w:tbl>
    <w:p w14:paraId="7D0A7AA8" w14:textId="77777777" w:rsidR="000600B7" w:rsidRDefault="000600B7">
      <w:pPr>
        <w:spacing w:line="480" w:lineRule="auto"/>
        <w:rPr>
          <w:b/>
          <w:szCs w:val="24"/>
        </w:rPr>
      </w:pPr>
    </w:p>
    <w:p w14:paraId="161080BC" w14:textId="77777777"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00B7" w14:paraId="4D77E10D"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12276FF6" w14:textId="77777777"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0DFEE4AC" w14:textId="77777777"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069745B9" w14:textId="77777777"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745A7643" w14:textId="77777777" w:rsidR="000600B7" w:rsidRDefault="00056389">
            <w:pPr>
              <w:spacing w:line="240" w:lineRule="auto"/>
              <w:jc w:val="center"/>
              <w:rPr>
                <w:sz w:val="24"/>
                <w:szCs w:val="24"/>
              </w:rPr>
            </w:pPr>
            <w:r>
              <w:rPr>
                <w:rFonts w:hint="eastAsia"/>
                <w:sz w:val="24"/>
                <w:szCs w:val="24"/>
              </w:rPr>
              <w:t>Year 2019</w:t>
            </w:r>
          </w:p>
        </w:tc>
      </w:tr>
      <w:tr w:rsidR="000600B7" w14:paraId="3C4D066A" w14:textId="77777777">
        <w:trPr>
          <w:trHeight w:hRule="exact" w:val="461"/>
        </w:trPr>
        <w:tc>
          <w:tcPr>
            <w:tcW w:w="1808" w:type="pct"/>
            <w:shd w:val="clear" w:color="auto" w:fill="auto"/>
            <w:tcMar>
              <w:top w:w="80" w:type="dxa"/>
              <w:left w:w="80" w:type="dxa"/>
              <w:bottom w:w="80" w:type="dxa"/>
              <w:right w:w="80" w:type="dxa"/>
            </w:tcMar>
            <w:vAlign w:val="center"/>
          </w:tcPr>
          <w:p w14:paraId="0B017B2E"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52DF43D0" w14:textId="77777777"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5A3973ED" w14:textId="77777777"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6921447B" w14:textId="77777777" w:rsidR="000600B7" w:rsidRDefault="00056389">
            <w:pPr>
              <w:jc w:val="center"/>
              <w:textAlignment w:val="center"/>
              <w:rPr>
                <w:sz w:val="24"/>
                <w:szCs w:val="24"/>
              </w:rPr>
            </w:pPr>
            <w:r>
              <w:rPr>
                <w:rFonts w:eastAsia="SimSun" w:cs="Arial"/>
                <w:sz w:val="24"/>
                <w:szCs w:val="24"/>
                <w:lang w:eastAsia="zh-CN"/>
              </w:rPr>
              <w:t>83.5%</w:t>
            </w:r>
          </w:p>
        </w:tc>
      </w:tr>
      <w:tr w:rsidR="000600B7" w14:paraId="26290E9A" w14:textId="77777777">
        <w:trPr>
          <w:trHeight w:hRule="exact" w:val="461"/>
        </w:trPr>
        <w:tc>
          <w:tcPr>
            <w:tcW w:w="1808" w:type="pct"/>
            <w:shd w:val="clear" w:color="auto" w:fill="auto"/>
            <w:tcMar>
              <w:top w:w="80" w:type="dxa"/>
              <w:left w:w="80" w:type="dxa"/>
              <w:bottom w:w="80" w:type="dxa"/>
              <w:right w:w="80" w:type="dxa"/>
            </w:tcMar>
            <w:vAlign w:val="center"/>
          </w:tcPr>
          <w:p w14:paraId="71FBE147"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66FE59A6" w14:textId="77777777"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46C2350F" w14:textId="77777777"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237A4EAD" w14:textId="77777777" w:rsidR="000600B7" w:rsidRDefault="00056389">
            <w:pPr>
              <w:jc w:val="center"/>
              <w:textAlignment w:val="center"/>
              <w:rPr>
                <w:sz w:val="24"/>
                <w:szCs w:val="24"/>
              </w:rPr>
            </w:pPr>
            <w:r>
              <w:rPr>
                <w:rFonts w:eastAsia="SimSun" w:cs="Arial"/>
                <w:sz w:val="24"/>
                <w:szCs w:val="24"/>
                <w:lang w:eastAsia="zh-CN"/>
              </w:rPr>
              <w:t>6.2%</w:t>
            </w:r>
          </w:p>
        </w:tc>
      </w:tr>
      <w:tr w:rsidR="000600B7" w14:paraId="6703B888" w14:textId="77777777">
        <w:trPr>
          <w:trHeight w:hRule="exact" w:val="461"/>
        </w:trPr>
        <w:tc>
          <w:tcPr>
            <w:tcW w:w="1808" w:type="pct"/>
            <w:shd w:val="clear" w:color="auto" w:fill="auto"/>
            <w:tcMar>
              <w:top w:w="80" w:type="dxa"/>
              <w:left w:w="80" w:type="dxa"/>
              <w:bottom w:w="80" w:type="dxa"/>
              <w:right w:w="80" w:type="dxa"/>
            </w:tcMar>
            <w:vAlign w:val="center"/>
          </w:tcPr>
          <w:p w14:paraId="1021F5ED"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01E43F9F"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2C6964EB" w14:textId="77777777"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62516104" w14:textId="77777777" w:rsidR="000600B7" w:rsidRDefault="00056389">
            <w:pPr>
              <w:jc w:val="center"/>
              <w:textAlignment w:val="center"/>
              <w:rPr>
                <w:sz w:val="24"/>
                <w:szCs w:val="24"/>
              </w:rPr>
            </w:pPr>
            <w:r>
              <w:rPr>
                <w:rFonts w:eastAsia="SimSun" w:cs="Arial"/>
                <w:sz w:val="24"/>
                <w:szCs w:val="24"/>
                <w:lang w:eastAsia="zh-CN"/>
              </w:rPr>
              <w:t>4.1%</w:t>
            </w:r>
          </w:p>
        </w:tc>
      </w:tr>
      <w:tr w:rsidR="000600B7" w14:paraId="6B27FE38" w14:textId="77777777">
        <w:trPr>
          <w:trHeight w:hRule="exact" w:val="461"/>
        </w:trPr>
        <w:tc>
          <w:tcPr>
            <w:tcW w:w="1808" w:type="pct"/>
            <w:shd w:val="clear" w:color="auto" w:fill="auto"/>
            <w:tcMar>
              <w:top w:w="80" w:type="dxa"/>
              <w:left w:w="80" w:type="dxa"/>
              <w:bottom w:w="80" w:type="dxa"/>
              <w:right w:w="80" w:type="dxa"/>
            </w:tcMar>
            <w:vAlign w:val="center"/>
          </w:tcPr>
          <w:p w14:paraId="14CB30B2"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5217D6BC" w14:textId="77777777"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7795BB5E" w14:textId="77777777"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4641F385" w14:textId="77777777" w:rsidR="000600B7" w:rsidRDefault="00056389">
            <w:pPr>
              <w:jc w:val="center"/>
              <w:textAlignment w:val="center"/>
              <w:rPr>
                <w:sz w:val="24"/>
                <w:szCs w:val="24"/>
              </w:rPr>
            </w:pPr>
            <w:r>
              <w:rPr>
                <w:rFonts w:eastAsia="SimSun" w:cs="Arial"/>
                <w:sz w:val="24"/>
                <w:szCs w:val="24"/>
                <w:lang w:eastAsia="zh-CN"/>
              </w:rPr>
              <w:t>4.5%</w:t>
            </w:r>
          </w:p>
        </w:tc>
      </w:tr>
      <w:tr w:rsidR="000600B7" w14:paraId="75C2B611" w14:textId="77777777">
        <w:trPr>
          <w:trHeight w:hRule="exact" w:val="461"/>
        </w:trPr>
        <w:tc>
          <w:tcPr>
            <w:tcW w:w="1808" w:type="pct"/>
            <w:shd w:val="clear" w:color="auto" w:fill="auto"/>
            <w:tcMar>
              <w:top w:w="80" w:type="dxa"/>
              <w:left w:w="80" w:type="dxa"/>
              <w:bottom w:w="80" w:type="dxa"/>
              <w:right w:w="80" w:type="dxa"/>
            </w:tcMar>
            <w:vAlign w:val="center"/>
          </w:tcPr>
          <w:p w14:paraId="7850A06D" w14:textId="77777777"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48277FFD"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2E65F9A2" w14:textId="77777777"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192684D6" w14:textId="77777777" w:rsidR="000600B7" w:rsidRDefault="00056389">
            <w:pPr>
              <w:jc w:val="center"/>
              <w:textAlignment w:val="center"/>
              <w:rPr>
                <w:sz w:val="24"/>
                <w:szCs w:val="24"/>
              </w:rPr>
            </w:pPr>
            <w:r>
              <w:rPr>
                <w:rFonts w:eastAsia="SimSun" w:cs="Arial"/>
                <w:sz w:val="24"/>
                <w:szCs w:val="24"/>
                <w:lang w:eastAsia="zh-CN"/>
              </w:rPr>
              <w:t>1.7%</w:t>
            </w:r>
          </w:p>
        </w:tc>
      </w:tr>
      <w:tr w:rsidR="000600B7" w14:paraId="1DEF93C8" w14:textId="77777777">
        <w:trPr>
          <w:trHeight w:hRule="exact" w:val="461"/>
        </w:trPr>
        <w:tc>
          <w:tcPr>
            <w:tcW w:w="1808" w:type="pct"/>
            <w:shd w:val="clear" w:color="auto" w:fill="auto"/>
            <w:tcMar>
              <w:top w:w="80" w:type="dxa"/>
              <w:left w:w="80" w:type="dxa"/>
              <w:bottom w:w="80" w:type="dxa"/>
              <w:right w:w="80" w:type="dxa"/>
            </w:tcMar>
            <w:vAlign w:val="center"/>
          </w:tcPr>
          <w:p w14:paraId="49CFB072" w14:textId="77777777"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3FB0F26F" w14:textId="77777777"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0251712F" w14:textId="77777777"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096FB7EC" w14:textId="77777777" w:rsidR="000600B7" w:rsidRDefault="00056389">
            <w:pPr>
              <w:spacing w:line="240" w:lineRule="auto"/>
              <w:jc w:val="center"/>
              <w:rPr>
                <w:sz w:val="24"/>
                <w:szCs w:val="24"/>
              </w:rPr>
            </w:pPr>
            <w:r>
              <w:rPr>
                <w:sz w:val="24"/>
                <w:szCs w:val="24"/>
              </w:rPr>
              <w:t>100%</w:t>
            </w:r>
          </w:p>
        </w:tc>
      </w:tr>
    </w:tbl>
    <w:p w14:paraId="0B052F39" w14:textId="77777777" w:rsidR="000600B7" w:rsidRDefault="000600B7">
      <w:pPr>
        <w:spacing w:line="480" w:lineRule="auto"/>
        <w:rPr>
          <w:b/>
          <w:color w:val="FF0000"/>
          <w:szCs w:val="24"/>
        </w:rPr>
      </w:pPr>
    </w:p>
    <w:p w14:paraId="60F1648D" w14:textId="77777777" w:rsidR="000600B7" w:rsidRDefault="00056389">
      <w:pPr>
        <w:jc w:val="center"/>
        <w:rPr>
          <w:color w:val="FF0000"/>
        </w:rPr>
      </w:pPr>
      <w:r>
        <w:rPr>
          <w:noProof/>
          <w:color w:val="FF0000"/>
        </w:rPr>
        <w:lastRenderedPageBreak/>
        <w:drawing>
          <wp:inline distT="0" distB="0" distL="0" distR="0" wp14:anchorId="08072A03" wp14:editId="15E36007">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4EE7A317" wp14:editId="27688C3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70D6D750" wp14:editId="7D0F1C02">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p>
    <w:p w14:paraId="27AB5851" w14:textId="77777777"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7367EA8C" w14:textId="77777777" w:rsidR="000600B7" w:rsidRDefault="00056389">
      <w:pPr>
        <w:rPr>
          <w:sz w:val="24"/>
          <w:szCs w:val="24"/>
        </w:rPr>
      </w:pPr>
      <w:r>
        <w:rPr>
          <w:sz w:val="24"/>
          <w:szCs w:val="24"/>
        </w:rPr>
        <w:br w:type="page"/>
      </w:r>
    </w:p>
    <w:p w14:paraId="749DF5DE" w14:textId="77777777" w:rsidR="000600B7" w:rsidRDefault="00056389">
      <w:pPr>
        <w:rPr>
          <w:b/>
          <w:sz w:val="24"/>
          <w:szCs w:val="24"/>
        </w:rPr>
      </w:pPr>
      <w:r>
        <w:rPr>
          <w:rFonts w:hint="eastAsia"/>
          <w:b/>
          <w:noProof/>
          <w:sz w:val="24"/>
          <w:szCs w:val="24"/>
        </w:rPr>
        <w:lastRenderedPageBreak/>
        <w:drawing>
          <wp:inline distT="0" distB="0" distL="0" distR="0" wp14:anchorId="47B273FC" wp14:editId="24185CBF">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6AEE2CF9" w14:textId="77777777" w:rsidR="000600B7" w:rsidRDefault="0005638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14:paraId="4E4038E1" w14:textId="77777777" w:rsidR="000600B7" w:rsidRDefault="00056389">
      <w:pPr>
        <w:rPr>
          <w:sz w:val="24"/>
          <w:szCs w:val="24"/>
        </w:rPr>
      </w:pPr>
      <w:r>
        <w:rPr>
          <w:sz w:val="24"/>
          <w:szCs w:val="24"/>
        </w:rPr>
        <w:br w:type="page"/>
      </w:r>
    </w:p>
    <w:p w14:paraId="10D2E349" w14:textId="77777777" w:rsidR="000600B7" w:rsidRDefault="00056389">
      <w:pPr>
        <w:jc w:val="center"/>
        <w:rPr>
          <w:b/>
          <w:bCs/>
          <w:color w:val="FF0000"/>
        </w:rPr>
      </w:pPr>
      <w:r>
        <w:rPr>
          <w:rFonts w:hint="eastAsia"/>
          <w:b/>
          <w:bCs/>
          <w:color w:val="FF0000"/>
        </w:rPr>
        <w:lastRenderedPageBreak/>
        <w:t>Appendix S2</w:t>
      </w:r>
    </w:p>
    <w:p w14:paraId="05662F4E" w14:textId="77777777" w:rsidR="000600B7" w:rsidRDefault="00056389">
      <w:pPr>
        <w:rPr>
          <w:color w:val="FF0000"/>
        </w:rPr>
      </w:pPr>
      <w:r>
        <w:rPr>
          <w:rFonts w:hint="eastAsia"/>
          <w:color w:val="FF0000"/>
        </w:rPr>
        <w:t>Methods</w:t>
      </w:r>
      <w:r>
        <w:rPr>
          <w:rFonts w:cs="Arial"/>
          <w:color w:val="FF0000"/>
        </w:rPr>
        <w:t>—</w:t>
      </w:r>
      <w:r>
        <w:rPr>
          <w:rFonts w:hint="eastAsia"/>
          <w:color w:val="FF0000"/>
        </w:rPr>
        <w:t>feeding experiment of spiders</w:t>
      </w:r>
    </w:p>
    <w:p w14:paraId="3C317743" w14:textId="110F4EFA" w:rsidR="000600B7" w:rsidRDefault="000600B7">
      <w:pPr>
        <w:rPr>
          <w:color w:val="FF0000"/>
        </w:rPr>
      </w:pPr>
    </w:p>
    <w:sectPr w:rsidR="000600B7" w:rsidSect="000600B7">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K NTU" w:date="2021-10-14T14:47:00Z" w:initials="CK NTU">
    <w:p w14:paraId="377BB308" w14:textId="77777777" w:rsidR="00B55893" w:rsidRDefault="00B55893">
      <w:pPr>
        <w:pStyle w:val="a6"/>
      </w:pPr>
      <w:r>
        <w:t>Update after we finish the Discussion.</w:t>
      </w:r>
    </w:p>
  </w:comment>
  <w:comment w:id="44" w:author="CK NTU" w:date="2021-09-16T10:43:00Z" w:initials="CK NTU">
    <w:p w14:paraId="1F901A1E" w14:textId="7B3549F5" w:rsidR="00B55893" w:rsidRDefault="00B55893">
      <w:pPr>
        <w:pStyle w:val="a6"/>
      </w:pPr>
      <w:r>
        <w:t>Contrary to our analysis in abiotic and biotic factors? Yes, our analysis did not support this.</w:t>
      </w:r>
    </w:p>
  </w:comment>
  <w:comment w:id="231" w:author="CK NTU" w:date="2021-11-17T10:19:00Z" w:initials="CK NTU">
    <w:p w14:paraId="7646AD10" w14:textId="77777777" w:rsidR="00B55893" w:rsidRDefault="00B55893">
      <w:pPr>
        <w:pStyle w:val="a6"/>
      </w:pPr>
      <w:r>
        <w:rPr>
          <w:rStyle w:val="a5"/>
        </w:rPr>
        <w:annotationRef/>
      </w:r>
      <w:r>
        <w:t>1) Yearly variation at a stage (e.g, leaf hoppers 2017-2019)</w:t>
      </w:r>
    </w:p>
    <w:p w14:paraId="106A398C" w14:textId="77777777" w:rsidR="00B55893" w:rsidRDefault="00B55893">
      <w:pPr>
        <w:pStyle w:val="a6"/>
      </w:pPr>
      <w:r>
        <w:t>2) Generally increased in leaf hoppers toward ripening stage (e.g., 2017-2019), but decreased in planthoppers</w:t>
      </w:r>
      <w:r>
        <w:rPr>
          <w:rFonts w:hint="eastAsia"/>
        </w:rPr>
        <w:t>.</w:t>
      </w: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7BB308" w15:done="0"/>
  <w15:commentEx w15:paraId="1F901A1E" w15:done="0"/>
  <w15:commentEx w15:paraId="106A398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89BE9" w14:textId="77777777" w:rsidR="00A403B5" w:rsidRDefault="00A403B5">
      <w:pPr>
        <w:spacing w:line="240" w:lineRule="auto"/>
      </w:pPr>
      <w:r>
        <w:separator/>
      </w:r>
    </w:p>
  </w:endnote>
  <w:endnote w:type="continuationSeparator" w:id="0">
    <w:p w14:paraId="57B09C84" w14:textId="77777777" w:rsidR="00A403B5" w:rsidRDefault="00A40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40C190DF" w14:textId="7E746C51" w:rsidR="00B55893" w:rsidRDefault="00B55893">
        <w:pPr>
          <w:pStyle w:val="aa"/>
          <w:jc w:val="center"/>
        </w:pPr>
        <w:r>
          <w:fldChar w:fldCharType="begin"/>
        </w:r>
        <w:r>
          <w:instrText xml:space="preserve"> PAGE   \* MERGEFORMAT </w:instrText>
        </w:r>
        <w:r>
          <w:fldChar w:fldCharType="separate"/>
        </w:r>
        <w:r w:rsidR="005C6BF7" w:rsidRPr="005C6BF7">
          <w:rPr>
            <w:noProof/>
            <w:lang w:val="zh-TW"/>
          </w:rPr>
          <w:t>27</w:t>
        </w:r>
        <w:r>
          <w:rPr>
            <w:lang w:val="zh-TW"/>
          </w:rPr>
          <w:fldChar w:fldCharType="end"/>
        </w:r>
      </w:p>
    </w:sdtContent>
  </w:sdt>
  <w:p w14:paraId="5CDF8CFB" w14:textId="77777777" w:rsidR="00B55893" w:rsidRDefault="00B55893">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5CBE0" w14:textId="77777777" w:rsidR="00A403B5" w:rsidRDefault="00A403B5">
      <w:pPr>
        <w:spacing w:after="0"/>
      </w:pPr>
      <w:r>
        <w:separator/>
      </w:r>
    </w:p>
  </w:footnote>
  <w:footnote w:type="continuationSeparator" w:id="0">
    <w:p w14:paraId="75A69B55" w14:textId="77777777" w:rsidR="00A403B5" w:rsidRDefault="00A403B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a9tdf5ptxsr1ex5t7x9av4z2zfr0vx0dev&quot;&gt;My EndNote library 2017&lt;record-ids&gt;&lt;item&gt;392&lt;/item&gt;&lt;item&gt;758&lt;/item&gt;&lt;item&gt;798&lt;/item&gt;&lt;item&gt;799&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5CC6"/>
    <w:rsid w:val="0015619F"/>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FBD"/>
    <w:rsid w:val="00426FEB"/>
    <w:rsid w:val="004308EA"/>
    <w:rsid w:val="00430CA6"/>
    <w:rsid w:val="004328AE"/>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71F7E"/>
    <w:rsid w:val="00472E1E"/>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BF7"/>
    <w:rsid w:val="005C6C11"/>
    <w:rsid w:val="005D0078"/>
    <w:rsid w:val="005D2A99"/>
    <w:rsid w:val="005D3C97"/>
    <w:rsid w:val="005D3DA3"/>
    <w:rsid w:val="005D416F"/>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130A"/>
    <w:rsid w:val="008626FD"/>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3078"/>
    <w:rsid w:val="00AA423F"/>
    <w:rsid w:val="00AA4B23"/>
    <w:rsid w:val="00AA5317"/>
    <w:rsid w:val="00AA70D3"/>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057"/>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7BF8"/>
    <w:rsid w:val="00E67FE6"/>
    <w:rsid w:val="00E70DC6"/>
    <w:rsid w:val="00E74706"/>
    <w:rsid w:val="00E74D14"/>
    <w:rsid w:val="00E7505D"/>
    <w:rsid w:val="00E750F2"/>
    <w:rsid w:val="00E7592F"/>
    <w:rsid w:val="00E76641"/>
    <w:rsid w:val="00E76CAC"/>
    <w:rsid w:val="00E80244"/>
    <w:rsid w:val="00E809D4"/>
    <w:rsid w:val="00E811F0"/>
    <w:rsid w:val="00E822FE"/>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834EE"/>
  <w15:docId w15:val="{D467766A-D932-4D3E-978F-838F4169A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5ACB6A-3649-49E6-B36D-4072F1356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47</Pages>
  <Words>17020</Words>
  <Characters>97014</Characters>
  <Application>Microsoft Office Word</Application>
  <DocSecurity>0</DocSecurity>
  <Lines>808</Lines>
  <Paragraphs>227</Paragraphs>
  <ScaleCrop>false</ScaleCrop>
  <Company>.</Company>
  <LinksUpToDate>false</LinksUpToDate>
  <CharactersWithSpaces>113807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1331</cp:revision>
  <dcterms:created xsi:type="dcterms:W3CDTF">2020-10-12T14:12:00Z</dcterms:created>
  <dcterms:modified xsi:type="dcterms:W3CDTF">2022-03-04T09:31:00Z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