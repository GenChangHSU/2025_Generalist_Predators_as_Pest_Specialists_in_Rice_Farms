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F645C5" w14:textId="77777777" w:rsidR="000600B7" w:rsidRDefault="00056389">
      <w:pPr>
        <w:jc w:val="left"/>
        <w:rPr>
          <w:b/>
          <w:color w:val="FF0000"/>
        </w:rPr>
      </w:pPr>
      <w:r>
        <w:rPr>
          <w:rFonts w:hint="eastAsia"/>
          <w:b/>
          <w:color w:val="FF0000"/>
        </w:rPr>
        <w:t>Running title</w:t>
      </w:r>
    </w:p>
    <w:p w14:paraId="48DF97BE" w14:textId="77777777" w:rsidR="000600B7" w:rsidRDefault="00056389">
      <w:pPr>
        <w:jc w:val="center"/>
        <w:rPr>
          <w:color w:val="FF0000"/>
        </w:rPr>
      </w:pPr>
      <w:r>
        <w:rPr>
          <w:rFonts w:hint="eastAsia"/>
          <w:color w:val="FF0000"/>
        </w:rPr>
        <w:t>Stable isotope analysis reveals consistent pest consumption by generalist arthropod predators (ladybeetles and spiders) in rice farms</w:t>
      </w:r>
    </w:p>
    <w:p w14:paraId="44CD338F" w14:textId="77777777" w:rsidR="000600B7" w:rsidRDefault="00056389">
      <w:pPr>
        <w:pStyle w:val="af3"/>
        <w:numPr>
          <w:ilvl w:val="0"/>
          <w:numId w:val="1"/>
        </w:numPr>
        <w:jc w:val="left"/>
        <w:rPr>
          <w:color w:val="FF0000"/>
        </w:rPr>
      </w:pPr>
      <w:r>
        <w:rPr>
          <w:color w:val="FF0000"/>
        </w:rPr>
        <w:t>A predator in need is a predator indeed</w:t>
      </w:r>
    </w:p>
    <w:p w14:paraId="0F3FBF22" w14:textId="77777777" w:rsidR="000600B7" w:rsidRDefault="00056389">
      <w:pPr>
        <w:pStyle w:val="af3"/>
        <w:numPr>
          <w:ilvl w:val="0"/>
          <w:numId w:val="1"/>
        </w:numPr>
        <w:jc w:val="left"/>
        <w:rPr>
          <w:color w:val="FF0000"/>
        </w:rPr>
      </w:pPr>
      <w:r>
        <w:rPr>
          <w:color w:val="FF0000"/>
        </w:rPr>
        <w:t>Generalist predators are specialists when things matter (during high pest density)</w:t>
      </w:r>
    </w:p>
    <w:p w14:paraId="1B942816" w14:textId="77777777" w:rsidR="000600B7" w:rsidRDefault="000600B7">
      <w:pPr>
        <w:jc w:val="left"/>
        <w:rPr>
          <w:b/>
        </w:rPr>
      </w:pPr>
    </w:p>
    <w:p w14:paraId="1DD29854" w14:textId="77777777" w:rsidR="000600B7" w:rsidRDefault="00056389">
      <w:pPr>
        <w:jc w:val="left"/>
        <w:rPr>
          <w:b/>
          <w:color w:val="FF0000"/>
        </w:rPr>
      </w:pPr>
      <w:r>
        <w:rPr>
          <w:rFonts w:hint="eastAsia"/>
          <w:b/>
          <w:color w:val="FF0000"/>
        </w:rPr>
        <w:t>Abstract</w:t>
      </w:r>
    </w:p>
    <w:p w14:paraId="332A9B2B" w14:textId="77777777"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048F937F" w14:textId="77777777"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131A1E92" w14:textId="77777777" w:rsidR="000600B7" w:rsidRDefault="000600B7">
      <w:pPr>
        <w:jc w:val="left"/>
        <w:rPr>
          <w:color w:val="FF0000"/>
        </w:rPr>
      </w:pPr>
    </w:p>
    <w:p w14:paraId="6C1379B0" w14:textId="77777777" w:rsidR="000600B7" w:rsidRDefault="00056389">
      <w:pPr>
        <w:jc w:val="left"/>
        <w:rPr>
          <w:b/>
          <w:color w:val="FF0000"/>
        </w:rPr>
      </w:pPr>
      <w:r>
        <w:rPr>
          <w:b/>
          <w:color w:val="FF0000"/>
        </w:rPr>
        <w:br w:type="page"/>
      </w:r>
    </w:p>
    <w:p w14:paraId="42304D0C" w14:textId="77777777" w:rsidR="000600B7" w:rsidRDefault="00056389">
      <w:pPr>
        <w:jc w:val="left"/>
        <w:rPr>
          <w:b/>
        </w:rPr>
      </w:pPr>
      <w:r>
        <w:rPr>
          <w:rFonts w:hint="eastAsia"/>
          <w:b/>
        </w:rPr>
        <w:lastRenderedPageBreak/>
        <w:t>Introduction</w:t>
      </w:r>
    </w:p>
    <w:p w14:paraId="5208A5CB" w14:textId="77777777"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1220F6">
        <w:fldChar w:fldCharType="begin"/>
      </w:r>
      <w:r w:rsidR="00CC2194">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1220F6">
        <w:fldChar w:fldCharType="separate"/>
      </w:r>
      <w:r w:rsidR="00CC2194">
        <w:rPr>
          <w:noProof/>
        </w:rPr>
        <w:t>(Huang and Yang 1987)</w:t>
      </w:r>
      <w:r w:rsidR="001220F6">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1220F6">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1220F6">
        <w:fldChar w:fldCharType="separate"/>
      </w:r>
      <w:r>
        <w:t>(Geiger et al. 2010, Kehoe et al. 2017)</w:t>
      </w:r>
      <w:r w:rsidR="001220F6">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rsidR="001220F6">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1220F6">
        <w:fldChar w:fldCharType="separate"/>
      </w:r>
      <w:r>
        <w:t>(Campbell et al. 2017)</w:t>
      </w:r>
      <w:r w:rsidR="001220F6">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1220F6">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1220F6">
        <w:fldChar w:fldCharType="separate"/>
      </w:r>
      <w:r>
        <w:t>(Gomiero et al. 2011)</w:t>
      </w:r>
      <w:r w:rsidR="001220F6">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1220F6">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1220F6">
        <w:fldChar w:fldCharType="separate"/>
      </w:r>
      <w:r>
        <w:t>(EC 2020)</w:t>
      </w:r>
      <w:r w:rsidR="001220F6">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14:paraId="30CD2DD2" w14:textId="77777777"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1220F6">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1220F6">
        <w:rPr>
          <w:color w:val="000000" w:themeColor="text1"/>
        </w:rPr>
        <w:fldChar w:fldCharType="separate"/>
      </w:r>
      <w:r>
        <w:rPr>
          <w:color w:val="000000" w:themeColor="text1"/>
        </w:rPr>
        <w:t>(Stiling and Cornelissen 2005)</w:t>
      </w:r>
      <w:r w:rsidR="001220F6">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1220F6">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F395A">
        <w:rPr>
          <w:color w:val="000000" w:themeColor="text1"/>
        </w:rPr>
        <w:instrText xml:space="preserve"> ADDIN EN.CITE </w:instrText>
      </w:r>
      <w:r w:rsidR="00FF395A">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F395A">
        <w:rPr>
          <w:color w:val="000000" w:themeColor="text1"/>
        </w:rPr>
        <w:instrText xml:space="preserve"> ADDIN EN.CITE.DATA </w:instrText>
      </w:r>
      <w:r w:rsidR="00FF395A">
        <w:rPr>
          <w:color w:val="000000" w:themeColor="text1"/>
        </w:rPr>
      </w:r>
      <w:r w:rsidR="00FF395A">
        <w:rPr>
          <w:color w:val="000000" w:themeColor="text1"/>
        </w:rPr>
        <w:fldChar w:fldCharType="end"/>
      </w:r>
      <w:r w:rsidR="001220F6">
        <w:rPr>
          <w:color w:val="000000" w:themeColor="text1"/>
        </w:rPr>
      </w:r>
      <w:r w:rsidR="001220F6">
        <w:rPr>
          <w:color w:val="000000" w:themeColor="text1"/>
        </w:rPr>
        <w:fldChar w:fldCharType="separate"/>
      </w:r>
      <w:r w:rsidR="00FF395A">
        <w:rPr>
          <w:noProof/>
          <w:color w:val="000000" w:themeColor="text1"/>
        </w:rPr>
        <w:t>(Symondson et al. 2002, Stiling and Cornelissen 2005, Michalko et al. 2019, Hsu et al. 2021)</w:t>
      </w:r>
      <w:r w:rsidR="001220F6">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1220F6">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1220F6">
        <w:rPr>
          <w:color w:val="000000" w:themeColor="text1"/>
        </w:rPr>
        <w:fldChar w:fldCharType="separate"/>
      </w:r>
      <w:r>
        <w:rPr>
          <w:color w:val="000000" w:themeColor="text1"/>
        </w:rPr>
        <w:t>(Symondson et al. 2002)</w:t>
      </w:r>
      <w:r w:rsidR="001220F6">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1220F6">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1220F6">
        <w:rPr>
          <w:color w:val="000000" w:themeColor="text1"/>
        </w:rPr>
        <w:fldChar w:fldCharType="separate"/>
      </w:r>
      <w:r>
        <w:rPr>
          <w:color w:val="000000" w:themeColor="text1"/>
        </w:rPr>
        <w:t>(Stiling and Cornelissen 2005)</w:t>
      </w:r>
      <w:r w:rsidR="001220F6">
        <w:rPr>
          <w:color w:val="000000" w:themeColor="text1"/>
        </w:rPr>
        <w:fldChar w:fldCharType="end"/>
      </w:r>
      <w:r>
        <w:rPr>
          <w:rFonts w:hint="eastAsia"/>
          <w:color w:val="000000" w:themeColor="text1"/>
        </w:rPr>
        <w:t>.</w:t>
      </w:r>
    </w:p>
    <w:p w14:paraId="4A63994B" w14:textId="77777777" w:rsidR="000600B7" w:rsidRDefault="0005638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1220F6">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1220F6">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1220F6">
        <w:fldChar w:fldCharType="end"/>
      </w:r>
      <w:r w:rsidR="001220F6">
        <w:fldChar w:fldCharType="separate"/>
      </w:r>
      <w:r>
        <w:t>(Eitzinger and Traugott 2011, Ingrao et al. 2017, Albertini et al. 2018)</w:t>
      </w:r>
      <w:r w:rsidR="001220F6">
        <w:fldChar w:fldCharType="end"/>
      </w:r>
      <w:r>
        <w:t xml:space="preserve">, very few have quantified these predators’ diet compositions over growth season in the field </w:t>
      </w:r>
      <w:r>
        <w:rPr>
          <w:i/>
        </w:rPr>
        <w:t>(knowledge gap 1)</w:t>
      </w:r>
      <w:r>
        <w:t xml:space="preserve"> </w:t>
      </w:r>
      <w:r w:rsidR="001220F6">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(Hsu et al. 2021)</w:t>
      </w:r>
      <w:r w:rsidR="001220F6">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1220F6">
        <w:fldChar w:fldCharType="begin"/>
      </w:r>
      <w:r w:rsidR="00FF395A">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1220F6">
        <w:fldChar w:fldCharType="separate"/>
      </w:r>
      <w:r w:rsidR="00FF395A">
        <w:rPr>
          <w:noProof/>
        </w:rPr>
        <w:t>(Michalko et al. 2019)</w:t>
      </w:r>
      <w:r w:rsidR="001220F6">
        <w:fldChar w:fldCharType="end"/>
      </w:r>
      <w:r>
        <w:t xml:space="preserve">.  If generalist predators consume a high proportion of pests in their diet in field conditions with the presence of alternative prey, the result may help end a long debate on whether generalist predators serve well as </w:t>
      </w:r>
      <w:r>
        <w:lastRenderedPageBreak/>
        <w:t>biocontrol agents</w:t>
      </w:r>
      <w:r>
        <w:rPr>
          <w:rFonts w:hint="eastAsia"/>
        </w:rPr>
        <w:t xml:space="preserve"> </w:t>
      </w:r>
      <w:r w:rsidR="001220F6">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FF395A">
        <w:instrText xml:space="preserve"> ADDIN EN.CITE </w:instrText>
      </w:r>
      <w:r w:rsidR="00FF395A">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FF395A">
        <w:instrText xml:space="preserve"> ADDIN EN.CITE.DATA </w:instrText>
      </w:r>
      <w:r w:rsidR="00FF395A">
        <w:fldChar w:fldCharType="end"/>
      </w:r>
      <w:r w:rsidR="001220F6">
        <w:fldChar w:fldCharType="separate"/>
      </w:r>
      <w:r w:rsidR="00FF395A">
        <w:rPr>
          <w:noProof/>
        </w:rPr>
        <w:t>(Symondson et al. 2002, Krey et al. 2017, Michalko et al. 2019)</w:t>
      </w:r>
      <w:r w:rsidR="001220F6">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1220F6">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1220F6">
        <w:fldChar w:fldCharType="separate"/>
      </w:r>
      <w:r>
        <w:t>(Settle et al. 1996, Dominik et al. 2018)</w:t>
      </w:r>
      <w:r w:rsidR="001220F6">
        <w:fldChar w:fldCharType="end"/>
      </w:r>
      <w:r>
        <w:t xml:space="preserve">, a consistently high consumption of pest by generalist predators, if it occurs, will provide strong support for applying these </w:t>
      </w:r>
      <w:r>
        <w:rPr>
          <w:rFonts w:hint="eastAsia"/>
        </w:rPr>
        <w:t>predators in pest management programs.</w:t>
      </w:r>
    </w:p>
    <w:p w14:paraId="69FCC170" w14:textId="77777777" w:rsidR="000600B7" w:rsidRDefault="00056389">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1220F6">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1220F6">
        <w:fldChar w:fldCharType="separate"/>
      </w:r>
      <w:r>
        <w:t>(Roubinet et al. 2017)</w:t>
      </w:r>
      <w:r w:rsidR="001220F6">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rsidR="001220F6">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1220F6">
        <w:fldChar w:fldCharType="separate"/>
      </w:r>
      <w:r>
        <w:t>(Birkhofer et al. 2011)</w:t>
      </w:r>
      <w:r w:rsidR="001220F6">
        <w:fldChar w:fldCharType="end"/>
      </w:r>
      <w:r>
        <w:t xml:space="preserve">. In general, compared to conventional farming, organic farming promotes arthropod diversity (both pest and alternative prey) </w:t>
      </w:r>
      <w:r w:rsidR="001220F6">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1220F6">
        <w:fldChar w:fldCharType="separate"/>
      </w:r>
      <w:r>
        <w:t>(Bengtsson et al. 2005)</w:t>
      </w:r>
      <w:r w:rsidR="001220F6">
        <w:fldChar w:fldCharType="end"/>
      </w:r>
      <w:r>
        <w:t>, potentially lowering the consumption of pest by generalist predators</w:t>
      </w:r>
      <w:r>
        <w:rPr>
          <w:rFonts w:hint="eastAsia"/>
        </w:rPr>
        <w:t xml:space="preserve"> </w:t>
      </w:r>
      <w:r w:rsidR="001220F6">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(Hsu et al. 2021)</w:t>
      </w:r>
      <w:r w:rsidR="001220F6">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1220F6">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1220F6">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1220F6">
        <w:fldChar w:fldCharType="end"/>
      </w:r>
      <w:r w:rsidR="001220F6">
        <w:fldChar w:fldCharType="separate"/>
      </w:r>
      <w:r>
        <w:t>(Hardin et al. 1995, Settle et al. 1996, Birkhofer et al. 2008a, Guedes et al. 2016)</w:t>
      </w:r>
      <w:r w:rsidR="001220F6">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1220F6">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1220F6">
        <w:fldChar w:fldCharType="separate"/>
      </w:r>
      <w:r>
        <w:t>(Roubinet et al. 2017)</w:t>
      </w:r>
      <w:r w:rsidR="001220F6">
        <w:fldChar w:fldCharType="end"/>
      </w:r>
      <w:r>
        <w:rPr>
          <w:rFonts w:hint="eastAsia"/>
        </w:rPr>
        <w:t xml:space="preserve"> </w:t>
      </w:r>
      <w:r>
        <w:t>or feeding preference</w:t>
      </w:r>
      <w:r>
        <w:rPr>
          <w:rFonts w:hint="eastAsia"/>
        </w:rPr>
        <w:t xml:space="preserve"> for pests</w:t>
      </w:r>
      <w:r>
        <w:t xml:space="preserve"> </w:t>
      </w:r>
      <w:r w:rsidR="001220F6">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1220F6">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1220F6">
        <w:fldChar w:fldCharType="end"/>
      </w:r>
      <w:r w:rsidR="001220F6">
        <w:fldChar w:fldCharType="separate"/>
      </w:r>
      <w:r>
        <w:rPr>
          <w:noProof/>
        </w:rPr>
        <w:t>(Wise et al. 2006, Kuusk and Ekbom 2012, Eitzinger et al. 2019)</w:t>
      </w:r>
      <w:r w:rsidR="001220F6">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1220F6">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1220F6">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1220F6">
        <w:fldChar w:fldCharType="end"/>
      </w:r>
      <w:r w:rsidR="001220F6">
        <w:fldChar w:fldCharType="separate"/>
      </w:r>
      <w:r>
        <w:t>(Altieri and Letourneau 1982, Altieri 1999, Barbosa and Castellanos 2005, Diehl et al. 2013, Lichtenberg et al. 2017)</w:t>
      </w:r>
      <w:r w:rsidR="001220F6">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2095D4CF" w14:textId="77777777"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 xml:space="preserve">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rsidR="001220F6">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1220F6">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1220F6">
        <w:fldChar w:fldCharType="end"/>
      </w:r>
      <w:r w:rsidR="001220F6">
        <w:fldChar w:fldCharType="separate"/>
      </w:r>
      <w:r>
        <w:t>(Post 2002, Boecklen et al. 2011, Layman et al. 2012)</w:t>
      </w:r>
      <w:r w:rsidR="001220F6">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1220F6">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1220F6">
        <w:fldChar w:fldCharType="separate"/>
      </w:r>
      <w:r>
        <w:t>(Newton 2016)</w:t>
      </w:r>
      <w:r w:rsidR="001220F6">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14:paraId="2F11CAFD" w14:textId="77777777" w:rsidR="000600B7" w:rsidRDefault="00056389">
      <w:pPr>
        <w:jc w:val="left"/>
      </w:pPr>
      <w:r>
        <w:t xml:space="preserve">   </w:t>
      </w:r>
    </w:p>
    <w:p w14:paraId="58A511D1" w14:textId="77777777" w:rsidR="000600B7" w:rsidRDefault="00056389">
      <w:pPr>
        <w:rPr>
          <w:b/>
        </w:rPr>
      </w:pPr>
      <w:r>
        <w:rPr>
          <w:rFonts w:hint="eastAsia"/>
          <w:b/>
        </w:rPr>
        <w:t>Materials and Methods</w:t>
      </w:r>
    </w:p>
    <w:p w14:paraId="4FA96AD2" w14:textId="77777777" w:rsidR="000600B7" w:rsidRDefault="00056389">
      <w:pPr>
        <w:jc w:val="center"/>
        <w:rPr>
          <w:i/>
        </w:rPr>
      </w:pPr>
      <w:r>
        <w:rPr>
          <w:rFonts w:hint="eastAsia"/>
          <w:i/>
        </w:rPr>
        <w:t>Study system and sample collection</w:t>
      </w:r>
    </w:p>
    <w:p w14:paraId="3173E9B5" w14:textId="77777777"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1220F6">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(Hsu et al. 2021)</w:t>
      </w:r>
      <w:r w:rsidR="001220F6">
        <w:fldChar w:fldCharType="end"/>
      </w:r>
      <w:r>
        <w:t>.</w:t>
      </w:r>
    </w:p>
    <w:p w14:paraId="46D9A26A" w14:textId="77777777" w:rsidR="000600B7" w:rsidRDefault="00056389">
      <w:pPr>
        <w:pStyle w:val="af3"/>
        <w:ind w:left="0"/>
        <w:jc w:val="left"/>
      </w:pPr>
      <w:r>
        <w:rPr>
          <w:rFonts w:hint="eastAsia"/>
        </w:rPr>
        <w:tab/>
        <w:t xml:space="preserve"> </w:t>
      </w:r>
    </w:p>
    <w:p w14:paraId="2638984C" w14:textId="77777777" w:rsidR="000600B7" w:rsidRDefault="00056389">
      <w:pPr>
        <w:pStyle w:val="af3"/>
        <w:ind w:left="0"/>
        <w:jc w:val="center"/>
        <w:rPr>
          <w:i/>
        </w:rPr>
      </w:pPr>
      <w:r>
        <w:rPr>
          <w:rFonts w:hint="eastAsia"/>
          <w:i/>
        </w:rPr>
        <w:t>Stable isotope analysis of arthropod samples</w:t>
      </w:r>
    </w:p>
    <w:p w14:paraId="643762A4" w14:textId="77777777"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3BD00EE9" w14:textId="77777777" w:rsidR="000600B7" w:rsidRDefault="000600B7">
      <w:pPr>
        <w:pStyle w:val="af3"/>
        <w:ind w:left="0"/>
        <w:jc w:val="left"/>
        <w:rPr>
          <w:color w:val="FF0000"/>
        </w:rPr>
      </w:pPr>
    </w:p>
    <w:p w14:paraId="37D8D89C" w14:textId="77777777" w:rsidR="000600B7" w:rsidRDefault="00056389">
      <w:pPr>
        <w:jc w:val="center"/>
        <w:rPr>
          <w:i/>
        </w:rPr>
      </w:pPr>
      <w:r>
        <w:rPr>
          <w:rFonts w:hint="eastAsia"/>
          <w:i/>
        </w:rPr>
        <w:t>Arthropod trophic guild assignment</w:t>
      </w:r>
    </w:p>
    <w:p w14:paraId="14FABBF4" w14:textId="77777777" w:rsidR="000600B7" w:rsidRDefault="00056389">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1220F6">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1220F6">
        <w:fldChar w:fldCharType="separate"/>
      </w:r>
      <w:r>
        <w:t>(Blondel 2003)</w:t>
      </w:r>
      <w:r w:rsidR="001220F6">
        <w:fldChar w:fldCharType="end"/>
      </w:r>
      <w:r>
        <w:t xml:space="preserve">. In this study, we </w:t>
      </w:r>
      <w:r>
        <w:rPr>
          <w:rFonts w:hint="eastAsia"/>
        </w:rPr>
        <w:t xml:space="preserve">classified arthropod samples into four trophic guilds based on their dietary information and isotope signatures </w:t>
      </w:r>
      <w:r w:rsidR="001220F6">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(see Hsu et al. [2021] for more details)</w:t>
      </w:r>
      <w:r w:rsidR="001220F6">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72094CF7" w14:textId="77777777" w:rsidR="000600B7" w:rsidRDefault="000600B7">
      <w:pPr>
        <w:rPr>
          <w:i/>
          <w:color w:val="FF0000"/>
        </w:rPr>
      </w:pPr>
    </w:p>
    <w:p w14:paraId="69DA8AF3" w14:textId="77777777" w:rsidR="000600B7" w:rsidRDefault="00056389">
      <w:pPr>
        <w:pStyle w:val="af3"/>
        <w:ind w:left="0"/>
        <w:jc w:val="center"/>
        <w:rPr>
          <w:i/>
        </w:rPr>
      </w:pPr>
      <w:r>
        <w:rPr>
          <w:rFonts w:hint="eastAsia"/>
          <w:i/>
        </w:rPr>
        <w:t>Data analys</w:t>
      </w:r>
      <w:r w:rsidR="00D660B8">
        <w:rPr>
          <w:rFonts w:hint="eastAsia"/>
          <w:i/>
        </w:rPr>
        <w:t>e</w:t>
      </w:r>
      <w:r>
        <w:rPr>
          <w:rFonts w:hint="eastAsia"/>
          <w:i/>
        </w:rPr>
        <w:t>s</w:t>
      </w:r>
    </w:p>
    <w:p w14:paraId="001189C9" w14:textId="77777777"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1220F6">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1220F6">
        <w:fldChar w:fldCharType="separate"/>
      </w:r>
      <w:r>
        <w:t>(Stock and Semmens 2017)</w:t>
      </w:r>
      <w:r w:rsidR="001220F6">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1220F6">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1220F6">
        <w:fldChar w:fldCharType="separate"/>
      </w:r>
      <w:r>
        <w:t>(Mazzi and Dorn 2012, Sun et al. 2015)</w:t>
      </w:r>
      <w:r w:rsidR="001220F6">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1220F6">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1220F6">
        <w:fldChar w:fldCharType="separate"/>
      </w:r>
      <w:r>
        <w:t>(Phillips and Koch 2002, Stock and Semmens 2016)</w:t>
      </w:r>
      <w:r w:rsidR="001220F6">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1220F6">
        <w:fldChar w:fldCharType="begin"/>
      </w:r>
      <w:r w:rsidR="00794E9C">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1220F6">
        <w:fldChar w:fldCharType="separate"/>
      </w:r>
      <w:r>
        <w:rPr>
          <w:noProof/>
        </w:rPr>
        <w:t>Caut et al. (2009)</w:t>
      </w:r>
      <w:r w:rsidR="001220F6">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3BDFA103" w14:textId="77777777" w:rsidR="000600B7" w:rsidRDefault="00056389">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1220F6">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1220F6">
        <w:fldChar w:fldCharType="separate"/>
      </w:r>
      <w:r>
        <w:t>(Zeileis et al. 2016)</w:t>
      </w:r>
      <w:r w:rsidR="001220F6">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1220F6">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1220F6">
        <w:fldChar w:fldCharType="separate"/>
      </w:r>
      <w:r>
        <w:t>(Fox and Weisberg 2018)</w:t>
      </w:r>
      <w:r w:rsidR="001220F6">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1220F6">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1220F6">
        <w:fldChar w:fldCharType="separate"/>
      </w:r>
      <w:r>
        <w:t>(Lenth and Lenth 2018)</w:t>
      </w:r>
      <w:r w:rsidR="001220F6">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1220F6">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1220F6">
        <w:fldChar w:fldCharType="separate"/>
      </w:r>
      <w:r>
        <w:t>(R Core Team 2021)</w:t>
      </w:r>
      <w:r w:rsidR="001220F6">
        <w:fldChar w:fldCharType="end"/>
      </w:r>
      <w:r>
        <w:rPr>
          <w:rFonts w:hint="eastAsia"/>
        </w:rPr>
        <w:t>.</w:t>
      </w:r>
    </w:p>
    <w:p w14:paraId="0D30C464" w14:textId="77777777" w:rsidR="000600B7" w:rsidRDefault="000600B7">
      <w:pPr>
        <w:rPr>
          <w:b/>
        </w:rPr>
      </w:pPr>
    </w:p>
    <w:p w14:paraId="22EAD858" w14:textId="77777777" w:rsidR="000600B7" w:rsidRDefault="00056389">
      <w:pPr>
        <w:rPr>
          <w:b/>
        </w:rPr>
      </w:pPr>
      <w:r>
        <w:rPr>
          <w:rFonts w:hint="eastAsia"/>
          <w:b/>
        </w:rPr>
        <w:t>Results</w:t>
      </w:r>
    </w:p>
    <w:p w14:paraId="267A5B4C" w14:textId="77777777" w:rsidR="000600B7" w:rsidRDefault="00056389">
      <w:pPr>
        <w:jc w:val="center"/>
        <w:rPr>
          <w:i/>
        </w:rPr>
      </w:pPr>
      <w:r>
        <w:rPr>
          <w:rFonts w:hint="eastAsia"/>
          <w:i/>
        </w:rPr>
        <w:t>Diet compositions of predators in rice farms</w:t>
      </w:r>
    </w:p>
    <w:p w14:paraId="3F0D3658" w14:textId="77777777"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78EAAF99" w14:textId="77777777"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5E5F746B" w14:textId="77777777" w:rsidR="000600B7" w:rsidRDefault="000600B7">
      <w:pPr>
        <w:rPr>
          <w:color w:val="FF0000"/>
        </w:rPr>
      </w:pPr>
    </w:p>
    <w:p w14:paraId="0F02262F" w14:textId="77777777" w:rsidR="000600B7" w:rsidRDefault="00056389">
      <w:pPr>
        <w:jc w:val="center"/>
        <w:rPr>
          <w:i/>
        </w:rPr>
      </w:pPr>
      <w:r>
        <w:rPr>
          <w:rFonts w:hint="eastAsia"/>
          <w:i/>
        </w:rPr>
        <w:t>Patterns of rice herbivore consumption by predators</w:t>
      </w:r>
    </w:p>
    <w:p w14:paraId="607F8F78" w14:textId="77777777"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18AFE9DA" w14:textId="77777777"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2FAB2251" w14:textId="77777777" w:rsidR="000600B7" w:rsidRDefault="000600B7"/>
    <w:p w14:paraId="53505A43" w14:textId="77777777"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14:paraId="4CA39834" w14:textId="77777777"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3B12D0E4" w14:textId="77777777"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5BE4980A" w14:textId="77777777"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1220F6">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1220F6">
        <w:fldChar w:fldCharType="separate"/>
      </w:r>
      <w:r>
        <w:t>(Rusch et al. 2016)</w:t>
      </w:r>
      <w:r w:rsidR="001220F6">
        <w:fldChar w:fldCharType="end"/>
      </w:r>
      <w:r>
        <w:rPr>
          <w:rFonts w:hint="eastAsia"/>
        </w:rPr>
        <w:t xml:space="preserve"> , but see </w:t>
      </w:r>
      <w:r w:rsidR="001220F6">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1220F6">
        <w:fldChar w:fldCharType="separate"/>
      </w:r>
      <w:r>
        <w:t>Karp et al. (2018)</w:t>
      </w:r>
      <w:r w:rsidR="001220F6">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6BA98FF9" w14:textId="77777777" w:rsidR="000600B7" w:rsidRDefault="00056389">
      <w:pPr>
        <w:rPr>
          <w:color w:val="FF0000"/>
        </w:rPr>
      </w:pPr>
      <w:r>
        <w:rPr>
          <w:color w:val="FF0000"/>
        </w:rPr>
        <w:br w:type="page"/>
      </w:r>
    </w:p>
    <w:p w14:paraId="63052337" w14:textId="77777777" w:rsidR="000600B7" w:rsidRDefault="00056389">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1220F6">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1220F6">
        <w:rPr>
          <w:sz w:val="24"/>
        </w:rPr>
        <w:fldChar w:fldCharType="separate"/>
      </w:r>
      <w:r>
        <w:rPr>
          <w:sz w:val="24"/>
        </w:rPr>
        <w:t>(Fox and Weisberg 2018)</w:t>
      </w:r>
      <w:r w:rsidR="001220F6">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00B7" w14:paraId="53D076AE" w14:textId="77777777" w:rsidTr="000600B7">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724D437" w14:textId="77777777"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3AEE16A6"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5AE7C1E2"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0805E44E"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651438B5"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14:paraId="220364CA"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F65E5DF" w14:textId="77777777"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0330951A"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79D4A7E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6E3B837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7C2E947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14:paraId="67CC9A3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73E6A14"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3078732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17E6A2F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0606CAF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4DA5AC3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08E5E4F6"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F4405F8"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5FA5CF7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7714CFE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7479FD8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06FF3D7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186B2CC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68D65F7"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298DA23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399466E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0D3C86B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6609937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14:paraId="0D203EE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2A17B06"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67F97FE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69ABA76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9417A3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5FF9CC5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14:paraId="33818D6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9191675"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427F3C6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63C1FB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6B999E7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7F607BF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00B7" w14:paraId="6FB4B6E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C1B5376" w14:textId="77777777" w:rsidR="000600B7" w:rsidRDefault="00056389" w:rsidP="00464717">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0F5D869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12006B6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35260D0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0FCE12D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00B7" w14:paraId="02451E8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2D90FF0"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5C452C3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4BD7B5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431AF2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1118DF8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53EA1FF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0B0257D"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709AF21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034670B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405EE8D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141710B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12ABB9CF"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7D82F00"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1B8FF3A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7C835A0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620E0B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465A564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14:paraId="76AA917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103E488"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6D63274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0FE76C0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C28CF5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04A630C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14:paraId="17E4F07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89B8B81"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52437E5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0252F5C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43AC684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482A3FF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00B7" w14:paraId="7A46193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4E94012"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434BD9A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4FE9400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4249D8A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260A756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00B7" w14:paraId="3EBFE348"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E41A93E"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6806A92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2934FB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4865516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71F0D24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00B7" w14:paraId="56D4200F"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27F13CD"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402786B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47684C9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074EE71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79052E7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00B7" w14:paraId="562EBE9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2DECC79" w14:textId="77777777" w:rsidR="000600B7" w:rsidRDefault="00056389" w:rsidP="00464717">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5856FC7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1C1F8DF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0196DDF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13CDB89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14:paraId="44F0CC6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A517383"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01C95EF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254D765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27C2839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6C3EEC0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14:paraId="592C0D9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64DDCCB3"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2C02EDF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076F9E4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6018E90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36B1AC4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00B7" w14:paraId="3ED4CBB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0A125138"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7BC2926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7276868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814BE0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5ECB785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14:paraId="58EF5B9E"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4972B95"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366FA44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73FE3DF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B9CF8F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5007DE7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14:paraId="39E4646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19AA00D"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53FB02E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5FAABB8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33E8BD3A"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02B020B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00B7" w14:paraId="77AB844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9ED6FD0"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74E72A3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634C88C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A27344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1D0C307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00B7" w14:paraId="4053A58C"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9FE1267"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7314A9E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7AC6A40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318FD23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757FBBC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00B7" w14:paraId="77C3A9D8"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402C732"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59A0B31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0504333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D2E342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40938E3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2857C9D1" w14:textId="77777777" w:rsidR="000600B7" w:rsidRDefault="00056389">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sidR="001220F6">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1220F6">
        <w:rPr>
          <w:sz w:val="24"/>
        </w:rPr>
        <w:fldChar w:fldCharType="separate"/>
      </w:r>
      <w:r>
        <w:rPr>
          <w:sz w:val="24"/>
        </w:rPr>
        <w:t>(Hothorn et al. 2008)</w:t>
      </w:r>
      <w:r w:rsidR="001220F6">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00B7" w14:paraId="470F1DA8"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AE624A0"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7A17F5D3"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043E887B"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6E068EA7"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0C9B90CF"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4FEA9C63"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9F1824F"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3120E71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564E47C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14238E4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331536F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14:paraId="21CC8D2D"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67E6910"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6A91889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6C32EE5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78EE4A6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68A8763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14:paraId="6E4EE1C1"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F50C5B9"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18BE23E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5173F24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6822E28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1D58AF6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00B7" w14:paraId="2B90C5BF"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3379E4D"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67C0CD1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6A897C8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377BC46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2229759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00B7" w14:paraId="2DE61DA0"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6BFF0A73"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3240C45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79B9A42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61DB8F3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3F11EE0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00B7" w14:paraId="7984E60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00B3FBD"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A9933D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6266947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1459D56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555D5B5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7A7A6054" w14:textId="77777777" w:rsidR="000600B7" w:rsidRDefault="000600B7">
      <w:pPr>
        <w:rPr>
          <w:b/>
          <w:color w:val="FF0000"/>
        </w:rPr>
      </w:pPr>
    </w:p>
    <w:p w14:paraId="43CE6E07" w14:textId="77777777" w:rsidR="000600B7" w:rsidRDefault="000600B7">
      <w:pPr>
        <w:rPr>
          <w:b/>
          <w:color w:val="FF0000"/>
        </w:rPr>
      </w:pPr>
    </w:p>
    <w:p w14:paraId="615FD197" w14:textId="77777777" w:rsidR="000600B7" w:rsidRDefault="00056389">
      <w:pPr>
        <w:rPr>
          <w:sz w:val="24"/>
        </w:rPr>
      </w:pPr>
      <w:r>
        <w:rPr>
          <w:sz w:val="24"/>
        </w:rPr>
        <w:br w:type="page"/>
      </w:r>
    </w:p>
    <w:p w14:paraId="33F87FE6" w14:textId="77777777" w:rsidR="000600B7" w:rsidRDefault="00056389">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sidR="001220F6">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1220F6">
        <w:rPr>
          <w:sz w:val="24"/>
        </w:rPr>
        <w:fldChar w:fldCharType="separate"/>
      </w:r>
      <w:r>
        <w:rPr>
          <w:sz w:val="24"/>
        </w:rPr>
        <w:t>(Hothorn et al. 2008)</w:t>
      </w:r>
      <w:r w:rsidR="001220F6">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00B7" w14:paraId="1970B2D1"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F4F5F90"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0311FC52"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64098392"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5C095134"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6C7D2E93"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55DDE532"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388C7AE"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01612A3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079C545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135BA25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3D6E91D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14:paraId="12075B6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CAE8987"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0EDEDC2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16AFC0E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6F87E20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4AF7731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14:paraId="793A1D0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F4B3A2B"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440347B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4CE3AF0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55BF183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1F11641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00B7" w14:paraId="63A0CE74"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5785861"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34E35BF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114C5E6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39CDCA4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26D5656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00B7" w14:paraId="139FCE1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B1D1966"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16642F0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1C6DED2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402EB19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5A5F432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00B7" w14:paraId="0165E03F"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4B3090C"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136EFB6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23AEB95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0109172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54CAC14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00B7" w14:paraId="2E93FD4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C587DD8" w14:textId="77777777"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29E0A0B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298231D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02C003F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1B65E1C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00B7" w14:paraId="7BC2D44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E680658" w14:textId="77777777"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77C86CB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5EFF36A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7FE0182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530B838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00B7" w14:paraId="0F05D35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7C574F28" w14:textId="77777777"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3C84B2E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49D148F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7CE9639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209F016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6D8A75CB" w14:textId="77777777" w:rsidR="000600B7" w:rsidRDefault="00056389">
      <w:pPr>
        <w:rPr>
          <w:b/>
          <w:color w:val="FF0000"/>
        </w:rPr>
      </w:pPr>
      <w:r>
        <w:rPr>
          <w:b/>
          <w:color w:val="FF0000"/>
        </w:rPr>
        <w:br w:type="page"/>
      </w:r>
    </w:p>
    <w:p w14:paraId="73D5D2DF" w14:textId="77777777" w:rsidR="000600B7" w:rsidRDefault="00056389">
      <w:pPr>
        <w:jc w:val="center"/>
      </w:pPr>
      <w:r>
        <w:rPr>
          <w:noProof/>
        </w:rPr>
        <w:lastRenderedPageBreak/>
        <w:drawing>
          <wp:inline distT="0" distB="0" distL="0" distR="0" wp14:anchorId="4C9BB85D" wp14:editId="0CFCB3AF">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6D07A507" w14:textId="77777777" w:rsidR="000600B7" w:rsidRDefault="00056389">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5952ECA9" w14:textId="77777777" w:rsidR="000600B7" w:rsidRDefault="000600B7">
      <w:pPr>
        <w:rPr>
          <w:sz w:val="24"/>
        </w:rPr>
      </w:pPr>
    </w:p>
    <w:p w14:paraId="5D4DF79E" w14:textId="77777777" w:rsidR="000600B7" w:rsidRDefault="00056389">
      <w:pPr>
        <w:jc w:val="center"/>
      </w:pPr>
      <w:r>
        <w:rPr>
          <w:noProof/>
        </w:rPr>
        <w:lastRenderedPageBreak/>
        <w:drawing>
          <wp:inline distT="0" distB="0" distL="0" distR="0" wp14:anchorId="558609A1" wp14:editId="122C4327">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13215BA4" w14:textId="77777777" w:rsidR="000600B7" w:rsidRDefault="00056389">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01C563FF" w14:textId="77777777" w:rsidR="000600B7" w:rsidRDefault="000600B7">
      <w:pPr>
        <w:rPr>
          <w:b/>
          <w:color w:val="FF0000"/>
        </w:rPr>
      </w:pPr>
    </w:p>
    <w:p w14:paraId="0C99D0B5" w14:textId="77777777" w:rsidR="000600B7" w:rsidRDefault="000600B7">
      <w:pPr>
        <w:rPr>
          <w:b/>
          <w:color w:val="FF0000"/>
        </w:rPr>
      </w:pPr>
    </w:p>
    <w:p w14:paraId="03E86389" w14:textId="77777777" w:rsidR="000600B7" w:rsidRDefault="000600B7">
      <w:pPr>
        <w:rPr>
          <w:b/>
          <w:color w:val="FF0000"/>
        </w:rPr>
      </w:pPr>
    </w:p>
    <w:p w14:paraId="053F3696" w14:textId="77777777" w:rsidR="000600B7" w:rsidRDefault="000600B7">
      <w:pPr>
        <w:rPr>
          <w:b/>
          <w:color w:val="FF0000"/>
        </w:rPr>
      </w:pPr>
    </w:p>
    <w:p w14:paraId="651DC912" w14:textId="77777777" w:rsidR="000600B7" w:rsidRDefault="00056389">
      <w:pPr>
        <w:jc w:val="center"/>
        <w:rPr>
          <w:color w:val="FF0000"/>
          <w:sz w:val="24"/>
        </w:rPr>
      </w:pPr>
      <w:r>
        <w:rPr>
          <w:rFonts w:hint="eastAsia"/>
          <w:noProof/>
          <w:color w:val="FF0000"/>
          <w:sz w:val="24"/>
        </w:rPr>
        <w:lastRenderedPageBreak/>
        <w:drawing>
          <wp:inline distT="0" distB="0" distL="0" distR="0" wp14:anchorId="4718E497" wp14:editId="21066241">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42B7B3C3" w14:textId="77777777" w:rsidR="000600B7" w:rsidRDefault="00056389">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1C78108A" w14:textId="77777777" w:rsidR="000600B7" w:rsidRDefault="00056389">
      <w:pPr>
        <w:rPr>
          <w:rFonts w:cs="Arial"/>
          <w:b/>
          <w:szCs w:val="28"/>
        </w:rPr>
      </w:pPr>
      <w:r>
        <w:rPr>
          <w:rFonts w:cs="Arial"/>
          <w:b/>
          <w:szCs w:val="28"/>
        </w:rPr>
        <w:br w:type="page"/>
      </w:r>
    </w:p>
    <w:p w14:paraId="451F49A9" w14:textId="77777777" w:rsidR="000600B7" w:rsidRDefault="00056389">
      <w:pPr>
        <w:rPr>
          <w:rFonts w:cs="Arial"/>
          <w:b/>
          <w:szCs w:val="28"/>
        </w:rPr>
      </w:pPr>
      <w:r>
        <w:rPr>
          <w:rFonts w:cs="Arial"/>
          <w:b/>
          <w:szCs w:val="28"/>
        </w:rPr>
        <w:lastRenderedPageBreak/>
        <w:t>Discussion</w:t>
      </w:r>
    </w:p>
    <w:p w14:paraId="5C59B5D4" w14:textId="77777777"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various abiotic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78A17342" w14:textId="77777777" w:rsidR="000600B7" w:rsidRDefault="000600B7">
      <w:pPr>
        <w:rPr>
          <w:rFonts w:cs="Arial"/>
          <w:szCs w:val="28"/>
        </w:rPr>
      </w:pPr>
    </w:p>
    <w:p w14:paraId="64CFA4BC" w14:textId="77777777" w:rsidR="000600B7" w:rsidRDefault="00056389">
      <w:pPr>
        <w:ind w:firstLine="720"/>
        <w:jc w:val="center"/>
        <w:rPr>
          <w:rFonts w:cs="Arial"/>
          <w:i/>
          <w:szCs w:val="28"/>
        </w:rPr>
      </w:pPr>
      <w:r>
        <w:rPr>
          <w:rFonts w:cs="Arial"/>
          <w:i/>
          <w:szCs w:val="28"/>
        </w:rPr>
        <w:t>Generalist predators function as specialists at late crop stages (or when things matter)</w:t>
      </w:r>
    </w:p>
    <w:p w14:paraId="0CEFA095" w14:textId="77777777"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1220F6"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1220F6"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1220F6" w:rsidRPr="00585FBE">
        <w:rPr>
          <w:rFonts w:cs="Arial"/>
          <w:szCs w:val="28"/>
        </w:rPr>
      </w:r>
      <w:r w:rsidR="001220F6" w:rsidRPr="00585FBE">
        <w:rPr>
          <w:rFonts w:cs="Arial"/>
          <w:szCs w:val="28"/>
        </w:rPr>
        <w:fldChar w:fldCharType="end"/>
      </w:r>
      <w:r w:rsidR="001220F6" w:rsidRPr="00585FBE">
        <w:rPr>
          <w:rFonts w:cs="Arial"/>
          <w:szCs w:val="28"/>
        </w:rPr>
      </w:r>
      <w:r w:rsidR="001220F6" w:rsidRPr="00585FBE">
        <w:rPr>
          <w:rFonts w:cs="Arial"/>
          <w:szCs w:val="28"/>
        </w:rPr>
        <w:fldChar w:fldCharType="separate"/>
      </w:r>
      <w:r w:rsidR="00585FBE" w:rsidRPr="00585FBE">
        <w:rPr>
          <w:rFonts w:cs="Arial"/>
          <w:noProof/>
          <w:szCs w:val="28"/>
        </w:rPr>
        <w:t xml:space="preserve">(Albajes and Alomar </w:t>
      </w:r>
      <w:r w:rsidR="00585FBE" w:rsidRPr="00585FBE">
        <w:rPr>
          <w:rFonts w:cs="Arial"/>
          <w:noProof/>
          <w:szCs w:val="28"/>
        </w:rPr>
        <w:lastRenderedPageBreak/>
        <w:t>1999, Prasad and Snyder 2006, Roubinet et al. 2018)</w:t>
      </w:r>
      <w:r w:rsidR="001220F6"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5FF03743" w14:textId="77777777"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1220F6">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1220F6">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sidR="00056389">
        <w:rPr>
          <w:rFonts w:cs="Arial"/>
          <w:szCs w:val="28"/>
        </w:rPr>
        <w:t>(Allan et al. 1987, Nyffeler 1999, Klecka and Boukal 2013)</w:t>
      </w:r>
      <w:r w:rsidR="001220F6">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(Tetragnathidae)</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1220F6">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1220F6">
        <w:rPr>
          <w:rFonts w:cs="Arial"/>
          <w:szCs w:val="28"/>
        </w:rPr>
        <w:fldChar w:fldCharType="separate"/>
      </w:r>
      <w:r w:rsidR="00056389">
        <w:rPr>
          <w:rFonts w:cs="Arial"/>
          <w:szCs w:val="28"/>
        </w:rPr>
        <w:t>(Nyffeler 1999)</w:t>
      </w:r>
      <w:r w:rsidR="001220F6">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proportions 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xml:space="preserve">. By </w:t>
      </w:r>
      <w:r w:rsidR="00056389">
        <w:rPr>
          <w:rFonts w:cs="Arial" w:hint="eastAsia"/>
          <w:szCs w:val="28"/>
        </w:rPr>
        <w:lastRenderedPageBreak/>
        <w:t>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1220F6">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1220F6">
        <w:rPr>
          <w:rFonts w:cs="Arial"/>
          <w:szCs w:val="28"/>
        </w:rPr>
        <w:fldChar w:fldCharType="separate"/>
      </w:r>
      <w:r w:rsidR="00030576">
        <w:rPr>
          <w:rFonts w:cs="Arial"/>
          <w:noProof/>
          <w:szCs w:val="28"/>
        </w:rPr>
        <w:t>(Schmitz 2008)</w:t>
      </w:r>
      <w:r w:rsidR="001220F6">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14:paraId="1D84FBF4" w14:textId="77777777" w:rsidR="000600B7" w:rsidRDefault="000600B7">
      <w:pPr>
        <w:rPr>
          <w:rFonts w:cs="Arial"/>
          <w:b/>
          <w:color w:val="0070C0"/>
          <w:szCs w:val="28"/>
        </w:rPr>
      </w:pPr>
    </w:p>
    <w:p w14:paraId="11C287BA" w14:textId="77777777" w:rsidR="000600B7" w:rsidRPr="00FA31E1" w:rsidRDefault="00056389">
      <w:pPr>
        <w:ind w:firstLine="720"/>
        <w:rPr>
          <w:rFonts w:cs="Arial"/>
          <w:i/>
          <w:szCs w:val="28"/>
        </w:rPr>
      </w:pPr>
      <w:r w:rsidRPr="00FA31E1">
        <w:rPr>
          <w:rFonts w:cs="Arial"/>
          <w:i/>
          <w:szCs w:val="28"/>
        </w:rPr>
        <w:t>Generalist</w:t>
      </w:r>
      <w:r w:rsidRPr="00FA31E1">
        <w:rPr>
          <w:rFonts w:cs="Arial" w:hint="eastAsia"/>
          <w:i/>
          <w:szCs w:val="28"/>
        </w:rPr>
        <w:t>s exhibit</w:t>
      </w:r>
      <w:r w:rsidRPr="00FA31E1">
        <w:rPr>
          <w:rFonts w:cs="Arial"/>
          <w:i/>
          <w:szCs w:val="28"/>
        </w:rPr>
        <w:t xml:space="preserve"> consistent </w:t>
      </w:r>
      <w:r w:rsidRPr="00FA31E1">
        <w:rPr>
          <w:rFonts w:cs="Arial" w:hint="eastAsia"/>
          <w:i/>
          <w:szCs w:val="28"/>
        </w:rPr>
        <w:t>pest consumption patterns</w:t>
      </w:r>
      <w:r w:rsidRPr="00FA31E1">
        <w:rPr>
          <w:rFonts w:cs="Arial"/>
          <w:i/>
          <w:szCs w:val="28"/>
        </w:rPr>
        <w:t xml:space="preserve"> over years</w:t>
      </w:r>
    </w:p>
    <w:p w14:paraId="6EDD9401" w14:textId="77777777" w:rsidR="000600B7" w:rsidRDefault="00CD5C98" w:rsidP="00675F1E">
      <w:pPr>
        <w:ind w:firstLine="720"/>
        <w:rPr>
          <w:rFonts w:cs="Arial"/>
          <w:szCs w:val="28"/>
        </w:rPr>
      </w:pPr>
      <w:r>
        <w:rPr>
          <w:rFonts w:cs="Arial"/>
          <w:szCs w:val="28"/>
        </w:rPr>
        <w:t>Ideal</w:t>
      </w:r>
      <w:r w:rsidR="00AE65D8">
        <w:rPr>
          <w:rFonts w:cs="Arial"/>
          <w:szCs w:val="28"/>
        </w:rPr>
        <w:t xml:space="preserve"> biocontrol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r w:rsidR="00A36A08">
        <w:rPr>
          <w:rFonts w:cs="Arial"/>
          <w:szCs w:val="28"/>
        </w:rPr>
        <w:t>abiotic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abiotic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 xml:space="preserve">the compositions of rice herbivores at the flowering and ripening stage differed substantially among the three years, in particular the two </w:t>
      </w:r>
      <w:r w:rsidR="00056389">
        <w:rPr>
          <w:rFonts w:cs="Arial" w:hint="eastAsia"/>
          <w:szCs w:val="28"/>
        </w:rPr>
        <w:lastRenderedPageBreak/>
        <w:t>most dominant groups</w:t>
      </w:r>
      <w:r w:rsidR="00157D73">
        <w:rPr>
          <w:rFonts w:cs="Arial"/>
          <w:szCs w:val="28"/>
        </w:rPr>
        <w:t>:</w:t>
      </w:r>
      <w:r w:rsidR="00056389">
        <w:rPr>
          <w:rFonts w:cs="Arial" w:hint="eastAsia"/>
          <w:szCs w:val="28"/>
        </w:rPr>
        <w:t xml:space="preserve"> leafhoppers (</w:t>
      </w:r>
      <w:r w:rsidR="00056389">
        <w:rPr>
          <w:rFonts w:cs="Arial"/>
          <w:szCs w:val="28"/>
        </w:rPr>
        <w:t>Cicadellidae/</w:t>
      </w:r>
      <w:r w:rsidR="00056389">
        <w:rPr>
          <w:rFonts w:cs="Arial"/>
          <w:i/>
          <w:szCs w:val="28"/>
        </w:rPr>
        <w:t>Nephotettix</w:t>
      </w:r>
      <w:r w:rsidR="00056389">
        <w:rPr>
          <w:rFonts w:cs="Arial" w:hint="eastAsia"/>
          <w:szCs w:val="28"/>
        </w:rPr>
        <w:t>) and planthoppers (</w:t>
      </w:r>
      <w:r w:rsidR="00056389">
        <w:rPr>
          <w:rFonts w:cs="Arial"/>
          <w:szCs w:val="28"/>
        </w:rPr>
        <w:t>Delphacidae/</w:t>
      </w:r>
      <w:r w:rsidR="00056389">
        <w:rPr>
          <w:rFonts w:cs="Arial"/>
          <w:i/>
          <w:szCs w:val="28"/>
        </w:rPr>
        <w:t>Nilaparvata</w:t>
      </w:r>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r w:rsidR="00CD5AF4">
        <w:rPr>
          <w:rFonts w:cs="Arial"/>
          <w:szCs w:val="28"/>
        </w:rPr>
        <w:t xml:space="preserve">abiotic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abiotic or biotic factors</w:t>
      </w:r>
      <w:r w:rsidR="00CD5AF4">
        <w:rPr>
          <w:rFonts w:cs="Arial"/>
          <w:szCs w:val="28"/>
        </w:rPr>
        <w:t xml:space="preserve"> </w:t>
      </w:r>
      <w:r w:rsidR="001220F6">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1220F6">
        <w:rPr>
          <w:rFonts w:cs="Arial"/>
          <w:szCs w:val="28"/>
        </w:rPr>
        <w:fldChar w:fldCharType="separate"/>
      </w:r>
      <w:r w:rsidR="00056389">
        <w:rPr>
          <w:rFonts w:cs="Arial"/>
          <w:szCs w:val="28"/>
        </w:rPr>
        <w:t>(Whitney et al. 2018, Eitzinger et al. 2021)</w:t>
      </w:r>
      <w:r w:rsidR="001220F6">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r w:rsidR="005E3B8F">
        <w:rPr>
          <w:rFonts w:cs="Arial"/>
          <w:szCs w:val="28"/>
        </w:rPr>
        <w:t xml:space="preserve">GAPs’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14:paraId="4583D55C" w14:textId="77777777" w:rsidR="000600B7" w:rsidRDefault="00056389">
      <w:pPr>
        <w:rPr>
          <w:rFonts w:cs="Arial"/>
          <w:szCs w:val="28"/>
        </w:rPr>
      </w:pPr>
      <w:r>
        <w:rPr>
          <w:rFonts w:cs="Arial" w:hint="eastAsia"/>
          <w:szCs w:val="28"/>
        </w:rPr>
        <w:tab/>
      </w:r>
    </w:p>
    <w:p w14:paraId="6D9D12F2" w14:textId="77777777" w:rsidR="000600B7" w:rsidRDefault="00056389">
      <w:pPr>
        <w:jc w:val="center"/>
        <w:rPr>
          <w:rFonts w:cs="Arial"/>
          <w:i/>
          <w:szCs w:val="28"/>
        </w:rPr>
      </w:pPr>
      <w:r>
        <w:rPr>
          <w:rFonts w:cs="Arial"/>
          <w:i/>
          <w:szCs w:val="28"/>
        </w:rPr>
        <w:t>Factors associated with pest consumption by predators</w:t>
      </w:r>
    </w:p>
    <w:p w14:paraId="3DECB6AA" w14:textId="77777777"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14:paraId="3D286F33" w14:textId="77777777" w:rsidR="000600B7" w:rsidRDefault="0005638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w:t>
      </w:r>
      <w:r w:rsidR="00AA27E7">
        <w:rPr>
          <w:rFonts w:cs="Arial"/>
          <w:szCs w:val="28"/>
        </w:rPr>
        <w:t xml:space="preserve">One explanation is </w:t>
      </w:r>
      <w:r>
        <w:rPr>
          <w:rFonts w:cs="Arial"/>
          <w:szCs w:val="28"/>
        </w:rPr>
        <w:t xml:space="preserve">that organic farming </w:t>
      </w:r>
      <w:r w:rsidR="00AA27E7">
        <w:rPr>
          <w:rFonts w:cs="Arial"/>
          <w:szCs w:val="28"/>
        </w:rPr>
        <w:t xml:space="preserve">may </w:t>
      </w:r>
      <w:r>
        <w:rPr>
          <w:rFonts w:cs="Arial"/>
          <w:szCs w:val="28"/>
        </w:rPr>
        <w:t xml:space="preserve">promote arthropod diversity in the farms </w:t>
      </w:r>
      <w:r w:rsidR="0052589B">
        <w:rPr>
          <w:rFonts w:cs="Arial"/>
          <w:szCs w:val="28"/>
        </w:rPr>
        <w:t xml:space="preserve">and therefore distract predators from feeding on target species </w:t>
      </w:r>
      <w:r w:rsidR="0052589B">
        <w:rPr>
          <w:rFonts w:cs="Arial" w:hint="eastAsia"/>
          <w:szCs w:val="28"/>
        </w:rPr>
        <w:t>(e</w:t>
      </w:r>
      <w:r w:rsidR="0052589B">
        <w:rPr>
          <w:rFonts w:cs="Arial"/>
          <w:szCs w:val="28"/>
        </w:rPr>
        <w:t xml:space="preserve">.g., pests) </w:t>
      </w:r>
      <w:r w:rsidR="001220F6">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 </w:instrText>
      </w:r>
      <w:r w:rsidR="001220F6">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sidR="00794E9C">
        <w:rPr>
          <w:rFonts w:cs="Arial"/>
          <w:noProof/>
          <w:szCs w:val="28"/>
        </w:rPr>
        <w:t>(Bengtsson et al. 2005, Birkhofer et al. 2008b, Lichtenberg et al. 2017)</w:t>
      </w:r>
      <w:r w:rsidR="001220F6">
        <w:rPr>
          <w:rFonts w:cs="Arial"/>
          <w:szCs w:val="28"/>
        </w:rPr>
        <w:fldChar w:fldCharType="end"/>
      </w:r>
      <w:r>
        <w:rPr>
          <w:rFonts w:cs="Arial"/>
          <w:szCs w:val="28"/>
        </w:rPr>
        <w:t>. Another possib</w:t>
      </w:r>
      <w:r w:rsidR="0052589B">
        <w:rPr>
          <w:rFonts w:cs="Arial"/>
          <w:szCs w:val="28"/>
        </w:rPr>
        <w:t>le explanation</w:t>
      </w:r>
      <w:r w:rsidR="00C50B88">
        <w:rPr>
          <w:rFonts w:cs="Arial"/>
          <w:szCs w:val="28"/>
        </w:rPr>
        <w:t xml:space="preserve"> for the higher proportion of pest consumption</w:t>
      </w:r>
      <w:r w:rsidR="00EE3ABC">
        <w:rPr>
          <w:rFonts w:cs="Arial"/>
          <w:szCs w:val="28"/>
        </w:rPr>
        <w:t xml:space="preserve"> by predators</w:t>
      </w:r>
      <w:r w:rsidR="00C50B88">
        <w:rPr>
          <w:rFonts w:cs="Arial"/>
          <w:szCs w:val="28"/>
        </w:rPr>
        <w:t xml:space="preserve"> in conventional than organic farms</w:t>
      </w:r>
      <w:r>
        <w:rPr>
          <w:rFonts w:cs="Arial"/>
          <w:szCs w:val="28"/>
        </w:rPr>
        <w:t xml:space="preserve"> is that pest densities</w:t>
      </w:r>
      <w:r w:rsidR="00F90928">
        <w:rPr>
          <w:rFonts w:cs="Arial"/>
          <w:szCs w:val="28"/>
        </w:rPr>
        <w:t xml:space="preserve"> may be higher in conventional farms</w:t>
      </w:r>
      <w:r>
        <w:rPr>
          <w:rFonts w:cs="Arial"/>
          <w:szCs w:val="28"/>
        </w:rPr>
        <w:t xml:space="preserve"> </w:t>
      </w:r>
      <w:r w:rsidR="001220F6">
        <w:rPr>
          <w:rFonts w:cs="Arial"/>
          <w:szCs w:val="28"/>
        </w:rPr>
        <w:fldChar w:fldCharType="begin"/>
      </w:r>
      <w:r w:rsidR="0052589B">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1220F6">
        <w:rPr>
          <w:rFonts w:cs="Arial"/>
          <w:szCs w:val="28"/>
        </w:rPr>
        <w:fldChar w:fldCharType="separate"/>
      </w:r>
      <w:r w:rsidR="0052589B">
        <w:rPr>
          <w:rFonts w:cs="Arial"/>
          <w:noProof/>
          <w:szCs w:val="28"/>
        </w:rPr>
        <w:t>(Porcel et al. 2018)</w:t>
      </w:r>
      <w:r w:rsidR="001220F6">
        <w:rPr>
          <w:rFonts w:cs="Arial"/>
          <w:szCs w:val="28"/>
        </w:rPr>
        <w:fldChar w:fldCharType="end"/>
      </w:r>
      <w:r>
        <w:rPr>
          <w:rFonts w:cs="Arial"/>
          <w:szCs w:val="28"/>
        </w:rPr>
        <w:t xml:space="preserve">, thus </w:t>
      </w:r>
      <w:r w:rsidR="00F90928">
        <w:rPr>
          <w:rFonts w:cs="Arial"/>
          <w:szCs w:val="28"/>
        </w:rPr>
        <w:t xml:space="preserve">leading to </w:t>
      </w:r>
      <w:r w:rsidR="00C50B88">
        <w:rPr>
          <w:rFonts w:cs="Arial"/>
          <w:szCs w:val="28"/>
        </w:rPr>
        <w:t>higher encounter rates</w:t>
      </w:r>
      <w:r w:rsidR="00C50B88" w:rsidDel="00F90928">
        <w:rPr>
          <w:rFonts w:cs="Arial"/>
          <w:szCs w:val="28"/>
        </w:rPr>
        <w:t xml:space="preserve"> </w:t>
      </w:r>
      <w:r w:rsidR="00C50B88">
        <w:rPr>
          <w:rFonts w:cs="Arial"/>
          <w:szCs w:val="28"/>
        </w:rPr>
        <w:t xml:space="preserve">and consumption </w:t>
      </w:r>
      <w:r w:rsidR="00F90928">
        <w:rPr>
          <w:rFonts w:cs="Arial"/>
          <w:szCs w:val="28"/>
        </w:rPr>
        <w:t>p</w:t>
      </w:r>
      <w:r w:rsidR="00C50B88">
        <w:rPr>
          <w:rFonts w:cs="Arial"/>
          <w:szCs w:val="28"/>
        </w:rPr>
        <w:t xml:space="preserve">ercentage </w:t>
      </w:r>
      <w:r w:rsidR="00F90928">
        <w:rPr>
          <w:rFonts w:cs="Arial" w:hint="eastAsia"/>
          <w:szCs w:val="28"/>
        </w:rPr>
        <w:t>of pests</w:t>
      </w:r>
      <w:r w:rsidR="00F90928">
        <w:rPr>
          <w:rFonts w:cs="Arial"/>
          <w:szCs w:val="28"/>
        </w:rPr>
        <w:t xml:space="preserve"> </w:t>
      </w:r>
      <w:r>
        <w:rPr>
          <w:rFonts w:cs="Arial"/>
          <w:szCs w:val="28"/>
        </w:rPr>
        <w:t xml:space="preserve">in predators’ diet. </w:t>
      </w:r>
      <w:r w:rsidR="006253C3">
        <w:rPr>
          <w:rFonts w:cs="Arial" w:hint="eastAsia"/>
          <w:szCs w:val="28"/>
        </w:rPr>
        <w:lastRenderedPageBreak/>
        <w:t>Re</w:t>
      </w:r>
      <w:r w:rsidR="006253C3">
        <w:rPr>
          <w:rFonts w:cs="Arial"/>
          <w:szCs w:val="28"/>
        </w:rPr>
        <w:t>gardless of the explanations and mechanisms, o</w:t>
      </w:r>
      <w:r>
        <w:rPr>
          <w:rFonts w:cs="Arial"/>
          <w:szCs w:val="28"/>
        </w:rPr>
        <w:t xml:space="preserve">ur results highlight the </w:t>
      </w:r>
      <w:r w:rsidR="006253C3">
        <w:rPr>
          <w:rFonts w:cs="Arial"/>
          <w:szCs w:val="28"/>
        </w:rPr>
        <w:t>important but overlooked biocontrol value of</w:t>
      </w:r>
      <w:r>
        <w:rPr>
          <w:rFonts w:cs="Arial"/>
          <w:szCs w:val="28"/>
        </w:rPr>
        <w:t xml:space="preserve"> generalist arthropod predators in conventional farming systems. </w:t>
      </w:r>
    </w:p>
    <w:p w14:paraId="533ED064" w14:textId="77777777"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14:paraId="2BCD7681" w14:textId="77777777" w:rsidR="000600B7" w:rsidRDefault="00FA1A41">
      <w:pPr>
        <w:ind w:firstLine="720"/>
        <w:rPr>
          <w:rFonts w:cs="Arial"/>
          <w:color w:val="0070C0"/>
          <w:szCs w:val="28"/>
        </w:rPr>
      </w:pPr>
      <w:r>
        <w:rPr>
          <w:rFonts w:cs="Arial"/>
          <w:szCs w:val="28"/>
        </w:rPr>
        <w:t>Besides farm</w:t>
      </w:r>
      <w:r w:rsidR="00794E9C">
        <w:rPr>
          <w:rFonts w:cs="Arial" w:hint="eastAsia"/>
          <w:szCs w:val="28"/>
        </w:rPr>
        <w:t>ing practice</w:t>
      </w:r>
      <w:r w:rsidR="00794E9C">
        <w:rPr>
          <w:rFonts w:cs="Arial"/>
          <w:szCs w:val="28"/>
        </w:rPr>
        <w:t>, crop stage</w:t>
      </w:r>
      <w:r>
        <w:rPr>
          <w:rFonts w:cs="Arial"/>
          <w:szCs w:val="28"/>
        </w:rPr>
        <w:t xml:space="preserve"> affected pest consumption</w:t>
      </w:r>
      <w:r w:rsidR="00794E9C">
        <w:rPr>
          <w:rFonts w:cs="Arial" w:hint="eastAsia"/>
          <w:szCs w:val="28"/>
        </w:rPr>
        <w:t xml:space="preserve"> as well</w:t>
      </w:r>
      <w:r>
        <w:rPr>
          <w:rFonts w:cs="Arial"/>
          <w:szCs w:val="28"/>
        </w:rPr>
        <w:t>.</w:t>
      </w:r>
      <w:r w:rsidR="00794E9C">
        <w:rPr>
          <w:rFonts w:cs="Arial"/>
          <w:szCs w:val="28"/>
        </w:rPr>
        <w:t xml:space="preserve"> </w:t>
      </w:r>
      <w:r>
        <w:rPr>
          <w:rFonts w:cs="Arial"/>
          <w:szCs w:val="28"/>
        </w:rPr>
        <w:t>Specifically, p</w:t>
      </w:r>
      <w:r w:rsidR="00056389">
        <w:rPr>
          <w:rFonts w:cs="Arial"/>
          <w:szCs w:val="28"/>
        </w:rPr>
        <w:t xml:space="preserve">est consumption by predators increased from </w:t>
      </w:r>
      <w:r>
        <w:rPr>
          <w:rFonts w:cs="Arial"/>
          <w:szCs w:val="28"/>
        </w:rPr>
        <w:t>early (</w:t>
      </w:r>
      <w:r w:rsidR="00056389">
        <w:rPr>
          <w:rFonts w:cs="Arial"/>
          <w:szCs w:val="28"/>
        </w:rPr>
        <w:t>tillering</w:t>
      </w:r>
      <w:r>
        <w:rPr>
          <w:rFonts w:cs="Arial"/>
          <w:szCs w:val="28"/>
        </w:rPr>
        <w:t>)</w:t>
      </w:r>
      <w:r w:rsidR="00056389">
        <w:rPr>
          <w:rFonts w:cs="Arial"/>
          <w:szCs w:val="28"/>
        </w:rPr>
        <w:t xml:space="preserve"> to </w:t>
      </w:r>
      <w:r>
        <w:rPr>
          <w:rFonts w:cs="Arial"/>
          <w:szCs w:val="28"/>
        </w:rPr>
        <w:t>late (</w:t>
      </w:r>
      <w:r w:rsidR="00056389">
        <w:rPr>
          <w:rFonts w:cs="Arial"/>
          <w:szCs w:val="28"/>
        </w:rPr>
        <w:t>ripening</w:t>
      </w:r>
      <w:r>
        <w:rPr>
          <w:rFonts w:cs="Arial"/>
          <w:szCs w:val="28"/>
        </w:rPr>
        <w:t>)</w:t>
      </w:r>
      <w:r w:rsidR="00056389">
        <w:rPr>
          <w:rFonts w:cs="Arial"/>
          <w:szCs w:val="28"/>
        </w:rPr>
        <w:t xml:space="preserve"> stage (Fig. 2; Table 3), consistent with previous studies </w:t>
      </w:r>
      <w:r>
        <w:rPr>
          <w:rFonts w:cs="Arial"/>
          <w:szCs w:val="28"/>
        </w:rPr>
        <w:t>where</w:t>
      </w:r>
      <w:r w:rsidR="00794E9C">
        <w:rPr>
          <w:rFonts w:cs="Arial"/>
          <w:szCs w:val="28"/>
        </w:rPr>
        <w:t xml:space="preserve"> predators consumed </w:t>
      </w:r>
      <w:r w:rsidR="00794E9C">
        <w:rPr>
          <w:rFonts w:cs="Arial" w:hint="eastAsia"/>
          <w:szCs w:val="28"/>
        </w:rPr>
        <w:t>increasing</w:t>
      </w:r>
      <w:r w:rsidR="00056389">
        <w:rPr>
          <w:rFonts w:cs="Arial"/>
          <w:szCs w:val="28"/>
        </w:rPr>
        <w:t xml:space="preserve"> pests in the</w:t>
      </w:r>
      <w:r>
        <w:rPr>
          <w:rFonts w:cs="Arial"/>
          <w:szCs w:val="28"/>
        </w:rPr>
        <w:t>ir</w:t>
      </w:r>
      <w:r w:rsidR="00056389">
        <w:rPr>
          <w:rFonts w:cs="Arial"/>
          <w:szCs w:val="28"/>
        </w:rPr>
        <w:t xml:space="preserve"> diet over the crop season </w:t>
      </w:r>
      <w:r w:rsidR="001220F6">
        <w:rPr>
          <w:rFonts w:cs="Arial"/>
          <w:szCs w:val="28"/>
        </w:rPr>
        <w:fldChar w:fldCharType="begin"/>
      </w:r>
      <w:r w:rsidR="00056389">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056389">
        <w:rPr>
          <w:rFonts w:ascii="Cambria Math" w:hAnsi="Cambria Math" w:cs="Cambria Math"/>
          <w:szCs w:val="28"/>
        </w:rPr>
        <w:instrText>‐</w:instrText>
      </w:r>
      <w:r w:rsidR="00056389">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rPr>
          <w:rFonts w:cs="Arial"/>
          <w:szCs w:val="28"/>
        </w:rPr>
        <w:fldChar w:fldCharType="separate"/>
      </w:r>
      <w:r w:rsidR="00056389">
        <w:rPr>
          <w:rFonts w:cs="Arial"/>
          <w:szCs w:val="28"/>
        </w:rPr>
        <w:t>(Roubinet et al. 2017, Hsu et al. 2021)</w:t>
      </w:r>
      <w:r w:rsidR="001220F6">
        <w:rPr>
          <w:rFonts w:cs="Arial"/>
          <w:szCs w:val="28"/>
        </w:rPr>
        <w:fldChar w:fldCharType="end"/>
      </w:r>
      <w:r w:rsidR="00056389">
        <w:rPr>
          <w:rFonts w:cs="Arial" w:hint="eastAsia"/>
          <w:szCs w:val="28"/>
        </w:rPr>
        <w:t>.</w:t>
      </w:r>
      <w:r w:rsidR="00056389">
        <w:rPr>
          <w:rFonts w:cs="Arial"/>
          <w:szCs w:val="28"/>
        </w:rPr>
        <w:t xml:space="preserve"> </w:t>
      </w:r>
      <w:r w:rsidR="00BB7EBC">
        <w:rPr>
          <w:rFonts w:cs="Arial"/>
          <w:szCs w:val="28"/>
        </w:rPr>
        <w:t xml:space="preserve">The underlying mechanism in our study may be related to the low pest density </w:t>
      </w:r>
      <w:r w:rsidR="00056389">
        <w:rPr>
          <w:rFonts w:cs="Arial"/>
          <w:szCs w:val="28"/>
        </w:rPr>
        <w:t xml:space="preserve">at early crop stage (Fig. 2). As a result, the proportion of </w:t>
      </w:r>
      <w:r w:rsidR="00BB7EBC">
        <w:rPr>
          <w:rFonts w:cs="Arial"/>
          <w:szCs w:val="28"/>
        </w:rPr>
        <w:t xml:space="preserve">pests consumed by </w:t>
      </w:r>
      <w:r w:rsidR="00056389">
        <w:rPr>
          <w:rFonts w:cs="Arial"/>
          <w:szCs w:val="28"/>
        </w:rPr>
        <w:t xml:space="preserve">predators was relatively low. </w:t>
      </w:r>
      <w:r w:rsidR="00BB7EBC">
        <w:rPr>
          <w:rFonts w:cs="Arial"/>
          <w:szCs w:val="28"/>
        </w:rPr>
        <w:t>However, t</w:t>
      </w:r>
      <w:r w:rsidR="00056389">
        <w:rPr>
          <w:rFonts w:cs="Arial"/>
          <w:szCs w:val="28"/>
        </w:rPr>
        <w:t xml:space="preserve">hrough the development of rice plants, </w:t>
      </w:r>
      <w:r w:rsidR="00BB7EBC">
        <w:rPr>
          <w:rFonts w:cs="Arial"/>
          <w:szCs w:val="28"/>
        </w:rPr>
        <w:t>pest</w:t>
      </w:r>
      <w:r w:rsidR="00056389">
        <w:rPr>
          <w:rFonts w:cs="Arial"/>
          <w:szCs w:val="28"/>
        </w:rPr>
        <w:t xml:space="preserve"> populations </w:t>
      </w:r>
      <w:r w:rsidR="00BB7EBC">
        <w:rPr>
          <w:rFonts w:cs="Arial"/>
          <w:szCs w:val="28"/>
        </w:rPr>
        <w:t xml:space="preserve">increased </w:t>
      </w:r>
      <w:r w:rsidR="00056389">
        <w:rPr>
          <w:rFonts w:cs="Arial"/>
          <w:szCs w:val="28"/>
        </w:rPr>
        <w:t xml:space="preserve">and predominated at the ripening stage (Fig. 2), leading to high pest consumption by predators during this period. These findings </w:t>
      </w:r>
      <w:r w:rsidR="002F4DE9">
        <w:rPr>
          <w:rFonts w:cs="Arial"/>
          <w:szCs w:val="28"/>
        </w:rPr>
        <w:t>indicate</w:t>
      </w:r>
      <w:r w:rsidR="00056389">
        <w:rPr>
          <w:rFonts w:cs="Arial"/>
          <w:szCs w:val="28"/>
        </w:rPr>
        <w:t xml:space="preserve"> a higher biocontrol value of predators during later crop season, when the crop production is most vulnerable to pest damage. Therefore, farm management (e.g., chemical applications) that </w:t>
      </w:r>
      <w:r w:rsidR="00E7654F">
        <w:rPr>
          <w:rFonts w:cs="Arial" w:hint="eastAsia"/>
          <w:szCs w:val="28"/>
        </w:rPr>
        <w:t>could potentially harm</w:t>
      </w:r>
      <w:r w:rsidR="00056389">
        <w:rPr>
          <w:rFonts w:cs="Arial"/>
          <w:szCs w:val="28"/>
        </w:rPr>
        <w:t xml:space="preserve"> predator populations should be minimized during later season to maintain healthy populations of predators</w:t>
      </w:r>
      <w:r w:rsidR="00AA2EFB">
        <w:rPr>
          <w:rFonts w:cs="Arial"/>
          <w:szCs w:val="28"/>
        </w:rPr>
        <w:t xml:space="preserve"> and </w:t>
      </w:r>
      <w:r w:rsidR="00AA2EFB">
        <w:rPr>
          <w:rFonts w:cs="Arial" w:hint="eastAsia"/>
          <w:szCs w:val="28"/>
        </w:rPr>
        <w:t>the associated</w:t>
      </w:r>
      <w:r w:rsidR="002F4DE9">
        <w:rPr>
          <w:rFonts w:cs="Arial"/>
          <w:szCs w:val="28"/>
        </w:rPr>
        <w:t xml:space="preserve"> ecosystem service</w:t>
      </w:r>
      <w:r w:rsidR="00AA2EFB">
        <w:rPr>
          <w:rFonts w:cs="Arial" w:hint="eastAsia"/>
          <w:szCs w:val="28"/>
        </w:rPr>
        <w:t>s</w:t>
      </w:r>
      <w:r w:rsidR="00056389">
        <w:rPr>
          <w:rFonts w:cs="Arial"/>
          <w:szCs w:val="28"/>
        </w:rPr>
        <w:t xml:space="preserve"> in the field.</w:t>
      </w:r>
    </w:p>
    <w:p w14:paraId="0447F51B"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14:paraId="5792AFCD" w14:textId="77777777" w:rsidR="000600B7" w:rsidRDefault="00056389">
      <w:pPr>
        <w:rPr>
          <w:rFonts w:cs="Arial"/>
          <w:color w:val="0070C0"/>
          <w:szCs w:val="28"/>
        </w:rPr>
      </w:pPr>
      <w:r>
        <w:rPr>
          <w:rFonts w:cs="Arial" w:hint="eastAsia"/>
          <w:szCs w:val="28"/>
        </w:rPr>
        <w:tab/>
      </w:r>
      <w:r w:rsidR="00DE0C61">
        <w:rPr>
          <w:rFonts w:cs="Arial"/>
          <w:szCs w:val="28"/>
        </w:rPr>
        <w:t xml:space="preserve">While habitat structure (e.g., </w:t>
      </w:r>
      <w:r w:rsidR="00C716A8">
        <w:rPr>
          <w:rFonts w:cs="Arial"/>
          <w:szCs w:val="28"/>
        </w:rPr>
        <w:t xml:space="preserve">surrounding vegetation) </w:t>
      </w:r>
      <w:r w:rsidR="0007086E">
        <w:rPr>
          <w:rFonts w:cs="Arial"/>
          <w:szCs w:val="28"/>
        </w:rPr>
        <w:t xml:space="preserve">critically </w:t>
      </w:r>
      <w:r w:rsidR="00C716A8">
        <w:rPr>
          <w:rFonts w:cs="Arial"/>
          <w:szCs w:val="28"/>
        </w:rPr>
        <w:t xml:space="preserve">affects predator abundance and diversity, its effect on predators’ diet composition remains to be investigated. </w:t>
      </w:r>
      <w:r>
        <w:rPr>
          <w:rFonts w:cs="Arial" w:hint="eastAsia"/>
          <w:szCs w:val="28"/>
        </w:rPr>
        <w:t>Habitat structure</w:t>
      </w:r>
      <w:r w:rsidR="00E30840">
        <w:rPr>
          <w:rFonts w:cs="Arial"/>
          <w:szCs w:val="28"/>
        </w:rPr>
        <w:t xml:space="preserve"> </w:t>
      </w:r>
      <w:r>
        <w:rPr>
          <w:rFonts w:cs="Arial" w:hint="eastAsia"/>
          <w:szCs w:val="28"/>
        </w:rPr>
        <w:t>govern</w:t>
      </w:r>
      <w:r w:rsidR="0007086E">
        <w:rPr>
          <w:rFonts w:cs="Arial"/>
          <w:szCs w:val="28"/>
        </w:rPr>
        <w:t>s</w:t>
      </w:r>
      <w:r>
        <w:rPr>
          <w:rFonts w:cs="Arial" w:hint="eastAsia"/>
          <w:szCs w:val="28"/>
        </w:rPr>
        <w:t xml:space="preserve"> the trophic dynamics of terrestrial arthropods </w:t>
      </w:r>
      <w:r w:rsidR="001220F6">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1220F6">
        <w:rPr>
          <w:rFonts w:cs="Arial"/>
          <w:szCs w:val="28"/>
        </w:rPr>
        <w:fldChar w:fldCharType="separate"/>
      </w:r>
      <w:r>
        <w:rPr>
          <w:rFonts w:cs="Arial"/>
          <w:szCs w:val="28"/>
        </w:rPr>
        <w:t>(Barbosa and Castellanos 2005)</w:t>
      </w:r>
      <w:r w:rsidR="001220F6">
        <w:rPr>
          <w:rFonts w:cs="Arial"/>
          <w:szCs w:val="28"/>
        </w:rPr>
        <w:fldChar w:fldCharType="end"/>
      </w:r>
      <w:r>
        <w:rPr>
          <w:rFonts w:cs="Arial" w:hint="eastAsia"/>
          <w:szCs w:val="28"/>
        </w:rPr>
        <w:t xml:space="preserve">. </w:t>
      </w:r>
      <w:r w:rsidR="00E30840">
        <w:rPr>
          <w:rFonts w:cs="Arial"/>
          <w:szCs w:val="28"/>
        </w:rPr>
        <w:t xml:space="preserve">For example, </w:t>
      </w:r>
      <w:r w:rsidR="00E30840">
        <w:rPr>
          <w:rFonts w:cs="Arial"/>
          <w:szCs w:val="28"/>
        </w:rPr>
        <w:lastRenderedPageBreak/>
        <w:t>h</w:t>
      </w:r>
      <w:r>
        <w:rPr>
          <w:rFonts w:cs="Arial" w:hint="eastAsia"/>
          <w:szCs w:val="28"/>
        </w:rPr>
        <w:t xml:space="preserve">igher complexity in surrounding </w:t>
      </w:r>
      <w:r w:rsidR="00C716A8">
        <w:rPr>
          <w:rFonts w:cs="Arial"/>
          <w:szCs w:val="28"/>
        </w:rPr>
        <w:t>vegetation</w:t>
      </w:r>
      <w:r>
        <w:rPr>
          <w:rFonts w:cs="Arial" w:hint="eastAsia"/>
          <w:szCs w:val="28"/>
        </w:rPr>
        <w:t xml:space="preserve"> could promote the abundance and diversity of </w:t>
      </w:r>
      <w:r w:rsidR="00935C18">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sidR="00E30840">
        <w:rPr>
          <w:rFonts w:cs="Arial"/>
          <w:szCs w:val="28"/>
        </w:rPr>
        <w:t>and</w:t>
      </w:r>
      <w:r>
        <w:rPr>
          <w:rFonts w:cs="Arial" w:hint="eastAsia"/>
          <w:szCs w:val="28"/>
        </w:rPr>
        <w:t xml:space="preserve"> providing refuge</w:t>
      </w:r>
      <w:r w:rsidR="005D4CF6">
        <w:rPr>
          <w:rFonts w:cs="Arial"/>
          <w:szCs w:val="28"/>
        </w:rPr>
        <w:t xml:space="preserve"> for predators to avoid</w:t>
      </w:r>
      <w:r>
        <w:rPr>
          <w:rFonts w:cs="Arial" w:hint="eastAsia"/>
          <w:szCs w:val="28"/>
        </w:rPr>
        <w:t xml:space="preserve"> intra-guild predation</w:t>
      </w:r>
      <w:r>
        <w:rPr>
          <w:rFonts w:cs="Arial"/>
          <w:szCs w:val="28"/>
        </w:rPr>
        <w:t xml:space="preserve"> </w:t>
      </w:r>
      <w:r w:rsidR="001220F6">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1220F6">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Pr>
          <w:rFonts w:cs="Arial"/>
          <w:szCs w:val="28"/>
        </w:rPr>
        <w:t>(Langellotto and Denno 2004, Sanders et al. 2008, Diehl et al. 2013)</w:t>
      </w:r>
      <w:r w:rsidR="001220F6">
        <w:rPr>
          <w:rFonts w:cs="Arial"/>
          <w:szCs w:val="28"/>
        </w:rPr>
        <w:fldChar w:fldCharType="end"/>
      </w:r>
      <w:r>
        <w:rPr>
          <w:rFonts w:cs="Arial" w:hint="eastAsia"/>
          <w:szCs w:val="28"/>
        </w:rPr>
        <w:t xml:space="preserve">. </w:t>
      </w:r>
      <w:r w:rsidR="00935C18">
        <w:rPr>
          <w:rFonts w:cs="Arial"/>
          <w:szCs w:val="28"/>
        </w:rPr>
        <w:t>Higher complexity in surrounding vegetation, h</w:t>
      </w:r>
      <w:r>
        <w:rPr>
          <w:rFonts w:cs="Arial"/>
          <w:szCs w:val="28"/>
        </w:rPr>
        <w:t>owever,</w:t>
      </w:r>
      <w:r w:rsidR="00C716A8">
        <w:rPr>
          <w:rFonts w:cs="Arial"/>
          <w:szCs w:val="28"/>
        </w:rPr>
        <w:t xml:space="preserve"> </w:t>
      </w:r>
      <w:r w:rsidR="00935C18">
        <w:rPr>
          <w:rFonts w:cs="Arial"/>
          <w:szCs w:val="28"/>
        </w:rPr>
        <w:t xml:space="preserve">does not </w:t>
      </w:r>
      <w:r w:rsidR="00C716A8">
        <w:rPr>
          <w:rFonts w:cs="Arial"/>
          <w:szCs w:val="28"/>
        </w:rPr>
        <w:t xml:space="preserve">seem to </w:t>
      </w:r>
      <w:r w:rsidR="00935C18">
        <w:rPr>
          <w:rFonts w:cs="Arial"/>
          <w:szCs w:val="28"/>
        </w:rPr>
        <w:t>affect predators’ diet composition</w:t>
      </w:r>
      <w:r w:rsidR="00C5403B">
        <w:rPr>
          <w:rFonts w:cs="Arial" w:hint="eastAsia"/>
          <w:szCs w:val="28"/>
        </w:rPr>
        <w:t>s</w:t>
      </w:r>
      <w:r w:rsidR="00935C18">
        <w:rPr>
          <w:rFonts w:cs="Arial"/>
          <w:szCs w:val="28"/>
        </w:rPr>
        <w:t xml:space="preserve">, </w:t>
      </w:r>
      <w:r w:rsidR="00C5403B">
        <w:rPr>
          <w:rFonts w:cs="Arial"/>
          <w:szCs w:val="28"/>
        </w:rPr>
        <w:t xml:space="preserve">at least based on our results </w:t>
      </w:r>
      <w:r w:rsidR="00C5403B">
        <w:rPr>
          <w:rFonts w:cs="Arial" w:hint="eastAsia"/>
          <w:szCs w:val="28"/>
        </w:rPr>
        <w:t>of</w:t>
      </w:r>
      <w:r w:rsidR="00935C18">
        <w:rPr>
          <w:rFonts w:cs="Arial"/>
          <w:szCs w:val="28"/>
        </w:rPr>
        <w:t xml:space="preserve"> the </w:t>
      </w:r>
      <w:r>
        <w:rPr>
          <w:rFonts w:cs="Arial"/>
          <w:szCs w:val="28"/>
        </w:rPr>
        <w:t>pest consumption by predators</w:t>
      </w:r>
      <w:r w:rsidR="00935C18">
        <w:rPr>
          <w:rFonts w:cs="Arial"/>
          <w:szCs w:val="28"/>
        </w:rPr>
        <w:t xml:space="preserve"> </w:t>
      </w:r>
      <w:r w:rsidR="00366364">
        <w:rPr>
          <w:rFonts w:cs="Arial"/>
          <w:szCs w:val="28"/>
        </w:rPr>
        <w:t>(</w:t>
      </w:r>
      <w:r w:rsidR="00935C18" w:rsidRPr="00862FE1">
        <w:rPr>
          <w:rFonts w:cs="Arial"/>
          <w:szCs w:val="28"/>
        </w:rPr>
        <w:t>Table</w:t>
      </w:r>
      <w:r w:rsidR="00C5403B" w:rsidRPr="00862FE1">
        <w:rPr>
          <w:rFonts w:cs="Arial"/>
          <w:szCs w:val="28"/>
        </w:rPr>
        <w:t xml:space="preserve"> </w:t>
      </w:r>
      <w:r w:rsidR="00C5403B" w:rsidRPr="00862FE1">
        <w:rPr>
          <w:rFonts w:cs="Arial" w:hint="eastAsia"/>
          <w:szCs w:val="28"/>
        </w:rPr>
        <w:t>1</w:t>
      </w:r>
      <w:r w:rsidR="00366364" w:rsidRPr="00862FE1">
        <w:rPr>
          <w:rFonts w:cs="Arial"/>
          <w:szCs w:val="28"/>
        </w:rPr>
        <w:t>)</w:t>
      </w:r>
      <w:r w:rsidRPr="00862FE1">
        <w:rPr>
          <w:rFonts w:cs="Arial" w:hint="eastAsia"/>
          <w:szCs w:val="28"/>
        </w:rPr>
        <w:t>.</w:t>
      </w:r>
      <w:r w:rsidR="00935C18" w:rsidRPr="00862FE1">
        <w:rPr>
          <w:rFonts w:cs="Arial"/>
          <w:szCs w:val="28"/>
        </w:rPr>
        <w:t xml:space="preserve"> This might be because </w:t>
      </w:r>
      <w:r w:rsidR="00822E30" w:rsidRPr="00862FE1">
        <w:rPr>
          <w:rFonts w:cs="Arial" w:hint="eastAsia"/>
          <w:szCs w:val="28"/>
        </w:rPr>
        <w:t xml:space="preserve">the </w:t>
      </w:r>
      <w:r w:rsidR="00FB7F33" w:rsidRPr="00862FE1">
        <w:rPr>
          <w:rFonts w:cs="Arial" w:hint="eastAsia"/>
          <w:szCs w:val="28"/>
        </w:rPr>
        <w:t>prey</w:t>
      </w:r>
      <w:r w:rsidR="00822E30" w:rsidRPr="00862FE1">
        <w:rPr>
          <w:rFonts w:cs="Arial" w:hint="eastAsia"/>
          <w:szCs w:val="28"/>
        </w:rPr>
        <w:t xml:space="preserve"> species in our study system </w:t>
      </w:r>
      <w:r w:rsidR="00FB7F33" w:rsidRPr="00862FE1">
        <w:rPr>
          <w:rFonts w:cs="Arial" w:hint="eastAsia"/>
          <w:szCs w:val="28"/>
        </w:rPr>
        <w:t xml:space="preserve">were mostly associated with rice </w:t>
      </w:r>
      <w:r w:rsidR="0047488F" w:rsidRPr="00862FE1">
        <w:rPr>
          <w:rFonts w:cs="Arial" w:hint="eastAsia"/>
          <w:szCs w:val="28"/>
        </w:rPr>
        <w:t>plants</w:t>
      </w:r>
      <w:r w:rsidR="00FB7F33" w:rsidRPr="00862FE1">
        <w:rPr>
          <w:rFonts w:cs="Arial" w:hint="eastAsia"/>
          <w:szCs w:val="28"/>
        </w:rPr>
        <w:t>, and therefore the</w:t>
      </w:r>
      <w:r w:rsidR="00C5403B" w:rsidRPr="00862FE1">
        <w:rPr>
          <w:rFonts w:cs="Arial" w:hint="eastAsia"/>
          <w:szCs w:val="28"/>
        </w:rPr>
        <w:t xml:space="preserve"> </w:t>
      </w:r>
      <w:r w:rsidR="0047488F" w:rsidRPr="00862FE1">
        <w:rPr>
          <w:rFonts w:cs="Arial" w:hint="eastAsia"/>
          <w:szCs w:val="28"/>
        </w:rPr>
        <w:t xml:space="preserve">nearby forest vegetation </w:t>
      </w:r>
      <w:r w:rsidR="00FB7F33" w:rsidRPr="00862FE1">
        <w:rPr>
          <w:rFonts w:cs="Arial" w:hint="eastAsia"/>
          <w:szCs w:val="28"/>
        </w:rPr>
        <w:t>may</w:t>
      </w:r>
      <w:r w:rsidR="001C2A29" w:rsidRPr="00862FE1">
        <w:rPr>
          <w:rFonts w:cs="Arial"/>
          <w:szCs w:val="28"/>
        </w:rPr>
        <w:t xml:space="preserve"> not</w:t>
      </w:r>
      <w:r w:rsidR="00FB7F33" w:rsidRPr="00862FE1">
        <w:rPr>
          <w:rFonts w:cs="Arial" w:hint="eastAsia"/>
          <w:szCs w:val="28"/>
        </w:rPr>
        <w:t xml:space="preserve"> significantly</w:t>
      </w:r>
      <w:r w:rsidR="001C2A29" w:rsidRPr="00862FE1">
        <w:rPr>
          <w:rFonts w:cs="Arial"/>
          <w:szCs w:val="28"/>
        </w:rPr>
        <w:t xml:space="preserve"> </w:t>
      </w:r>
      <w:r w:rsidR="00C5403B" w:rsidRPr="00862FE1">
        <w:rPr>
          <w:rFonts w:cs="Arial" w:hint="eastAsia"/>
          <w:szCs w:val="28"/>
        </w:rPr>
        <w:t>alter</w:t>
      </w:r>
      <w:r w:rsidRPr="00862FE1">
        <w:rPr>
          <w:rFonts w:cs="Arial" w:hint="eastAsia"/>
          <w:szCs w:val="28"/>
        </w:rPr>
        <w:t xml:space="preserve"> </w:t>
      </w:r>
      <w:r w:rsidR="001C2A29" w:rsidRPr="00862FE1">
        <w:rPr>
          <w:rFonts w:cs="Arial" w:hint="eastAsia"/>
          <w:szCs w:val="28"/>
        </w:rPr>
        <w:t>prey availability</w:t>
      </w:r>
      <w:r w:rsidR="00FB7F33" w:rsidRPr="00862FE1">
        <w:rPr>
          <w:rFonts w:cs="Arial"/>
          <w:szCs w:val="28"/>
        </w:rPr>
        <w:t xml:space="preserve"> to predators</w:t>
      </w:r>
      <w:r w:rsidR="00FB7F33" w:rsidRPr="00862FE1">
        <w:rPr>
          <w:rFonts w:cs="Arial" w:hint="eastAsia"/>
          <w:szCs w:val="28"/>
        </w:rPr>
        <w:t>,</w:t>
      </w:r>
      <w:r w:rsidR="00C535E7" w:rsidRPr="00862FE1">
        <w:rPr>
          <w:rFonts w:cs="Arial"/>
          <w:szCs w:val="28"/>
        </w:rPr>
        <w:t xml:space="preserve"> in accordance with </w:t>
      </w:r>
      <w:r w:rsidRPr="00862FE1">
        <w:rPr>
          <w:rFonts w:cs="Arial" w:hint="eastAsia"/>
          <w:szCs w:val="28"/>
        </w:rPr>
        <w:t xml:space="preserve">a meta-analysis </w:t>
      </w:r>
      <w:r w:rsidR="00C535E7" w:rsidRPr="00862FE1">
        <w:rPr>
          <w:rFonts w:cs="Arial"/>
          <w:szCs w:val="28"/>
        </w:rPr>
        <w:t xml:space="preserve">study showing </w:t>
      </w:r>
      <w:r w:rsidRPr="00862FE1">
        <w:rPr>
          <w:rFonts w:cs="Arial" w:hint="eastAsia"/>
          <w:szCs w:val="28"/>
        </w:rPr>
        <w:t>no changes in</w:t>
      </w:r>
      <w:r w:rsidRPr="00862FE1">
        <w:rPr>
          <w:rFonts w:cs="Arial"/>
          <w:szCs w:val="28"/>
        </w:rPr>
        <w:t xml:space="preserve"> </w:t>
      </w:r>
      <w:r w:rsidR="00EE4273" w:rsidRPr="00862FE1">
        <w:rPr>
          <w:rFonts w:cs="Arial" w:hint="eastAsia"/>
          <w:szCs w:val="28"/>
        </w:rPr>
        <w:t xml:space="preserve">the </w:t>
      </w:r>
      <w:r w:rsidR="00EE4273" w:rsidRPr="00862FE1">
        <w:rPr>
          <w:rFonts w:cs="Arial"/>
          <w:szCs w:val="28"/>
        </w:rPr>
        <w:t>densit</w:t>
      </w:r>
      <w:r w:rsidR="00EE4273" w:rsidRPr="00862FE1">
        <w:rPr>
          <w:rFonts w:cs="Arial" w:hint="eastAsia"/>
          <w:szCs w:val="28"/>
        </w:rPr>
        <w:t xml:space="preserve">ies of </w:t>
      </w:r>
      <w:r w:rsidRPr="00862FE1">
        <w:rPr>
          <w:rFonts w:cs="Arial" w:hint="eastAsia"/>
          <w:szCs w:val="28"/>
        </w:rPr>
        <w:t>p</w:t>
      </w:r>
      <w:r w:rsidRPr="00862FE1">
        <w:rPr>
          <w:rFonts w:cs="Arial"/>
          <w:szCs w:val="28"/>
        </w:rPr>
        <w:t>otential prey</w:t>
      </w:r>
      <w:r w:rsidRPr="00862FE1">
        <w:rPr>
          <w:rFonts w:cs="Arial" w:hint="eastAsia"/>
          <w:szCs w:val="28"/>
        </w:rPr>
        <w:t xml:space="preserve"> (</w:t>
      </w:r>
      <w:r w:rsidR="00862FE1" w:rsidRPr="00862FE1">
        <w:rPr>
          <w:rFonts w:cs="Arial" w:hint="eastAsia"/>
          <w:szCs w:val="28"/>
        </w:rPr>
        <w:t xml:space="preserve">e.g., </w:t>
      </w:r>
      <w:r w:rsidRPr="00862FE1">
        <w:rPr>
          <w:rFonts w:cs="Arial" w:hint="eastAsia"/>
          <w:szCs w:val="28"/>
        </w:rPr>
        <w:t>crop herbivore</w:t>
      </w:r>
      <w:r w:rsidR="00C5403B" w:rsidRPr="00862FE1">
        <w:rPr>
          <w:rFonts w:cs="Arial" w:hint="eastAsia"/>
          <w:szCs w:val="28"/>
        </w:rPr>
        <w:t>s</w:t>
      </w:r>
      <w:r w:rsidRPr="00862FE1">
        <w:rPr>
          <w:rFonts w:cs="Arial" w:hint="eastAsia"/>
          <w:szCs w:val="28"/>
        </w:rPr>
        <w:t>) in agricultural fields</w:t>
      </w:r>
      <w:r w:rsidRPr="00862FE1">
        <w:rPr>
          <w:rFonts w:cs="Arial"/>
          <w:szCs w:val="28"/>
        </w:rPr>
        <w:t xml:space="preserve"> </w:t>
      </w:r>
      <w:r w:rsidR="00862FE1" w:rsidRPr="00862FE1">
        <w:rPr>
          <w:rFonts w:cs="Arial" w:hint="eastAsia"/>
          <w:szCs w:val="28"/>
        </w:rPr>
        <w:t>in response to different</w:t>
      </w:r>
      <w:r w:rsidR="00EE4273" w:rsidRPr="00862FE1">
        <w:rPr>
          <w:rFonts w:cs="Arial" w:hint="eastAsia"/>
          <w:szCs w:val="28"/>
        </w:rPr>
        <w:t xml:space="preserve"> levels of</w:t>
      </w:r>
      <w:r w:rsidRPr="00862FE1">
        <w:rPr>
          <w:rFonts w:cs="Arial" w:hint="eastAsia"/>
          <w:szCs w:val="28"/>
        </w:rPr>
        <w:t xml:space="preserve"> </w:t>
      </w:r>
      <w:r w:rsidRPr="00862FE1">
        <w:rPr>
          <w:rFonts w:cs="Arial"/>
          <w:szCs w:val="28"/>
        </w:rPr>
        <w:t xml:space="preserve">habitat complexity </w:t>
      </w:r>
      <w:r w:rsidR="001220F6" w:rsidRPr="00862FE1">
        <w:rPr>
          <w:rFonts w:cs="Arial"/>
          <w:szCs w:val="28"/>
        </w:rPr>
        <w:fldChar w:fldCharType="begin"/>
      </w:r>
      <w:r w:rsidRPr="00862FE1">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1220F6" w:rsidRPr="00862FE1">
        <w:rPr>
          <w:rFonts w:cs="Arial"/>
          <w:szCs w:val="28"/>
        </w:rPr>
        <w:fldChar w:fldCharType="separate"/>
      </w:r>
      <w:r w:rsidRPr="00862FE1">
        <w:rPr>
          <w:rFonts w:cs="Arial"/>
          <w:szCs w:val="28"/>
        </w:rPr>
        <w:t>(Langellotto and Denno 2004)</w:t>
      </w:r>
      <w:r w:rsidR="001220F6" w:rsidRPr="00862FE1">
        <w:rPr>
          <w:rFonts w:cs="Arial"/>
          <w:szCs w:val="28"/>
        </w:rPr>
        <w:fldChar w:fldCharType="end"/>
      </w:r>
      <w:r w:rsidRPr="00862FE1">
        <w:rPr>
          <w:rFonts w:cs="Arial" w:hint="eastAsia"/>
          <w:szCs w:val="28"/>
        </w:rPr>
        <w:t xml:space="preserve">. </w:t>
      </w:r>
      <w:r w:rsidR="00C535E7" w:rsidRPr="00862FE1">
        <w:rPr>
          <w:rFonts w:cs="Arial"/>
          <w:szCs w:val="28"/>
        </w:rPr>
        <w:t>Taken together,</w:t>
      </w:r>
      <w:r w:rsidR="0007086E" w:rsidRPr="00862FE1">
        <w:rPr>
          <w:rFonts w:cs="Arial"/>
          <w:szCs w:val="28"/>
        </w:rPr>
        <w:t xml:space="preserve"> although</w:t>
      </w:r>
      <w:r w:rsidR="0007086E">
        <w:rPr>
          <w:rFonts w:cs="Arial"/>
          <w:szCs w:val="28"/>
        </w:rPr>
        <w:t xml:space="preserve"> vegetation </w:t>
      </w:r>
      <w:r w:rsidR="00E00B46">
        <w:rPr>
          <w:rFonts w:cs="Arial" w:hint="eastAsia"/>
          <w:szCs w:val="28"/>
        </w:rPr>
        <w:t xml:space="preserve">itself </w:t>
      </w:r>
      <w:r w:rsidR="0007086E">
        <w:rPr>
          <w:rFonts w:cs="Arial"/>
          <w:szCs w:val="28"/>
        </w:rPr>
        <w:t>may not</w:t>
      </w:r>
      <w:r w:rsidR="00EE4273">
        <w:rPr>
          <w:rFonts w:cs="Arial" w:hint="eastAsia"/>
          <w:szCs w:val="28"/>
        </w:rPr>
        <w:t xml:space="preserve"> directly</w:t>
      </w:r>
      <w:r w:rsidR="0007086E">
        <w:rPr>
          <w:rFonts w:cs="Arial"/>
          <w:szCs w:val="28"/>
        </w:rPr>
        <w:t xml:space="preserve"> affect predators’ diet composition</w:t>
      </w:r>
      <w:r w:rsidR="00EE4273">
        <w:rPr>
          <w:rFonts w:cs="Arial" w:hint="eastAsia"/>
          <w:szCs w:val="28"/>
        </w:rPr>
        <w:t>s</w:t>
      </w:r>
      <w:r w:rsidR="0007086E">
        <w:rPr>
          <w:rFonts w:cs="Arial"/>
          <w:szCs w:val="28"/>
        </w:rPr>
        <w:t xml:space="preserve">, </w:t>
      </w:r>
      <w:r w:rsidR="00C535E7">
        <w:rPr>
          <w:rFonts w:cs="Arial"/>
          <w:szCs w:val="28"/>
        </w:rPr>
        <w:t>i</w:t>
      </w:r>
      <w:r>
        <w:rPr>
          <w:rFonts w:cs="Arial" w:hint="eastAsia"/>
          <w:szCs w:val="28"/>
        </w:rPr>
        <w:t xml:space="preserve">ncreasing </w:t>
      </w:r>
      <w:r w:rsidR="00EE4273">
        <w:rPr>
          <w:rFonts w:cs="Arial"/>
          <w:szCs w:val="28"/>
        </w:rPr>
        <w:t>vegetation</w:t>
      </w:r>
      <w:r w:rsidR="00EE4273">
        <w:rPr>
          <w:rFonts w:cs="Arial" w:hint="eastAsia"/>
          <w:szCs w:val="28"/>
        </w:rPr>
        <w:t xml:space="preserve"> </w:t>
      </w:r>
      <w:r w:rsidR="00C535E7">
        <w:rPr>
          <w:rFonts w:cs="Arial" w:hint="eastAsia"/>
          <w:szCs w:val="28"/>
        </w:rPr>
        <w:t>complexity</w:t>
      </w:r>
      <w:r w:rsidR="00C535E7">
        <w:rPr>
          <w:rFonts w:cs="Arial"/>
          <w:szCs w:val="28"/>
        </w:rPr>
        <w:t xml:space="preserve"> </w:t>
      </w:r>
      <w:r w:rsidR="00EE4273">
        <w:rPr>
          <w:rFonts w:cs="Arial" w:hint="eastAsia"/>
          <w:szCs w:val="28"/>
        </w:rPr>
        <w:t>could</w:t>
      </w:r>
      <w:r w:rsidR="008564E5">
        <w:rPr>
          <w:rFonts w:cs="Arial"/>
          <w:szCs w:val="28"/>
        </w:rPr>
        <w:t xml:space="preserve"> stil</w:t>
      </w:r>
      <w:r w:rsidR="00C27B8C">
        <w:rPr>
          <w:rFonts w:cs="Arial"/>
          <w:szCs w:val="28"/>
        </w:rPr>
        <w:t>l</w:t>
      </w:r>
      <w:r w:rsidR="00C535E7">
        <w:rPr>
          <w:rFonts w:cs="Arial"/>
          <w:szCs w:val="28"/>
        </w:rPr>
        <w:t xml:space="preserve"> </w:t>
      </w:r>
      <w:r>
        <w:rPr>
          <w:rFonts w:cs="Arial" w:hint="eastAsia"/>
          <w:szCs w:val="28"/>
        </w:rPr>
        <w:t>benefit pest control through enhancing</w:t>
      </w:r>
      <w:r w:rsidR="00C535E7">
        <w:rPr>
          <w:rFonts w:cs="Arial"/>
          <w:szCs w:val="28"/>
        </w:rPr>
        <w:t xml:space="preserve"> the</w:t>
      </w:r>
      <w:r>
        <w:rPr>
          <w:rFonts w:cs="Arial" w:hint="eastAsia"/>
          <w:szCs w:val="28"/>
        </w:rPr>
        <w:t xml:space="preserve"> </w:t>
      </w:r>
      <w:r w:rsidR="00C535E7">
        <w:rPr>
          <w:rFonts w:cs="Arial" w:hint="eastAsia"/>
          <w:szCs w:val="28"/>
        </w:rPr>
        <w:t>density</w:t>
      </w:r>
      <w:r w:rsidR="00C535E7">
        <w:rPr>
          <w:rFonts w:cs="Arial"/>
          <w:szCs w:val="28"/>
        </w:rPr>
        <w:t xml:space="preserve"> </w:t>
      </w:r>
      <w:r w:rsidR="00C535E7">
        <w:rPr>
          <w:rFonts w:cs="Arial" w:hint="eastAsia"/>
          <w:szCs w:val="28"/>
        </w:rPr>
        <w:t xml:space="preserve">and diversity </w:t>
      </w:r>
      <w:r w:rsidR="00C535E7">
        <w:rPr>
          <w:rFonts w:cs="Arial"/>
          <w:szCs w:val="28"/>
        </w:rPr>
        <w:t xml:space="preserve">of </w:t>
      </w:r>
      <w:r>
        <w:rPr>
          <w:rFonts w:cs="Arial" w:hint="eastAsia"/>
          <w:szCs w:val="28"/>
        </w:rPr>
        <w:t>predator</w:t>
      </w:r>
      <w:r w:rsidR="00C535E7">
        <w:rPr>
          <w:rFonts w:cs="Arial"/>
          <w:szCs w:val="28"/>
        </w:rPr>
        <w:t>s</w:t>
      </w:r>
      <w:r w:rsidR="00EE4273">
        <w:rPr>
          <w:rFonts w:cs="Arial"/>
          <w:szCs w:val="28"/>
        </w:rPr>
        <w:t xml:space="preserve">, whose </w:t>
      </w:r>
      <w:r w:rsidR="00EE4273">
        <w:rPr>
          <w:rFonts w:cs="Arial" w:hint="eastAsia"/>
          <w:szCs w:val="28"/>
        </w:rPr>
        <w:t>pest</w:t>
      </w:r>
      <w:r w:rsidR="00EE4273">
        <w:rPr>
          <w:rFonts w:cs="Arial"/>
          <w:szCs w:val="28"/>
        </w:rPr>
        <w:t xml:space="preserve"> co</w:t>
      </w:r>
      <w:r w:rsidR="00EE4273">
        <w:rPr>
          <w:rFonts w:cs="Arial" w:hint="eastAsia"/>
          <w:szCs w:val="28"/>
        </w:rPr>
        <w:t>nsumption</w:t>
      </w:r>
      <w:r w:rsidR="00C535E7">
        <w:rPr>
          <w:rFonts w:cs="Arial"/>
          <w:szCs w:val="28"/>
        </w:rPr>
        <w:t xml:space="preserve"> </w:t>
      </w:r>
      <w:r w:rsidR="00E00B46">
        <w:rPr>
          <w:rFonts w:cs="Arial" w:hint="eastAsia"/>
          <w:szCs w:val="28"/>
        </w:rPr>
        <w:t>remains</w:t>
      </w:r>
      <w:r w:rsidR="00EE4273">
        <w:rPr>
          <w:rFonts w:cs="Arial"/>
          <w:szCs w:val="28"/>
        </w:rPr>
        <w:t xml:space="preserve"> relatively</w:t>
      </w:r>
      <w:r w:rsidR="00EE4273">
        <w:rPr>
          <w:rFonts w:cs="Arial" w:hint="eastAsia"/>
          <w:szCs w:val="28"/>
        </w:rPr>
        <w:t xml:space="preserve"> stable regardless of the surrounding </w:t>
      </w:r>
      <w:r w:rsidR="00EE4273" w:rsidRPr="00EE4273">
        <w:rPr>
          <w:rFonts w:cs="Arial"/>
          <w:szCs w:val="28"/>
        </w:rPr>
        <w:t>vegetation</w:t>
      </w:r>
      <w:r>
        <w:rPr>
          <w:rFonts w:cs="Arial" w:hint="eastAsia"/>
          <w:szCs w:val="28"/>
        </w:rPr>
        <w:t>.</w:t>
      </w:r>
    </w:p>
    <w:p w14:paraId="316F1EA5"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14:paraId="0EF76B3F" w14:textId="77777777" w:rsidR="000600B7" w:rsidRDefault="00056389">
      <w:pPr>
        <w:rPr>
          <w:rFonts w:cs="Arial"/>
          <w:color w:val="FF0000"/>
          <w:szCs w:val="28"/>
        </w:rPr>
      </w:pPr>
      <w:r>
        <w:rPr>
          <w:rFonts w:cs="Arial" w:hint="eastAsia"/>
          <w:szCs w:val="28"/>
        </w:rPr>
        <w:tab/>
        <w:t xml:space="preserve">Surprisingly, </w:t>
      </w:r>
      <w:r w:rsidR="00223F6C">
        <w:rPr>
          <w:rFonts w:cs="Arial"/>
          <w:szCs w:val="28"/>
        </w:rPr>
        <w:t>a</w:t>
      </w:r>
      <w:r w:rsidR="00223F6C">
        <w:rPr>
          <w:rFonts w:cs="Arial" w:hint="eastAsia"/>
          <w:szCs w:val="28"/>
        </w:rPr>
        <w:t xml:space="preserve">lthough </w:t>
      </w:r>
      <w:r w:rsidR="00223F6C">
        <w:rPr>
          <w:rFonts w:cs="Arial"/>
          <w:szCs w:val="28"/>
        </w:rPr>
        <w:t xml:space="preserve">the </w:t>
      </w:r>
      <w:r w:rsidR="00223F6C">
        <w:rPr>
          <w:rFonts w:cs="Arial" w:hint="eastAsia"/>
          <w:szCs w:val="28"/>
        </w:rPr>
        <w:t xml:space="preserve">diet compositions of generalist predators </w:t>
      </w:r>
      <w:r w:rsidR="00673509">
        <w:rPr>
          <w:rFonts w:cs="Arial"/>
          <w:szCs w:val="28"/>
        </w:rPr>
        <w:t xml:space="preserve">are </w:t>
      </w:r>
      <w:r w:rsidR="00223F6C">
        <w:rPr>
          <w:rFonts w:cs="Arial" w:hint="eastAsia"/>
          <w:szCs w:val="28"/>
        </w:rPr>
        <w:t xml:space="preserve">largely influenced by prey availability in the </w:t>
      </w:r>
      <w:r w:rsidR="00673509">
        <w:rPr>
          <w:rFonts w:cs="Arial"/>
          <w:szCs w:val="28"/>
        </w:rPr>
        <w:t>field</w:t>
      </w:r>
      <w:r w:rsidR="00223F6C">
        <w:rPr>
          <w:rFonts w:cs="Arial" w:hint="eastAsia"/>
          <w:szCs w:val="28"/>
        </w:rPr>
        <w:t xml:space="preserve"> </w:t>
      </w:r>
      <w:r w:rsidR="001220F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 </w:instrText>
      </w:r>
      <w:r w:rsidR="001220F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sidR="00223F6C">
        <w:rPr>
          <w:rFonts w:cs="Arial"/>
          <w:noProof/>
          <w:szCs w:val="28"/>
        </w:rPr>
        <w:t>(Madsen et al. 2004, Wise et al. 2006, Hsu et al. 2021)</w:t>
      </w:r>
      <w:r w:rsidR="001220F6">
        <w:rPr>
          <w:rFonts w:cs="Arial"/>
          <w:szCs w:val="28"/>
        </w:rPr>
        <w:fldChar w:fldCharType="end"/>
      </w:r>
      <w:r w:rsidR="00223F6C">
        <w:rPr>
          <w:rFonts w:cs="Arial" w:hint="eastAsia"/>
          <w:szCs w:val="28"/>
        </w:rPr>
        <w:t>,</w:t>
      </w:r>
      <w:r w:rsidR="00673509">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sidR="00673509">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w:t>
      </w:r>
      <w:r w:rsidR="00AB17B6">
        <w:rPr>
          <w:rFonts w:cs="Arial" w:hint="eastAsia"/>
          <w:szCs w:val="28"/>
        </w:rPr>
        <w:t>in the farms</w:t>
      </w:r>
      <w:r>
        <w:rPr>
          <w:rFonts w:cs="Arial" w:hint="eastAsia"/>
          <w:szCs w:val="28"/>
        </w:rPr>
        <w:t xml:space="preserve"> </w:t>
      </w:r>
      <w:r w:rsidR="00673509">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w:t>
      </w:r>
      <w:r w:rsidR="00AB17B6">
        <w:rPr>
          <w:rFonts w:cs="Arial" w:hint="eastAsia"/>
          <w:szCs w:val="28"/>
        </w:rPr>
        <w:t>s</w:t>
      </w:r>
      <w:r>
        <w:rPr>
          <w:rFonts w:cs="Arial" w:hint="eastAsia"/>
          <w:szCs w:val="28"/>
        </w:rPr>
        <w:t xml:space="preserve"> was highly </w:t>
      </w:r>
      <w:r w:rsidR="00AB17B6">
        <w:rPr>
          <w:rFonts w:cs="Arial" w:hint="eastAsia"/>
          <w:szCs w:val="28"/>
        </w:rPr>
        <w:t>correlated with</w:t>
      </w:r>
      <w:r>
        <w:rPr>
          <w:rFonts w:cs="Arial" w:hint="eastAsia"/>
          <w:szCs w:val="28"/>
        </w:rPr>
        <w:t xml:space="preserve"> crop stage, which was </w:t>
      </w:r>
      <w:r w:rsidR="00E45348">
        <w:rPr>
          <w:rFonts w:cs="Arial" w:hint="eastAsia"/>
          <w:szCs w:val="28"/>
        </w:rPr>
        <w:t>also included as a factor in our</w:t>
      </w:r>
      <w:r>
        <w:rPr>
          <w:rFonts w:cs="Arial" w:hint="eastAsia"/>
          <w:szCs w:val="28"/>
        </w:rPr>
        <w:t xml:space="preserve"> </w:t>
      </w:r>
      <w:r>
        <w:rPr>
          <w:rFonts w:cs="Arial" w:hint="eastAsia"/>
          <w:szCs w:val="28"/>
        </w:rPr>
        <w:lastRenderedPageBreak/>
        <w:t xml:space="preserve">model (Fig. 3). In fact, </w:t>
      </w:r>
      <w:r w:rsidR="00E82921">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sidR="005C6BF7">
        <w:rPr>
          <w:rFonts w:cs="Arial"/>
          <w:szCs w:val="28"/>
        </w:rPr>
        <w:t>T</w:t>
      </w:r>
      <w:r w:rsidR="005C6BF7">
        <w:rPr>
          <w:rFonts w:cs="Arial" w:hint="eastAsia"/>
          <w:szCs w:val="28"/>
        </w:rPr>
        <w:t>o shed light on the potential mechanisms underlying the foraging patterns of predators</w:t>
      </w:r>
      <w:r w:rsidR="005C6BF7">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r w:rsidR="0007086E">
        <w:rPr>
          <w:rFonts w:cs="Arial"/>
          <w:color w:val="FF0000"/>
          <w:szCs w:val="28"/>
        </w:rPr>
        <w:t>?</w:t>
      </w:r>
      <w:r>
        <w:rPr>
          <w:rFonts w:cs="Arial" w:hint="eastAsia"/>
          <w:color w:val="FF0000"/>
          <w:szCs w:val="28"/>
        </w:rPr>
        <w:t>)</w:t>
      </w:r>
    </w:p>
    <w:p w14:paraId="44DA186B" w14:textId="77777777" w:rsidR="0007086E" w:rsidRDefault="0007086E">
      <w:pPr>
        <w:rPr>
          <w:rFonts w:cs="Arial"/>
          <w:szCs w:val="28"/>
        </w:rPr>
      </w:pPr>
    </w:p>
    <w:p w14:paraId="7DE7941D" w14:textId="77777777" w:rsidR="000600B7" w:rsidRDefault="00056389">
      <w:pPr>
        <w:jc w:val="center"/>
        <w:rPr>
          <w:rFonts w:cs="Arial"/>
          <w:i/>
          <w:szCs w:val="28"/>
        </w:rPr>
      </w:pPr>
      <w:r>
        <w:rPr>
          <w:rFonts w:cs="Arial"/>
          <w:i/>
          <w:szCs w:val="28"/>
        </w:rPr>
        <w:t>Potential caveats</w:t>
      </w:r>
      <w:r>
        <w:rPr>
          <w:rFonts w:cs="Arial" w:hint="eastAsia"/>
          <w:i/>
          <w:szCs w:val="28"/>
        </w:rPr>
        <w:t xml:space="preserve"> </w:t>
      </w:r>
      <w:r w:rsidR="00E82921">
        <w:rPr>
          <w:rFonts w:cs="Arial"/>
          <w:i/>
          <w:szCs w:val="28"/>
        </w:rPr>
        <w:t>of this study</w:t>
      </w:r>
    </w:p>
    <w:p w14:paraId="382A152C" w14:textId="77777777" w:rsidR="000600B7" w:rsidRDefault="00056389">
      <w:pPr>
        <w:rPr>
          <w:rFonts w:cs="Arial"/>
          <w:szCs w:val="28"/>
        </w:rPr>
      </w:pPr>
      <w:r>
        <w:rPr>
          <w:rFonts w:cs="Arial" w:hint="eastAsia"/>
          <w:szCs w:val="28"/>
        </w:rPr>
        <w:tab/>
        <w:t>Our</w:t>
      </w:r>
      <w:r>
        <w:rPr>
          <w:rFonts w:cs="Arial"/>
          <w:szCs w:val="28"/>
        </w:rPr>
        <w:t xml:space="preserve"> study </w:t>
      </w:r>
      <w:r w:rsidR="00B64FCA">
        <w:rPr>
          <w:rFonts w:cs="Arial"/>
          <w:szCs w:val="28"/>
        </w:rPr>
        <w:t>demonstrates</w:t>
      </w:r>
      <w:r>
        <w:rPr>
          <w:rFonts w:cs="Arial" w:hint="eastAsia"/>
          <w:szCs w:val="28"/>
        </w:rPr>
        <w:t xml:space="preserve"> the</w:t>
      </w:r>
      <w:r>
        <w:rPr>
          <w:rFonts w:cs="Arial"/>
          <w:szCs w:val="28"/>
        </w:rPr>
        <w:t xml:space="preserve"> </w:t>
      </w:r>
      <w:r w:rsidR="00B64FCA">
        <w:rPr>
          <w:rFonts w:cs="Arial"/>
          <w:szCs w:val="28"/>
        </w:rPr>
        <w:t xml:space="preserve">high consumption of rice pests by </w:t>
      </w:r>
      <w:r>
        <w:rPr>
          <w:rFonts w:cs="Arial"/>
          <w:szCs w:val="28"/>
        </w:rPr>
        <w:t xml:space="preserve">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predators’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sidR="006725B9">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sidR="006725B9">
        <w:rPr>
          <w:rFonts w:cs="Arial"/>
          <w:szCs w:val="28"/>
        </w:rPr>
        <w:t xml:space="preserve">predator </w:t>
      </w:r>
      <w:r>
        <w:rPr>
          <w:rFonts w:cs="Arial"/>
          <w:szCs w:val="28"/>
        </w:rPr>
        <w:t xml:space="preserve">density and diversity in the field </w:t>
      </w:r>
      <w:r w:rsidR="001220F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1220F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Pr>
          <w:rFonts w:cs="Arial"/>
          <w:szCs w:val="28"/>
        </w:rPr>
        <w:t>(Duelli and Obrist 2003, Letourneau et al. 2009, Rusch et al. 2016)</w:t>
      </w:r>
      <w:r w:rsidR="001220F6">
        <w:rPr>
          <w:rFonts w:cs="Arial"/>
          <w:szCs w:val="28"/>
        </w:rPr>
        <w:fldChar w:fldCharType="end"/>
      </w:r>
      <w:r>
        <w:rPr>
          <w:rFonts w:cs="Arial" w:hint="eastAsia"/>
          <w:szCs w:val="28"/>
        </w:rPr>
        <w:t xml:space="preserve">. The effectiveness of biocontrol </w:t>
      </w:r>
      <w:r w:rsidR="008C7A08">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 xml:space="preserve">overall pest dynamics. </w:t>
      </w:r>
      <w:r>
        <w:rPr>
          <w:rFonts w:cs="Arial" w:hint="eastAsia"/>
          <w:szCs w:val="28"/>
        </w:rPr>
        <w:lastRenderedPageBreak/>
        <w:t>Second</w:t>
      </w:r>
      <w:r>
        <w:rPr>
          <w:rFonts w:cs="Arial"/>
          <w:szCs w:val="28"/>
        </w:rPr>
        <w:t xml:space="preserve">, </w:t>
      </w:r>
      <w:r w:rsidR="00B64FCA">
        <w:rPr>
          <w:rFonts w:cs="Arial"/>
          <w:szCs w:val="28"/>
        </w:rPr>
        <w:t xml:space="preserve">while </w:t>
      </w:r>
      <w:r w:rsidR="001561B9">
        <w:rPr>
          <w:rFonts w:cs="Arial"/>
          <w:szCs w:val="28"/>
        </w:rPr>
        <w:t xml:space="preserve">some cases of </w:t>
      </w:r>
      <w:r>
        <w:rPr>
          <w:rFonts w:cs="Arial" w:hint="eastAsia"/>
          <w:szCs w:val="28"/>
        </w:rPr>
        <w:t>i</w:t>
      </w:r>
      <w:r>
        <w:rPr>
          <w:rFonts w:cs="Arial"/>
          <w:szCs w:val="28"/>
        </w:rPr>
        <w:t>ntra</w:t>
      </w:r>
      <w:r>
        <w:rPr>
          <w:rFonts w:cs="Arial" w:hint="eastAsia"/>
          <w:szCs w:val="28"/>
        </w:rPr>
        <w:t>-</w:t>
      </w:r>
      <w:r>
        <w:rPr>
          <w:rFonts w:cs="Arial"/>
          <w:szCs w:val="28"/>
        </w:rPr>
        <w:t>guild predation</w:t>
      </w:r>
      <w:r w:rsidR="005D4CF6">
        <w:rPr>
          <w:rFonts w:cs="Arial"/>
          <w:szCs w:val="28"/>
        </w:rPr>
        <w:t xml:space="preserve"> among predators</w:t>
      </w:r>
      <w:r>
        <w:rPr>
          <w:rFonts w:cs="Arial" w:hint="eastAsia"/>
          <w:szCs w:val="28"/>
        </w:rPr>
        <w:t xml:space="preserve"> impact</w:t>
      </w:r>
      <w:r w:rsidR="00B64FCA">
        <w:rPr>
          <w:rFonts w:cs="Arial"/>
          <w:szCs w:val="28"/>
        </w:rPr>
        <w:t>ed</w:t>
      </w:r>
      <w:r>
        <w:rPr>
          <w:rFonts w:cs="Arial" w:hint="eastAsia"/>
          <w:szCs w:val="28"/>
        </w:rPr>
        <w:t xml:space="preserve"> the pest control by generalist predators </w:t>
      </w:r>
      <w:r w:rsidR="001220F6">
        <w:rPr>
          <w:rFonts w:cs="Arial"/>
          <w:szCs w:val="28"/>
        </w:rPr>
        <w:fldChar w:fldCharType="begin"/>
      </w:r>
      <w:r w:rsidR="00FF395A">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1220F6">
        <w:rPr>
          <w:rFonts w:cs="Arial"/>
          <w:szCs w:val="28"/>
        </w:rPr>
        <w:fldChar w:fldCharType="separate"/>
      </w:r>
      <w:r w:rsidR="00FF395A">
        <w:rPr>
          <w:rFonts w:cs="Arial"/>
          <w:noProof/>
          <w:szCs w:val="28"/>
        </w:rPr>
        <w:t>(Straub et al. 2008, Michalko et al. 2019)</w:t>
      </w:r>
      <w:r w:rsidR="001220F6">
        <w:rPr>
          <w:rFonts w:cs="Arial"/>
          <w:szCs w:val="28"/>
        </w:rPr>
        <w:fldChar w:fldCharType="end"/>
      </w:r>
      <w:r w:rsidR="00B64FCA">
        <w:rPr>
          <w:rFonts w:cs="Arial"/>
          <w:szCs w:val="28"/>
        </w:rPr>
        <w:t xml:space="preserve">, </w:t>
      </w:r>
      <w:r w:rsidR="004C1E1B">
        <w:rPr>
          <w:rFonts w:cs="Arial" w:hint="eastAsia"/>
          <w:szCs w:val="28"/>
        </w:rPr>
        <w:t>i</w:t>
      </w:r>
      <w:r w:rsidR="004C1E1B">
        <w:rPr>
          <w:rFonts w:cs="Arial"/>
          <w:szCs w:val="28"/>
        </w:rPr>
        <w:t>ntra</w:t>
      </w:r>
      <w:r w:rsidR="004C1E1B">
        <w:rPr>
          <w:rFonts w:cs="Arial" w:hint="eastAsia"/>
          <w:szCs w:val="28"/>
        </w:rPr>
        <w:t>-</w:t>
      </w:r>
      <w:r w:rsidR="004C1E1B">
        <w:rPr>
          <w:rFonts w:cs="Arial"/>
          <w:szCs w:val="28"/>
        </w:rPr>
        <w:t>guild predation</w:t>
      </w:r>
      <w:r w:rsidR="00B64FCA">
        <w:rPr>
          <w:rFonts w:cs="Arial"/>
          <w:szCs w:val="28"/>
        </w:rPr>
        <w:t xml:space="preserve"> </w:t>
      </w:r>
      <w:r w:rsidR="00B64FCA">
        <w:rPr>
          <w:rFonts w:cs="Arial" w:hint="eastAsia"/>
          <w:szCs w:val="28"/>
        </w:rPr>
        <w:t xml:space="preserve">was not accounted for in our </w:t>
      </w:r>
      <w:r w:rsidR="00B64FCA">
        <w:rPr>
          <w:rFonts w:cs="Arial"/>
          <w:szCs w:val="28"/>
        </w:rPr>
        <w:t xml:space="preserve">diet composition analysis </w:t>
      </w:r>
      <w:r w:rsidR="00FF395A">
        <w:rPr>
          <w:rFonts w:cs="Arial" w:hint="eastAsia"/>
          <w:szCs w:val="28"/>
        </w:rPr>
        <w:t>as</w:t>
      </w:r>
      <w:r w:rsidR="00B64FCA">
        <w:rPr>
          <w:rFonts w:cs="Arial"/>
          <w:szCs w:val="28"/>
        </w:rPr>
        <w:t xml:space="preserve"> it </w:t>
      </w:r>
      <w:r w:rsidR="004C1E1B">
        <w:rPr>
          <w:rFonts w:cs="Arial"/>
          <w:szCs w:val="28"/>
        </w:rPr>
        <w:t>remains</w:t>
      </w:r>
      <w:r w:rsidR="00B64FCA">
        <w:rPr>
          <w:rFonts w:cs="Arial"/>
          <w:szCs w:val="28"/>
        </w:rPr>
        <w:t xml:space="preserve"> a challenge for stable isotope mixing models</w:t>
      </w:r>
      <w:r w:rsidR="00CC2194">
        <w:rPr>
          <w:rFonts w:cs="Arial" w:hint="eastAsia"/>
          <w:szCs w:val="28"/>
        </w:rPr>
        <w:t xml:space="preserve"> </w:t>
      </w:r>
      <w:r w:rsidR="00CC2194">
        <w:rPr>
          <w:rFonts w:cs="Arial"/>
          <w:szCs w:val="28"/>
        </w:rPr>
        <w:fldChar w:fldCharType="begin"/>
      </w:r>
      <w:r w:rsidR="00CC2194">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CC2194">
        <w:rPr>
          <w:rFonts w:cs="Arial"/>
          <w:szCs w:val="28"/>
        </w:rPr>
        <w:fldChar w:fldCharType="separate"/>
      </w:r>
      <w:r w:rsidR="00CC2194">
        <w:rPr>
          <w:rFonts w:cs="Arial"/>
          <w:noProof/>
          <w:szCs w:val="28"/>
        </w:rPr>
        <w:t>(Hsu et al. 2021)</w:t>
      </w:r>
      <w:r w:rsidR="00CC2194">
        <w:rPr>
          <w:rFonts w:cs="Arial"/>
          <w:szCs w:val="28"/>
        </w:rPr>
        <w:fldChar w:fldCharType="end"/>
      </w:r>
      <w:r>
        <w:rPr>
          <w:rFonts w:cs="Arial" w:hint="eastAsia"/>
          <w:szCs w:val="28"/>
        </w:rPr>
        <w:t xml:space="preserve">. </w:t>
      </w:r>
      <w:r w:rsidR="001561B9">
        <w:rPr>
          <w:rFonts w:cs="Arial"/>
          <w:szCs w:val="28"/>
        </w:rPr>
        <w:t>We, however, argue that this may not be a major concern in our study for two reasons: a)</w:t>
      </w:r>
      <w:r>
        <w:rPr>
          <w:rFonts w:cs="Arial"/>
          <w:szCs w:val="28"/>
        </w:rPr>
        <w:t xml:space="preserve"> </w:t>
      </w:r>
      <w:r w:rsidR="001561B9">
        <w:rPr>
          <w:rFonts w:cs="Arial"/>
          <w:szCs w:val="28"/>
        </w:rPr>
        <w:t xml:space="preserve">Intra-guild </w:t>
      </w:r>
      <w:r>
        <w:rPr>
          <w:rFonts w:cs="Arial"/>
          <w:szCs w:val="28"/>
        </w:rPr>
        <w:t xml:space="preserve">predation pressure </w:t>
      </w:r>
      <w:r>
        <w:rPr>
          <w:rFonts w:cs="Arial" w:hint="eastAsia"/>
          <w:szCs w:val="28"/>
        </w:rPr>
        <w:t xml:space="preserve">can be substantially relaxed </w:t>
      </w:r>
      <w:r w:rsidR="001561B9">
        <w:rPr>
          <w:rFonts w:cs="Arial"/>
          <w:szCs w:val="28"/>
        </w:rPr>
        <w:t xml:space="preserve">with </w:t>
      </w:r>
      <w:r>
        <w:rPr>
          <w:rFonts w:cs="Arial" w:hint="eastAsia"/>
          <w:szCs w:val="28"/>
        </w:rPr>
        <w:t>increas</w:t>
      </w:r>
      <w:r w:rsidR="001561B9">
        <w:rPr>
          <w:rFonts w:cs="Arial"/>
          <w:szCs w:val="28"/>
        </w:rPr>
        <w:t>ing</w:t>
      </w:r>
      <w:r>
        <w:rPr>
          <w:rFonts w:cs="Arial"/>
          <w:szCs w:val="28"/>
        </w:rPr>
        <w:t xml:space="preserve"> </w:t>
      </w:r>
      <w:r>
        <w:rPr>
          <w:rFonts w:cs="Arial" w:hint="eastAsia"/>
          <w:szCs w:val="28"/>
        </w:rPr>
        <w:t>habitat</w:t>
      </w:r>
      <w:r w:rsidR="00693B63">
        <w:rPr>
          <w:rFonts w:cs="Arial"/>
          <w:szCs w:val="28"/>
        </w:rPr>
        <w:t xml:space="preserve"> (vegetation)</w:t>
      </w:r>
      <w:r>
        <w:rPr>
          <w:rFonts w:cs="Arial" w:hint="eastAsia"/>
          <w:szCs w:val="28"/>
        </w:rPr>
        <w:t xml:space="preserve"> </w:t>
      </w:r>
      <w:r>
        <w:rPr>
          <w:rFonts w:cs="Arial"/>
          <w:szCs w:val="28"/>
        </w:rPr>
        <w:t xml:space="preserve">complexity </w:t>
      </w:r>
      <w:r w:rsidR="001220F6">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1220F6">
        <w:rPr>
          <w:rFonts w:cs="Arial"/>
          <w:szCs w:val="28"/>
        </w:rPr>
        <w:fldChar w:fldCharType="separate"/>
      </w:r>
      <w:r>
        <w:rPr>
          <w:rFonts w:cs="Arial"/>
          <w:szCs w:val="28"/>
        </w:rPr>
        <w:t>(Finke and Denno 2006, Janssen et al. 2007)</w:t>
      </w:r>
      <w:r w:rsidR="001220F6">
        <w:rPr>
          <w:rFonts w:cs="Arial"/>
          <w:szCs w:val="28"/>
        </w:rPr>
        <w:fldChar w:fldCharType="end"/>
      </w:r>
      <w:r>
        <w:rPr>
          <w:rFonts w:cs="Arial"/>
          <w:szCs w:val="28"/>
        </w:rPr>
        <w:t xml:space="preserve">. </w:t>
      </w:r>
      <w:r>
        <w:rPr>
          <w:rFonts w:cs="Arial" w:hint="eastAsia"/>
          <w:szCs w:val="28"/>
        </w:rPr>
        <w:t xml:space="preserve">Such effect </w:t>
      </w:r>
      <w:r>
        <w:rPr>
          <w:rFonts w:cs="Arial"/>
          <w:szCs w:val="28"/>
        </w:rPr>
        <w:t>likely occur</w:t>
      </w:r>
      <w:r w:rsidR="00693B63">
        <w:rPr>
          <w:rFonts w:cs="Arial"/>
          <w:szCs w:val="28"/>
        </w:rPr>
        <w:t>red</w:t>
      </w:r>
      <w:r>
        <w:rPr>
          <w:rFonts w:cs="Arial"/>
          <w:szCs w:val="28"/>
        </w:rPr>
        <w:t xml:space="preserve">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sidR="00FF395A">
        <w:rPr>
          <w:rFonts w:cs="Arial" w:hint="eastAsia"/>
          <w:szCs w:val="28"/>
        </w:rPr>
        <w:t>;</w:t>
      </w:r>
      <w:r>
        <w:rPr>
          <w:rFonts w:cs="Arial" w:hint="eastAsia"/>
          <w:szCs w:val="28"/>
        </w:rPr>
        <w:t xml:space="preserve"> </w:t>
      </w:r>
      <w:r w:rsidR="00693B63">
        <w:rPr>
          <w:rFonts w:cs="Arial"/>
          <w:szCs w:val="28"/>
        </w:rPr>
        <w:t>b) I</w:t>
      </w:r>
      <w:r>
        <w:rPr>
          <w:rFonts w:cs="Arial" w:hint="eastAsia"/>
          <w:szCs w:val="28"/>
        </w:rPr>
        <w:t>ntra-guild predation</w:t>
      </w:r>
      <w:r w:rsidR="00693B63">
        <w:rPr>
          <w:rFonts w:cs="Arial"/>
          <w:szCs w:val="28"/>
        </w:rPr>
        <w:t xml:space="preserve"> </w:t>
      </w:r>
      <w:r w:rsidR="000A3F52">
        <w:rPr>
          <w:rFonts w:cs="Arial"/>
          <w:szCs w:val="28"/>
        </w:rPr>
        <w:t xml:space="preserve">may only play a minor role in affecting predator-prey interaction in the field </w:t>
      </w:r>
      <w:r w:rsidR="001220F6">
        <w:rPr>
          <w:rFonts w:cs="Arial"/>
          <w:szCs w:val="28"/>
        </w:rPr>
        <w:fldChar w:fldCharType="begin"/>
      </w:r>
      <w:r w:rsidR="00FF395A">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1220F6">
        <w:rPr>
          <w:rFonts w:cs="Arial"/>
          <w:szCs w:val="28"/>
        </w:rPr>
        <w:fldChar w:fldCharType="separate"/>
      </w:r>
      <w:r w:rsidR="00FF395A">
        <w:rPr>
          <w:rFonts w:cs="Arial"/>
          <w:noProof/>
          <w:szCs w:val="28"/>
        </w:rPr>
        <w:t>(Janssen et al. 2006, Petrakova et al. 2016)</w:t>
      </w:r>
      <w:r w:rsidR="001220F6">
        <w:rPr>
          <w:rFonts w:cs="Arial"/>
          <w:szCs w:val="28"/>
        </w:rPr>
        <w:fldChar w:fldCharType="end"/>
      </w:r>
      <w:r>
        <w:rPr>
          <w:rFonts w:cs="Arial" w:hint="eastAsia"/>
          <w:szCs w:val="28"/>
        </w:rPr>
        <w:t xml:space="preserve">. </w:t>
      </w:r>
      <w:r w:rsidR="000A3F52">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sidR="0089504F">
        <w:rPr>
          <w:rFonts w:cs="Arial"/>
          <w:szCs w:val="28"/>
        </w:rPr>
        <w:t>(</w:t>
      </w:r>
      <w:r>
        <w:rPr>
          <w:rFonts w:cs="Arial" w:hint="eastAsia"/>
          <w:szCs w:val="28"/>
        </w:rPr>
        <w:t>without predator-predator interferences</w:t>
      </w:r>
      <w:r w:rsidR="0089504F">
        <w:rPr>
          <w:rFonts w:cs="Arial"/>
          <w:szCs w:val="28"/>
        </w:rPr>
        <w:t>)</w:t>
      </w:r>
      <w:r>
        <w:rPr>
          <w:rFonts w:cs="Arial" w:hint="eastAsia"/>
          <w:szCs w:val="28"/>
        </w:rPr>
        <w:t xml:space="preserve"> might </w:t>
      </w:r>
      <w:r w:rsidR="000113F6">
        <w:rPr>
          <w:rFonts w:cs="Arial"/>
          <w:szCs w:val="28"/>
        </w:rPr>
        <w:t xml:space="preserve">not apply to a particular rice </w:t>
      </w:r>
      <w:r w:rsidR="000113F6">
        <w:rPr>
          <w:rFonts w:cs="Arial" w:hint="eastAsia"/>
          <w:szCs w:val="28"/>
        </w:rPr>
        <w:t xml:space="preserve">system </w:t>
      </w:r>
      <w:r w:rsidR="000113F6">
        <w:rPr>
          <w:rFonts w:cs="Arial"/>
          <w:szCs w:val="28"/>
        </w:rPr>
        <w:t xml:space="preserve">where </w:t>
      </w:r>
      <w:r w:rsidR="0089504F">
        <w:rPr>
          <w:rFonts w:cs="Arial"/>
          <w:szCs w:val="28"/>
        </w:rPr>
        <w:t>i</w:t>
      </w:r>
      <w:r w:rsidR="0089504F">
        <w:rPr>
          <w:rFonts w:cs="Arial" w:hint="eastAsia"/>
          <w:szCs w:val="28"/>
        </w:rPr>
        <w:t>ntra-guild predation</w:t>
      </w:r>
      <w:r w:rsidR="0089504F">
        <w:rPr>
          <w:rFonts w:cs="Arial"/>
          <w:szCs w:val="28"/>
        </w:rPr>
        <w:t xml:space="preserve"> </w:t>
      </w:r>
      <w:r w:rsidR="00860806">
        <w:rPr>
          <w:rFonts w:cs="Arial"/>
          <w:szCs w:val="28"/>
        </w:rPr>
        <w:t>prevails</w:t>
      </w:r>
      <w:r>
        <w:rPr>
          <w:rFonts w:cs="Arial" w:hint="eastAsia"/>
          <w:szCs w:val="28"/>
        </w:rPr>
        <w:t xml:space="preserve">. </w:t>
      </w:r>
    </w:p>
    <w:p w14:paraId="417AFD8B" w14:textId="77777777" w:rsidR="000600B7" w:rsidRDefault="000600B7">
      <w:pPr>
        <w:rPr>
          <w:rFonts w:cs="Arial"/>
          <w:i/>
          <w:color w:val="FF0000"/>
          <w:szCs w:val="28"/>
        </w:rPr>
      </w:pPr>
    </w:p>
    <w:p w14:paraId="265D9F0E" w14:textId="77777777" w:rsidR="000600B7" w:rsidRDefault="00056389">
      <w:pPr>
        <w:jc w:val="center"/>
        <w:rPr>
          <w:rFonts w:cs="Arial"/>
          <w:i/>
          <w:szCs w:val="28"/>
        </w:rPr>
      </w:pPr>
      <w:r>
        <w:rPr>
          <w:rFonts w:cs="Arial"/>
          <w:i/>
          <w:szCs w:val="28"/>
        </w:rPr>
        <w:t>Conclusions</w:t>
      </w:r>
    </w:p>
    <w:p w14:paraId="70ABA297" w14:textId="3723641D" w:rsidR="000600B7" w:rsidDel="00105295" w:rsidRDefault="00056389">
      <w:pPr>
        <w:pStyle w:val="af3"/>
        <w:numPr>
          <w:ilvl w:val="0"/>
          <w:numId w:val="3"/>
        </w:numPr>
        <w:rPr>
          <w:del w:id="1" w:author="CK NTU" w:date="2022-03-14T12:05:00Z"/>
          <w:rFonts w:cs="Arial"/>
          <w:color w:val="FF0000"/>
          <w:szCs w:val="28"/>
        </w:rPr>
      </w:pPr>
      <w:del w:id="2" w:author="CK NTU" w:date="2022-03-14T12:05:00Z">
        <w:r w:rsidDel="00105295">
          <w:rPr>
            <w:rFonts w:cs="Arial"/>
            <w:color w:val="FF0000"/>
            <w:szCs w:val="28"/>
          </w:rPr>
          <w:delText xml:space="preserve">Quantify data &gt; biocontrol value, </w:delText>
        </w:r>
        <w:r w:rsidDel="00105295">
          <w:rPr>
            <w:rFonts w:cs="Arial" w:hint="eastAsia"/>
            <w:color w:val="FF0000"/>
            <w:szCs w:val="28"/>
          </w:rPr>
          <w:delText>f</w:delText>
        </w:r>
        <w:r w:rsidDel="00105295">
          <w:rPr>
            <w:rFonts w:cs="Arial"/>
            <w:color w:val="FF0000"/>
            <w:szCs w:val="28"/>
          </w:rPr>
          <w:delText>unction as specialist when things matter.  While different within-season patterns between spiders and ladybeetles (less important)</w:delText>
        </w:r>
      </w:del>
    </w:p>
    <w:p w14:paraId="03897824" w14:textId="01A3CDBF" w:rsidR="000600B7" w:rsidDel="00105295" w:rsidRDefault="00056389">
      <w:pPr>
        <w:pStyle w:val="af3"/>
        <w:numPr>
          <w:ilvl w:val="0"/>
          <w:numId w:val="3"/>
        </w:numPr>
        <w:rPr>
          <w:del w:id="3" w:author="CK NTU" w:date="2022-03-14T12:05:00Z"/>
          <w:rFonts w:cs="Arial"/>
          <w:color w:val="FF0000"/>
          <w:szCs w:val="28"/>
        </w:rPr>
      </w:pPr>
      <w:del w:id="4" w:author="CK NTU" w:date="2022-03-14T12:05:00Z">
        <w:r w:rsidDel="00105295">
          <w:rPr>
            <w:rFonts w:cs="Arial"/>
            <w:color w:val="FF0000"/>
            <w:szCs w:val="28"/>
          </w:rPr>
          <w:delText>Consistent over years</w:delText>
        </w:r>
      </w:del>
    </w:p>
    <w:p w14:paraId="4BD2A52A" w14:textId="458E37C1" w:rsidR="000600B7" w:rsidDel="00105295" w:rsidRDefault="00056389">
      <w:pPr>
        <w:pStyle w:val="af3"/>
        <w:numPr>
          <w:ilvl w:val="0"/>
          <w:numId w:val="3"/>
        </w:numPr>
        <w:rPr>
          <w:del w:id="5" w:author="CK NTU" w:date="2022-03-14T12:05:00Z"/>
          <w:rFonts w:cs="Arial"/>
          <w:color w:val="FF0000"/>
          <w:szCs w:val="28"/>
        </w:rPr>
      </w:pPr>
      <w:del w:id="6" w:author="CK NTU" w:date="2022-03-14T12:05:00Z">
        <w:r w:rsidDel="00105295">
          <w:rPr>
            <w:rFonts w:cs="Arial"/>
            <w:color w:val="FF0000"/>
            <w:szCs w:val="28"/>
          </w:rPr>
          <w:delText>Analysis in abiotic and biotic factors &gt; value / implication</w:delText>
        </w:r>
      </w:del>
    </w:p>
    <w:p w14:paraId="6B171CEA" w14:textId="4E889F4F" w:rsidR="000600B7" w:rsidDel="00105295" w:rsidRDefault="00056389">
      <w:pPr>
        <w:pStyle w:val="af3"/>
        <w:numPr>
          <w:ilvl w:val="0"/>
          <w:numId w:val="3"/>
        </w:numPr>
        <w:rPr>
          <w:del w:id="7" w:author="CK NTU" w:date="2022-03-14T12:05:00Z"/>
          <w:rFonts w:cs="Arial"/>
          <w:color w:val="FF0000"/>
          <w:szCs w:val="28"/>
        </w:rPr>
      </w:pPr>
      <w:del w:id="8" w:author="CK NTU" w:date="2022-03-14T12:05:00Z">
        <w:r w:rsidDel="00105295">
          <w:rPr>
            <w:rFonts w:cs="Arial"/>
            <w:color w:val="FF0000"/>
            <w:szCs w:val="28"/>
          </w:rPr>
          <w:delText>Take home messages &gt; Global shift toward sustainable agriculture.</w:delText>
        </w:r>
      </w:del>
    </w:p>
    <w:p w14:paraId="50801E0A" w14:textId="742BD15E" w:rsidR="00BA139C" w:rsidRPr="00EA570D" w:rsidRDefault="006A5CE3">
      <w:pPr>
        <w:ind w:firstLine="720"/>
        <w:rPr>
          <w:ins w:id="9" w:author="CK NTU" w:date="2022-03-14T11:51:00Z"/>
          <w:rFonts w:cs="Arial"/>
          <w:szCs w:val="28"/>
        </w:rPr>
      </w:pPr>
      <w:ins w:id="10" w:author="CK NTU" w:date="2022-03-14T11:12:00Z">
        <w:r>
          <w:t>While b</w:t>
        </w:r>
      </w:ins>
      <w:ins w:id="11" w:author="CK NTU" w:date="2022-03-14T11:05:00Z">
        <w:r w:rsidR="001B11CB">
          <w:t xml:space="preserve">iocontrol </w:t>
        </w:r>
      </w:ins>
      <w:ins w:id="12" w:author="CK NTU" w:date="2022-03-14T11:12:00Z">
        <w:r>
          <w:t>has been identified as</w:t>
        </w:r>
      </w:ins>
      <w:ins w:id="13" w:author="CK NTU" w:date="2022-03-14T11:05:00Z">
        <w:r w:rsidR="001B11CB">
          <w:t xml:space="preserve"> an important tool </w:t>
        </w:r>
      </w:ins>
      <w:ins w:id="14" w:author="CK NTU" w:date="2022-03-14T11:13:00Z">
        <w:r>
          <w:t>to reach</w:t>
        </w:r>
      </w:ins>
      <w:ins w:id="15" w:author="CK NTU" w:date="2022-03-14T11:05:00Z">
        <w:r w:rsidR="001B11CB">
          <w:t xml:space="preserve"> sustainable agriculture</w:t>
        </w:r>
      </w:ins>
      <w:ins w:id="16" w:author="CK NTU" w:date="2022-03-14T11:13:00Z">
        <w:r>
          <w:t xml:space="preserve">, </w:t>
        </w:r>
      </w:ins>
      <w:ins w:id="17" w:author="CK NTU" w:date="2022-03-14T11:14:00Z">
        <w:r>
          <w:t xml:space="preserve">whether </w:t>
        </w:r>
      </w:ins>
      <w:ins w:id="18" w:author="CK NTU" w:date="2022-03-14T11:15:00Z">
        <w:r>
          <w:t xml:space="preserve">generalist predators </w:t>
        </w:r>
      </w:ins>
      <w:ins w:id="19" w:author="CK NTU" w:date="2022-03-14T11:16:00Z">
        <w:r>
          <w:t xml:space="preserve">can </w:t>
        </w:r>
      </w:ins>
      <w:ins w:id="20" w:author="CK NTU" w:date="2022-03-14T12:05:00Z">
        <w:r w:rsidR="00105295">
          <w:t>serve</w:t>
        </w:r>
      </w:ins>
      <w:ins w:id="21" w:author="CK NTU" w:date="2022-03-14T11:16:00Z">
        <w:r>
          <w:t xml:space="preserve"> as </w:t>
        </w:r>
      </w:ins>
      <w:ins w:id="22" w:author="CK NTU" w:date="2022-03-14T11:17:00Z">
        <w:r>
          <w:t>effective biocontrol agents</w:t>
        </w:r>
      </w:ins>
      <w:ins w:id="23" w:author="CK NTU" w:date="2022-03-14T11:18:00Z">
        <w:r>
          <w:t xml:space="preserve"> in pest management</w:t>
        </w:r>
      </w:ins>
      <w:ins w:id="24" w:author="CK NTU" w:date="2022-03-14T11:17:00Z">
        <w:r>
          <w:t xml:space="preserve"> remains unclear.  </w:t>
        </w:r>
      </w:ins>
      <w:ins w:id="25" w:author="CK NTU" w:date="2022-03-14T11:06:00Z">
        <w:r w:rsidR="001B11CB">
          <w:rPr>
            <w:rFonts w:cs="Arial"/>
            <w:szCs w:val="28"/>
          </w:rPr>
          <w:t>Our</w:t>
        </w:r>
        <w:r w:rsidR="001B11CB">
          <w:rPr>
            <w:rFonts w:cs="Arial" w:hint="eastAsia"/>
            <w:szCs w:val="28"/>
          </w:rPr>
          <w:t xml:space="preserve"> study </w:t>
        </w:r>
      </w:ins>
      <w:ins w:id="26" w:author="CK NTU" w:date="2022-03-14T11:22:00Z">
        <w:r w:rsidR="00433BC4">
          <w:rPr>
            <w:rFonts w:cs="Arial"/>
            <w:szCs w:val="28"/>
          </w:rPr>
          <w:t xml:space="preserve">helps </w:t>
        </w:r>
      </w:ins>
      <w:ins w:id="27" w:author="CK NTU" w:date="2022-03-14T11:21:00Z">
        <w:r w:rsidR="00433BC4">
          <w:rPr>
            <w:rFonts w:cs="Arial"/>
            <w:szCs w:val="28"/>
          </w:rPr>
          <w:t>solve</w:t>
        </w:r>
      </w:ins>
      <w:ins w:id="28" w:author="CK NTU" w:date="2022-03-14T11:06:00Z">
        <w:r w:rsidR="001B11CB">
          <w:rPr>
            <w:rFonts w:cs="Arial"/>
            <w:szCs w:val="28"/>
          </w:rPr>
          <w:t xml:space="preserve"> </w:t>
        </w:r>
      </w:ins>
      <w:ins w:id="29" w:author="CK NTU" w:date="2022-03-14T11:17:00Z">
        <w:r>
          <w:rPr>
            <w:rFonts w:cs="Arial"/>
            <w:szCs w:val="28"/>
          </w:rPr>
          <w:t>this</w:t>
        </w:r>
      </w:ins>
      <w:ins w:id="30" w:author="CK NTU" w:date="2022-03-14T11:06:00Z">
        <w:r w:rsidR="001B11CB">
          <w:rPr>
            <w:rFonts w:cs="Arial"/>
            <w:szCs w:val="28"/>
          </w:rPr>
          <w:t xml:space="preserve"> </w:t>
        </w:r>
        <w:r w:rsidR="001B11CB">
          <w:rPr>
            <w:rFonts w:cs="Arial"/>
            <w:szCs w:val="28"/>
          </w:rPr>
          <w:t>long-standing</w:t>
        </w:r>
        <w:r w:rsidR="001B11CB">
          <w:rPr>
            <w:rFonts w:cs="Arial" w:hint="eastAsia"/>
            <w:szCs w:val="28"/>
          </w:rPr>
          <w:t xml:space="preserve"> </w:t>
        </w:r>
        <w:r w:rsidR="001B11CB">
          <w:rPr>
            <w:rFonts w:cs="Arial"/>
            <w:szCs w:val="28"/>
          </w:rPr>
          <w:t>puzzle</w:t>
        </w:r>
        <w:r w:rsidR="001B11CB">
          <w:rPr>
            <w:rFonts w:cs="Arial" w:hint="eastAsia"/>
            <w:szCs w:val="28"/>
          </w:rPr>
          <w:t xml:space="preserve"> </w:t>
        </w:r>
      </w:ins>
      <w:del w:id="31" w:author="CK NTU" w:date="2022-03-14T11:09:00Z">
        <w:r w:rsidR="00056389" w:rsidDel="001B11CB">
          <w:rPr>
            <w:rFonts w:cs="Arial" w:hint="eastAsia"/>
            <w:szCs w:val="28"/>
          </w:rPr>
          <w:delText>B</w:delText>
        </w:r>
      </w:del>
      <w:ins w:id="32" w:author="CK NTU" w:date="2022-03-14T11:09:00Z">
        <w:r w:rsidR="001B11CB">
          <w:rPr>
            <w:rFonts w:cs="Arial"/>
            <w:szCs w:val="28"/>
          </w:rPr>
          <w:t>b</w:t>
        </w:r>
      </w:ins>
      <w:r w:rsidR="00056389">
        <w:rPr>
          <w:rFonts w:cs="Arial" w:hint="eastAsia"/>
          <w:szCs w:val="28"/>
        </w:rPr>
        <w:t xml:space="preserve">y </w:t>
      </w:r>
      <w:r w:rsidR="00056389">
        <w:rPr>
          <w:rFonts w:cs="Arial"/>
          <w:szCs w:val="28"/>
        </w:rPr>
        <w:t>quantify</w:t>
      </w:r>
      <w:r w:rsidR="00056389">
        <w:rPr>
          <w:rFonts w:cs="Arial" w:hint="eastAsia"/>
          <w:szCs w:val="28"/>
        </w:rPr>
        <w:t>ing</w:t>
      </w:r>
      <w:r w:rsidR="00056389">
        <w:rPr>
          <w:rFonts w:cs="Arial"/>
          <w:szCs w:val="28"/>
        </w:rPr>
        <w:t xml:space="preserve"> the diet compositions of generalist arthropod predators</w:t>
      </w:r>
      <w:ins w:id="33" w:author="CK NTU" w:date="2022-03-14T11:20:00Z">
        <w:r w:rsidR="00433BC4">
          <w:rPr>
            <w:rFonts w:cs="Arial"/>
            <w:szCs w:val="28"/>
          </w:rPr>
          <w:t xml:space="preserve"> and </w:t>
        </w:r>
      </w:ins>
      <w:ins w:id="34" w:author="CK NTU" w:date="2022-03-14T11:21:00Z">
        <w:r w:rsidR="00433BC4">
          <w:rPr>
            <w:rFonts w:cs="Arial"/>
            <w:szCs w:val="28"/>
          </w:rPr>
          <w:t>identifying the underlying mechanisms</w:t>
        </w:r>
      </w:ins>
      <w:r w:rsidR="00056389">
        <w:rPr>
          <w:rFonts w:cs="Arial"/>
          <w:szCs w:val="28"/>
        </w:rPr>
        <w:t xml:space="preserve"> in </w:t>
      </w:r>
      <w:r w:rsidR="00056389">
        <w:rPr>
          <w:rFonts w:cs="Arial" w:hint="eastAsia"/>
          <w:szCs w:val="28"/>
        </w:rPr>
        <w:t>rice farms</w:t>
      </w:r>
      <w:r w:rsidR="00056389">
        <w:rPr>
          <w:rFonts w:cs="Arial"/>
          <w:szCs w:val="28"/>
        </w:rPr>
        <w:t xml:space="preserve"> over three consecutive years</w:t>
      </w:r>
      <w:del w:id="35" w:author="CK NTU" w:date="2022-03-14T11:10:00Z">
        <w:r w:rsidR="00056389" w:rsidDel="001B11CB">
          <w:rPr>
            <w:rFonts w:cs="Arial"/>
            <w:szCs w:val="28"/>
          </w:rPr>
          <w:delText>,</w:delText>
        </w:r>
      </w:del>
      <w:del w:id="36" w:author="CK NTU" w:date="2022-03-14T11:06:00Z">
        <w:r w:rsidR="00056389" w:rsidDel="001B11CB">
          <w:rPr>
            <w:rFonts w:cs="Arial"/>
            <w:szCs w:val="28"/>
          </w:rPr>
          <w:delText xml:space="preserve"> </w:delText>
        </w:r>
        <w:r w:rsidR="00056389" w:rsidDel="001B11CB">
          <w:rPr>
            <w:rFonts w:cs="Arial" w:hint="eastAsia"/>
            <w:szCs w:val="28"/>
          </w:rPr>
          <w:delText>our study clarifies</w:delText>
        </w:r>
        <w:r w:rsidR="00056389" w:rsidDel="001B11CB">
          <w:rPr>
            <w:rFonts w:cs="Arial"/>
            <w:szCs w:val="28"/>
          </w:rPr>
          <w:delText xml:space="preserve"> a previous</w:delText>
        </w:r>
        <w:r w:rsidR="00056389" w:rsidDel="001B11CB">
          <w:rPr>
            <w:rFonts w:cs="Arial" w:hint="eastAsia"/>
            <w:szCs w:val="28"/>
          </w:rPr>
          <w:delText xml:space="preserve"> </w:delText>
        </w:r>
        <w:r w:rsidR="00056389" w:rsidDel="001B11CB">
          <w:rPr>
            <w:rFonts w:cs="Arial"/>
            <w:szCs w:val="28"/>
          </w:rPr>
          <w:delText>puzzle</w:delText>
        </w:r>
        <w:r w:rsidR="00056389" w:rsidDel="001B11CB">
          <w:rPr>
            <w:rFonts w:cs="Arial" w:hint="eastAsia"/>
            <w:szCs w:val="28"/>
          </w:rPr>
          <w:delText xml:space="preserve"> </w:delText>
        </w:r>
        <w:r w:rsidR="00056389" w:rsidDel="001B11CB">
          <w:rPr>
            <w:rFonts w:cs="Arial"/>
            <w:szCs w:val="28"/>
          </w:rPr>
          <w:delText>concerning</w:delText>
        </w:r>
        <w:r w:rsidR="00056389" w:rsidDel="001B11CB">
          <w:rPr>
            <w:rFonts w:cs="Arial" w:hint="eastAsia"/>
            <w:szCs w:val="28"/>
          </w:rPr>
          <w:delText xml:space="preserve"> the use of these predators as biocontrol agents in pest management programs</w:delText>
        </w:r>
      </w:del>
      <w:r w:rsidR="00056389">
        <w:rPr>
          <w:rFonts w:cs="Arial" w:hint="eastAsia"/>
          <w:szCs w:val="28"/>
        </w:rPr>
        <w:t xml:space="preserve">. </w:t>
      </w:r>
      <w:ins w:id="37" w:author="CK NTU" w:date="2022-03-14T11:23:00Z">
        <w:r w:rsidR="00433BC4">
          <w:rPr>
            <w:rFonts w:cs="Arial"/>
            <w:szCs w:val="28"/>
          </w:rPr>
          <w:t xml:space="preserve">The results show </w:t>
        </w:r>
      </w:ins>
      <w:del w:id="38" w:author="CK NTU" w:date="2022-03-14T11:24:00Z">
        <w:r w:rsidR="00056389" w:rsidDel="00433BC4">
          <w:rPr>
            <w:rFonts w:cs="Arial" w:hint="eastAsia"/>
            <w:szCs w:val="28"/>
          </w:rPr>
          <w:delText>H</w:delText>
        </w:r>
      </w:del>
      <w:ins w:id="39" w:author="CK NTU" w:date="2022-03-14T11:24:00Z">
        <w:r w:rsidR="00433BC4">
          <w:rPr>
            <w:rFonts w:cs="Arial"/>
            <w:szCs w:val="28"/>
          </w:rPr>
          <w:t>h</w:t>
        </w:r>
      </w:ins>
      <w:r w:rsidR="00056389">
        <w:rPr>
          <w:rFonts w:cs="Arial" w:hint="eastAsia"/>
          <w:szCs w:val="28"/>
        </w:rPr>
        <w:t xml:space="preserve">igh </w:t>
      </w:r>
      <w:r w:rsidR="00056389">
        <w:rPr>
          <w:rFonts w:cs="Arial"/>
          <w:szCs w:val="28"/>
        </w:rPr>
        <w:t>proportion</w:t>
      </w:r>
      <w:r w:rsidR="00056389">
        <w:rPr>
          <w:rFonts w:cs="Arial" w:hint="eastAsia"/>
          <w:szCs w:val="28"/>
        </w:rPr>
        <w:t xml:space="preserve"> of rice pests in the diet of predators in both organic and conventional farms</w:t>
      </w:r>
      <w:ins w:id="40" w:author="CK NTU" w:date="2022-03-14T11:24:00Z">
        <w:r w:rsidR="00433BC4">
          <w:rPr>
            <w:rFonts w:cs="Arial"/>
            <w:szCs w:val="28"/>
          </w:rPr>
          <w:t xml:space="preserve"> </w:t>
        </w:r>
      </w:ins>
      <w:ins w:id="41" w:author="CK NTU" w:date="2022-03-14T11:25:00Z">
        <w:r w:rsidR="00433BC4">
          <w:rPr>
            <w:rFonts w:cs="Arial"/>
            <w:szCs w:val="28"/>
          </w:rPr>
          <w:t>(e.g., 87-94% at the ripening stage)</w:t>
        </w:r>
      </w:ins>
      <w:ins w:id="42" w:author="CK NTU" w:date="2022-03-14T11:24:00Z">
        <w:r w:rsidR="00433BC4">
          <w:rPr>
            <w:rFonts w:cs="Arial"/>
            <w:szCs w:val="28"/>
          </w:rPr>
          <w:t>,</w:t>
        </w:r>
      </w:ins>
      <w:r w:rsidR="00056389">
        <w:rPr>
          <w:rFonts w:cs="Arial" w:hint="eastAsia"/>
          <w:szCs w:val="28"/>
        </w:rPr>
        <w:t xml:space="preserve"> </w:t>
      </w:r>
      <w:ins w:id="43" w:author="CK NTU" w:date="2022-03-14T11:29:00Z">
        <w:r w:rsidR="00433BC4">
          <w:rPr>
            <w:rFonts w:cs="Arial"/>
            <w:szCs w:val="28"/>
          </w:rPr>
          <w:t>suggesting that</w:t>
        </w:r>
      </w:ins>
      <w:ins w:id="44" w:author="CK NTU" w:date="2022-03-14T11:30:00Z">
        <w:r w:rsidR="00433BC4">
          <w:rPr>
            <w:rFonts w:cs="Arial"/>
            <w:szCs w:val="28"/>
          </w:rPr>
          <w:t xml:space="preserve"> these</w:t>
        </w:r>
      </w:ins>
      <w:ins w:id="45" w:author="CK NTU" w:date="2022-03-14T11:29:00Z">
        <w:r w:rsidR="00433BC4">
          <w:rPr>
            <w:rFonts w:cs="Arial"/>
            <w:szCs w:val="28"/>
          </w:rPr>
          <w:t xml:space="preserve"> </w:t>
        </w:r>
      </w:ins>
      <w:ins w:id="46" w:author="CK NTU" w:date="2022-03-14T11:30:00Z">
        <w:r w:rsidR="00433BC4">
          <w:rPr>
            <w:rFonts w:cs="Arial"/>
            <w:szCs w:val="28"/>
          </w:rPr>
          <w:t xml:space="preserve">generalist predators </w:t>
        </w:r>
      </w:ins>
      <w:ins w:id="47" w:author="CK NTU" w:date="2022-03-14T11:29:00Z">
        <w:r w:rsidR="00433BC4">
          <w:t xml:space="preserve">function as “specialist predators” at late crop </w:t>
        </w:r>
        <w:r w:rsidR="00433BC4">
          <w:lastRenderedPageBreak/>
          <w:t>stages (when pests are abundant</w:t>
        </w:r>
      </w:ins>
      <w:ins w:id="48" w:author="CK NTU" w:date="2022-03-14T12:06:00Z">
        <w:r w:rsidR="00105295">
          <w:t xml:space="preserve"> and </w:t>
        </w:r>
      </w:ins>
      <w:ins w:id="49" w:author="CK NTU" w:date="2022-03-14T12:07:00Z">
        <w:r w:rsidR="00105295">
          <w:t>rice plants are fruiting</w:t>
        </w:r>
      </w:ins>
      <w:ins w:id="50" w:author="CK NTU" w:date="2022-03-14T11:29:00Z">
        <w:r w:rsidR="00433BC4">
          <w:t>)</w:t>
        </w:r>
      </w:ins>
      <w:ins w:id="51" w:author="CK NTU" w:date="2022-03-14T11:33:00Z">
        <w:r w:rsidR="005B6BFE">
          <w:t>.</w:t>
        </w:r>
      </w:ins>
      <w:ins w:id="52" w:author="CK NTU" w:date="2022-03-14T11:31:00Z">
        <w:r w:rsidR="005B6BFE">
          <w:t xml:space="preserve"> </w:t>
        </w:r>
      </w:ins>
      <w:del w:id="53" w:author="CK NTU" w:date="2022-03-14T11:26:00Z">
        <w:r w:rsidR="00056389" w:rsidDel="00433BC4">
          <w:rPr>
            <w:rFonts w:cs="Arial" w:hint="eastAsia"/>
            <w:szCs w:val="28"/>
          </w:rPr>
          <w:delText xml:space="preserve">indicates </w:delText>
        </w:r>
      </w:del>
      <w:del w:id="54" w:author="CK NTU" w:date="2022-03-14T11:27:00Z">
        <w:r w:rsidR="00056389" w:rsidDel="00433BC4">
          <w:rPr>
            <w:rFonts w:cs="Arial" w:hint="eastAsia"/>
            <w:szCs w:val="28"/>
          </w:rPr>
          <w:delText>strong per-capita pest consumption by predators,</w:delText>
        </w:r>
      </w:del>
      <w:del w:id="55" w:author="CK NTU" w:date="2022-03-14T11:34:00Z">
        <w:r w:rsidR="00056389" w:rsidDel="005B6BFE">
          <w:rPr>
            <w:rFonts w:cs="Arial" w:hint="eastAsia"/>
            <w:szCs w:val="28"/>
          </w:rPr>
          <w:delText xml:space="preserve"> </w:delText>
        </w:r>
      </w:del>
      <w:del w:id="56" w:author="CK NTU" w:date="2022-03-14T11:26:00Z">
        <w:r w:rsidR="00056389" w:rsidDel="00433BC4">
          <w:rPr>
            <w:rFonts w:cs="Arial" w:hint="eastAsia"/>
            <w:szCs w:val="28"/>
          </w:rPr>
          <w:delText xml:space="preserve">highlighting </w:delText>
        </w:r>
      </w:del>
      <w:del w:id="57" w:author="CK NTU" w:date="2022-03-14T11:34:00Z">
        <w:r w:rsidR="00056389" w:rsidDel="005B6BFE">
          <w:rPr>
            <w:rFonts w:cs="Arial" w:hint="eastAsia"/>
            <w:szCs w:val="28"/>
          </w:rPr>
          <w:delText>their promising biocontrol potential regardless of farming system.</w:delText>
        </w:r>
      </w:del>
      <w:del w:id="58" w:author="CK NTU" w:date="2022-03-14T11:29:00Z">
        <w:r w:rsidR="00056389" w:rsidDel="00433BC4">
          <w:rPr>
            <w:rFonts w:cs="Arial" w:hint="eastAsia"/>
            <w:szCs w:val="28"/>
          </w:rPr>
          <w:delText xml:space="preserve"> </w:delText>
        </w:r>
      </w:del>
      <w:del w:id="59" w:author="CK NTU" w:date="2022-03-14T11:34:00Z">
        <w:r w:rsidR="00056389" w:rsidDel="005B6BFE">
          <w:rPr>
            <w:rFonts w:cs="Arial" w:hint="eastAsia"/>
            <w:szCs w:val="28"/>
          </w:rPr>
          <w:delText>Furthermore, t</w:delText>
        </w:r>
      </w:del>
      <w:ins w:id="60" w:author="CK NTU" w:date="2022-03-14T11:34:00Z">
        <w:r w:rsidR="005B6BFE">
          <w:rPr>
            <w:rFonts w:cs="Arial"/>
            <w:szCs w:val="28"/>
          </w:rPr>
          <w:t>T</w:t>
        </w:r>
      </w:ins>
      <w:r w:rsidR="00056389">
        <w:rPr>
          <w:rFonts w:cs="Arial" w:hint="eastAsia"/>
          <w:szCs w:val="28"/>
        </w:rPr>
        <w:t>he</w:t>
      </w:r>
      <w:ins w:id="61" w:author="CK NTU" w:date="2022-03-14T11:34:00Z">
        <w:r w:rsidR="005B6BFE">
          <w:rPr>
            <w:rFonts w:cs="Arial"/>
            <w:szCs w:val="28"/>
          </w:rPr>
          <w:t xml:space="preserve"> high </w:t>
        </w:r>
      </w:ins>
      <w:ins w:id="62" w:author="CK NTU" w:date="2022-03-14T11:35:00Z">
        <w:r w:rsidR="005B6BFE">
          <w:rPr>
            <w:rFonts w:cs="Arial"/>
            <w:szCs w:val="28"/>
          </w:rPr>
          <w:t>pest consumption</w:t>
        </w:r>
      </w:ins>
      <w:r w:rsidR="00056389">
        <w:rPr>
          <w:rFonts w:cs="Arial" w:hint="eastAsia"/>
          <w:szCs w:val="28"/>
        </w:rPr>
        <w:t xml:space="preserve"> </w:t>
      </w:r>
      <w:ins w:id="63" w:author="CK NTU" w:date="2022-03-14T11:35:00Z">
        <w:r w:rsidR="005B6BFE">
          <w:rPr>
            <w:rFonts w:cs="Arial"/>
            <w:szCs w:val="28"/>
          </w:rPr>
          <w:t>remains</w:t>
        </w:r>
      </w:ins>
      <w:del w:id="64" w:author="CK NTU" w:date="2022-03-14T11:35:00Z">
        <w:r w:rsidR="00056389" w:rsidDel="005B6BFE">
          <w:rPr>
            <w:rFonts w:cs="Arial"/>
            <w:szCs w:val="28"/>
          </w:rPr>
          <w:delText>consisten</w:delText>
        </w:r>
        <w:r w:rsidR="00056389" w:rsidDel="005B6BFE">
          <w:rPr>
            <w:rFonts w:cs="Arial" w:hint="eastAsia"/>
            <w:szCs w:val="28"/>
          </w:rPr>
          <w:delText xml:space="preserve">cy in </w:delText>
        </w:r>
        <w:r w:rsidR="00056389" w:rsidDel="005B6BFE">
          <w:rPr>
            <w:rFonts w:cs="Arial"/>
            <w:szCs w:val="28"/>
          </w:rPr>
          <w:delText>pest consumption</w:delText>
        </w:r>
        <w:r w:rsidR="00056389" w:rsidDel="005B6BFE">
          <w:rPr>
            <w:rFonts w:cs="Arial" w:hint="eastAsia"/>
            <w:szCs w:val="28"/>
          </w:rPr>
          <w:delText xml:space="preserve"> patterns</w:delText>
        </w:r>
      </w:del>
      <w:r w:rsidR="00056389">
        <w:rPr>
          <w:rFonts w:cs="Arial" w:hint="eastAsia"/>
          <w:szCs w:val="28"/>
        </w:rPr>
        <w:t xml:space="preserve"> </w:t>
      </w:r>
      <w:ins w:id="65" w:author="CK NTU" w:date="2022-03-14T11:35:00Z">
        <w:r w:rsidR="005B6BFE">
          <w:rPr>
            <w:rFonts w:cs="Arial"/>
            <w:szCs w:val="28"/>
          </w:rPr>
          <w:t>consist</w:t>
        </w:r>
      </w:ins>
      <w:ins w:id="66" w:author="CK NTU" w:date="2022-03-14T11:36:00Z">
        <w:r w:rsidR="005B6BFE">
          <w:rPr>
            <w:rFonts w:cs="Arial"/>
            <w:szCs w:val="28"/>
          </w:rPr>
          <w:t>ent</w:t>
        </w:r>
      </w:ins>
      <w:ins w:id="67" w:author="CK NTU" w:date="2022-03-14T11:35:00Z">
        <w:r w:rsidR="005B6BFE">
          <w:rPr>
            <w:rFonts w:cs="Arial" w:hint="eastAsia"/>
            <w:szCs w:val="28"/>
          </w:rPr>
          <w:t xml:space="preserve"> </w:t>
        </w:r>
      </w:ins>
      <w:r w:rsidR="00056389">
        <w:rPr>
          <w:rFonts w:cs="Arial" w:hint="eastAsia"/>
          <w:szCs w:val="28"/>
        </w:rPr>
        <w:t>across years</w:t>
      </w:r>
      <w:ins w:id="68" w:author="CK NTU" w:date="2022-03-14T11:35:00Z">
        <w:r w:rsidR="005B6BFE">
          <w:rPr>
            <w:rFonts w:cs="Arial"/>
            <w:szCs w:val="28"/>
          </w:rPr>
          <w:t xml:space="preserve"> regardless</w:t>
        </w:r>
      </w:ins>
      <w:ins w:id="69" w:author="CK NTU" w:date="2022-03-14T11:36:00Z">
        <w:r w:rsidR="005B6BFE">
          <w:rPr>
            <w:rFonts w:cs="Arial"/>
            <w:szCs w:val="28"/>
          </w:rPr>
          <w:t xml:space="preserve"> of</w:t>
        </w:r>
      </w:ins>
      <w:ins w:id="70" w:author="CK NTU" w:date="2022-03-14T11:35:00Z">
        <w:r w:rsidR="005B6BFE">
          <w:rPr>
            <w:rFonts w:cs="Arial"/>
            <w:szCs w:val="28"/>
          </w:rPr>
          <w:t xml:space="preserve"> </w:t>
        </w:r>
      </w:ins>
      <w:ins w:id="71" w:author="CK NTU" w:date="2022-03-14T11:36:00Z">
        <w:r w:rsidR="005B6BFE">
          <w:rPr>
            <w:rFonts w:cs="Arial"/>
            <w:szCs w:val="28"/>
          </w:rPr>
          <w:t>climatic conditions</w:t>
        </w:r>
      </w:ins>
      <w:ins w:id="72" w:author="CK NTU" w:date="2022-03-14T11:37:00Z">
        <w:r w:rsidR="005B6BFE">
          <w:rPr>
            <w:rFonts w:cs="Arial"/>
            <w:szCs w:val="28"/>
          </w:rPr>
          <w:t>,</w:t>
        </w:r>
      </w:ins>
      <w:r w:rsidR="00056389">
        <w:rPr>
          <w:rFonts w:cs="Arial"/>
          <w:szCs w:val="28"/>
        </w:rPr>
        <w:t xml:space="preserve"> </w:t>
      </w:r>
      <w:ins w:id="73" w:author="CK NTU" w:date="2022-03-14T11:37:00Z">
        <w:r w:rsidR="005B6BFE">
          <w:rPr>
            <w:rFonts w:cs="Arial"/>
            <w:szCs w:val="28"/>
          </w:rPr>
          <w:t>providing</w:t>
        </w:r>
      </w:ins>
      <w:del w:id="74" w:author="CK NTU" w:date="2022-03-14T11:37:00Z">
        <w:r w:rsidR="00056389" w:rsidDel="005B6BFE">
          <w:rPr>
            <w:rFonts w:cs="Arial" w:hint="eastAsia"/>
            <w:szCs w:val="28"/>
          </w:rPr>
          <w:delText>offers</w:delText>
        </w:r>
      </w:del>
      <w:r w:rsidR="00056389">
        <w:rPr>
          <w:rFonts w:cs="Arial"/>
          <w:szCs w:val="28"/>
        </w:rPr>
        <w:t xml:space="preserve"> convincing evide</w:t>
      </w:r>
      <w:bookmarkStart w:id="75" w:name="_GoBack"/>
      <w:bookmarkEnd w:id="75"/>
      <w:r w:rsidR="00056389">
        <w:rPr>
          <w:rFonts w:cs="Arial"/>
          <w:szCs w:val="28"/>
        </w:rPr>
        <w:t xml:space="preserve">nce </w:t>
      </w:r>
      <w:ins w:id="76" w:author="CK NTU" w:date="2022-03-14T11:37:00Z">
        <w:r w:rsidR="005B6BFE">
          <w:rPr>
            <w:rFonts w:cs="Arial"/>
            <w:szCs w:val="28"/>
          </w:rPr>
          <w:t xml:space="preserve">that generalist predators </w:t>
        </w:r>
      </w:ins>
      <w:ins w:id="77" w:author="CK NTU" w:date="2022-03-14T11:38:00Z">
        <w:r w:rsidR="005B6BFE">
          <w:rPr>
            <w:rFonts w:cs="Arial"/>
            <w:szCs w:val="28"/>
          </w:rPr>
          <w:t xml:space="preserve">are capable </w:t>
        </w:r>
      </w:ins>
      <w:r w:rsidR="00056389">
        <w:rPr>
          <w:rFonts w:cs="Arial" w:hint="eastAsia"/>
          <w:szCs w:val="28"/>
        </w:rPr>
        <w:t>of</w:t>
      </w:r>
      <w:r w:rsidR="00056389">
        <w:rPr>
          <w:rFonts w:cs="Arial"/>
          <w:szCs w:val="28"/>
        </w:rPr>
        <w:t xml:space="preserve"> </w:t>
      </w:r>
      <w:ins w:id="78" w:author="CK NTU" w:date="2022-03-14T11:41:00Z">
        <w:r w:rsidR="00153B55">
          <w:rPr>
            <w:rFonts w:cs="Arial"/>
            <w:szCs w:val="28"/>
          </w:rPr>
          <w:t>producing</w:t>
        </w:r>
      </w:ins>
      <w:del w:id="79" w:author="CK NTU" w:date="2022-03-14T11:41:00Z">
        <w:r w:rsidR="00056389" w:rsidDel="00153B55">
          <w:rPr>
            <w:rFonts w:cs="Arial"/>
            <w:szCs w:val="28"/>
          </w:rPr>
          <w:delText>the</w:delText>
        </w:r>
        <w:r w:rsidR="00056389" w:rsidDel="00153B55">
          <w:rPr>
            <w:rFonts w:cs="Arial" w:hint="eastAsia"/>
            <w:szCs w:val="28"/>
          </w:rPr>
          <w:delText>ir</w:delText>
        </w:r>
        <w:r w:rsidR="00056389" w:rsidDel="00153B55">
          <w:rPr>
            <w:rFonts w:cs="Arial"/>
            <w:szCs w:val="28"/>
          </w:rPr>
          <w:delText xml:space="preserve"> </w:delText>
        </w:r>
      </w:del>
      <w:ins w:id="80" w:author="CK NTU" w:date="2022-03-14T11:42:00Z">
        <w:r w:rsidR="00153B55">
          <w:rPr>
            <w:rFonts w:cs="Arial"/>
            <w:szCs w:val="28"/>
          </w:rPr>
          <w:t xml:space="preserve"> </w:t>
        </w:r>
      </w:ins>
      <w:r w:rsidR="00056389">
        <w:rPr>
          <w:rFonts w:cs="Arial" w:hint="eastAsia"/>
          <w:szCs w:val="28"/>
        </w:rPr>
        <w:t xml:space="preserve">stable </w:t>
      </w:r>
      <w:del w:id="81" w:author="CK NTU" w:date="2022-03-14T11:42:00Z">
        <w:r w:rsidR="00056389" w:rsidDel="00153B55">
          <w:rPr>
            <w:rFonts w:cs="Arial" w:hint="eastAsia"/>
            <w:szCs w:val="28"/>
          </w:rPr>
          <w:delText xml:space="preserve">and reliable </w:delText>
        </w:r>
      </w:del>
      <w:r w:rsidR="00056389">
        <w:rPr>
          <w:rFonts w:cs="Arial" w:hint="eastAsia"/>
          <w:szCs w:val="28"/>
        </w:rPr>
        <w:t xml:space="preserve">top-down effect on pests. </w:t>
      </w:r>
      <w:ins w:id="82" w:author="CK NTU" w:date="2022-03-14T11:56:00Z">
        <w:r w:rsidR="00EA570D">
          <w:rPr>
            <w:rFonts w:cs="Arial"/>
            <w:szCs w:val="28"/>
          </w:rPr>
          <w:t xml:space="preserve"> </w:t>
        </w:r>
      </w:ins>
      <w:ins w:id="83" w:author="CK NTU" w:date="2022-03-14T11:57:00Z">
        <w:r w:rsidR="00EA570D">
          <w:rPr>
            <w:rFonts w:cs="Arial" w:hint="eastAsia"/>
            <w:szCs w:val="28"/>
          </w:rPr>
          <w:t>W</w:t>
        </w:r>
        <w:r w:rsidR="00EA570D">
          <w:rPr>
            <w:rFonts w:cs="Arial"/>
            <w:szCs w:val="28"/>
          </w:rPr>
          <w:t>hen sustainable agriculture has be</w:t>
        </w:r>
      </w:ins>
      <w:ins w:id="84" w:author="CK NTU" w:date="2022-03-14T11:58:00Z">
        <w:r w:rsidR="00EA570D">
          <w:rPr>
            <w:rFonts w:cs="Arial"/>
            <w:szCs w:val="28"/>
          </w:rPr>
          <w:t xml:space="preserve">come </w:t>
        </w:r>
      </w:ins>
      <w:ins w:id="85" w:author="CK NTU" w:date="2022-03-14T11:59:00Z">
        <w:r w:rsidR="00EA570D">
          <w:rPr>
            <w:rFonts w:cs="Arial"/>
            <w:szCs w:val="28"/>
          </w:rPr>
          <w:t xml:space="preserve">more </w:t>
        </w:r>
      </w:ins>
      <w:ins w:id="86" w:author="CK NTU" w:date="2022-03-14T11:58:00Z">
        <w:r w:rsidR="00EA570D">
          <w:rPr>
            <w:rFonts w:cs="Arial"/>
            <w:szCs w:val="28"/>
          </w:rPr>
          <w:t>important t</w:t>
        </w:r>
      </w:ins>
      <w:ins w:id="87" w:author="CK NTU" w:date="2022-03-14T12:00:00Z">
        <w:r w:rsidR="00EA570D">
          <w:rPr>
            <w:rFonts w:cs="Arial"/>
            <w:szCs w:val="28"/>
          </w:rPr>
          <w:t xml:space="preserve">han ever in human history, </w:t>
        </w:r>
        <w:r w:rsidR="00EA570D">
          <w:t xml:space="preserve">incorporating generalist predators into pest management </w:t>
        </w:r>
      </w:ins>
      <w:ins w:id="88" w:author="CK NTU" w:date="2022-03-14T12:10:00Z">
        <w:r w:rsidR="00105295">
          <w:t>sh</w:t>
        </w:r>
      </w:ins>
      <w:ins w:id="89" w:author="CK NTU" w:date="2022-03-14T12:08:00Z">
        <w:r w:rsidR="00105295">
          <w:t xml:space="preserve">ould </w:t>
        </w:r>
      </w:ins>
      <w:ins w:id="90" w:author="CK NTU" w:date="2022-03-14T12:11:00Z">
        <w:r w:rsidR="00782E37">
          <w:t>represent a promising opportunity</w:t>
        </w:r>
      </w:ins>
      <w:ins w:id="91" w:author="CK NTU" w:date="2022-03-14T12:01:00Z">
        <w:r w:rsidR="004259B6">
          <w:t>.</w:t>
        </w:r>
      </w:ins>
      <w:ins w:id="92" w:author="CK NTU" w:date="2022-03-14T11:58:00Z">
        <w:r w:rsidR="00EA570D">
          <w:rPr>
            <w:rFonts w:cs="Arial"/>
            <w:szCs w:val="28"/>
          </w:rPr>
          <w:t xml:space="preserve"> </w:t>
        </w:r>
      </w:ins>
    </w:p>
    <w:p w14:paraId="05A2947D" w14:textId="07FE7340" w:rsidR="008B44E2" w:rsidDel="004259B6" w:rsidRDefault="00056389" w:rsidP="008B44E2">
      <w:pPr>
        <w:ind w:firstLine="720"/>
        <w:rPr>
          <w:del w:id="93" w:author="CK NTU" w:date="2022-03-14T12:05:00Z"/>
          <w:rFonts w:cs="Arial"/>
          <w:i/>
          <w:szCs w:val="28"/>
        </w:rPr>
      </w:pPr>
      <w:del w:id="94" w:author="CK NTU" w:date="2022-03-14T12:04:00Z">
        <w:r w:rsidDel="004259B6">
          <w:rPr>
            <w:rFonts w:cs="Arial" w:hint="eastAsia"/>
            <w:szCs w:val="28"/>
          </w:rPr>
          <w:delText>Therefore, incorporating generalist arthropod predators as biocontrol agents in management schemes will likely</w:delText>
        </w:r>
        <w:r w:rsidDel="004259B6">
          <w:rPr>
            <w:rFonts w:cs="Arial"/>
            <w:szCs w:val="28"/>
          </w:rPr>
          <w:delText xml:space="preserve"> enhance </w:delText>
        </w:r>
        <w:r w:rsidDel="004259B6">
          <w:rPr>
            <w:rFonts w:cs="Arial" w:hint="eastAsia"/>
            <w:szCs w:val="28"/>
          </w:rPr>
          <w:delText xml:space="preserve">pest </w:delText>
        </w:r>
        <w:r w:rsidDel="004259B6">
          <w:rPr>
            <w:rFonts w:cs="Arial"/>
            <w:szCs w:val="28"/>
          </w:rPr>
          <w:delText>control</w:delText>
        </w:r>
        <w:r w:rsidDel="004259B6">
          <w:rPr>
            <w:rFonts w:cs="Arial" w:hint="eastAsia"/>
            <w:szCs w:val="28"/>
          </w:rPr>
          <w:delText xml:space="preserve"> in </w:delText>
        </w:r>
        <w:r w:rsidDel="004259B6">
          <w:rPr>
            <w:rFonts w:cs="Arial"/>
            <w:szCs w:val="28"/>
          </w:rPr>
          <w:delText>agricultural</w:delText>
        </w:r>
        <w:r w:rsidDel="004259B6">
          <w:rPr>
            <w:rFonts w:cs="Arial" w:hint="eastAsia"/>
            <w:szCs w:val="28"/>
          </w:rPr>
          <w:delText xml:space="preserve"> fields.</w:delText>
        </w:r>
        <w:r w:rsidR="007D30FF" w:rsidDel="004259B6">
          <w:rPr>
            <w:rFonts w:cs="Arial"/>
            <w:szCs w:val="28"/>
          </w:rPr>
          <w:delText xml:space="preserve"> </w:delText>
        </w:r>
      </w:del>
    </w:p>
    <w:p w14:paraId="49274073" w14:textId="77777777" w:rsidR="000600B7" w:rsidRDefault="000600B7" w:rsidP="00FF395A">
      <w:pPr>
        <w:spacing w:afterLines="200" w:after="480"/>
        <w:rPr>
          <w:b/>
        </w:rPr>
      </w:pPr>
    </w:p>
    <w:p w14:paraId="01E048BC" w14:textId="77777777" w:rsidR="000600B7" w:rsidRDefault="00056389">
      <w:pPr>
        <w:rPr>
          <w:b/>
        </w:rPr>
      </w:pPr>
      <w:r>
        <w:rPr>
          <w:b/>
        </w:rPr>
        <w:br w:type="page"/>
      </w:r>
    </w:p>
    <w:p w14:paraId="1452F651" w14:textId="77777777" w:rsidR="000600B7" w:rsidRDefault="00056389" w:rsidP="00FF395A">
      <w:pPr>
        <w:spacing w:afterLines="200" w:after="480"/>
        <w:rPr>
          <w:b/>
        </w:rPr>
      </w:pPr>
      <w:r>
        <w:rPr>
          <w:rFonts w:hint="eastAsia"/>
          <w:b/>
        </w:rPr>
        <w:lastRenderedPageBreak/>
        <w:t>Acknowledgement</w:t>
      </w:r>
    </w:p>
    <w:p w14:paraId="4DC046BC" w14:textId="77777777" w:rsidR="000600B7" w:rsidRDefault="0005638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64668BD0" w14:textId="77777777" w:rsidR="000600B7" w:rsidRDefault="00056389">
      <w:pPr>
        <w:jc w:val="left"/>
        <w:rPr>
          <w:b/>
        </w:rPr>
      </w:pPr>
      <w:r>
        <w:rPr>
          <w:b/>
        </w:rPr>
        <w:br w:type="page"/>
      </w:r>
    </w:p>
    <w:p w14:paraId="4D0E8B85" w14:textId="77777777" w:rsidR="00CC2194" w:rsidRPr="00CC2194" w:rsidRDefault="001220F6" w:rsidP="00CC2194">
      <w:pPr>
        <w:pStyle w:val="EndNoteBibliographyTitle"/>
        <w:rPr>
          <w:noProof/>
        </w:rPr>
      </w:pPr>
      <w:r>
        <w:lastRenderedPageBreak/>
        <w:fldChar w:fldCharType="begin"/>
      </w:r>
      <w:r w:rsidR="00056389">
        <w:instrText xml:space="preserve"> ADDIN EN.REFLIST </w:instrText>
      </w:r>
      <w:r>
        <w:fldChar w:fldCharType="separate"/>
      </w:r>
      <w:r w:rsidR="00CC2194" w:rsidRPr="00CC2194">
        <w:rPr>
          <w:noProof/>
        </w:rPr>
        <w:t>Reference</w:t>
      </w:r>
    </w:p>
    <w:p w14:paraId="420B48CE" w14:textId="77777777" w:rsidR="00CC2194" w:rsidRPr="00CC2194" w:rsidRDefault="00CC2194" w:rsidP="00CC2194">
      <w:pPr>
        <w:pStyle w:val="EndNoteBibliographyTitle"/>
        <w:rPr>
          <w:noProof/>
        </w:rPr>
      </w:pPr>
    </w:p>
    <w:p w14:paraId="45F4D85C" w14:textId="77777777" w:rsidR="00CC2194" w:rsidRPr="00CC2194" w:rsidRDefault="00CC2194" w:rsidP="00CC2194">
      <w:pPr>
        <w:pStyle w:val="EndNoteBibliography"/>
        <w:spacing w:after="0"/>
        <w:ind w:left="720" w:hanging="720"/>
        <w:rPr>
          <w:noProof/>
        </w:rPr>
      </w:pPr>
      <w:r w:rsidRPr="00CC2194">
        <w:rPr>
          <w:noProof/>
        </w:rPr>
        <w:t>Albajes, R., and Ò. Alomar. 1999. Current and potential use of polyphagous predators. Pages 265-275  Integrated pest and disease management in greenhouse crops. Springer.</w:t>
      </w:r>
    </w:p>
    <w:p w14:paraId="5D1D0CE0" w14:textId="77777777" w:rsidR="00CC2194" w:rsidRPr="00CC2194" w:rsidRDefault="00CC2194" w:rsidP="00CC2194">
      <w:pPr>
        <w:pStyle w:val="EndNoteBibliography"/>
        <w:spacing w:after="0"/>
        <w:ind w:left="720" w:hanging="720"/>
        <w:rPr>
          <w:noProof/>
        </w:rPr>
      </w:pPr>
      <w:r w:rsidRPr="00CC2194">
        <w:rPr>
          <w:noProof/>
        </w:rPr>
        <w:t xml:space="preserve">Albertini, A., S. Marchi, C. Ratti, G. Burgio, R. Petacchi, and S. Magagnoli. 2018. Bactrocera oleae pupae predation by Ocypus olens detected by molecular gut content analysis. BioControl </w:t>
      </w:r>
      <w:r w:rsidRPr="00CC2194">
        <w:rPr>
          <w:b/>
          <w:noProof/>
        </w:rPr>
        <w:t>63</w:t>
      </w:r>
      <w:r w:rsidRPr="00CC2194">
        <w:rPr>
          <w:noProof/>
        </w:rPr>
        <w:t>:227-239.</w:t>
      </w:r>
    </w:p>
    <w:p w14:paraId="3E83C3D8" w14:textId="77777777" w:rsidR="00CC2194" w:rsidRPr="00CC2194" w:rsidRDefault="00CC2194" w:rsidP="00CC2194">
      <w:pPr>
        <w:pStyle w:val="EndNoteBibliography"/>
        <w:spacing w:after="0"/>
        <w:ind w:left="720" w:hanging="720"/>
        <w:rPr>
          <w:noProof/>
        </w:rPr>
      </w:pPr>
      <w:r w:rsidRPr="00CC2194">
        <w:rPr>
          <w:noProof/>
        </w:rPr>
        <w:t>Allan, J., A. Flecker, and N. McClintock. 1987. Prey preference of stoneflies: sedentary vs mobile prey. Oikos:323-331.</w:t>
      </w:r>
    </w:p>
    <w:p w14:paraId="5FFD0078" w14:textId="77777777" w:rsidR="00CC2194" w:rsidRPr="00CC2194" w:rsidRDefault="00CC2194" w:rsidP="00CC2194">
      <w:pPr>
        <w:pStyle w:val="EndNoteBibliography"/>
        <w:spacing w:after="0"/>
        <w:ind w:left="720" w:hanging="720"/>
        <w:rPr>
          <w:noProof/>
        </w:rPr>
      </w:pPr>
      <w:r w:rsidRPr="00CC2194">
        <w:rPr>
          <w:noProof/>
        </w:rPr>
        <w:t>Altieri, M. A. 1999. The ecological role of biodiversity in agroecosystems. Pages 19-31  Invertebrate biodiversity as bioindicators of sustainable landscapes. Elsevier.</w:t>
      </w:r>
    </w:p>
    <w:p w14:paraId="0807F4FB" w14:textId="77777777" w:rsidR="00CC2194" w:rsidRPr="00CC2194" w:rsidRDefault="00CC2194" w:rsidP="00CC2194">
      <w:pPr>
        <w:pStyle w:val="EndNoteBibliography"/>
        <w:spacing w:after="0"/>
        <w:ind w:left="720" w:hanging="720"/>
        <w:rPr>
          <w:noProof/>
        </w:rPr>
      </w:pPr>
      <w:r w:rsidRPr="00CC2194">
        <w:rPr>
          <w:noProof/>
        </w:rPr>
        <w:t xml:space="preserve">Altieri, M. A., and D. K. Letourneau. 1982. Vegetation management and biological control in agroecosystems. Crop Protection </w:t>
      </w:r>
      <w:r w:rsidRPr="00CC2194">
        <w:rPr>
          <w:b/>
          <w:noProof/>
        </w:rPr>
        <w:t>1</w:t>
      </w:r>
      <w:r w:rsidRPr="00CC2194">
        <w:rPr>
          <w:noProof/>
        </w:rPr>
        <w:t>:405-430.</w:t>
      </w:r>
    </w:p>
    <w:p w14:paraId="344DFE8D" w14:textId="77777777" w:rsidR="00CC2194" w:rsidRPr="00CC2194" w:rsidRDefault="00CC2194" w:rsidP="00CC2194">
      <w:pPr>
        <w:pStyle w:val="EndNoteBibliography"/>
        <w:spacing w:after="0"/>
        <w:ind w:left="720" w:hanging="720"/>
        <w:rPr>
          <w:noProof/>
        </w:rPr>
      </w:pPr>
      <w:r w:rsidRPr="00CC2194">
        <w:rPr>
          <w:noProof/>
        </w:rPr>
        <w:t>Barbosa, P., and I. Castellanos. 2005. Ecology of predator-prey interactions. Oxford University Press.</w:t>
      </w:r>
    </w:p>
    <w:p w14:paraId="2F2B37FF" w14:textId="77777777" w:rsidR="00CC2194" w:rsidRPr="00CC2194" w:rsidRDefault="00CC2194" w:rsidP="00CC2194">
      <w:pPr>
        <w:pStyle w:val="EndNoteBibliography"/>
        <w:spacing w:after="0"/>
        <w:ind w:left="720" w:hanging="720"/>
        <w:rPr>
          <w:noProof/>
        </w:rPr>
      </w:pPr>
      <w:r w:rsidRPr="00CC2194">
        <w:rPr>
          <w:noProof/>
        </w:rPr>
        <w:t>Bengtsson, J., J. Ahnström, and A. C. WEIBULL. 2005. The effects of organic agriculture on biodiversity and abundance: a meta</w:t>
      </w:r>
      <w:r w:rsidRPr="00CC2194">
        <w:rPr>
          <w:rFonts w:ascii="Cambria Math" w:hAnsi="Cambria Math" w:cs="Cambria Math"/>
          <w:noProof/>
        </w:rPr>
        <w:t>‐</w:t>
      </w:r>
      <w:r w:rsidRPr="00CC2194">
        <w:rPr>
          <w:noProof/>
        </w:rPr>
        <w:t xml:space="preserve">analysis. Journal of Applied Ecology </w:t>
      </w:r>
      <w:r w:rsidRPr="00CC2194">
        <w:rPr>
          <w:b/>
          <w:noProof/>
        </w:rPr>
        <w:t>42</w:t>
      </w:r>
      <w:r w:rsidRPr="00CC2194">
        <w:rPr>
          <w:noProof/>
        </w:rPr>
        <w:t>:261-269.</w:t>
      </w:r>
    </w:p>
    <w:p w14:paraId="28100422" w14:textId="77777777" w:rsidR="00CC2194" w:rsidRPr="00CC2194" w:rsidRDefault="00CC2194" w:rsidP="00CC2194">
      <w:pPr>
        <w:pStyle w:val="EndNoteBibliography"/>
        <w:spacing w:after="0"/>
        <w:ind w:left="720" w:hanging="720"/>
        <w:rPr>
          <w:noProof/>
        </w:rPr>
      </w:pPr>
      <w:r w:rsidRPr="00CC2194">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CC2194">
        <w:rPr>
          <w:b/>
          <w:noProof/>
        </w:rPr>
        <w:t>40</w:t>
      </w:r>
      <w:r w:rsidRPr="00CC2194">
        <w:rPr>
          <w:noProof/>
        </w:rPr>
        <w:t>:2297-2308.</w:t>
      </w:r>
    </w:p>
    <w:p w14:paraId="097B65AB" w14:textId="77777777" w:rsidR="00CC2194" w:rsidRPr="00CC2194" w:rsidRDefault="00CC2194" w:rsidP="00CC2194">
      <w:pPr>
        <w:pStyle w:val="EndNoteBibliography"/>
        <w:spacing w:after="0"/>
        <w:ind w:left="720" w:hanging="720"/>
        <w:rPr>
          <w:noProof/>
        </w:rPr>
      </w:pPr>
      <w:r w:rsidRPr="00CC2194">
        <w:rPr>
          <w:noProof/>
        </w:rPr>
        <w:t>Birkhofer, K., A. Fließbach, D. H. Wise, and S. Scheu. 2011. Arthropod food webs in organic and conventional wheat farming systems of an agricultural long</w:t>
      </w:r>
      <w:r w:rsidRPr="00CC2194">
        <w:rPr>
          <w:rFonts w:ascii="Cambria Math" w:hAnsi="Cambria Math" w:cs="Cambria Math"/>
          <w:noProof/>
        </w:rPr>
        <w:t>‐</w:t>
      </w:r>
      <w:r w:rsidRPr="00CC2194">
        <w:rPr>
          <w:noProof/>
        </w:rPr>
        <w:t xml:space="preserve">term experiment: a stable isotope approach. Agricultural and Forest Entomology </w:t>
      </w:r>
      <w:r w:rsidRPr="00CC2194">
        <w:rPr>
          <w:b/>
          <w:noProof/>
        </w:rPr>
        <w:t>13</w:t>
      </w:r>
      <w:r w:rsidRPr="00CC2194">
        <w:rPr>
          <w:noProof/>
        </w:rPr>
        <w:t>:197-204.</w:t>
      </w:r>
    </w:p>
    <w:p w14:paraId="5DF81860" w14:textId="77777777" w:rsidR="00CC2194" w:rsidRPr="00CC2194" w:rsidRDefault="00CC2194" w:rsidP="00CC2194">
      <w:pPr>
        <w:pStyle w:val="EndNoteBibliography"/>
        <w:spacing w:after="0"/>
        <w:ind w:left="720" w:hanging="720"/>
        <w:rPr>
          <w:noProof/>
        </w:rPr>
      </w:pPr>
      <w:r w:rsidRPr="00CC2194">
        <w:rPr>
          <w:noProof/>
        </w:rPr>
        <w:t xml:space="preserve">Birkhofer, K., D. H. Wise, and S. Scheu. 2008b. Subsidy from the detrital food web, but not microhabitat complexity, affects the role of generalist predators in an aboveground herbivore food web. Oikos </w:t>
      </w:r>
      <w:r w:rsidRPr="00CC2194">
        <w:rPr>
          <w:b/>
          <w:noProof/>
        </w:rPr>
        <w:t>117</w:t>
      </w:r>
      <w:r w:rsidRPr="00CC2194">
        <w:rPr>
          <w:noProof/>
        </w:rPr>
        <w:t>:494-500.</w:t>
      </w:r>
    </w:p>
    <w:p w14:paraId="11CC111D" w14:textId="77777777" w:rsidR="00CC2194" w:rsidRPr="00CC2194" w:rsidRDefault="00CC2194" w:rsidP="00CC2194">
      <w:pPr>
        <w:pStyle w:val="EndNoteBibliography"/>
        <w:spacing w:after="0"/>
        <w:ind w:left="720" w:hanging="720"/>
        <w:rPr>
          <w:noProof/>
        </w:rPr>
      </w:pPr>
      <w:r w:rsidRPr="00CC2194">
        <w:rPr>
          <w:noProof/>
        </w:rPr>
        <w:t xml:space="preserve">Blondel, J. 2003. Guilds or functional groups: does it matter? Oikos </w:t>
      </w:r>
      <w:r w:rsidRPr="00CC2194">
        <w:rPr>
          <w:b/>
          <w:noProof/>
        </w:rPr>
        <w:t>100</w:t>
      </w:r>
      <w:r w:rsidRPr="00CC2194">
        <w:rPr>
          <w:noProof/>
        </w:rPr>
        <w:t>:223-231.</w:t>
      </w:r>
    </w:p>
    <w:p w14:paraId="5CB95123" w14:textId="77777777" w:rsidR="00CC2194" w:rsidRPr="00CC2194" w:rsidRDefault="00CC2194" w:rsidP="00CC2194">
      <w:pPr>
        <w:pStyle w:val="EndNoteBibliography"/>
        <w:spacing w:after="0"/>
        <w:ind w:left="720" w:hanging="720"/>
        <w:rPr>
          <w:noProof/>
        </w:rPr>
      </w:pPr>
      <w:r w:rsidRPr="00CC2194">
        <w:rPr>
          <w:noProof/>
        </w:rPr>
        <w:t xml:space="preserve">Boecklen, W. J., C. T. Yarnes, B. A. Cook, and A. C. James. 2011. On the use of stable isotopes in trophic ecology. Annual review of ecology, evolution, and systematics </w:t>
      </w:r>
      <w:r w:rsidRPr="00CC2194">
        <w:rPr>
          <w:b/>
          <w:noProof/>
        </w:rPr>
        <w:t>42</w:t>
      </w:r>
      <w:r w:rsidRPr="00CC2194">
        <w:rPr>
          <w:noProof/>
        </w:rPr>
        <w:t>:411-440.</w:t>
      </w:r>
    </w:p>
    <w:p w14:paraId="4C6A901E" w14:textId="77777777" w:rsidR="00CC2194" w:rsidRPr="00CC2194" w:rsidRDefault="00CC2194" w:rsidP="00CC2194">
      <w:pPr>
        <w:pStyle w:val="EndNoteBibliography"/>
        <w:spacing w:after="0"/>
        <w:ind w:left="720" w:hanging="720"/>
        <w:rPr>
          <w:noProof/>
        </w:rPr>
      </w:pPr>
      <w:r w:rsidRPr="00CC2194">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CC2194">
        <w:rPr>
          <w:b/>
          <w:noProof/>
        </w:rPr>
        <w:t>22</w:t>
      </w:r>
      <w:r w:rsidRPr="00CC2194">
        <w:rPr>
          <w:noProof/>
        </w:rPr>
        <w:t>.</w:t>
      </w:r>
    </w:p>
    <w:p w14:paraId="2F27B806" w14:textId="77777777" w:rsidR="00CC2194" w:rsidRPr="00CC2194" w:rsidRDefault="00CC2194" w:rsidP="00CC2194">
      <w:pPr>
        <w:pStyle w:val="EndNoteBibliography"/>
        <w:spacing w:after="0"/>
        <w:ind w:left="720" w:hanging="720"/>
        <w:rPr>
          <w:noProof/>
        </w:rPr>
      </w:pPr>
      <w:r w:rsidRPr="00CC2194">
        <w:rPr>
          <w:noProof/>
        </w:rPr>
        <w:t xml:space="preserve">Caut, S., E. Angulo, and F. Courchamp. 2009. Variation in discrimination factors (Δ15N and Δ13C): the effect of diet isotopic values and applications for diet reconstruction. Journal of Applied Ecology </w:t>
      </w:r>
      <w:r w:rsidRPr="00CC2194">
        <w:rPr>
          <w:b/>
          <w:noProof/>
        </w:rPr>
        <w:t>46</w:t>
      </w:r>
      <w:r w:rsidRPr="00CC2194">
        <w:rPr>
          <w:noProof/>
        </w:rPr>
        <w:t>:443-453.</w:t>
      </w:r>
    </w:p>
    <w:p w14:paraId="21CB91F4" w14:textId="77777777" w:rsidR="00CC2194" w:rsidRPr="00CC2194" w:rsidRDefault="00CC2194" w:rsidP="00CC2194">
      <w:pPr>
        <w:pStyle w:val="EndNoteBibliography"/>
        <w:spacing w:after="0"/>
        <w:ind w:left="720" w:hanging="720"/>
        <w:rPr>
          <w:noProof/>
        </w:rPr>
      </w:pPr>
      <w:r w:rsidRPr="00CC2194">
        <w:rPr>
          <w:noProof/>
        </w:rPr>
        <w:t xml:space="preserve">Diehl, E., V. L. Mader, V. Wolters, and K. Birkhofer. 2013. Management intensity and vegetation complexity affect web-building spiders and their prey. Oecologia </w:t>
      </w:r>
      <w:r w:rsidRPr="00CC2194">
        <w:rPr>
          <w:b/>
          <w:noProof/>
        </w:rPr>
        <w:t>173</w:t>
      </w:r>
      <w:r w:rsidRPr="00CC2194">
        <w:rPr>
          <w:noProof/>
        </w:rPr>
        <w:t>:579-589.</w:t>
      </w:r>
    </w:p>
    <w:p w14:paraId="19AAF3F7" w14:textId="77777777" w:rsidR="00CC2194" w:rsidRPr="00CC2194" w:rsidRDefault="00CC2194" w:rsidP="00CC2194">
      <w:pPr>
        <w:pStyle w:val="EndNoteBibliography"/>
        <w:spacing w:after="0"/>
        <w:ind w:left="720" w:hanging="720"/>
        <w:rPr>
          <w:noProof/>
        </w:rPr>
      </w:pPr>
      <w:r w:rsidRPr="00CC2194">
        <w:rPr>
          <w:noProof/>
        </w:rPr>
        <w:t xml:space="preserve">Dominik, C., R. Seppelt, F. G. Horgan, J. Settele, and T. Václavík. 2018. Landscape composition, configuration, and trophic interactions shape arthropod communities in rice agroecosystems. Journal of Applied Ecology </w:t>
      </w:r>
      <w:r w:rsidRPr="00CC2194">
        <w:rPr>
          <w:b/>
          <w:noProof/>
        </w:rPr>
        <w:t>55</w:t>
      </w:r>
      <w:r w:rsidRPr="00CC2194">
        <w:rPr>
          <w:noProof/>
        </w:rPr>
        <w:t>:2461-2472.</w:t>
      </w:r>
    </w:p>
    <w:p w14:paraId="4E5E18A8" w14:textId="77777777" w:rsidR="00CC2194" w:rsidRPr="00CC2194" w:rsidRDefault="00CC2194" w:rsidP="00CC2194">
      <w:pPr>
        <w:pStyle w:val="EndNoteBibliography"/>
        <w:spacing w:after="0"/>
        <w:ind w:left="720" w:hanging="720"/>
        <w:rPr>
          <w:noProof/>
        </w:rPr>
      </w:pPr>
      <w:r w:rsidRPr="00CC2194">
        <w:rPr>
          <w:noProof/>
        </w:rPr>
        <w:t xml:space="preserve">Duelli, P., and M. K. Obrist. 2003. Biodiversity indicators: the choice of values and measures. Agriculture Ecosystems &amp; Environment </w:t>
      </w:r>
      <w:r w:rsidRPr="00CC2194">
        <w:rPr>
          <w:b/>
          <w:noProof/>
        </w:rPr>
        <w:t>98</w:t>
      </w:r>
      <w:r w:rsidRPr="00CC2194">
        <w:rPr>
          <w:noProof/>
        </w:rPr>
        <w:t>:87-98.</w:t>
      </w:r>
    </w:p>
    <w:p w14:paraId="0AE4BB47" w14:textId="77777777" w:rsidR="00CC2194" w:rsidRPr="00CC2194" w:rsidRDefault="00CC2194" w:rsidP="00CC2194">
      <w:pPr>
        <w:pStyle w:val="EndNoteBibliography"/>
        <w:spacing w:after="0"/>
        <w:ind w:left="720" w:hanging="720"/>
        <w:rPr>
          <w:noProof/>
        </w:rPr>
      </w:pPr>
      <w:r w:rsidRPr="00CC2194">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03F148E5" w14:textId="77777777" w:rsidR="00CC2194" w:rsidRPr="00CC2194" w:rsidRDefault="00CC2194" w:rsidP="00CC2194">
      <w:pPr>
        <w:pStyle w:val="EndNoteBibliography"/>
        <w:spacing w:after="0"/>
        <w:ind w:left="720" w:hanging="720"/>
        <w:rPr>
          <w:noProof/>
        </w:rPr>
      </w:pPr>
      <w:r w:rsidRPr="00CC2194">
        <w:rPr>
          <w:noProof/>
        </w:rPr>
        <w:t>Eitzinger, B., N. Abrego, D. Gravel, T. Huotari, E. J. Vesterinen, and T. Roslin. 2019. Assessing changes in arthropod predator–prey interactions through DNA</w:t>
      </w:r>
      <w:r w:rsidRPr="00CC2194">
        <w:rPr>
          <w:rFonts w:ascii="Cambria Math" w:hAnsi="Cambria Math" w:cs="Cambria Math"/>
          <w:noProof/>
        </w:rPr>
        <w:t>‐</w:t>
      </w:r>
      <w:r w:rsidRPr="00CC2194">
        <w:rPr>
          <w:noProof/>
        </w:rPr>
        <w:t xml:space="preserve">based gut content analysis—variable environment, stable diet. Molecular ecology </w:t>
      </w:r>
      <w:r w:rsidRPr="00CC2194">
        <w:rPr>
          <w:b/>
          <w:noProof/>
        </w:rPr>
        <w:t>28</w:t>
      </w:r>
      <w:r w:rsidRPr="00CC2194">
        <w:rPr>
          <w:noProof/>
        </w:rPr>
        <w:t>:266-280.</w:t>
      </w:r>
    </w:p>
    <w:p w14:paraId="5A863236" w14:textId="77777777" w:rsidR="00CC2194" w:rsidRPr="00CC2194" w:rsidRDefault="00CC2194" w:rsidP="00CC2194">
      <w:pPr>
        <w:pStyle w:val="EndNoteBibliography"/>
        <w:spacing w:after="0"/>
        <w:ind w:left="720" w:hanging="720"/>
        <w:rPr>
          <w:noProof/>
        </w:rPr>
      </w:pPr>
      <w:r w:rsidRPr="00CC2194">
        <w:rPr>
          <w:noProof/>
        </w:rPr>
        <w:t xml:space="preserve">Eitzinger, B., T. Roslin, E. J. Vesterinen, S. I. Robinson, and E. J. O'Gorman. 2021. Temperature affects both the Grinnellian and Eltonian dimensions of ecological niches–A tale of two Arctic wolf spiders. Basic and Applied Ecology </w:t>
      </w:r>
      <w:r w:rsidRPr="00CC2194">
        <w:rPr>
          <w:b/>
          <w:noProof/>
        </w:rPr>
        <w:t>50</w:t>
      </w:r>
      <w:r w:rsidRPr="00CC2194">
        <w:rPr>
          <w:noProof/>
        </w:rPr>
        <w:t>:132-143.</w:t>
      </w:r>
    </w:p>
    <w:p w14:paraId="69412438" w14:textId="77777777" w:rsidR="00CC2194" w:rsidRPr="00CC2194" w:rsidRDefault="00CC2194" w:rsidP="00CC2194">
      <w:pPr>
        <w:pStyle w:val="EndNoteBibliography"/>
        <w:spacing w:after="0"/>
        <w:ind w:left="720" w:hanging="720"/>
        <w:rPr>
          <w:noProof/>
        </w:rPr>
      </w:pPr>
      <w:r w:rsidRPr="00CC2194">
        <w:rPr>
          <w:noProof/>
        </w:rPr>
        <w:t>Eitzinger, B., and M. Traugott. 2011. Which prey sustains cold</w:t>
      </w:r>
      <w:r w:rsidRPr="00CC2194">
        <w:rPr>
          <w:rFonts w:ascii="Cambria Math" w:hAnsi="Cambria Math" w:cs="Cambria Math"/>
          <w:noProof/>
        </w:rPr>
        <w:t>‐</w:t>
      </w:r>
      <w:r w:rsidRPr="00CC2194">
        <w:rPr>
          <w:noProof/>
        </w:rPr>
        <w:t>adapted invertebrate generalist predators in arable land? Examining prey choices by molecular gut</w:t>
      </w:r>
      <w:r w:rsidRPr="00CC2194">
        <w:rPr>
          <w:rFonts w:ascii="Cambria Math" w:hAnsi="Cambria Math" w:cs="Cambria Math"/>
          <w:noProof/>
        </w:rPr>
        <w:t>‐</w:t>
      </w:r>
      <w:r w:rsidRPr="00CC2194">
        <w:rPr>
          <w:noProof/>
        </w:rPr>
        <w:t xml:space="preserve">content analysis. Journal of Applied Ecology </w:t>
      </w:r>
      <w:r w:rsidRPr="00CC2194">
        <w:rPr>
          <w:b/>
          <w:noProof/>
        </w:rPr>
        <w:t>48</w:t>
      </w:r>
      <w:r w:rsidRPr="00CC2194">
        <w:rPr>
          <w:noProof/>
        </w:rPr>
        <w:t>:591-599.</w:t>
      </w:r>
    </w:p>
    <w:p w14:paraId="03177A0C" w14:textId="77777777" w:rsidR="00CC2194" w:rsidRPr="00CC2194" w:rsidRDefault="00CC2194" w:rsidP="00CC2194">
      <w:pPr>
        <w:pStyle w:val="EndNoteBibliography"/>
        <w:spacing w:after="0"/>
        <w:ind w:left="720" w:hanging="720"/>
        <w:rPr>
          <w:noProof/>
        </w:rPr>
      </w:pPr>
      <w:r w:rsidRPr="00CC2194">
        <w:rPr>
          <w:noProof/>
        </w:rPr>
        <w:t xml:space="preserve">Finke, D. L., and R. F. Denno. 2006. Spatial refuge from intraguild predation: implications for prey suppression and trophic cascades. Oecologia </w:t>
      </w:r>
      <w:r w:rsidRPr="00CC2194">
        <w:rPr>
          <w:b/>
          <w:noProof/>
        </w:rPr>
        <w:t>149</w:t>
      </w:r>
      <w:r w:rsidRPr="00CC2194">
        <w:rPr>
          <w:noProof/>
        </w:rPr>
        <w:t>:265-275.</w:t>
      </w:r>
    </w:p>
    <w:p w14:paraId="36B1E1F2" w14:textId="77777777" w:rsidR="00CC2194" w:rsidRPr="00CC2194" w:rsidRDefault="00CC2194" w:rsidP="00CC2194">
      <w:pPr>
        <w:pStyle w:val="EndNoteBibliography"/>
        <w:spacing w:after="0"/>
        <w:ind w:left="720" w:hanging="720"/>
        <w:rPr>
          <w:noProof/>
        </w:rPr>
      </w:pPr>
      <w:r w:rsidRPr="00CC2194">
        <w:rPr>
          <w:noProof/>
        </w:rPr>
        <w:t>Fox, J., and S. Weisberg. 2018. An R companion to applied regression. Sage publications.</w:t>
      </w:r>
    </w:p>
    <w:p w14:paraId="6135D49C" w14:textId="77777777" w:rsidR="00CC2194" w:rsidRPr="00CC2194" w:rsidRDefault="00CC2194" w:rsidP="00CC2194">
      <w:pPr>
        <w:pStyle w:val="EndNoteBibliography"/>
        <w:spacing w:after="0"/>
        <w:ind w:left="720" w:hanging="720"/>
        <w:rPr>
          <w:noProof/>
        </w:rPr>
      </w:pPr>
      <w:r w:rsidRPr="00CC2194">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CC2194">
        <w:rPr>
          <w:b/>
          <w:noProof/>
        </w:rPr>
        <w:t>11</w:t>
      </w:r>
      <w:r w:rsidRPr="00CC2194">
        <w:rPr>
          <w:noProof/>
        </w:rPr>
        <w:t>:97-105.</w:t>
      </w:r>
    </w:p>
    <w:p w14:paraId="692A5164" w14:textId="77777777" w:rsidR="00CC2194" w:rsidRPr="00CC2194" w:rsidRDefault="00CC2194" w:rsidP="00CC2194">
      <w:pPr>
        <w:pStyle w:val="EndNoteBibliography"/>
        <w:spacing w:after="0"/>
        <w:ind w:left="720" w:hanging="720"/>
        <w:rPr>
          <w:noProof/>
        </w:rPr>
      </w:pPr>
      <w:r w:rsidRPr="00CC2194">
        <w:rPr>
          <w:noProof/>
        </w:rPr>
        <w:t xml:space="preserve">Gomiero, T., D. Pimentel, and M. G. Paoletti. 2011. Is there a need for a more sustainable agriculture? Critical reviews in plant sciences </w:t>
      </w:r>
      <w:r w:rsidRPr="00CC2194">
        <w:rPr>
          <w:b/>
          <w:noProof/>
        </w:rPr>
        <w:t>30</w:t>
      </w:r>
      <w:r w:rsidRPr="00CC2194">
        <w:rPr>
          <w:noProof/>
        </w:rPr>
        <w:t>:6-23.</w:t>
      </w:r>
    </w:p>
    <w:p w14:paraId="178158AD" w14:textId="77777777" w:rsidR="00CC2194" w:rsidRPr="00CC2194" w:rsidRDefault="00CC2194" w:rsidP="00CC2194">
      <w:pPr>
        <w:pStyle w:val="EndNoteBibliography"/>
        <w:spacing w:after="0"/>
        <w:ind w:left="720" w:hanging="720"/>
        <w:rPr>
          <w:noProof/>
        </w:rPr>
      </w:pPr>
      <w:r w:rsidRPr="00CC2194">
        <w:rPr>
          <w:noProof/>
        </w:rPr>
        <w:t xml:space="preserve">Guedes, R., G. Smagghe, J. Stark, and N. Desneux. 2016. Pesticide-induced stress in arthropod pests for optimized integrated pest management programs. Annual review of entomology </w:t>
      </w:r>
      <w:r w:rsidRPr="00CC2194">
        <w:rPr>
          <w:b/>
          <w:noProof/>
        </w:rPr>
        <w:t>61</w:t>
      </w:r>
      <w:r w:rsidRPr="00CC2194">
        <w:rPr>
          <w:noProof/>
        </w:rPr>
        <w:t>:43-62.</w:t>
      </w:r>
    </w:p>
    <w:p w14:paraId="5833952D" w14:textId="77777777" w:rsidR="00CC2194" w:rsidRPr="00CC2194" w:rsidRDefault="00CC2194" w:rsidP="00CC2194">
      <w:pPr>
        <w:pStyle w:val="EndNoteBibliography"/>
        <w:spacing w:after="0"/>
        <w:ind w:left="720" w:hanging="720"/>
        <w:rPr>
          <w:noProof/>
        </w:rPr>
      </w:pPr>
      <w:r w:rsidRPr="00CC2194">
        <w:rPr>
          <w:noProof/>
        </w:rPr>
        <w:t xml:space="preserve">Hardin, M. R., B. Benrey, M. Coll, W. O. Lamp, G. K. Roderick, and P. Barbosa. 1995. Arthropod pest resurgence: an overview of potential mechanisms. Crop Protection </w:t>
      </w:r>
      <w:r w:rsidRPr="00CC2194">
        <w:rPr>
          <w:b/>
          <w:noProof/>
        </w:rPr>
        <w:t>14</w:t>
      </w:r>
      <w:r w:rsidRPr="00CC2194">
        <w:rPr>
          <w:noProof/>
        </w:rPr>
        <w:t>:3-18.</w:t>
      </w:r>
    </w:p>
    <w:p w14:paraId="4DEEBF41" w14:textId="77777777" w:rsidR="00CC2194" w:rsidRPr="00CC2194" w:rsidRDefault="00CC2194" w:rsidP="00CC2194">
      <w:pPr>
        <w:pStyle w:val="EndNoteBibliography"/>
        <w:spacing w:after="0"/>
        <w:ind w:left="720" w:hanging="720"/>
        <w:rPr>
          <w:noProof/>
        </w:rPr>
      </w:pPr>
      <w:r w:rsidRPr="00CC2194">
        <w:rPr>
          <w:noProof/>
        </w:rPr>
        <w:t xml:space="preserve">Hothorn, T., F. Bretz, and P. Westfall. 2008. Simultaneous inference in general parametric models. Biometrical Journal: Journal of Mathematical Methods in Biosciences </w:t>
      </w:r>
      <w:r w:rsidRPr="00CC2194">
        <w:rPr>
          <w:b/>
          <w:noProof/>
        </w:rPr>
        <w:t>50</w:t>
      </w:r>
      <w:r w:rsidRPr="00CC2194">
        <w:rPr>
          <w:noProof/>
        </w:rPr>
        <w:t>:346-363.</w:t>
      </w:r>
    </w:p>
    <w:p w14:paraId="5B2C0DA2" w14:textId="77777777" w:rsidR="00CC2194" w:rsidRPr="00CC2194" w:rsidRDefault="00CC2194" w:rsidP="00CC2194">
      <w:pPr>
        <w:pStyle w:val="EndNoteBibliography"/>
        <w:spacing w:after="0"/>
        <w:ind w:left="720" w:hanging="720"/>
        <w:rPr>
          <w:noProof/>
        </w:rPr>
      </w:pPr>
      <w:r w:rsidRPr="00CC2194">
        <w:rPr>
          <w:noProof/>
        </w:rPr>
        <w:t xml:space="preserve">Hsu, G.-C., J.-A. Ou, and C.-K. Ho. 2021. Pest consumption by generalist arthropod predators increases with crop stage in both organic and conventional farms. Ecosphere </w:t>
      </w:r>
      <w:r w:rsidRPr="00CC2194">
        <w:rPr>
          <w:b/>
          <w:noProof/>
        </w:rPr>
        <w:t>12</w:t>
      </w:r>
      <w:r w:rsidRPr="00CC2194">
        <w:rPr>
          <w:noProof/>
        </w:rPr>
        <w:t>:e03625.</w:t>
      </w:r>
    </w:p>
    <w:p w14:paraId="4413E4B5" w14:textId="77777777" w:rsidR="00CC2194" w:rsidRPr="00CC2194" w:rsidRDefault="00CC2194" w:rsidP="00CC2194">
      <w:pPr>
        <w:pStyle w:val="EndNoteBibliography"/>
        <w:spacing w:after="0"/>
        <w:ind w:left="720" w:hanging="720"/>
        <w:rPr>
          <w:noProof/>
        </w:rPr>
      </w:pPr>
      <w:r w:rsidRPr="00CC2194">
        <w:rPr>
          <w:noProof/>
        </w:rPr>
        <w:t xml:space="preserve">Huang, H., and P. Yang. 1987. The ancient cultured citrus ant. BioScience </w:t>
      </w:r>
      <w:r w:rsidRPr="00CC2194">
        <w:rPr>
          <w:b/>
          <w:noProof/>
        </w:rPr>
        <w:t>37</w:t>
      </w:r>
      <w:r w:rsidRPr="00CC2194">
        <w:rPr>
          <w:noProof/>
        </w:rPr>
        <w:t>:665-671.</w:t>
      </w:r>
    </w:p>
    <w:p w14:paraId="4A39B9F6" w14:textId="77777777" w:rsidR="00CC2194" w:rsidRPr="00CC2194" w:rsidRDefault="00CC2194" w:rsidP="00CC2194">
      <w:pPr>
        <w:pStyle w:val="EndNoteBibliography"/>
        <w:spacing w:after="0"/>
        <w:ind w:left="720" w:hanging="720"/>
        <w:rPr>
          <w:noProof/>
        </w:rPr>
      </w:pPr>
      <w:r w:rsidRPr="00CC2194">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CC2194">
        <w:rPr>
          <w:b/>
          <w:noProof/>
        </w:rPr>
        <w:t>243</w:t>
      </w:r>
      <w:r w:rsidRPr="00CC2194">
        <w:rPr>
          <w:noProof/>
        </w:rPr>
        <w:t>:47-54.</w:t>
      </w:r>
    </w:p>
    <w:p w14:paraId="239FF3C7" w14:textId="77777777" w:rsidR="00CC2194" w:rsidRPr="00CC2194" w:rsidRDefault="00CC2194" w:rsidP="00CC2194">
      <w:pPr>
        <w:pStyle w:val="EndNoteBibliography"/>
        <w:spacing w:after="0"/>
        <w:ind w:left="720" w:hanging="720"/>
        <w:rPr>
          <w:noProof/>
        </w:rPr>
      </w:pPr>
      <w:r w:rsidRPr="00CC2194">
        <w:rPr>
          <w:noProof/>
        </w:rPr>
        <w:t>Janssen, A., M. Montserrat, R. HilleRisLambers, A. M. de Roos, A. Pallini, and M. W. Sabelis. 2006. Intraguild predation usually does not disrupt biological control. Pages 21-44  Trophic and guild in biological interactions control. Springer.</w:t>
      </w:r>
    </w:p>
    <w:p w14:paraId="4A57D1DD" w14:textId="77777777" w:rsidR="00CC2194" w:rsidRPr="00CC2194" w:rsidRDefault="00CC2194" w:rsidP="00CC2194">
      <w:pPr>
        <w:pStyle w:val="EndNoteBibliography"/>
        <w:spacing w:after="0"/>
        <w:ind w:left="720" w:hanging="720"/>
        <w:rPr>
          <w:noProof/>
        </w:rPr>
      </w:pPr>
      <w:r w:rsidRPr="00CC2194">
        <w:rPr>
          <w:noProof/>
        </w:rPr>
        <w:t xml:space="preserve">Janssen, A., M. W. Sabelis, S. Magalhães, M. Montserrat, and T. Van der Hammen. 2007. Habitat structure affects intraguild predation. Ecology </w:t>
      </w:r>
      <w:r w:rsidRPr="00CC2194">
        <w:rPr>
          <w:b/>
          <w:noProof/>
        </w:rPr>
        <w:t>88</w:t>
      </w:r>
      <w:r w:rsidRPr="00CC2194">
        <w:rPr>
          <w:noProof/>
        </w:rPr>
        <w:t>:2713-2719.</w:t>
      </w:r>
    </w:p>
    <w:p w14:paraId="261AEA72" w14:textId="77777777" w:rsidR="00CC2194" w:rsidRPr="00CC2194" w:rsidRDefault="00CC2194" w:rsidP="00CC2194">
      <w:pPr>
        <w:pStyle w:val="EndNoteBibliography"/>
        <w:spacing w:after="0"/>
        <w:ind w:left="720" w:hanging="720"/>
        <w:rPr>
          <w:noProof/>
        </w:rPr>
      </w:pPr>
      <w:r w:rsidRPr="00CC2194">
        <w:rPr>
          <w:noProof/>
        </w:rP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CC2194">
        <w:rPr>
          <w:b/>
          <w:noProof/>
        </w:rPr>
        <w:t>115</w:t>
      </w:r>
      <w:r w:rsidRPr="00CC2194">
        <w:rPr>
          <w:noProof/>
        </w:rPr>
        <w:t>:E7863-E7870.</w:t>
      </w:r>
    </w:p>
    <w:p w14:paraId="71A0E51D" w14:textId="77777777" w:rsidR="00CC2194" w:rsidRPr="00CC2194" w:rsidRDefault="00CC2194" w:rsidP="00CC2194">
      <w:pPr>
        <w:pStyle w:val="EndNoteBibliography"/>
        <w:spacing w:after="0"/>
        <w:ind w:left="720" w:hanging="720"/>
        <w:rPr>
          <w:noProof/>
        </w:rPr>
      </w:pPr>
      <w:r w:rsidRPr="00CC2194">
        <w:rPr>
          <w:noProof/>
        </w:rPr>
        <w:t xml:space="preserve">Kehoe, L., A. Romero-Muñoz, E. Polaina, L. Estes, H. Kreft, and T. Kuemmerle. 2017. Biodiversity at risk under future cropland </w:t>
      </w:r>
      <w:r w:rsidRPr="00CC2194">
        <w:rPr>
          <w:noProof/>
        </w:rPr>
        <w:lastRenderedPageBreak/>
        <w:t xml:space="preserve">expansion and intensification. Nature Ecology &amp; Evolution </w:t>
      </w:r>
      <w:r w:rsidRPr="00CC2194">
        <w:rPr>
          <w:b/>
          <w:noProof/>
        </w:rPr>
        <w:t>1</w:t>
      </w:r>
      <w:r w:rsidRPr="00CC2194">
        <w:rPr>
          <w:noProof/>
        </w:rPr>
        <w:t>:1129-1135.</w:t>
      </w:r>
    </w:p>
    <w:p w14:paraId="4482713C" w14:textId="77777777" w:rsidR="00CC2194" w:rsidRPr="00CC2194" w:rsidRDefault="00CC2194" w:rsidP="00CC2194">
      <w:pPr>
        <w:pStyle w:val="EndNoteBibliography"/>
        <w:spacing w:after="0"/>
        <w:ind w:left="720" w:hanging="720"/>
        <w:rPr>
          <w:noProof/>
        </w:rPr>
      </w:pPr>
      <w:r w:rsidRPr="00CC2194">
        <w:rPr>
          <w:noProof/>
        </w:rPr>
        <w:t xml:space="preserve">Klecka, J., and D. S. Boukal. 2013. Foraging and vulnerability traits modify predator–prey body mass allometry: freshwater macroinvertebrates as a case study. Journal of Animal Ecology </w:t>
      </w:r>
      <w:r w:rsidRPr="00CC2194">
        <w:rPr>
          <w:b/>
          <w:noProof/>
        </w:rPr>
        <w:t>82</w:t>
      </w:r>
      <w:r w:rsidRPr="00CC2194">
        <w:rPr>
          <w:noProof/>
        </w:rPr>
        <w:t>:1031-1041.</w:t>
      </w:r>
    </w:p>
    <w:p w14:paraId="5B3EF39F" w14:textId="77777777" w:rsidR="00CC2194" w:rsidRPr="00CC2194" w:rsidRDefault="00CC2194" w:rsidP="00CC2194">
      <w:pPr>
        <w:pStyle w:val="EndNoteBibliography"/>
        <w:spacing w:after="0"/>
        <w:ind w:left="720" w:hanging="720"/>
        <w:rPr>
          <w:noProof/>
        </w:rPr>
      </w:pPr>
      <w:r w:rsidRPr="00CC2194">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CC2194">
        <w:rPr>
          <w:b/>
          <w:noProof/>
        </w:rPr>
        <w:t>115</w:t>
      </w:r>
      <w:r w:rsidRPr="00CC2194">
        <w:rPr>
          <w:noProof/>
        </w:rPr>
        <w:t>:157-164.</w:t>
      </w:r>
    </w:p>
    <w:p w14:paraId="1914F906" w14:textId="77777777" w:rsidR="00CC2194" w:rsidRPr="00CC2194" w:rsidRDefault="00CC2194" w:rsidP="00CC2194">
      <w:pPr>
        <w:pStyle w:val="EndNoteBibliography"/>
        <w:spacing w:after="0"/>
        <w:ind w:left="720" w:hanging="720"/>
        <w:rPr>
          <w:noProof/>
        </w:rPr>
      </w:pPr>
      <w:r w:rsidRPr="00CC2194">
        <w:rPr>
          <w:noProof/>
        </w:rPr>
        <w:t xml:space="preserve">Kuusk, A.-K., and B. Ekbom. 2012. Feeding habits of lycosid spiders in field habitats. Journal of Pest Science </w:t>
      </w:r>
      <w:r w:rsidRPr="00CC2194">
        <w:rPr>
          <w:b/>
          <w:noProof/>
        </w:rPr>
        <w:t>85</w:t>
      </w:r>
      <w:r w:rsidRPr="00CC2194">
        <w:rPr>
          <w:noProof/>
        </w:rPr>
        <w:t>:253-260.</w:t>
      </w:r>
    </w:p>
    <w:p w14:paraId="54A221FC" w14:textId="77777777" w:rsidR="00CC2194" w:rsidRPr="00CC2194" w:rsidRDefault="00CC2194" w:rsidP="00CC2194">
      <w:pPr>
        <w:pStyle w:val="EndNoteBibliography"/>
        <w:spacing w:after="0"/>
        <w:ind w:left="720" w:hanging="720"/>
        <w:rPr>
          <w:noProof/>
        </w:rPr>
      </w:pPr>
      <w:r w:rsidRPr="00CC2194">
        <w:rPr>
          <w:noProof/>
        </w:rPr>
        <w:t xml:space="preserve">Langellotto, G. A., and R. F. Denno. 2004. Responses of invertebrate natural enemies to complex-structured habitats: a meta-analytical synthesis. Oecologia </w:t>
      </w:r>
      <w:r w:rsidRPr="00CC2194">
        <w:rPr>
          <w:b/>
          <w:noProof/>
        </w:rPr>
        <w:t>139</w:t>
      </w:r>
      <w:r w:rsidRPr="00CC2194">
        <w:rPr>
          <w:noProof/>
        </w:rPr>
        <w:t>:1-10.</w:t>
      </w:r>
    </w:p>
    <w:p w14:paraId="6AFEB356" w14:textId="77777777" w:rsidR="00CC2194" w:rsidRPr="00CC2194" w:rsidRDefault="00CC2194" w:rsidP="00CC2194">
      <w:pPr>
        <w:pStyle w:val="EndNoteBibliography"/>
        <w:spacing w:after="0"/>
        <w:ind w:left="720" w:hanging="720"/>
        <w:rPr>
          <w:noProof/>
        </w:rPr>
      </w:pPr>
      <w:r w:rsidRPr="00CC2194">
        <w:rPr>
          <w:noProof/>
        </w:rPr>
        <w:t>Layman, C. A., M. S. Araujo, R. Boucek, C. M. Hammerschlag</w:t>
      </w:r>
      <w:r w:rsidRPr="00CC2194">
        <w:rPr>
          <w:rFonts w:ascii="Cambria Math" w:hAnsi="Cambria Math" w:cs="Cambria Math"/>
          <w:noProof/>
        </w:rPr>
        <w:t>‐</w:t>
      </w:r>
      <w:r w:rsidRPr="00CC2194">
        <w:rPr>
          <w:noProof/>
        </w:rPr>
        <w:t>Peyer, E. Harrison, Z. R. Jud, P. Matich, A. E. Rosenblatt, J. J. Vaudo, and L. A. Yeager. 2012. Applying stable isotopes to examine food</w:t>
      </w:r>
      <w:r w:rsidRPr="00CC2194">
        <w:rPr>
          <w:rFonts w:ascii="Cambria Math" w:hAnsi="Cambria Math" w:cs="Cambria Math"/>
          <w:noProof/>
        </w:rPr>
        <w:t>‐</w:t>
      </w:r>
      <w:r w:rsidRPr="00CC2194">
        <w:rPr>
          <w:noProof/>
        </w:rPr>
        <w:t xml:space="preserve">web structure: an overview of analytical tools. Biological Reviews </w:t>
      </w:r>
      <w:r w:rsidRPr="00CC2194">
        <w:rPr>
          <w:b/>
          <w:noProof/>
        </w:rPr>
        <w:t>87</w:t>
      </w:r>
      <w:r w:rsidRPr="00CC2194">
        <w:rPr>
          <w:noProof/>
        </w:rPr>
        <w:t>:545-562.</w:t>
      </w:r>
    </w:p>
    <w:p w14:paraId="4832CE92" w14:textId="77777777" w:rsidR="00CC2194" w:rsidRPr="00CC2194" w:rsidRDefault="00CC2194" w:rsidP="00CC2194">
      <w:pPr>
        <w:pStyle w:val="EndNoteBibliography"/>
        <w:spacing w:after="0"/>
        <w:ind w:left="720" w:hanging="720"/>
        <w:rPr>
          <w:noProof/>
        </w:rPr>
      </w:pPr>
      <w:r w:rsidRPr="00CC2194">
        <w:rPr>
          <w:noProof/>
        </w:rPr>
        <w:t xml:space="preserve">Lenth, R., and M. R. Lenth. 2018. Package ‘lsmeans’. The American Statistician </w:t>
      </w:r>
      <w:r w:rsidRPr="00CC2194">
        <w:rPr>
          <w:b/>
          <w:noProof/>
        </w:rPr>
        <w:t>34</w:t>
      </w:r>
      <w:r w:rsidRPr="00CC2194">
        <w:rPr>
          <w:noProof/>
        </w:rPr>
        <w:t>:216-221.</w:t>
      </w:r>
    </w:p>
    <w:p w14:paraId="602B9945" w14:textId="77777777" w:rsidR="00CC2194" w:rsidRPr="00CC2194" w:rsidRDefault="00CC2194" w:rsidP="00CC2194">
      <w:pPr>
        <w:pStyle w:val="EndNoteBibliography"/>
        <w:spacing w:after="0"/>
        <w:ind w:left="720" w:hanging="720"/>
        <w:rPr>
          <w:noProof/>
        </w:rPr>
      </w:pPr>
      <w:r w:rsidRPr="00CC2194">
        <w:rPr>
          <w:noProof/>
        </w:rPr>
        <w:t xml:space="preserve">Letourneau, D. K., J. A. Jedlicka, S. G. Bothwell, and C. R. Moreno. 2009. Effects of natural enemy biodiversity on the suppression of arthropod herbivores in terrestrial ecosystems. Annual Review of Ecology Evolution and Systematics </w:t>
      </w:r>
      <w:r w:rsidRPr="00CC2194">
        <w:rPr>
          <w:b/>
          <w:noProof/>
        </w:rPr>
        <w:t>40</w:t>
      </w:r>
      <w:r w:rsidRPr="00CC2194">
        <w:rPr>
          <w:noProof/>
        </w:rPr>
        <w:t>:573-592.</w:t>
      </w:r>
    </w:p>
    <w:p w14:paraId="03A3CAEE" w14:textId="77777777" w:rsidR="00CC2194" w:rsidRPr="00CC2194" w:rsidRDefault="00CC2194" w:rsidP="00CC2194">
      <w:pPr>
        <w:pStyle w:val="EndNoteBibliography"/>
        <w:spacing w:after="0"/>
        <w:ind w:left="720" w:hanging="720"/>
        <w:rPr>
          <w:noProof/>
        </w:rPr>
      </w:pPr>
      <w:r w:rsidRPr="00CC2194">
        <w:rPr>
          <w:noProof/>
        </w:rPr>
        <w:t>Lichtenberg, E. M., C. M. Kennedy, C. Kremen, P. Batary, F. Berendse, R. Bommarco, N. A. Bosque</w:t>
      </w:r>
      <w:r w:rsidRPr="00CC2194">
        <w:rPr>
          <w:rFonts w:ascii="Cambria Math" w:hAnsi="Cambria Math" w:cs="Cambria Math"/>
          <w:noProof/>
        </w:rPr>
        <w:t>‐</w:t>
      </w:r>
      <w:r w:rsidRPr="00CC2194">
        <w:rPr>
          <w:noProof/>
        </w:rPr>
        <w:t xml:space="preserve">Pérez, L. G. Carvalheiro, W. E. Snyder, and N. M. Williams. 2017. A global synthesis of the effects of diversified farming systems on arthropod diversity within fields and across agricultural landscapes. Global change biology </w:t>
      </w:r>
      <w:r w:rsidRPr="00CC2194">
        <w:rPr>
          <w:b/>
          <w:noProof/>
        </w:rPr>
        <w:t>23</w:t>
      </w:r>
      <w:r w:rsidRPr="00CC2194">
        <w:rPr>
          <w:noProof/>
        </w:rPr>
        <w:t>:4946-4957.</w:t>
      </w:r>
    </w:p>
    <w:p w14:paraId="3DACBE4A" w14:textId="77777777" w:rsidR="00CC2194" w:rsidRPr="00CC2194" w:rsidRDefault="00CC2194" w:rsidP="00CC2194">
      <w:pPr>
        <w:pStyle w:val="EndNoteBibliography"/>
        <w:spacing w:after="0"/>
        <w:ind w:left="720" w:hanging="720"/>
        <w:rPr>
          <w:noProof/>
        </w:rPr>
      </w:pPr>
      <w:r w:rsidRPr="00CC2194">
        <w:rPr>
          <w:noProof/>
        </w:rPr>
        <w:t xml:space="preserve">Madsen, M., S. Terkildsen, and S. Toft. 2004. Microcosm studies on control of aphids by generalist arthropod predators: effects of alternative prey. BioControl </w:t>
      </w:r>
      <w:r w:rsidRPr="00CC2194">
        <w:rPr>
          <w:b/>
          <w:noProof/>
        </w:rPr>
        <w:t>49</w:t>
      </w:r>
      <w:r w:rsidRPr="00CC2194">
        <w:rPr>
          <w:noProof/>
        </w:rPr>
        <w:t>:483-504.</w:t>
      </w:r>
    </w:p>
    <w:p w14:paraId="270CEEB5" w14:textId="77777777" w:rsidR="00CC2194" w:rsidRPr="00CC2194" w:rsidRDefault="00CC2194" w:rsidP="00CC2194">
      <w:pPr>
        <w:pStyle w:val="EndNoteBibliography"/>
        <w:spacing w:after="0"/>
        <w:ind w:left="720" w:hanging="720"/>
        <w:rPr>
          <w:noProof/>
        </w:rPr>
      </w:pPr>
      <w:r w:rsidRPr="00CC2194">
        <w:rPr>
          <w:noProof/>
        </w:rPr>
        <w:t xml:space="preserve">Mazzi, D., and S. Dorn. 2012. Movement of insect pests in agricultural landscapes. Annals of applied biology </w:t>
      </w:r>
      <w:r w:rsidRPr="00CC2194">
        <w:rPr>
          <w:b/>
          <w:noProof/>
        </w:rPr>
        <w:t>160</w:t>
      </w:r>
      <w:r w:rsidRPr="00CC2194">
        <w:rPr>
          <w:noProof/>
        </w:rPr>
        <w:t>:97-113.</w:t>
      </w:r>
    </w:p>
    <w:p w14:paraId="362E56B8" w14:textId="77777777" w:rsidR="00CC2194" w:rsidRPr="00CC2194" w:rsidRDefault="00CC2194" w:rsidP="00CC2194">
      <w:pPr>
        <w:pStyle w:val="EndNoteBibliography"/>
        <w:spacing w:after="0"/>
        <w:ind w:left="720" w:hanging="720"/>
        <w:rPr>
          <w:noProof/>
        </w:rPr>
      </w:pPr>
      <w:r w:rsidRPr="00CC2194">
        <w:rPr>
          <w:noProof/>
        </w:rPr>
        <w:t xml:space="preserve">Michalko, R., S. Pekár, and M. H. Entling. 2019. An updated perspective on spiders as generalist predators in biological control. Oecologia </w:t>
      </w:r>
      <w:r w:rsidRPr="00CC2194">
        <w:rPr>
          <w:b/>
          <w:noProof/>
        </w:rPr>
        <w:t>189</w:t>
      </w:r>
      <w:r w:rsidRPr="00CC2194">
        <w:rPr>
          <w:noProof/>
        </w:rPr>
        <w:t>:21-36.</w:t>
      </w:r>
    </w:p>
    <w:p w14:paraId="2AC196D4" w14:textId="77777777" w:rsidR="00CC2194" w:rsidRPr="00CC2194" w:rsidRDefault="00CC2194" w:rsidP="00CC2194">
      <w:pPr>
        <w:pStyle w:val="EndNoteBibliography"/>
        <w:spacing w:after="0"/>
        <w:ind w:left="720" w:hanging="720"/>
        <w:rPr>
          <w:noProof/>
        </w:rPr>
      </w:pPr>
      <w:r w:rsidRPr="00CC2194">
        <w:rPr>
          <w:noProof/>
        </w:rPr>
        <w:t>Newton, J. 2016. Stable isotopes as tools in ecological research. eLS:1-8.</w:t>
      </w:r>
    </w:p>
    <w:p w14:paraId="5FC40F84" w14:textId="77777777" w:rsidR="00CC2194" w:rsidRPr="00CC2194" w:rsidRDefault="00CC2194" w:rsidP="00CC2194">
      <w:pPr>
        <w:pStyle w:val="EndNoteBibliography"/>
        <w:spacing w:after="0"/>
        <w:ind w:left="720" w:hanging="720"/>
        <w:rPr>
          <w:noProof/>
        </w:rPr>
      </w:pPr>
      <w:r w:rsidRPr="00CC2194">
        <w:rPr>
          <w:noProof/>
        </w:rPr>
        <w:lastRenderedPageBreak/>
        <w:t>Nyffeler, M. 1999. Prey selection of spiders in the field. Journal of Arachnology:317-324.</w:t>
      </w:r>
    </w:p>
    <w:p w14:paraId="7F94263F" w14:textId="77777777" w:rsidR="00CC2194" w:rsidRPr="00CC2194" w:rsidRDefault="00CC2194" w:rsidP="00CC2194">
      <w:pPr>
        <w:pStyle w:val="EndNoteBibliography"/>
        <w:spacing w:after="0"/>
        <w:ind w:left="720" w:hanging="720"/>
        <w:rPr>
          <w:noProof/>
        </w:rPr>
      </w:pPr>
      <w:r w:rsidRPr="00CC2194">
        <w:rPr>
          <w:noProof/>
        </w:rPr>
        <w:t xml:space="preserve">Petrakova, L., R. Michalko, P. Loverre, L. Sentenska, S. Korenko, and S. Pekar. 2016. Intraguild predation among spiders and their effect on the pear psylla during winter. Agriculture, Ecosystems &amp; Environment </w:t>
      </w:r>
      <w:r w:rsidRPr="00CC2194">
        <w:rPr>
          <w:b/>
          <w:noProof/>
        </w:rPr>
        <w:t>233</w:t>
      </w:r>
      <w:r w:rsidRPr="00CC2194">
        <w:rPr>
          <w:noProof/>
        </w:rPr>
        <w:t>:67-74.</w:t>
      </w:r>
    </w:p>
    <w:p w14:paraId="718C4348" w14:textId="77777777" w:rsidR="00CC2194" w:rsidRPr="00CC2194" w:rsidRDefault="00CC2194" w:rsidP="00CC2194">
      <w:pPr>
        <w:pStyle w:val="EndNoteBibliography"/>
        <w:spacing w:after="0"/>
        <w:ind w:left="720" w:hanging="720"/>
        <w:rPr>
          <w:noProof/>
        </w:rPr>
      </w:pPr>
      <w:r w:rsidRPr="00CC2194">
        <w:rPr>
          <w:noProof/>
        </w:rPr>
        <w:t xml:space="preserve">Phillips, D. L., and P. L. Koch. 2002. Incorporating concentration dependence in stable isotope mixing models. Oecologia </w:t>
      </w:r>
      <w:r w:rsidRPr="00CC2194">
        <w:rPr>
          <w:b/>
          <w:noProof/>
        </w:rPr>
        <w:t>130</w:t>
      </w:r>
      <w:r w:rsidRPr="00CC2194">
        <w:rPr>
          <w:noProof/>
        </w:rPr>
        <w:t>:114-125.</w:t>
      </w:r>
    </w:p>
    <w:p w14:paraId="2CFE1FDD" w14:textId="77777777" w:rsidR="00CC2194" w:rsidRPr="00CC2194" w:rsidRDefault="00CC2194" w:rsidP="00CC2194">
      <w:pPr>
        <w:pStyle w:val="EndNoteBibliography"/>
        <w:spacing w:after="0"/>
        <w:ind w:left="720" w:hanging="720"/>
        <w:rPr>
          <w:noProof/>
        </w:rPr>
      </w:pPr>
      <w:r w:rsidRPr="00CC2194">
        <w:rPr>
          <w:noProof/>
        </w:rPr>
        <w:t xml:space="preserve">Porcel, M., G. K. Andersson, J. Pålsson, and M. Tasin. 2018. Organic management in apple orchards: higher impacts on biological control than on pollination. Journal of Applied Ecology </w:t>
      </w:r>
      <w:r w:rsidRPr="00CC2194">
        <w:rPr>
          <w:b/>
          <w:noProof/>
        </w:rPr>
        <w:t>55</w:t>
      </w:r>
      <w:r w:rsidRPr="00CC2194">
        <w:rPr>
          <w:noProof/>
        </w:rPr>
        <w:t>:2779-2789.</w:t>
      </w:r>
    </w:p>
    <w:p w14:paraId="2C191AC2" w14:textId="77777777" w:rsidR="00CC2194" w:rsidRPr="00CC2194" w:rsidRDefault="00CC2194" w:rsidP="00CC2194">
      <w:pPr>
        <w:pStyle w:val="EndNoteBibliography"/>
        <w:spacing w:after="0"/>
        <w:ind w:left="720" w:hanging="720"/>
        <w:rPr>
          <w:noProof/>
        </w:rPr>
      </w:pPr>
      <w:r w:rsidRPr="00CC2194">
        <w:rPr>
          <w:noProof/>
        </w:rPr>
        <w:t xml:space="preserve">Post, D. M. 2002. Using stable isotopes to estimate trophic position: models, methods, and assumptions. Ecology </w:t>
      </w:r>
      <w:r w:rsidRPr="00CC2194">
        <w:rPr>
          <w:b/>
          <w:noProof/>
        </w:rPr>
        <w:t>83</w:t>
      </w:r>
      <w:r w:rsidRPr="00CC2194">
        <w:rPr>
          <w:noProof/>
        </w:rPr>
        <w:t>:703-718.</w:t>
      </w:r>
    </w:p>
    <w:p w14:paraId="5A24442A" w14:textId="77777777" w:rsidR="00CC2194" w:rsidRPr="00CC2194" w:rsidRDefault="00CC2194" w:rsidP="00CC2194">
      <w:pPr>
        <w:pStyle w:val="EndNoteBibliography"/>
        <w:spacing w:after="0"/>
        <w:ind w:left="720" w:hanging="720"/>
        <w:rPr>
          <w:noProof/>
        </w:rPr>
      </w:pPr>
      <w:r w:rsidRPr="00CC2194">
        <w:rPr>
          <w:noProof/>
        </w:rPr>
        <w:t xml:space="preserve">Prasad, R., and W. Snyder. 2006. Polyphagy complicates conservation biological control that targets generalist predators. Journal of Applied Ecology </w:t>
      </w:r>
      <w:r w:rsidRPr="00CC2194">
        <w:rPr>
          <w:b/>
          <w:noProof/>
        </w:rPr>
        <w:t>43</w:t>
      </w:r>
      <w:r w:rsidRPr="00CC2194">
        <w:rPr>
          <w:noProof/>
        </w:rPr>
        <w:t>:343-352.</w:t>
      </w:r>
    </w:p>
    <w:p w14:paraId="3C57E83C" w14:textId="77777777" w:rsidR="00CC2194" w:rsidRPr="00CC2194" w:rsidRDefault="00CC2194" w:rsidP="00CC2194">
      <w:pPr>
        <w:pStyle w:val="EndNoteBibliography"/>
        <w:spacing w:after="0"/>
        <w:ind w:left="720" w:hanging="720"/>
        <w:rPr>
          <w:noProof/>
        </w:rPr>
      </w:pPr>
      <w:r w:rsidRPr="00CC2194">
        <w:rPr>
          <w:noProof/>
        </w:rPr>
        <w:t>R Core Team. 2021. R: A language and environment for statistical computing. R Foundation for Statistical Computing, Vienna, Austria.</w:t>
      </w:r>
    </w:p>
    <w:p w14:paraId="13750BA2" w14:textId="77777777" w:rsidR="00CC2194" w:rsidRPr="00CC2194" w:rsidRDefault="00CC2194" w:rsidP="00CC2194">
      <w:pPr>
        <w:pStyle w:val="EndNoteBibliography"/>
        <w:spacing w:after="0"/>
        <w:ind w:left="720" w:hanging="720"/>
        <w:rPr>
          <w:noProof/>
        </w:rPr>
      </w:pPr>
      <w:r w:rsidRPr="00CC2194">
        <w:rPr>
          <w:noProof/>
        </w:rPr>
        <w:t>Roubinet, E., K. Birkhofer, G. Malsher, K. Staudacher, B. Ekbom, M. Traugott, and M. Jonsson. 2017. Diet of generalist predators reflects effects of cropping period and farming system on extra</w:t>
      </w:r>
      <w:r w:rsidRPr="00CC2194">
        <w:rPr>
          <w:rFonts w:ascii="Cambria Math" w:hAnsi="Cambria Math" w:cs="Cambria Math"/>
          <w:noProof/>
        </w:rPr>
        <w:t>‐</w:t>
      </w:r>
      <w:r w:rsidRPr="00CC2194">
        <w:rPr>
          <w:noProof/>
        </w:rPr>
        <w:t xml:space="preserve">and intraguild prey. Ecological Applications </w:t>
      </w:r>
      <w:r w:rsidRPr="00CC2194">
        <w:rPr>
          <w:b/>
          <w:noProof/>
        </w:rPr>
        <w:t>27</w:t>
      </w:r>
      <w:r w:rsidRPr="00CC2194">
        <w:rPr>
          <w:noProof/>
        </w:rPr>
        <w:t>:1167-1177.</w:t>
      </w:r>
    </w:p>
    <w:p w14:paraId="0C4C046C" w14:textId="77777777" w:rsidR="00CC2194" w:rsidRPr="00CC2194" w:rsidRDefault="00CC2194" w:rsidP="00CC2194">
      <w:pPr>
        <w:pStyle w:val="EndNoteBibliography"/>
        <w:spacing w:after="0"/>
        <w:ind w:left="720" w:hanging="720"/>
        <w:rPr>
          <w:noProof/>
        </w:rPr>
      </w:pPr>
      <w:r w:rsidRPr="00CC2194">
        <w:rPr>
          <w:noProof/>
        </w:rPr>
        <w:t xml:space="preserve">Roubinet, E., T. Jonsson, G. Malsher, K. Staudacher, M. Traugott, B. Ekbom, and M. Jonsson. 2018. High redundancy as well as complementary prey choice characterize generalist predator food webs in agroecosystems. Scientific Reports </w:t>
      </w:r>
      <w:r w:rsidRPr="00CC2194">
        <w:rPr>
          <w:b/>
          <w:noProof/>
        </w:rPr>
        <w:t>8</w:t>
      </w:r>
      <w:r w:rsidRPr="00CC2194">
        <w:rPr>
          <w:noProof/>
        </w:rPr>
        <w:t>:1-10.</w:t>
      </w:r>
    </w:p>
    <w:p w14:paraId="5B524A0C" w14:textId="77777777" w:rsidR="00CC2194" w:rsidRPr="00CC2194" w:rsidRDefault="00CC2194" w:rsidP="00CC2194">
      <w:pPr>
        <w:pStyle w:val="EndNoteBibliography"/>
        <w:spacing w:after="0"/>
        <w:ind w:left="720" w:hanging="720"/>
        <w:rPr>
          <w:noProof/>
        </w:rPr>
      </w:pPr>
      <w:r w:rsidRPr="00CC2194">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CC2194">
        <w:rPr>
          <w:b/>
          <w:noProof/>
        </w:rPr>
        <w:t>221</w:t>
      </w:r>
      <w:r w:rsidRPr="00CC2194">
        <w:rPr>
          <w:noProof/>
        </w:rPr>
        <w:t>:198-204.</w:t>
      </w:r>
    </w:p>
    <w:p w14:paraId="7EEF8BA4" w14:textId="77777777" w:rsidR="00CC2194" w:rsidRPr="00CC2194" w:rsidRDefault="00CC2194" w:rsidP="00CC2194">
      <w:pPr>
        <w:pStyle w:val="EndNoteBibliography"/>
        <w:spacing w:after="0"/>
        <w:ind w:left="720" w:hanging="720"/>
        <w:rPr>
          <w:noProof/>
        </w:rPr>
      </w:pPr>
      <w:r w:rsidRPr="00CC2194">
        <w:rPr>
          <w:noProof/>
        </w:rPr>
        <w:t xml:space="preserve">Sanders, D., H. Nickel, T. Grützner, and C. Platner. 2008. Habitat structure mediates top–down effects of spiders and ants on herbivores. Basic and Applied Ecology </w:t>
      </w:r>
      <w:r w:rsidRPr="00CC2194">
        <w:rPr>
          <w:b/>
          <w:noProof/>
        </w:rPr>
        <w:t>9</w:t>
      </w:r>
      <w:r w:rsidRPr="00CC2194">
        <w:rPr>
          <w:noProof/>
        </w:rPr>
        <w:t>:152-160.</w:t>
      </w:r>
    </w:p>
    <w:p w14:paraId="46CD1840" w14:textId="77777777" w:rsidR="00CC2194" w:rsidRPr="00CC2194" w:rsidRDefault="00CC2194" w:rsidP="00CC2194">
      <w:pPr>
        <w:pStyle w:val="EndNoteBibliography"/>
        <w:spacing w:after="0"/>
        <w:ind w:left="720" w:hanging="720"/>
        <w:rPr>
          <w:noProof/>
        </w:rPr>
      </w:pPr>
      <w:r w:rsidRPr="00CC2194">
        <w:rPr>
          <w:noProof/>
        </w:rPr>
        <w:t xml:space="preserve">Schmitz, O. J. 2008. Effects of predator hunting mode on grassland ecosystem function. Science </w:t>
      </w:r>
      <w:r w:rsidRPr="00CC2194">
        <w:rPr>
          <w:b/>
          <w:noProof/>
        </w:rPr>
        <w:t>319</w:t>
      </w:r>
      <w:r w:rsidRPr="00CC2194">
        <w:rPr>
          <w:noProof/>
        </w:rPr>
        <w:t>:952-954.</w:t>
      </w:r>
    </w:p>
    <w:p w14:paraId="45282AE3" w14:textId="77777777" w:rsidR="00CC2194" w:rsidRPr="00CC2194" w:rsidRDefault="00CC2194" w:rsidP="00CC2194">
      <w:pPr>
        <w:pStyle w:val="EndNoteBibliography"/>
        <w:spacing w:after="0"/>
        <w:ind w:left="720" w:hanging="720"/>
        <w:rPr>
          <w:noProof/>
        </w:rPr>
      </w:pPr>
      <w:r w:rsidRPr="00CC2194">
        <w:rPr>
          <w:noProof/>
        </w:rPr>
        <w:t xml:space="preserve">Settle, W. H., H. Ariawan, E. T. Astuti, W. Cahyana, A. L. Hakim, D. Hindayana, and A. S. Lestari. 1996. Managing tropical rice pests through conservation of generalist natural enemies and alternative prey. Ecology </w:t>
      </w:r>
      <w:r w:rsidRPr="00CC2194">
        <w:rPr>
          <w:b/>
          <w:noProof/>
        </w:rPr>
        <w:t>77</w:t>
      </w:r>
      <w:r w:rsidRPr="00CC2194">
        <w:rPr>
          <w:noProof/>
        </w:rPr>
        <w:t>:1975-1988.</w:t>
      </w:r>
    </w:p>
    <w:p w14:paraId="310225ED" w14:textId="77777777" w:rsidR="00CC2194" w:rsidRPr="00CC2194" w:rsidRDefault="00CC2194" w:rsidP="00CC2194">
      <w:pPr>
        <w:pStyle w:val="EndNoteBibliography"/>
        <w:spacing w:after="0"/>
        <w:ind w:left="720" w:hanging="720"/>
        <w:rPr>
          <w:noProof/>
        </w:rPr>
      </w:pPr>
      <w:r w:rsidRPr="00CC2194">
        <w:rPr>
          <w:noProof/>
        </w:rPr>
        <w:lastRenderedPageBreak/>
        <w:t xml:space="preserve">Stiling, P., and T. Cornelissen. 2005. What makes a successful biocontrol agent? A meta-analysis of biological control agent performance. Biological Control </w:t>
      </w:r>
      <w:r w:rsidRPr="00CC2194">
        <w:rPr>
          <w:b/>
          <w:noProof/>
        </w:rPr>
        <w:t>34</w:t>
      </w:r>
      <w:r w:rsidRPr="00CC2194">
        <w:rPr>
          <w:noProof/>
        </w:rPr>
        <w:t>:236-246.</w:t>
      </w:r>
    </w:p>
    <w:p w14:paraId="3A75B84F" w14:textId="77777777" w:rsidR="00CC2194" w:rsidRPr="00CC2194" w:rsidRDefault="00CC2194" w:rsidP="00CC2194">
      <w:pPr>
        <w:pStyle w:val="EndNoteBibliography"/>
        <w:spacing w:after="0"/>
        <w:ind w:left="720" w:hanging="720"/>
        <w:rPr>
          <w:noProof/>
        </w:rPr>
      </w:pPr>
      <w:r w:rsidRPr="00CC2194">
        <w:rPr>
          <w:noProof/>
        </w:rPr>
        <w:t>Stock, B., and B. Semmens. 2017. MixSIAR GUI user manual v3. 1. San Diego.</w:t>
      </w:r>
    </w:p>
    <w:p w14:paraId="512C85EA" w14:textId="77777777" w:rsidR="00CC2194" w:rsidRPr="00CC2194" w:rsidRDefault="00CC2194" w:rsidP="00CC2194">
      <w:pPr>
        <w:pStyle w:val="EndNoteBibliography"/>
        <w:spacing w:after="0"/>
        <w:ind w:left="720" w:hanging="720"/>
        <w:rPr>
          <w:noProof/>
        </w:rPr>
      </w:pPr>
      <w:r w:rsidRPr="00CC2194">
        <w:rPr>
          <w:noProof/>
        </w:rPr>
        <w:t xml:space="preserve">Stock, B. C., and B. X. Semmens. 2016. Unifying error structures in commonly used biotracer mixing models. Ecology </w:t>
      </w:r>
      <w:r w:rsidRPr="00CC2194">
        <w:rPr>
          <w:b/>
          <w:noProof/>
        </w:rPr>
        <w:t>97</w:t>
      </w:r>
      <w:r w:rsidRPr="00CC2194">
        <w:rPr>
          <w:noProof/>
        </w:rPr>
        <w:t>:2562-2569.</w:t>
      </w:r>
    </w:p>
    <w:p w14:paraId="341A4C55" w14:textId="77777777" w:rsidR="00CC2194" w:rsidRPr="00CC2194" w:rsidRDefault="00CC2194" w:rsidP="00CC2194">
      <w:pPr>
        <w:pStyle w:val="EndNoteBibliography"/>
        <w:spacing w:after="0"/>
        <w:ind w:left="720" w:hanging="720"/>
        <w:rPr>
          <w:noProof/>
        </w:rPr>
      </w:pPr>
      <w:r w:rsidRPr="00CC2194">
        <w:rPr>
          <w:noProof/>
        </w:rPr>
        <w:t xml:space="preserve">Straub, C. S., D. L. Finke, and W. E. Snyder. 2008. Are the conservation of natural enemy biodiversity and biological control compatible goals? Biological Control </w:t>
      </w:r>
      <w:r w:rsidRPr="00CC2194">
        <w:rPr>
          <w:b/>
          <w:noProof/>
        </w:rPr>
        <w:t>45</w:t>
      </w:r>
      <w:r w:rsidRPr="00CC2194">
        <w:rPr>
          <w:noProof/>
        </w:rPr>
        <w:t>:225-237.</w:t>
      </w:r>
    </w:p>
    <w:p w14:paraId="6FEF290D" w14:textId="77777777" w:rsidR="00CC2194" w:rsidRPr="00CC2194" w:rsidRDefault="00CC2194" w:rsidP="00CC2194">
      <w:pPr>
        <w:pStyle w:val="EndNoteBibliography"/>
        <w:spacing w:after="0"/>
        <w:ind w:left="720" w:hanging="720"/>
        <w:rPr>
          <w:noProof/>
        </w:rPr>
      </w:pPr>
      <w:r w:rsidRPr="00CC2194">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CC2194">
        <w:rPr>
          <w:b/>
          <w:noProof/>
        </w:rPr>
        <w:t>5</w:t>
      </w:r>
      <w:r w:rsidRPr="00CC2194">
        <w:rPr>
          <w:noProof/>
        </w:rPr>
        <w:t>:1-10.</w:t>
      </w:r>
    </w:p>
    <w:p w14:paraId="4506BF33" w14:textId="77777777" w:rsidR="00CC2194" w:rsidRPr="00CC2194" w:rsidRDefault="00CC2194" w:rsidP="00CC2194">
      <w:pPr>
        <w:pStyle w:val="EndNoteBibliography"/>
        <w:spacing w:after="0"/>
        <w:ind w:left="720" w:hanging="720"/>
        <w:rPr>
          <w:noProof/>
        </w:rPr>
      </w:pPr>
      <w:r w:rsidRPr="00CC2194">
        <w:rPr>
          <w:noProof/>
        </w:rPr>
        <w:t xml:space="preserve">Symondson, W., K. Sunderland, and M. Greenstone. 2002. Can generalist predators be effective biocontrol agents? Annual review of entomology </w:t>
      </w:r>
      <w:r w:rsidRPr="00CC2194">
        <w:rPr>
          <w:b/>
          <w:noProof/>
        </w:rPr>
        <w:t>47</w:t>
      </w:r>
      <w:r w:rsidRPr="00CC2194">
        <w:rPr>
          <w:noProof/>
        </w:rPr>
        <w:t>:561-594.</w:t>
      </w:r>
    </w:p>
    <w:p w14:paraId="2EE1DB86" w14:textId="77777777" w:rsidR="00CC2194" w:rsidRPr="00CC2194" w:rsidRDefault="00CC2194" w:rsidP="00CC2194">
      <w:pPr>
        <w:pStyle w:val="EndNoteBibliography"/>
        <w:spacing w:after="0"/>
        <w:ind w:left="720" w:hanging="720"/>
        <w:rPr>
          <w:noProof/>
        </w:rPr>
      </w:pPr>
      <w:r w:rsidRPr="00CC2194">
        <w:rPr>
          <w:noProof/>
        </w:rPr>
        <w:t xml:space="preserve">Whitney, T. D., M. I. Sitvarin, E. A. Roualdes, S. J. Bonner, and J. D. Harwood. 2018. Selectivity underlies the dissociation between seasonal prey availability and prey consumption in a generalist predator. Molecular ecology </w:t>
      </w:r>
      <w:r w:rsidRPr="00CC2194">
        <w:rPr>
          <w:b/>
          <w:noProof/>
        </w:rPr>
        <w:t>27</w:t>
      </w:r>
      <w:r w:rsidRPr="00CC2194">
        <w:rPr>
          <w:noProof/>
        </w:rPr>
        <w:t>:1739-1748.</w:t>
      </w:r>
    </w:p>
    <w:p w14:paraId="29AF6EE9" w14:textId="77777777" w:rsidR="00CC2194" w:rsidRPr="00CC2194" w:rsidRDefault="00CC2194" w:rsidP="00CC2194">
      <w:pPr>
        <w:pStyle w:val="EndNoteBibliography"/>
        <w:spacing w:after="0"/>
        <w:ind w:left="720" w:hanging="720"/>
        <w:rPr>
          <w:noProof/>
        </w:rPr>
      </w:pPr>
      <w:r w:rsidRPr="00CC2194">
        <w:rPr>
          <w:noProof/>
        </w:rPr>
        <w:t xml:space="preserve">Wise, D. H., D. M. Moldenhauer, and J. Halaj. 2006. Using stable isotopes to reveal shifts in prey consumption by generalist predators. Ecological Applications </w:t>
      </w:r>
      <w:r w:rsidRPr="00CC2194">
        <w:rPr>
          <w:b/>
          <w:noProof/>
        </w:rPr>
        <w:t>16</w:t>
      </w:r>
      <w:r w:rsidRPr="00CC2194">
        <w:rPr>
          <w:noProof/>
        </w:rPr>
        <w:t>:865-876.</w:t>
      </w:r>
    </w:p>
    <w:p w14:paraId="4A3EA235" w14:textId="77777777" w:rsidR="00CC2194" w:rsidRPr="00CC2194" w:rsidRDefault="00CC2194" w:rsidP="00CC2194">
      <w:pPr>
        <w:pStyle w:val="EndNoteBibliography"/>
        <w:ind w:left="720" w:hanging="720"/>
        <w:rPr>
          <w:noProof/>
        </w:rPr>
      </w:pPr>
      <w:r w:rsidRPr="00CC2194">
        <w:rPr>
          <w:noProof/>
        </w:rPr>
        <w:t xml:space="preserve">Zeileis, A., F. Cribari-Neto, B. Gruen, I. Kosmidis, A. B. Simas, A. V. Rocha, and M. A. Zeileis. 2016. Package ‘betareg’. R package </w:t>
      </w:r>
      <w:r w:rsidRPr="00CC2194">
        <w:rPr>
          <w:b/>
          <w:noProof/>
        </w:rPr>
        <w:t>3</w:t>
      </w:r>
      <w:r w:rsidRPr="00CC2194">
        <w:rPr>
          <w:noProof/>
        </w:rPr>
        <w:t>:2.</w:t>
      </w:r>
    </w:p>
    <w:p w14:paraId="5FE1A29E" w14:textId="77777777" w:rsidR="000600B7" w:rsidRDefault="001220F6">
      <w:pPr>
        <w:jc w:val="center"/>
        <w:rPr>
          <w:color w:val="FF0000"/>
        </w:rPr>
      </w:pPr>
      <w:r>
        <w:rPr>
          <w:color w:val="FF0000"/>
        </w:rPr>
        <w:fldChar w:fldCharType="end"/>
      </w:r>
      <w:r w:rsidR="00056389">
        <w:rPr>
          <w:color w:val="FF0000"/>
        </w:rPr>
        <w:br w:type="page"/>
      </w:r>
    </w:p>
    <w:p w14:paraId="6E287FA8" w14:textId="77777777" w:rsidR="000600B7" w:rsidRDefault="00056389">
      <w:pPr>
        <w:jc w:val="center"/>
        <w:rPr>
          <w:b/>
          <w:bCs/>
          <w:szCs w:val="24"/>
        </w:rPr>
      </w:pPr>
      <w:r>
        <w:rPr>
          <w:rFonts w:hint="eastAsia"/>
          <w:b/>
          <w:bCs/>
          <w:szCs w:val="24"/>
        </w:rPr>
        <w:lastRenderedPageBreak/>
        <w:t>Appendix S1</w:t>
      </w:r>
    </w:p>
    <w:p w14:paraId="22B63E54" w14:textId="77777777"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4481DE61" w14:textId="77777777"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00B7" w14:paraId="105FD5EA"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53CFC1D" w14:textId="77777777" w:rsidR="000600B7" w:rsidRDefault="0005638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4FA0CC4F" w14:textId="77777777"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6CAE27D" w14:textId="77777777" w:rsidR="000600B7" w:rsidRDefault="00056389">
            <w:pPr>
              <w:ind w:left="-572" w:firstLine="572"/>
              <w:rPr>
                <w:sz w:val="24"/>
                <w:szCs w:val="24"/>
              </w:rPr>
            </w:pPr>
            <w:r>
              <w:rPr>
                <w:sz w:val="24"/>
                <w:szCs w:val="24"/>
              </w:rPr>
              <w:t>Family/Genus</w:t>
            </w:r>
          </w:p>
        </w:tc>
      </w:tr>
      <w:tr w:rsidR="000600B7" w14:paraId="62273C59"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479E3931" w14:textId="77777777"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1C04D5B5" w14:textId="77777777" w:rsidR="000600B7" w:rsidRDefault="0005638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0087507B" w14:textId="77777777" w:rsidR="000600B7" w:rsidRDefault="00056389">
            <w:pPr>
              <w:ind w:left="-572" w:firstLine="572"/>
              <w:rPr>
                <w:sz w:val="24"/>
                <w:szCs w:val="24"/>
              </w:rPr>
            </w:pPr>
            <w:r>
              <w:rPr>
                <w:sz w:val="24"/>
                <w:szCs w:val="24"/>
              </w:rPr>
              <w:t>Araneidae</w:t>
            </w:r>
          </w:p>
        </w:tc>
      </w:tr>
      <w:tr w:rsidR="000600B7" w14:paraId="26AA74A1" w14:textId="77777777">
        <w:trPr>
          <w:trHeight w:hRule="exact" w:val="368"/>
        </w:trPr>
        <w:tc>
          <w:tcPr>
            <w:tcW w:w="2410" w:type="dxa"/>
            <w:shd w:val="clear" w:color="auto" w:fill="auto"/>
            <w:tcMar>
              <w:top w:w="80" w:type="dxa"/>
              <w:left w:w="80" w:type="dxa"/>
              <w:bottom w:w="80" w:type="dxa"/>
              <w:right w:w="80" w:type="dxa"/>
            </w:tcMar>
            <w:vAlign w:val="center"/>
          </w:tcPr>
          <w:p w14:paraId="16430EFB" w14:textId="77777777" w:rsidR="000600B7" w:rsidRDefault="000600B7">
            <w:pPr>
              <w:ind w:left="-572" w:firstLine="572"/>
              <w:rPr>
                <w:sz w:val="24"/>
                <w:szCs w:val="24"/>
              </w:rPr>
            </w:pPr>
          </w:p>
        </w:tc>
        <w:tc>
          <w:tcPr>
            <w:tcW w:w="2151" w:type="dxa"/>
            <w:shd w:val="clear" w:color="auto" w:fill="auto"/>
            <w:vAlign w:val="center"/>
          </w:tcPr>
          <w:p w14:paraId="25A280A9"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662EA630" w14:textId="77777777" w:rsidR="000600B7" w:rsidRDefault="00056389">
            <w:pPr>
              <w:ind w:left="-572" w:firstLine="572"/>
              <w:rPr>
                <w:sz w:val="24"/>
                <w:szCs w:val="24"/>
              </w:rPr>
            </w:pPr>
            <w:r>
              <w:rPr>
                <w:sz w:val="24"/>
                <w:szCs w:val="24"/>
              </w:rPr>
              <w:t>Clubionidae</w:t>
            </w:r>
          </w:p>
        </w:tc>
      </w:tr>
      <w:tr w:rsidR="000600B7" w14:paraId="230B9417" w14:textId="77777777">
        <w:trPr>
          <w:trHeight w:hRule="exact" w:val="368"/>
        </w:trPr>
        <w:tc>
          <w:tcPr>
            <w:tcW w:w="2410" w:type="dxa"/>
            <w:shd w:val="clear" w:color="auto" w:fill="auto"/>
            <w:tcMar>
              <w:top w:w="80" w:type="dxa"/>
              <w:left w:w="80" w:type="dxa"/>
              <w:bottom w:w="80" w:type="dxa"/>
              <w:right w:w="80" w:type="dxa"/>
            </w:tcMar>
            <w:vAlign w:val="center"/>
          </w:tcPr>
          <w:p w14:paraId="7448FB42" w14:textId="77777777" w:rsidR="000600B7" w:rsidRDefault="000600B7">
            <w:pPr>
              <w:ind w:left="-572" w:firstLine="572"/>
              <w:rPr>
                <w:sz w:val="24"/>
                <w:szCs w:val="24"/>
              </w:rPr>
            </w:pPr>
          </w:p>
        </w:tc>
        <w:tc>
          <w:tcPr>
            <w:tcW w:w="2151" w:type="dxa"/>
            <w:shd w:val="clear" w:color="auto" w:fill="auto"/>
            <w:vAlign w:val="center"/>
          </w:tcPr>
          <w:p w14:paraId="2EDC0AB7"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4A93CC25" w14:textId="77777777" w:rsidR="000600B7" w:rsidRDefault="00056389">
            <w:pPr>
              <w:ind w:left="-572" w:firstLine="572"/>
              <w:rPr>
                <w:sz w:val="24"/>
                <w:szCs w:val="24"/>
              </w:rPr>
            </w:pPr>
            <w:r>
              <w:rPr>
                <w:sz w:val="24"/>
                <w:szCs w:val="24"/>
              </w:rPr>
              <w:t>Oxyopidae</w:t>
            </w:r>
          </w:p>
        </w:tc>
      </w:tr>
      <w:tr w:rsidR="000600B7" w14:paraId="6A6FFC18" w14:textId="77777777">
        <w:trPr>
          <w:trHeight w:hRule="exact" w:val="368"/>
        </w:trPr>
        <w:tc>
          <w:tcPr>
            <w:tcW w:w="2410" w:type="dxa"/>
            <w:shd w:val="clear" w:color="auto" w:fill="auto"/>
            <w:tcMar>
              <w:top w:w="80" w:type="dxa"/>
              <w:left w:w="80" w:type="dxa"/>
              <w:bottom w:w="80" w:type="dxa"/>
              <w:right w:w="80" w:type="dxa"/>
            </w:tcMar>
            <w:vAlign w:val="center"/>
          </w:tcPr>
          <w:p w14:paraId="0E3CF85F" w14:textId="77777777" w:rsidR="000600B7" w:rsidRDefault="000600B7">
            <w:pPr>
              <w:ind w:left="-572" w:firstLine="572"/>
              <w:rPr>
                <w:sz w:val="24"/>
                <w:szCs w:val="24"/>
              </w:rPr>
            </w:pPr>
          </w:p>
        </w:tc>
        <w:tc>
          <w:tcPr>
            <w:tcW w:w="2151" w:type="dxa"/>
            <w:shd w:val="clear" w:color="auto" w:fill="auto"/>
            <w:vAlign w:val="center"/>
          </w:tcPr>
          <w:p w14:paraId="541108F6"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2C91A4E7" w14:textId="77777777" w:rsidR="000600B7" w:rsidRDefault="00056389">
            <w:pPr>
              <w:ind w:left="-572" w:firstLine="572"/>
              <w:rPr>
                <w:sz w:val="24"/>
                <w:szCs w:val="24"/>
              </w:rPr>
            </w:pPr>
            <w:r>
              <w:rPr>
                <w:sz w:val="24"/>
                <w:szCs w:val="24"/>
              </w:rPr>
              <w:t>Tetragnathidae</w:t>
            </w:r>
          </w:p>
        </w:tc>
      </w:tr>
      <w:tr w:rsidR="000600B7" w14:paraId="3A7921F6" w14:textId="77777777">
        <w:trPr>
          <w:trHeight w:hRule="exact" w:val="368"/>
        </w:trPr>
        <w:tc>
          <w:tcPr>
            <w:tcW w:w="2410" w:type="dxa"/>
            <w:shd w:val="clear" w:color="auto" w:fill="auto"/>
            <w:tcMar>
              <w:top w:w="80" w:type="dxa"/>
              <w:left w:w="80" w:type="dxa"/>
              <w:bottom w:w="80" w:type="dxa"/>
              <w:right w:w="80" w:type="dxa"/>
            </w:tcMar>
            <w:vAlign w:val="center"/>
          </w:tcPr>
          <w:p w14:paraId="65271E2D" w14:textId="77777777" w:rsidR="000600B7" w:rsidRDefault="000600B7">
            <w:pPr>
              <w:ind w:left="-572" w:firstLine="572"/>
              <w:rPr>
                <w:sz w:val="24"/>
                <w:szCs w:val="24"/>
              </w:rPr>
            </w:pPr>
          </w:p>
        </w:tc>
        <w:tc>
          <w:tcPr>
            <w:tcW w:w="2151" w:type="dxa"/>
            <w:shd w:val="clear" w:color="auto" w:fill="auto"/>
            <w:vAlign w:val="center"/>
          </w:tcPr>
          <w:p w14:paraId="28BD8F0C"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B258C04" w14:textId="77777777" w:rsidR="000600B7" w:rsidRDefault="00056389">
            <w:pPr>
              <w:ind w:left="-572" w:firstLine="572"/>
              <w:rPr>
                <w:sz w:val="24"/>
                <w:szCs w:val="24"/>
              </w:rPr>
            </w:pPr>
            <w:r>
              <w:rPr>
                <w:sz w:val="24"/>
                <w:szCs w:val="24"/>
              </w:rPr>
              <w:t>Thomisidae</w:t>
            </w:r>
          </w:p>
        </w:tc>
      </w:tr>
      <w:tr w:rsidR="000600B7" w14:paraId="19083DB0" w14:textId="77777777">
        <w:trPr>
          <w:trHeight w:hRule="exact" w:val="368"/>
        </w:trPr>
        <w:tc>
          <w:tcPr>
            <w:tcW w:w="2410" w:type="dxa"/>
            <w:shd w:val="clear" w:color="auto" w:fill="auto"/>
            <w:tcMar>
              <w:top w:w="80" w:type="dxa"/>
              <w:left w:w="80" w:type="dxa"/>
              <w:bottom w:w="80" w:type="dxa"/>
              <w:right w:w="80" w:type="dxa"/>
            </w:tcMar>
            <w:vAlign w:val="center"/>
          </w:tcPr>
          <w:p w14:paraId="5418B029" w14:textId="77777777" w:rsidR="000600B7" w:rsidRDefault="000600B7">
            <w:pPr>
              <w:ind w:left="-572" w:firstLine="572"/>
              <w:rPr>
                <w:sz w:val="24"/>
                <w:szCs w:val="24"/>
              </w:rPr>
            </w:pPr>
          </w:p>
        </w:tc>
        <w:tc>
          <w:tcPr>
            <w:tcW w:w="2151" w:type="dxa"/>
            <w:shd w:val="clear" w:color="auto" w:fill="auto"/>
            <w:vAlign w:val="center"/>
          </w:tcPr>
          <w:p w14:paraId="522AEDE9"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3F5D564" w14:textId="77777777" w:rsidR="000600B7" w:rsidRDefault="00056389">
            <w:pPr>
              <w:ind w:left="-572" w:firstLine="572"/>
              <w:rPr>
                <w:sz w:val="24"/>
                <w:szCs w:val="24"/>
              </w:rPr>
            </w:pPr>
            <w:r>
              <w:rPr>
                <w:bCs/>
                <w:sz w:val="24"/>
                <w:szCs w:val="24"/>
              </w:rPr>
              <w:t>Carabidae</w:t>
            </w:r>
          </w:p>
        </w:tc>
      </w:tr>
      <w:tr w:rsidR="000600B7" w14:paraId="21C4D6E8" w14:textId="77777777">
        <w:trPr>
          <w:trHeight w:hRule="exact" w:val="368"/>
        </w:trPr>
        <w:tc>
          <w:tcPr>
            <w:tcW w:w="2410" w:type="dxa"/>
            <w:shd w:val="clear" w:color="auto" w:fill="auto"/>
            <w:tcMar>
              <w:top w:w="80" w:type="dxa"/>
              <w:left w:w="80" w:type="dxa"/>
              <w:bottom w:w="80" w:type="dxa"/>
              <w:right w:w="80" w:type="dxa"/>
            </w:tcMar>
            <w:vAlign w:val="center"/>
          </w:tcPr>
          <w:p w14:paraId="6C33530A" w14:textId="77777777" w:rsidR="000600B7" w:rsidRDefault="000600B7">
            <w:pPr>
              <w:ind w:left="-572" w:firstLine="572"/>
              <w:rPr>
                <w:sz w:val="24"/>
                <w:szCs w:val="24"/>
              </w:rPr>
            </w:pPr>
          </w:p>
        </w:tc>
        <w:tc>
          <w:tcPr>
            <w:tcW w:w="2151" w:type="dxa"/>
            <w:shd w:val="clear" w:color="auto" w:fill="auto"/>
            <w:vAlign w:val="center"/>
          </w:tcPr>
          <w:p w14:paraId="08059921"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9D02914" w14:textId="77777777" w:rsidR="000600B7" w:rsidRDefault="00056389">
            <w:pPr>
              <w:ind w:left="-572" w:firstLine="572"/>
              <w:rPr>
                <w:sz w:val="24"/>
                <w:szCs w:val="24"/>
              </w:rPr>
            </w:pPr>
            <w:r>
              <w:rPr>
                <w:sz w:val="24"/>
                <w:szCs w:val="24"/>
              </w:rPr>
              <w:t>Coccinellidae</w:t>
            </w:r>
          </w:p>
        </w:tc>
      </w:tr>
      <w:tr w:rsidR="000600B7" w14:paraId="4546D6E1" w14:textId="77777777">
        <w:trPr>
          <w:trHeight w:hRule="exact" w:val="368"/>
        </w:trPr>
        <w:tc>
          <w:tcPr>
            <w:tcW w:w="2410" w:type="dxa"/>
            <w:shd w:val="clear" w:color="auto" w:fill="auto"/>
            <w:tcMar>
              <w:top w:w="80" w:type="dxa"/>
              <w:left w:w="80" w:type="dxa"/>
              <w:bottom w:w="80" w:type="dxa"/>
              <w:right w:w="80" w:type="dxa"/>
            </w:tcMar>
            <w:vAlign w:val="center"/>
          </w:tcPr>
          <w:p w14:paraId="177558AD" w14:textId="77777777"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0BD7A8E3"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6B76BD3E" w14:textId="77777777" w:rsidR="000600B7" w:rsidRDefault="00056389">
            <w:pPr>
              <w:ind w:left="-572" w:firstLine="572"/>
              <w:rPr>
                <w:sz w:val="24"/>
                <w:szCs w:val="24"/>
              </w:rPr>
            </w:pPr>
            <w:r>
              <w:rPr>
                <w:sz w:val="24"/>
                <w:szCs w:val="24"/>
              </w:rPr>
              <w:t>Cicadellidae/</w:t>
            </w:r>
            <w:r>
              <w:rPr>
                <w:i/>
                <w:sz w:val="24"/>
                <w:szCs w:val="24"/>
              </w:rPr>
              <w:t>Nephotettix</w:t>
            </w:r>
          </w:p>
        </w:tc>
      </w:tr>
      <w:tr w:rsidR="000600B7" w14:paraId="0E45DAE5" w14:textId="77777777">
        <w:trPr>
          <w:trHeight w:hRule="exact" w:val="368"/>
        </w:trPr>
        <w:tc>
          <w:tcPr>
            <w:tcW w:w="2410" w:type="dxa"/>
            <w:shd w:val="clear" w:color="auto" w:fill="auto"/>
            <w:tcMar>
              <w:top w:w="80" w:type="dxa"/>
              <w:left w:w="80" w:type="dxa"/>
              <w:bottom w:w="80" w:type="dxa"/>
              <w:right w:w="80" w:type="dxa"/>
            </w:tcMar>
            <w:vAlign w:val="center"/>
          </w:tcPr>
          <w:p w14:paraId="49AE4A2F" w14:textId="77777777" w:rsidR="000600B7" w:rsidRDefault="000600B7">
            <w:pPr>
              <w:ind w:left="-572" w:firstLine="572"/>
              <w:rPr>
                <w:sz w:val="24"/>
                <w:szCs w:val="24"/>
              </w:rPr>
            </w:pPr>
          </w:p>
        </w:tc>
        <w:tc>
          <w:tcPr>
            <w:tcW w:w="2151" w:type="dxa"/>
            <w:shd w:val="clear" w:color="auto" w:fill="auto"/>
            <w:vAlign w:val="center"/>
          </w:tcPr>
          <w:p w14:paraId="3E60BBC0"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00F83F4" w14:textId="77777777" w:rsidR="000600B7" w:rsidRDefault="00056389">
            <w:pPr>
              <w:ind w:left="-572" w:firstLine="572"/>
              <w:rPr>
                <w:sz w:val="24"/>
                <w:szCs w:val="24"/>
              </w:rPr>
            </w:pPr>
            <w:r>
              <w:rPr>
                <w:sz w:val="24"/>
                <w:szCs w:val="24"/>
              </w:rPr>
              <w:t>Delphacidae/</w:t>
            </w:r>
            <w:r>
              <w:rPr>
                <w:i/>
                <w:sz w:val="24"/>
                <w:szCs w:val="24"/>
              </w:rPr>
              <w:t>Nilaparvata</w:t>
            </w:r>
          </w:p>
        </w:tc>
      </w:tr>
      <w:tr w:rsidR="000600B7" w14:paraId="1162BE16" w14:textId="77777777">
        <w:trPr>
          <w:trHeight w:hRule="exact" w:val="368"/>
        </w:trPr>
        <w:tc>
          <w:tcPr>
            <w:tcW w:w="2410" w:type="dxa"/>
            <w:shd w:val="clear" w:color="auto" w:fill="auto"/>
            <w:tcMar>
              <w:top w:w="80" w:type="dxa"/>
              <w:left w:w="80" w:type="dxa"/>
              <w:bottom w:w="80" w:type="dxa"/>
              <w:right w:w="80" w:type="dxa"/>
            </w:tcMar>
            <w:vAlign w:val="center"/>
          </w:tcPr>
          <w:p w14:paraId="28EB3FF6" w14:textId="77777777" w:rsidR="000600B7" w:rsidRDefault="000600B7">
            <w:pPr>
              <w:ind w:left="-572" w:firstLine="572"/>
              <w:rPr>
                <w:sz w:val="24"/>
                <w:szCs w:val="24"/>
              </w:rPr>
            </w:pPr>
          </w:p>
        </w:tc>
        <w:tc>
          <w:tcPr>
            <w:tcW w:w="2151" w:type="dxa"/>
            <w:shd w:val="clear" w:color="auto" w:fill="auto"/>
            <w:vAlign w:val="center"/>
          </w:tcPr>
          <w:p w14:paraId="64017FC1"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88F0294" w14:textId="77777777" w:rsidR="000600B7" w:rsidRDefault="00056389">
            <w:pPr>
              <w:ind w:left="-572" w:firstLine="572"/>
              <w:rPr>
                <w:sz w:val="24"/>
                <w:szCs w:val="24"/>
              </w:rPr>
            </w:pPr>
            <w:r>
              <w:rPr>
                <w:sz w:val="24"/>
                <w:szCs w:val="24"/>
              </w:rPr>
              <w:t>Lygaeidae/</w:t>
            </w:r>
            <w:r>
              <w:rPr>
                <w:i/>
                <w:sz w:val="24"/>
                <w:szCs w:val="24"/>
              </w:rPr>
              <w:t>Pachybrachius</w:t>
            </w:r>
          </w:p>
        </w:tc>
      </w:tr>
      <w:tr w:rsidR="000600B7" w14:paraId="5F3230E5" w14:textId="77777777">
        <w:trPr>
          <w:trHeight w:hRule="exact" w:val="368"/>
        </w:trPr>
        <w:tc>
          <w:tcPr>
            <w:tcW w:w="2410" w:type="dxa"/>
            <w:shd w:val="clear" w:color="auto" w:fill="auto"/>
            <w:tcMar>
              <w:top w:w="80" w:type="dxa"/>
              <w:left w:w="80" w:type="dxa"/>
              <w:bottom w:w="80" w:type="dxa"/>
              <w:right w:w="80" w:type="dxa"/>
            </w:tcMar>
            <w:vAlign w:val="center"/>
          </w:tcPr>
          <w:p w14:paraId="14230F10" w14:textId="77777777" w:rsidR="000600B7" w:rsidRDefault="000600B7">
            <w:pPr>
              <w:ind w:left="-572" w:firstLine="572"/>
              <w:rPr>
                <w:sz w:val="24"/>
                <w:szCs w:val="24"/>
              </w:rPr>
            </w:pPr>
          </w:p>
        </w:tc>
        <w:tc>
          <w:tcPr>
            <w:tcW w:w="2151" w:type="dxa"/>
            <w:shd w:val="clear" w:color="auto" w:fill="auto"/>
            <w:vAlign w:val="center"/>
          </w:tcPr>
          <w:p w14:paraId="20058DB7"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101A621A" w14:textId="77777777" w:rsidR="000600B7" w:rsidRDefault="00056389">
            <w:pPr>
              <w:ind w:left="-572" w:firstLine="572"/>
              <w:rPr>
                <w:sz w:val="24"/>
                <w:szCs w:val="24"/>
              </w:rPr>
            </w:pPr>
            <w:r>
              <w:rPr>
                <w:sz w:val="24"/>
                <w:szCs w:val="24"/>
              </w:rPr>
              <w:t>Pentatomidae/</w:t>
            </w:r>
            <w:r>
              <w:rPr>
                <w:i/>
                <w:sz w:val="24"/>
                <w:szCs w:val="24"/>
              </w:rPr>
              <w:t>Scotinophara</w:t>
            </w:r>
          </w:p>
        </w:tc>
      </w:tr>
      <w:tr w:rsidR="000600B7" w14:paraId="4B561E68" w14:textId="77777777">
        <w:trPr>
          <w:trHeight w:hRule="exact" w:val="368"/>
        </w:trPr>
        <w:tc>
          <w:tcPr>
            <w:tcW w:w="2410" w:type="dxa"/>
            <w:shd w:val="clear" w:color="auto" w:fill="auto"/>
            <w:tcMar>
              <w:top w:w="80" w:type="dxa"/>
              <w:left w:w="80" w:type="dxa"/>
              <w:bottom w:w="80" w:type="dxa"/>
              <w:right w:w="80" w:type="dxa"/>
            </w:tcMar>
            <w:vAlign w:val="center"/>
          </w:tcPr>
          <w:p w14:paraId="238ABCE6" w14:textId="77777777" w:rsidR="000600B7" w:rsidRDefault="000600B7">
            <w:pPr>
              <w:ind w:left="-572" w:firstLine="572"/>
              <w:rPr>
                <w:sz w:val="24"/>
                <w:szCs w:val="24"/>
              </w:rPr>
            </w:pPr>
          </w:p>
        </w:tc>
        <w:tc>
          <w:tcPr>
            <w:tcW w:w="2151" w:type="dxa"/>
            <w:shd w:val="clear" w:color="auto" w:fill="auto"/>
            <w:vAlign w:val="center"/>
          </w:tcPr>
          <w:p w14:paraId="1C7D9920"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196824BD" w14:textId="77777777" w:rsidR="000600B7" w:rsidRDefault="00056389">
            <w:pPr>
              <w:ind w:left="-572" w:firstLine="572"/>
              <w:rPr>
                <w:sz w:val="24"/>
                <w:szCs w:val="24"/>
              </w:rPr>
            </w:pPr>
            <w:r>
              <w:rPr>
                <w:sz w:val="24"/>
                <w:szCs w:val="24"/>
              </w:rPr>
              <w:t>Hesperiidae</w:t>
            </w:r>
          </w:p>
        </w:tc>
      </w:tr>
      <w:tr w:rsidR="000600B7" w14:paraId="5DD3AE4E" w14:textId="77777777">
        <w:trPr>
          <w:trHeight w:hRule="exact" w:val="368"/>
        </w:trPr>
        <w:tc>
          <w:tcPr>
            <w:tcW w:w="2410" w:type="dxa"/>
            <w:shd w:val="clear" w:color="auto" w:fill="auto"/>
            <w:tcMar>
              <w:top w:w="80" w:type="dxa"/>
              <w:left w:w="80" w:type="dxa"/>
              <w:bottom w:w="80" w:type="dxa"/>
              <w:right w:w="80" w:type="dxa"/>
            </w:tcMar>
            <w:vAlign w:val="center"/>
          </w:tcPr>
          <w:p w14:paraId="41D95B04" w14:textId="77777777" w:rsidR="000600B7" w:rsidRDefault="000600B7">
            <w:pPr>
              <w:ind w:left="-572" w:firstLine="572"/>
              <w:rPr>
                <w:sz w:val="24"/>
                <w:szCs w:val="24"/>
              </w:rPr>
            </w:pPr>
          </w:p>
        </w:tc>
        <w:tc>
          <w:tcPr>
            <w:tcW w:w="2151" w:type="dxa"/>
            <w:shd w:val="clear" w:color="auto" w:fill="auto"/>
            <w:vAlign w:val="center"/>
          </w:tcPr>
          <w:p w14:paraId="4A857D1F"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7E1DF1D7" w14:textId="77777777" w:rsidR="000600B7" w:rsidRDefault="00056389">
            <w:pPr>
              <w:ind w:left="-572" w:firstLine="572"/>
              <w:rPr>
                <w:sz w:val="24"/>
                <w:szCs w:val="24"/>
              </w:rPr>
            </w:pPr>
            <w:r>
              <w:rPr>
                <w:sz w:val="24"/>
                <w:szCs w:val="24"/>
              </w:rPr>
              <w:t>Pyralidae</w:t>
            </w:r>
          </w:p>
        </w:tc>
      </w:tr>
      <w:tr w:rsidR="000600B7" w14:paraId="3518E6EA" w14:textId="77777777">
        <w:trPr>
          <w:trHeight w:hRule="exact" w:val="368"/>
        </w:trPr>
        <w:tc>
          <w:tcPr>
            <w:tcW w:w="2410" w:type="dxa"/>
            <w:shd w:val="clear" w:color="auto" w:fill="auto"/>
            <w:tcMar>
              <w:top w:w="80" w:type="dxa"/>
              <w:left w:w="80" w:type="dxa"/>
              <w:bottom w:w="80" w:type="dxa"/>
              <w:right w:w="80" w:type="dxa"/>
            </w:tcMar>
            <w:vAlign w:val="center"/>
          </w:tcPr>
          <w:p w14:paraId="1CD2C114" w14:textId="77777777" w:rsidR="000600B7" w:rsidRDefault="000600B7">
            <w:pPr>
              <w:ind w:left="-572" w:firstLine="572"/>
              <w:rPr>
                <w:sz w:val="24"/>
                <w:szCs w:val="24"/>
              </w:rPr>
            </w:pPr>
          </w:p>
        </w:tc>
        <w:tc>
          <w:tcPr>
            <w:tcW w:w="2151" w:type="dxa"/>
            <w:shd w:val="clear" w:color="auto" w:fill="auto"/>
            <w:vAlign w:val="center"/>
          </w:tcPr>
          <w:p w14:paraId="5C45CE77"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7D0E9FE4" w14:textId="77777777" w:rsidR="000600B7" w:rsidRDefault="00056389">
            <w:pPr>
              <w:ind w:left="-572" w:firstLine="572"/>
              <w:rPr>
                <w:sz w:val="24"/>
                <w:szCs w:val="24"/>
              </w:rPr>
            </w:pPr>
            <w:r>
              <w:rPr>
                <w:sz w:val="24"/>
              </w:rPr>
              <w:t>Nymphalidae</w:t>
            </w:r>
          </w:p>
        </w:tc>
      </w:tr>
      <w:tr w:rsidR="000600B7" w14:paraId="10C3EF2D" w14:textId="77777777">
        <w:trPr>
          <w:trHeight w:hRule="exact" w:val="368"/>
        </w:trPr>
        <w:tc>
          <w:tcPr>
            <w:tcW w:w="2410" w:type="dxa"/>
            <w:shd w:val="clear" w:color="auto" w:fill="auto"/>
            <w:tcMar>
              <w:top w:w="80" w:type="dxa"/>
              <w:left w:w="80" w:type="dxa"/>
              <w:bottom w:w="80" w:type="dxa"/>
              <w:right w:w="80" w:type="dxa"/>
            </w:tcMar>
            <w:vAlign w:val="center"/>
          </w:tcPr>
          <w:p w14:paraId="175F66DE" w14:textId="77777777" w:rsidR="000600B7" w:rsidRDefault="000600B7">
            <w:pPr>
              <w:ind w:left="-572" w:firstLine="572"/>
              <w:rPr>
                <w:sz w:val="24"/>
                <w:szCs w:val="24"/>
              </w:rPr>
            </w:pPr>
          </w:p>
        </w:tc>
        <w:tc>
          <w:tcPr>
            <w:tcW w:w="2151" w:type="dxa"/>
            <w:shd w:val="clear" w:color="auto" w:fill="auto"/>
            <w:vAlign w:val="center"/>
          </w:tcPr>
          <w:p w14:paraId="41FA0D8B"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0E65E7F" w14:textId="77777777" w:rsidR="000600B7" w:rsidRDefault="0005638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00B7" w14:paraId="09DDF0BE" w14:textId="77777777">
        <w:trPr>
          <w:trHeight w:hRule="exact" w:val="368"/>
        </w:trPr>
        <w:tc>
          <w:tcPr>
            <w:tcW w:w="2410" w:type="dxa"/>
            <w:shd w:val="clear" w:color="auto" w:fill="auto"/>
            <w:tcMar>
              <w:top w:w="80" w:type="dxa"/>
              <w:left w:w="80" w:type="dxa"/>
              <w:bottom w:w="80" w:type="dxa"/>
              <w:right w:w="80" w:type="dxa"/>
            </w:tcMar>
            <w:vAlign w:val="center"/>
          </w:tcPr>
          <w:p w14:paraId="47BB5E4D" w14:textId="77777777"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7A1D785A"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79F005E" w14:textId="77777777" w:rsidR="000600B7" w:rsidRDefault="00056389">
            <w:pPr>
              <w:ind w:left="-572" w:firstLine="572"/>
              <w:rPr>
                <w:sz w:val="24"/>
                <w:szCs w:val="24"/>
              </w:rPr>
            </w:pPr>
            <w:r>
              <w:rPr>
                <w:sz w:val="24"/>
                <w:szCs w:val="24"/>
              </w:rPr>
              <w:t>Chrysomelidae</w:t>
            </w:r>
          </w:p>
        </w:tc>
      </w:tr>
      <w:tr w:rsidR="000600B7" w14:paraId="727C70F0" w14:textId="77777777">
        <w:trPr>
          <w:trHeight w:hRule="exact" w:val="368"/>
        </w:trPr>
        <w:tc>
          <w:tcPr>
            <w:tcW w:w="2410" w:type="dxa"/>
            <w:shd w:val="clear" w:color="auto" w:fill="auto"/>
            <w:tcMar>
              <w:top w:w="80" w:type="dxa"/>
              <w:left w:w="80" w:type="dxa"/>
              <w:bottom w:w="80" w:type="dxa"/>
              <w:right w:w="80" w:type="dxa"/>
            </w:tcMar>
            <w:vAlign w:val="center"/>
          </w:tcPr>
          <w:p w14:paraId="22694D4A" w14:textId="77777777" w:rsidR="000600B7" w:rsidRDefault="000600B7">
            <w:pPr>
              <w:ind w:left="-572" w:firstLine="572"/>
              <w:rPr>
                <w:sz w:val="24"/>
                <w:szCs w:val="24"/>
              </w:rPr>
            </w:pPr>
          </w:p>
        </w:tc>
        <w:tc>
          <w:tcPr>
            <w:tcW w:w="2151" w:type="dxa"/>
            <w:shd w:val="clear" w:color="auto" w:fill="auto"/>
            <w:vAlign w:val="center"/>
          </w:tcPr>
          <w:p w14:paraId="3CC6E66D"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582B592" w14:textId="77777777" w:rsidR="000600B7" w:rsidRDefault="00056389">
            <w:pPr>
              <w:ind w:left="-572" w:firstLine="572"/>
              <w:rPr>
                <w:sz w:val="24"/>
                <w:szCs w:val="24"/>
              </w:rPr>
            </w:pPr>
            <w:r>
              <w:rPr>
                <w:sz w:val="24"/>
                <w:szCs w:val="24"/>
              </w:rPr>
              <w:t>Acrididae</w:t>
            </w:r>
          </w:p>
        </w:tc>
      </w:tr>
      <w:tr w:rsidR="000600B7" w14:paraId="6AB22483" w14:textId="77777777">
        <w:trPr>
          <w:trHeight w:hRule="exact" w:val="368"/>
        </w:trPr>
        <w:tc>
          <w:tcPr>
            <w:tcW w:w="2410" w:type="dxa"/>
            <w:shd w:val="clear" w:color="auto" w:fill="auto"/>
            <w:tcMar>
              <w:top w:w="80" w:type="dxa"/>
              <w:left w:w="80" w:type="dxa"/>
              <w:bottom w:w="80" w:type="dxa"/>
              <w:right w:w="80" w:type="dxa"/>
            </w:tcMar>
            <w:vAlign w:val="center"/>
          </w:tcPr>
          <w:p w14:paraId="2B058B4B" w14:textId="77777777" w:rsidR="000600B7" w:rsidRDefault="0005638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0EBD8980"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850B165" w14:textId="77777777" w:rsidR="000600B7" w:rsidRDefault="00056389">
            <w:pPr>
              <w:ind w:left="-572" w:firstLine="572"/>
              <w:rPr>
                <w:sz w:val="24"/>
                <w:szCs w:val="24"/>
              </w:rPr>
            </w:pPr>
            <w:r>
              <w:rPr>
                <w:sz w:val="24"/>
                <w:szCs w:val="24"/>
              </w:rPr>
              <w:t>Chironomidae</w:t>
            </w:r>
          </w:p>
        </w:tc>
      </w:tr>
      <w:tr w:rsidR="000600B7" w14:paraId="62187698" w14:textId="77777777">
        <w:trPr>
          <w:trHeight w:hRule="exact" w:val="368"/>
        </w:trPr>
        <w:tc>
          <w:tcPr>
            <w:tcW w:w="2410" w:type="dxa"/>
            <w:shd w:val="clear" w:color="auto" w:fill="auto"/>
            <w:tcMar>
              <w:top w:w="80" w:type="dxa"/>
              <w:left w:w="80" w:type="dxa"/>
              <w:bottom w:w="80" w:type="dxa"/>
              <w:right w:w="80" w:type="dxa"/>
            </w:tcMar>
            <w:vAlign w:val="center"/>
          </w:tcPr>
          <w:p w14:paraId="4F2FB7F7" w14:textId="77777777" w:rsidR="000600B7" w:rsidRDefault="000600B7">
            <w:pPr>
              <w:ind w:left="-572" w:firstLine="572"/>
              <w:rPr>
                <w:sz w:val="24"/>
                <w:szCs w:val="24"/>
              </w:rPr>
            </w:pPr>
          </w:p>
        </w:tc>
        <w:tc>
          <w:tcPr>
            <w:tcW w:w="2151" w:type="dxa"/>
            <w:shd w:val="clear" w:color="auto" w:fill="auto"/>
            <w:vAlign w:val="center"/>
          </w:tcPr>
          <w:p w14:paraId="74B15AAA"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2F02717" w14:textId="77777777" w:rsidR="000600B7" w:rsidRDefault="00056389">
            <w:pPr>
              <w:ind w:left="-572" w:firstLine="572"/>
              <w:rPr>
                <w:sz w:val="24"/>
                <w:szCs w:val="24"/>
              </w:rPr>
            </w:pPr>
            <w:r>
              <w:rPr>
                <w:sz w:val="24"/>
                <w:szCs w:val="24"/>
              </w:rPr>
              <w:t>Chloropidae</w:t>
            </w:r>
          </w:p>
        </w:tc>
      </w:tr>
      <w:tr w:rsidR="000600B7" w14:paraId="087C0192" w14:textId="77777777">
        <w:trPr>
          <w:trHeight w:hRule="exact" w:val="368"/>
        </w:trPr>
        <w:tc>
          <w:tcPr>
            <w:tcW w:w="2410" w:type="dxa"/>
            <w:shd w:val="clear" w:color="auto" w:fill="auto"/>
            <w:tcMar>
              <w:top w:w="80" w:type="dxa"/>
              <w:left w:w="80" w:type="dxa"/>
              <w:bottom w:w="80" w:type="dxa"/>
              <w:right w:w="80" w:type="dxa"/>
            </w:tcMar>
            <w:vAlign w:val="center"/>
          </w:tcPr>
          <w:p w14:paraId="5F8A8BDE" w14:textId="77777777" w:rsidR="000600B7" w:rsidRDefault="000600B7">
            <w:pPr>
              <w:ind w:left="-572" w:firstLine="572"/>
              <w:rPr>
                <w:sz w:val="24"/>
                <w:szCs w:val="24"/>
              </w:rPr>
            </w:pPr>
          </w:p>
        </w:tc>
        <w:tc>
          <w:tcPr>
            <w:tcW w:w="2151" w:type="dxa"/>
            <w:shd w:val="clear" w:color="auto" w:fill="auto"/>
            <w:vAlign w:val="center"/>
          </w:tcPr>
          <w:p w14:paraId="6124BE01"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99A1DF4" w14:textId="77777777" w:rsidR="000600B7" w:rsidRDefault="00056389">
            <w:pPr>
              <w:ind w:left="-572" w:firstLine="572"/>
              <w:rPr>
                <w:sz w:val="24"/>
                <w:szCs w:val="24"/>
              </w:rPr>
            </w:pPr>
            <w:r>
              <w:rPr>
                <w:sz w:val="24"/>
                <w:szCs w:val="24"/>
              </w:rPr>
              <w:t>Ephydridae</w:t>
            </w:r>
          </w:p>
        </w:tc>
      </w:tr>
      <w:tr w:rsidR="000600B7" w14:paraId="7F7ABC7C" w14:textId="77777777">
        <w:trPr>
          <w:trHeight w:hRule="exact" w:val="368"/>
        </w:trPr>
        <w:tc>
          <w:tcPr>
            <w:tcW w:w="2410" w:type="dxa"/>
            <w:shd w:val="clear" w:color="auto" w:fill="auto"/>
            <w:tcMar>
              <w:top w:w="80" w:type="dxa"/>
              <w:left w:w="80" w:type="dxa"/>
              <w:bottom w:w="80" w:type="dxa"/>
              <w:right w:w="80" w:type="dxa"/>
            </w:tcMar>
            <w:vAlign w:val="center"/>
          </w:tcPr>
          <w:p w14:paraId="1854EF0B" w14:textId="77777777" w:rsidR="000600B7" w:rsidRDefault="000600B7">
            <w:pPr>
              <w:ind w:left="-572" w:firstLine="572"/>
              <w:rPr>
                <w:sz w:val="24"/>
                <w:szCs w:val="24"/>
              </w:rPr>
            </w:pPr>
          </w:p>
        </w:tc>
        <w:tc>
          <w:tcPr>
            <w:tcW w:w="2151" w:type="dxa"/>
            <w:shd w:val="clear" w:color="auto" w:fill="auto"/>
            <w:vAlign w:val="center"/>
          </w:tcPr>
          <w:p w14:paraId="0D634AE5"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53CFB20" w14:textId="77777777" w:rsidR="000600B7" w:rsidRDefault="00056389">
            <w:pPr>
              <w:ind w:left="-572" w:firstLine="572"/>
              <w:rPr>
                <w:sz w:val="24"/>
                <w:szCs w:val="24"/>
              </w:rPr>
            </w:pPr>
            <w:r>
              <w:rPr>
                <w:sz w:val="24"/>
                <w:szCs w:val="24"/>
              </w:rPr>
              <w:t>Muscidae</w:t>
            </w:r>
          </w:p>
        </w:tc>
      </w:tr>
      <w:tr w:rsidR="000600B7" w14:paraId="24F7428E" w14:textId="77777777">
        <w:trPr>
          <w:trHeight w:hRule="exact" w:val="368"/>
        </w:trPr>
        <w:tc>
          <w:tcPr>
            <w:tcW w:w="2410" w:type="dxa"/>
            <w:shd w:val="clear" w:color="auto" w:fill="auto"/>
            <w:tcMar>
              <w:top w:w="80" w:type="dxa"/>
              <w:left w:w="80" w:type="dxa"/>
              <w:bottom w:w="80" w:type="dxa"/>
              <w:right w:w="80" w:type="dxa"/>
            </w:tcMar>
            <w:vAlign w:val="center"/>
          </w:tcPr>
          <w:p w14:paraId="229DD44A" w14:textId="77777777" w:rsidR="000600B7" w:rsidRDefault="000600B7">
            <w:pPr>
              <w:ind w:left="-572" w:firstLine="572"/>
              <w:rPr>
                <w:sz w:val="24"/>
                <w:szCs w:val="24"/>
              </w:rPr>
            </w:pPr>
          </w:p>
        </w:tc>
        <w:tc>
          <w:tcPr>
            <w:tcW w:w="2151" w:type="dxa"/>
            <w:shd w:val="clear" w:color="auto" w:fill="auto"/>
            <w:vAlign w:val="center"/>
          </w:tcPr>
          <w:p w14:paraId="1BE5DC73"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C46D8C7" w14:textId="77777777" w:rsidR="000600B7" w:rsidRDefault="00056389">
            <w:pPr>
              <w:ind w:left="-572" w:firstLine="572"/>
              <w:rPr>
                <w:sz w:val="24"/>
                <w:szCs w:val="24"/>
              </w:rPr>
            </w:pPr>
            <w:r>
              <w:rPr>
                <w:sz w:val="24"/>
                <w:szCs w:val="24"/>
              </w:rPr>
              <w:t>Sphaeroceridae</w:t>
            </w:r>
          </w:p>
        </w:tc>
      </w:tr>
      <w:tr w:rsidR="000600B7" w14:paraId="05F80C46" w14:textId="77777777">
        <w:trPr>
          <w:trHeight w:hRule="exact" w:val="368"/>
        </w:trPr>
        <w:tc>
          <w:tcPr>
            <w:tcW w:w="2410" w:type="dxa"/>
            <w:shd w:val="clear" w:color="auto" w:fill="auto"/>
            <w:tcMar>
              <w:top w:w="80" w:type="dxa"/>
              <w:left w:w="80" w:type="dxa"/>
              <w:bottom w:w="80" w:type="dxa"/>
              <w:right w:w="80" w:type="dxa"/>
            </w:tcMar>
            <w:vAlign w:val="center"/>
          </w:tcPr>
          <w:p w14:paraId="3CC10985" w14:textId="77777777" w:rsidR="000600B7" w:rsidRDefault="000600B7">
            <w:pPr>
              <w:ind w:left="-572" w:firstLine="572"/>
              <w:rPr>
                <w:sz w:val="24"/>
                <w:szCs w:val="24"/>
              </w:rPr>
            </w:pPr>
          </w:p>
        </w:tc>
        <w:tc>
          <w:tcPr>
            <w:tcW w:w="2151" w:type="dxa"/>
            <w:shd w:val="clear" w:color="auto" w:fill="auto"/>
            <w:vAlign w:val="center"/>
          </w:tcPr>
          <w:p w14:paraId="5496F52D"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E48B296" w14:textId="77777777" w:rsidR="000600B7" w:rsidRDefault="00056389">
            <w:pPr>
              <w:ind w:left="-572" w:firstLine="572"/>
              <w:rPr>
                <w:sz w:val="24"/>
                <w:szCs w:val="24"/>
              </w:rPr>
            </w:pPr>
            <w:r>
              <w:rPr>
                <w:sz w:val="24"/>
                <w:szCs w:val="24"/>
              </w:rPr>
              <w:t>Stratiomyidae</w:t>
            </w:r>
          </w:p>
        </w:tc>
      </w:tr>
      <w:tr w:rsidR="000600B7" w14:paraId="051B9FBB" w14:textId="77777777">
        <w:trPr>
          <w:trHeight w:hRule="exact" w:val="368"/>
        </w:trPr>
        <w:tc>
          <w:tcPr>
            <w:tcW w:w="2410" w:type="dxa"/>
            <w:shd w:val="clear" w:color="auto" w:fill="auto"/>
            <w:tcMar>
              <w:top w:w="80" w:type="dxa"/>
              <w:left w:w="80" w:type="dxa"/>
              <w:bottom w:w="80" w:type="dxa"/>
              <w:right w:w="80" w:type="dxa"/>
            </w:tcMar>
            <w:vAlign w:val="center"/>
          </w:tcPr>
          <w:p w14:paraId="17FB7C80" w14:textId="77777777" w:rsidR="000600B7" w:rsidRDefault="000600B7">
            <w:pPr>
              <w:ind w:left="-572" w:firstLine="572"/>
              <w:rPr>
                <w:sz w:val="24"/>
                <w:szCs w:val="24"/>
              </w:rPr>
            </w:pPr>
          </w:p>
        </w:tc>
        <w:tc>
          <w:tcPr>
            <w:tcW w:w="2151" w:type="dxa"/>
            <w:shd w:val="clear" w:color="auto" w:fill="auto"/>
            <w:vAlign w:val="center"/>
          </w:tcPr>
          <w:p w14:paraId="25E3EE47"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3438E0FA" w14:textId="77777777" w:rsidR="000600B7" w:rsidRDefault="00056389">
            <w:pPr>
              <w:ind w:left="-572" w:firstLine="572"/>
              <w:rPr>
                <w:sz w:val="24"/>
                <w:szCs w:val="24"/>
              </w:rPr>
            </w:pPr>
            <w:r>
              <w:rPr>
                <w:sz w:val="24"/>
                <w:szCs w:val="24"/>
              </w:rPr>
              <w:t>Tephritidae</w:t>
            </w:r>
          </w:p>
        </w:tc>
      </w:tr>
      <w:tr w:rsidR="000600B7" w14:paraId="57A56647" w14:textId="77777777">
        <w:trPr>
          <w:trHeight w:hRule="exact" w:val="368"/>
        </w:trPr>
        <w:tc>
          <w:tcPr>
            <w:tcW w:w="2410" w:type="dxa"/>
            <w:shd w:val="clear" w:color="auto" w:fill="auto"/>
            <w:tcMar>
              <w:top w:w="80" w:type="dxa"/>
              <w:left w:w="80" w:type="dxa"/>
              <w:bottom w:w="80" w:type="dxa"/>
              <w:right w:w="80" w:type="dxa"/>
            </w:tcMar>
            <w:vAlign w:val="center"/>
          </w:tcPr>
          <w:p w14:paraId="0FCB724C" w14:textId="77777777" w:rsidR="000600B7" w:rsidRDefault="000600B7">
            <w:pPr>
              <w:ind w:left="-572" w:firstLine="572"/>
              <w:rPr>
                <w:sz w:val="24"/>
                <w:szCs w:val="24"/>
              </w:rPr>
            </w:pPr>
          </w:p>
        </w:tc>
        <w:tc>
          <w:tcPr>
            <w:tcW w:w="2151" w:type="dxa"/>
            <w:shd w:val="clear" w:color="auto" w:fill="auto"/>
            <w:vAlign w:val="center"/>
          </w:tcPr>
          <w:p w14:paraId="0AEC8B47"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2FA7E914" w14:textId="77777777" w:rsidR="000600B7" w:rsidRDefault="00056389">
            <w:pPr>
              <w:ind w:left="-572" w:firstLine="572"/>
              <w:rPr>
                <w:sz w:val="24"/>
                <w:szCs w:val="24"/>
              </w:rPr>
            </w:pPr>
            <w:r>
              <w:rPr>
                <w:sz w:val="24"/>
                <w:szCs w:val="24"/>
              </w:rPr>
              <w:t>Tetrigidae</w:t>
            </w:r>
          </w:p>
        </w:tc>
      </w:tr>
    </w:tbl>
    <w:p w14:paraId="7F518C9A" w14:textId="77777777" w:rsidR="000600B7" w:rsidRDefault="000600B7">
      <w:pPr>
        <w:spacing w:line="480" w:lineRule="auto"/>
        <w:rPr>
          <w:bCs/>
        </w:rPr>
      </w:pPr>
    </w:p>
    <w:p w14:paraId="768BF5D7" w14:textId="77777777"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474831BB"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26329B8"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61447858"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AC9B597" w14:textId="77777777" w:rsidR="000600B7" w:rsidRDefault="00056389">
            <w:pPr>
              <w:rPr>
                <w:sz w:val="24"/>
                <w:szCs w:val="24"/>
              </w:rPr>
            </w:pPr>
            <w:r>
              <w:rPr>
                <w:sz w:val="24"/>
                <w:szCs w:val="24"/>
              </w:rPr>
              <w:t>Family/Genus</w:t>
            </w:r>
          </w:p>
        </w:tc>
      </w:tr>
      <w:tr w:rsidR="000600B7" w14:paraId="7001C4F0"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37A89E89"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5AD6D22C"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7E49CB1B" w14:textId="77777777" w:rsidR="000600B7" w:rsidRDefault="00056389">
            <w:pPr>
              <w:rPr>
                <w:sz w:val="24"/>
                <w:szCs w:val="24"/>
              </w:rPr>
            </w:pPr>
            <w:r>
              <w:rPr>
                <w:sz w:val="24"/>
                <w:szCs w:val="24"/>
              </w:rPr>
              <w:t>Araneidae</w:t>
            </w:r>
          </w:p>
        </w:tc>
      </w:tr>
      <w:tr w:rsidR="000600B7" w14:paraId="5054268E" w14:textId="77777777">
        <w:trPr>
          <w:trHeight w:hRule="exact" w:val="336"/>
        </w:trPr>
        <w:tc>
          <w:tcPr>
            <w:tcW w:w="2410" w:type="dxa"/>
            <w:shd w:val="clear" w:color="auto" w:fill="auto"/>
            <w:tcMar>
              <w:top w:w="80" w:type="dxa"/>
              <w:left w:w="80" w:type="dxa"/>
              <w:bottom w:w="80" w:type="dxa"/>
              <w:right w:w="80" w:type="dxa"/>
            </w:tcMar>
            <w:vAlign w:val="center"/>
          </w:tcPr>
          <w:p w14:paraId="0EED2E64" w14:textId="77777777" w:rsidR="000600B7" w:rsidRDefault="000600B7">
            <w:pPr>
              <w:rPr>
                <w:sz w:val="24"/>
                <w:szCs w:val="24"/>
              </w:rPr>
            </w:pPr>
          </w:p>
        </w:tc>
        <w:tc>
          <w:tcPr>
            <w:tcW w:w="2126" w:type="dxa"/>
            <w:shd w:val="clear" w:color="auto" w:fill="auto"/>
            <w:vAlign w:val="center"/>
          </w:tcPr>
          <w:p w14:paraId="3C1967E7"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5B3DDE3" w14:textId="77777777" w:rsidR="000600B7" w:rsidRDefault="00056389">
            <w:pPr>
              <w:rPr>
                <w:sz w:val="24"/>
                <w:szCs w:val="24"/>
              </w:rPr>
            </w:pPr>
            <w:r>
              <w:rPr>
                <w:sz w:val="24"/>
                <w:szCs w:val="24"/>
              </w:rPr>
              <w:t>Clubionidae</w:t>
            </w:r>
          </w:p>
        </w:tc>
      </w:tr>
      <w:tr w:rsidR="000600B7" w14:paraId="2F505DB0" w14:textId="77777777">
        <w:trPr>
          <w:trHeight w:hRule="exact" w:val="336"/>
        </w:trPr>
        <w:tc>
          <w:tcPr>
            <w:tcW w:w="2410" w:type="dxa"/>
            <w:shd w:val="clear" w:color="auto" w:fill="auto"/>
            <w:tcMar>
              <w:top w:w="80" w:type="dxa"/>
              <w:left w:w="80" w:type="dxa"/>
              <w:bottom w:w="80" w:type="dxa"/>
              <w:right w:w="80" w:type="dxa"/>
            </w:tcMar>
            <w:vAlign w:val="center"/>
          </w:tcPr>
          <w:p w14:paraId="4757EE4D" w14:textId="77777777" w:rsidR="000600B7" w:rsidRDefault="000600B7">
            <w:pPr>
              <w:rPr>
                <w:sz w:val="24"/>
                <w:szCs w:val="24"/>
              </w:rPr>
            </w:pPr>
          </w:p>
        </w:tc>
        <w:tc>
          <w:tcPr>
            <w:tcW w:w="2126" w:type="dxa"/>
            <w:shd w:val="clear" w:color="auto" w:fill="auto"/>
            <w:vAlign w:val="center"/>
          </w:tcPr>
          <w:p w14:paraId="135DDC36"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2D5CE19" w14:textId="77777777" w:rsidR="000600B7" w:rsidRDefault="00056389">
            <w:pPr>
              <w:rPr>
                <w:sz w:val="24"/>
                <w:szCs w:val="24"/>
              </w:rPr>
            </w:pPr>
            <w:r>
              <w:rPr>
                <w:sz w:val="24"/>
                <w:szCs w:val="24"/>
              </w:rPr>
              <w:t>Oxyopidae</w:t>
            </w:r>
          </w:p>
        </w:tc>
      </w:tr>
      <w:tr w:rsidR="000600B7" w14:paraId="1C9E5281" w14:textId="77777777">
        <w:trPr>
          <w:trHeight w:hRule="exact" w:val="336"/>
        </w:trPr>
        <w:tc>
          <w:tcPr>
            <w:tcW w:w="2410" w:type="dxa"/>
            <w:shd w:val="clear" w:color="auto" w:fill="auto"/>
            <w:tcMar>
              <w:top w:w="80" w:type="dxa"/>
              <w:left w:w="80" w:type="dxa"/>
              <w:bottom w:w="80" w:type="dxa"/>
              <w:right w:w="80" w:type="dxa"/>
            </w:tcMar>
            <w:vAlign w:val="center"/>
          </w:tcPr>
          <w:p w14:paraId="39270327" w14:textId="77777777" w:rsidR="000600B7" w:rsidRDefault="000600B7">
            <w:pPr>
              <w:rPr>
                <w:sz w:val="24"/>
                <w:szCs w:val="24"/>
              </w:rPr>
            </w:pPr>
          </w:p>
        </w:tc>
        <w:tc>
          <w:tcPr>
            <w:tcW w:w="2126" w:type="dxa"/>
            <w:shd w:val="clear" w:color="auto" w:fill="auto"/>
            <w:vAlign w:val="center"/>
          </w:tcPr>
          <w:p w14:paraId="28B0BD52"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F5BB793" w14:textId="77777777" w:rsidR="000600B7" w:rsidRDefault="00056389">
            <w:pPr>
              <w:rPr>
                <w:sz w:val="24"/>
                <w:szCs w:val="24"/>
              </w:rPr>
            </w:pPr>
            <w:r>
              <w:rPr>
                <w:sz w:val="24"/>
                <w:szCs w:val="24"/>
              </w:rPr>
              <w:t>Tetragnathidae</w:t>
            </w:r>
          </w:p>
        </w:tc>
      </w:tr>
      <w:tr w:rsidR="000600B7" w14:paraId="4DCD3CCF" w14:textId="77777777">
        <w:trPr>
          <w:trHeight w:hRule="exact" w:val="336"/>
        </w:trPr>
        <w:tc>
          <w:tcPr>
            <w:tcW w:w="2410" w:type="dxa"/>
            <w:shd w:val="clear" w:color="auto" w:fill="auto"/>
            <w:tcMar>
              <w:top w:w="80" w:type="dxa"/>
              <w:left w:w="80" w:type="dxa"/>
              <w:bottom w:w="80" w:type="dxa"/>
              <w:right w:w="80" w:type="dxa"/>
            </w:tcMar>
            <w:vAlign w:val="center"/>
          </w:tcPr>
          <w:p w14:paraId="00CFD903" w14:textId="77777777" w:rsidR="000600B7" w:rsidRDefault="000600B7">
            <w:pPr>
              <w:rPr>
                <w:sz w:val="24"/>
                <w:szCs w:val="24"/>
              </w:rPr>
            </w:pPr>
          </w:p>
        </w:tc>
        <w:tc>
          <w:tcPr>
            <w:tcW w:w="2126" w:type="dxa"/>
            <w:shd w:val="clear" w:color="auto" w:fill="auto"/>
            <w:vAlign w:val="center"/>
          </w:tcPr>
          <w:p w14:paraId="40C4F9C5"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FAEBE73" w14:textId="77777777" w:rsidR="000600B7" w:rsidRDefault="00056389">
            <w:pPr>
              <w:rPr>
                <w:sz w:val="24"/>
                <w:szCs w:val="24"/>
              </w:rPr>
            </w:pPr>
            <w:r>
              <w:rPr>
                <w:sz w:val="24"/>
                <w:szCs w:val="24"/>
              </w:rPr>
              <w:t>Thomisidae</w:t>
            </w:r>
          </w:p>
        </w:tc>
      </w:tr>
      <w:tr w:rsidR="000600B7" w14:paraId="35F91D28" w14:textId="77777777">
        <w:trPr>
          <w:trHeight w:hRule="exact" w:val="336"/>
        </w:trPr>
        <w:tc>
          <w:tcPr>
            <w:tcW w:w="2410" w:type="dxa"/>
            <w:shd w:val="clear" w:color="auto" w:fill="auto"/>
            <w:tcMar>
              <w:top w:w="80" w:type="dxa"/>
              <w:left w:w="80" w:type="dxa"/>
              <w:bottom w:w="80" w:type="dxa"/>
              <w:right w:w="80" w:type="dxa"/>
            </w:tcMar>
            <w:vAlign w:val="center"/>
          </w:tcPr>
          <w:p w14:paraId="55A2B4C7" w14:textId="77777777" w:rsidR="000600B7" w:rsidRDefault="000600B7">
            <w:pPr>
              <w:rPr>
                <w:sz w:val="24"/>
                <w:szCs w:val="24"/>
              </w:rPr>
            </w:pPr>
          </w:p>
        </w:tc>
        <w:tc>
          <w:tcPr>
            <w:tcW w:w="2126" w:type="dxa"/>
            <w:shd w:val="clear" w:color="auto" w:fill="auto"/>
            <w:vAlign w:val="center"/>
          </w:tcPr>
          <w:p w14:paraId="5DFE1F7E"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90AFF82" w14:textId="77777777" w:rsidR="000600B7" w:rsidRDefault="00056389">
            <w:pPr>
              <w:rPr>
                <w:sz w:val="24"/>
                <w:szCs w:val="24"/>
              </w:rPr>
            </w:pPr>
            <w:r>
              <w:rPr>
                <w:sz w:val="24"/>
                <w:szCs w:val="24"/>
              </w:rPr>
              <w:t>Coccinellidae</w:t>
            </w:r>
          </w:p>
        </w:tc>
      </w:tr>
      <w:tr w:rsidR="000600B7" w14:paraId="569EBBA2" w14:textId="77777777">
        <w:trPr>
          <w:trHeight w:hRule="exact" w:val="336"/>
        </w:trPr>
        <w:tc>
          <w:tcPr>
            <w:tcW w:w="2410" w:type="dxa"/>
            <w:shd w:val="clear" w:color="auto" w:fill="auto"/>
            <w:tcMar>
              <w:top w:w="80" w:type="dxa"/>
              <w:left w:w="80" w:type="dxa"/>
              <w:bottom w:w="80" w:type="dxa"/>
              <w:right w:w="80" w:type="dxa"/>
            </w:tcMar>
            <w:vAlign w:val="center"/>
          </w:tcPr>
          <w:p w14:paraId="30E055FB"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294F5ED8"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4F64415" w14:textId="77777777" w:rsidR="000600B7" w:rsidRDefault="00056389">
            <w:pPr>
              <w:rPr>
                <w:sz w:val="24"/>
                <w:szCs w:val="24"/>
              </w:rPr>
            </w:pPr>
            <w:r>
              <w:rPr>
                <w:sz w:val="24"/>
                <w:szCs w:val="24"/>
              </w:rPr>
              <w:t>Alydidae/</w:t>
            </w:r>
            <w:r>
              <w:rPr>
                <w:i/>
                <w:sz w:val="24"/>
                <w:szCs w:val="24"/>
              </w:rPr>
              <w:t>Leptocorisa</w:t>
            </w:r>
          </w:p>
        </w:tc>
      </w:tr>
      <w:tr w:rsidR="000600B7" w14:paraId="6F95CEE2" w14:textId="77777777">
        <w:trPr>
          <w:trHeight w:hRule="exact" w:val="336"/>
        </w:trPr>
        <w:tc>
          <w:tcPr>
            <w:tcW w:w="2410" w:type="dxa"/>
            <w:shd w:val="clear" w:color="auto" w:fill="auto"/>
            <w:tcMar>
              <w:top w:w="80" w:type="dxa"/>
              <w:left w:w="80" w:type="dxa"/>
              <w:bottom w:w="80" w:type="dxa"/>
              <w:right w:w="80" w:type="dxa"/>
            </w:tcMar>
            <w:vAlign w:val="center"/>
          </w:tcPr>
          <w:p w14:paraId="2291262C" w14:textId="77777777" w:rsidR="000600B7" w:rsidRDefault="000600B7">
            <w:pPr>
              <w:rPr>
                <w:sz w:val="24"/>
                <w:szCs w:val="24"/>
              </w:rPr>
            </w:pPr>
          </w:p>
        </w:tc>
        <w:tc>
          <w:tcPr>
            <w:tcW w:w="2126" w:type="dxa"/>
            <w:shd w:val="clear" w:color="auto" w:fill="auto"/>
            <w:vAlign w:val="center"/>
          </w:tcPr>
          <w:p w14:paraId="3572242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6E2A30B" w14:textId="77777777" w:rsidR="000600B7" w:rsidRDefault="00056389">
            <w:pPr>
              <w:rPr>
                <w:sz w:val="24"/>
                <w:szCs w:val="24"/>
              </w:rPr>
            </w:pPr>
            <w:r>
              <w:rPr>
                <w:sz w:val="24"/>
                <w:szCs w:val="24"/>
              </w:rPr>
              <w:t>Cicadellidae/</w:t>
            </w:r>
            <w:r>
              <w:rPr>
                <w:i/>
                <w:sz w:val="24"/>
                <w:szCs w:val="24"/>
              </w:rPr>
              <w:t>Nephotettix</w:t>
            </w:r>
          </w:p>
        </w:tc>
      </w:tr>
      <w:tr w:rsidR="000600B7" w14:paraId="09D324C0" w14:textId="77777777">
        <w:trPr>
          <w:trHeight w:hRule="exact" w:val="336"/>
        </w:trPr>
        <w:tc>
          <w:tcPr>
            <w:tcW w:w="2410" w:type="dxa"/>
            <w:shd w:val="clear" w:color="auto" w:fill="auto"/>
            <w:tcMar>
              <w:top w:w="80" w:type="dxa"/>
              <w:left w:w="80" w:type="dxa"/>
              <w:bottom w:w="80" w:type="dxa"/>
              <w:right w:w="80" w:type="dxa"/>
            </w:tcMar>
            <w:vAlign w:val="center"/>
          </w:tcPr>
          <w:p w14:paraId="612EB7E6" w14:textId="77777777" w:rsidR="000600B7" w:rsidRDefault="000600B7">
            <w:pPr>
              <w:rPr>
                <w:sz w:val="24"/>
                <w:szCs w:val="24"/>
              </w:rPr>
            </w:pPr>
          </w:p>
        </w:tc>
        <w:tc>
          <w:tcPr>
            <w:tcW w:w="2126" w:type="dxa"/>
            <w:shd w:val="clear" w:color="auto" w:fill="auto"/>
            <w:vAlign w:val="center"/>
          </w:tcPr>
          <w:p w14:paraId="5851DFE0"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8066EBD" w14:textId="77777777" w:rsidR="000600B7" w:rsidRDefault="00056389">
            <w:pPr>
              <w:rPr>
                <w:sz w:val="24"/>
                <w:szCs w:val="24"/>
              </w:rPr>
            </w:pPr>
            <w:r>
              <w:rPr>
                <w:sz w:val="24"/>
                <w:szCs w:val="24"/>
              </w:rPr>
              <w:t>Delphacidae/</w:t>
            </w:r>
            <w:r>
              <w:rPr>
                <w:i/>
                <w:sz w:val="24"/>
                <w:szCs w:val="24"/>
              </w:rPr>
              <w:t>Nilaparvata</w:t>
            </w:r>
          </w:p>
        </w:tc>
      </w:tr>
      <w:tr w:rsidR="000600B7" w14:paraId="6F6E3644" w14:textId="77777777">
        <w:trPr>
          <w:trHeight w:hRule="exact" w:val="336"/>
        </w:trPr>
        <w:tc>
          <w:tcPr>
            <w:tcW w:w="2410" w:type="dxa"/>
            <w:shd w:val="clear" w:color="auto" w:fill="auto"/>
            <w:tcMar>
              <w:top w:w="80" w:type="dxa"/>
              <w:left w:w="80" w:type="dxa"/>
              <w:bottom w:w="80" w:type="dxa"/>
              <w:right w:w="80" w:type="dxa"/>
            </w:tcMar>
            <w:vAlign w:val="center"/>
          </w:tcPr>
          <w:p w14:paraId="0435964C" w14:textId="77777777" w:rsidR="000600B7" w:rsidRDefault="000600B7">
            <w:pPr>
              <w:rPr>
                <w:sz w:val="24"/>
                <w:szCs w:val="24"/>
              </w:rPr>
            </w:pPr>
          </w:p>
        </w:tc>
        <w:tc>
          <w:tcPr>
            <w:tcW w:w="2126" w:type="dxa"/>
            <w:shd w:val="clear" w:color="auto" w:fill="auto"/>
            <w:vAlign w:val="center"/>
          </w:tcPr>
          <w:p w14:paraId="16D38C19"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CB24E2F" w14:textId="77777777" w:rsidR="000600B7" w:rsidRDefault="00056389">
            <w:pPr>
              <w:rPr>
                <w:sz w:val="24"/>
                <w:szCs w:val="24"/>
              </w:rPr>
            </w:pPr>
            <w:r>
              <w:rPr>
                <w:sz w:val="24"/>
                <w:szCs w:val="24"/>
              </w:rPr>
              <w:t>Lygaeidae/</w:t>
            </w:r>
            <w:r>
              <w:rPr>
                <w:i/>
                <w:sz w:val="24"/>
                <w:szCs w:val="24"/>
              </w:rPr>
              <w:t>Pachybrachius</w:t>
            </w:r>
          </w:p>
        </w:tc>
      </w:tr>
      <w:tr w:rsidR="000600B7" w14:paraId="1A5544BC" w14:textId="77777777">
        <w:trPr>
          <w:trHeight w:hRule="exact" w:val="336"/>
        </w:trPr>
        <w:tc>
          <w:tcPr>
            <w:tcW w:w="2410" w:type="dxa"/>
            <w:shd w:val="clear" w:color="auto" w:fill="auto"/>
            <w:tcMar>
              <w:top w:w="80" w:type="dxa"/>
              <w:left w:w="80" w:type="dxa"/>
              <w:bottom w:w="80" w:type="dxa"/>
              <w:right w:w="80" w:type="dxa"/>
            </w:tcMar>
            <w:vAlign w:val="center"/>
          </w:tcPr>
          <w:p w14:paraId="7224BCB2" w14:textId="77777777" w:rsidR="000600B7" w:rsidRDefault="000600B7">
            <w:pPr>
              <w:rPr>
                <w:sz w:val="24"/>
                <w:szCs w:val="24"/>
              </w:rPr>
            </w:pPr>
          </w:p>
        </w:tc>
        <w:tc>
          <w:tcPr>
            <w:tcW w:w="2126" w:type="dxa"/>
            <w:shd w:val="clear" w:color="auto" w:fill="auto"/>
            <w:vAlign w:val="center"/>
          </w:tcPr>
          <w:p w14:paraId="0667EB62"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BBDC5AC" w14:textId="77777777" w:rsidR="000600B7" w:rsidRDefault="00056389">
            <w:pPr>
              <w:rPr>
                <w:sz w:val="24"/>
                <w:szCs w:val="24"/>
              </w:rPr>
            </w:pPr>
            <w:r>
              <w:rPr>
                <w:sz w:val="24"/>
                <w:szCs w:val="24"/>
              </w:rPr>
              <w:t>Pentatomidae/</w:t>
            </w:r>
            <w:r>
              <w:rPr>
                <w:i/>
                <w:sz w:val="24"/>
                <w:szCs w:val="24"/>
              </w:rPr>
              <w:t>Scotinophara</w:t>
            </w:r>
          </w:p>
        </w:tc>
      </w:tr>
      <w:tr w:rsidR="000600B7" w14:paraId="3753DD08" w14:textId="77777777">
        <w:trPr>
          <w:trHeight w:hRule="exact" w:val="336"/>
        </w:trPr>
        <w:tc>
          <w:tcPr>
            <w:tcW w:w="2410" w:type="dxa"/>
            <w:shd w:val="clear" w:color="auto" w:fill="auto"/>
            <w:tcMar>
              <w:top w:w="80" w:type="dxa"/>
              <w:left w:w="80" w:type="dxa"/>
              <w:bottom w:w="80" w:type="dxa"/>
              <w:right w:w="80" w:type="dxa"/>
            </w:tcMar>
            <w:vAlign w:val="center"/>
          </w:tcPr>
          <w:p w14:paraId="543A8D54" w14:textId="77777777" w:rsidR="000600B7" w:rsidRDefault="000600B7">
            <w:pPr>
              <w:rPr>
                <w:sz w:val="24"/>
                <w:szCs w:val="24"/>
              </w:rPr>
            </w:pPr>
          </w:p>
        </w:tc>
        <w:tc>
          <w:tcPr>
            <w:tcW w:w="2126" w:type="dxa"/>
            <w:shd w:val="clear" w:color="auto" w:fill="auto"/>
            <w:vAlign w:val="center"/>
          </w:tcPr>
          <w:p w14:paraId="654CAFB9"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9FE2EBD" w14:textId="77777777" w:rsidR="000600B7" w:rsidRDefault="00056389">
            <w:pPr>
              <w:rPr>
                <w:sz w:val="24"/>
                <w:szCs w:val="24"/>
              </w:rPr>
            </w:pPr>
            <w:r>
              <w:rPr>
                <w:sz w:val="24"/>
                <w:szCs w:val="24"/>
              </w:rPr>
              <w:t>Hesperiidae</w:t>
            </w:r>
          </w:p>
        </w:tc>
      </w:tr>
      <w:tr w:rsidR="000600B7" w14:paraId="38144F43" w14:textId="77777777">
        <w:trPr>
          <w:trHeight w:hRule="exact" w:val="336"/>
        </w:trPr>
        <w:tc>
          <w:tcPr>
            <w:tcW w:w="2410" w:type="dxa"/>
            <w:shd w:val="clear" w:color="auto" w:fill="auto"/>
            <w:tcMar>
              <w:top w:w="80" w:type="dxa"/>
              <w:left w:w="80" w:type="dxa"/>
              <w:bottom w:w="80" w:type="dxa"/>
              <w:right w:w="80" w:type="dxa"/>
            </w:tcMar>
            <w:vAlign w:val="center"/>
          </w:tcPr>
          <w:p w14:paraId="2753439D" w14:textId="77777777" w:rsidR="000600B7" w:rsidRDefault="000600B7">
            <w:pPr>
              <w:rPr>
                <w:sz w:val="24"/>
                <w:szCs w:val="24"/>
              </w:rPr>
            </w:pPr>
          </w:p>
        </w:tc>
        <w:tc>
          <w:tcPr>
            <w:tcW w:w="2126" w:type="dxa"/>
            <w:shd w:val="clear" w:color="auto" w:fill="auto"/>
            <w:vAlign w:val="center"/>
          </w:tcPr>
          <w:p w14:paraId="4055B15B"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281C94D" w14:textId="77777777" w:rsidR="000600B7" w:rsidRDefault="00056389">
            <w:pPr>
              <w:rPr>
                <w:sz w:val="24"/>
                <w:szCs w:val="24"/>
              </w:rPr>
            </w:pPr>
            <w:r>
              <w:rPr>
                <w:sz w:val="24"/>
                <w:szCs w:val="24"/>
              </w:rPr>
              <w:t>Pyralidae</w:t>
            </w:r>
          </w:p>
        </w:tc>
      </w:tr>
      <w:tr w:rsidR="000600B7" w14:paraId="4CEAAFAF" w14:textId="77777777">
        <w:trPr>
          <w:trHeight w:hRule="exact" w:val="336"/>
        </w:trPr>
        <w:tc>
          <w:tcPr>
            <w:tcW w:w="2410" w:type="dxa"/>
            <w:shd w:val="clear" w:color="auto" w:fill="auto"/>
            <w:tcMar>
              <w:top w:w="80" w:type="dxa"/>
              <w:left w:w="80" w:type="dxa"/>
              <w:bottom w:w="80" w:type="dxa"/>
              <w:right w:w="80" w:type="dxa"/>
            </w:tcMar>
            <w:vAlign w:val="center"/>
          </w:tcPr>
          <w:p w14:paraId="7E319155" w14:textId="77777777" w:rsidR="000600B7" w:rsidRDefault="000600B7">
            <w:pPr>
              <w:rPr>
                <w:sz w:val="24"/>
                <w:szCs w:val="24"/>
              </w:rPr>
            </w:pPr>
          </w:p>
        </w:tc>
        <w:tc>
          <w:tcPr>
            <w:tcW w:w="2126" w:type="dxa"/>
            <w:shd w:val="clear" w:color="auto" w:fill="auto"/>
            <w:vAlign w:val="center"/>
          </w:tcPr>
          <w:p w14:paraId="4EA15B78"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F3EF286"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17E21641" w14:textId="77777777">
        <w:trPr>
          <w:trHeight w:hRule="exact" w:val="336"/>
        </w:trPr>
        <w:tc>
          <w:tcPr>
            <w:tcW w:w="2410" w:type="dxa"/>
            <w:shd w:val="clear" w:color="auto" w:fill="auto"/>
            <w:tcMar>
              <w:top w:w="80" w:type="dxa"/>
              <w:left w:w="80" w:type="dxa"/>
              <w:bottom w:w="80" w:type="dxa"/>
              <w:right w:w="80" w:type="dxa"/>
            </w:tcMar>
            <w:vAlign w:val="center"/>
          </w:tcPr>
          <w:p w14:paraId="62629E78"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7C664FE3"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C139FB0" w14:textId="77777777" w:rsidR="000600B7" w:rsidRDefault="00056389">
            <w:pPr>
              <w:rPr>
                <w:sz w:val="24"/>
                <w:szCs w:val="24"/>
              </w:rPr>
            </w:pPr>
            <w:r>
              <w:rPr>
                <w:sz w:val="24"/>
                <w:szCs w:val="24"/>
              </w:rPr>
              <w:t>Chrysomelidae</w:t>
            </w:r>
          </w:p>
        </w:tc>
      </w:tr>
      <w:tr w:rsidR="000600B7" w14:paraId="01D217D4" w14:textId="77777777">
        <w:trPr>
          <w:trHeight w:hRule="exact" w:val="336"/>
        </w:trPr>
        <w:tc>
          <w:tcPr>
            <w:tcW w:w="2410" w:type="dxa"/>
            <w:shd w:val="clear" w:color="auto" w:fill="auto"/>
            <w:tcMar>
              <w:top w:w="80" w:type="dxa"/>
              <w:left w:w="80" w:type="dxa"/>
              <w:bottom w:w="80" w:type="dxa"/>
              <w:right w:w="80" w:type="dxa"/>
            </w:tcMar>
            <w:vAlign w:val="center"/>
          </w:tcPr>
          <w:p w14:paraId="577C8411" w14:textId="77777777" w:rsidR="000600B7" w:rsidRDefault="000600B7">
            <w:pPr>
              <w:rPr>
                <w:sz w:val="24"/>
                <w:szCs w:val="24"/>
              </w:rPr>
            </w:pPr>
          </w:p>
        </w:tc>
        <w:tc>
          <w:tcPr>
            <w:tcW w:w="2126" w:type="dxa"/>
            <w:shd w:val="clear" w:color="auto" w:fill="auto"/>
            <w:vAlign w:val="center"/>
          </w:tcPr>
          <w:p w14:paraId="5EE372D1"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6B89251" w14:textId="77777777" w:rsidR="000600B7" w:rsidRDefault="00056389">
            <w:pPr>
              <w:rPr>
                <w:sz w:val="24"/>
                <w:szCs w:val="24"/>
              </w:rPr>
            </w:pPr>
            <w:r>
              <w:rPr>
                <w:sz w:val="24"/>
                <w:szCs w:val="24"/>
              </w:rPr>
              <w:t>Acrididae</w:t>
            </w:r>
          </w:p>
        </w:tc>
      </w:tr>
      <w:tr w:rsidR="000600B7" w14:paraId="4487DDEE" w14:textId="77777777">
        <w:trPr>
          <w:trHeight w:hRule="exact" w:val="336"/>
        </w:trPr>
        <w:tc>
          <w:tcPr>
            <w:tcW w:w="2410" w:type="dxa"/>
            <w:shd w:val="clear" w:color="auto" w:fill="auto"/>
            <w:tcMar>
              <w:top w:w="80" w:type="dxa"/>
              <w:left w:w="80" w:type="dxa"/>
              <w:bottom w:w="80" w:type="dxa"/>
              <w:right w:w="80" w:type="dxa"/>
            </w:tcMar>
            <w:vAlign w:val="center"/>
          </w:tcPr>
          <w:p w14:paraId="73E8D0CB"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459EDF1A"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AE1D3D0" w14:textId="77777777" w:rsidR="000600B7" w:rsidRDefault="00056389">
            <w:pPr>
              <w:rPr>
                <w:sz w:val="24"/>
                <w:szCs w:val="24"/>
              </w:rPr>
            </w:pPr>
            <w:r>
              <w:rPr>
                <w:sz w:val="24"/>
                <w:szCs w:val="24"/>
              </w:rPr>
              <w:t>Chironomidae</w:t>
            </w:r>
          </w:p>
        </w:tc>
      </w:tr>
      <w:tr w:rsidR="000600B7" w14:paraId="2F2196B2" w14:textId="77777777">
        <w:trPr>
          <w:trHeight w:hRule="exact" w:val="336"/>
        </w:trPr>
        <w:tc>
          <w:tcPr>
            <w:tcW w:w="2410" w:type="dxa"/>
            <w:shd w:val="clear" w:color="auto" w:fill="auto"/>
            <w:tcMar>
              <w:top w:w="80" w:type="dxa"/>
              <w:left w:w="80" w:type="dxa"/>
              <w:bottom w:w="80" w:type="dxa"/>
              <w:right w:w="80" w:type="dxa"/>
            </w:tcMar>
            <w:vAlign w:val="center"/>
          </w:tcPr>
          <w:p w14:paraId="2B59C79B" w14:textId="77777777" w:rsidR="000600B7" w:rsidRDefault="000600B7">
            <w:pPr>
              <w:rPr>
                <w:sz w:val="24"/>
                <w:szCs w:val="24"/>
              </w:rPr>
            </w:pPr>
          </w:p>
        </w:tc>
        <w:tc>
          <w:tcPr>
            <w:tcW w:w="2126" w:type="dxa"/>
            <w:shd w:val="clear" w:color="auto" w:fill="auto"/>
            <w:vAlign w:val="center"/>
          </w:tcPr>
          <w:p w14:paraId="2E4B5E7A"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C7427A5" w14:textId="77777777" w:rsidR="000600B7" w:rsidRDefault="00056389">
            <w:pPr>
              <w:rPr>
                <w:sz w:val="24"/>
                <w:szCs w:val="24"/>
              </w:rPr>
            </w:pPr>
            <w:r>
              <w:rPr>
                <w:sz w:val="24"/>
                <w:szCs w:val="24"/>
              </w:rPr>
              <w:t>Chloropidae</w:t>
            </w:r>
          </w:p>
        </w:tc>
      </w:tr>
      <w:tr w:rsidR="000600B7" w14:paraId="51817191" w14:textId="77777777">
        <w:trPr>
          <w:trHeight w:hRule="exact" w:val="336"/>
        </w:trPr>
        <w:tc>
          <w:tcPr>
            <w:tcW w:w="2410" w:type="dxa"/>
            <w:shd w:val="clear" w:color="auto" w:fill="auto"/>
            <w:tcMar>
              <w:top w:w="80" w:type="dxa"/>
              <w:left w:w="80" w:type="dxa"/>
              <w:bottom w:w="80" w:type="dxa"/>
              <w:right w:w="80" w:type="dxa"/>
            </w:tcMar>
            <w:vAlign w:val="center"/>
          </w:tcPr>
          <w:p w14:paraId="369EF585" w14:textId="77777777" w:rsidR="000600B7" w:rsidRDefault="000600B7">
            <w:pPr>
              <w:rPr>
                <w:sz w:val="24"/>
                <w:szCs w:val="24"/>
              </w:rPr>
            </w:pPr>
          </w:p>
        </w:tc>
        <w:tc>
          <w:tcPr>
            <w:tcW w:w="2126" w:type="dxa"/>
            <w:shd w:val="clear" w:color="auto" w:fill="auto"/>
            <w:vAlign w:val="center"/>
          </w:tcPr>
          <w:p w14:paraId="0B3DB467"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93E9906" w14:textId="77777777" w:rsidR="000600B7" w:rsidRDefault="00056389">
            <w:pPr>
              <w:rPr>
                <w:sz w:val="24"/>
                <w:szCs w:val="24"/>
              </w:rPr>
            </w:pPr>
            <w:r>
              <w:rPr>
                <w:sz w:val="24"/>
                <w:szCs w:val="24"/>
              </w:rPr>
              <w:t>Ephydridae</w:t>
            </w:r>
          </w:p>
        </w:tc>
      </w:tr>
      <w:tr w:rsidR="000600B7" w14:paraId="2CA6022F" w14:textId="77777777">
        <w:trPr>
          <w:trHeight w:hRule="exact" w:val="336"/>
        </w:trPr>
        <w:tc>
          <w:tcPr>
            <w:tcW w:w="2410" w:type="dxa"/>
            <w:shd w:val="clear" w:color="auto" w:fill="auto"/>
            <w:tcMar>
              <w:top w:w="80" w:type="dxa"/>
              <w:left w:w="80" w:type="dxa"/>
              <w:bottom w:w="80" w:type="dxa"/>
              <w:right w:w="80" w:type="dxa"/>
            </w:tcMar>
            <w:vAlign w:val="center"/>
          </w:tcPr>
          <w:p w14:paraId="6DEEA136" w14:textId="77777777" w:rsidR="000600B7" w:rsidRDefault="000600B7">
            <w:pPr>
              <w:rPr>
                <w:sz w:val="24"/>
                <w:szCs w:val="24"/>
              </w:rPr>
            </w:pPr>
          </w:p>
        </w:tc>
        <w:tc>
          <w:tcPr>
            <w:tcW w:w="2126" w:type="dxa"/>
            <w:shd w:val="clear" w:color="auto" w:fill="auto"/>
            <w:vAlign w:val="center"/>
          </w:tcPr>
          <w:p w14:paraId="76AB9724"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FD22A1A" w14:textId="77777777" w:rsidR="000600B7" w:rsidRDefault="00056389">
            <w:pPr>
              <w:rPr>
                <w:sz w:val="24"/>
                <w:szCs w:val="24"/>
              </w:rPr>
            </w:pPr>
            <w:r>
              <w:rPr>
                <w:sz w:val="24"/>
                <w:szCs w:val="24"/>
              </w:rPr>
              <w:t>Muscidae</w:t>
            </w:r>
          </w:p>
        </w:tc>
      </w:tr>
      <w:tr w:rsidR="000600B7" w14:paraId="538CB298" w14:textId="77777777">
        <w:trPr>
          <w:trHeight w:hRule="exact" w:val="336"/>
        </w:trPr>
        <w:tc>
          <w:tcPr>
            <w:tcW w:w="2410" w:type="dxa"/>
            <w:shd w:val="clear" w:color="auto" w:fill="auto"/>
            <w:tcMar>
              <w:top w:w="80" w:type="dxa"/>
              <w:left w:w="80" w:type="dxa"/>
              <w:bottom w:w="80" w:type="dxa"/>
              <w:right w:w="80" w:type="dxa"/>
            </w:tcMar>
            <w:vAlign w:val="center"/>
          </w:tcPr>
          <w:p w14:paraId="77AE9DA3" w14:textId="77777777" w:rsidR="000600B7" w:rsidRDefault="000600B7">
            <w:pPr>
              <w:rPr>
                <w:sz w:val="24"/>
                <w:szCs w:val="24"/>
              </w:rPr>
            </w:pPr>
          </w:p>
        </w:tc>
        <w:tc>
          <w:tcPr>
            <w:tcW w:w="2126" w:type="dxa"/>
            <w:shd w:val="clear" w:color="auto" w:fill="auto"/>
            <w:vAlign w:val="center"/>
          </w:tcPr>
          <w:p w14:paraId="00E26AE2"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92B0C8A" w14:textId="77777777" w:rsidR="000600B7" w:rsidRDefault="00056389">
            <w:pPr>
              <w:rPr>
                <w:sz w:val="24"/>
                <w:szCs w:val="24"/>
              </w:rPr>
            </w:pPr>
            <w:r>
              <w:rPr>
                <w:sz w:val="24"/>
                <w:szCs w:val="24"/>
              </w:rPr>
              <w:t>Sciomyzidae</w:t>
            </w:r>
          </w:p>
        </w:tc>
      </w:tr>
      <w:tr w:rsidR="000600B7" w14:paraId="3B0E7FE3" w14:textId="77777777">
        <w:trPr>
          <w:trHeight w:hRule="exact" w:val="336"/>
        </w:trPr>
        <w:tc>
          <w:tcPr>
            <w:tcW w:w="2410" w:type="dxa"/>
            <w:shd w:val="clear" w:color="auto" w:fill="auto"/>
            <w:tcMar>
              <w:top w:w="80" w:type="dxa"/>
              <w:left w:w="80" w:type="dxa"/>
              <w:bottom w:w="80" w:type="dxa"/>
              <w:right w:w="80" w:type="dxa"/>
            </w:tcMar>
            <w:vAlign w:val="center"/>
          </w:tcPr>
          <w:p w14:paraId="57AC59DB" w14:textId="77777777" w:rsidR="000600B7" w:rsidRDefault="000600B7">
            <w:pPr>
              <w:rPr>
                <w:sz w:val="24"/>
                <w:szCs w:val="24"/>
              </w:rPr>
            </w:pPr>
          </w:p>
        </w:tc>
        <w:tc>
          <w:tcPr>
            <w:tcW w:w="2126" w:type="dxa"/>
            <w:shd w:val="clear" w:color="auto" w:fill="auto"/>
            <w:vAlign w:val="center"/>
          </w:tcPr>
          <w:p w14:paraId="0A00069F"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0AAFFE" w14:textId="77777777" w:rsidR="000600B7" w:rsidRDefault="00056389">
            <w:pPr>
              <w:rPr>
                <w:sz w:val="24"/>
                <w:szCs w:val="24"/>
              </w:rPr>
            </w:pPr>
            <w:r>
              <w:rPr>
                <w:sz w:val="24"/>
                <w:szCs w:val="24"/>
              </w:rPr>
              <w:t>Stratiomyidae</w:t>
            </w:r>
          </w:p>
        </w:tc>
      </w:tr>
      <w:tr w:rsidR="000600B7" w14:paraId="0ADE3F08" w14:textId="77777777">
        <w:trPr>
          <w:trHeight w:hRule="exact" w:val="336"/>
        </w:trPr>
        <w:tc>
          <w:tcPr>
            <w:tcW w:w="2410" w:type="dxa"/>
            <w:shd w:val="clear" w:color="auto" w:fill="auto"/>
            <w:tcMar>
              <w:top w:w="80" w:type="dxa"/>
              <w:left w:w="80" w:type="dxa"/>
              <w:bottom w:w="80" w:type="dxa"/>
              <w:right w:w="80" w:type="dxa"/>
            </w:tcMar>
            <w:vAlign w:val="center"/>
          </w:tcPr>
          <w:p w14:paraId="364CEE6C" w14:textId="77777777" w:rsidR="000600B7" w:rsidRDefault="000600B7">
            <w:pPr>
              <w:rPr>
                <w:sz w:val="24"/>
                <w:szCs w:val="24"/>
              </w:rPr>
            </w:pPr>
          </w:p>
        </w:tc>
        <w:tc>
          <w:tcPr>
            <w:tcW w:w="2126" w:type="dxa"/>
            <w:shd w:val="clear" w:color="auto" w:fill="auto"/>
            <w:vAlign w:val="center"/>
          </w:tcPr>
          <w:p w14:paraId="40637F99"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422ECAB" w14:textId="77777777" w:rsidR="000600B7" w:rsidRDefault="00056389">
            <w:pPr>
              <w:rPr>
                <w:sz w:val="24"/>
                <w:szCs w:val="24"/>
              </w:rPr>
            </w:pPr>
            <w:r>
              <w:rPr>
                <w:sz w:val="24"/>
                <w:szCs w:val="24"/>
              </w:rPr>
              <w:t>Tetrigidae</w:t>
            </w:r>
          </w:p>
        </w:tc>
      </w:tr>
    </w:tbl>
    <w:p w14:paraId="0B24C065" w14:textId="77777777" w:rsidR="000600B7" w:rsidRDefault="000600B7">
      <w:pPr>
        <w:spacing w:line="480" w:lineRule="auto"/>
        <w:rPr>
          <w:bCs/>
          <w:color w:val="FF0000"/>
        </w:rPr>
      </w:pPr>
    </w:p>
    <w:p w14:paraId="1BF595CC" w14:textId="77777777"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04FAFFF6"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78061F1"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533A222E"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83E316C" w14:textId="77777777" w:rsidR="000600B7" w:rsidRDefault="00056389">
            <w:pPr>
              <w:rPr>
                <w:sz w:val="24"/>
                <w:szCs w:val="24"/>
              </w:rPr>
            </w:pPr>
            <w:r>
              <w:rPr>
                <w:sz w:val="24"/>
                <w:szCs w:val="24"/>
              </w:rPr>
              <w:t>Family/Genus</w:t>
            </w:r>
          </w:p>
        </w:tc>
      </w:tr>
      <w:tr w:rsidR="000600B7" w14:paraId="30EDA0E3"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2C3A406F"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51C6A16A"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4C2B3719" w14:textId="77777777" w:rsidR="000600B7" w:rsidRDefault="00056389">
            <w:pPr>
              <w:rPr>
                <w:sz w:val="24"/>
                <w:szCs w:val="24"/>
              </w:rPr>
            </w:pPr>
            <w:r>
              <w:rPr>
                <w:sz w:val="24"/>
                <w:szCs w:val="24"/>
              </w:rPr>
              <w:t>Araneidae</w:t>
            </w:r>
          </w:p>
        </w:tc>
      </w:tr>
      <w:tr w:rsidR="000600B7" w14:paraId="36FF9135" w14:textId="77777777">
        <w:trPr>
          <w:trHeight w:hRule="exact" w:val="369"/>
        </w:trPr>
        <w:tc>
          <w:tcPr>
            <w:tcW w:w="2410" w:type="dxa"/>
            <w:shd w:val="clear" w:color="auto" w:fill="auto"/>
            <w:tcMar>
              <w:top w:w="80" w:type="dxa"/>
              <w:left w:w="80" w:type="dxa"/>
              <w:bottom w:w="80" w:type="dxa"/>
              <w:right w:w="80" w:type="dxa"/>
            </w:tcMar>
            <w:vAlign w:val="center"/>
          </w:tcPr>
          <w:p w14:paraId="2741E009" w14:textId="77777777" w:rsidR="000600B7" w:rsidRDefault="000600B7">
            <w:pPr>
              <w:rPr>
                <w:sz w:val="24"/>
                <w:szCs w:val="24"/>
              </w:rPr>
            </w:pPr>
          </w:p>
        </w:tc>
        <w:tc>
          <w:tcPr>
            <w:tcW w:w="2126" w:type="dxa"/>
            <w:shd w:val="clear" w:color="auto" w:fill="auto"/>
            <w:vAlign w:val="center"/>
          </w:tcPr>
          <w:p w14:paraId="253C7C42"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C77B24A" w14:textId="77777777" w:rsidR="000600B7" w:rsidRDefault="00056389">
            <w:pPr>
              <w:rPr>
                <w:sz w:val="24"/>
                <w:szCs w:val="24"/>
              </w:rPr>
            </w:pPr>
            <w:r>
              <w:rPr>
                <w:sz w:val="24"/>
                <w:szCs w:val="24"/>
              </w:rPr>
              <w:t>Clubionidae</w:t>
            </w:r>
          </w:p>
        </w:tc>
      </w:tr>
      <w:tr w:rsidR="000600B7" w14:paraId="201736DF" w14:textId="77777777">
        <w:trPr>
          <w:trHeight w:hRule="exact" w:val="369"/>
        </w:trPr>
        <w:tc>
          <w:tcPr>
            <w:tcW w:w="2410" w:type="dxa"/>
            <w:shd w:val="clear" w:color="auto" w:fill="auto"/>
            <w:tcMar>
              <w:top w:w="80" w:type="dxa"/>
              <w:left w:w="80" w:type="dxa"/>
              <w:bottom w:w="80" w:type="dxa"/>
              <w:right w:w="80" w:type="dxa"/>
            </w:tcMar>
            <w:vAlign w:val="center"/>
          </w:tcPr>
          <w:p w14:paraId="05726D4F" w14:textId="77777777" w:rsidR="000600B7" w:rsidRDefault="000600B7">
            <w:pPr>
              <w:rPr>
                <w:sz w:val="24"/>
                <w:szCs w:val="24"/>
              </w:rPr>
            </w:pPr>
          </w:p>
        </w:tc>
        <w:tc>
          <w:tcPr>
            <w:tcW w:w="2126" w:type="dxa"/>
            <w:shd w:val="clear" w:color="auto" w:fill="auto"/>
            <w:vAlign w:val="center"/>
          </w:tcPr>
          <w:p w14:paraId="11D81504"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9AAFF77" w14:textId="77777777" w:rsidR="000600B7" w:rsidRDefault="00056389">
            <w:pPr>
              <w:rPr>
                <w:sz w:val="24"/>
                <w:szCs w:val="24"/>
              </w:rPr>
            </w:pPr>
            <w:r>
              <w:rPr>
                <w:sz w:val="24"/>
                <w:szCs w:val="24"/>
              </w:rPr>
              <w:t>Oxyopidae</w:t>
            </w:r>
          </w:p>
        </w:tc>
      </w:tr>
      <w:tr w:rsidR="000600B7" w14:paraId="4A922A86" w14:textId="77777777">
        <w:trPr>
          <w:trHeight w:hRule="exact" w:val="369"/>
        </w:trPr>
        <w:tc>
          <w:tcPr>
            <w:tcW w:w="2410" w:type="dxa"/>
            <w:shd w:val="clear" w:color="auto" w:fill="auto"/>
            <w:tcMar>
              <w:top w:w="80" w:type="dxa"/>
              <w:left w:w="80" w:type="dxa"/>
              <w:bottom w:w="80" w:type="dxa"/>
              <w:right w:w="80" w:type="dxa"/>
            </w:tcMar>
            <w:vAlign w:val="center"/>
          </w:tcPr>
          <w:p w14:paraId="35A0DD28" w14:textId="77777777" w:rsidR="000600B7" w:rsidRDefault="000600B7">
            <w:pPr>
              <w:rPr>
                <w:sz w:val="24"/>
                <w:szCs w:val="24"/>
              </w:rPr>
            </w:pPr>
          </w:p>
        </w:tc>
        <w:tc>
          <w:tcPr>
            <w:tcW w:w="2126" w:type="dxa"/>
            <w:shd w:val="clear" w:color="auto" w:fill="auto"/>
            <w:vAlign w:val="center"/>
          </w:tcPr>
          <w:p w14:paraId="775120B1"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E602C58" w14:textId="77777777" w:rsidR="000600B7" w:rsidRDefault="00056389">
            <w:pPr>
              <w:rPr>
                <w:sz w:val="24"/>
                <w:szCs w:val="24"/>
              </w:rPr>
            </w:pPr>
            <w:r>
              <w:rPr>
                <w:sz w:val="24"/>
                <w:szCs w:val="24"/>
              </w:rPr>
              <w:t>Tetragnathidae</w:t>
            </w:r>
          </w:p>
        </w:tc>
      </w:tr>
      <w:tr w:rsidR="000600B7" w14:paraId="7E69E0B3" w14:textId="77777777">
        <w:trPr>
          <w:trHeight w:hRule="exact" w:val="369"/>
        </w:trPr>
        <w:tc>
          <w:tcPr>
            <w:tcW w:w="2410" w:type="dxa"/>
            <w:shd w:val="clear" w:color="auto" w:fill="auto"/>
            <w:tcMar>
              <w:top w:w="80" w:type="dxa"/>
              <w:left w:w="80" w:type="dxa"/>
              <w:bottom w:w="80" w:type="dxa"/>
              <w:right w:w="80" w:type="dxa"/>
            </w:tcMar>
            <w:vAlign w:val="center"/>
          </w:tcPr>
          <w:p w14:paraId="64762893" w14:textId="77777777" w:rsidR="000600B7" w:rsidRDefault="000600B7">
            <w:pPr>
              <w:rPr>
                <w:sz w:val="24"/>
                <w:szCs w:val="24"/>
              </w:rPr>
            </w:pPr>
          </w:p>
        </w:tc>
        <w:tc>
          <w:tcPr>
            <w:tcW w:w="2126" w:type="dxa"/>
            <w:shd w:val="clear" w:color="auto" w:fill="auto"/>
            <w:vAlign w:val="center"/>
          </w:tcPr>
          <w:p w14:paraId="23FF7DB3"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B85FDE4" w14:textId="77777777" w:rsidR="000600B7" w:rsidRDefault="00056389">
            <w:pPr>
              <w:rPr>
                <w:sz w:val="24"/>
                <w:szCs w:val="24"/>
              </w:rPr>
            </w:pPr>
            <w:r>
              <w:rPr>
                <w:sz w:val="24"/>
                <w:szCs w:val="24"/>
              </w:rPr>
              <w:t>Thomisidae</w:t>
            </w:r>
          </w:p>
        </w:tc>
      </w:tr>
      <w:tr w:rsidR="000600B7" w14:paraId="79E4035B" w14:textId="77777777">
        <w:trPr>
          <w:trHeight w:hRule="exact" w:val="369"/>
        </w:trPr>
        <w:tc>
          <w:tcPr>
            <w:tcW w:w="2410" w:type="dxa"/>
            <w:shd w:val="clear" w:color="auto" w:fill="auto"/>
            <w:tcMar>
              <w:top w:w="80" w:type="dxa"/>
              <w:left w:w="80" w:type="dxa"/>
              <w:bottom w:w="80" w:type="dxa"/>
              <w:right w:w="80" w:type="dxa"/>
            </w:tcMar>
            <w:vAlign w:val="center"/>
          </w:tcPr>
          <w:p w14:paraId="3EDE412B" w14:textId="77777777" w:rsidR="000600B7" w:rsidRDefault="000600B7">
            <w:pPr>
              <w:rPr>
                <w:sz w:val="24"/>
                <w:szCs w:val="24"/>
              </w:rPr>
            </w:pPr>
          </w:p>
        </w:tc>
        <w:tc>
          <w:tcPr>
            <w:tcW w:w="2126" w:type="dxa"/>
            <w:shd w:val="clear" w:color="auto" w:fill="auto"/>
            <w:vAlign w:val="center"/>
          </w:tcPr>
          <w:p w14:paraId="6F76D820"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3D4E24BC" w14:textId="77777777" w:rsidR="000600B7" w:rsidRDefault="00056389">
            <w:pPr>
              <w:rPr>
                <w:sz w:val="24"/>
                <w:szCs w:val="24"/>
              </w:rPr>
            </w:pPr>
            <w:r>
              <w:rPr>
                <w:sz w:val="24"/>
                <w:szCs w:val="24"/>
              </w:rPr>
              <w:t>Coccinellidae</w:t>
            </w:r>
          </w:p>
        </w:tc>
      </w:tr>
      <w:tr w:rsidR="000600B7" w14:paraId="057ECDE2" w14:textId="77777777">
        <w:trPr>
          <w:trHeight w:hRule="exact" w:val="369"/>
        </w:trPr>
        <w:tc>
          <w:tcPr>
            <w:tcW w:w="2410" w:type="dxa"/>
            <w:shd w:val="clear" w:color="auto" w:fill="auto"/>
            <w:tcMar>
              <w:top w:w="80" w:type="dxa"/>
              <w:left w:w="80" w:type="dxa"/>
              <w:bottom w:w="80" w:type="dxa"/>
              <w:right w:w="80" w:type="dxa"/>
            </w:tcMar>
            <w:vAlign w:val="center"/>
          </w:tcPr>
          <w:p w14:paraId="3B61A9B4"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14:paraId="2CB82ABE" w14:textId="77777777" w:rsidR="000600B7" w:rsidRDefault="0005638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304C9863" w14:textId="77777777" w:rsidR="000600B7" w:rsidRDefault="00056389">
            <w:pPr>
              <w:rPr>
                <w:sz w:val="24"/>
              </w:rPr>
            </w:pPr>
            <w:r>
              <w:rPr>
                <w:sz w:val="24"/>
              </w:rPr>
              <w:t>Agromyzidae</w:t>
            </w:r>
          </w:p>
        </w:tc>
      </w:tr>
      <w:tr w:rsidR="000600B7" w14:paraId="67933A13" w14:textId="77777777">
        <w:trPr>
          <w:trHeight w:hRule="exact" w:val="369"/>
        </w:trPr>
        <w:tc>
          <w:tcPr>
            <w:tcW w:w="2410" w:type="dxa"/>
            <w:shd w:val="clear" w:color="auto" w:fill="auto"/>
            <w:tcMar>
              <w:top w:w="80" w:type="dxa"/>
              <w:left w:w="80" w:type="dxa"/>
              <w:bottom w:w="80" w:type="dxa"/>
              <w:right w:w="80" w:type="dxa"/>
            </w:tcMar>
            <w:vAlign w:val="center"/>
          </w:tcPr>
          <w:p w14:paraId="6CAD0841" w14:textId="77777777" w:rsidR="000600B7" w:rsidRDefault="000600B7">
            <w:pPr>
              <w:rPr>
                <w:sz w:val="24"/>
                <w:szCs w:val="24"/>
              </w:rPr>
            </w:pPr>
          </w:p>
        </w:tc>
        <w:tc>
          <w:tcPr>
            <w:tcW w:w="2126" w:type="dxa"/>
            <w:shd w:val="clear" w:color="auto" w:fill="auto"/>
            <w:vAlign w:val="center"/>
          </w:tcPr>
          <w:p w14:paraId="45228572"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8664C8A" w14:textId="77777777" w:rsidR="000600B7" w:rsidRDefault="00056389">
            <w:pPr>
              <w:rPr>
                <w:sz w:val="24"/>
                <w:szCs w:val="24"/>
              </w:rPr>
            </w:pPr>
            <w:r>
              <w:rPr>
                <w:sz w:val="24"/>
                <w:szCs w:val="24"/>
              </w:rPr>
              <w:t>Alydidae/</w:t>
            </w:r>
            <w:r>
              <w:rPr>
                <w:i/>
                <w:sz w:val="24"/>
                <w:szCs w:val="24"/>
              </w:rPr>
              <w:t>Leptocorisa</w:t>
            </w:r>
          </w:p>
        </w:tc>
      </w:tr>
      <w:tr w:rsidR="000600B7" w14:paraId="59E609D6" w14:textId="77777777">
        <w:trPr>
          <w:trHeight w:hRule="exact" w:val="369"/>
        </w:trPr>
        <w:tc>
          <w:tcPr>
            <w:tcW w:w="2410" w:type="dxa"/>
            <w:shd w:val="clear" w:color="auto" w:fill="auto"/>
            <w:tcMar>
              <w:top w:w="80" w:type="dxa"/>
              <w:left w:w="80" w:type="dxa"/>
              <w:bottom w:w="80" w:type="dxa"/>
              <w:right w:w="80" w:type="dxa"/>
            </w:tcMar>
            <w:vAlign w:val="center"/>
          </w:tcPr>
          <w:p w14:paraId="1627D2FB" w14:textId="77777777" w:rsidR="000600B7" w:rsidRDefault="000600B7">
            <w:pPr>
              <w:rPr>
                <w:sz w:val="24"/>
                <w:szCs w:val="24"/>
              </w:rPr>
            </w:pPr>
          </w:p>
        </w:tc>
        <w:tc>
          <w:tcPr>
            <w:tcW w:w="2126" w:type="dxa"/>
            <w:shd w:val="clear" w:color="auto" w:fill="auto"/>
            <w:vAlign w:val="center"/>
          </w:tcPr>
          <w:p w14:paraId="10D5A620"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F52E347" w14:textId="77777777" w:rsidR="000600B7" w:rsidRDefault="00056389">
            <w:pPr>
              <w:rPr>
                <w:sz w:val="24"/>
                <w:szCs w:val="24"/>
              </w:rPr>
            </w:pPr>
            <w:r>
              <w:rPr>
                <w:sz w:val="24"/>
                <w:szCs w:val="24"/>
              </w:rPr>
              <w:t>Cicadellidae/</w:t>
            </w:r>
            <w:r>
              <w:rPr>
                <w:i/>
                <w:sz w:val="24"/>
                <w:szCs w:val="24"/>
              </w:rPr>
              <w:t>Nephotettix</w:t>
            </w:r>
          </w:p>
        </w:tc>
      </w:tr>
      <w:tr w:rsidR="000600B7" w14:paraId="7A24EAC9" w14:textId="77777777">
        <w:trPr>
          <w:trHeight w:hRule="exact" w:val="369"/>
        </w:trPr>
        <w:tc>
          <w:tcPr>
            <w:tcW w:w="2410" w:type="dxa"/>
            <w:shd w:val="clear" w:color="auto" w:fill="auto"/>
            <w:tcMar>
              <w:top w:w="80" w:type="dxa"/>
              <w:left w:w="80" w:type="dxa"/>
              <w:bottom w:w="80" w:type="dxa"/>
              <w:right w:w="80" w:type="dxa"/>
            </w:tcMar>
            <w:vAlign w:val="center"/>
          </w:tcPr>
          <w:p w14:paraId="69143812" w14:textId="77777777" w:rsidR="000600B7" w:rsidRDefault="000600B7">
            <w:pPr>
              <w:rPr>
                <w:sz w:val="24"/>
                <w:szCs w:val="24"/>
              </w:rPr>
            </w:pPr>
          </w:p>
        </w:tc>
        <w:tc>
          <w:tcPr>
            <w:tcW w:w="2126" w:type="dxa"/>
            <w:shd w:val="clear" w:color="auto" w:fill="auto"/>
            <w:vAlign w:val="center"/>
          </w:tcPr>
          <w:p w14:paraId="47B808DE"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A390FED" w14:textId="77777777" w:rsidR="000600B7" w:rsidRDefault="00056389">
            <w:pPr>
              <w:rPr>
                <w:sz w:val="24"/>
                <w:szCs w:val="24"/>
              </w:rPr>
            </w:pPr>
            <w:r>
              <w:rPr>
                <w:sz w:val="24"/>
                <w:szCs w:val="24"/>
              </w:rPr>
              <w:t>Coreidae</w:t>
            </w:r>
          </w:p>
        </w:tc>
      </w:tr>
      <w:tr w:rsidR="000600B7" w14:paraId="1B7EFAB4" w14:textId="77777777">
        <w:trPr>
          <w:trHeight w:hRule="exact" w:val="369"/>
        </w:trPr>
        <w:tc>
          <w:tcPr>
            <w:tcW w:w="2410" w:type="dxa"/>
            <w:shd w:val="clear" w:color="auto" w:fill="auto"/>
            <w:tcMar>
              <w:top w:w="80" w:type="dxa"/>
              <w:left w:w="80" w:type="dxa"/>
              <w:bottom w:w="80" w:type="dxa"/>
              <w:right w:w="80" w:type="dxa"/>
            </w:tcMar>
            <w:vAlign w:val="center"/>
          </w:tcPr>
          <w:p w14:paraId="75500C3D" w14:textId="77777777" w:rsidR="000600B7" w:rsidRDefault="000600B7">
            <w:pPr>
              <w:rPr>
                <w:sz w:val="24"/>
                <w:szCs w:val="24"/>
              </w:rPr>
            </w:pPr>
          </w:p>
        </w:tc>
        <w:tc>
          <w:tcPr>
            <w:tcW w:w="2126" w:type="dxa"/>
            <w:shd w:val="clear" w:color="auto" w:fill="auto"/>
            <w:vAlign w:val="center"/>
          </w:tcPr>
          <w:p w14:paraId="1AF27DAB"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3CBC630" w14:textId="77777777" w:rsidR="000600B7" w:rsidRDefault="00056389">
            <w:pPr>
              <w:rPr>
                <w:sz w:val="24"/>
                <w:szCs w:val="24"/>
              </w:rPr>
            </w:pPr>
            <w:r>
              <w:rPr>
                <w:sz w:val="24"/>
                <w:szCs w:val="24"/>
              </w:rPr>
              <w:t>Delphacidae/</w:t>
            </w:r>
            <w:r>
              <w:rPr>
                <w:i/>
                <w:sz w:val="24"/>
                <w:szCs w:val="24"/>
              </w:rPr>
              <w:t>Nilaparvata</w:t>
            </w:r>
          </w:p>
        </w:tc>
      </w:tr>
      <w:tr w:rsidR="000600B7" w14:paraId="1B995EAD" w14:textId="77777777">
        <w:trPr>
          <w:trHeight w:hRule="exact" w:val="369"/>
        </w:trPr>
        <w:tc>
          <w:tcPr>
            <w:tcW w:w="2410" w:type="dxa"/>
            <w:shd w:val="clear" w:color="auto" w:fill="auto"/>
            <w:tcMar>
              <w:top w:w="80" w:type="dxa"/>
              <w:left w:w="80" w:type="dxa"/>
              <w:bottom w:w="80" w:type="dxa"/>
              <w:right w:w="80" w:type="dxa"/>
            </w:tcMar>
            <w:vAlign w:val="center"/>
          </w:tcPr>
          <w:p w14:paraId="71648801" w14:textId="77777777" w:rsidR="000600B7" w:rsidRDefault="000600B7">
            <w:pPr>
              <w:rPr>
                <w:sz w:val="24"/>
                <w:szCs w:val="24"/>
              </w:rPr>
            </w:pPr>
          </w:p>
        </w:tc>
        <w:tc>
          <w:tcPr>
            <w:tcW w:w="2126" w:type="dxa"/>
            <w:shd w:val="clear" w:color="auto" w:fill="auto"/>
            <w:vAlign w:val="center"/>
          </w:tcPr>
          <w:p w14:paraId="38C28C8B"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A9685D8" w14:textId="77777777" w:rsidR="000600B7" w:rsidRDefault="00056389">
            <w:pPr>
              <w:rPr>
                <w:sz w:val="24"/>
                <w:szCs w:val="24"/>
              </w:rPr>
            </w:pPr>
            <w:r>
              <w:rPr>
                <w:sz w:val="24"/>
                <w:szCs w:val="24"/>
              </w:rPr>
              <w:t>Lygaeidae/</w:t>
            </w:r>
            <w:r>
              <w:rPr>
                <w:i/>
                <w:sz w:val="24"/>
                <w:szCs w:val="24"/>
              </w:rPr>
              <w:t>Pachybrachius</w:t>
            </w:r>
          </w:p>
        </w:tc>
      </w:tr>
      <w:tr w:rsidR="000600B7" w14:paraId="6CCD803C" w14:textId="77777777">
        <w:trPr>
          <w:trHeight w:hRule="exact" w:val="369"/>
        </w:trPr>
        <w:tc>
          <w:tcPr>
            <w:tcW w:w="2410" w:type="dxa"/>
            <w:shd w:val="clear" w:color="auto" w:fill="auto"/>
            <w:tcMar>
              <w:top w:w="80" w:type="dxa"/>
              <w:left w:w="80" w:type="dxa"/>
              <w:bottom w:w="80" w:type="dxa"/>
              <w:right w:w="80" w:type="dxa"/>
            </w:tcMar>
            <w:vAlign w:val="center"/>
          </w:tcPr>
          <w:p w14:paraId="65D1D6F5" w14:textId="77777777" w:rsidR="000600B7" w:rsidRDefault="000600B7">
            <w:pPr>
              <w:rPr>
                <w:sz w:val="24"/>
                <w:szCs w:val="24"/>
              </w:rPr>
            </w:pPr>
          </w:p>
        </w:tc>
        <w:tc>
          <w:tcPr>
            <w:tcW w:w="2126" w:type="dxa"/>
            <w:shd w:val="clear" w:color="auto" w:fill="auto"/>
            <w:vAlign w:val="center"/>
          </w:tcPr>
          <w:p w14:paraId="3E30531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EF15EC4" w14:textId="77777777" w:rsidR="000600B7" w:rsidRDefault="00056389">
            <w:pPr>
              <w:rPr>
                <w:sz w:val="24"/>
                <w:szCs w:val="24"/>
              </w:rPr>
            </w:pPr>
            <w:r>
              <w:rPr>
                <w:sz w:val="24"/>
                <w:szCs w:val="24"/>
              </w:rPr>
              <w:t>Miridae</w:t>
            </w:r>
          </w:p>
        </w:tc>
      </w:tr>
      <w:tr w:rsidR="000600B7" w14:paraId="6AB76E08" w14:textId="77777777">
        <w:trPr>
          <w:trHeight w:hRule="exact" w:val="369"/>
        </w:trPr>
        <w:tc>
          <w:tcPr>
            <w:tcW w:w="2410" w:type="dxa"/>
            <w:shd w:val="clear" w:color="auto" w:fill="auto"/>
            <w:tcMar>
              <w:top w:w="80" w:type="dxa"/>
              <w:left w:w="80" w:type="dxa"/>
              <w:bottom w:w="80" w:type="dxa"/>
              <w:right w:w="80" w:type="dxa"/>
            </w:tcMar>
            <w:vAlign w:val="center"/>
          </w:tcPr>
          <w:p w14:paraId="22BD6161" w14:textId="77777777" w:rsidR="000600B7" w:rsidRDefault="000600B7">
            <w:pPr>
              <w:rPr>
                <w:sz w:val="24"/>
                <w:szCs w:val="24"/>
              </w:rPr>
            </w:pPr>
          </w:p>
        </w:tc>
        <w:tc>
          <w:tcPr>
            <w:tcW w:w="2126" w:type="dxa"/>
            <w:shd w:val="clear" w:color="auto" w:fill="auto"/>
            <w:vAlign w:val="center"/>
          </w:tcPr>
          <w:p w14:paraId="564D892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7935882" w14:textId="77777777" w:rsidR="000600B7" w:rsidRDefault="00056389">
            <w:pPr>
              <w:rPr>
                <w:sz w:val="24"/>
                <w:szCs w:val="24"/>
              </w:rPr>
            </w:pPr>
            <w:r>
              <w:rPr>
                <w:sz w:val="24"/>
                <w:szCs w:val="24"/>
              </w:rPr>
              <w:t>Pentatomidae/</w:t>
            </w:r>
            <w:r>
              <w:rPr>
                <w:i/>
                <w:sz w:val="24"/>
                <w:szCs w:val="24"/>
              </w:rPr>
              <w:t>Scotinophara</w:t>
            </w:r>
          </w:p>
        </w:tc>
      </w:tr>
      <w:tr w:rsidR="000600B7" w14:paraId="2A5A8B24" w14:textId="77777777">
        <w:trPr>
          <w:trHeight w:hRule="exact" w:val="369"/>
        </w:trPr>
        <w:tc>
          <w:tcPr>
            <w:tcW w:w="2410" w:type="dxa"/>
            <w:shd w:val="clear" w:color="auto" w:fill="auto"/>
            <w:tcMar>
              <w:top w:w="80" w:type="dxa"/>
              <w:left w:w="80" w:type="dxa"/>
              <w:bottom w:w="80" w:type="dxa"/>
              <w:right w:w="80" w:type="dxa"/>
            </w:tcMar>
            <w:vAlign w:val="center"/>
          </w:tcPr>
          <w:p w14:paraId="1A051E06" w14:textId="77777777" w:rsidR="000600B7" w:rsidRDefault="000600B7">
            <w:pPr>
              <w:rPr>
                <w:sz w:val="24"/>
                <w:szCs w:val="24"/>
              </w:rPr>
            </w:pPr>
          </w:p>
        </w:tc>
        <w:tc>
          <w:tcPr>
            <w:tcW w:w="2126" w:type="dxa"/>
            <w:shd w:val="clear" w:color="auto" w:fill="auto"/>
            <w:vAlign w:val="center"/>
          </w:tcPr>
          <w:p w14:paraId="515D7BFC"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A6A480B" w14:textId="77777777" w:rsidR="000600B7" w:rsidRDefault="00056389">
            <w:pPr>
              <w:rPr>
                <w:sz w:val="24"/>
                <w:szCs w:val="24"/>
              </w:rPr>
            </w:pPr>
            <w:r>
              <w:rPr>
                <w:sz w:val="24"/>
                <w:szCs w:val="24"/>
              </w:rPr>
              <w:t>Ricaniidae</w:t>
            </w:r>
          </w:p>
        </w:tc>
      </w:tr>
      <w:tr w:rsidR="000600B7" w14:paraId="3901F7E7" w14:textId="77777777">
        <w:trPr>
          <w:trHeight w:hRule="exact" w:val="369"/>
        </w:trPr>
        <w:tc>
          <w:tcPr>
            <w:tcW w:w="2410" w:type="dxa"/>
            <w:shd w:val="clear" w:color="auto" w:fill="auto"/>
            <w:tcMar>
              <w:top w:w="80" w:type="dxa"/>
              <w:left w:w="80" w:type="dxa"/>
              <w:bottom w:w="80" w:type="dxa"/>
              <w:right w:w="80" w:type="dxa"/>
            </w:tcMar>
            <w:vAlign w:val="center"/>
          </w:tcPr>
          <w:p w14:paraId="6E989FF1" w14:textId="77777777" w:rsidR="000600B7" w:rsidRDefault="000600B7">
            <w:pPr>
              <w:rPr>
                <w:sz w:val="24"/>
                <w:szCs w:val="24"/>
              </w:rPr>
            </w:pPr>
          </w:p>
        </w:tc>
        <w:tc>
          <w:tcPr>
            <w:tcW w:w="2126" w:type="dxa"/>
            <w:shd w:val="clear" w:color="auto" w:fill="auto"/>
            <w:vAlign w:val="center"/>
          </w:tcPr>
          <w:p w14:paraId="703CE5C5"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B47B545" w14:textId="77777777" w:rsidR="000600B7" w:rsidRDefault="00056389">
            <w:pPr>
              <w:rPr>
                <w:sz w:val="24"/>
                <w:szCs w:val="24"/>
              </w:rPr>
            </w:pPr>
            <w:r>
              <w:rPr>
                <w:sz w:val="24"/>
                <w:szCs w:val="24"/>
              </w:rPr>
              <w:t>Hesperiidae</w:t>
            </w:r>
          </w:p>
        </w:tc>
      </w:tr>
      <w:tr w:rsidR="000600B7" w14:paraId="79CEC2D3" w14:textId="77777777">
        <w:trPr>
          <w:trHeight w:hRule="exact" w:val="369"/>
        </w:trPr>
        <w:tc>
          <w:tcPr>
            <w:tcW w:w="2410" w:type="dxa"/>
            <w:shd w:val="clear" w:color="auto" w:fill="auto"/>
            <w:tcMar>
              <w:top w:w="80" w:type="dxa"/>
              <w:left w:w="80" w:type="dxa"/>
              <w:bottom w:w="80" w:type="dxa"/>
              <w:right w:w="80" w:type="dxa"/>
            </w:tcMar>
            <w:vAlign w:val="center"/>
          </w:tcPr>
          <w:p w14:paraId="1B9018AF" w14:textId="77777777" w:rsidR="000600B7" w:rsidRDefault="000600B7">
            <w:pPr>
              <w:rPr>
                <w:sz w:val="24"/>
                <w:szCs w:val="24"/>
              </w:rPr>
            </w:pPr>
          </w:p>
        </w:tc>
        <w:tc>
          <w:tcPr>
            <w:tcW w:w="2126" w:type="dxa"/>
            <w:shd w:val="clear" w:color="auto" w:fill="auto"/>
            <w:vAlign w:val="center"/>
          </w:tcPr>
          <w:p w14:paraId="020FBB28"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08BAF3F" w14:textId="77777777" w:rsidR="000600B7" w:rsidRDefault="00056389">
            <w:pPr>
              <w:rPr>
                <w:sz w:val="24"/>
                <w:szCs w:val="24"/>
              </w:rPr>
            </w:pPr>
            <w:r>
              <w:rPr>
                <w:sz w:val="24"/>
                <w:szCs w:val="24"/>
              </w:rPr>
              <w:t>Nymphalidae</w:t>
            </w:r>
          </w:p>
        </w:tc>
      </w:tr>
      <w:tr w:rsidR="000600B7" w14:paraId="5730261C" w14:textId="77777777">
        <w:trPr>
          <w:trHeight w:hRule="exact" w:val="369"/>
        </w:trPr>
        <w:tc>
          <w:tcPr>
            <w:tcW w:w="2410" w:type="dxa"/>
            <w:shd w:val="clear" w:color="auto" w:fill="auto"/>
            <w:tcMar>
              <w:top w:w="80" w:type="dxa"/>
              <w:left w:w="80" w:type="dxa"/>
              <w:bottom w:w="80" w:type="dxa"/>
              <w:right w:w="80" w:type="dxa"/>
            </w:tcMar>
            <w:vAlign w:val="center"/>
          </w:tcPr>
          <w:p w14:paraId="0C151FAD" w14:textId="77777777" w:rsidR="000600B7" w:rsidRDefault="000600B7">
            <w:pPr>
              <w:rPr>
                <w:sz w:val="24"/>
                <w:szCs w:val="24"/>
              </w:rPr>
            </w:pPr>
          </w:p>
        </w:tc>
        <w:tc>
          <w:tcPr>
            <w:tcW w:w="2126" w:type="dxa"/>
            <w:shd w:val="clear" w:color="auto" w:fill="auto"/>
            <w:vAlign w:val="center"/>
          </w:tcPr>
          <w:p w14:paraId="216CEF9D"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B31239D" w14:textId="77777777" w:rsidR="000600B7" w:rsidRDefault="00056389">
            <w:pPr>
              <w:rPr>
                <w:sz w:val="24"/>
                <w:szCs w:val="24"/>
              </w:rPr>
            </w:pPr>
            <w:r>
              <w:rPr>
                <w:sz w:val="24"/>
                <w:szCs w:val="24"/>
              </w:rPr>
              <w:t>Pyralidae</w:t>
            </w:r>
          </w:p>
        </w:tc>
      </w:tr>
      <w:tr w:rsidR="000600B7" w14:paraId="02DF14E4" w14:textId="77777777">
        <w:trPr>
          <w:trHeight w:hRule="exact" w:val="369"/>
        </w:trPr>
        <w:tc>
          <w:tcPr>
            <w:tcW w:w="2410" w:type="dxa"/>
            <w:shd w:val="clear" w:color="auto" w:fill="auto"/>
            <w:tcMar>
              <w:top w:w="80" w:type="dxa"/>
              <w:left w:w="80" w:type="dxa"/>
              <w:bottom w:w="80" w:type="dxa"/>
              <w:right w:w="80" w:type="dxa"/>
            </w:tcMar>
            <w:vAlign w:val="center"/>
          </w:tcPr>
          <w:p w14:paraId="6D32E58C" w14:textId="77777777" w:rsidR="000600B7" w:rsidRDefault="000600B7">
            <w:pPr>
              <w:rPr>
                <w:sz w:val="24"/>
                <w:szCs w:val="24"/>
              </w:rPr>
            </w:pPr>
          </w:p>
        </w:tc>
        <w:tc>
          <w:tcPr>
            <w:tcW w:w="2126" w:type="dxa"/>
            <w:shd w:val="clear" w:color="auto" w:fill="auto"/>
            <w:vAlign w:val="center"/>
          </w:tcPr>
          <w:p w14:paraId="549D22D8"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B4EA365"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27C37B1C" w14:textId="77777777">
        <w:trPr>
          <w:trHeight w:hRule="exact" w:val="369"/>
        </w:trPr>
        <w:tc>
          <w:tcPr>
            <w:tcW w:w="2410" w:type="dxa"/>
            <w:shd w:val="clear" w:color="auto" w:fill="auto"/>
            <w:tcMar>
              <w:top w:w="80" w:type="dxa"/>
              <w:left w:w="80" w:type="dxa"/>
              <w:bottom w:w="80" w:type="dxa"/>
              <w:right w:w="80" w:type="dxa"/>
            </w:tcMar>
            <w:vAlign w:val="center"/>
          </w:tcPr>
          <w:p w14:paraId="43310EF9"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4C183D60"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58F77154" w14:textId="77777777" w:rsidR="000600B7" w:rsidRDefault="00056389">
            <w:pPr>
              <w:rPr>
                <w:sz w:val="24"/>
                <w:szCs w:val="24"/>
              </w:rPr>
            </w:pPr>
            <w:r>
              <w:rPr>
                <w:sz w:val="24"/>
                <w:szCs w:val="24"/>
              </w:rPr>
              <w:t>Chrysomelidae</w:t>
            </w:r>
          </w:p>
        </w:tc>
      </w:tr>
      <w:tr w:rsidR="000600B7" w14:paraId="586405EB" w14:textId="77777777">
        <w:trPr>
          <w:trHeight w:hRule="exact" w:val="369"/>
        </w:trPr>
        <w:tc>
          <w:tcPr>
            <w:tcW w:w="2410" w:type="dxa"/>
            <w:shd w:val="clear" w:color="auto" w:fill="auto"/>
            <w:tcMar>
              <w:top w:w="80" w:type="dxa"/>
              <w:left w:w="80" w:type="dxa"/>
              <w:bottom w:w="80" w:type="dxa"/>
              <w:right w:w="80" w:type="dxa"/>
            </w:tcMar>
            <w:vAlign w:val="center"/>
          </w:tcPr>
          <w:p w14:paraId="1156A19D" w14:textId="77777777" w:rsidR="000600B7" w:rsidRDefault="000600B7">
            <w:pPr>
              <w:rPr>
                <w:sz w:val="24"/>
                <w:szCs w:val="24"/>
              </w:rPr>
            </w:pPr>
          </w:p>
        </w:tc>
        <w:tc>
          <w:tcPr>
            <w:tcW w:w="2126" w:type="dxa"/>
            <w:shd w:val="clear" w:color="auto" w:fill="auto"/>
            <w:vAlign w:val="center"/>
          </w:tcPr>
          <w:p w14:paraId="4382BF9A"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09FD604C" w14:textId="77777777" w:rsidR="000600B7" w:rsidRDefault="00056389">
            <w:pPr>
              <w:rPr>
                <w:sz w:val="24"/>
                <w:szCs w:val="24"/>
              </w:rPr>
            </w:pPr>
            <w:r>
              <w:rPr>
                <w:sz w:val="24"/>
                <w:szCs w:val="24"/>
              </w:rPr>
              <w:t>Acrididae</w:t>
            </w:r>
          </w:p>
        </w:tc>
      </w:tr>
      <w:tr w:rsidR="000600B7" w14:paraId="208174B9" w14:textId="77777777">
        <w:trPr>
          <w:trHeight w:hRule="exact" w:val="369"/>
        </w:trPr>
        <w:tc>
          <w:tcPr>
            <w:tcW w:w="2410" w:type="dxa"/>
            <w:shd w:val="clear" w:color="auto" w:fill="auto"/>
            <w:tcMar>
              <w:top w:w="80" w:type="dxa"/>
              <w:left w:w="80" w:type="dxa"/>
              <w:bottom w:w="80" w:type="dxa"/>
              <w:right w:w="80" w:type="dxa"/>
            </w:tcMar>
            <w:vAlign w:val="center"/>
          </w:tcPr>
          <w:p w14:paraId="1043FF10"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1B9CB18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552472D" w14:textId="77777777" w:rsidR="000600B7" w:rsidRDefault="00056389">
            <w:pPr>
              <w:rPr>
                <w:sz w:val="24"/>
                <w:szCs w:val="24"/>
              </w:rPr>
            </w:pPr>
            <w:r>
              <w:rPr>
                <w:sz w:val="24"/>
                <w:szCs w:val="24"/>
              </w:rPr>
              <w:t>Calliphoridae</w:t>
            </w:r>
          </w:p>
        </w:tc>
      </w:tr>
      <w:tr w:rsidR="000600B7" w14:paraId="45E3753B" w14:textId="77777777">
        <w:trPr>
          <w:trHeight w:hRule="exact" w:val="369"/>
        </w:trPr>
        <w:tc>
          <w:tcPr>
            <w:tcW w:w="2410" w:type="dxa"/>
            <w:shd w:val="clear" w:color="auto" w:fill="auto"/>
            <w:tcMar>
              <w:top w:w="80" w:type="dxa"/>
              <w:left w:w="80" w:type="dxa"/>
              <w:bottom w:w="80" w:type="dxa"/>
              <w:right w:w="80" w:type="dxa"/>
            </w:tcMar>
            <w:vAlign w:val="center"/>
          </w:tcPr>
          <w:p w14:paraId="21679BD9" w14:textId="77777777" w:rsidR="000600B7" w:rsidRDefault="000600B7">
            <w:pPr>
              <w:rPr>
                <w:sz w:val="24"/>
                <w:szCs w:val="24"/>
              </w:rPr>
            </w:pPr>
          </w:p>
        </w:tc>
        <w:tc>
          <w:tcPr>
            <w:tcW w:w="2126" w:type="dxa"/>
            <w:shd w:val="clear" w:color="auto" w:fill="auto"/>
            <w:vAlign w:val="center"/>
          </w:tcPr>
          <w:p w14:paraId="1ED2A7FB"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282FAFD" w14:textId="77777777" w:rsidR="000600B7" w:rsidRDefault="00056389">
            <w:pPr>
              <w:rPr>
                <w:sz w:val="24"/>
                <w:szCs w:val="24"/>
              </w:rPr>
            </w:pPr>
            <w:r>
              <w:rPr>
                <w:sz w:val="24"/>
                <w:szCs w:val="24"/>
              </w:rPr>
              <w:t>Chironomidae</w:t>
            </w:r>
          </w:p>
        </w:tc>
      </w:tr>
      <w:tr w:rsidR="000600B7" w14:paraId="1BB4B24E" w14:textId="77777777">
        <w:trPr>
          <w:trHeight w:hRule="exact" w:val="369"/>
        </w:trPr>
        <w:tc>
          <w:tcPr>
            <w:tcW w:w="2410" w:type="dxa"/>
            <w:shd w:val="clear" w:color="auto" w:fill="auto"/>
            <w:tcMar>
              <w:top w:w="80" w:type="dxa"/>
              <w:left w:w="80" w:type="dxa"/>
              <w:bottom w:w="80" w:type="dxa"/>
              <w:right w:w="80" w:type="dxa"/>
            </w:tcMar>
            <w:vAlign w:val="center"/>
          </w:tcPr>
          <w:p w14:paraId="4215308D" w14:textId="77777777" w:rsidR="000600B7" w:rsidRDefault="000600B7">
            <w:pPr>
              <w:rPr>
                <w:sz w:val="24"/>
                <w:szCs w:val="24"/>
              </w:rPr>
            </w:pPr>
          </w:p>
        </w:tc>
        <w:tc>
          <w:tcPr>
            <w:tcW w:w="2126" w:type="dxa"/>
            <w:shd w:val="clear" w:color="auto" w:fill="auto"/>
            <w:vAlign w:val="center"/>
          </w:tcPr>
          <w:p w14:paraId="41F45C14"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67D3059" w14:textId="77777777" w:rsidR="000600B7" w:rsidRDefault="00056389">
            <w:pPr>
              <w:rPr>
                <w:sz w:val="24"/>
                <w:szCs w:val="24"/>
              </w:rPr>
            </w:pPr>
            <w:r>
              <w:rPr>
                <w:sz w:val="24"/>
                <w:szCs w:val="24"/>
              </w:rPr>
              <w:t>Chloropidae</w:t>
            </w:r>
          </w:p>
        </w:tc>
      </w:tr>
      <w:tr w:rsidR="000600B7" w14:paraId="6ACB3DC9" w14:textId="77777777">
        <w:trPr>
          <w:trHeight w:hRule="exact" w:val="369"/>
        </w:trPr>
        <w:tc>
          <w:tcPr>
            <w:tcW w:w="2410" w:type="dxa"/>
            <w:shd w:val="clear" w:color="auto" w:fill="auto"/>
            <w:tcMar>
              <w:top w:w="80" w:type="dxa"/>
              <w:left w:w="80" w:type="dxa"/>
              <w:bottom w:w="80" w:type="dxa"/>
              <w:right w:w="80" w:type="dxa"/>
            </w:tcMar>
            <w:vAlign w:val="center"/>
          </w:tcPr>
          <w:p w14:paraId="7E292A5B" w14:textId="77777777" w:rsidR="000600B7" w:rsidRDefault="000600B7">
            <w:pPr>
              <w:rPr>
                <w:sz w:val="24"/>
                <w:szCs w:val="24"/>
              </w:rPr>
            </w:pPr>
          </w:p>
        </w:tc>
        <w:tc>
          <w:tcPr>
            <w:tcW w:w="2126" w:type="dxa"/>
            <w:shd w:val="clear" w:color="auto" w:fill="auto"/>
            <w:vAlign w:val="center"/>
          </w:tcPr>
          <w:p w14:paraId="0C4AE4F7"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03E8D9B" w14:textId="77777777" w:rsidR="000600B7" w:rsidRDefault="00056389">
            <w:pPr>
              <w:rPr>
                <w:sz w:val="24"/>
                <w:szCs w:val="24"/>
              </w:rPr>
            </w:pPr>
            <w:r>
              <w:rPr>
                <w:sz w:val="24"/>
                <w:szCs w:val="24"/>
              </w:rPr>
              <w:t>Ephydridae</w:t>
            </w:r>
          </w:p>
        </w:tc>
      </w:tr>
      <w:tr w:rsidR="000600B7" w14:paraId="039287F9" w14:textId="77777777">
        <w:trPr>
          <w:trHeight w:hRule="exact" w:val="369"/>
        </w:trPr>
        <w:tc>
          <w:tcPr>
            <w:tcW w:w="2410" w:type="dxa"/>
            <w:shd w:val="clear" w:color="auto" w:fill="auto"/>
            <w:tcMar>
              <w:top w:w="80" w:type="dxa"/>
              <w:left w:w="80" w:type="dxa"/>
              <w:bottom w:w="80" w:type="dxa"/>
              <w:right w:w="80" w:type="dxa"/>
            </w:tcMar>
            <w:vAlign w:val="center"/>
          </w:tcPr>
          <w:p w14:paraId="120E36FE" w14:textId="77777777" w:rsidR="000600B7" w:rsidRDefault="000600B7">
            <w:pPr>
              <w:rPr>
                <w:sz w:val="24"/>
                <w:szCs w:val="24"/>
              </w:rPr>
            </w:pPr>
          </w:p>
        </w:tc>
        <w:tc>
          <w:tcPr>
            <w:tcW w:w="2126" w:type="dxa"/>
            <w:shd w:val="clear" w:color="auto" w:fill="auto"/>
            <w:vAlign w:val="center"/>
          </w:tcPr>
          <w:p w14:paraId="46606233"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AA413A5" w14:textId="77777777" w:rsidR="000600B7" w:rsidRDefault="00056389">
            <w:pPr>
              <w:rPr>
                <w:sz w:val="24"/>
                <w:szCs w:val="24"/>
              </w:rPr>
            </w:pPr>
            <w:r>
              <w:rPr>
                <w:sz w:val="24"/>
                <w:szCs w:val="24"/>
              </w:rPr>
              <w:t>Lauxaniidae</w:t>
            </w:r>
          </w:p>
        </w:tc>
      </w:tr>
      <w:tr w:rsidR="000600B7" w14:paraId="09316521" w14:textId="77777777">
        <w:trPr>
          <w:trHeight w:hRule="exact" w:val="369"/>
        </w:trPr>
        <w:tc>
          <w:tcPr>
            <w:tcW w:w="2410" w:type="dxa"/>
            <w:shd w:val="clear" w:color="auto" w:fill="auto"/>
            <w:tcMar>
              <w:top w:w="80" w:type="dxa"/>
              <w:left w:w="80" w:type="dxa"/>
              <w:bottom w:w="80" w:type="dxa"/>
              <w:right w:w="80" w:type="dxa"/>
            </w:tcMar>
            <w:vAlign w:val="center"/>
          </w:tcPr>
          <w:p w14:paraId="277705A5" w14:textId="77777777" w:rsidR="000600B7" w:rsidRDefault="000600B7">
            <w:pPr>
              <w:rPr>
                <w:sz w:val="24"/>
                <w:szCs w:val="24"/>
              </w:rPr>
            </w:pPr>
          </w:p>
        </w:tc>
        <w:tc>
          <w:tcPr>
            <w:tcW w:w="2126" w:type="dxa"/>
            <w:shd w:val="clear" w:color="auto" w:fill="auto"/>
            <w:vAlign w:val="center"/>
          </w:tcPr>
          <w:p w14:paraId="1C204889"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D8B6F16" w14:textId="77777777" w:rsidR="000600B7" w:rsidRDefault="00056389">
            <w:pPr>
              <w:rPr>
                <w:sz w:val="24"/>
                <w:szCs w:val="24"/>
              </w:rPr>
            </w:pPr>
            <w:r>
              <w:rPr>
                <w:sz w:val="24"/>
                <w:szCs w:val="24"/>
              </w:rPr>
              <w:t>Muscidae</w:t>
            </w:r>
          </w:p>
        </w:tc>
      </w:tr>
      <w:tr w:rsidR="000600B7" w14:paraId="3738658C" w14:textId="77777777">
        <w:trPr>
          <w:trHeight w:hRule="exact" w:val="369"/>
        </w:trPr>
        <w:tc>
          <w:tcPr>
            <w:tcW w:w="2410" w:type="dxa"/>
            <w:shd w:val="clear" w:color="auto" w:fill="auto"/>
            <w:tcMar>
              <w:top w:w="80" w:type="dxa"/>
              <w:left w:w="80" w:type="dxa"/>
              <w:bottom w:w="80" w:type="dxa"/>
              <w:right w:w="80" w:type="dxa"/>
            </w:tcMar>
            <w:vAlign w:val="center"/>
          </w:tcPr>
          <w:p w14:paraId="47015710" w14:textId="77777777" w:rsidR="000600B7" w:rsidRDefault="000600B7">
            <w:pPr>
              <w:rPr>
                <w:sz w:val="24"/>
                <w:szCs w:val="24"/>
              </w:rPr>
            </w:pPr>
          </w:p>
        </w:tc>
        <w:tc>
          <w:tcPr>
            <w:tcW w:w="2126" w:type="dxa"/>
            <w:shd w:val="clear" w:color="auto" w:fill="auto"/>
            <w:vAlign w:val="center"/>
          </w:tcPr>
          <w:p w14:paraId="1975E3DF"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AB39A6E" w14:textId="77777777" w:rsidR="000600B7" w:rsidRDefault="00056389">
            <w:pPr>
              <w:rPr>
                <w:sz w:val="24"/>
                <w:szCs w:val="24"/>
              </w:rPr>
            </w:pPr>
            <w:r>
              <w:rPr>
                <w:sz w:val="24"/>
                <w:szCs w:val="24"/>
              </w:rPr>
              <w:t>Phoridae</w:t>
            </w:r>
          </w:p>
        </w:tc>
      </w:tr>
      <w:tr w:rsidR="000600B7" w14:paraId="39B8658E" w14:textId="77777777">
        <w:trPr>
          <w:trHeight w:hRule="exact" w:val="369"/>
        </w:trPr>
        <w:tc>
          <w:tcPr>
            <w:tcW w:w="2410" w:type="dxa"/>
            <w:shd w:val="clear" w:color="auto" w:fill="auto"/>
            <w:tcMar>
              <w:top w:w="80" w:type="dxa"/>
              <w:left w:w="80" w:type="dxa"/>
              <w:bottom w:w="80" w:type="dxa"/>
              <w:right w:w="80" w:type="dxa"/>
            </w:tcMar>
            <w:vAlign w:val="center"/>
          </w:tcPr>
          <w:p w14:paraId="099C81CE" w14:textId="77777777" w:rsidR="000600B7" w:rsidRDefault="000600B7">
            <w:pPr>
              <w:rPr>
                <w:sz w:val="24"/>
                <w:szCs w:val="24"/>
              </w:rPr>
            </w:pPr>
          </w:p>
        </w:tc>
        <w:tc>
          <w:tcPr>
            <w:tcW w:w="2126" w:type="dxa"/>
            <w:shd w:val="clear" w:color="auto" w:fill="auto"/>
            <w:vAlign w:val="center"/>
          </w:tcPr>
          <w:p w14:paraId="542C7C6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9AE2B1A" w14:textId="77777777" w:rsidR="000600B7" w:rsidRDefault="00056389">
            <w:pPr>
              <w:rPr>
                <w:sz w:val="24"/>
                <w:szCs w:val="24"/>
              </w:rPr>
            </w:pPr>
            <w:r>
              <w:rPr>
                <w:sz w:val="24"/>
                <w:szCs w:val="24"/>
              </w:rPr>
              <w:t>Platystomatidae</w:t>
            </w:r>
          </w:p>
        </w:tc>
      </w:tr>
      <w:tr w:rsidR="000600B7" w14:paraId="366001D5" w14:textId="77777777">
        <w:trPr>
          <w:trHeight w:hRule="exact" w:val="369"/>
        </w:trPr>
        <w:tc>
          <w:tcPr>
            <w:tcW w:w="2410" w:type="dxa"/>
            <w:shd w:val="clear" w:color="auto" w:fill="auto"/>
            <w:tcMar>
              <w:top w:w="80" w:type="dxa"/>
              <w:left w:w="80" w:type="dxa"/>
              <w:bottom w:w="80" w:type="dxa"/>
              <w:right w:w="80" w:type="dxa"/>
            </w:tcMar>
            <w:vAlign w:val="center"/>
          </w:tcPr>
          <w:p w14:paraId="721CBBA5" w14:textId="77777777" w:rsidR="000600B7" w:rsidRDefault="000600B7">
            <w:pPr>
              <w:rPr>
                <w:sz w:val="24"/>
                <w:szCs w:val="24"/>
              </w:rPr>
            </w:pPr>
          </w:p>
        </w:tc>
        <w:tc>
          <w:tcPr>
            <w:tcW w:w="2126" w:type="dxa"/>
            <w:shd w:val="clear" w:color="auto" w:fill="auto"/>
            <w:vAlign w:val="center"/>
          </w:tcPr>
          <w:p w14:paraId="53579895"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2857ED8" w14:textId="77777777" w:rsidR="000600B7" w:rsidRDefault="00056389">
            <w:pPr>
              <w:rPr>
                <w:sz w:val="24"/>
                <w:szCs w:val="24"/>
              </w:rPr>
            </w:pPr>
            <w:r>
              <w:rPr>
                <w:sz w:val="24"/>
                <w:szCs w:val="24"/>
              </w:rPr>
              <w:t>Sarcophagidae</w:t>
            </w:r>
          </w:p>
        </w:tc>
      </w:tr>
      <w:tr w:rsidR="000600B7" w14:paraId="34EC409D" w14:textId="77777777">
        <w:trPr>
          <w:trHeight w:hRule="exact" w:val="369"/>
        </w:trPr>
        <w:tc>
          <w:tcPr>
            <w:tcW w:w="2410" w:type="dxa"/>
            <w:shd w:val="clear" w:color="auto" w:fill="auto"/>
            <w:tcMar>
              <w:top w:w="80" w:type="dxa"/>
              <w:left w:w="80" w:type="dxa"/>
              <w:bottom w:w="80" w:type="dxa"/>
              <w:right w:w="80" w:type="dxa"/>
            </w:tcMar>
            <w:vAlign w:val="center"/>
          </w:tcPr>
          <w:p w14:paraId="1C33084C" w14:textId="77777777" w:rsidR="000600B7" w:rsidRDefault="000600B7">
            <w:pPr>
              <w:rPr>
                <w:sz w:val="24"/>
                <w:szCs w:val="24"/>
              </w:rPr>
            </w:pPr>
          </w:p>
        </w:tc>
        <w:tc>
          <w:tcPr>
            <w:tcW w:w="2126" w:type="dxa"/>
            <w:shd w:val="clear" w:color="auto" w:fill="auto"/>
            <w:vAlign w:val="center"/>
          </w:tcPr>
          <w:p w14:paraId="6CD1FCC3"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EDAA4AC" w14:textId="77777777" w:rsidR="000600B7" w:rsidRDefault="00056389">
            <w:pPr>
              <w:rPr>
                <w:sz w:val="24"/>
                <w:szCs w:val="24"/>
              </w:rPr>
            </w:pPr>
            <w:r>
              <w:rPr>
                <w:sz w:val="24"/>
                <w:szCs w:val="24"/>
              </w:rPr>
              <w:t>Sciomyzidae</w:t>
            </w:r>
          </w:p>
        </w:tc>
      </w:tr>
      <w:tr w:rsidR="000600B7" w14:paraId="192263FA" w14:textId="77777777">
        <w:trPr>
          <w:trHeight w:hRule="exact" w:val="369"/>
        </w:trPr>
        <w:tc>
          <w:tcPr>
            <w:tcW w:w="2410" w:type="dxa"/>
            <w:shd w:val="clear" w:color="auto" w:fill="auto"/>
            <w:tcMar>
              <w:top w:w="80" w:type="dxa"/>
              <w:left w:w="80" w:type="dxa"/>
              <w:bottom w:w="80" w:type="dxa"/>
              <w:right w:w="80" w:type="dxa"/>
            </w:tcMar>
            <w:vAlign w:val="center"/>
          </w:tcPr>
          <w:p w14:paraId="6677909D" w14:textId="77777777" w:rsidR="000600B7" w:rsidRDefault="000600B7">
            <w:pPr>
              <w:rPr>
                <w:sz w:val="24"/>
                <w:szCs w:val="24"/>
              </w:rPr>
            </w:pPr>
          </w:p>
        </w:tc>
        <w:tc>
          <w:tcPr>
            <w:tcW w:w="2126" w:type="dxa"/>
            <w:shd w:val="clear" w:color="auto" w:fill="auto"/>
            <w:vAlign w:val="center"/>
          </w:tcPr>
          <w:p w14:paraId="13F3BF1D"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8F77A7B" w14:textId="77777777" w:rsidR="000600B7" w:rsidRDefault="00056389">
            <w:pPr>
              <w:rPr>
                <w:sz w:val="24"/>
                <w:szCs w:val="24"/>
              </w:rPr>
            </w:pPr>
            <w:r>
              <w:rPr>
                <w:sz w:val="24"/>
                <w:szCs w:val="24"/>
              </w:rPr>
              <w:t>Sphaeroceridae</w:t>
            </w:r>
          </w:p>
        </w:tc>
      </w:tr>
      <w:tr w:rsidR="000600B7" w14:paraId="5C1BEB77" w14:textId="77777777">
        <w:trPr>
          <w:trHeight w:hRule="exact" w:val="369"/>
        </w:trPr>
        <w:tc>
          <w:tcPr>
            <w:tcW w:w="2410" w:type="dxa"/>
            <w:shd w:val="clear" w:color="auto" w:fill="auto"/>
            <w:tcMar>
              <w:top w:w="80" w:type="dxa"/>
              <w:left w:w="80" w:type="dxa"/>
              <w:bottom w:w="80" w:type="dxa"/>
              <w:right w:w="80" w:type="dxa"/>
            </w:tcMar>
            <w:vAlign w:val="center"/>
          </w:tcPr>
          <w:p w14:paraId="57623680" w14:textId="77777777" w:rsidR="000600B7" w:rsidRDefault="000600B7">
            <w:pPr>
              <w:rPr>
                <w:sz w:val="24"/>
                <w:szCs w:val="24"/>
              </w:rPr>
            </w:pPr>
          </w:p>
        </w:tc>
        <w:tc>
          <w:tcPr>
            <w:tcW w:w="2126" w:type="dxa"/>
            <w:shd w:val="clear" w:color="auto" w:fill="auto"/>
            <w:vAlign w:val="center"/>
          </w:tcPr>
          <w:p w14:paraId="6DD1ADAE"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000DC9B" w14:textId="77777777" w:rsidR="000600B7" w:rsidRDefault="00056389">
            <w:pPr>
              <w:rPr>
                <w:sz w:val="24"/>
                <w:szCs w:val="24"/>
              </w:rPr>
            </w:pPr>
            <w:r>
              <w:rPr>
                <w:sz w:val="24"/>
                <w:szCs w:val="24"/>
              </w:rPr>
              <w:t>Stratiomyidae</w:t>
            </w:r>
          </w:p>
        </w:tc>
      </w:tr>
      <w:tr w:rsidR="000600B7" w14:paraId="199785E2" w14:textId="77777777">
        <w:trPr>
          <w:trHeight w:hRule="exact" w:val="369"/>
        </w:trPr>
        <w:tc>
          <w:tcPr>
            <w:tcW w:w="2410" w:type="dxa"/>
            <w:shd w:val="clear" w:color="auto" w:fill="auto"/>
            <w:tcMar>
              <w:top w:w="80" w:type="dxa"/>
              <w:left w:w="80" w:type="dxa"/>
              <w:bottom w:w="80" w:type="dxa"/>
              <w:right w:w="80" w:type="dxa"/>
            </w:tcMar>
            <w:vAlign w:val="center"/>
          </w:tcPr>
          <w:p w14:paraId="3625272C" w14:textId="77777777" w:rsidR="000600B7" w:rsidRDefault="000600B7">
            <w:pPr>
              <w:rPr>
                <w:sz w:val="24"/>
                <w:szCs w:val="24"/>
              </w:rPr>
            </w:pPr>
          </w:p>
        </w:tc>
        <w:tc>
          <w:tcPr>
            <w:tcW w:w="2126" w:type="dxa"/>
            <w:shd w:val="clear" w:color="auto" w:fill="auto"/>
            <w:vAlign w:val="center"/>
          </w:tcPr>
          <w:p w14:paraId="4A5C8EE3"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BE27461" w14:textId="77777777" w:rsidR="000600B7" w:rsidRDefault="00056389">
            <w:pPr>
              <w:rPr>
                <w:sz w:val="24"/>
                <w:szCs w:val="24"/>
              </w:rPr>
            </w:pPr>
            <w:r>
              <w:rPr>
                <w:sz w:val="24"/>
                <w:szCs w:val="24"/>
              </w:rPr>
              <w:t>Tephritidae</w:t>
            </w:r>
          </w:p>
        </w:tc>
      </w:tr>
      <w:tr w:rsidR="000600B7" w14:paraId="5ED52C1F" w14:textId="77777777">
        <w:trPr>
          <w:trHeight w:hRule="exact" w:val="369"/>
        </w:trPr>
        <w:tc>
          <w:tcPr>
            <w:tcW w:w="2410" w:type="dxa"/>
            <w:shd w:val="clear" w:color="auto" w:fill="auto"/>
            <w:tcMar>
              <w:top w:w="80" w:type="dxa"/>
              <w:left w:w="80" w:type="dxa"/>
              <w:bottom w:w="80" w:type="dxa"/>
              <w:right w:w="80" w:type="dxa"/>
            </w:tcMar>
            <w:vAlign w:val="center"/>
          </w:tcPr>
          <w:p w14:paraId="64F7DE01" w14:textId="77777777" w:rsidR="000600B7" w:rsidRDefault="000600B7">
            <w:pPr>
              <w:rPr>
                <w:sz w:val="24"/>
                <w:szCs w:val="24"/>
              </w:rPr>
            </w:pPr>
          </w:p>
        </w:tc>
        <w:tc>
          <w:tcPr>
            <w:tcW w:w="2126" w:type="dxa"/>
            <w:shd w:val="clear" w:color="auto" w:fill="auto"/>
            <w:vAlign w:val="center"/>
          </w:tcPr>
          <w:p w14:paraId="140CC154"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8617BBF" w14:textId="77777777" w:rsidR="000600B7" w:rsidRDefault="00056389">
            <w:pPr>
              <w:rPr>
                <w:sz w:val="24"/>
                <w:szCs w:val="24"/>
              </w:rPr>
            </w:pPr>
            <w:r>
              <w:rPr>
                <w:sz w:val="24"/>
                <w:szCs w:val="24"/>
              </w:rPr>
              <w:t>Tetrigidae</w:t>
            </w:r>
          </w:p>
        </w:tc>
      </w:tr>
      <w:tr w:rsidR="000600B7" w14:paraId="3C753B3D" w14:textId="77777777">
        <w:trPr>
          <w:trHeight w:hRule="exact" w:val="369"/>
        </w:trPr>
        <w:tc>
          <w:tcPr>
            <w:tcW w:w="2410" w:type="dxa"/>
            <w:shd w:val="clear" w:color="auto" w:fill="auto"/>
            <w:tcMar>
              <w:top w:w="80" w:type="dxa"/>
              <w:left w:w="80" w:type="dxa"/>
              <w:bottom w:w="80" w:type="dxa"/>
              <w:right w:w="80" w:type="dxa"/>
            </w:tcMar>
            <w:vAlign w:val="center"/>
          </w:tcPr>
          <w:p w14:paraId="330A8405" w14:textId="77777777" w:rsidR="000600B7" w:rsidRDefault="000600B7">
            <w:pPr>
              <w:rPr>
                <w:sz w:val="24"/>
                <w:szCs w:val="24"/>
              </w:rPr>
            </w:pPr>
          </w:p>
        </w:tc>
        <w:tc>
          <w:tcPr>
            <w:tcW w:w="2126" w:type="dxa"/>
            <w:shd w:val="clear" w:color="auto" w:fill="auto"/>
            <w:vAlign w:val="center"/>
          </w:tcPr>
          <w:p w14:paraId="357776BA"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3129F47" w14:textId="77777777" w:rsidR="000600B7" w:rsidRDefault="00056389">
            <w:pPr>
              <w:rPr>
                <w:sz w:val="24"/>
                <w:szCs w:val="24"/>
              </w:rPr>
            </w:pPr>
            <w:r>
              <w:rPr>
                <w:sz w:val="24"/>
                <w:szCs w:val="24"/>
              </w:rPr>
              <w:t>Tridactylidae</w:t>
            </w:r>
          </w:p>
        </w:tc>
      </w:tr>
    </w:tbl>
    <w:p w14:paraId="786E61D5" w14:textId="77777777" w:rsidR="000600B7" w:rsidRDefault="000600B7">
      <w:pPr>
        <w:rPr>
          <w:b/>
          <w:color w:val="FF0000"/>
          <w:sz w:val="24"/>
          <w:szCs w:val="24"/>
        </w:rPr>
      </w:pPr>
    </w:p>
    <w:p w14:paraId="3DAC1DF1" w14:textId="77777777" w:rsidR="000600B7" w:rsidRDefault="00056389">
      <w:pPr>
        <w:rPr>
          <w:b/>
          <w:color w:val="FF0000"/>
          <w:sz w:val="24"/>
          <w:szCs w:val="24"/>
        </w:rPr>
      </w:pPr>
      <w:r>
        <w:rPr>
          <w:b/>
          <w:color w:val="FF0000"/>
          <w:sz w:val="24"/>
          <w:szCs w:val="24"/>
        </w:rPr>
        <w:br w:type="page"/>
      </w:r>
    </w:p>
    <w:p w14:paraId="0F05803E" w14:textId="77777777"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00B7" w14:paraId="67E337C3" w14:textId="77777777" w:rsidTr="000600B7">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61158E42" w14:textId="77777777"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12FF5B9C"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696A3D25"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2BB8AD9A"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66E8BBC5"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097851B5"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00B7" w14:paraId="13FB77E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12DF17B9" w14:textId="77777777"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139DCC8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7BD2DD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1F946B2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1BE037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03B26C8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6EFB52E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3AA98260" w14:textId="77777777" w:rsidR="000600B7" w:rsidRDefault="000600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00B7" w14:paraId="5E3DBBB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31341A16" w14:textId="77777777"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36D97BC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506F886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61D1510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361D6EE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2235529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72AE322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1FC8324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3D5949A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15720D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6949FC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EC2081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4BDDA5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26E371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1943761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4C1563C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6BA1E84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0113374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6B85BA"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8F6064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15C16E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4E87E5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6433C8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7C74D3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28E6209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1F7C5D4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13521BF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93C4109"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797D07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625FEA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AA77C8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661066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3409D6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00E434E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4DCED87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DD7F4B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00727B9"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D8BB40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385755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1F432F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05356A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08308F0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49ECB0A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1841C2B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6D53D2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0D3211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EA838D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6990AF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8455E9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849E88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466A1C3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6FC96B6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1D295C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2EB53E8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D98C981"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97731C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BC956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19BD480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D81B8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449FF0E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46EAA0F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22E210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635A440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2D14C9"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E836F5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353FE8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8576BC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CCEDE7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0738F03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2E64534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59DBE12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00B2FC8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8F0A1BA"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279269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CCAA71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79836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1B238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2D3C769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039D4A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44515EE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96F899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D8F298C"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839E3E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4FE83C6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B630DF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21AC96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18ADD2C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5F7D06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5A7D714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E56071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6FDFC55"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8C6359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7031DE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9FE3C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9F29C4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2B62AFE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040315C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0567132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372A190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55C0F3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7BFD05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A7CDD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4910BE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B82390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3DD22CB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430A2F4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78C4F64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0C48166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50F03C6"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0C10A1C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51B9A9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3F05CB3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C52310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582FEC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4187461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7D99B1D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B605D5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490B8D9"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F103C9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CF14BF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FFB235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0884CD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27F9052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1747D80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3A38429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DA1E38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AE9F0C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BC6ED2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98458A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4A62B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1BB364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361EAD3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51E80C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4E304A5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68C8F8E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A24A5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B09FFF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9AC4CF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212659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6D0505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50A6BE1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27D7A12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64ED18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A3B8D0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1011C4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2A73E7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5133CB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E0BDD6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83A8A9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38E442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7E9AB5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A5FDA0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8F3322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99DA9D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088AF2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6B58C5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DD6DA6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68461C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FA6EA8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5180068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378809F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3DD862B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4D7F1D0" w14:textId="77777777"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0B6484E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2A4BE25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3C38166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EC12B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639FD75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0616173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1884E88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255BB6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14F2B9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548336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DE886F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C8F042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59E419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5348769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1DFA1BD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1F0B5F5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029D08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E03A26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C7B366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E291D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801B42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4692E3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121E92A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39EBE92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2A5B6B2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7C21100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F3137A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E30405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C20C7B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09B3C6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E68415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20A0446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3F6C34E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3536387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79AB313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B71FFB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F6B070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F9C70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4551A9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FEA75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40ADEE0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6B9284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6F004D8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6A0C490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78D2BC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DD669A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5A03A7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F0627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6FE4AA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1482667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69A2E5C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29562D1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74CAC3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45A9FE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3B5659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1082C3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6196628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14E8F6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1DE09C1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4CD0FC3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869A0D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2217EFB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780F87"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FF87B7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AA4903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3E6D7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3FA71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09DB84F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458856C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1A7553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7BAC749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B53E71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CD6471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372D58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775E25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0794F6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28E8829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7AE739C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139FFCA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25AC1D5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201FAE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104654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0AE7FC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168E27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FC4BBA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496000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02FAAB9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659524A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0FADCB4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6EEA16B"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BB367A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C9C4D1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345E92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C0F7FA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09A0D96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7AC0EC9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5640D1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78AB6C0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95B8C5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82334D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AE795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571CDA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9EB71B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7876181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658868A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3D22BCA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040BFBD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35BB52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040D7E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2A7B11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564219C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0E386E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73BB8B8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7CE3E58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DE923B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1B3BBC3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C8870C"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9F1B67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F0FA2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FB9494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23C77C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24CC622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4FDEC0A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2F9251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1A78A8C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DB01358"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6E30BD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4AB83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088C4E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9F7C0D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10ADE4E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7A3341D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1B72B43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1406FDB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1EFAB5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28DFD2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C35B05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52BBA88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43DB54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E6094B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6A3669E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448A987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2FE2583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B4141EE"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18B347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469379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3874F3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8F6A7E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4994283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53D814B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239F433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60A3113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95E2705"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C0BAEC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73CD87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4934B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777D7C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0B9CAC0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14815D9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1F149A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303AC89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AD82F63" w14:textId="77777777"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029EE2F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2475530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3FF09B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A24779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540D9C7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2938B10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7EEB9E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0EF49D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2E6B86"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1DFDAA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D3425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AA57E2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9E5FA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66CED4D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27C8A1C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56F2854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2CF10F5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6F153B0"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3246DD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795AD7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42C6D1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7621AC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49A9C45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10DF2A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5C7FC68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D8EC86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E6BA66"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C89B89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A7A608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23D5EA5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08B060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507259B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4DE9676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0E318A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4C8D807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9ABBC8B"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C6CC3C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9FE51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82377F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3BF3BA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5A60D44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4FBC9AB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1188EA3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2E63624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B8547B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31C269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A007DC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FE684A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97ACA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26BABBE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64C662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29D0128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8B5EC6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5BD9E66"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67284C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25C71F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1F8D59B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CB694E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537BEF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549A7D2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5C02E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F7A90B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3BB58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BB1365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7EB08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F45F2F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985FC9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6437FC3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52D33E7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0D0F4FF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07030AB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C0D9C5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13448E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DDD3A0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B0716D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A045E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24AEC0C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5F270D1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782D903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3A650D8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ABEDBE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70638E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34C2D56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181D38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C9D506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1A21DE7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205FBE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142068E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6FE7FE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1C5DDC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EDAB37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723228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F0C0D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423584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3AFEFAB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62E4B3D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7AD420E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A4216B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C7CA54A"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4DDFDD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5F376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DC792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31FA8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3086811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3313CB3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1966DD3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362FA09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46F6FF4"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226EA4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9F6DC1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6E665C0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7E4AA0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4A5B4DD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2BC7258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11F66FE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2DD8FF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C2FEEF5"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5EF18C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0955F3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D73405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977FE4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0B62DE4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6AF7418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2A9AE20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F2B476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8E9C343"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AF4BFD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A6FDD5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08C1F3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A96401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0124CA4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7B70FA8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38480D1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1FEE628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602E8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6E5327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1CE58E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54353C9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961EF7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5D2D02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22D3FFE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3A0D010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27CD294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745E8B3"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FFCDBD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8AA58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BFC8DB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2D4D03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09448CB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25D663C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2CBE9E5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0C79B1B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4B6439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F4AEE4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8A453D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31397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2768CA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18FFD21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92C99C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2F1324D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33A27565" w14:textId="77777777" w:rsidR="000600B7" w:rsidRDefault="00056389">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7A7E6FF7" w14:textId="77777777"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00B7" w14:paraId="56150E0C"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5F9A537C" w14:textId="77777777"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3E81A685" w14:textId="77777777"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0EDE1A6E" w14:textId="77777777"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79A8A6D4" w14:textId="77777777" w:rsidR="000600B7" w:rsidRDefault="00056389">
            <w:pPr>
              <w:spacing w:line="240" w:lineRule="auto"/>
              <w:jc w:val="center"/>
              <w:rPr>
                <w:sz w:val="24"/>
                <w:szCs w:val="24"/>
              </w:rPr>
            </w:pPr>
            <w:r>
              <w:rPr>
                <w:rFonts w:hint="eastAsia"/>
                <w:sz w:val="24"/>
                <w:szCs w:val="24"/>
              </w:rPr>
              <w:t>Year 2019</w:t>
            </w:r>
          </w:p>
        </w:tc>
      </w:tr>
      <w:tr w:rsidR="000600B7" w14:paraId="5C76C23A" w14:textId="77777777">
        <w:trPr>
          <w:trHeight w:hRule="exact" w:val="461"/>
        </w:trPr>
        <w:tc>
          <w:tcPr>
            <w:tcW w:w="1821" w:type="pct"/>
            <w:shd w:val="clear" w:color="auto" w:fill="auto"/>
            <w:tcMar>
              <w:top w:w="80" w:type="dxa"/>
              <w:left w:w="80" w:type="dxa"/>
              <w:bottom w:w="80" w:type="dxa"/>
              <w:right w:w="80" w:type="dxa"/>
            </w:tcMar>
            <w:vAlign w:val="center"/>
          </w:tcPr>
          <w:p w14:paraId="00C8C618"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31643121" w14:textId="77777777"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6BBD917C" w14:textId="77777777"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628326DC" w14:textId="77777777" w:rsidR="000600B7" w:rsidRDefault="00056389">
            <w:pPr>
              <w:jc w:val="center"/>
              <w:textAlignment w:val="center"/>
              <w:rPr>
                <w:sz w:val="24"/>
                <w:szCs w:val="24"/>
              </w:rPr>
            </w:pPr>
            <w:r>
              <w:rPr>
                <w:rFonts w:eastAsia="SimSun" w:cs="Arial"/>
                <w:sz w:val="24"/>
                <w:szCs w:val="24"/>
                <w:lang w:eastAsia="zh-CN"/>
              </w:rPr>
              <w:t>69.7%</w:t>
            </w:r>
          </w:p>
        </w:tc>
      </w:tr>
      <w:tr w:rsidR="000600B7" w14:paraId="45CB497F" w14:textId="77777777">
        <w:trPr>
          <w:trHeight w:hRule="exact" w:val="461"/>
        </w:trPr>
        <w:tc>
          <w:tcPr>
            <w:tcW w:w="1821" w:type="pct"/>
            <w:shd w:val="clear" w:color="auto" w:fill="auto"/>
            <w:tcMar>
              <w:top w:w="80" w:type="dxa"/>
              <w:left w:w="80" w:type="dxa"/>
              <w:bottom w:w="80" w:type="dxa"/>
              <w:right w:w="80" w:type="dxa"/>
            </w:tcMar>
            <w:vAlign w:val="center"/>
          </w:tcPr>
          <w:p w14:paraId="53061205"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2AEE39B0" w14:textId="77777777"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1027CFAF" w14:textId="77777777"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62572FA2" w14:textId="77777777" w:rsidR="000600B7" w:rsidRDefault="00056389">
            <w:pPr>
              <w:jc w:val="center"/>
              <w:textAlignment w:val="center"/>
              <w:rPr>
                <w:sz w:val="24"/>
                <w:szCs w:val="24"/>
              </w:rPr>
            </w:pPr>
            <w:r>
              <w:rPr>
                <w:rFonts w:eastAsia="SimSun" w:cs="Arial"/>
                <w:sz w:val="24"/>
                <w:szCs w:val="24"/>
                <w:lang w:eastAsia="zh-CN"/>
              </w:rPr>
              <w:t>25.4%</w:t>
            </w:r>
          </w:p>
        </w:tc>
      </w:tr>
      <w:tr w:rsidR="000600B7" w14:paraId="13FCD9A5" w14:textId="77777777">
        <w:trPr>
          <w:trHeight w:hRule="exact" w:val="461"/>
        </w:trPr>
        <w:tc>
          <w:tcPr>
            <w:tcW w:w="1821" w:type="pct"/>
            <w:shd w:val="clear" w:color="auto" w:fill="auto"/>
            <w:tcMar>
              <w:top w:w="80" w:type="dxa"/>
              <w:left w:w="80" w:type="dxa"/>
              <w:bottom w:w="80" w:type="dxa"/>
              <w:right w:w="80" w:type="dxa"/>
            </w:tcMar>
            <w:vAlign w:val="center"/>
          </w:tcPr>
          <w:p w14:paraId="22CF5957"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07A32E09" w14:textId="77777777"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1A29B111" w14:textId="77777777"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4C7A8994" w14:textId="77777777" w:rsidR="000600B7" w:rsidRDefault="00056389">
            <w:pPr>
              <w:jc w:val="center"/>
              <w:textAlignment w:val="center"/>
              <w:rPr>
                <w:sz w:val="24"/>
                <w:szCs w:val="24"/>
              </w:rPr>
            </w:pPr>
            <w:r>
              <w:rPr>
                <w:rFonts w:eastAsia="SimSun" w:cs="Arial"/>
                <w:sz w:val="24"/>
                <w:szCs w:val="24"/>
                <w:lang w:eastAsia="zh-CN"/>
              </w:rPr>
              <w:t>1.3%</w:t>
            </w:r>
          </w:p>
        </w:tc>
      </w:tr>
      <w:tr w:rsidR="000600B7" w14:paraId="2682AE39" w14:textId="77777777">
        <w:trPr>
          <w:trHeight w:hRule="exact" w:val="461"/>
        </w:trPr>
        <w:tc>
          <w:tcPr>
            <w:tcW w:w="1821" w:type="pct"/>
            <w:shd w:val="clear" w:color="auto" w:fill="auto"/>
            <w:tcMar>
              <w:top w:w="80" w:type="dxa"/>
              <w:left w:w="80" w:type="dxa"/>
              <w:bottom w:w="80" w:type="dxa"/>
              <w:right w:w="80" w:type="dxa"/>
            </w:tcMar>
            <w:vAlign w:val="center"/>
          </w:tcPr>
          <w:p w14:paraId="6636517A"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4CE09A8C" w14:textId="77777777"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5F95D5E8" w14:textId="77777777"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123C1873" w14:textId="77777777" w:rsidR="000600B7" w:rsidRDefault="00056389">
            <w:pPr>
              <w:jc w:val="center"/>
              <w:textAlignment w:val="center"/>
              <w:rPr>
                <w:sz w:val="24"/>
                <w:szCs w:val="24"/>
              </w:rPr>
            </w:pPr>
            <w:r>
              <w:rPr>
                <w:rFonts w:eastAsia="SimSun" w:cs="Arial"/>
                <w:sz w:val="24"/>
                <w:szCs w:val="24"/>
                <w:lang w:eastAsia="zh-CN"/>
              </w:rPr>
              <w:t>0.8%</w:t>
            </w:r>
          </w:p>
        </w:tc>
      </w:tr>
      <w:tr w:rsidR="000600B7" w14:paraId="5005AA43" w14:textId="77777777">
        <w:trPr>
          <w:trHeight w:hRule="exact" w:val="461"/>
        </w:trPr>
        <w:tc>
          <w:tcPr>
            <w:tcW w:w="1821" w:type="pct"/>
            <w:shd w:val="clear" w:color="auto" w:fill="auto"/>
            <w:tcMar>
              <w:top w:w="80" w:type="dxa"/>
              <w:left w:w="80" w:type="dxa"/>
              <w:bottom w:w="80" w:type="dxa"/>
              <w:right w:w="80" w:type="dxa"/>
            </w:tcMar>
            <w:vAlign w:val="center"/>
          </w:tcPr>
          <w:p w14:paraId="7E628E41" w14:textId="77777777"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25F853BE" w14:textId="77777777"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42B16AE1" w14:textId="77777777"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2B5DFED3" w14:textId="77777777" w:rsidR="000600B7" w:rsidRDefault="00056389">
            <w:pPr>
              <w:jc w:val="center"/>
              <w:textAlignment w:val="center"/>
              <w:rPr>
                <w:sz w:val="24"/>
                <w:szCs w:val="24"/>
              </w:rPr>
            </w:pPr>
            <w:r>
              <w:rPr>
                <w:rFonts w:eastAsia="SimSun" w:cs="Arial"/>
                <w:sz w:val="24"/>
                <w:szCs w:val="24"/>
                <w:lang w:eastAsia="zh-CN"/>
              </w:rPr>
              <w:t>2.8%</w:t>
            </w:r>
          </w:p>
        </w:tc>
      </w:tr>
      <w:tr w:rsidR="000600B7" w14:paraId="465B46EA" w14:textId="77777777">
        <w:trPr>
          <w:trHeight w:hRule="exact" w:val="461"/>
        </w:trPr>
        <w:tc>
          <w:tcPr>
            <w:tcW w:w="1821" w:type="pct"/>
            <w:shd w:val="clear" w:color="auto" w:fill="auto"/>
            <w:tcMar>
              <w:top w:w="80" w:type="dxa"/>
              <w:left w:w="80" w:type="dxa"/>
              <w:bottom w:w="80" w:type="dxa"/>
              <w:right w:w="80" w:type="dxa"/>
            </w:tcMar>
            <w:vAlign w:val="center"/>
          </w:tcPr>
          <w:p w14:paraId="04619C5E" w14:textId="77777777"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2FB87553" w14:textId="77777777"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5279CD50" w14:textId="77777777"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25C65FF0" w14:textId="77777777" w:rsidR="000600B7" w:rsidRDefault="00056389">
            <w:pPr>
              <w:spacing w:line="240" w:lineRule="auto"/>
              <w:jc w:val="center"/>
              <w:rPr>
                <w:sz w:val="24"/>
                <w:szCs w:val="24"/>
              </w:rPr>
            </w:pPr>
            <w:r>
              <w:rPr>
                <w:sz w:val="24"/>
                <w:szCs w:val="24"/>
              </w:rPr>
              <w:t>100%</w:t>
            </w:r>
          </w:p>
        </w:tc>
      </w:tr>
    </w:tbl>
    <w:p w14:paraId="36BC58D9" w14:textId="77777777" w:rsidR="000600B7" w:rsidRDefault="000600B7">
      <w:pPr>
        <w:spacing w:line="480" w:lineRule="auto"/>
        <w:rPr>
          <w:b/>
          <w:szCs w:val="24"/>
        </w:rPr>
      </w:pPr>
    </w:p>
    <w:p w14:paraId="72A94E80" w14:textId="77777777"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00B7" w14:paraId="247155B7"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64358440" w14:textId="77777777"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741F7FE9" w14:textId="77777777"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777B06BA" w14:textId="77777777"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45BDFBCA" w14:textId="77777777" w:rsidR="000600B7" w:rsidRDefault="00056389">
            <w:pPr>
              <w:spacing w:line="240" w:lineRule="auto"/>
              <w:jc w:val="center"/>
              <w:rPr>
                <w:sz w:val="24"/>
                <w:szCs w:val="24"/>
              </w:rPr>
            </w:pPr>
            <w:r>
              <w:rPr>
                <w:rFonts w:hint="eastAsia"/>
                <w:sz w:val="24"/>
                <w:szCs w:val="24"/>
              </w:rPr>
              <w:t>Year 2019</w:t>
            </w:r>
          </w:p>
        </w:tc>
      </w:tr>
      <w:tr w:rsidR="000600B7" w14:paraId="3B635E6C" w14:textId="77777777">
        <w:trPr>
          <w:trHeight w:hRule="exact" w:val="461"/>
        </w:trPr>
        <w:tc>
          <w:tcPr>
            <w:tcW w:w="1808" w:type="pct"/>
            <w:shd w:val="clear" w:color="auto" w:fill="auto"/>
            <w:tcMar>
              <w:top w:w="80" w:type="dxa"/>
              <w:left w:w="80" w:type="dxa"/>
              <w:bottom w:w="80" w:type="dxa"/>
              <w:right w:w="80" w:type="dxa"/>
            </w:tcMar>
            <w:vAlign w:val="center"/>
          </w:tcPr>
          <w:p w14:paraId="2AF22573"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269369B2" w14:textId="77777777"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004A9EFF" w14:textId="77777777"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49C23B22" w14:textId="77777777" w:rsidR="000600B7" w:rsidRDefault="00056389">
            <w:pPr>
              <w:jc w:val="center"/>
              <w:textAlignment w:val="center"/>
              <w:rPr>
                <w:sz w:val="24"/>
                <w:szCs w:val="24"/>
              </w:rPr>
            </w:pPr>
            <w:r>
              <w:rPr>
                <w:rFonts w:eastAsia="SimSun" w:cs="Arial"/>
                <w:sz w:val="24"/>
                <w:szCs w:val="24"/>
                <w:lang w:eastAsia="zh-CN"/>
              </w:rPr>
              <w:t>83.5%</w:t>
            </w:r>
          </w:p>
        </w:tc>
      </w:tr>
      <w:tr w:rsidR="000600B7" w14:paraId="55E4C6AD" w14:textId="77777777">
        <w:trPr>
          <w:trHeight w:hRule="exact" w:val="461"/>
        </w:trPr>
        <w:tc>
          <w:tcPr>
            <w:tcW w:w="1808" w:type="pct"/>
            <w:shd w:val="clear" w:color="auto" w:fill="auto"/>
            <w:tcMar>
              <w:top w:w="80" w:type="dxa"/>
              <w:left w:w="80" w:type="dxa"/>
              <w:bottom w:w="80" w:type="dxa"/>
              <w:right w:w="80" w:type="dxa"/>
            </w:tcMar>
            <w:vAlign w:val="center"/>
          </w:tcPr>
          <w:p w14:paraId="6E2A19A4"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6026A28F" w14:textId="77777777"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45373D10" w14:textId="77777777"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732E64FA" w14:textId="77777777" w:rsidR="000600B7" w:rsidRDefault="00056389">
            <w:pPr>
              <w:jc w:val="center"/>
              <w:textAlignment w:val="center"/>
              <w:rPr>
                <w:sz w:val="24"/>
                <w:szCs w:val="24"/>
              </w:rPr>
            </w:pPr>
            <w:r>
              <w:rPr>
                <w:rFonts w:eastAsia="SimSun" w:cs="Arial"/>
                <w:sz w:val="24"/>
                <w:szCs w:val="24"/>
                <w:lang w:eastAsia="zh-CN"/>
              </w:rPr>
              <w:t>6.2%</w:t>
            </w:r>
          </w:p>
        </w:tc>
      </w:tr>
      <w:tr w:rsidR="000600B7" w14:paraId="0ACE005C" w14:textId="77777777">
        <w:trPr>
          <w:trHeight w:hRule="exact" w:val="461"/>
        </w:trPr>
        <w:tc>
          <w:tcPr>
            <w:tcW w:w="1808" w:type="pct"/>
            <w:shd w:val="clear" w:color="auto" w:fill="auto"/>
            <w:tcMar>
              <w:top w:w="80" w:type="dxa"/>
              <w:left w:w="80" w:type="dxa"/>
              <w:bottom w:w="80" w:type="dxa"/>
              <w:right w:w="80" w:type="dxa"/>
            </w:tcMar>
            <w:vAlign w:val="center"/>
          </w:tcPr>
          <w:p w14:paraId="44A6BE6D"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4BE444CC"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0F3020DA" w14:textId="77777777"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4468FD66" w14:textId="77777777" w:rsidR="000600B7" w:rsidRDefault="00056389">
            <w:pPr>
              <w:jc w:val="center"/>
              <w:textAlignment w:val="center"/>
              <w:rPr>
                <w:sz w:val="24"/>
                <w:szCs w:val="24"/>
              </w:rPr>
            </w:pPr>
            <w:r>
              <w:rPr>
                <w:rFonts w:eastAsia="SimSun" w:cs="Arial"/>
                <w:sz w:val="24"/>
                <w:szCs w:val="24"/>
                <w:lang w:eastAsia="zh-CN"/>
              </w:rPr>
              <w:t>4.1%</w:t>
            </w:r>
          </w:p>
        </w:tc>
      </w:tr>
      <w:tr w:rsidR="000600B7" w14:paraId="5C00A428" w14:textId="77777777">
        <w:trPr>
          <w:trHeight w:hRule="exact" w:val="461"/>
        </w:trPr>
        <w:tc>
          <w:tcPr>
            <w:tcW w:w="1808" w:type="pct"/>
            <w:shd w:val="clear" w:color="auto" w:fill="auto"/>
            <w:tcMar>
              <w:top w:w="80" w:type="dxa"/>
              <w:left w:w="80" w:type="dxa"/>
              <w:bottom w:w="80" w:type="dxa"/>
              <w:right w:w="80" w:type="dxa"/>
            </w:tcMar>
            <w:vAlign w:val="center"/>
          </w:tcPr>
          <w:p w14:paraId="1BF075C8"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72E34182" w14:textId="77777777"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13551FDA" w14:textId="77777777"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43B398FB" w14:textId="77777777" w:rsidR="000600B7" w:rsidRDefault="00056389">
            <w:pPr>
              <w:jc w:val="center"/>
              <w:textAlignment w:val="center"/>
              <w:rPr>
                <w:sz w:val="24"/>
                <w:szCs w:val="24"/>
              </w:rPr>
            </w:pPr>
            <w:r>
              <w:rPr>
                <w:rFonts w:eastAsia="SimSun" w:cs="Arial"/>
                <w:sz w:val="24"/>
                <w:szCs w:val="24"/>
                <w:lang w:eastAsia="zh-CN"/>
              </w:rPr>
              <w:t>4.5%</w:t>
            </w:r>
          </w:p>
        </w:tc>
      </w:tr>
      <w:tr w:rsidR="000600B7" w14:paraId="04AE8021" w14:textId="77777777">
        <w:trPr>
          <w:trHeight w:hRule="exact" w:val="461"/>
        </w:trPr>
        <w:tc>
          <w:tcPr>
            <w:tcW w:w="1808" w:type="pct"/>
            <w:shd w:val="clear" w:color="auto" w:fill="auto"/>
            <w:tcMar>
              <w:top w:w="80" w:type="dxa"/>
              <w:left w:w="80" w:type="dxa"/>
              <w:bottom w:w="80" w:type="dxa"/>
              <w:right w:w="80" w:type="dxa"/>
            </w:tcMar>
            <w:vAlign w:val="center"/>
          </w:tcPr>
          <w:p w14:paraId="1FA67D9B" w14:textId="77777777"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512D6C70"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56A5E951" w14:textId="77777777"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35F4A018" w14:textId="77777777" w:rsidR="000600B7" w:rsidRDefault="00056389">
            <w:pPr>
              <w:jc w:val="center"/>
              <w:textAlignment w:val="center"/>
              <w:rPr>
                <w:sz w:val="24"/>
                <w:szCs w:val="24"/>
              </w:rPr>
            </w:pPr>
            <w:r>
              <w:rPr>
                <w:rFonts w:eastAsia="SimSun" w:cs="Arial"/>
                <w:sz w:val="24"/>
                <w:szCs w:val="24"/>
                <w:lang w:eastAsia="zh-CN"/>
              </w:rPr>
              <w:t>1.7%</w:t>
            </w:r>
          </w:p>
        </w:tc>
      </w:tr>
      <w:tr w:rsidR="000600B7" w14:paraId="40885C68" w14:textId="77777777">
        <w:trPr>
          <w:trHeight w:hRule="exact" w:val="461"/>
        </w:trPr>
        <w:tc>
          <w:tcPr>
            <w:tcW w:w="1808" w:type="pct"/>
            <w:shd w:val="clear" w:color="auto" w:fill="auto"/>
            <w:tcMar>
              <w:top w:w="80" w:type="dxa"/>
              <w:left w:w="80" w:type="dxa"/>
              <w:bottom w:w="80" w:type="dxa"/>
              <w:right w:w="80" w:type="dxa"/>
            </w:tcMar>
            <w:vAlign w:val="center"/>
          </w:tcPr>
          <w:p w14:paraId="35762970" w14:textId="77777777"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1120710D" w14:textId="77777777"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249DBE84" w14:textId="77777777"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52A289AC" w14:textId="77777777" w:rsidR="000600B7" w:rsidRDefault="00056389">
            <w:pPr>
              <w:spacing w:line="240" w:lineRule="auto"/>
              <w:jc w:val="center"/>
              <w:rPr>
                <w:sz w:val="24"/>
                <w:szCs w:val="24"/>
              </w:rPr>
            </w:pPr>
            <w:r>
              <w:rPr>
                <w:sz w:val="24"/>
                <w:szCs w:val="24"/>
              </w:rPr>
              <w:t>100%</w:t>
            </w:r>
          </w:p>
        </w:tc>
      </w:tr>
    </w:tbl>
    <w:p w14:paraId="4A4DE237" w14:textId="77777777" w:rsidR="000600B7" w:rsidRDefault="000600B7">
      <w:pPr>
        <w:spacing w:line="480" w:lineRule="auto"/>
        <w:rPr>
          <w:b/>
          <w:color w:val="FF0000"/>
          <w:szCs w:val="24"/>
        </w:rPr>
      </w:pPr>
    </w:p>
    <w:p w14:paraId="28EC290E" w14:textId="77777777" w:rsidR="000600B7" w:rsidRDefault="00056389">
      <w:pPr>
        <w:jc w:val="center"/>
        <w:rPr>
          <w:color w:val="FF0000"/>
        </w:rPr>
      </w:pPr>
      <w:r>
        <w:rPr>
          <w:noProof/>
          <w:color w:val="FF0000"/>
        </w:rPr>
        <w:lastRenderedPageBreak/>
        <w:drawing>
          <wp:inline distT="0" distB="0" distL="0" distR="0" wp14:anchorId="0CF41296" wp14:editId="0A79B619">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7A4B99FF" wp14:editId="415FBF54">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113BBE61" wp14:editId="3C033FF1">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p>
    <w:p w14:paraId="06EFC619" w14:textId="77777777"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378F4F8D" w14:textId="77777777" w:rsidR="000600B7" w:rsidRDefault="00056389">
      <w:pPr>
        <w:rPr>
          <w:sz w:val="24"/>
          <w:szCs w:val="24"/>
        </w:rPr>
      </w:pPr>
      <w:r>
        <w:rPr>
          <w:sz w:val="24"/>
          <w:szCs w:val="24"/>
        </w:rPr>
        <w:br w:type="page"/>
      </w:r>
    </w:p>
    <w:p w14:paraId="0FEB9CFB" w14:textId="77777777" w:rsidR="000600B7" w:rsidRDefault="00056389">
      <w:pPr>
        <w:rPr>
          <w:b/>
          <w:sz w:val="24"/>
          <w:szCs w:val="24"/>
        </w:rPr>
      </w:pPr>
      <w:r>
        <w:rPr>
          <w:rFonts w:hint="eastAsia"/>
          <w:b/>
          <w:noProof/>
          <w:sz w:val="24"/>
          <w:szCs w:val="24"/>
        </w:rPr>
        <w:lastRenderedPageBreak/>
        <w:drawing>
          <wp:inline distT="0" distB="0" distL="0" distR="0" wp14:anchorId="63B8DCEF" wp14:editId="4600BB9A">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5CF20AF8" w14:textId="77777777" w:rsidR="000600B7" w:rsidRPr="00992D80" w:rsidRDefault="00056389" w:rsidP="00992D80">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00B7" w:rsidRPr="00992D80" w:rsidSect="000600B7">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K NTU" w:date="2021-10-14T14:47:00Z" w:initials="CK NTU">
    <w:p w14:paraId="616C7666" w14:textId="77777777" w:rsidR="007D30FF" w:rsidRDefault="007D30FF">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6C76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1093A" w14:textId="77777777" w:rsidR="00BE3113" w:rsidRDefault="00BE3113">
      <w:pPr>
        <w:spacing w:line="240" w:lineRule="auto"/>
      </w:pPr>
      <w:r>
        <w:separator/>
      </w:r>
    </w:p>
  </w:endnote>
  <w:endnote w:type="continuationSeparator" w:id="0">
    <w:p w14:paraId="3AC0DFAF" w14:textId="77777777" w:rsidR="00BE3113" w:rsidRDefault="00BE31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4491C9DF" w14:textId="1B2BED1B" w:rsidR="007D30FF" w:rsidRDefault="007D30FF">
        <w:pPr>
          <w:pStyle w:val="aa"/>
          <w:jc w:val="center"/>
        </w:pPr>
        <w:r>
          <w:fldChar w:fldCharType="begin"/>
        </w:r>
        <w:r>
          <w:instrText xml:space="preserve"> PAGE   \* MERGEFORMAT </w:instrText>
        </w:r>
        <w:r>
          <w:fldChar w:fldCharType="separate"/>
        </w:r>
        <w:r w:rsidR="00782E37" w:rsidRPr="00782E37">
          <w:rPr>
            <w:noProof/>
            <w:lang w:val="zh-TW"/>
          </w:rPr>
          <w:t>29</w:t>
        </w:r>
        <w:r>
          <w:rPr>
            <w:lang w:val="zh-TW"/>
          </w:rPr>
          <w:fldChar w:fldCharType="end"/>
        </w:r>
      </w:p>
    </w:sdtContent>
  </w:sdt>
  <w:p w14:paraId="27FA3A6B" w14:textId="77777777" w:rsidR="007D30FF" w:rsidRDefault="007D30FF">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623E7" w14:textId="77777777" w:rsidR="00BE3113" w:rsidRDefault="00BE3113">
      <w:pPr>
        <w:spacing w:after="0"/>
      </w:pPr>
      <w:r>
        <w:separator/>
      </w:r>
    </w:p>
  </w:footnote>
  <w:footnote w:type="continuationSeparator" w:id="0">
    <w:p w14:paraId="1AA3BA65" w14:textId="77777777" w:rsidR="00BE3113" w:rsidRDefault="00BE311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3BC4"/>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2F6"/>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01A9"/>
  <w15:docId w15:val="{8816CA95-190D-4C73-8F91-8FF900DD1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D4F7EC-45B1-4719-AB6F-28497983F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46</Pages>
  <Words>16479</Words>
  <Characters>93932</Characters>
  <Application>Microsoft Office Word</Application>
  <DocSecurity>0</DocSecurity>
  <Lines>782</Lines>
  <Paragraphs>220</Paragraphs>
  <ScaleCrop>false</ScaleCrop>
  <Company>.</Company>
  <LinksUpToDate>false</LinksUpToDate>
  <CharactersWithSpaces>110191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1374</cp:revision>
  <dcterms:created xsi:type="dcterms:W3CDTF">2020-10-12T14:12:00Z</dcterms:created>
  <dcterms:modified xsi:type="dcterms:W3CDTF">2022-03-14T04:12:00Z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