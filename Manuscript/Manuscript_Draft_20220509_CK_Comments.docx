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51A84" w14:textId="77777777" w:rsidR="00F65180" w:rsidRPr="005967E4" w:rsidRDefault="00F65180" w:rsidP="00F65180">
      <w:pPr>
        <w:rPr>
          <w:ins w:id="0" w:author="CK NTU" w:date="2022-05-09T12:36:00Z"/>
          <w:b/>
          <w:color w:val="00B0F0"/>
        </w:rPr>
      </w:pPr>
      <w:ins w:id="1" w:author="CK NTU" w:date="2022-05-09T12:36:00Z">
        <w:r w:rsidRPr="005967E4">
          <w:rPr>
            <w:b/>
            <w:color w:val="00B0F0"/>
          </w:rPr>
          <w:t>First submission</w:t>
        </w:r>
      </w:ins>
    </w:p>
    <w:p w14:paraId="6717113E" w14:textId="77777777" w:rsidR="00F65180" w:rsidRPr="000776ED" w:rsidRDefault="00F65180" w:rsidP="00F65180">
      <w:pPr>
        <w:pStyle w:val="af4"/>
        <w:numPr>
          <w:ilvl w:val="0"/>
          <w:numId w:val="3"/>
        </w:numPr>
        <w:rPr>
          <w:ins w:id="2" w:author="CK NTU" w:date="2022-05-09T12:36:00Z"/>
          <w:color w:val="00B0F0"/>
          <w:lang w:eastAsia="zh-TW"/>
          <w:rPrChange w:id="3" w:author="CK NTU" w:date="2022-05-09T12:38:00Z">
            <w:rPr>
              <w:ins w:id="4" w:author="CK NTU" w:date="2022-05-09T12:36:00Z"/>
              <w:color w:val="00B0F0"/>
              <w:lang w:eastAsia="zh-TW"/>
            </w:rPr>
          </w:rPrChange>
        </w:rPr>
      </w:pPr>
      <w:ins w:id="5" w:author="CK NTU" w:date="2022-05-09T12:36:00Z">
        <w:r w:rsidRPr="000776ED">
          <w:rPr>
            <w:rFonts w:hint="eastAsia"/>
            <w:color w:val="00B0F0"/>
            <w:highlight w:val="lightGray"/>
            <w:lang w:eastAsia="zh-TW"/>
            <w:rPrChange w:id="6" w:author="CK NTU" w:date="2022-05-09T12:38:00Z">
              <w:rPr>
                <w:rFonts w:hint="eastAsia"/>
                <w:color w:val="00B0F0"/>
                <w:lang w:eastAsia="zh-TW"/>
              </w:rPr>
            </w:rPrChange>
          </w:rPr>
          <w:t>Major results (figures, tables) and messages &gt; Structure, coauthors</w:t>
        </w:r>
      </w:ins>
    </w:p>
    <w:p w14:paraId="7AFD68D0" w14:textId="77777777" w:rsidR="00F65180" w:rsidRPr="000776ED" w:rsidRDefault="00F65180" w:rsidP="00F65180">
      <w:pPr>
        <w:pStyle w:val="af4"/>
        <w:numPr>
          <w:ilvl w:val="0"/>
          <w:numId w:val="3"/>
        </w:numPr>
        <w:rPr>
          <w:ins w:id="7" w:author="CK NTU" w:date="2022-05-09T12:36:00Z"/>
          <w:color w:val="00B0F0"/>
          <w:lang w:eastAsia="zh-TW"/>
          <w:rPrChange w:id="8" w:author="CK NTU" w:date="2022-05-09T12:38:00Z">
            <w:rPr>
              <w:ins w:id="9" w:author="CK NTU" w:date="2022-05-09T12:36:00Z"/>
              <w:color w:val="00B0F0"/>
              <w:lang w:eastAsia="zh-TW"/>
            </w:rPr>
          </w:rPrChange>
        </w:rPr>
      </w:pPr>
      <w:ins w:id="10" w:author="CK NTU" w:date="2022-05-09T12:36:00Z">
        <w:r w:rsidRPr="000776ED">
          <w:rPr>
            <w:rFonts w:hint="eastAsia"/>
            <w:color w:val="00B0F0"/>
            <w:highlight w:val="lightGray"/>
            <w:lang w:eastAsia="zh-TW"/>
            <w:rPrChange w:id="11" w:author="CK NTU" w:date="2022-05-09T12:38:00Z">
              <w:rPr>
                <w:rFonts w:hint="eastAsia"/>
                <w:color w:val="00B0F0"/>
                <w:lang w:eastAsia="zh-TW"/>
              </w:rPr>
            </w:rPrChange>
          </w:rPr>
          <w:t xml:space="preserve">Target journal, </w:t>
        </w:r>
        <w:r w:rsidRPr="000776ED">
          <w:rPr>
            <w:color w:val="00B0F0"/>
            <w:highlight w:val="lightGray"/>
            <w:lang w:eastAsia="zh-TW"/>
            <w:rPrChange w:id="12" w:author="CK NTU" w:date="2022-05-09T12:38:00Z">
              <w:rPr>
                <w:color w:val="00B0F0"/>
                <w:lang w:eastAsia="zh-TW"/>
              </w:rPr>
            </w:rPrChange>
          </w:rPr>
          <w:t>Overall f</w:t>
        </w:r>
        <w:r w:rsidRPr="000776ED">
          <w:rPr>
            <w:rFonts w:hint="eastAsia"/>
            <w:color w:val="00B0F0"/>
            <w:highlight w:val="lightGray"/>
            <w:lang w:eastAsia="zh-TW"/>
            <w:rPrChange w:id="13" w:author="CK NTU" w:date="2022-05-09T12:38:00Z">
              <w:rPr>
                <w:rFonts w:hint="eastAsia"/>
                <w:color w:val="00B0F0"/>
                <w:lang w:eastAsia="zh-TW"/>
              </w:rPr>
            </w:rPrChange>
          </w:rPr>
          <w:t>ormat, Instruction</w:t>
        </w:r>
      </w:ins>
    </w:p>
    <w:p w14:paraId="66AAE5FA" w14:textId="77777777" w:rsidR="00F65180" w:rsidRPr="00284AB0" w:rsidRDefault="00F65180" w:rsidP="00F65180">
      <w:pPr>
        <w:pStyle w:val="af4"/>
        <w:numPr>
          <w:ilvl w:val="0"/>
          <w:numId w:val="3"/>
        </w:numPr>
        <w:rPr>
          <w:ins w:id="14" w:author="CK NTU" w:date="2022-05-09T12:36:00Z"/>
          <w:color w:val="00B0F0"/>
          <w:lang w:eastAsia="zh-TW"/>
        </w:rPr>
      </w:pPr>
      <w:ins w:id="15" w:author="CK NTU" w:date="2022-05-09T12:36:00Z">
        <w:r w:rsidRPr="00284AB0">
          <w:rPr>
            <w:rFonts w:hint="eastAsia"/>
            <w:color w:val="00B0F0"/>
          </w:rPr>
          <w:t>Draft</w:t>
        </w:r>
        <w:r w:rsidRPr="00284AB0">
          <w:rPr>
            <w:rFonts w:hint="eastAsia"/>
            <w:color w:val="00B0F0"/>
            <w:lang w:eastAsia="zh-TW"/>
          </w:rPr>
          <w:t>, Ask picture</w:t>
        </w:r>
        <w:r>
          <w:rPr>
            <w:rFonts w:hint="eastAsia"/>
            <w:color w:val="00B0F0"/>
            <w:lang w:eastAsia="zh-TW"/>
          </w:rPr>
          <w:t>s &gt; Refinement</w:t>
        </w:r>
      </w:ins>
    </w:p>
    <w:p w14:paraId="45458FBF" w14:textId="77777777" w:rsidR="00F65180" w:rsidRDefault="00F65180" w:rsidP="00F65180">
      <w:pPr>
        <w:pStyle w:val="af4"/>
        <w:numPr>
          <w:ilvl w:val="0"/>
          <w:numId w:val="3"/>
        </w:numPr>
        <w:rPr>
          <w:ins w:id="16" w:author="CK NTU" w:date="2022-05-09T12:36:00Z"/>
          <w:color w:val="00B0F0"/>
          <w:lang w:eastAsia="zh-TW"/>
        </w:rPr>
      </w:pPr>
      <w:ins w:id="17" w:author="CK NTU" w:date="2022-05-09T12:36:00Z">
        <w:r w:rsidRPr="00284AB0">
          <w:rPr>
            <w:rFonts w:hint="eastAsia"/>
            <w:color w:val="00B0F0"/>
            <w:lang w:eastAsia="zh-TW"/>
          </w:rPr>
          <w:t>Citation</w:t>
        </w:r>
        <w:r>
          <w:rPr>
            <w:rFonts w:hint="eastAsia"/>
            <w:color w:val="00B0F0"/>
            <w:lang w:eastAsia="zh-TW"/>
          </w:rPr>
          <w:t xml:space="preserve"> (including the latest, ask for abstracts), Double </w:t>
        </w:r>
        <w:r>
          <w:rPr>
            <w:color w:val="00B0F0"/>
            <w:lang w:eastAsia="zh-TW"/>
          </w:rPr>
          <w:t>check</w:t>
        </w:r>
        <w:r>
          <w:rPr>
            <w:rFonts w:hint="eastAsia"/>
            <w:color w:val="00B0F0"/>
            <w:lang w:eastAsia="zh-TW"/>
          </w:rPr>
          <w:t xml:space="preserve"> figure and table numbers</w:t>
        </w:r>
      </w:ins>
    </w:p>
    <w:p w14:paraId="18A869C1" w14:textId="77777777" w:rsidR="00F65180" w:rsidRDefault="00F65180" w:rsidP="00F65180">
      <w:pPr>
        <w:pStyle w:val="af4"/>
        <w:numPr>
          <w:ilvl w:val="0"/>
          <w:numId w:val="3"/>
        </w:numPr>
        <w:rPr>
          <w:ins w:id="18" w:author="CK NTU" w:date="2022-05-09T12:36:00Z"/>
          <w:color w:val="00B0F0"/>
          <w:lang w:eastAsia="zh-TW"/>
        </w:rPr>
      </w:pPr>
      <w:ins w:id="19" w:author="CK NTU" w:date="2022-05-09T12:36:00Z">
        <w:r>
          <w:rPr>
            <w:color w:val="00B0F0"/>
            <w:lang w:eastAsia="zh-TW"/>
          </w:rPr>
          <w:t>Final format (single spaced – easy to read the whole article)</w:t>
        </w:r>
      </w:ins>
    </w:p>
    <w:p w14:paraId="0FEDE303" w14:textId="77777777" w:rsidR="00F65180" w:rsidRDefault="00F65180" w:rsidP="00F65180">
      <w:pPr>
        <w:pStyle w:val="af4"/>
        <w:numPr>
          <w:ilvl w:val="0"/>
          <w:numId w:val="3"/>
        </w:numPr>
        <w:rPr>
          <w:ins w:id="20" w:author="CK NTU" w:date="2022-05-09T12:36:00Z"/>
          <w:color w:val="00B0F0"/>
          <w:lang w:eastAsia="zh-TW"/>
        </w:rPr>
      </w:pPr>
      <w:ins w:id="21" w:author="CK NTU" w:date="2022-05-09T12:36:00Z">
        <w:r w:rsidRPr="000776ED">
          <w:rPr>
            <w:rFonts w:hint="eastAsia"/>
            <w:color w:val="00B0F0"/>
            <w:lang w:eastAsia="zh-TW"/>
            <w:rPrChange w:id="22" w:author="CK NTU" w:date="2022-05-09T12:39:00Z">
              <w:rPr>
                <w:rFonts w:hint="eastAsia"/>
                <w:color w:val="00B0F0"/>
                <w:lang w:eastAsia="zh-TW"/>
              </w:rPr>
            </w:rPrChange>
          </w:rPr>
          <w:t xml:space="preserve">Email coauthors </w:t>
        </w:r>
        <w:r w:rsidRPr="000776ED">
          <w:rPr>
            <w:color w:val="00B0F0"/>
            <w:lang w:eastAsia="zh-TW"/>
            <w:rPrChange w:id="23" w:author="CK NTU" w:date="2022-05-09T12:39:00Z">
              <w:rPr>
                <w:color w:val="00B0F0"/>
                <w:lang w:eastAsia="zh-TW"/>
              </w:rPr>
            </w:rPrChange>
          </w:rPr>
          <w:t xml:space="preserve">and friends </w:t>
        </w:r>
        <w:r w:rsidRPr="000776ED">
          <w:rPr>
            <w:rFonts w:hint="eastAsia"/>
            <w:color w:val="00B0F0"/>
            <w:lang w:eastAsia="zh-TW"/>
            <w:rPrChange w:id="24" w:author="CK NTU" w:date="2022-05-09T12:39:00Z">
              <w:rPr>
                <w:rFonts w:hint="eastAsia"/>
                <w:color w:val="00B0F0"/>
                <w:lang w:eastAsia="zh-TW"/>
              </w:rPr>
            </w:rPrChange>
          </w:rPr>
          <w:t>for comments</w:t>
        </w:r>
      </w:ins>
    </w:p>
    <w:p w14:paraId="342AB206" w14:textId="77777777" w:rsidR="00F65180" w:rsidRDefault="00F65180" w:rsidP="00F65180">
      <w:pPr>
        <w:pStyle w:val="af4"/>
        <w:numPr>
          <w:ilvl w:val="0"/>
          <w:numId w:val="3"/>
        </w:numPr>
        <w:rPr>
          <w:ins w:id="25" w:author="CK NTU" w:date="2022-05-09T12:36:00Z"/>
          <w:color w:val="00B0F0"/>
          <w:lang w:eastAsia="zh-TW"/>
        </w:rPr>
      </w:pPr>
      <w:ins w:id="26" w:author="CK NTU" w:date="2022-05-09T12:36:00Z">
        <w:r>
          <w:rPr>
            <w:color w:val="00B0F0"/>
            <w:lang w:eastAsia="zh-TW"/>
          </w:rPr>
          <w:t>Check</w:t>
        </w:r>
        <w:r>
          <w:rPr>
            <w:rFonts w:hint="eastAsia"/>
            <w:color w:val="00B0F0"/>
            <w:lang w:eastAsia="zh-TW"/>
          </w:rPr>
          <w:t xml:space="preserve"> </w:t>
        </w:r>
        <w:r>
          <w:rPr>
            <w:color w:val="00B0F0"/>
            <w:lang w:eastAsia="zh-TW"/>
          </w:rPr>
          <w:t>plagiarism</w:t>
        </w:r>
        <w:r>
          <w:rPr>
            <w:rFonts w:hint="eastAsia"/>
            <w:color w:val="00B0F0"/>
            <w:lang w:eastAsia="zh-TW"/>
          </w:rPr>
          <w:t xml:space="preserve"> (</w:t>
        </w:r>
        <w:r w:rsidRPr="007723E6">
          <w:rPr>
            <w:color w:val="00B0F0"/>
            <w:lang w:eastAsia="zh-TW"/>
          </w:rPr>
          <w:t>iThenticate report</w:t>
        </w:r>
        <w:r>
          <w:rPr>
            <w:rFonts w:hint="eastAsia"/>
            <w:color w:val="00B0F0"/>
            <w:lang w:eastAsia="zh-TW"/>
          </w:rPr>
          <w:t>; Turn it in.com)</w:t>
        </w:r>
        <w:r>
          <w:rPr>
            <w:color w:val="00B0F0"/>
            <w:lang w:eastAsia="zh-TW"/>
          </w:rPr>
          <w:t xml:space="preserve"> </w:t>
        </w:r>
        <w:r w:rsidRPr="002763C7">
          <w:rPr>
            <w:rFonts w:hint="eastAsia"/>
            <w:color w:val="00B0F0"/>
            <w:lang w:eastAsia="zh-TW"/>
          </w:rPr>
          <w:t>請至本校</w:t>
        </w:r>
        <w:r w:rsidRPr="002763C7">
          <w:rPr>
            <w:rFonts w:hint="eastAsia"/>
            <w:color w:val="00B0F0"/>
            <w:lang w:eastAsia="zh-TW"/>
          </w:rPr>
          <w:t xml:space="preserve"> MyNTU</w:t>
        </w:r>
        <w:r w:rsidRPr="002763C7">
          <w:rPr>
            <w:rFonts w:hint="eastAsia"/>
            <w:color w:val="00B0F0"/>
            <w:lang w:eastAsia="zh-TW"/>
          </w:rPr>
          <w:t>＞圖書研究＞著作原創性檢查服務，以臺大計中帳號密碼申請。</w:t>
        </w:r>
      </w:ins>
    </w:p>
    <w:p w14:paraId="64FC520A" w14:textId="77777777" w:rsidR="00F65180" w:rsidRDefault="00F65180" w:rsidP="00F65180">
      <w:pPr>
        <w:pStyle w:val="af4"/>
        <w:numPr>
          <w:ilvl w:val="0"/>
          <w:numId w:val="3"/>
        </w:numPr>
        <w:rPr>
          <w:ins w:id="27" w:author="CK NTU" w:date="2022-05-09T12:36:00Z"/>
          <w:color w:val="00B0F0"/>
          <w:lang w:eastAsia="zh-TW"/>
        </w:rPr>
      </w:pPr>
      <w:ins w:id="28" w:author="CK NTU" w:date="2022-05-09T12:36:00Z">
        <w:r w:rsidRPr="00284AB0">
          <w:rPr>
            <w:rFonts w:hint="eastAsia"/>
            <w:color w:val="00B0F0"/>
            <w:lang w:eastAsia="zh-TW"/>
          </w:rPr>
          <w:t>Editing service</w:t>
        </w:r>
        <w:r>
          <w:rPr>
            <w:color w:val="00B0F0"/>
            <w:lang w:eastAsia="zh-TW"/>
          </w:rPr>
          <w:t xml:space="preserve"> &gt;</w:t>
        </w:r>
        <w:r w:rsidRPr="000218F8">
          <w:rPr>
            <w:color w:val="00B0F0"/>
            <w:lang w:eastAsia="zh-TW"/>
          </w:rPr>
          <w:t xml:space="preserve"> </w:t>
        </w:r>
        <w:r>
          <w:rPr>
            <w:color w:val="00B0F0"/>
            <w:lang w:eastAsia="zh-TW"/>
          </w:rPr>
          <w:t>Final format</w:t>
        </w:r>
        <w:bookmarkStart w:id="29" w:name="_GoBack"/>
        <w:bookmarkEnd w:id="29"/>
        <w:r>
          <w:rPr>
            <w:color w:val="00B0F0"/>
            <w:lang w:eastAsia="zh-TW"/>
          </w:rPr>
          <w:t xml:space="preserve"> (double spaced)</w:t>
        </w:r>
      </w:ins>
    </w:p>
    <w:p w14:paraId="3EE43CDF" w14:textId="77777777" w:rsidR="00F65180" w:rsidRDefault="00F65180" w:rsidP="00F65180">
      <w:pPr>
        <w:pStyle w:val="af4"/>
        <w:numPr>
          <w:ilvl w:val="0"/>
          <w:numId w:val="3"/>
        </w:numPr>
        <w:rPr>
          <w:ins w:id="30" w:author="CK NTU" w:date="2022-05-09T12:36:00Z"/>
          <w:color w:val="00B0F0"/>
          <w:lang w:eastAsia="zh-TW"/>
        </w:rPr>
      </w:pPr>
      <w:ins w:id="31" w:author="CK NTU" w:date="2022-05-09T12:36:00Z">
        <w:r>
          <w:rPr>
            <w:rFonts w:hint="eastAsia"/>
            <w:color w:val="00B0F0"/>
            <w:lang w:eastAsia="zh-TW"/>
          </w:rPr>
          <w:t>Potential reviewers and editors</w:t>
        </w:r>
        <w:r w:rsidRPr="00284AB0">
          <w:rPr>
            <w:rFonts w:hint="eastAsia"/>
            <w:color w:val="00B0F0"/>
            <w:lang w:eastAsia="zh-TW"/>
          </w:rPr>
          <w:t xml:space="preserve"> &gt; Ecology; if rejected &gt; Axios</w:t>
        </w:r>
      </w:ins>
    </w:p>
    <w:p w14:paraId="55001EC9" w14:textId="77777777" w:rsidR="00F65180" w:rsidRPr="00284AB0" w:rsidRDefault="00F65180" w:rsidP="00F65180">
      <w:pPr>
        <w:pStyle w:val="af4"/>
        <w:numPr>
          <w:ilvl w:val="0"/>
          <w:numId w:val="3"/>
        </w:numPr>
        <w:rPr>
          <w:ins w:id="32" w:author="CK NTU" w:date="2022-05-09T12:36:00Z"/>
          <w:color w:val="00B0F0"/>
          <w:lang w:eastAsia="zh-TW"/>
        </w:rPr>
      </w:pPr>
      <w:ins w:id="33" w:author="CK NTU" w:date="2022-05-09T12:36:00Z">
        <w:r>
          <w:rPr>
            <w:rFonts w:hint="eastAsia"/>
            <w:color w:val="00B0F0"/>
            <w:lang w:eastAsia="zh-TW"/>
          </w:rPr>
          <w:t>Submission!</w:t>
        </w:r>
      </w:ins>
    </w:p>
    <w:p w14:paraId="5F79EDE0" w14:textId="77777777" w:rsidR="00F65180" w:rsidRDefault="00F65180">
      <w:pPr>
        <w:jc w:val="left"/>
        <w:rPr>
          <w:ins w:id="34" w:author="CK NTU" w:date="2022-05-09T12:36:00Z"/>
          <w:b/>
          <w:color w:val="FF0000"/>
        </w:rPr>
      </w:pPr>
    </w:p>
    <w:p w14:paraId="3D0C143F" w14:textId="62909390" w:rsidR="005B0566" w:rsidRDefault="00DD4E15">
      <w:pPr>
        <w:jc w:val="left"/>
        <w:rPr>
          <w:b/>
          <w:color w:val="FF0000"/>
        </w:rPr>
      </w:pPr>
      <w:r>
        <w:rPr>
          <w:rFonts w:hint="eastAsia"/>
          <w:b/>
          <w:color w:val="FF0000"/>
        </w:rPr>
        <w:t>Title</w:t>
      </w:r>
    </w:p>
    <w:p w14:paraId="13718729" w14:textId="77777777" w:rsidR="005B0566" w:rsidRDefault="00DD4E15">
      <w:pPr>
        <w:pStyle w:val="af3"/>
        <w:numPr>
          <w:ilvl w:val="0"/>
          <w:numId w:val="1"/>
        </w:numPr>
        <w:jc w:val="left"/>
        <w:rPr>
          <w:color w:val="FF0000"/>
        </w:rPr>
      </w:pPr>
      <w:r>
        <w:rPr>
          <w:color w:val="FF0000"/>
        </w:rPr>
        <w:t>Combine both?</w:t>
      </w:r>
    </w:p>
    <w:p w14:paraId="055AF44F" w14:textId="77777777" w:rsidR="005B0566" w:rsidRDefault="00DD4E15">
      <w:pPr>
        <w:pStyle w:val="af3"/>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14:paraId="0D5B27F6" w14:textId="732D4C77" w:rsidR="005B0566" w:rsidRDefault="00DD4E15">
      <w:pPr>
        <w:pStyle w:val="af3"/>
        <w:numPr>
          <w:ilvl w:val="0"/>
          <w:numId w:val="1"/>
        </w:numPr>
        <w:jc w:val="left"/>
        <w:rPr>
          <w:color w:val="FF0000"/>
        </w:rPr>
      </w:pPr>
      <w:r>
        <w:rPr>
          <w:color w:val="FF0000"/>
        </w:rPr>
        <w:t>Generalist arthropod predators function as reliable pest specialists during critical stages of rice production</w:t>
      </w:r>
    </w:p>
    <w:p w14:paraId="2BDB65AC" w14:textId="5A002A4F" w:rsidR="00134B51" w:rsidRDefault="00134B51" w:rsidP="00134B51">
      <w:pPr>
        <w:pStyle w:val="af3"/>
        <w:numPr>
          <w:ilvl w:val="0"/>
          <w:numId w:val="1"/>
        </w:numPr>
        <w:jc w:val="left"/>
        <w:rPr>
          <w:color w:val="FF0000"/>
        </w:rPr>
      </w:pPr>
      <w:r w:rsidRPr="00134B51">
        <w:rPr>
          <w:color w:val="FF0000"/>
        </w:rPr>
        <w:t>Stable isotope analysis reveals consistent pest consumption by generalist arthropod predators in rice farms</w:t>
      </w:r>
    </w:p>
    <w:p w14:paraId="7D18B0C0" w14:textId="16EB010F" w:rsidR="005B0566" w:rsidRDefault="005B0566">
      <w:pPr>
        <w:jc w:val="left"/>
        <w:rPr>
          <w:b/>
        </w:rPr>
      </w:pPr>
    </w:p>
    <w:p w14:paraId="50946893" w14:textId="3F98A2A6" w:rsidR="00134B51" w:rsidRPr="00134B51" w:rsidRDefault="00134B51">
      <w:pPr>
        <w:jc w:val="left"/>
        <w:rPr>
          <w:b/>
          <w:color w:val="FF0000"/>
        </w:rPr>
      </w:pPr>
      <w:r w:rsidRPr="00134B51">
        <w:rPr>
          <w:b/>
          <w:color w:val="FF0000"/>
        </w:rPr>
        <w:t>Cover letter key points</w:t>
      </w:r>
    </w:p>
    <w:p w14:paraId="6A548F61" w14:textId="77777777" w:rsidR="00134B51" w:rsidRDefault="00134B51" w:rsidP="00134B51">
      <w:pPr>
        <w:pStyle w:val="af3"/>
        <w:numPr>
          <w:ilvl w:val="0"/>
          <w:numId w:val="2"/>
        </w:numPr>
        <w:jc w:val="left"/>
        <w:rPr>
          <w:color w:val="FF0000"/>
        </w:rPr>
      </w:pPr>
      <w:r>
        <w:rPr>
          <w:color w:val="FF0000"/>
        </w:rPr>
        <w:t xml:space="preserve">implications for the continuation of life on Earth, long-term solutions to environmental crisis </w:t>
      </w:r>
    </w:p>
    <w:p w14:paraId="490D6A4F" w14:textId="77777777" w:rsidR="00134B51" w:rsidRDefault="00134B51" w:rsidP="00134B51">
      <w:pPr>
        <w:pStyle w:val="af3"/>
        <w:numPr>
          <w:ilvl w:val="0"/>
          <w:numId w:val="2"/>
        </w:numPr>
        <w:jc w:val="left"/>
        <w:rPr>
          <w:color w:val="FF0000"/>
        </w:rPr>
      </w:pPr>
      <w:r>
        <w:rPr>
          <w:color w:val="FF0000"/>
        </w:rPr>
        <w:t xml:space="preserve">Agriculture and food security, biodiversity, ecosystem service, health and environment, water pollution </w:t>
      </w:r>
    </w:p>
    <w:p w14:paraId="22B42C06" w14:textId="77777777" w:rsidR="00134B51" w:rsidRDefault="00134B51" w:rsidP="00134B51">
      <w:pPr>
        <w:pStyle w:val="af3"/>
        <w:numPr>
          <w:ilvl w:val="0"/>
          <w:numId w:val="2"/>
        </w:numPr>
        <w:jc w:val="left"/>
        <w:rPr>
          <w:color w:val="FF0000"/>
        </w:rPr>
      </w:pPr>
      <w:r>
        <w:rPr>
          <w:color w:val="FF0000"/>
        </w:rPr>
        <w:t>NS facilitates a cross-disciplinary dialogue around sustainability issues, and narrow the gap between research and policy making</w:t>
      </w:r>
    </w:p>
    <w:p w14:paraId="7509950E" w14:textId="77777777" w:rsidR="00134B51" w:rsidRDefault="00134B51" w:rsidP="00134B51">
      <w:pPr>
        <w:pStyle w:val="af3"/>
        <w:numPr>
          <w:ilvl w:val="0"/>
          <w:numId w:val="2"/>
        </w:numPr>
        <w:jc w:val="left"/>
        <w:rPr>
          <w:color w:val="FF0000"/>
        </w:rPr>
      </w:pPr>
      <w:r>
        <w:rPr>
          <w:color w:val="FF0000"/>
        </w:rPr>
        <w:lastRenderedPageBreak/>
        <w:t>Introduction + Results + Discussion 4344 words currently &gt; cut to 3500 (e.g., transfer citations to numbers)</w:t>
      </w:r>
    </w:p>
    <w:p w14:paraId="0BA820BE" w14:textId="77777777" w:rsidR="00134B51" w:rsidRDefault="00134B51" w:rsidP="00134B51">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024ED2F5" w14:textId="630DC393" w:rsidR="00134B51" w:rsidRDefault="00134B51" w:rsidP="00134B51">
      <w:pPr>
        <w:pStyle w:val="af3"/>
        <w:numPr>
          <w:ilvl w:val="0"/>
          <w:numId w:val="2"/>
        </w:numPr>
        <w:jc w:val="left"/>
        <w:rPr>
          <w:ins w:id="35" w:author="CK NTU" w:date="2022-05-09T12:28:00Z"/>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2214BD7D" w14:textId="5C53B0A6" w:rsidR="0016360D" w:rsidRDefault="0016360D" w:rsidP="0016360D">
      <w:pPr>
        <w:pStyle w:val="af3"/>
        <w:numPr>
          <w:ilvl w:val="0"/>
          <w:numId w:val="2"/>
        </w:numPr>
        <w:jc w:val="left"/>
        <w:rPr>
          <w:color w:val="FF0000"/>
        </w:rPr>
      </w:pPr>
      <w:ins w:id="36" w:author="CK NTU" w:date="2022-05-09T12:28:00Z">
        <w:r>
          <w:rPr>
            <w:color w:val="FF0000"/>
          </w:rPr>
          <w:t xml:space="preserve">Consistent over years (climate) &gt; </w:t>
        </w:r>
        <w:r w:rsidRPr="0016360D">
          <w:rPr>
            <w:color w:val="FF0000"/>
          </w:rPr>
          <w:t>This further suggests that GAPs can be a predictable, valuable tool for pest control in sustainable agriculture.</w:t>
        </w:r>
      </w:ins>
    </w:p>
    <w:p w14:paraId="5DA4859B" w14:textId="77777777" w:rsidR="00134B51" w:rsidRDefault="00134B51">
      <w:pPr>
        <w:jc w:val="left"/>
        <w:rPr>
          <w:b/>
        </w:rPr>
      </w:pPr>
    </w:p>
    <w:p w14:paraId="0AF46EB9" w14:textId="77777777" w:rsidR="00134B51" w:rsidRDefault="00134B51">
      <w:pPr>
        <w:jc w:val="left"/>
        <w:rPr>
          <w:b/>
        </w:rPr>
      </w:pPr>
    </w:p>
    <w:p w14:paraId="3741B248" w14:textId="77777777" w:rsidR="005B0566" w:rsidRDefault="00DD4E15">
      <w:pPr>
        <w:jc w:val="left"/>
        <w:rPr>
          <w:b/>
          <w:color w:val="FF0000"/>
        </w:rPr>
      </w:pPr>
      <w:r>
        <w:rPr>
          <w:rFonts w:hint="eastAsia"/>
          <w:b/>
          <w:color w:val="FF0000"/>
        </w:rPr>
        <w:t>Abstract</w:t>
      </w:r>
    </w:p>
    <w:p w14:paraId="6ADBF684" w14:textId="77777777" w:rsidR="005B0566" w:rsidRDefault="00DD4E15">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138D154D" w14:textId="5B09FE00" w:rsidR="005B0566" w:rsidRPr="00FF0EAC" w:rsidRDefault="00D82AC1" w:rsidP="00FF0EAC">
      <w:pPr>
        <w:pStyle w:val="af3"/>
        <w:numPr>
          <w:ilvl w:val="0"/>
          <w:numId w:val="2"/>
        </w:numPr>
        <w:jc w:val="left"/>
        <w:rPr>
          <w:color w:val="FF0000"/>
          <w:rPrChange w:id="37" w:author="CK NTU" w:date="2022-05-09T11:32:00Z">
            <w:rPr>
              <w:color w:val="FF0000"/>
            </w:rPr>
          </w:rPrChange>
        </w:rPr>
      </w:pPr>
      <w:ins w:id="38" w:author="CK NTU" w:date="2022-05-09T11:20:00Z">
        <w:r w:rsidRPr="00FF0EAC">
          <w:rPr>
            <w:color w:val="FF0000"/>
          </w:rPr>
          <w:t>T</w:t>
        </w:r>
        <w:r w:rsidRPr="00FF0EAC">
          <w:rPr>
            <w:color w:val="FF0000"/>
            <w:rPrChange w:id="39" w:author="CK NTU" w:date="2022-05-09T11:32:00Z">
              <w:rPr>
                <w:color w:val="FF0000"/>
              </w:rPr>
            </w:rPrChange>
          </w:rPr>
          <w:t>o solve a long-standing puzzle</w:t>
        </w:r>
      </w:ins>
      <w:ins w:id="40" w:author="CK NTU" w:date="2022-05-09T11:26:00Z">
        <w:r w:rsidR="00514729">
          <w:t>—</w:t>
        </w:r>
      </w:ins>
      <w:ins w:id="41" w:author="CK NTU" w:date="2022-05-09T11:27:00Z">
        <w:r w:rsidR="00514729">
          <w:t xml:space="preserve">how </w:t>
        </w:r>
      </w:ins>
      <w:ins w:id="42" w:author="CK NTU" w:date="2022-05-09T11:20:00Z">
        <w:r w:rsidRPr="00FF0EAC">
          <w:rPr>
            <w:color w:val="FF0000"/>
            <w:rPrChange w:id="43" w:author="CK NTU" w:date="2022-05-09T11:32:00Z">
              <w:rPr>
                <w:color w:val="FF0000"/>
              </w:rPr>
            </w:rPrChange>
          </w:rPr>
          <w:t>w</w:t>
        </w:r>
      </w:ins>
      <w:ins w:id="44" w:author="CK NTU" w:date="2022-05-09T11:28:00Z">
        <w:r w:rsidR="00514729" w:rsidRPr="00FF0EAC">
          <w:rPr>
            <w:color w:val="FF0000"/>
            <w:rPrChange w:id="45" w:author="CK NTU" w:date="2022-05-09T11:32:00Z">
              <w:rPr>
                <w:color w:val="FF0000"/>
              </w:rPr>
            </w:rPrChange>
          </w:rPr>
          <w:t>ell</w:t>
        </w:r>
      </w:ins>
      <w:ins w:id="46" w:author="CK NTU" w:date="2022-05-09T11:31:00Z">
        <w:r w:rsidR="00514729" w:rsidRPr="00FF0EAC">
          <w:rPr>
            <w:color w:val="FF0000"/>
            <w:rPrChange w:id="47" w:author="CK NTU" w:date="2022-05-09T11:32:00Z">
              <w:rPr>
                <w:color w:val="FF0000"/>
              </w:rPr>
            </w:rPrChange>
          </w:rPr>
          <w:t xml:space="preserve"> the</w:t>
        </w:r>
      </w:ins>
      <w:ins w:id="48" w:author="CK NTU" w:date="2022-05-09T11:20:00Z">
        <w:r w:rsidRPr="00FF0EAC">
          <w:rPr>
            <w:color w:val="FF0000"/>
            <w:rPrChange w:id="49" w:author="CK NTU" w:date="2022-05-09T11:32:00Z">
              <w:rPr>
                <w:color w:val="FF0000"/>
              </w:rPr>
            </w:rPrChange>
          </w:rPr>
          <w:t xml:space="preserve"> </w:t>
        </w:r>
      </w:ins>
      <w:ins w:id="50" w:author="CK NTU" w:date="2022-05-09T11:31:00Z">
        <w:r w:rsidR="00514729" w:rsidRPr="00FF0EAC">
          <w:rPr>
            <w:color w:val="FF0000"/>
            <w:rPrChange w:id="51" w:author="CK NTU" w:date="2022-05-09T11:32:00Z">
              <w:rPr>
                <w:color w:val="FF0000"/>
              </w:rPr>
            </w:rPrChange>
          </w:rPr>
          <w:t>ubiquitous</w:t>
        </w:r>
        <w:r w:rsidR="00514729" w:rsidRPr="00FF0EAC">
          <w:rPr>
            <w:color w:val="FF0000"/>
            <w:rPrChange w:id="52" w:author="CK NTU" w:date="2022-05-09T11:32:00Z">
              <w:rPr>
                <w:color w:val="FF0000"/>
              </w:rPr>
            </w:rPrChange>
          </w:rPr>
          <w:t xml:space="preserve"> </w:t>
        </w:r>
      </w:ins>
      <w:ins w:id="53" w:author="CK NTU" w:date="2022-05-09T11:20:00Z">
        <w:r w:rsidRPr="00FF0EAC">
          <w:rPr>
            <w:color w:val="FF0000"/>
            <w:rPrChange w:id="54" w:author="CK NTU" w:date="2022-05-09T11:32:00Z">
              <w:rPr>
                <w:color w:val="FF0000"/>
              </w:rPr>
            </w:rPrChange>
          </w:rPr>
          <w:t>generalist arthropod predators (GAPs)</w:t>
        </w:r>
        <w:r w:rsidRPr="00FF0EAC">
          <w:rPr>
            <w:color w:val="FF0000"/>
            <w:rPrChange w:id="55" w:author="CK NTU" w:date="2022-05-09T11:32:00Z">
              <w:rPr>
                <w:color w:val="FF0000"/>
              </w:rPr>
            </w:rPrChange>
          </w:rPr>
          <w:t xml:space="preserve"> function </w:t>
        </w:r>
      </w:ins>
      <w:ins w:id="56" w:author="CK NTU" w:date="2022-05-09T11:21:00Z">
        <w:r w:rsidRPr="00FF0EAC">
          <w:rPr>
            <w:color w:val="FF0000"/>
            <w:rPrChange w:id="57" w:author="CK NTU" w:date="2022-05-09T11:32:00Z">
              <w:rPr>
                <w:color w:val="FF0000"/>
              </w:rPr>
            </w:rPrChange>
          </w:rPr>
          <w:t>as biocontrol agent</w:t>
        </w:r>
      </w:ins>
      <w:ins w:id="58" w:author="CK NTU" w:date="2022-05-09T11:32:00Z">
        <w:r w:rsidR="00FF0EAC" w:rsidRPr="00FF0EAC">
          <w:rPr>
            <w:color w:val="FF0000"/>
            <w:rPrChange w:id="59" w:author="CK NTU" w:date="2022-05-09T11:32:00Z">
              <w:rPr>
                <w:color w:val="FF0000"/>
              </w:rPr>
            </w:rPrChange>
          </w:rPr>
          <w:t>s</w:t>
        </w:r>
      </w:ins>
      <w:del w:id="60" w:author="CK NTU" w:date="2022-05-09T11:32:00Z">
        <w:r w:rsidR="00DD4E15" w:rsidRPr="00FF0EAC" w:rsidDel="00FF0EAC">
          <w:rPr>
            <w:color w:val="FF0000"/>
            <w:rPrChange w:id="61" w:author="CK NTU" w:date="2022-05-09T11:32:00Z">
              <w:rPr>
                <w:color w:val="FF0000"/>
              </w:rPr>
            </w:rPrChange>
          </w:rPr>
          <w:delText>To evaluate the role of generalist arthropod predators (GAPs, ubiquitous in nature) as biocontrol agents</w:delText>
        </w:r>
      </w:del>
      <w:r w:rsidR="00DD4E15" w:rsidRPr="00FF0EAC">
        <w:rPr>
          <w:color w:val="FF0000"/>
          <w:rPrChange w:id="62" w:author="CK NTU" w:date="2022-05-09T11:32:00Z">
            <w:rPr>
              <w:color w:val="FF0000"/>
            </w:rPr>
          </w:rPrChange>
        </w:rPr>
        <w:t xml:space="preserve">, we used stable isotope analysis to quantify their diet composition in organic and conventional rice farms over crop stages in three consecutive years.  </w:t>
      </w:r>
    </w:p>
    <w:p w14:paraId="2676DB74" w14:textId="77777777" w:rsidR="005B0566" w:rsidRDefault="00DD4E15">
      <w:pPr>
        <w:pStyle w:val="af3"/>
        <w:numPr>
          <w:ilvl w:val="0"/>
          <w:numId w:val="2"/>
        </w:numPr>
        <w:jc w:val="left"/>
        <w:rPr>
          <w:color w:val="FF0000"/>
        </w:rPr>
      </w:pPr>
      <w:r>
        <w:rPr>
          <w:color w:val="FF0000"/>
        </w:rPr>
        <w:t xml:space="preserve">We found that the proportion of rice pests in GAP’s diet increased toward late crop stages and reached 79-95% at the ripening stage </w:t>
      </w:r>
      <w:r>
        <w:rPr>
          <w:color w:val="FF0000"/>
        </w:rPr>
        <w:lastRenderedPageBreak/>
        <w:t xml:space="preserve">consistently over three years (with different climatic conditions) in both organic and conventional farms.  This high percentage and consistency indicates that GAP could function as effective specialist in pest management during the critical period in crop fruiting. </w:t>
      </w:r>
    </w:p>
    <w:p w14:paraId="38CDB89F" w14:textId="77777777" w:rsidR="005B0566" w:rsidRDefault="00DD4E15">
      <w:pPr>
        <w:pStyle w:val="af3"/>
        <w:numPr>
          <w:ilvl w:val="0"/>
          <w:numId w:val="2"/>
        </w:numPr>
        <w:jc w:val="left"/>
        <w:rPr>
          <w:color w:val="FF0000"/>
        </w:rPr>
      </w:pPr>
      <w:r>
        <w:rPr>
          <w:color w:val="FF0000"/>
        </w:rPr>
        <w:t xml:space="preserve">The results provide strong support to applying GAP in biocontrol programs for sustainable agriculture.           </w:t>
      </w:r>
    </w:p>
    <w:p w14:paraId="4730908A" w14:textId="77777777" w:rsidR="005B0566" w:rsidRDefault="005B0566">
      <w:pPr>
        <w:jc w:val="left"/>
        <w:rPr>
          <w:color w:val="FF0000"/>
        </w:rPr>
      </w:pPr>
    </w:p>
    <w:p w14:paraId="2D25E3BD" w14:textId="77777777" w:rsidR="005B0566" w:rsidRDefault="00DD4E15">
      <w:pPr>
        <w:jc w:val="left"/>
        <w:rPr>
          <w:b/>
          <w:color w:val="FF0000"/>
        </w:rPr>
      </w:pPr>
      <w:r>
        <w:rPr>
          <w:b/>
          <w:color w:val="FF0000"/>
        </w:rPr>
        <w:br w:type="page"/>
      </w:r>
    </w:p>
    <w:p w14:paraId="219E88D4" w14:textId="77777777" w:rsidR="005B0566" w:rsidRDefault="00DD4E15">
      <w:pPr>
        <w:rPr>
          <w:b/>
        </w:rPr>
      </w:pPr>
      <w:r>
        <w:rPr>
          <w:rFonts w:hint="eastAsia"/>
          <w:b/>
        </w:rPr>
        <w:lastRenderedPageBreak/>
        <w:t>Introduction</w:t>
      </w:r>
    </w:p>
    <w:p w14:paraId="59F3E536" w14:textId="77777777" w:rsidR="005B0566" w:rsidRDefault="00DD4E15">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14:paraId="7CAD2B4B" w14:textId="77777777" w:rsidR="005B0566" w:rsidRDefault="00DD4E15">
      <w:pPr>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14:paraId="1A62E4EB" w14:textId="4969BF81" w:rsidR="005B0566" w:rsidRDefault="00DD4E15">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sidRPr="00470B5E">
        <w:rPr>
          <w:rPrChange w:id="63" w:author="CK NTU" w:date="2022-05-09T11:40:00Z">
            <w:rPr>
              <w:i/>
            </w:rPr>
          </w:rPrChange>
        </w:rPr>
        <w:t>(k</w:t>
      </w:r>
      <w:r w:rsidRPr="00C74104">
        <w:rPr>
          <w:rPrChange w:id="64" w:author="CK NTU" w:date="2022-05-09T10:58:00Z">
            <w:rPr>
              <w:i/>
            </w:rPr>
          </w:rPrChange>
        </w:rPr>
        <w:t>nowledge gap 1</w:t>
      </w:r>
      <w:r w:rsidRPr="00470B5E">
        <w:rPr>
          <w:rPrChange w:id="65" w:author="CK NTU" w:date="2022-05-09T11:40:00Z">
            <w:rPr>
              <w:i/>
            </w:rPr>
          </w:rPrChange>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xml:space="preserve">.  If generalist predators </w:t>
      </w:r>
      <w:ins w:id="66" w:author="CK NTU" w:date="2022-05-09T10:59:00Z">
        <w:r w:rsidR="00C74104">
          <w:t xml:space="preserve">still </w:t>
        </w:r>
      </w:ins>
      <w:r>
        <w:t>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sidRPr="00470B5E">
        <w:rPr>
          <w:rPrChange w:id="67" w:author="CK NTU" w:date="2022-05-09T11:40:00Z">
            <w:rPr>
              <w:i/>
            </w:rPr>
          </w:rPrChange>
        </w:rPr>
        <w:t>(k</w:t>
      </w:r>
      <w:r w:rsidRPr="00C74104">
        <w:rPr>
          <w:rPrChange w:id="68" w:author="CK NTU" w:date="2022-05-09T11:00:00Z">
            <w:rPr>
              <w:i/>
            </w:rPr>
          </w:rPrChange>
        </w:rPr>
        <w:t>nowledge gap 2</w:t>
      </w:r>
      <w:r w:rsidRPr="00470B5E">
        <w:rPr>
          <w:rPrChange w:id="69" w:author="CK NTU" w:date="2022-05-09T11:39:00Z">
            <w:rPr>
              <w:i/>
            </w:rPr>
          </w:rPrChange>
        </w:rPr>
        <w:t>)</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14:paraId="5EF4CAD5" w14:textId="77777777" w:rsidR="005B0566" w:rsidRDefault="00DD4E15">
      <w:r>
        <w:rPr>
          <w:rFonts w:hint="eastAsia"/>
        </w:rPr>
        <w:lastRenderedPageBreak/>
        <w:tab/>
      </w:r>
      <w:r>
        <w:t xml:space="preserve">To better understand the underlying mechanisms for the biocontrol effect of generalist predators, we also need to examine how various abiotic and biotic factors affect the diet compositions of generalist predators in agro-ecosystems </w:t>
      </w:r>
      <w:r w:rsidRPr="00470B5E">
        <w:rPr>
          <w:rPrChange w:id="70" w:author="CK NTU" w:date="2022-05-09T11:40:00Z">
            <w:rPr>
              <w:i/>
            </w:rPr>
          </w:rPrChange>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Entomolo</w:instrText>
      </w:r>
      <w:r>
        <w:instrText>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w:instrText>
      </w:r>
      <w:r>
        <w:instrText>N&lt;/author&gt;&lt;/authors&gt;&lt;/contributors&gt;&lt;titles&gt;&lt;title&gt;The effects of organic agriculture on biodiversity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w:t>
      </w:r>
      <w:r>
        <w:lastRenderedPageBreak/>
        <w:t>managing agricultural landscape and promoting biocontrol services</w:t>
      </w:r>
      <w:r>
        <w:rPr>
          <w:rFonts w:hint="eastAsia"/>
        </w:rPr>
        <w:t xml:space="preserve"> </w:t>
      </w:r>
      <w:r>
        <w:t>by generalist predators.</w:t>
      </w:r>
    </w:p>
    <w:p w14:paraId="701647CF" w14:textId="7310CA08" w:rsidR="005B0566" w:rsidRDefault="00DD4E15">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 arthropod predators (GAPs)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 xml:space="preserve">to </w:t>
      </w:r>
      <w:del w:id="71" w:author="CK NTU" w:date="2022-05-09T11:39:00Z">
        <w:r w:rsidDel="00470B5E">
          <w:rPr>
            <w:rFonts w:hint="eastAsia"/>
          </w:rPr>
          <w:delText>(</w:delText>
        </w:r>
      </w:del>
      <w:r>
        <w:rPr>
          <w:rFonts w:hint="eastAsia"/>
        </w:rPr>
        <w:t>1) quantify the diet compositions of GAPs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xml:space="preserve">, </w:t>
      </w:r>
      <w:del w:id="72" w:author="CK NTU" w:date="2022-05-09T11:39:00Z">
        <w:r w:rsidDel="00470B5E">
          <w:rPr>
            <w:rFonts w:hint="eastAsia"/>
          </w:rPr>
          <w:delText>(</w:delText>
        </w:r>
      </w:del>
      <w:r>
        <w:rPr>
          <w:rFonts w:hint="eastAsia"/>
        </w:rPr>
        <w:t>2) examine</w:t>
      </w:r>
      <w:r>
        <w:t xml:space="preserve"> GAPs’ consistency in </w:t>
      </w:r>
      <w:r>
        <w:rPr>
          <w:rFonts w:hint="eastAsia"/>
        </w:rPr>
        <w:t>pest consumption</w:t>
      </w:r>
      <w:r>
        <w:t xml:space="preserve"> over years</w:t>
      </w:r>
      <w:r>
        <w:rPr>
          <w:rFonts w:hint="eastAsia"/>
        </w:rPr>
        <w:t xml:space="preserve"> (i.e., the proportion of rice pests in </w:t>
      </w:r>
      <w:r>
        <w:t>GAP</w:t>
      </w:r>
      <w:r>
        <w:rPr>
          <w:rFonts w:hint="eastAsia"/>
        </w:rPr>
        <w:t>s</w:t>
      </w:r>
      <w:r>
        <w:t>’</w:t>
      </w:r>
      <w:r>
        <w:rPr>
          <w:rFonts w:hint="eastAsia"/>
        </w:rPr>
        <w:t xml:space="preserve"> diet</w:t>
      </w:r>
      <w:r>
        <w:t xml:space="preserve"> in 2017-2019</w:t>
      </w:r>
      <w:r>
        <w:rPr>
          <w:rFonts w:hint="eastAsia"/>
        </w:rPr>
        <w:t xml:space="preserve">), and </w:t>
      </w:r>
      <w:del w:id="73" w:author="CK NTU" w:date="2022-05-09T11:39:00Z">
        <w:r w:rsidDel="00470B5E">
          <w:rPr>
            <w:rFonts w:hint="eastAsia"/>
          </w:rPr>
          <w:delText>(</w:delText>
        </w:r>
      </w:del>
      <w:r>
        <w:rPr>
          <w:rFonts w:hint="eastAsia"/>
        </w:rPr>
        <w:t>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r>
        <w:t>GAP</w:t>
      </w:r>
      <w:r>
        <w:rPr>
          <w:rFonts w:hint="eastAsia"/>
        </w:rPr>
        <w:t xml:space="preserve">s.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d that predators</w:t>
      </w:r>
      <w:r>
        <w:t xml:space="preserve"> (GAPs)</w:t>
      </w:r>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w:t>
      </w:r>
      <w:r>
        <w:lastRenderedPageBreak/>
        <w:t>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w:t>
      </w:r>
      <w:ins w:id="74" w:author="CK NTU" w:date="2022-05-09T11:12:00Z">
        <w:r w:rsidR="003F1281">
          <w:t xml:space="preserve">over years </w:t>
        </w:r>
      </w:ins>
      <w:r>
        <w:t>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14:paraId="21CDC8C3" w14:textId="77777777" w:rsidR="005B0566" w:rsidRDefault="00DD4E15">
      <w:pPr>
        <w:jc w:val="left"/>
      </w:pPr>
      <w:r>
        <w:t xml:space="preserve">   </w:t>
      </w:r>
    </w:p>
    <w:p w14:paraId="6E9B9E5A" w14:textId="77777777" w:rsidR="005B0566" w:rsidRDefault="00DD4E15">
      <w:pPr>
        <w:rPr>
          <w:b/>
        </w:rPr>
      </w:pPr>
      <w:r>
        <w:rPr>
          <w:rFonts w:hint="eastAsia"/>
          <w:b/>
        </w:rPr>
        <w:t>Materials and Methods</w:t>
      </w:r>
    </w:p>
    <w:p w14:paraId="6316E7C4" w14:textId="77777777" w:rsidR="005B0566" w:rsidRDefault="00DD4E15">
      <w:pPr>
        <w:jc w:val="center"/>
        <w:rPr>
          <w:i/>
        </w:rPr>
      </w:pPr>
      <w:r>
        <w:rPr>
          <w:rFonts w:hint="eastAsia"/>
          <w:i/>
        </w:rPr>
        <w:t>Study system and sample collection</w:t>
      </w:r>
    </w:p>
    <w:p w14:paraId="00C63AD3" w14:textId="77777777" w:rsidR="005B0566" w:rsidRDefault="00DD4E15">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 .</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lastRenderedPageBreak/>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14:paraId="4FCB645A" w14:textId="77777777" w:rsidR="005B0566" w:rsidRDefault="00DD4E15">
      <w:pPr>
        <w:pStyle w:val="af3"/>
        <w:ind w:left="0"/>
        <w:jc w:val="left"/>
      </w:pPr>
      <w:r>
        <w:rPr>
          <w:rFonts w:hint="eastAsia"/>
        </w:rPr>
        <w:tab/>
        <w:t xml:space="preserve"> </w:t>
      </w:r>
    </w:p>
    <w:p w14:paraId="48D5B746" w14:textId="77777777" w:rsidR="005B0566" w:rsidRDefault="00DD4E15">
      <w:pPr>
        <w:pStyle w:val="af3"/>
        <w:ind w:left="0"/>
        <w:jc w:val="center"/>
        <w:rPr>
          <w:i/>
        </w:rPr>
      </w:pPr>
      <w:r>
        <w:rPr>
          <w:rFonts w:hint="eastAsia"/>
          <w:i/>
        </w:rPr>
        <w:t>Stable isotope analysis of arthropod samples</w:t>
      </w:r>
    </w:p>
    <w:p w14:paraId="49E4D0EB" w14:textId="77777777" w:rsidR="005B0566" w:rsidRDefault="00DD4E15">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6A2FB510" w14:textId="77777777" w:rsidR="005B0566" w:rsidRDefault="005B0566">
      <w:pPr>
        <w:pStyle w:val="af3"/>
        <w:ind w:left="0"/>
        <w:jc w:val="left"/>
        <w:rPr>
          <w:color w:val="FF0000"/>
        </w:rPr>
      </w:pPr>
    </w:p>
    <w:p w14:paraId="43422405" w14:textId="77777777" w:rsidR="005B0566" w:rsidRDefault="00DD4E15">
      <w:pPr>
        <w:jc w:val="center"/>
        <w:rPr>
          <w:i/>
        </w:rPr>
      </w:pPr>
      <w:r>
        <w:rPr>
          <w:rFonts w:hint="eastAsia"/>
          <w:i/>
        </w:rPr>
        <w:t>Arthropod trophic guild assignment</w:t>
      </w:r>
    </w:p>
    <w:p w14:paraId="5B6C9B4C" w14:textId="777A3CCD" w:rsidR="005B0566" w:rsidRDefault="00DD4E15">
      <w:r>
        <w:rPr>
          <w:rFonts w:hint="eastAsia"/>
        </w:rPr>
        <w:lastRenderedPageBreak/>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w:t>
      </w:r>
      <w:del w:id="75" w:author="CK NTU" w:date="2022-05-09T11:41:00Z">
        <w:r w:rsidDel="00470B5E">
          <w:rPr>
            <w:rFonts w:hint="eastAsia"/>
          </w:rPr>
          <w:delText>(</w:delText>
        </w:r>
      </w:del>
      <w:r>
        <w:rPr>
          <w:rFonts w:hint="eastAsia"/>
        </w:rPr>
        <w:t xml:space="preserve">1) </w:t>
      </w:r>
      <w:r>
        <w:t>“</w:t>
      </w:r>
      <w:r>
        <w:rPr>
          <w:rFonts w:hint="eastAsia"/>
        </w:rPr>
        <w:t>Predators</w:t>
      </w:r>
      <w:r>
        <w:t>”</w:t>
      </w:r>
      <w:r>
        <w:rPr>
          <w:rFonts w:hint="eastAsia"/>
        </w:rPr>
        <w:t xml:space="preserve"> consisted of </w:t>
      </w:r>
      <w:r>
        <w:t>spiders and lady</w:t>
      </w:r>
      <w:r>
        <w:rPr>
          <w:rFonts w:hint="eastAsia"/>
        </w:rPr>
        <w:t xml:space="preserve">beetles, which are </w:t>
      </w:r>
      <w:r>
        <w:t>the primary GAPs inhabiting rice farms</w:t>
      </w:r>
      <w:r>
        <w:rPr>
          <w:rFonts w:hint="eastAsia"/>
        </w:rPr>
        <w:t xml:space="preserve">. </w:t>
      </w:r>
      <w:del w:id="76" w:author="CK NTU" w:date="2022-05-09T11:41:00Z">
        <w:r w:rsidDel="00470B5E">
          <w:rPr>
            <w:rFonts w:hint="eastAsia"/>
          </w:rPr>
          <w:delText>(</w:delText>
        </w:r>
      </w:del>
      <w:r>
        <w:rPr>
          <w:rFonts w:hint="eastAsia"/>
        </w:rPr>
        <w:t xml:space="preserve">2) </w:t>
      </w:r>
      <w:r>
        <w:t>“Rice herbivore</w:t>
      </w:r>
      <w:r>
        <w:rPr>
          <w:rFonts w:hint="eastAsia"/>
        </w:rPr>
        <w:t>s</w:t>
      </w:r>
      <w:r>
        <w:t>” consisted of major rice pests</w:t>
      </w:r>
      <w:r>
        <w:rPr>
          <w:rFonts w:hint="eastAsia"/>
        </w:rPr>
        <w:t xml:space="preserve">, including planthoppers, leafhoppers, and stink bugs. </w:t>
      </w:r>
      <w:del w:id="77" w:author="CK NTU" w:date="2022-05-09T11:41:00Z">
        <w:r w:rsidDel="00470B5E">
          <w:rPr>
            <w:rFonts w:hint="eastAsia"/>
          </w:rPr>
          <w:delText>(</w:delText>
        </w:r>
      </w:del>
      <w:r>
        <w:rPr>
          <w:rFonts w:hint="eastAsia"/>
        </w:rPr>
        <w:t xml:space="preserve">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 xml:space="preserve">grasshoppers and leaf beetles. </w:t>
      </w:r>
      <w:del w:id="78" w:author="CK NTU" w:date="2022-05-09T11:41:00Z">
        <w:r w:rsidDel="00470B5E">
          <w:rPr>
            <w:rFonts w:hint="eastAsia"/>
          </w:rPr>
          <w:delText>(</w:delText>
        </w:r>
      </w:del>
      <w:r>
        <w:rPr>
          <w:rFonts w:hint="eastAsia"/>
        </w:rPr>
        <w:t>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t>is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14:paraId="708E9763" w14:textId="77777777" w:rsidR="005B0566" w:rsidRDefault="005B0566">
      <w:pPr>
        <w:rPr>
          <w:i/>
          <w:color w:val="FF0000"/>
        </w:rPr>
      </w:pPr>
    </w:p>
    <w:p w14:paraId="29529692" w14:textId="77777777" w:rsidR="005B0566" w:rsidRDefault="00DD4E15">
      <w:pPr>
        <w:pStyle w:val="af3"/>
        <w:ind w:left="0"/>
        <w:jc w:val="center"/>
        <w:rPr>
          <w:i/>
        </w:rPr>
      </w:pPr>
      <w:r>
        <w:rPr>
          <w:rFonts w:hint="eastAsia"/>
          <w:i/>
        </w:rPr>
        <w:t>Data analyses</w:t>
      </w:r>
    </w:p>
    <w:p w14:paraId="60671E34" w14:textId="77777777" w:rsidR="005B0566" w:rsidRDefault="00DD4E15">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t>
      </w:r>
      <w:r>
        <w:lastRenderedPageBreak/>
        <w:t xml:space="preserve">were </w:t>
      </w:r>
      <w:r>
        <w:rPr>
          <w:rFonts w:hint="eastAsia"/>
        </w:rPr>
        <w:t>included</w:t>
      </w:r>
      <w:r>
        <w:t xml:space="preserve"> as fixed effects</w:t>
      </w:r>
      <w:r>
        <w:rPr>
          <w:rFonts w:hint="eastAsia"/>
        </w:rPr>
        <w:t xml:space="preserve"> for predator isotope data</w:t>
      </w:r>
      <w:r>
        <w:t xml:space="preserve"> to examine their 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6EFE8F73" w14:textId="77777777" w:rsidR="005B0566" w:rsidRDefault="00DD4E15">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r>
        <w:t>GAP</w:t>
      </w:r>
      <w:r>
        <w:rPr>
          <w:rFonts w:hint="eastAsia"/>
        </w:rPr>
        <w:t xml:space="preserve">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t>Tukey’s post</w:t>
      </w:r>
      <w:r>
        <w:rPr>
          <w:rFonts w:hint="eastAsia"/>
        </w:rPr>
        <w:t>-</w:t>
      </w:r>
      <w:r>
        <w:t xml:space="preserve">hoc </w:t>
      </w:r>
      <w:r>
        <w:lastRenderedPageBreak/>
        <w:t xml:space="preserve">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study system</w:t>
      </w:r>
      <w:r>
        <w:rPr>
          <w:rFonts w:hint="eastAsia"/>
        </w:rPr>
        <w:t xml:space="preserve">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14:paraId="36D21175" w14:textId="77777777" w:rsidR="005B0566" w:rsidRDefault="005B0566">
      <w:pPr>
        <w:rPr>
          <w:b/>
        </w:rPr>
      </w:pPr>
    </w:p>
    <w:p w14:paraId="33F497E3" w14:textId="77777777" w:rsidR="005B0566" w:rsidRDefault="00DD4E15">
      <w:pPr>
        <w:rPr>
          <w:b/>
        </w:rPr>
      </w:pPr>
      <w:r>
        <w:rPr>
          <w:rFonts w:hint="eastAsia"/>
          <w:b/>
        </w:rPr>
        <w:t>Results</w:t>
      </w:r>
    </w:p>
    <w:p w14:paraId="4973A5E6" w14:textId="77777777" w:rsidR="005B0566" w:rsidRDefault="00DD4E15">
      <w:pPr>
        <w:jc w:val="center"/>
        <w:rPr>
          <w:i/>
        </w:rPr>
      </w:pPr>
      <w:r>
        <w:rPr>
          <w:rFonts w:hint="eastAsia"/>
          <w:i/>
        </w:rPr>
        <w:t>Diet compositions of predators in rice farms</w:t>
      </w:r>
    </w:p>
    <w:p w14:paraId="74B03880" w14:textId="77777777" w:rsidR="005B0566" w:rsidRDefault="00DD4E15">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predators</w:t>
      </w:r>
      <w:r>
        <w:t>’</w:t>
      </w:r>
      <w:r>
        <w:rPr>
          <w:rFonts w:hint="eastAsia"/>
        </w:rPr>
        <w:t xml:space="preserve">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w:t>
      </w:r>
      <w:r>
        <w:t>predators’</w:t>
      </w:r>
      <w:r>
        <w:rPr>
          <w:rFonts w:hint="eastAsia"/>
        </w:rPr>
        <w:t xml:space="preserv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14:paraId="27747F70" w14:textId="77777777" w:rsidR="005B0566" w:rsidRDefault="00DD4E15">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Across organic and conventional farms, s</w:t>
      </w:r>
      <w:r>
        <w:rPr>
          <w:rFonts w:hint="eastAsia"/>
        </w:rPr>
        <w:t>piders consumed</w:t>
      </w:r>
      <w:r>
        <w:t xml:space="preserve"> </w:t>
      </w:r>
      <w:r>
        <w:rPr>
          <w:rFonts w:hint="eastAsia"/>
        </w:rPr>
        <w:t>a higher proportion of detritivores (33</w:t>
      </w:r>
      <w:r>
        <w:t>-</w:t>
      </w:r>
      <w:r>
        <w:rPr>
          <w:rFonts w:hint="eastAsia"/>
        </w:rPr>
        <w:t>55%) in the</w:t>
      </w:r>
      <w:r>
        <w:t>ir</w:t>
      </w:r>
      <w:r>
        <w:rPr>
          <w:rFonts w:hint="eastAsia"/>
        </w:rPr>
        <w:t xml:space="preserve"> diet</w:t>
      </w:r>
      <w:r>
        <w:t xml:space="preserve"> in the </w:t>
      </w:r>
      <w:r>
        <w:lastRenderedPageBreak/>
        <w:t>beginning of crop season (</w:t>
      </w:r>
      <w:r>
        <w:rPr>
          <w:rFonts w:hint="eastAsia"/>
        </w:rPr>
        <w:t>tillering stage</w:t>
      </w:r>
      <w:r>
        <w:t>)</w:t>
      </w:r>
      <w:r>
        <w:rPr>
          <w:rFonts w:hint="eastAsia"/>
        </w:rPr>
        <w:t xml:space="preserve"> and substantially increased the 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 xml:space="preserve">(Fig. 1b; Appendix S1: </w:t>
      </w:r>
      <w:r>
        <w:t>Table S2</w:t>
      </w:r>
      <w:r>
        <w:rPr>
          <w:rFonts w:hint="eastAsia"/>
        </w:rPr>
        <w:t>).</w:t>
      </w:r>
      <w:r>
        <w:rPr>
          <w:rFonts w:hint="eastAsia"/>
          <w:color w:val="FF0000"/>
        </w:rPr>
        <w:t xml:space="preserve"> </w:t>
      </w:r>
      <w:r>
        <w:rPr>
          <w:rFonts w:ascii="Helvetica" w:hAnsi="Helvetica" w:cs="Helvetica" w:hint="eastAsia"/>
          <w:color w:val="141823"/>
          <w:szCs w:val="28"/>
          <w:shd w:val="clear" w:color="auto" w:fill="FFFFFF"/>
        </w:rPr>
        <w:t>In 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 xml:space="preserve">in both organic and conventional farms </w:t>
      </w:r>
      <w:r>
        <w:rPr>
          <w:rFonts w:hint="eastAsia"/>
        </w:rPr>
        <w:t>consumed a low 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a </w:t>
      </w:r>
      <w:r>
        <w:t xml:space="preserve">steadily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w:t>
      </w:r>
      <w:r>
        <w:t xml:space="preserve">generally </w:t>
      </w:r>
      <w:r>
        <w:rPr>
          <w:rFonts w:hint="eastAsia"/>
        </w:rPr>
        <w:t xml:space="preserve">did not constitute an important prey source and contributed less than 33% to </w:t>
      </w:r>
      <w:r>
        <w:t>the predators’</w:t>
      </w:r>
      <w:r>
        <w:rPr>
          <w:rFonts w:hint="eastAsia"/>
        </w:rPr>
        <w:t xml:space="preserve"> diet</w:t>
      </w:r>
      <w:r>
        <w:t xml:space="preserve"> (Fig. 1b</w:t>
      </w:r>
      <w:r>
        <w:rPr>
          <w:rFonts w:hint="eastAsia"/>
        </w:rPr>
        <w:t xml:space="preserve">, c; Appendix S1: </w:t>
      </w:r>
      <w:r>
        <w:t>Table S2)</w:t>
      </w:r>
      <w:r>
        <w:rPr>
          <w:rFonts w:hint="eastAsia"/>
        </w:rPr>
        <w:t>.</w:t>
      </w:r>
    </w:p>
    <w:p w14:paraId="3B49A5C2" w14:textId="77777777" w:rsidR="005B0566" w:rsidRDefault="005B0566">
      <w:pPr>
        <w:rPr>
          <w:color w:val="FF0000"/>
        </w:rPr>
      </w:pPr>
    </w:p>
    <w:p w14:paraId="1368D48D" w14:textId="77777777" w:rsidR="005B0566" w:rsidRDefault="00DD4E15">
      <w:pPr>
        <w:jc w:val="center"/>
        <w:rPr>
          <w:i/>
        </w:rPr>
      </w:pPr>
      <w:r>
        <w:rPr>
          <w:rFonts w:hint="eastAsia"/>
          <w:i/>
        </w:rPr>
        <w:t>Patterns of rice herbivore consumption by predators</w:t>
      </w:r>
    </w:p>
    <w:p w14:paraId="37AEED3B" w14:textId="77777777" w:rsidR="005B0566" w:rsidRDefault="00DD4E15">
      <w:r>
        <w:rPr>
          <w:rFonts w:hint="eastAsia"/>
        </w:rPr>
        <w:tab/>
      </w:r>
      <w:r>
        <w:t>We further analyzed rice herbivore consumption</w:t>
      </w:r>
      <w:r>
        <w:rPr>
          <w:rFonts w:hint="eastAsia"/>
        </w:rPr>
        <w:t xml:space="preserve"> by </w:t>
      </w:r>
      <w:r>
        <w:t>GAPs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GAPs’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4CCFB943" w14:textId="77777777" w:rsidR="005B0566" w:rsidRDefault="00DD4E15">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w:t>
      </w:r>
      <w:r>
        <w:rPr>
          <w:rFonts w:hint="eastAsia"/>
        </w:rPr>
        <w:lastRenderedPageBreak/>
        <w:t>diet remained relatively stable throughout the season</w:t>
      </w:r>
      <w:r>
        <w:t xml:space="preserve">, ranging from </w:t>
      </w:r>
      <w:r>
        <w:rPr>
          <w:rFonts w:hint="eastAsia"/>
        </w:rPr>
        <w:t>74</w:t>
      </w:r>
      <w:r>
        <w:t>-8</w:t>
      </w:r>
      <w:r>
        <w:rPr>
          <w:rFonts w:hint="eastAsia"/>
        </w:rPr>
        <w:t>5</w:t>
      </w:r>
      <w:r>
        <w:t>% (tilling) to 93</w:t>
      </w:r>
      <w:r>
        <w:rPr>
          <w:rFonts w:hint="eastAsia"/>
        </w:rPr>
        <w:t>-95</w:t>
      </w:r>
      <w:r>
        <w:t>% (ripening)</w:t>
      </w:r>
      <w:r>
        <w:rPr>
          <w:rFonts w:hint="eastAsia"/>
        </w:rPr>
        <w:t xml:space="preserve"> (Fig. 2c; Appendix S1: </w:t>
      </w:r>
      <w:r>
        <w:t>Table S2</w:t>
      </w:r>
      <w:r>
        <w:rPr>
          <w:rFonts w:hint="eastAsia"/>
        </w:rPr>
        <w:t xml:space="preserve">). </w:t>
      </w:r>
    </w:p>
    <w:p w14:paraId="58032E75" w14:textId="77777777" w:rsidR="005B0566" w:rsidRDefault="005B0566"/>
    <w:p w14:paraId="0D1A26A8" w14:textId="77777777" w:rsidR="005B0566" w:rsidRDefault="00DD4E15">
      <w:pPr>
        <w:jc w:val="center"/>
        <w:rPr>
          <w:i/>
        </w:rPr>
      </w:pPr>
      <w:r>
        <w:rPr>
          <w:rFonts w:hint="eastAsia"/>
          <w:i/>
        </w:rPr>
        <w:t xml:space="preserve">Factors associated with rice herbivore </w:t>
      </w:r>
      <w:r>
        <w:rPr>
          <w:i/>
        </w:rPr>
        <w:t>consumption</w:t>
      </w:r>
      <w:r>
        <w:rPr>
          <w:rFonts w:hint="eastAsia"/>
          <w:i/>
        </w:rPr>
        <w:t xml:space="preserve"> by predators</w:t>
      </w:r>
    </w:p>
    <w:p w14:paraId="3F49C0F1" w14:textId="77777777" w:rsidR="005B0566" w:rsidRDefault="00DD4E15">
      <w:r>
        <w:rPr>
          <w:rFonts w:hint="eastAsia"/>
        </w:rPr>
        <w:tab/>
        <w:t xml:space="preserve">The proportion of rice herbivores consumed in </w:t>
      </w:r>
      <w:r>
        <w:t>GAP</w:t>
      </w:r>
      <w:r>
        <w:rPr>
          <w:rFonts w:hint="eastAsia"/>
        </w:rPr>
        <w:t>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0B7BA316" w14:textId="77777777" w:rsidR="005B0566" w:rsidRDefault="00DD4E15">
      <w:r>
        <w:rPr>
          <w:rFonts w:hint="eastAsia"/>
        </w:rPr>
        <w:tab/>
        <w:t xml:space="preserve">The proportion of rice herbivores consumed in </w:t>
      </w:r>
      <w:r>
        <w:t>GAPs’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w:t>
      </w:r>
      <w:r>
        <w:t>GAP</w:t>
      </w:r>
      <w:r>
        <w:rPr>
          <w:rFonts w:hint="eastAsia"/>
        </w:rPr>
        <w:t>s 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212C4C0D" w14:textId="77777777" w:rsidR="005B0566" w:rsidRDefault="00DD4E15">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xml:space="preserve">, the proportion of rice herbivores consumed in </w:t>
      </w:r>
      <w:r>
        <w:t>GAP</w:t>
      </w:r>
      <w:r>
        <w:rPr>
          <w:rFonts w:hint="eastAsia"/>
        </w:rPr>
        <w:t>s</w:t>
      </w:r>
      <w:r>
        <w:t>’</w:t>
      </w:r>
      <w:r>
        <w:rPr>
          <w:rFonts w:hint="eastAsia"/>
        </w:rPr>
        <w:t xml:space="preserve"> diet was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t>
      </w:r>
      <w:r>
        <w:lastRenderedPageBreak/>
        <w:t>w</w:t>
      </w:r>
      <w:r>
        <w:rPr>
          <w:rFonts w:hint="eastAsia"/>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14:paraId="3B6E4605" w14:textId="77777777" w:rsidR="005B0566" w:rsidRDefault="00DD4E15">
      <w:r>
        <w:rPr>
          <w:rFonts w:hint="eastAsia"/>
        </w:rPr>
        <w:lastRenderedPageBreak/>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and ladybeetles. The </w:t>
      </w:r>
      <w:r>
        <w:t>results</w:t>
      </w:r>
      <w:r>
        <w:rPr>
          <w:rFonts w:hint="eastAsia"/>
        </w:rPr>
        <w:t xml:space="preserve"> were obtained from the Anova()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5B0566" w14:paraId="1D02372E" w14:textId="77777777"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081099B" w14:textId="77777777"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415A4657"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3F4958F0"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7BE5C726"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39160673"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5B0566" w14:paraId="14E9B95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90BAB89" w14:textId="77777777"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4FC0A01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BC9FC1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7ED94D4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71779DB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5B0566" w14:paraId="64E0F4E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5771172"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23E5250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28CA0C2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A411E1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5F2D389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377D423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5216D3C"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0E686CA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571D95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50667A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01C32C0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236D0FA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B6215D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CEDC6F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8F7632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5A38C1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5E41F5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5B0566" w14:paraId="0434209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9FE2A5F"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16AC5AE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6D2801F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2E06DD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66E1EC5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5B0566" w14:paraId="0C8834A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ED32508"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65409E7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B0D018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D010D0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6C5ED11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5B0566" w14:paraId="5F6DFA8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057ACDF" w14:textId="77777777" w:rsidR="005B0566" w:rsidRDefault="00DD4E15">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1E8FE38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111920F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C136D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60595D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5B0566" w14:paraId="053CB62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9309882"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7857850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509804A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2F899F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46389F1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689E5C3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52422B4"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5653F98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6E989B5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F8C36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711909E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14:paraId="1A45A2C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E441D05"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361A126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14094C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459808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748B2CE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5B0566" w14:paraId="64DFADA0"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82B3FC"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3D3FC8E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530A1CC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5FFE61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052B301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5B0566" w14:paraId="258E3BCB"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414CED4"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D4F96F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515EAC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80DEFD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09B5FBE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5B0566" w14:paraId="7128E46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C9890EB"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63FC6DB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660A30B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FFAD20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4457A38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5B0566" w14:paraId="5A9D536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8CF415F"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520BC06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7E07ED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6A6FC98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5D928F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5B0566" w14:paraId="1704C7D2"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094910B"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3E8D46E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4CE6326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3628B0D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5215525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5B0566" w14:paraId="68F6CEB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D729291" w14:textId="77777777" w:rsidR="005B0566" w:rsidRDefault="00DD4E15">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1F6D7EE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46A9F63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0156E8A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7E283E9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5B0566" w14:paraId="6DFCCEC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F66664D"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766F8DE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30A3F9B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DB0964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1A81509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5B0566" w14:paraId="6B4432C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169564B0"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7C4476F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6996044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3B2F0A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16B2FA9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 0.001</w:t>
            </w:r>
          </w:p>
        </w:tc>
      </w:tr>
      <w:tr w:rsidR="005B0566" w14:paraId="7A3D702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25C8715"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22B7107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63FF64E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7CF745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4CAF402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5B0566" w14:paraId="2533FD4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205AE9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4F089A7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181ADAD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94A3D8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102637B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5B0566" w14:paraId="7D007D0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688ADE3"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5483CB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5F241A1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0709BD9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1BBB56E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5B0566" w14:paraId="7E20637C"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6C880F5"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2507F89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3DD7AA0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5A339E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31F0CE2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5B0566" w14:paraId="6A0117F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B957F4A" w14:textId="77777777"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14:paraId="7140FB7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64FB1B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06599B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24C6644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5B0566" w14:paraId="1EA2225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70105FE" w14:textId="77777777" w:rsidR="005B0566" w:rsidRDefault="005B0566">
            <w:pPr>
              <w:spacing w:after="0" w:line="240" w:lineRule="auto"/>
              <w:rPr>
                <w:rFonts w:cs="Arial"/>
                <w:b w:val="0"/>
                <w:bCs w:val="0"/>
                <w:color w:val="auto"/>
                <w:sz w:val="22"/>
              </w:rPr>
            </w:pPr>
          </w:p>
        </w:tc>
        <w:tc>
          <w:tcPr>
            <w:tcW w:w="2761" w:type="dxa"/>
            <w:shd w:val="clear" w:color="auto" w:fill="auto"/>
            <w:vAlign w:val="center"/>
          </w:tcPr>
          <w:p w14:paraId="0D4FC20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47D28D4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7383ED9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273E5DD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4D0B863F" w14:textId="77777777" w:rsidR="005B0566" w:rsidRDefault="00DD4E15">
      <w:pPr>
        <w:rPr>
          <w:sz w:val="24"/>
        </w:rPr>
      </w:pPr>
      <w:r>
        <w:rPr>
          <w:color w:val="FF0000"/>
          <w:sz w:val="24"/>
        </w:rPr>
        <w:br w:type="page"/>
      </w:r>
      <w:r>
        <w:rPr>
          <w:rFonts w:hint="eastAsia"/>
        </w:rPr>
        <w:lastRenderedPageBreak/>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68" w:type="dxa"/>
        <w:jc w:val="center"/>
        <w:tblLook w:val="04A0" w:firstRow="1" w:lastRow="0" w:firstColumn="1" w:lastColumn="0" w:noHBand="0" w:noVBand="1"/>
      </w:tblPr>
      <w:tblGrid>
        <w:gridCol w:w="2072"/>
        <w:gridCol w:w="1843"/>
        <w:gridCol w:w="1985"/>
        <w:gridCol w:w="1553"/>
        <w:gridCol w:w="1515"/>
      </w:tblGrid>
      <w:tr w:rsidR="005B0566" w14:paraId="62FC6EBB"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E29EC49"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843" w:type="dxa"/>
            <w:shd w:val="clear" w:color="auto" w:fill="auto"/>
            <w:noWrap/>
            <w:vAlign w:val="center"/>
          </w:tcPr>
          <w:p w14:paraId="395A9EB6"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14:paraId="64877F10"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14:paraId="3D226593"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6B9F8D4B"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14:paraId="1F1DB99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0930D8C6"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14:paraId="31F8D96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32BA1EF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1553" w:type="dxa"/>
            <w:tcBorders>
              <w:right w:val="nil"/>
            </w:tcBorders>
            <w:shd w:val="clear" w:color="auto" w:fill="auto"/>
            <w:noWrap/>
            <w:vAlign w:val="center"/>
          </w:tcPr>
          <w:p w14:paraId="2942A09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7C17261A"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5B0566" w14:paraId="034A2CA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5264CEE9"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006295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610701A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1553" w:type="dxa"/>
            <w:shd w:val="clear" w:color="auto" w:fill="auto"/>
            <w:noWrap/>
            <w:vAlign w:val="center"/>
          </w:tcPr>
          <w:p w14:paraId="64D6D9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216D90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5B0566" w14:paraId="2AC73DC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4F9F6C44"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843" w:type="dxa"/>
            <w:tcBorders>
              <w:right w:val="nil"/>
            </w:tcBorders>
            <w:shd w:val="clear" w:color="auto" w:fill="auto"/>
            <w:noWrap/>
            <w:vAlign w:val="center"/>
          </w:tcPr>
          <w:p w14:paraId="32093AA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271B1FB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1553" w:type="dxa"/>
            <w:tcBorders>
              <w:right w:val="nil"/>
            </w:tcBorders>
            <w:shd w:val="clear" w:color="auto" w:fill="auto"/>
            <w:noWrap/>
            <w:vAlign w:val="center"/>
          </w:tcPr>
          <w:p w14:paraId="569D42B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6A14608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5B0566" w14:paraId="17A118F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38990FD9"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6301BF8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551DE47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1553" w:type="dxa"/>
            <w:shd w:val="clear" w:color="auto" w:fill="auto"/>
            <w:noWrap/>
            <w:vAlign w:val="center"/>
          </w:tcPr>
          <w:p w14:paraId="76D20F6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73A4E2E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5B0566" w14:paraId="548E2E30"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A47E1B3"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Ladybeetles</w:t>
            </w:r>
          </w:p>
        </w:tc>
        <w:tc>
          <w:tcPr>
            <w:tcW w:w="1843" w:type="dxa"/>
            <w:tcBorders>
              <w:right w:val="nil"/>
            </w:tcBorders>
            <w:shd w:val="clear" w:color="auto" w:fill="auto"/>
            <w:noWrap/>
            <w:vAlign w:val="center"/>
          </w:tcPr>
          <w:p w14:paraId="52AA505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6AD8076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1553" w:type="dxa"/>
            <w:tcBorders>
              <w:right w:val="nil"/>
            </w:tcBorders>
            <w:shd w:val="clear" w:color="auto" w:fill="auto"/>
            <w:noWrap/>
            <w:vAlign w:val="center"/>
          </w:tcPr>
          <w:p w14:paraId="7CA1857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5B89E7C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5B0566" w14:paraId="5BD1F23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6D8EC04D" w14:textId="77777777"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14:paraId="1874342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3D01581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1553" w:type="dxa"/>
            <w:shd w:val="clear" w:color="auto" w:fill="auto"/>
            <w:noWrap/>
            <w:vAlign w:val="center"/>
          </w:tcPr>
          <w:p w14:paraId="779E473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0E1F24C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20468D6A" w14:textId="77777777" w:rsidR="005B0566" w:rsidRDefault="005B0566">
      <w:pPr>
        <w:rPr>
          <w:b/>
          <w:color w:val="FF0000"/>
        </w:rPr>
      </w:pPr>
    </w:p>
    <w:p w14:paraId="4DABD607" w14:textId="77777777" w:rsidR="005B0566" w:rsidRDefault="005B0566">
      <w:pPr>
        <w:rPr>
          <w:b/>
          <w:color w:val="FF0000"/>
        </w:rPr>
      </w:pPr>
    </w:p>
    <w:p w14:paraId="543E9F10" w14:textId="77777777" w:rsidR="005B0566" w:rsidRDefault="00DD4E15">
      <w:pPr>
        <w:rPr>
          <w:sz w:val="24"/>
        </w:rPr>
      </w:pPr>
      <w:r>
        <w:rPr>
          <w:sz w:val="24"/>
        </w:rPr>
        <w:br w:type="page"/>
      </w:r>
    </w:p>
    <w:p w14:paraId="0168FE76" w14:textId="77777777" w:rsidR="005B0566" w:rsidRDefault="00DD4E15">
      <w:r>
        <w:rPr>
          <w:rFonts w:hint="eastAsia"/>
        </w:rPr>
        <w:lastRenderedPageBreak/>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30" w:type="dxa"/>
        <w:jc w:val="center"/>
        <w:tblLook w:val="04A0" w:firstRow="1" w:lastRow="0" w:firstColumn="1" w:lastColumn="0" w:noHBand="0" w:noVBand="1"/>
      </w:tblPr>
      <w:tblGrid>
        <w:gridCol w:w="2268"/>
        <w:gridCol w:w="1559"/>
        <w:gridCol w:w="1985"/>
        <w:gridCol w:w="1559"/>
        <w:gridCol w:w="1559"/>
      </w:tblGrid>
      <w:tr w:rsidR="005B0566" w14:paraId="63B708FD"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33F69995"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559" w:type="dxa"/>
            <w:shd w:val="clear" w:color="auto" w:fill="auto"/>
            <w:noWrap/>
            <w:vAlign w:val="center"/>
          </w:tcPr>
          <w:p w14:paraId="166EC31F"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1985" w:type="dxa"/>
            <w:shd w:val="clear" w:color="auto" w:fill="auto"/>
            <w:noWrap/>
            <w:vAlign w:val="center"/>
          </w:tcPr>
          <w:p w14:paraId="32404102"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14:paraId="660AC985"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1559" w:type="dxa"/>
            <w:shd w:val="clear" w:color="auto" w:fill="auto"/>
            <w:noWrap/>
            <w:vAlign w:val="center"/>
          </w:tcPr>
          <w:p w14:paraId="46E1E911" w14:textId="77777777"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14:paraId="046921C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7FE0CD9D" w14:textId="77777777"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14:paraId="6E3CFBF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1985" w:type="dxa"/>
            <w:tcBorders>
              <w:right w:val="nil"/>
            </w:tcBorders>
            <w:shd w:val="clear" w:color="auto" w:fill="auto"/>
            <w:noWrap/>
            <w:vAlign w:val="center"/>
          </w:tcPr>
          <w:p w14:paraId="349B1D5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1559" w:type="dxa"/>
            <w:tcBorders>
              <w:right w:val="nil"/>
            </w:tcBorders>
            <w:shd w:val="clear" w:color="auto" w:fill="auto"/>
            <w:noWrap/>
            <w:vAlign w:val="center"/>
          </w:tcPr>
          <w:p w14:paraId="3DC1F1D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14:paraId="5466BCE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5B0566" w14:paraId="3C4CCC09"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504112C0" w14:textId="77777777"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14:paraId="6B79329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1985" w:type="dxa"/>
            <w:shd w:val="clear" w:color="auto" w:fill="auto"/>
            <w:noWrap/>
            <w:vAlign w:val="center"/>
          </w:tcPr>
          <w:p w14:paraId="2396480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1559" w:type="dxa"/>
            <w:shd w:val="clear" w:color="auto" w:fill="auto"/>
            <w:noWrap/>
            <w:vAlign w:val="center"/>
          </w:tcPr>
          <w:p w14:paraId="57555276"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14:paraId="7F495B9E"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5B0566" w14:paraId="6FA9760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693C570C" w14:textId="77777777"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14:paraId="4AE4692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1985" w:type="dxa"/>
            <w:tcBorders>
              <w:right w:val="nil"/>
            </w:tcBorders>
            <w:shd w:val="clear" w:color="auto" w:fill="auto"/>
            <w:noWrap/>
            <w:vAlign w:val="center"/>
          </w:tcPr>
          <w:p w14:paraId="37A22E4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1559" w:type="dxa"/>
            <w:tcBorders>
              <w:right w:val="nil"/>
            </w:tcBorders>
            <w:shd w:val="clear" w:color="auto" w:fill="auto"/>
            <w:noWrap/>
            <w:vAlign w:val="center"/>
          </w:tcPr>
          <w:p w14:paraId="63D5DCA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14:paraId="1E7E55A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5B0566" w14:paraId="0DF9794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5321125A" w14:textId="77777777"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559" w:type="dxa"/>
            <w:shd w:val="clear" w:color="auto" w:fill="auto"/>
            <w:noWrap/>
            <w:vAlign w:val="center"/>
          </w:tcPr>
          <w:p w14:paraId="36C9E8A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shd w:val="clear" w:color="auto" w:fill="auto"/>
            <w:noWrap/>
            <w:vAlign w:val="center"/>
          </w:tcPr>
          <w:p w14:paraId="7AEE2B7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1559" w:type="dxa"/>
            <w:shd w:val="clear" w:color="auto" w:fill="auto"/>
            <w:noWrap/>
            <w:vAlign w:val="center"/>
          </w:tcPr>
          <w:p w14:paraId="1E06A9A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14:paraId="00A67C4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5B0566" w14:paraId="426EA2A7"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36AE13A0" w14:textId="77777777"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14:paraId="4F33B202"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14:paraId="0D40E6D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1559" w:type="dxa"/>
            <w:tcBorders>
              <w:right w:val="nil"/>
            </w:tcBorders>
            <w:shd w:val="clear" w:color="auto" w:fill="auto"/>
            <w:noWrap/>
            <w:vAlign w:val="center"/>
          </w:tcPr>
          <w:p w14:paraId="0DE3D5F1"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14:paraId="7893353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5B0566" w14:paraId="30FBBF9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2962C8BF" w14:textId="77777777"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14:paraId="4DBC0653"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shd w:val="clear" w:color="auto" w:fill="auto"/>
            <w:noWrap/>
            <w:vAlign w:val="center"/>
          </w:tcPr>
          <w:p w14:paraId="414B8E2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1559" w:type="dxa"/>
            <w:shd w:val="clear" w:color="auto" w:fill="auto"/>
            <w:noWrap/>
            <w:vAlign w:val="center"/>
          </w:tcPr>
          <w:p w14:paraId="0A99F6AB"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4F98B8F0"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5B0566" w14:paraId="780E7241"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44F17C4A" w14:textId="77777777" w:rsidR="005B0566" w:rsidRDefault="00DD4E15">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1559" w:type="dxa"/>
            <w:tcBorders>
              <w:right w:val="nil"/>
            </w:tcBorders>
            <w:shd w:val="clear" w:color="auto" w:fill="auto"/>
            <w:noWrap/>
            <w:vAlign w:val="center"/>
          </w:tcPr>
          <w:p w14:paraId="7F39EF7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14:paraId="6CA44DC4"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1559" w:type="dxa"/>
            <w:tcBorders>
              <w:right w:val="nil"/>
            </w:tcBorders>
            <w:shd w:val="clear" w:color="auto" w:fill="auto"/>
            <w:noWrap/>
            <w:vAlign w:val="center"/>
          </w:tcPr>
          <w:p w14:paraId="7648588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14:paraId="507A1F45"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5B0566" w14:paraId="27285681"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D421FCC" w14:textId="77777777" w:rsidR="005B0566" w:rsidRDefault="005B0566">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14:paraId="4CCABC6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shd w:val="clear" w:color="auto" w:fill="auto"/>
            <w:noWrap/>
            <w:vAlign w:val="center"/>
          </w:tcPr>
          <w:p w14:paraId="18ABDAA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1559" w:type="dxa"/>
            <w:shd w:val="clear" w:color="auto" w:fill="auto"/>
            <w:noWrap/>
            <w:vAlign w:val="center"/>
          </w:tcPr>
          <w:p w14:paraId="13F0C4FD"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16C1E2D9"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5B0566" w14:paraId="65384A9C"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518B6B21" w14:textId="77777777" w:rsidR="005B0566" w:rsidRDefault="005B0566">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14:paraId="6C99A9C7"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14:paraId="5E131A7F"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1559" w:type="dxa"/>
            <w:tcBorders>
              <w:right w:val="nil"/>
            </w:tcBorders>
            <w:shd w:val="clear" w:color="auto" w:fill="auto"/>
            <w:noWrap/>
            <w:vAlign w:val="center"/>
          </w:tcPr>
          <w:p w14:paraId="1DEC66DC"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14:paraId="1132CEE8" w14:textId="77777777"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3B932295" w14:textId="77777777" w:rsidR="005B0566" w:rsidRDefault="00DD4E15">
      <w:pPr>
        <w:rPr>
          <w:b/>
          <w:color w:val="FF0000"/>
        </w:rPr>
      </w:pPr>
      <w:r>
        <w:rPr>
          <w:b/>
          <w:color w:val="FF0000"/>
        </w:rPr>
        <w:br w:type="page"/>
      </w:r>
    </w:p>
    <w:p w14:paraId="16A274CA" w14:textId="77777777" w:rsidR="005B0566" w:rsidRDefault="00DD4E15">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716727DF" w14:textId="77777777" w:rsidR="005B0566" w:rsidRDefault="00DD4E15">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and (c) ladybeetles. The proportions are the posterior mean estimates from the Bayesian stable isotope mixing models averaged over all replicate farms and across three study years.</w:t>
      </w:r>
    </w:p>
    <w:p w14:paraId="1D718296" w14:textId="77777777" w:rsidR="005B0566" w:rsidRDefault="005B0566">
      <w:pPr>
        <w:rPr>
          <w:sz w:val="24"/>
        </w:rPr>
      </w:pPr>
    </w:p>
    <w:p w14:paraId="26AB6F9D" w14:textId="77777777" w:rsidR="005B0566" w:rsidRDefault="00DD4E15">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19E59994" w14:textId="77777777" w:rsidR="005B0566" w:rsidRDefault="00DD4E15">
      <w:r>
        <w:rPr>
          <w:rFonts w:hint="eastAsia"/>
        </w:rPr>
        <w:t>Figure 2. The proportion of rice herbivores consumed in the diet of predators in organic and conventional rice farms over crop stages in the three study years: (a) all predators as a whole feeding guild, (b) spiders, and (c) ladybeetles. The proportions are the posterior mean estimates from the Bayesian stable isotope mixing models.</w:t>
      </w:r>
    </w:p>
    <w:p w14:paraId="18417771" w14:textId="77777777" w:rsidR="005B0566" w:rsidRDefault="005B0566">
      <w:pPr>
        <w:rPr>
          <w:b/>
          <w:color w:val="FF0000"/>
        </w:rPr>
      </w:pPr>
    </w:p>
    <w:p w14:paraId="228FF821" w14:textId="77777777" w:rsidR="005B0566" w:rsidRDefault="005B0566">
      <w:pPr>
        <w:rPr>
          <w:b/>
          <w:color w:val="FF0000"/>
        </w:rPr>
      </w:pPr>
    </w:p>
    <w:p w14:paraId="082EC7CF" w14:textId="77777777" w:rsidR="005B0566" w:rsidRDefault="005B0566">
      <w:pPr>
        <w:rPr>
          <w:b/>
          <w:color w:val="FF0000"/>
        </w:rPr>
      </w:pPr>
    </w:p>
    <w:p w14:paraId="05B3FE0F" w14:textId="77777777" w:rsidR="005B0566" w:rsidRDefault="00DD4E15">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65263F38" w14:textId="77777777" w:rsidR="005B0566" w:rsidRDefault="00DD4E15">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14:paraId="075422E9" w14:textId="77777777" w:rsidR="005B0566" w:rsidRDefault="00DD4E15">
      <w:pPr>
        <w:rPr>
          <w:rFonts w:cs="Arial"/>
          <w:b/>
          <w:szCs w:val="28"/>
        </w:rPr>
      </w:pPr>
      <w:r>
        <w:rPr>
          <w:rFonts w:cs="Arial"/>
          <w:b/>
          <w:szCs w:val="28"/>
        </w:rPr>
        <w:br w:type="page"/>
      </w:r>
    </w:p>
    <w:p w14:paraId="41CBF6C6" w14:textId="77777777" w:rsidR="005B0566" w:rsidRDefault="00DD4E15">
      <w:pPr>
        <w:rPr>
          <w:rFonts w:cs="Arial"/>
          <w:b/>
          <w:szCs w:val="28"/>
        </w:rPr>
      </w:pPr>
      <w:r>
        <w:rPr>
          <w:rFonts w:cs="Arial"/>
          <w:b/>
          <w:szCs w:val="28"/>
        </w:rPr>
        <w:lastRenderedPageBreak/>
        <w:t>Discussion</w:t>
      </w:r>
    </w:p>
    <w:p w14:paraId="48C6D143" w14:textId="04C6D69D" w:rsidR="005B0566" w:rsidRDefault="00DD4E15">
      <w:pPr>
        <w:rPr>
          <w:rFonts w:cs="Arial"/>
          <w:szCs w:val="28"/>
        </w:rPr>
      </w:pPr>
      <w:r>
        <w:rPr>
          <w:rFonts w:cs="Arial" w:hint="eastAsia"/>
          <w:szCs w:val="28"/>
        </w:rPr>
        <w:tab/>
      </w:r>
      <w:r>
        <w:rPr>
          <w:rFonts w:cs="Arial"/>
          <w:szCs w:val="28"/>
        </w:rPr>
        <w:t xml:space="preserve">To echo </w:t>
      </w:r>
      <w:r>
        <w:rPr>
          <w:rFonts w:cs="Arial" w:hint="eastAsia"/>
          <w:szCs w:val="28"/>
        </w:rPr>
        <w:t xml:space="preserve">with </w:t>
      </w:r>
      <w:r>
        <w:rPr>
          <w:rFonts w:cs="Arial"/>
          <w:szCs w:val="28"/>
        </w:rPr>
        <w:t xml:space="preserve">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GAPs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GAPs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w:t>
      </w:r>
      <w:r>
        <w:rPr>
          <w:rFonts w:cs="Arial"/>
          <w:szCs w:val="28"/>
        </w:rPr>
        <w:t>GAPs’</w:t>
      </w:r>
      <w:r>
        <w:rPr>
          <w:rFonts w:cs="Arial" w:hint="eastAsia"/>
          <w:szCs w:val="28"/>
        </w:rPr>
        <w:t xml:space="preserve">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23-</w:t>
      </w:r>
      <w:r>
        <w:rPr>
          <w:rFonts w:cs="Arial" w:hint="eastAsia"/>
          <w:szCs w:val="28"/>
        </w:rPr>
        <w:t>4</w:t>
      </w:r>
      <w:r>
        <w:rPr>
          <w:rFonts w:cs="Arial"/>
          <w:szCs w:val="28"/>
        </w:rPr>
        <w:t>7</w:t>
      </w:r>
      <w:r>
        <w:rPr>
          <w:rFonts w:cs="Arial" w:hint="eastAsia"/>
          <w:szCs w:val="28"/>
        </w:rPr>
        <w:t xml:space="preserve">% at the tillering stage to </w:t>
      </w:r>
      <w:r>
        <w:rPr>
          <w:rFonts w:cs="Arial"/>
          <w:szCs w:val="28"/>
        </w:rPr>
        <w:t>79-</w:t>
      </w:r>
      <w:r>
        <w:rPr>
          <w:rFonts w:cs="Arial" w:hint="eastAsia"/>
          <w:szCs w:val="28"/>
        </w:rPr>
        <w:t>9</w:t>
      </w:r>
      <w:r>
        <w:rPr>
          <w:rFonts w:cs="Arial"/>
          <w:szCs w:val="28"/>
        </w:rPr>
        <w:t>5</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GAP</w:t>
      </w:r>
      <w:r>
        <w:rPr>
          <w:rFonts w:cs="Arial"/>
          <w:szCs w:val="28"/>
        </w:rPr>
        <w:t>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w:t>
      </w:r>
      <w:r>
        <w:rPr>
          <w:rFonts w:cs="Arial"/>
          <w:szCs w:val="28"/>
        </w:rPr>
        <w:t>GAP</w:t>
      </w:r>
      <w:r>
        <w:rPr>
          <w:rFonts w:cs="Arial" w:hint="eastAsia"/>
          <w:szCs w:val="28"/>
        </w:rPr>
        <w:t xml:space="preserve">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 xml:space="preserve">s consumed in </w:t>
      </w:r>
      <w:r>
        <w:rPr>
          <w:rFonts w:cs="Arial"/>
          <w:szCs w:val="28"/>
        </w:rPr>
        <w:t>GAPs’</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xml:space="preserve">. However, contrary to previous studies, pest consumption by </w:t>
      </w:r>
      <w:r>
        <w:rPr>
          <w:rFonts w:cs="Arial"/>
          <w:szCs w:val="28"/>
        </w:rPr>
        <w:t>GAP</w:t>
      </w:r>
      <w:r>
        <w:rPr>
          <w:rFonts w:cs="Arial" w:hint="eastAsia"/>
          <w:szCs w:val="28"/>
        </w:rPr>
        <w:t>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ins w:id="79" w:author="CK NTU" w:date="2022-05-09T11:44:00Z">
        <w:r w:rsidR="00991CBE">
          <w:rPr>
            <w:rFonts w:cs="Arial"/>
            <w:szCs w:val="28"/>
          </w:rPr>
          <w:t>:</w:t>
        </w:r>
      </w:ins>
      <w:r>
        <w:rPr>
          <w:rFonts w:cs="Arial"/>
          <w:szCs w:val="28"/>
        </w:rPr>
        <w:t xml:space="preserve"> </w:t>
      </w:r>
      <w:commentRangeStart w:id="80"/>
      <w:del w:id="81" w:author="CK NTU" w:date="2022-05-09T11:46:00Z">
        <w:r w:rsidDel="00991CBE">
          <w:rPr>
            <w:rFonts w:cs="Arial"/>
            <w:szCs w:val="28"/>
          </w:rPr>
          <w:delText>a</w:delText>
        </w:r>
      </w:del>
      <w:ins w:id="82" w:author="CK NTU" w:date="2022-05-09T11:46:00Z">
        <w:r w:rsidR="00991CBE">
          <w:rPr>
            <w:rFonts w:cs="Arial"/>
            <w:szCs w:val="28"/>
          </w:rPr>
          <w:t>1</w:t>
        </w:r>
      </w:ins>
      <w:r>
        <w:rPr>
          <w:rFonts w:cs="Arial"/>
          <w:szCs w:val="28"/>
        </w:rPr>
        <w:t xml:space="preserve">) </w:t>
      </w:r>
      <w:ins w:id="83" w:author="CK NTU" w:date="2022-05-09T11:47:00Z">
        <w:r w:rsidR="00991CBE" w:rsidRPr="00991CBE">
          <w:rPr>
            <w:rFonts w:cs="Arial"/>
            <w:szCs w:val="28"/>
            <w:rPrChange w:id="84" w:author="CK NTU" w:date="2022-05-09T11:47:00Z">
              <w:rPr>
                <w:rFonts w:cs="Arial"/>
                <w:i/>
                <w:szCs w:val="28"/>
              </w:rPr>
            </w:rPrChange>
          </w:rPr>
          <w:t>G</w:t>
        </w:r>
      </w:ins>
      <w:ins w:id="85" w:author="CK NTU" w:date="2022-05-09T11:48:00Z">
        <w:r w:rsidR="00334960">
          <w:rPr>
            <w:rFonts w:cs="Arial"/>
            <w:szCs w:val="28"/>
          </w:rPr>
          <w:t>APs</w:t>
        </w:r>
      </w:ins>
      <w:ins w:id="86" w:author="CK NTU" w:date="2022-05-09T11:47:00Z">
        <w:r w:rsidR="00991CBE" w:rsidRPr="00991CBE">
          <w:rPr>
            <w:rFonts w:cs="Arial"/>
            <w:szCs w:val="28"/>
            <w:rPrChange w:id="87" w:author="CK NTU" w:date="2022-05-09T11:47:00Z">
              <w:rPr>
                <w:rFonts w:cs="Arial"/>
                <w:i/>
                <w:szCs w:val="28"/>
              </w:rPr>
            </w:rPrChange>
          </w:rPr>
          <w:t xml:space="preserve"> function as specialists at late crop stage</w:t>
        </w:r>
      </w:ins>
      <w:ins w:id="88" w:author="CK NTU" w:date="2022-05-09T11:48:00Z">
        <w:r w:rsidR="00991CBE">
          <w:rPr>
            <w:rFonts w:cs="Arial"/>
            <w:szCs w:val="28"/>
          </w:rPr>
          <w:t>s</w:t>
        </w:r>
      </w:ins>
      <w:del w:id="89" w:author="CK NTU" w:date="2022-05-09T11:47:00Z">
        <w:r w:rsidDel="00991CBE">
          <w:rPr>
            <w:rFonts w:cs="Arial" w:hint="eastAsia"/>
            <w:szCs w:val="28"/>
          </w:rPr>
          <w:delText>t</w:delText>
        </w:r>
        <w:r w:rsidDel="00991CBE">
          <w:rPr>
            <w:rFonts w:cs="Arial" w:hint="eastAsia"/>
            <w:szCs w:val="28"/>
          </w:rPr>
          <w:delText xml:space="preserve">he </w:delText>
        </w:r>
        <w:r w:rsidDel="00991CBE">
          <w:rPr>
            <w:rFonts w:cs="Arial"/>
            <w:szCs w:val="28"/>
          </w:rPr>
          <w:delText xml:space="preserve">within-season and among-year </w:delText>
        </w:r>
        <w:r w:rsidDel="00991CBE">
          <w:rPr>
            <w:rFonts w:cs="Arial" w:hint="eastAsia"/>
            <w:szCs w:val="28"/>
          </w:rPr>
          <w:delText xml:space="preserve">patterns </w:delText>
        </w:r>
        <w:r w:rsidDel="00991CBE">
          <w:rPr>
            <w:rFonts w:cs="Arial"/>
            <w:szCs w:val="28"/>
          </w:rPr>
          <w:delText>in the</w:delText>
        </w:r>
        <w:r w:rsidDel="00991CBE">
          <w:rPr>
            <w:rFonts w:cs="Arial" w:hint="eastAsia"/>
            <w:szCs w:val="28"/>
          </w:rPr>
          <w:delText xml:space="preserve"> diet compositions of</w:delText>
        </w:r>
        <w:r w:rsidDel="00991CBE">
          <w:rPr>
            <w:rFonts w:cs="Arial"/>
            <w:szCs w:val="28"/>
          </w:rPr>
          <w:delText xml:space="preserve"> GAPs</w:delText>
        </w:r>
      </w:del>
      <w:r>
        <w:rPr>
          <w:rFonts w:cs="Arial"/>
          <w:szCs w:val="28"/>
        </w:rPr>
        <w:t xml:space="preserve">, </w:t>
      </w:r>
      <w:del w:id="90" w:author="CK NTU" w:date="2022-05-09T11:47:00Z">
        <w:r w:rsidDel="00991CBE">
          <w:rPr>
            <w:rFonts w:cs="Arial"/>
            <w:szCs w:val="28"/>
          </w:rPr>
          <w:delText>b</w:delText>
        </w:r>
      </w:del>
      <w:ins w:id="91" w:author="CK NTU" w:date="2022-05-09T11:47:00Z">
        <w:r w:rsidR="00991CBE">
          <w:rPr>
            <w:rFonts w:cs="Arial"/>
            <w:szCs w:val="28"/>
          </w:rPr>
          <w:t>2</w:t>
        </w:r>
      </w:ins>
      <w:r>
        <w:rPr>
          <w:rFonts w:cs="Arial"/>
          <w:szCs w:val="28"/>
        </w:rPr>
        <w:t xml:space="preserve">) </w:t>
      </w:r>
      <w:ins w:id="92" w:author="CK NTU" w:date="2022-05-09T11:49:00Z">
        <w:r w:rsidR="00334960">
          <w:rPr>
            <w:rFonts w:cs="Arial"/>
            <w:szCs w:val="28"/>
          </w:rPr>
          <w:t>GAPs</w:t>
        </w:r>
      </w:ins>
      <w:ins w:id="93" w:author="CK NTU" w:date="2022-05-09T11:48:00Z">
        <w:r w:rsidR="00334960" w:rsidRPr="00334960">
          <w:rPr>
            <w:rFonts w:cs="Arial"/>
            <w:szCs w:val="28"/>
          </w:rPr>
          <w:t xml:space="preserve"> exhibit consistent pest consumption patterns over years</w:t>
        </w:r>
      </w:ins>
      <w:del w:id="94" w:author="CK NTU" w:date="2022-05-09T11:49:00Z">
        <w:r w:rsidDel="00334960">
          <w:rPr>
            <w:rFonts w:cs="Arial"/>
            <w:szCs w:val="28"/>
          </w:rPr>
          <w:delText xml:space="preserve">the effects of </w:delText>
        </w:r>
        <w:r w:rsidDel="00334960">
          <w:rPr>
            <w:rFonts w:cs="Arial" w:hint="eastAsia"/>
            <w:szCs w:val="28"/>
          </w:rPr>
          <w:delText xml:space="preserve">various abiotic and biotic </w:delText>
        </w:r>
        <w:r w:rsidDel="00334960">
          <w:rPr>
            <w:rFonts w:cs="Arial" w:hint="eastAsia"/>
            <w:szCs w:val="28"/>
          </w:rPr>
          <w:lastRenderedPageBreak/>
          <w:delText>factors</w:delText>
        </w:r>
        <w:r w:rsidDel="00334960">
          <w:rPr>
            <w:rFonts w:cs="Arial"/>
            <w:szCs w:val="28"/>
          </w:rPr>
          <w:delText xml:space="preserve"> on </w:delText>
        </w:r>
        <w:r w:rsidDel="00334960">
          <w:rPr>
            <w:rFonts w:cs="Arial" w:hint="eastAsia"/>
            <w:szCs w:val="28"/>
          </w:rPr>
          <w:delText xml:space="preserve">pest consumption by </w:delText>
        </w:r>
        <w:r w:rsidDel="00334960">
          <w:rPr>
            <w:rFonts w:cs="Arial"/>
            <w:szCs w:val="28"/>
          </w:rPr>
          <w:delText>GAP</w:delText>
        </w:r>
        <w:r w:rsidDel="00334960">
          <w:rPr>
            <w:rFonts w:cs="Arial" w:hint="eastAsia"/>
            <w:szCs w:val="28"/>
          </w:rPr>
          <w:delText>s</w:delText>
        </w:r>
        <w:commentRangeEnd w:id="80"/>
        <w:r w:rsidDel="00334960">
          <w:rPr>
            <w:rStyle w:val="a5"/>
          </w:rPr>
          <w:commentReference w:id="80"/>
        </w:r>
      </w:del>
      <w:r>
        <w:rPr>
          <w:rFonts w:cs="Arial"/>
          <w:szCs w:val="28"/>
        </w:rPr>
        <w:t xml:space="preserve">, </w:t>
      </w:r>
      <w:ins w:id="95" w:author="CK NTU" w:date="2022-05-09T11:50:00Z">
        <w:r w:rsidR="00237DA2">
          <w:rPr>
            <w:rFonts w:cs="Arial"/>
            <w:szCs w:val="28"/>
          </w:rPr>
          <w:t>3) f</w:t>
        </w:r>
        <w:r w:rsidR="00237DA2" w:rsidRPr="00237DA2">
          <w:rPr>
            <w:rFonts w:cs="Arial"/>
            <w:szCs w:val="28"/>
          </w:rPr>
          <w:t>actors associated with pest consumption by predators</w:t>
        </w:r>
        <w:r w:rsidR="00237DA2">
          <w:rPr>
            <w:rFonts w:cs="Arial"/>
            <w:szCs w:val="28"/>
          </w:rPr>
          <w:t xml:space="preserve">, </w:t>
        </w:r>
      </w:ins>
      <w:r>
        <w:rPr>
          <w:rFonts w:cs="Arial" w:hint="eastAsia"/>
          <w:szCs w:val="28"/>
        </w:rPr>
        <w:t xml:space="preserve">and </w:t>
      </w:r>
      <w:ins w:id="96" w:author="CK NTU" w:date="2022-05-09T11:50:00Z">
        <w:r w:rsidR="00237DA2">
          <w:rPr>
            <w:rFonts w:cs="Arial"/>
            <w:szCs w:val="28"/>
          </w:rPr>
          <w:t>4</w:t>
        </w:r>
      </w:ins>
      <w:del w:id="97" w:author="CK NTU" w:date="2022-05-09T11:50:00Z">
        <w:r w:rsidDel="00237DA2">
          <w:rPr>
            <w:rFonts w:cs="Arial"/>
            <w:szCs w:val="28"/>
          </w:rPr>
          <w:delText>c</w:delText>
        </w:r>
      </w:del>
      <w:r>
        <w:rPr>
          <w:rFonts w:cs="Arial"/>
          <w:szCs w:val="28"/>
        </w:rPr>
        <w:t xml:space="preserve">)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6CBF345D" w14:textId="77777777" w:rsidR="005B0566" w:rsidRDefault="005B0566">
      <w:pPr>
        <w:rPr>
          <w:rFonts w:cs="Arial"/>
          <w:szCs w:val="28"/>
        </w:rPr>
      </w:pPr>
    </w:p>
    <w:p w14:paraId="7E48B962" w14:textId="77777777" w:rsidR="005B0566" w:rsidRDefault="00DD4E15">
      <w:pPr>
        <w:ind w:firstLine="720"/>
        <w:jc w:val="center"/>
        <w:rPr>
          <w:rFonts w:cs="Arial"/>
          <w:i/>
          <w:szCs w:val="28"/>
        </w:rPr>
      </w:pPr>
      <w:r>
        <w:rPr>
          <w:rFonts w:cs="Arial"/>
          <w:i/>
          <w:szCs w:val="28"/>
        </w:rPr>
        <w:t>Generalist predators function as specialists at late crop stages (or when things matter)</w:t>
      </w:r>
    </w:p>
    <w:p w14:paraId="46FCF07E" w14:textId="7671639B" w:rsidR="005B0566" w:rsidRDefault="00DD4E15">
      <w:pPr>
        <w:ind w:firstLine="720"/>
        <w:rPr>
          <w:rFonts w:cs="Arial"/>
          <w:szCs w:val="28"/>
        </w:rPr>
      </w:pPr>
      <w:r>
        <w:rPr>
          <w:rFonts w:cs="Arial"/>
          <w:szCs w:val="28"/>
        </w:rPr>
        <w:t xml:space="preserve">As the </w:t>
      </w:r>
      <w:del w:id="98" w:author="CK NTU" w:date="2022-05-09T11:51:00Z">
        <w:r w:rsidDel="00951C41">
          <w:rPr>
            <w:rFonts w:cs="Arial"/>
            <w:szCs w:val="28"/>
          </w:rPr>
          <w:delText xml:space="preserve">world </w:delText>
        </w:r>
      </w:del>
      <w:ins w:id="99" w:author="CK NTU" w:date="2022-05-09T11:51:00Z">
        <w:r w:rsidR="00951C41">
          <w:rPr>
            <w:rFonts w:cs="Arial"/>
            <w:szCs w:val="28"/>
          </w:rPr>
          <w:t>global</w:t>
        </w:r>
        <w:r w:rsidR="00951C41">
          <w:rPr>
            <w:rFonts w:cs="Arial"/>
            <w:szCs w:val="28"/>
          </w:rPr>
          <w:t xml:space="preserve"> </w:t>
        </w:r>
      </w:ins>
      <w:ins w:id="100" w:author="CK NTU" w:date="2022-05-09T11:52:00Z">
        <w:r w:rsidR="00951C41">
          <w:rPr>
            <w:rFonts w:cs="Arial"/>
            <w:szCs w:val="28"/>
          </w:rPr>
          <w:t>agriculture</w:t>
        </w:r>
        <w:r w:rsidR="00951C41">
          <w:rPr>
            <w:rFonts w:cs="Arial"/>
            <w:szCs w:val="28"/>
          </w:rPr>
          <w:t xml:space="preserve"> </w:t>
        </w:r>
      </w:ins>
      <w:del w:id="101" w:author="CK NTU" w:date="2022-05-09T11:54:00Z">
        <w:r w:rsidDel="00951C41">
          <w:rPr>
            <w:rFonts w:cs="Arial"/>
            <w:szCs w:val="28"/>
          </w:rPr>
          <w:delText xml:space="preserve">seeks to </w:delText>
        </w:r>
      </w:del>
      <w:r>
        <w:rPr>
          <w:rFonts w:cs="Arial"/>
          <w:szCs w:val="28"/>
        </w:rPr>
        <w:t>transform</w:t>
      </w:r>
      <w:ins w:id="102" w:author="CK NTU" w:date="2022-05-09T11:54:00Z">
        <w:r w:rsidR="00951C41">
          <w:rPr>
            <w:rFonts w:cs="Arial"/>
            <w:szCs w:val="28"/>
          </w:rPr>
          <w:t>s</w:t>
        </w:r>
      </w:ins>
      <w:r>
        <w:rPr>
          <w:rFonts w:cs="Arial"/>
          <w:szCs w:val="28"/>
        </w:rPr>
        <w:t xml:space="preserve"> from synthetic pesticides to </w:t>
      </w:r>
      <w:r>
        <w:rPr>
          <w:rFonts w:cs="Arial" w:hint="eastAsia"/>
          <w:szCs w:val="28"/>
        </w:rPr>
        <w:t>environmental-friendly practices</w:t>
      </w:r>
      <w:del w:id="103" w:author="CK NTU" w:date="2022-05-09T11:52:00Z">
        <w:r w:rsidDel="00951C41">
          <w:rPr>
            <w:rFonts w:cs="Arial"/>
            <w:szCs w:val="28"/>
          </w:rPr>
          <w:delText xml:space="preserve"> in agriculture</w:delText>
        </w:r>
      </w:del>
      <w:r>
        <w:rPr>
          <w:rFonts w:cs="Arial"/>
          <w:szCs w:val="28"/>
        </w:rPr>
        <w:t xml:space="preserve">, biocontrol, a farming practice with a long history, </w:t>
      </w:r>
      <w:del w:id="104" w:author="CK NTU" w:date="2022-05-09T11:56:00Z">
        <w:r w:rsidDel="00951C41">
          <w:rPr>
            <w:rFonts w:cs="Arial"/>
            <w:szCs w:val="28"/>
          </w:rPr>
          <w:delText>has regained its significance as</w:delText>
        </w:r>
      </w:del>
      <w:ins w:id="105" w:author="CK NTU" w:date="2022-05-09T11:56:00Z">
        <w:r w:rsidR="00951C41">
          <w:rPr>
            <w:rFonts w:cs="Arial"/>
            <w:szCs w:val="28"/>
          </w:rPr>
          <w:t>offers</w:t>
        </w:r>
      </w:ins>
      <w:r>
        <w:rPr>
          <w:rFonts w:cs="Arial"/>
          <w:szCs w:val="28"/>
        </w:rPr>
        <w:t xml:space="preserve"> a promising solution. To </w:t>
      </w:r>
      <w:r>
        <w:rPr>
          <w:rFonts w:cs="Arial" w:hint="eastAsia"/>
          <w:szCs w:val="28"/>
        </w:rPr>
        <w:t>address</w:t>
      </w:r>
      <w:r>
        <w:rPr>
          <w:rFonts w:cs="Arial"/>
          <w:szCs w:val="28"/>
        </w:rPr>
        <w:t xml:space="preserve"> the concern of using GAPs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w:t>
      </w:r>
      <w:r>
        <w:rPr>
          <w:rFonts w:cs="Arial"/>
          <w:szCs w:val="28"/>
        </w:rPr>
        <w:t>GAP</w:t>
      </w:r>
      <w:r>
        <w:rPr>
          <w:rFonts w:cs="Arial" w:hint="eastAsia"/>
          <w:szCs w:val="28"/>
        </w:rPr>
        <w:t xml:space="preserve">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an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del w:id="106" w:author="CK NTU" w:date="2022-05-09T11:58:00Z">
        <w:r w:rsidDel="00B63235">
          <w:rPr>
            <w:rFonts w:cs="Arial" w:hint="eastAsia"/>
            <w:szCs w:val="28"/>
          </w:rPr>
          <w:delText xml:space="preserve">over </w:delText>
        </w:r>
      </w:del>
      <w:r>
        <w:rPr>
          <w:rFonts w:cs="Arial" w:hint="eastAsia"/>
          <w:szCs w:val="28"/>
        </w:rPr>
        <w:t>79</w:t>
      </w:r>
      <w:ins w:id="107" w:author="CK NTU" w:date="2022-05-09T11:58:00Z">
        <w:r w:rsidR="00B63235">
          <w:rPr>
            <w:rFonts w:cs="Arial"/>
            <w:szCs w:val="28"/>
          </w:rPr>
          <w:t>-95</w:t>
        </w:r>
      </w:ins>
      <w:r>
        <w:rPr>
          <w:rFonts w:cs="Arial" w:hint="eastAsia"/>
          <w:szCs w:val="28"/>
        </w:rPr>
        <w:t xml:space="preserve">%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proportions of </w:t>
      </w:r>
      <w:r>
        <w:rPr>
          <w:rFonts w:cs="Arial"/>
          <w:szCs w:val="28"/>
        </w:rPr>
        <w:t>alternative prey (</w:t>
      </w:r>
      <w:r>
        <w:rPr>
          <w:rFonts w:cs="Arial" w:hint="eastAsia"/>
          <w:szCs w:val="28"/>
        </w:rPr>
        <w:t>detritivores and tourist herbivores</w:t>
      </w:r>
      <w:r>
        <w:rPr>
          <w:rFonts w:cs="Arial"/>
          <w:szCs w:val="28"/>
        </w:rPr>
        <w:t>) in their diet</w:t>
      </w:r>
      <w:r>
        <w:rPr>
          <w:rFonts w:cs="Arial" w:hint="eastAsia"/>
          <w:szCs w:val="28"/>
        </w:rPr>
        <w:t xml:space="preserve"> gradually decreased </w:t>
      </w:r>
      <w:del w:id="108" w:author="CK NTU" w:date="2022-05-09T11:59:00Z">
        <w:r w:rsidDel="0077668F">
          <w:rPr>
            <w:rFonts w:cs="Arial"/>
            <w:szCs w:val="28"/>
          </w:rPr>
          <w:delText xml:space="preserve">to </w:delText>
        </w:r>
        <w:r w:rsidDel="0077668F">
          <w:rPr>
            <w:rFonts w:cs="Arial" w:hint="eastAsia"/>
            <w:szCs w:val="28"/>
          </w:rPr>
          <w:delText>less than</w:delText>
        </w:r>
      </w:del>
      <w:ins w:id="109" w:author="CK NTU" w:date="2022-05-09T11:59:00Z">
        <w:r w:rsidR="0077668F">
          <w:rPr>
            <w:rFonts w:cs="Arial"/>
            <w:szCs w:val="28"/>
          </w:rPr>
          <w:t>below</w:t>
        </w:r>
      </w:ins>
      <w:r>
        <w:rPr>
          <w:rFonts w:cs="Arial" w:hint="eastAsia"/>
          <w:szCs w:val="28"/>
        </w:rPr>
        <w:t xml:space="preserve"> 21%</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w:t>
      </w:r>
      <w:del w:id="110" w:author="CK NTU" w:date="2022-05-09T11:59:00Z">
        <w:r w:rsidDel="0077668F">
          <w:rPr>
            <w:rFonts w:cs="Arial"/>
            <w:szCs w:val="28"/>
          </w:rPr>
          <w:delText xml:space="preserve">the </w:delText>
        </w:r>
      </w:del>
      <w:r>
        <w:rPr>
          <w:rFonts w:cs="Arial"/>
          <w:szCs w:val="28"/>
        </w:rPr>
        <w:t xml:space="preserve">late crop stages and peaks when things matter most to crop production. </w:t>
      </w:r>
      <w:del w:id="111" w:author="CK NTU" w:date="2022-05-09T12:00:00Z">
        <w:r w:rsidDel="0077668F">
          <w:rPr>
            <w:rFonts w:cs="Arial"/>
            <w:szCs w:val="28"/>
          </w:rPr>
          <w:delText xml:space="preserve">Note </w:delText>
        </w:r>
        <w:r w:rsidDel="0077668F">
          <w:rPr>
            <w:rFonts w:cs="Arial"/>
            <w:szCs w:val="28"/>
          </w:rPr>
          <w:lastRenderedPageBreak/>
          <w:delText>that</w:delText>
        </w:r>
      </w:del>
      <w:ins w:id="112" w:author="CK NTU" w:date="2022-05-09T12:00:00Z">
        <w:r w:rsidR="0077668F">
          <w:rPr>
            <w:rFonts w:cs="Arial"/>
            <w:szCs w:val="28"/>
          </w:rPr>
          <w:t>Althou</w:t>
        </w:r>
      </w:ins>
      <w:ins w:id="113" w:author="CK NTU" w:date="2022-05-09T12:01:00Z">
        <w:r w:rsidR="0077668F">
          <w:rPr>
            <w:rFonts w:cs="Arial"/>
            <w:szCs w:val="28"/>
          </w:rPr>
          <w:t>gh</w:t>
        </w:r>
      </w:ins>
      <w:r>
        <w:rPr>
          <w:rFonts w:cs="Arial"/>
          <w:szCs w:val="28"/>
        </w:rPr>
        <w:t xml:space="preserve"> </w:t>
      </w:r>
      <w:r>
        <w:rPr>
          <w:rFonts w:cs="Arial" w:hint="eastAsia"/>
          <w:szCs w:val="28"/>
        </w:rPr>
        <w:t xml:space="preserve">generalist predators </w:t>
      </w:r>
      <w:del w:id="114" w:author="CK NTU" w:date="2022-05-09T12:01:00Z">
        <w:r w:rsidDel="0077668F">
          <w:rPr>
            <w:rFonts w:cs="Arial"/>
            <w:szCs w:val="28"/>
          </w:rPr>
          <w:delText xml:space="preserve">have been </w:delText>
        </w:r>
      </w:del>
      <w:r>
        <w:rPr>
          <w:rFonts w:cs="Arial"/>
          <w:szCs w:val="28"/>
        </w:rPr>
        <w:t>reported</w:t>
      </w:r>
      <w:ins w:id="115" w:author="CK NTU" w:date="2022-05-09T12:01:00Z">
        <w:r w:rsidR="0077668F">
          <w:rPr>
            <w:rFonts w:cs="Arial"/>
            <w:szCs w:val="28"/>
          </w:rPr>
          <w:t>ly</w:t>
        </w:r>
      </w:ins>
      <w:del w:id="116" w:author="CK NTU" w:date="2022-05-09T12:01:00Z">
        <w:r w:rsidDel="0077668F">
          <w:rPr>
            <w:rFonts w:cs="Arial" w:hint="eastAsia"/>
            <w:szCs w:val="28"/>
          </w:rPr>
          <w:delText xml:space="preserve"> to </w:delText>
        </w:r>
        <w:r w:rsidDel="0077668F">
          <w:rPr>
            <w:rFonts w:cs="Arial"/>
            <w:szCs w:val="28"/>
          </w:rPr>
          <w:delText>opportunistically</w:delText>
        </w:r>
      </w:del>
      <w:r>
        <w:rPr>
          <w:rFonts w:cs="Arial"/>
          <w:szCs w:val="28"/>
        </w:rPr>
        <w:t xml:space="preserve">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cs="Arial" w:hint="eastAsia"/>
          <w:szCs w:val="28"/>
        </w:rPr>
        <w:t xml:space="preserve">, </w:t>
      </w:r>
      <w:del w:id="117" w:author="CK NTU" w:date="2022-05-09T12:02:00Z">
        <w:r w:rsidDel="0077668F">
          <w:rPr>
            <w:rFonts w:cs="Arial"/>
            <w:szCs w:val="28"/>
          </w:rPr>
          <w:delText xml:space="preserve">yet </w:delText>
        </w:r>
      </w:del>
      <w:r>
        <w:rPr>
          <w:rFonts w:cs="Arial" w:hint="eastAsia"/>
          <w:szCs w:val="28"/>
        </w:rPr>
        <w:t>our</w:t>
      </w:r>
      <w:r>
        <w:rPr>
          <w:rFonts w:cs="Arial"/>
          <w:szCs w:val="28"/>
        </w:rPr>
        <w:t xml:space="preserve"> </w:t>
      </w:r>
      <w:del w:id="118" w:author="CK NTU" w:date="2022-05-09T12:02:00Z">
        <w:r w:rsidDel="0077668F">
          <w:rPr>
            <w:rFonts w:cs="Arial"/>
            <w:szCs w:val="28"/>
          </w:rPr>
          <w:delText>results from</w:delText>
        </w:r>
        <w:r w:rsidDel="0077668F">
          <w:rPr>
            <w:rFonts w:cs="Arial" w:hint="eastAsia"/>
            <w:szCs w:val="28"/>
          </w:rPr>
          <w:delText xml:space="preserve"> </w:delText>
        </w:r>
      </w:del>
      <w:r>
        <w:rPr>
          <w:rFonts w:cs="Arial"/>
          <w:szCs w:val="28"/>
        </w:rPr>
        <w:t xml:space="preserve">stable isotope </w:t>
      </w:r>
      <w:ins w:id="119" w:author="CK NTU" w:date="2022-05-09T12:02:00Z">
        <w:r w:rsidR="0077668F">
          <w:rPr>
            <w:rFonts w:cs="Arial"/>
            <w:szCs w:val="28"/>
          </w:rPr>
          <w:t>results</w:t>
        </w:r>
        <w:r w:rsidR="0077668F">
          <w:rPr>
            <w:rFonts w:cs="Arial"/>
            <w:szCs w:val="28"/>
          </w:rPr>
          <w:t xml:space="preserve"> </w:t>
        </w:r>
      </w:ins>
      <w:del w:id="120" w:author="CK NTU" w:date="2022-05-09T12:02:00Z">
        <w:r w:rsidDel="0077668F">
          <w:rPr>
            <w:rFonts w:cs="Arial"/>
            <w:szCs w:val="28"/>
          </w:rPr>
          <w:delText xml:space="preserve">analysis </w:delText>
        </w:r>
      </w:del>
      <w:r>
        <w:rPr>
          <w:rFonts w:cs="Arial"/>
          <w:szCs w:val="28"/>
        </w:rPr>
        <w:t>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w:t>
      </w:r>
      <w:del w:id="121" w:author="CK NTU" w:date="2022-05-09T12:04:00Z">
        <w:r w:rsidDel="00080077">
          <w:rPr>
            <w:rFonts w:cs="Arial"/>
            <w:szCs w:val="28"/>
          </w:rPr>
          <w:delText xml:space="preserve">and our analysis indeed </w:delText>
        </w:r>
      </w:del>
      <w:r>
        <w:rPr>
          <w:rFonts w:cs="Arial"/>
          <w:szCs w:val="28"/>
        </w:rPr>
        <w:t xml:space="preserve">suggested </w:t>
      </w:r>
      <w:ins w:id="122" w:author="CK NTU" w:date="2022-05-09T12:04:00Z">
        <w:r w:rsidR="00080077">
          <w:rPr>
            <w:rFonts w:cs="Arial"/>
            <w:szCs w:val="28"/>
          </w:rPr>
          <w:t xml:space="preserve">by </w:t>
        </w:r>
      </w:ins>
      <w:r>
        <w:rPr>
          <w:rFonts w:cs="Arial"/>
          <w:szCs w:val="28"/>
        </w:rPr>
        <w:t xml:space="preserve">a </w:t>
      </w:r>
      <w:del w:id="123" w:author="CK NTU" w:date="2022-05-09T12:05:00Z">
        <w:r w:rsidDel="00080077">
          <w:rPr>
            <w:rFonts w:cs="Arial"/>
            <w:szCs w:val="28"/>
          </w:rPr>
          <w:delText xml:space="preserve">significant </w:delText>
        </w:r>
      </w:del>
      <w:r>
        <w:rPr>
          <w:rFonts w:cs="Arial"/>
          <w:szCs w:val="28"/>
        </w:rPr>
        <w:t xml:space="preserve">correlation between rice herbivore consumption and crop stage (see </w:t>
      </w:r>
      <w:del w:id="124" w:author="CK NTU" w:date="2022-05-09T12:15:00Z">
        <w:r w:rsidDel="00627A6C">
          <w:rPr>
            <w:rFonts w:cs="Arial"/>
            <w:szCs w:val="28"/>
          </w:rPr>
          <w:delText xml:space="preserve">the section </w:delText>
        </w:r>
      </w:del>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70A2F068" w14:textId="0AEA513C" w:rsidR="005B0566" w:rsidRDefault="00DD4E15">
      <w:pPr>
        <w:ind w:firstLine="720"/>
        <w:rPr>
          <w:rFonts w:cs="Arial"/>
          <w:szCs w:val="28"/>
        </w:rPr>
      </w:pPr>
      <w:r>
        <w:rPr>
          <w:rFonts w:cs="Arial"/>
          <w:szCs w:val="28"/>
        </w:rPr>
        <w:t xml:space="preserve">While </w:t>
      </w:r>
      <w:del w:id="125" w:author="CK NTU" w:date="2022-05-09T12:05:00Z">
        <w:r w:rsidDel="00E627CA">
          <w:rPr>
            <w:rFonts w:cs="Arial"/>
            <w:szCs w:val="28"/>
          </w:rPr>
          <w:delText>our generalist predators</w:delText>
        </w:r>
      </w:del>
      <w:ins w:id="126" w:author="CK NTU" w:date="2022-05-09T12:05:00Z">
        <w:r w:rsidR="00E627CA">
          <w:rPr>
            <w:rFonts w:cs="Arial"/>
            <w:szCs w:val="28"/>
          </w:rPr>
          <w:t>GAPs</w:t>
        </w:r>
      </w:ins>
      <w:r>
        <w:rPr>
          <w:rFonts w:cs="Arial"/>
          <w:szCs w:val="28"/>
        </w:rPr>
        <w:t xml:space="preserve">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del w:id="127" w:author="CK NTU" w:date="2022-05-09T12:08:00Z">
        <w:r w:rsidDel="00E627CA">
          <w:rPr>
            <w:rFonts w:cs="Arial"/>
            <w:szCs w:val="28"/>
          </w:rPr>
          <w:delText xml:space="preserve"> and </w:delText>
        </w:r>
      </w:del>
      <w:del w:id="128" w:author="CK NTU" w:date="2022-05-09T12:07:00Z">
        <w:r w:rsidDel="00E627CA">
          <w:rPr>
            <w:rFonts w:cs="Arial" w:hint="eastAsia"/>
            <w:szCs w:val="28"/>
          </w:rPr>
          <w:delText xml:space="preserve">encounter </w:delText>
        </w:r>
      </w:del>
      <w:del w:id="129" w:author="CK NTU" w:date="2022-05-09T12:08:00Z">
        <w:r w:rsidDel="00E627CA">
          <w:rPr>
            <w:rFonts w:cs="Arial" w:hint="eastAsia"/>
            <w:szCs w:val="28"/>
          </w:rPr>
          <w:delText>prey in a passive manner</w:delText>
        </w:r>
      </w:del>
      <w:r>
        <w:rPr>
          <w:rFonts w:cs="Arial" w:hint="eastAsia"/>
          <w:szCs w:val="28"/>
        </w:rPr>
        <w:t>.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may </w:t>
      </w:r>
      <w:del w:id="130" w:author="CK NTU" w:date="2022-05-09T12:10:00Z">
        <w:r w:rsidDel="0000525C">
          <w:rPr>
            <w:rFonts w:cs="Arial" w:hint="eastAsia"/>
            <w:szCs w:val="28"/>
          </w:rPr>
          <w:delText>be</w:delText>
        </w:r>
        <w:r w:rsidDel="0000525C">
          <w:rPr>
            <w:rFonts w:cs="Arial"/>
            <w:szCs w:val="28"/>
          </w:rPr>
          <w:delText xml:space="preserve"> </w:delText>
        </w:r>
        <w:r w:rsidDel="0000525C">
          <w:rPr>
            <w:rFonts w:cs="Arial" w:hint="eastAsia"/>
            <w:szCs w:val="28"/>
          </w:rPr>
          <w:delText>associated</w:delText>
        </w:r>
      </w:del>
      <w:ins w:id="131" w:author="CK NTU" w:date="2022-05-09T12:10:00Z">
        <w:r w:rsidR="0000525C">
          <w:rPr>
            <w:rFonts w:cs="Arial"/>
            <w:szCs w:val="28"/>
          </w:rPr>
          <w:t>correlate</w:t>
        </w:r>
      </w:ins>
      <w:r>
        <w:rPr>
          <w:rFonts w:cs="Arial" w:hint="eastAsia"/>
          <w:szCs w:val="28"/>
        </w:rPr>
        <w:t xml:space="preserve"> with</w:t>
      </w:r>
      <w:r>
        <w:rPr>
          <w:rFonts w:cs="Arial"/>
          <w:szCs w:val="28"/>
        </w:rPr>
        <w:t xml:space="preserve"> the relative abundances of the prey items </w:t>
      </w:r>
      <w:del w:id="132" w:author="CK NTU" w:date="2022-05-09T12:10:00Z">
        <w:r w:rsidDel="0000525C">
          <w:rPr>
            <w:rFonts w:cs="Arial"/>
            <w:szCs w:val="28"/>
          </w:rPr>
          <w:delText xml:space="preserve">in </w:delText>
        </w:r>
        <w:r w:rsidDel="0000525C">
          <w:rPr>
            <w:rFonts w:cs="Arial" w:hint="eastAsia"/>
            <w:szCs w:val="28"/>
          </w:rPr>
          <w:delText>close</w:delText>
        </w:r>
        <w:r w:rsidDel="0000525C">
          <w:rPr>
            <w:rFonts w:cs="Arial"/>
            <w:szCs w:val="28"/>
          </w:rPr>
          <w:delText xml:space="preserve"> </w:delText>
        </w:r>
        <w:r w:rsidDel="0000525C">
          <w:rPr>
            <w:rFonts w:cs="Arial" w:hint="eastAsia"/>
            <w:szCs w:val="28"/>
          </w:rPr>
          <w:delText xml:space="preserve">proximity </w:delText>
        </w:r>
      </w:del>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w:t>
      </w:r>
      <w:del w:id="133" w:author="CK NTU" w:date="2022-05-09T12:11:00Z">
        <w:r w:rsidDel="00093245">
          <w:rPr>
            <w:rFonts w:cs="Arial"/>
            <w:szCs w:val="28"/>
          </w:rPr>
          <w:delText>consum</w:delText>
        </w:r>
        <w:r w:rsidDel="00093245">
          <w:rPr>
            <w:rFonts w:cs="Arial" w:hint="eastAsia"/>
            <w:szCs w:val="28"/>
          </w:rPr>
          <w:delText xml:space="preserve">ed </w:delText>
        </w:r>
      </w:del>
      <w:r>
        <w:rPr>
          <w:rFonts w:cs="Arial" w:hint="eastAsia"/>
          <w:szCs w:val="28"/>
        </w:rPr>
        <w:t>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w:t>
      </w:r>
      <w:ins w:id="134" w:author="CK NTU" w:date="2022-05-09T12:13:00Z">
        <w:r w:rsidR="00627A6C">
          <w:rPr>
            <w:rFonts w:cs="Arial"/>
            <w:szCs w:val="28"/>
          </w:rPr>
          <w:t>ir</w:t>
        </w:r>
      </w:ins>
      <w:r>
        <w:rPr>
          <w:rFonts w:cs="Arial"/>
          <w:szCs w:val="28"/>
        </w:rPr>
        <w:t xml:space="preserve"> relative abundances </w:t>
      </w:r>
      <w:del w:id="135" w:author="CK NTU" w:date="2022-05-09T12:13:00Z">
        <w:r w:rsidDel="00627A6C">
          <w:rPr>
            <w:rFonts w:cs="Arial"/>
            <w:szCs w:val="28"/>
          </w:rPr>
          <w:delText xml:space="preserve">of these sources </w:delText>
        </w:r>
      </w:del>
      <w:r>
        <w:rPr>
          <w:rFonts w:cs="Arial"/>
          <w:szCs w:val="28"/>
        </w:rPr>
        <w:t>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w:t>
      </w:r>
      <w:del w:id="136" w:author="CK NTU" w:date="2022-05-09T12:14:00Z">
        <w:r w:rsidDel="00627A6C">
          <w:rPr>
            <w:rFonts w:cs="Arial"/>
            <w:szCs w:val="28"/>
          </w:rPr>
          <w:delText xml:space="preserve">the section for </w:delText>
        </w:r>
      </w:del>
      <w:r>
        <w:rPr>
          <w:rFonts w:cs="Arial"/>
          <w:i/>
          <w:szCs w:val="28"/>
        </w:rPr>
        <w:t xml:space="preserve">Factors associated with pest consumption by </w:t>
      </w:r>
      <w:r>
        <w:rPr>
          <w:rFonts w:cs="Arial"/>
          <w:i/>
          <w:szCs w:val="28"/>
        </w:rPr>
        <w:lastRenderedPageBreak/>
        <w:t>predators</w:t>
      </w:r>
      <w:r>
        <w:rPr>
          <w:rFonts w:cs="Arial"/>
          <w:szCs w:val="28"/>
        </w:rPr>
        <w:t>)</w:t>
      </w:r>
      <w:r>
        <w:rPr>
          <w:rFonts w:cs="Arial" w:hint="eastAsia"/>
          <w:szCs w:val="28"/>
        </w:rPr>
        <w:t>. In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5EDAF6E" w14:textId="77777777" w:rsidR="005B0566" w:rsidRDefault="005B0566">
      <w:pPr>
        <w:rPr>
          <w:rFonts w:cs="Arial"/>
          <w:b/>
          <w:color w:val="0070C0"/>
          <w:szCs w:val="28"/>
        </w:rPr>
      </w:pPr>
    </w:p>
    <w:p w14:paraId="7A6FED4B" w14:textId="77777777" w:rsidR="005B0566" w:rsidRDefault="00DD4E15">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32EF4A63" w14:textId="4AF823E3" w:rsidR="005B0566" w:rsidRDefault="00DD4E15">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del w:id="137" w:author="CK NTU" w:date="2022-05-09T12:26:00Z">
        <w:r w:rsidDel="00D47C2E">
          <w:rPr>
            <w:rFonts w:cs="Arial" w:hint="eastAsia"/>
            <w:szCs w:val="28"/>
          </w:rPr>
          <w:delText xml:space="preserve">the </w:delText>
        </w:r>
        <w:r w:rsidDel="00D47C2E">
          <w:rPr>
            <w:rFonts w:cs="Arial"/>
            <w:szCs w:val="28"/>
          </w:rPr>
          <w:delText>variation</w:delText>
        </w:r>
        <w:r w:rsidDel="00D47C2E">
          <w:rPr>
            <w:rFonts w:cs="Arial" w:hint="eastAsia"/>
            <w:szCs w:val="28"/>
          </w:rPr>
          <w:delText>s</w:delText>
        </w:r>
        <w:r w:rsidDel="00D47C2E">
          <w:rPr>
            <w:rFonts w:cs="Arial"/>
            <w:szCs w:val="28"/>
          </w:rPr>
          <w:delText xml:space="preserve"> in </w:delText>
        </w:r>
        <w:r w:rsidDel="00D47C2E">
          <w:rPr>
            <w:rFonts w:cs="Arial" w:hint="eastAsia"/>
            <w:szCs w:val="28"/>
          </w:rPr>
          <w:delText>the</w:delText>
        </w:r>
      </w:del>
      <w:ins w:id="138" w:author="CK NTU" w:date="2022-05-09T12:26:00Z">
        <w:r w:rsidR="00D47C2E">
          <w:rPr>
            <w:rFonts w:cs="Arial"/>
            <w:szCs w:val="28"/>
          </w:rPr>
          <w:t>variable</w:t>
        </w:r>
      </w:ins>
      <w:r>
        <w:rPr>
          <w:rFonts w:cs="Arial" w:hint="eastAsia"/>
          <w:szCs w:val="28"/>
        </w:rPr>
        <w:t xml:space="preserve"> environmental conditions </w:t>
      </w:r>
      <w:del w:id="139" w:author="CK NTU" w:date="2022-05-09T12:27:00Z">
        <w:r w:rsidDel="00D47C2E">
          <w:rPr>
            <w:rFonts w:cs="Arial" w:hint="eastAsia"/>
            <w:szCs w:val="28"/>
          </w:rPr>
          <w:delText xml:space="preserve">during </w:delText>
        </w:r>
        <w:r w:rsidDel="00D47C2E">
          <w:rPr>
            <w:rFonts w:cs="Arial"/>
            <w:szCs w:val="28"/>
          </w:rPr>
          <w:delText>our</w:delText>
        </w:r>
        <w:r w:rsidDel="00D47C2E">
          <w:rPr>
            <w:rFonts w:cs="Arial" w:hint="eastAsia"/>
            <w:szCs w:val="28"/>
          </w:rPr>
          <w:delText xml:space="preserve"> study years</w:delText>
        </w:r>
        <w:r w:rsidDel="00D47C2E">
          <w:rPr>
            <w:rFonts w:cs="Arial"/>
            <w:szCs w:val="28"/>
          </w:rPr>
          <w:delText xml:space="preserve"> </w:delText>
        </w:r>
      </w:del>
      <w:r>
        <w:rPr>
          <w:rFonts w:cs="Arial"/>
          <w:szCs w:val="28"/>
        </w:rPr>
        <w:t xml:space="preserve">(details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 xml:space="preserve">the compositions of rice herbivores at the flowering and ripening stage differed substantially among the three years, in particular the two </w:t>
      </w:r>
      <w:r>
        <w:rPr>
          <w:rFonts w:cs="Arial" w:hint="eastAsia"/>
          <w:szCs w:val="28"/>
        </w:rPr>
        <w:lastRenderedPageBreak/>
        <w:t>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and 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ins w:id="140" w:author="CK NTU" w:date="2022-05-09T12:32:00Z">
        <w:r w:rsidR="006B6C63">
          <w:rPr>
            <w:rFonts w:cs="Arial"/>
            <w:szCs w:val="28"/>
          </w:rPr>
          <w:t xml:space="preserve">both </w:t>
        </w:r>
      </w:ins>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2105806C" w14:textId="77777777" w:rsidR="005B0566" w:rsidRDefault="00DD4E15">
      <w:pPr>
        <w:rPr>
          <w:rFonts w:cs="Arial"/>
          <w:szCs w:val="28"/>
        </w:rPr>
      </w:pPr>
      <w:r>
        <w:rPr>
          <w:rFonts w:cs="Arial" w:hint="eastAsia"/>
          <w:szCs w:val="28"/>
        </w:rPr>
        <w:tab/>
      </w:r>
    </w:p>
    <w:p w14:paraId="6B1C7B82" w14:textId="77777777" w:rsidR="005B0566" w:rsidRDefault="00DD4E15">
      <w:pPr>
        <w:jc w:val="center"/>
        <w:rPr>
          <w:rFonts w:cs="Arial"/>
          <w:i/>
          <w:szCs w:val="28"/>
        </w:rPr>
      </w:pPr>
      <w:r w:rsidRPr="006B6C63">
        <w:rPr>
          <w:rFonts w:cs="Arial"/>
          <w:i/>
          <w:szCs w:val="28"/>
          <w:highlight w:val="yellow"/>
          <w:rPrChange w:id="141" w:author="CK NTU" w:date="2022-05-09T12:34:00Z">
            <w:rPr>
              <w:rFonts w:cs="Arial"/>
              <w:i/>
              <w:szCs w:val="28"/>
            </w:rPr>
          </w:rPrChange>
        </w:rPr>
        <w:t>Factors associated with pest consumption by predators</w:t>
      </w:r>
    </w:p>
    <w:p w14:paraId="3EBB26FC" w14:textId="77777777" w:rsidR="005B0566" w:rsidRDefault="00DD4E15">
      <w:pPr>
        <w:ind w:firstLine="720"/>
        <w:rPr>
          <w:rFonts w:cs="Arial"/>
          <w:szCs w:val="28"/>
        </w:rPr>
      </w:pPr>
      <w:r>
        <w:rPr>
          <w:rFonts w:cs="Arial" w:hint="eastAsia"/>
          <w:szCs w:val="28"/>
        </w:rPr>
        <w:t xml:space="preserve">The proportion of rice pest consumed in </w:t>
      </w:r>
      <w:r>
        <w:rPr>
          <w:rFonts w:cs="Arial"/>
          <w:szCs w:val="28"/>
        </w:rPr>
        <w:t>GAP</w:t>
      </w:r>
      <w:r>
        <w:rPr>
          <w:rFonts w:cs="Arial" w:hint="eastAsia"/>
          <w:szCs w:val="28"/>
        </w:rPr>
        <w:t>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GAPs in conventional farms consumed </w:t>
      </w:r>
      <w:r>
        <w:rPr>
          <w:rFonts w:cs="Arial" w:hint="eastAsia"/>
          <w:szCs w:val="28"/>
        </w:rPr>
        <w:t xml:space="preserve">a </w:t>
      </w:r>
      <w:r>
        <w:rPr>
          <w:rFonts w:cs="Arial"/>
          <w:szCs w:val="28"/>
        </w:rPr>
        <w:t xml:space="preserve">higher proportion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biocontrol value of GAPs in conventional farming systems. </w:t>
      </w:r>
    </w:p>
    <w:p w14:paraId="2CD355A8" w14:textId="77777777" w:rsidR="005B0566" w:rsidRDefault="00DD4E15">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GAPs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4289EC24" w14:textId="77777777" w:rsidR="005B0566" w:rsidRDefault="00DD4E15">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vertAlign w:val="superscript"/>
        </w:rPr>
        <w:t>27</w:t>
      </w:r>
      <w:r>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26,60,61</w:t>
      </w:r>
      <w:r>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40350050" w14:textId="77777777" w:rsidR="005B0566" w:rsidRDefault="00DD4E15">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10,25,62</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 xml:space="preserve">on the proportion of these herbivores consumed in </w:t>
      </w:r>
      <w:r>
        <w:rPr>
          <w:rFonts w:cs="Arial"/>
          <w:szCs w:val="28"/>
        </w:rPr>
        <w:t>GAPs’</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14:paraId="4C59D1BB" w14:textId="77777777" w:rsidR="005B0566" w:rsidRDefault="005B0566">
      <w:pPr>
        <w:rPr>
          <w:rFonts w:cs="Arial"/>
          <w:szCs w:val="28"/>
        </w:rPr>
      </w:pPr>
    </w:p>
    <w:p w14:paraId="2CCFD684" w14:textId="77777777" w:rsidR="005B0566" w:rsidRDefault="00DD4E15">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14:paraId="3C6548CA" w14:textId="77777777" w:rsidR="005B0566" w:rsidRDefault="00DD4E15">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GAPs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GAPs’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GAPs’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46,63,64</w:t>
      </w:r>
      <w:r>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w:t>
      </w:r>
      <w:r>
        <w:rPr>
          <w:rFonts w:cs="Arial"/>
          <w:szCs w:val="28"/>
        </w:rPr>
        <w:t>GAPs</w:t>
      </w:r>
      <w:r>
        <w:rPr>
          <w:rFonts w:cs="Arial" w:hint="eastAsia"/>
          <w:szCs w:val="28"/>
        </w:rPr>
        <w:t xml:space="preserve">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vertAlign w:val="superscript"/>
        </w:rPr>
        <w:t>68,69</w:t>
      </w:r>
      <w:r>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w:t>
      </w:r>
      <w:r>
        <w:rPr>
          <w:rFonts w:cs="Arial"/>
          <w:szCs w:val="28"/>
        </w:rPr>
        <w:t>)</w:t>
      </w:r>
      <w:r>
        <w:rPr>
          <w:rFonts w:cs="Arial" w:hint="eastAsia"/>
          <w:szCs w:val="28"/>
        </w:rPr>
        <w:t xml:space="preserve"> might </w:t>
      </w:r>
      <w:r>
        <w:rPr>
          <w:rFonts w:cs="Arial"/>
          <w:szCs w:val="28"/>
        </w:rPr>
        <w:t xml:space="preserve">not apply to </w:t>
      </w:r>
      <w:r>
        <w:rPr>
          <w:rFonts w:cs="Arial" w:hint="eastAsia"/>
          <w:szCs w:val="28"/>
        </w:rPr>
        <w:t>system</w:t>
      </w:r>
      <w:r>
        <w:rPr>
          <w:rFonts w:cs="Arial"/>
          <w:szCs w:val="28"/>
        </w:rPr>
        <w:t>s</w:t>
      </w:r>
      <w:r>
        <w:rPr>
          <w:rFonts w:cs="Arial" w:hint="eastAsia"/>
          <w:szCs w:val="28"/>
        </w:rPr>
        <w:t xml:space="preserve">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14A64820" w14:textId="77777777" w:rsidR="005B0566" w:rsidRDefault="005B0566">
      <w:pPr>
        <w:rPr>
          <w:rFonts w:cs="Arial"/>
          <w:i/>
          <w:color w:val="FF0000"/>
          <w:szCs w:val="28"/>
        </w:rPr>
      </w:pPr>
    </w:p>
    <w:p w14:paraId="4A29A5D4" w14:textId="77777777" w:rsidR="005B0566" w:rsidRDefault="00DD4E15">
      <w:pPr>
        <w:jc w:val="center"/>
        <w:rPr>
          <w:rFonts w:cs="Arial"/>
          <w:i/>
          <w:szCs w:val="28"/>
        </w:rPr>
      </w:pPr>
      <w:r>
        <w:rPr>
          <w:rFonts w:cs="Arial"/>
          <w:i/>
          <w:szCs w:val="28"/>
        </w:rPr>
        <w:lastRenderedPageBreak/>
        <w:t>Conclusions</w:t>
      </w:r>
    </w:p>
    <w:p w14:paraId="3ACB8451" w14:textId="77777777" w:rsidR="005B0566" w:rsidRDefault="00DD4E15">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GAPs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 xml:space="preserve">The results show </w:t>
      </w:r>
      <w:r>
        <w:rPr>
          <w:rFonts w:cs="Arial" w:hint="eastAsia"/>
          <w:szCs w:val="28"/>
        </w:rPr>
        <w:t xml:space="preserve">a </w:t>
      </w:r>
      <w:r>
        <w:rPr>
          <w:rFonts w:cs="Arial"/>
          <w:szCs w:val="28"/>
        </w:rPr>
        <w:t>h</w:t>
      </w:r>
      <w:r>
        <w:rPr>
          <w:rFonts w:cs="Arial" w:hint="eastAsia"/>
          <w:szCs w:val="28"/>
        </w:rPr>
        <w:t xml:space="preserve">igh </w:t>
      </w:r>
      <w:r>
        <w:rPr>
          <w:rFonts w:cs="Arial"/>
          <w:szCs w:val="28"/>
        </w:rPr>
        <w:t>proportion</w:t>
      </w:r>
      <w:r>
        <w:rPr>
          <w:rFonts w:cs="Arial" w:hint="eastAsia"/>
          <w:szCs w:val="28"/>
        </w:rPr>
        <w:t xml:space="preserve"> of rice pests in the diet of </w:t>
      </w:r>
      <w:r>
        <w:rPr>
          <w:rFonts w:cs="Arial"/>
          <w:szCs w:val="28"/>
        </w:rPr>
        <w:t>GAP</w:t>
      </w:r>
      <w:r>
        <w:rPr>
          <w:rFonts w:cs="Arial" w:hint="eastAsia"/>
          <w:szCs w:val="28"/>
        </w:rPr>
        <w:t>s in both organic and conventional farms</w:t>
      </w:r>
      <w:r>
        <w:rPr>
          <w:rFonts w:cs="Arial"/>
          <w:szCs w:val="28"/>
        </w:rPr>
        <w:t xml:space="preserve"> (e.g., 79-95%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14:paraId="2C9FEA26" w14:textId="77777777" w:rsidR="005B0566" w:rsidRDefault="00DD4E15">
      <w:pPr>
        <w:rPr>
          <w:b/>
        </w:rPr>
      </w:pPr>
      <w:r>
        <w:rPr>
          <w:b/>
        </w:rPr>
        <w:br w:type="page"/>
      </w:r>
    </w:p>
    <w:p w14:paraId="0DE67BAA" w14:textId="77777777" w:rsidR="005B0566" w:rsidRDefault="00DD4E15">
      <w:pPr>
        <w:spacing w:afterLines="200" w:after="480"/>
        <w:rPr>
          <w:b/>
        </w:rPr>
      </w:pPr>
      <w:r>
        <w:rPr>
          <w:rFonts w:hint="eastAsia"/>
          <w:b/>
        </w:rPr>
        <w:lastRenderedPageBreak/>
        <w:t>Acknowledgement</w:t>
      </w:r>
    </w:p>
    <w:p w14:paraId="5E22E3A6" w14:textId="77777777" w:rsidR="005B0566" w:rsidRDefault="00DD4E15">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Pr>
          <w:rFonts w:cs="Arial" w:hint="eastAsia"/>
          <w:szCs w:val="28"/>
        </w:rPr>
        <w:t xml:space="preserve"> </w:t>
      </w:r>
      <w:r>
        <w:rPr>
          <w:rFonts w:cs="Arial" w:hint="eastAsia"/>
          <w:color w:val="FF0000"/>
          <w:szCs w:val="28"/>
        </w:rPr>
        <w:t>(project number)</w:t>
      </w:r>
    </w:p>
    <w:p w14:paraId="7B844EAA" w14:textId="77777777" w:rsidR="005B0566" w:rsidRDefault="00DD4E15">
      <w:pPr>
        <w:jc w:val="left"/>
        <w:rPr>
          <w:b/>
        </w:rPr>
      </w:pPr>
      <w:r>
        <w:rPr>
          <w:b/>
        </w:rPr>
        <w:br w:type="page"/>
      </w:r>
    </w:p>
    <w:p w14:paraId="1DCAB729" w14:textId="77777777" w:rsidR="005B0566" w:rsidRDefault="00DD4E15">
      <w:pPr>
        <w:pStyle w:val="EndNoteBibliographyTitle"/>
      </w:pPr>
      <w:r>
        <w:lastRenderedPageBreak/>
        <w:fldChar w:fldCharType="begin"/>
      </w:r>
      <w:r>
        <w:instrText xml:space="preserve"> ADDIN EN.REFLIST </w:instrText>
      </w:r>
      <w:r>
        <w:fldChar w:fldCharType="separate"/>
      </w:r>
      <w:r>
        <w:t>Reference</w:t>
      </w:r>
    </w:p>
    <w:p w14:paraId="04E16CDA" w14:textId="77777777" w:rsidR="005B0566" w:rsidRDefault="005B0566">
      <w:pPr>
        <w:pStyle w:val="EndNoteBibliographyTitle"/>
      </w:pPr>
    </w:p>
    <w:p w14:paraId="57198936" w14:textId="77777777" w:rsidR="005B0566" w:rsidRDefault="00DD4E15">
      <w:pPr>
        <w:pStyle w:val="EndNoteBibliography"/>
        <w:spacing w:after="0"/>
        <w:ind w:left="720" w:hanging="720"/>
      </w:pPr>
      <w:r>
        <w:t>1</w:t>
      </w:r>
      <w:r>
        <w:tab/>
        <w:t xml:space="preserve">Huang, H. &amp; Yang, P. The ancient cultured citrus ant. </w:t>
      </w:r>
      <w:r>
        <w:rPr>
          <w:i/>
        </w:rPr>
        <w:t>BioScience</w:t>
      </w:r>
      <w:r>
        <w:t xml:space="preserve"> </w:t>
      </w:r>
      <w:r>
        <w:rPr>
          <w:b/>
        </w:rPr>
        <w:t>37</w:t>
      </w:r>
      <w:r>
        <w:t>, 665-671 (1987).</w:t>
      </w:r>
    </w:p>
    <w:p w14:paraId="09B1C84B" w14:textId="77777777" w:rsidR="005B0566" w:rsidRDefault="00DD4E15">
      <w:pPr>
        <w:pStyle w:val="EndNoteBibliography"/>
        <w:spacing w:after="0"/>
        <w:ind w:left="720" w:hanging="720"/>
      </w:pPr>
      <w:r>
        <w:t>2</w:t>
      </w:r>
      <w:r>
        <w:tab/>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14:paraId="045D9966" w14:textId="77777777" w:rsidR="005B0566" w:rsidRDefault="00DD4E15">
      <w:pPr>
        <w:pStyle w:val="EndNoteBibliography"/>
        <w:spacing w:after="0"/>
        <w:ind w:left="720" w:hanging="720"/>
      </w:pPr>
      <w:r>
        <w:t>3</w:t>
      </w:r>
      <w:r>
        <w:tab/>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14:paraId="15D2A1B8" w14:textId="77777777" w:rsidR="005B0566" w:rsidRDefault="00DD4E15">
      <w:pPr>
        <w:pStyle w:val="EndNoteBibliography"/>
        <w:spacing w:after="0"/>
        <w:ind w:left="720" w:hanging="720"/>
      </w:pPr>
      <w:r>
        <w:t>4</w:t>
      </w:r>
      <w:r>
        <w:tab/>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14:paraId="4C92C425" w14:textId="77777777" w:rsidR="005B0566" w:rsidRDefault="00DD4E15">
      <w:pPr>
        <w:pStyle w:val="EndNoteBibliography"/>
        <w:spacing w:after="0"/>
        <w:ind w:left="720" w:hanging="720"/>
      </w:pPr>
      <w:r>
        <w:t>5</w:t>
      </w:r>
      <w:r>
        <w:tab/>
        <w:t xml:space="preserve">Gomiero, T., Pimentel, D. &amp; Paoletti, M. G. Is there a need for a more sustainable agriculture? </w:t>
      </w:r>
      <w:r>
        <w:rPr>
          <w:i/>
        </w:rPr>
        <w:t>Critical reviews in plant sciences</w:t>
      </w:r>
      <w:r>
        <w:t xml:space="preserve"> </w:t>
      </w:r>
      <w:r>
        <w:rPr>
          <w:b/>
        </w:rPr>
        <w:t>30</w:t>
      </w:r>
      <w:r>
        <w:t>, 6-23 (2011).</w:t>
      </w:r>
    </w:p>
    <w:p w14:paraId="357B910A" w14:textId="77777777" w:rsidR="005B0566" w:rsidRDefault="00DD4E15">
      <w:pPr>
        <w:pStyle w:val="EndNoteBibliography"/>
        <w:spacing w:after="0"/>
        <w:ind w:left="720" w:hanging="720"/>
      </w:pPr>
      <w:r>
        <w:t>6</w:t>
      </w:r>
      <w: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6077FF0D" w14:textId="77777777" w:rsidR="005B0566" w:rsidRDefault="00DD4E15">
      <w:pPr>
        <w:pStyle w:val="EndNoteBibliography"/>
        <w:spacing w:after="0"/>
        <w:ind w:left="720" w:hanging="720"/>
      </w:pPr>
      <w:r>
        <w:t>7</w:t>
      </w:r>
      <w:r>
        <w:tab/>
        <w:t xml:space="preserve">Stiling, P. &amp; Cornelissen, T. What makes a successful biocontrol agent? A meta-analysis of biological control agent performance. </w:t>
      </w:r>
      <w:r>
        <w:rPr>
          <w:i/>
        </w:rPr>
        <w:t>Biological control</w:t>
      </w:r>
      <w:r>
        <w:t xml:space="preserve"> </w:t>
      </w:r>
      <w:r>
        <w:rPr>
          <w:b/>
        </w:rPr>
        <w:t>34</w:t>
      </w:r>
      <w:r>
        <w:t>, 236-246 (2005).</w:t>
      </w:r>
    </w:p>
    <w:p w14:paraId="76808E6E" w14:textId="77777777" w:rsidR="005B0566" w:rsidRDefault="00DD4E15">
      <w:pPr>
        <w:pStyle w:val="EndNoteBibliography"/>
        <w:spacing w:after="0"/>
        <w:ind w:left="720" w:hanging="720"/>
      </w:pPr>
      <w:r>
        <w:t>8</w:t>
      </w:r>
      <w:r>
        <w:tab/>
        <w:t xml:space="preserve">Symondson, W., Sunderland, K. &amp; Greenstone, M. Can generalist predators be effective biocontrol agents? </w:t>
      </w:r>
      <w:r>
        <w:rPr>
          <w:i/>
        </w:rPr>
        <w:t>Annual review of entomology</w:t>
      </w:r>
      <w:r>
        <w:t xml:space="preserve"> </w:t>
      </w:r>
      <w:r>
        <w:rPr>
          <w:b/>
        </w:rPr>
        <w:t>47</w:t>
      </w:r>
      <w:r>
        <w:t>, 561-594 (2002).</w:t>
      </w:r>
    </w:p>
    <w:p w14:paraId="3CE503B4" w14:textId="77777777" w:rsidR="005B0566" w:rsidRDefault="00DD4E15">
      <w:pPr>
        <w:pStyle w:val="EndNoteBibliography"/>
        <w:spacing w:after="0"/>
        <w:ind w:left="720" w:hanging="720"/>
      </w:pPr>
      <w:r>
        <w:t>9</w:t>
      </w:r>
      <w:r>
        <w:tab/>
        <w:t xml:space="preserve">Michalko, R., Pekár, S. &amp; Entling, M. H. An updated perspective on spiders as generalist predators in biological control. </w:t>
      </w:r>
      <w:r>
        <w:rPr>
          <w:i/>
        </w:rPr>
        <w:t>Oecologia</w:t>
      </w:r>
      <w:r>
        <w:t xml:space="preserve"> </w:t>
      </w:r>
      <w:r>
        <w:rPr>
          <w:b/>
        </w:rPr>
        <w:t>189</w:t>
      </w:r>
      <w:r>
        <w:t>, 21-36 (2019).</w:t>
      </w:r>
    </w:p>
    <w:p w14:paraId="38CBE00A" w14:textId="77777777" w:rsidR="005B0566" w:rsidRDefault="00DD4E15">
      <w:pPr>
        <w:pStyle w:val="EndNoteBibliography"/>
        <w:spacing w:after="0"/>
        <w:ind w:left="720" w:hanging="720"/>
      </w:pPr>
      <w:r>
        <w:t>10</w:t>
      </w:r>
      <w:r>
        <w:tab/>
        <w:t xml:space="preserve">Hsu, G.-C., Ou, J.-A. &amp; Ho, C.-K. Pest consumption by generalist arthropod predators increases with crop stage in both organic and conventional farms. </w:t>
      </w:r>
      <w:r>
        <w:rPr>
          <w:i/>
        </w:rPr>
        <w:t>Ecosphere</w:t>
      </w:r>
      <w:r>
        <w:t xml:space="preserve"> </w:t>
      </w:r>
      <w:r>
        <w:rPr>
          <w:b/>
        </w:rPr>
        <w:t>12</w:t>
      </w:r>
      <w:r>
        <w:t>, e03625, doi:</w:t>
      </w:r>
      <w:hyperlink r:id="rId13" w:history="1">
        <w:r>
          <w:rPr>
            <w:rStyle w:val="ae"/>
          </w:rPr>
          <w:t>https://doi.org/10.1002/ecs2.3625</w:t>
        </w:r>
      </w:hyperlink>
      <w:r>
        <w:t xml:space="preserve"> (2021).</w:t>
      </w:r>
    </w:p>
    <w:p w14:paraId="005EBCB3" w14:textId="77777777" w:rsidR="005B0566" w:rsidRDefault="00DD4E15">
      <w:pPr>
        <w:pStyle w:val="EndNoteBibliography"/>
        <w:spacing w:after="0"/>
        <w:ind w:left="720" w:hanging="720"/>
      </w:pPr>
      <w:r>
        <w:t>11</w:t>
      </w:r>
      <w:r>
        <w:tab/>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14:paraId="4D79C311" w14:textId="77777777" w:rsidR="005B0566" w:rsidRDefault="00DD4E15">
      <w:pPr>
        <w:pStyle w:val="EndNoteBibliography"/>
        <w:spacing w:after="0"/>
        <w:ind w:left="720" w:hanging="720"/>
      </w:pPr>
      <w:r>
        <w:t>12</w:t>
      </w:r>
      <w:r>
        <w:tab/>
        <w:t>Eitzinger, B. &amp; Traugott, M. Which prey sustains cold</w:t>
      </w:r>
      <w:r>
        <w:rPr>
          <w:rFonts w:ascii="Cambria Math" w:hAnsi="Cambria Math" w:cs="Cambria Math"/>
        </w:rPr>
        <w:t>‐</w:t>
      </w:r>
      <w:r>
        <w:t xml:space="preserve">adapted invertebrate generalist predators in arable land? Examining prey </w:t>
      </w:r>
      <w:r>
        <w:lastRenderedPageBreak/>
        <w:t>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14:paraId="533D4B2D" w14:textId="77777777" w:rsidR="005B0566" w:rsidRDefault="00DD4E15">
      <w:pPr>
        <w:pStyle w:val="EndNoteBibliography"/>
        <w:spacing w:after="0"/>
        <w:ind w:left="720" w:hanging="720"/>
      </w:pPr>
      <w:r>
        <w:t>13</w:t>
      </w:r>
      <w:r>
        <w:tab/>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14:paraId="7179EA11" w14:textId="77777777" w:rsidR="005B0566" w:rsidRDefault="00DD4E15">
      <w:pPr>
        <w:pStyle w:val="EndNoteBibliography"/>
        <w:spacing w:after="0"/>
        <w:ind w:left="720" w:hanging="720"/>
      </w:pPr>
      <w:r>
        <w:t>14</w:t>
      </w:r>
      <w:r>
        <w:tab/>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14:paraId="6D157D84" w14:textId="77777777" w:rsidR="005B0566" w:rsidRDefault="00DD4E15">
      <w:pPr>
        <w:pStyle w:val="EndNoteBibliography"/>
        <w:spacing w:after="0"/>
        <w:ind w:left="720" w:hanging="720"/>
      </w:pPr>
      <w:r>
        <w:t>15</w:t>
      </w:r>
      <w:r>
        <w:tab/>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14:paraId="6C7D2E28" w14:textId="77777777" w:rsidR="005B0566" w:rsidRDefault="00DD4E15">
      <w:pPr>
        <w:pStyle w:val="EndNoteBibliography"/>
        <w:spacing w:after="0"/>
        <w:ind w:left="720" w:hanging="720"/>
      </w:pPr>
      <w:r>
        <w:t>16</w:t>
      </w:r>
      <w:r>
        <w:tab/>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14:paraId="1960A274" w14:textId="77777777" w:rsidR="005B0566" w:rsidRDefault="00DD4E15">
      <w:pPr>
        <w:pStyle w:val="EndNoteBibliography"/>
        <w:spacing w:after="0"/>
        <w:ind w:left="720" w:hanging="720"/>
      </w:pPr>
      <w:r>
        <w:t>17</w:t>
      </w:r>
      <w:r>
        <w:tab/>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14:paraId="2B45019A" w14:textId="77777777" w:rsidR="005B0566" w:rsidRDefault="00DD4E15">
      <w:pPr>
        <w:pStyle w:val="EndNoteBibliography"/>
        <w:spacing w:after="0"/>
        <w:ind w:left="720" w:hanging="720"/>
      </w:pPr>
      <w:r>
        <w:t>18</w:t>
      </w:r>
      <w:r>
        <w:tab/>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14:paraId="115B3309" w14:textId="77777777" w:rsidR="005B0566" w:rsidRDefault="00DD4E15">
      <w:pPr>
        <w:pStyle w:val="EndNoteBibliography"/>
        <w:spacing w:after="0"/>
        <w:ind w:left="720" w:hanging="720"/>
      </w:pPr>
      <w:r>
        <w:t>19</w:t>
      </w:r>
      <w:r>
        <w:tab/>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14:paraId="72C19BAF" w14:textId="77777777" w:rsidR="005B0566" w:rsidRDefault="00DD4E15">
      <w:pPr>
        <w:pStyle w:val="EndNoteBibliography"/>
        <w:spacing w:after="0"/>
        <w:ind w:left="720" w:hanging="720"/>
      </w:pPr>
      <w:r>
        <w:t>20</w:t>
      </w:r>
      <w:r>
        <w:tab/>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14:paraId="087E8A5B" w14:textId="77777777" w:rsidR="005B0566" w:rsidRDefault="00DD4E15">
      <w:pPr>
        <w:pStyle w:val="EndNoteBibliography"/>
        <w:spacing w:after="0"/>
        <w:ind w:left="720" w:hanging="720"/>
      </w:pPr>
      <w:r>
        <w:t>21</w:t>
      </w:r>
      <w:r>
        <w:tab/>
        <w:t>Hardin, M. R.</w:t>
      </w:r>
      <w:r>
        <w:rPr>
          <w:i/>
        </w:rPr>
        <w:t xml:space="preserve"> et al.</w:t>
      </w:r>
      <w:r>
        <w:t xml:space="preserve"> Arthropod pest resurgence: an overview of potential mechanisms. </w:t>
      </w:r>
      <w:r>
        <w:rPr>
          <w:i/>
        </w:rPr>
        <w:t>Crop Protection</w:t>
      </w:r>
      <w:r>
        <w:t xml:space="preserve"> </w:t>
      </w:r>
      <w:r>
        <w:rPr>
          <w:b/>
        </w:rPr>
        <w:t>14</w:t>
      </w:r>
      <w:r>
        <w:t>, 3-18 (1995).</w:t>
      </w:r>
    </w:p>
    <w:p w14:paraId="798E693F" w14:textId="77777777" w:rsidR="005B0566" w:rsidRDefault="00DD4E15">
      <w:pPr>
        <w:pStyle w:val="EndNoteBibliography"/>
        <w:spacing w:after="0"/>
        <w:ind w:left="720" w:hanging="720"/>
      </w:pPr>
      <w:r>
        <w:t>22</w:t>
      </w:r>
      <w:r>
        <w:tab/>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14:paraId="67688BD2" w14:textId="77777777" w:rsidR="005B0566" w:rsidRDefault="00DD4E15">
      <w:pPr>
        <w:pStyle w:val="EndNoteBibliography"/>
        <w:spacing w:after="0"/>
        <w:ind w:left="720" w:hanging="720"/>
      </w:pPr>
      <w:r>
        <w:t>23</w:t>
      </w:r>
      <w:r>
        <w:tab/>
        <w:t xml:space="preserve">Kuusk, A.-K. &amp; Ekbom, B. Feeding habits of lycosid spiders in field habitats. </w:t>
      </w:r>
      <w:r>
        <w:rPr>
          <w:i/>
        </w:rPr>
        <w:t>Journal of Pest Science</w:t>
      </w:r>
      <w:r>
        <w:t xml:space="preserve"> </w:t>
      </w:r>
      <w:r>
        <w:rPr>
          <w:b/>
        </w:rPr>
        <w:t>85</w:t>
      </w:r>
      <w:r>
        <w:t>, 253-260 (2012).</w:t>
      </w:r>
    </w:p>
    <w:p w14:paraId="30C8F3E5" w14:textId="77777777" w:rsidR="005B0566" w:rsidRDefault="00DD4E15">
      <w:pPr>
        <w:pStyle w:val="EndNoteBibliography"/>
        <w:spacing w:after="0"/>
        <w:ind w:left="720" w:hanging="720"/>
      </w:pPr>
      <w:r>
        <w:t>24</w:t>
      </w:r>
      <w:r>
        <w:tab/>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14:paraId="284174A8" w14:textId="77777777" w:rsidR="005B0566" w:rsidRDefault="00DD4E15">
      <w:pPr>
        <w:pStyle w:val="EndNoteBibliography"/>
        <w:spacing w:after="0"/>
        <w:ind w:left="720" w:hanging="720"/>
      </w:pPr>
      <w:r>
        <w:t>25</w:t>
      </w:r>
      <w:r>
        <w:tab/>
        <w:t xml:space="preserve">Wise, D. H., Moldenhauer, D. M. &amp; Halaj, J. Using stable isotopes to reveal shifts in prey consumption by generalist predators. </w:t>
      </w:r>
      <w:r>
        <w:rPr>
          <w:i/>
        </w:rPr>
        <w:t>Ecol. Appl.</w:t>
      </w:r>
      <w:r>
        <w:t xml:space="preserve"> </w:t>
      </w:r>
      <w:r>
        <w:rPr>
          <w:b/>
        </w:rPr>
        <w:lastRenderedPageBreak/>
        <w:t>16</w:t>
      </w:r>
      <w:r>
        <w:t>, 865-876, doi:</w:t>
      </w:r>
      <w:hyperlink r:id="rId14" w:history="1">
        <w:r>
          <w:rPr>
            <w:rStyle w:val="ae"/>
          </w:rPr>
          <w:t>https://doi.org/10.1890/1051-0761(2006)016[0865:USITRS]2.0.CO;2</w:t>
        </w:r>
      </w:hyperlink>
      <w:r>
        <w:t xml:space="preserve"> (2006).</w:t>
      </w:r>
    </w:p>
    <w:p w14:paraId="72250A0D" w14:textId="77777777" w:rsidR="005B0566" w:rsidRDefault="00DD4E15">
      <w:pPr>
        <w:pStyle w:val="EndNoteBibliography"/>
        <w:spacing w:after="0"/>
        <w:ind w:left="720" w:hanging="720"/>
      </w:pPr>
      <w:r>
        <w:t>26</w:t>
      </w:r>
      <w:r>
        <w:tab/>
        <w:t xml:space="preserve">Diehl, E., Mader, V. L., Wolters, V. &amp; Birkhofer, K. Management intensity and vegetation complexity affect web-building spiders and their prey. </w:t>
      </w:r>
      <w:r>
        <w:rPr>
          <w:i/>
        </w:rPr>
        <w:t>Oecologia</w:t>
      </w:r>
      <w:r>
        <w:t xml:space="preserve"> </w:t>
      </w:r>
      <w:r>
        <w:rPr>
          <w:b/>
        </w:rPr>
        <w:t>173</w:t>
      </w:r>
      <w:r>
        <w:t>, 579-589 (2013).</w:t>
      </w:r>
    </w:p>
    <w:p w14:paraId="11FF7755" w14:textId="77777777" w:rsidR="005B0566" w:rsidRDefault="00DD4E15">
      <w:pPr>
        <w:pStyle w:val="EndNoteBibliography"/>
        <w:spacing w:after="0"/>
        <w:ind w:left="720" w:hanging="720"/>
      </w:pPr>
      <w:r>
        <w:t>27</w:t>
      </w:r>
      <w:r>
        <w:tab/>
        <w:t xml:space="preserve">Barbosa, P. &amp; Castellanos, I. </w:t>
      </w:r>
      <w:r>
        <w:rPr>
          <w:i/>
        </w:rPr>
        <w:t>Ecology of predator-prey interactions</w:t>
      </w:r>
      <w:r>
        <w:t>.  (Oxford University Press, 2005).</w:t>
      </w:r>
    </w:p>
    <w:p w14:paraId="1091ACDB" w14:textId="77777777" w:rsidR="005B0566" w:rsidRDefault="00DD4E15">
      <w:pPr>
        <w:pStyle w:val="EndNoteBibliography"/>
        <w:spacing w:after="0"/>
        <w:ind w:left="720" w:hanging="720"/>
      </w:pPr>
      <w:r>
        <w:t>28</w:t>
      </w:r>
      <w:r>
        <w:tab/>
        <w:t xml:space="preserve">Altieri, M. A. &amp; Letourneau, D. K. Vegetation management and biological control in agroecosystems. </w:t>
      </w:r>
      <w:r>
        <w:rPr>
          <w:i/>
        </w:rPr>
        <w:t>Crop protection</w:t>
      </w:r>
      <w:r>
        <w:t xml:space="preserve"> </w:t>
      </w:r>
      <w:r>
        <w:rPr>
          <w:b/>
        </w:rPr>
        <w:t>1</w:t>
      </w:r>
      <w:r>
        <w:t>, 405-430 (1982).</w:t>
      </w:r>
    </w:p>
    <w:p w14:paraId="3FA11125" w14:textId="77777777" w:rsidR="005B0566" w:rsidRDefault="00DD4E15">
      <w:pPr>
        <w:pStyle w:val="EndNoteBibliography"/>
        <w:spacing w:after="0"/>
        <w:ind w:left="720" w:hanging="720"/>
      </w:pPr>
      <w:r>
        <w:t>29</w:t>
      </w:r>
      <w:r>
        <w:tab/>
        <w:t xml:space="preserve">Altieri, M. A. in </w:t>
      </w:r>
      <w:r>
        <w:rPr>
          <w:i/>
        </w:rPr>
        <w:t>Invertebrate biodiversity as bioindicators of sustainable landscapes</w:t>
      </w:r>
      <w:r>
        <w:t xml:space="preserve">     19-31 (Elsevier, 1999).</w:t>
      </w:r>
    </w:p>
    <w:p w14:paraId="211B8C23" w14:textId="77777777" w:rsidR="005B0566" w:rsidRDefault="00DD4E15">
      <w:pPr>
        <w:pStyle w:val="EndNoteBibliography"/>
        <w:spacing w:after="0"/>
        <w:ind w:left="720" w:hanging="720"/>
      </w:pPr>
      <w:r>
        <w:t>30</w:t>
      </w:r>
      <w:r>
        <w:tab/>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14:paraId="38DBF06F" w14:textId="77777777" w:rsidR="005B0566" w:rsidRDefault="00DD4E15">
      <w:pPr>
        <w:pStyle w:val="EndNoteBibliography"/>
        <w:spacing w:after="0"/>
        <w:ind w:left="720" w:hanging="720"/>
      </w:pPr>
      <w:r>
        <w:t>31</w:t>
      </w:r>
      <w:r>
        <w:tab/>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14:paraId="68A3A45E" w14:textId="77777777" w:rsidR="005B0566" w:rsidRDefault="00DD4E15">
      <w:pPr>
        <w:pStyle w:val="EndNoteBibliography"/>
        <w:spacing w:after="0"/>
        <w:ind w:left="720" w:hanging="720"/>
      </w:pPr>
      <w:r>
        <w:t>32</w:t>
      </w:r>
      <w:r>
        <w:tab/>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14:paraId="68E5A661" w14:textId="77777777" w:rsidR="005B0566" w:rsidRDefault="00DD4E15">
      <w:pPr>
        <w:pStyle w:val="EndNoteBibliography"/>
        <w:spacing w:after="0"/>
        <w:ind w:left="720" w:hanging="720"/>
      </w:pPr>
      <w:r>
        <w:t>33</w:t>
      </w:r>
      <w:r>
        <w:tab/>
        <w:t xml:space="preserve">Post, D. M. Using stable isotopes to estimate trophic position: models, methods, and assumptions. </w:t>
      </w:r>
      <w:r>
        <w:rPr>
          <w:i/>
        </w:rPr>
        <w:t>Ecology</w:t>
      </w:r>
      <w:r>
        <w:t xml:space="preserve"> </w:t>
      </w:r>
      <w:r>
        <w:rPr>
          <w:b/>
        </w:rPr>
        <w:t>83</w:t>
      </w:r>
      <w:r>
        <w:t>, 703-718 (2002).</w:t>
      </w:r>
    </w:p>
    <w:p w14:paraId="4D2CB739" w14:textId="77777777" w:rsidR="005B0566" w:rsidRDefault="00DD4E15">
      <w:pPr>
        <w:pStyle w:val="EndNoteBibliography"/>
        <w:spacing w:after="0"/>
        <w:ind w:left="720" w:hanging="720"/>
      </w:pPr>
      <w:r>
        <w:t>34</w:t>
      </w:r>
      <w:r>
        <w:tab/>
        <w:t xml:space="preserve">Newton, J. Stable isotopes as tools in ecological research. </w:t>
      </w:r>
      <w:r>
        <w:rPr>
          <w:i/>
        </w:rPr>
        <w:t>eLS</w:t>
      </w:r>
      <w:r>
        <w:t>, 1-8 (2016).</w:t>
      </w:r>
    </w:p>
    <w:p w14:paraId="477DD355" w14:textId="77777777" w:rsidR="005B0566" w:rsidRDefault="00DD4E15">
      <w:pPr>
        <w:pStyle w:val="EndNoteBibliography"/>
        <w:spacing w:after="0"/>
        <w:ind w:left="720" w:hanging="720"/>
      </w:pPr>
      <w:r>
        <w:t>35</w:t>
      </w:r>
      <w:r>
        <w:tab/>
        <w:t xml:space="preserve">Blondel, J. Guilds or functional groups: does it matter? </w:t>
      </w:r>
      <w:r>
        <w:rPr>
          <w:i/>
        </w:rPr>
        <w:t>Oikos</w:t>
      </w:r>
      <w:r>
        <w:t xml:space="preserve"> </w:t>
      </w:r>
      <w:r>
        <w:rPr>
          <w:b/>
        </w:rPr>
        <w:t>100</w:t>
      </w:r>
      <w:r>
        <w:t>, 223-231 (2003).</w:t>
      </w:r>
    </w:p>
    <w:p w14:paraId="4121449D" w14:textId="77777777" w:rsidR="005B0566" w:rsidRDefault="00DD4E15">
      <w:pPr>
        <w:pStyle w:val="EndNoteBibliography"/>
        <w:spacing w:after="0"/>
        <w:ind w:left="720" w:hanging="720"/>
      </w:pPr>
      <w:r>
        <w:t>36</w:t>
      </w:r>
      <w:r>
        <w:tab/>
        <w:t>Stock, B. &amp; Semmens, B.     (San Diego, 2017).</w:t>
      </w:r>
    </w:p>
    <w:p w14:paraId="3452019E" w14:textId="77777777" w:rsidR="005B0566" w:rsidRDefault="00DD4E15">
      <w:pPr>
        <w:pStyle w:val="EndNoteBibliography"/>
        <w:spacing w:after="0"/>
        <w:ind w:left="720" w:hanging="720"/>
      </w:pPr>
      <w:r>
        <w:t>37</w:t>
      </w:r>
      <w:r>
        <w:tab/>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14:paraId="4914E849" w14:textId="77777777" w:rsidR="005B0566" w:rsidRDefault="00DD4E15">
      <w:pPr>
        <w:pStyle w:val="EndNoteBibliography"/>
        <w:spacing w:after="0"/>
        <w:ind w:left="720" w:hanging="720"/>
      </w:pPr>
      <w:r>
        <w:t>38</w:t>
      </w:r>
      <w:r>
        <w:tab/>
        <w:t xml:space="preserve">Mazzi, D. &amp; Dorn, S. Movement of insect pests in agricultural landscapes. </w:t>
      </w:r>
      <w:r>
        <w:rPr>
          <w:i/>
        </w:rPr>
        <w:t>Annals of Applied Biology</w:t>
      </w:r>
      <w:r>
        <w:t xml:space="preserve"> </w:t>
      </w:r>
      <w:r>
        <w:rPr>
          <w:b/>
        </w:rPr>
        <w:t>160</w:t>
      </w:r>
      <w:r>
        <w:t>, 97-113 (2012).</w:t>
      </w:r>
    </w:p>
    <w:p w14:paraId="422002D9" w14:textId="77777777" w:rsidR="005B0566" w:rsidRDefault="00DD4E15">
      <w:pPr>
        <w:pStyle w:val="EndNoteBibliography"/>
        <w:spacing w:after="0"/>
        <w:ind w:left="720" w:hanging="720"/>
      </w:pPr>
      <w:r>
        <w:t>39</w:t>
      </w:r>
      <w:r>
        <w:tab/>
        <w:t xml:space="preserve">Stock, B. C. &amp; Semmens, B. X. Unifying error structures in commonly used biotracer mixing models. </w:t>
      </w:r>
      <w:r>
        <w:rPr>
          <w:i/>
        </w:rPr>
        <w:t>Ecology</w:t>
      </w:r>
      <w:r>
        <w:t xml:space="preserve"> </w:t>
      </w:r>
      <w:r>
        <w:rPr>
          <w:b/>
        </w:rPr>
        <w:t>97</w:t>
      </w:r>
      <w:r>
        <w:t>, 2562-2569 (2016).</w:t>
      </w:r>
    </w:p>
    <w:p w14:paraId="611A1FDD" w14:textId="77777777" w:rsidR="005B0566" w:rsidRDefault="00DD4E15">
      <w:pPr>
        <w:pStyle w:val="EndNoteBibliography"/>
        <w:spacing w:after="0"/>
        <w:ind w:left="720" w:hanging="720"/>
      </w:pPr>
      <w:r>
        <w:t>40</w:t>
      </w:r>
      <w:r>
        <w:tab/>
        <w:t xml:space="preserve">Phillips, D. L. &amp; Koch, P. L. Incorporating concentration dependence in stable isotope mixing models. </w:t>
      </w:r>
      <w:r>
        <w:rPr>
          <w:i/>
        </w:rPr>
        <w:t>Oecologia</w:t>
      </w:r>
      <w:r>
        <w:t xml:space="preserve"> </w:t>
      </w:r>
      <w:r>
        <w:rPr>
          <w:b/>
        </w:rPr>
        <w:t>130</w:t>
      </w:r>
      <w:r>
        <w:t>, 114-125 (2002).</w:t>
      </w:r>
    </w:p>
    <w:p w14:paraId="424543BE" w14:textId="77777777" w:rsidR="005B0566" w:rsidRDefault="00DD4E15">
      <w:pPr>
        <w:pStyle w:val="EndNoteBibliography"/>
        <w:spacing w:after="0"/>
        <w:ind w:left="720" w:hanging="720"/>
      </w:pPr>
      <w:r>
        <w:t>41</w:t>
      </w:r>
      <w:r>
        <w:tab/>
        <w:t xml:space="preserve">Caut, S., Angulo, E. &amp; Courchamp, F. Variation in discrimination factors (Δ15N and Δ13C): the effect of diet isotopic values and </w:t>
      </w:r>
      <w:r>
        <w:lastRenderedPageBreak/>
        <w:t xml:space="preserve">applications for diet reconstruction. </w:t>
      </w:r>
      <w:r>
        <w:rPr>
          <w:i/>
        </w:rPr>
        <w:t>Journal of Applied Ecology</w:t>
      </w:r>
      <w:r>
        <w:t xml:space="preserve"> </w:t>
      </w:r>
      <w:r>
        <w:rPr>
          <w:b/>
        </w:rPr>
        <w:t>46</w:t>
      </w:r>
      <w:r>
        <w:t>, 443-453 (2009).</w:t>
      </w:r>
    </w:p>
    <w:p w14:paraId="76449D6C" w14:textId="77777777" w:rsidR="005B0566" w:rsidRDefault="00DD4E15">
      <w:pPr>
        <w:pStyle w:val="EndNoteBibliography"/>
        <w:spacing w:after="0"/>
        <w:ind w:left="720" w:hanging="720"/>
      </w:pPr>
      <w:r>
        <w:t>42</w:t>
      </w:r>
      <w:r>
        <w:tab/>
        <w:t>Zeileis, A.</w:t>
      </w:r>
      <w:r>
        <w:rPr>
          <w:i/>
        </w:rPr>
        <w:t xml:space="preserve"> et al.</w:t>
      </w:r>
      <w:r>
        <w:t xml:space="preserve"> Package ‘betareg’. </w:t>
      </w:r>
      <w:r>
        <w:rPr>
          <w:i/>
        </w:rPr>
        <w:t>R package</w:t>
      </w:r>
      <w:r>
        <w:t xml:space="preserve"> </w:t>
      </w:r>
      <w:r>
        <w:rPr>
          <w:b/>
        </w:rPr>
        <w:t>3</w:t>
      </w:r>
      <w:r>
        <w:t>, 2 (2016).</w:t>
      </w:r>
    </w:p>
    <w:p w14:paraId="41582A6D" w14:textId="77777777" w:rsidR="005B0566" w:rsidRDefault="00DD4E15">
      <w:pPr>
        <w:pStyle w:val="EndNoteBibliography"/>
        <w:spacing w:after="0"/>
        <w:ind w:left="720" w:hanging="720"/>
      </w:pPr>
      <w:r>
        <w:t>43</w:t>
      </w:r>
      <w:r>
        <w:tab/>
        <w:t xml:space="preserve">Fox, J. &amp; Weisberg, S. </w:t>
      </w:r>
      <w:r>
        <w:rPr>
          <w:i/>
        </w:rPr>
        <w:t>An R companion to applied regression</w:t>
      </w:r>
      <w:r>
        <w:t>.  (Sage publications, 2018).</w:t>
      </w:r>
    </w:p>
    <w:p w14:paraId="6E606A8A" w14:textId="77777777" w:rsidR="005B0566" w:rsidRDefault="00DD4E15">
      <w:pPr>
        <w:pStyle w:val="EndNoteBibliography"/>
        <w:spacing w:after="0"/>
        <w:ind w:left="720" w:hanging="720"/>
      </w:pPr>
      <w:r>
        <w:t>44</w:t>
      </w:r>
      <w:r>
        <w:tab/>
        <w:t xml:space="preserve">Lenth, R. &amp; Lenth, M. R. Package ‘lsmeans’. </w:t>
      </w:r>
      <w:r>
        <w:rPr>
          <w:i/>
        </w:rPr>
        <w:t>The American Statistician</w:t>
      </w:r>
      <w:r>
        <w:t xml:space="preserve"> </w:t>
      </w:r>
      <w:r>
        <w:rPr>
          <w:b/>
        </w:rPr>
        <w:t>34</w:t>
      </w:r>
      <w:r>
        <w:t>, 216-221 (2018).</w:t>
      </w:r>
    </w:p>
    <w:p w14:paraId="03E43343" w14:textId="77777777" w:rsidR="005B0566" w:rsidRDefault="00DD4E15">
      <w:pPr>
        <w:pStyle w:val="EndNoteBibliography"/>
        <w:spacing w:after="0"/>
        <w:ind w:left="720" w:hanging="720"/>
      </w:pPr>
      <w:r>
        <w:t>45</w:t>
      </w:r>
      <w:r>
        <w:tab/>
        <w:t xml:space="preserve">R Core Team. R: A language and environment for statistical computing. </w:t>
      </w:r>
      <w:r>
        <w:rPr>
          <w:i/>
        </w:rPr>
        <w:t>R Foundation for Statistical Computing, Vienna, Austria</w:t>
      </w:r>
      <w:r>
        <w:t xml:space="preserve"> (2021).</w:t>
      </w:r>
    </w:p>
    <w:p w14:paraId="648F4005" w14:textId="77777777" w:rsidR="005B0566" w:rsidRDefault="00DD4E15">
      <w:pPr>
        <w:pStyle w:val="EndNoteBibliography"/>
        <w:spacing w:after="0"/>
        <w:ind w:left="720" w:hanging="720"/>
      </w:pPr>
      <w:r>
        <w:t>46</w:t>
      </w:r>
      <w:r>
        <w:tab/>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14:paraId="6697DFDF" w14:textId="77777777" w:rsidR="005B0566" w:rsidRDefault="00DD4E15">
      <w:pPr>
        <w:pStyle w:val="EndNoteBibliography"/>
        <w:spacing w:after="0"/>
        <w:ind w:left="720" w:hanging="720"/>
      </w:pPr>
      <w:r>
        <w:t>47</w:t>
      </w:r>
      <w:r>
        <w:tab/>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14:paraId="6B7468F7" w14:textId="77777777" w:rsidR="005B0566" w:rsidRDefault="00DD4E15">
      <w:pPr>
        <w:pStyle w:val="EndNoteBibliography"/>
        <w:spacing w:after="0"/>
        <w:ind w:left="720" w:hanging="720"/>
      </w:pPr>
      <w:r>
        <w:t>48</w:t>
      </w:r>
      <w:r>
        <w:tab/>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14:paraId="6BEBCEB4" w14:textId="77777777" w:rsidR="005B0566" w:rsidRDefault="00DD4E15">
      <w:pPr>
        <w:pStyle w:val="EndNoteBibliography"/>
        <w:spacing w:after="0"/>
        <w:ind w:left="720" w:hanging="720"/>
      </w:pPr>
      <w:r>
        <w:t>49</w:t>
      </w:r>
      <w:r>
        <w:tab/>
        <w:t xml:space="preserve">Prasad, R. &amp; Snyder, W. Polyphagy complicates conservation biological control that targets generalist predators. </w:t>
      </w:r>
      <w:r>
        <w:rPr>
          <w:i/>
        </w:rPr>
        <w:t>Journal of Applied Ecology</w:t>
      </w:r>
      <w:r>
        <w:t xml:space="preserve"> </w:t>
      </w:r>
      <w:r>
        <w:rPr>
          <w:b/>
        </w:rPr>
        <w:t>43</w:t>
      </w:r>
      <w:r>
        <w:t>, 343-352 (2006).</w:t>
      </w:r>
    </w:p>
    <w:p w14:paraId="5065BCB6" w14:textId="77777777" w:rsidR="005B0566" w:rsidRDefault="00DD4E15">
      <w:pPr>
        <w:pStyle w:val="EndNoteBibliography"/>
        <w:spacing w:after="0"/>
        <w:ind w:left="720" w:hanging="720"/>
      </w:pPr>
      <w:r>
        <w:t>50</w:t>
      </w:r>
      <w:r>
        <w:tab/>
        <w:t xml:space="preserve">Albajes, R. &amp; Alomar, Ò. in </w:t>
      </w:r>
      <w:r>
        <w:rPr>
          <w:i/>
        </w:rPr>
        <w:t>Integrated pest and disease management in greenhouse crops</w:t>
      </w:r>
      <w:r>
        <w:t xml:space="preserve">     265-275 (Springer, 1999).</w:t>
      </w:r>
    </w:p>
    <w:p w14:paraId="6A056C8E" w14:textId="77777777" w:rsidR="005B0566" w:rsidRDefault="00DD4E15">
      <w:pPr>
        <w:pStyle w:val="EndNoteBibliography"/>
        <w:spacing w:after="0"/>
        <w:ind w:left="720" w:hanging="720"/>
      </w:pPr>
      <w:r>
        <w:t>51</w:t>
      </w:r>
      <w:r>
        <w:tab/>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14:paraId="6D2266A4" w14:textId="77777777" w:rsidR="005B0566" w:rsidRDefault="00DD4E15">
      <w:pPr>
        <w:pStyle w:val="EndNoteBibliography"/>
        <w:spacing w:after="0"/>
        <w:ind w:left="720" w:hanging="720"/>
      </w:pPr>
      <w:r>
        <w:t>52</w:t>
      </w:r>
      <w:r>
        <w:tab/>
        <w:t xml:space="preserve">Nyffeler, M. Prey selection of spiders in the field. </w:t>
      </w:r>
      <w:r>
        <w:rPr>
          <w:i/>
        </w:rPr>
        <w:t>Journal of Arachnology</w:t>
      </w:r>
      <w:r>
        <w:t>, 317-324 (1999).</w:t>
      </w:r>
    </w:p>
    <w:p w14:paraId="5BC8805C" w14:textId="77777777" w:rsidR="005B0566" w:rsidRDefault="00DD4E15">
      <w:pPr>
        <w:pStyle w:val="EndNoteBibliography"/>
        <w:spacing w:after="0"/>
        <w:ind w:left="720" w:hanging="720"/>
      </w:pPr>
      <w:r>
        <w:t>53</w:t>
      </w:r>
      <w:r>
        <w:tab/>
        <w:t xml:space="preserve">Allan, J., Flecker, A. &amp; McClintock, N. Prey preference of stoneflies: sedentary vs mobile prey. </w:t>
      </w:r>
      <w:r>
        <w:rPr>
          <w:i/>
        </w:rPr>
        <w:t>Oikos</w:t>
      </w:r>
      <w:r>
        <w:t>, 323-331 (1987).</w:t>
      </w:r>
    </w:p>
    <w:p w14:paraId="35F14115" w14:textId="77777777" w:rsidR="005B0566" w:rsidRDefault="00DD4E15">
      <w:pPr>
        <w:pStyle w:val="EndNoteBibliography"/>
        <w:spacing w:after="0"/>
        <w:ind w:left="720" w:hanging="720"/>
      </w:pPr>
      <w:r>
        <w:t>54</w:t>
      </w:r>
      <w:r>
        <w:tab/>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14:paraId="035A9F8B" w14:textId="77777777" w:rsidR="005B0566" w:rsidRDefault="00DD4E15">
      <w:pPr>
        <w:pStyle w:val="EndNoteBibliography"/>
        <w:spacing w:after="0"/>
        <w:ind w:left="720" w:hanging="720"/>
      </w:pPr>
      <w:r>
        <w:t>55</w:t>
      </w:r>
      <w:r>
        <w:tab/>
        <w:t xml:space="preserve">Schmitz, O. J. Effects of predator hunting mode on grassland ecosystem function. </w:t>
      </w:r>
      <w:r>
        <w:rPr>
          <w:i/>
        </w:rPr>
        <w:t>Science</w:t>
      </w:r>
      <w:r>
        <w:t xml:space="preserve"> </w:t>
      </w:r>
      <w:r>
        <w:rPr>
          <w:b/>
        </w:rPr>
        <w:t>319</w:t>
      </w:r>
      <w:r>
        <w:t>, 952-954 (2008).</w:t>
      </w:r>
    </w:p>
    <w:p w14:paraId="46A753F7" w14:textId="77777777" w:rsidR="005B0566" w:rsidRDefault="00DD4E15">
      <w:pPr>
        <w:pStyle w:val="EndNoteBibliography"/>
        <w:spacing w:after="0"/>
        <w:ind w:left="720" w:hanging="720"/>
      </w:pPr>
      <w:r>
        <w:t>56</w:t>
      </w:r>
      <w:r>
        <w:tab/>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14:paraId="1C4CF49D" w14:textId="77777777" w:rsidR="005B0566" w:rsidRDefault="00DD4E15">
      <w:pPr>
        <w:pStyle w:val="EndNoteBibliography"/>
        <w:spacing w:after="0"/>
        <w:ind w:left="720" w:hanging="720"/>
      </w:pPr>
      <w:r>
        <w:lastRenderedPageBreak/>
        <w:t>57</w:t>
      </w:r>
      <w:r>
        <w:tab/>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14:paraId="4F50E242" w14:textId="77777777" w:rsidR="005B0566" w:rsidRDefault="00DD4E15">
      <w:pPr>
        <w:pStyle w:val="EndNoteBibliography"/>
        <w:spacing w:after="0"/>
        <w:ind w:left="720" w:hanging="720"/>
      </w:pPr>
      <w:r>
        <w:t>58</w:t>
      </w:r>
      <w:r>
        <w:tab/>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14:paraId="6D04D2CB" w14:textId="77777777" w:rsidR="005B0566" w:rsidRDefault="00DD4E15">
      <w:pPr>
        <w:pStyle w:val="EndNoteBibliography"/>
        <w:spacing w:after="0"/>
        <w:ind w:left="720" w:hanging="720"/>
      </w:pPr>
      <w:r>
        <w:t>59</w:t>
      </w:r>
      <w:r>
        <w:tab/>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14:paraId="6D17A743" w14:textId="77777777" w:rsidR="005B0566" w:rsidRDefault="00DD4E15">
      <w:pPr>
        <w:pStyle w:val="EndNoteBibliography"/>
        <w:spacing w:after="0"/>
        <w:ind w:left="720" w:hanging="720"/>
      </w:pPr>
      <w:r>
        <w:t>60</w:t>
      </w:r>
      <w:r>
        <w:tab/>
        <w:t xml:space="preserve">Langellotto, G. A. &amp; Denno, R. F. Responses of invertebrate natural enemies to complex-structured habitats: a meta-analytical synthesis. </w:t>
      </w:r>
      <w:r>
        <w:rPr>
          <w:i/>
        </w:rPr>
        <w:t>Oecologia</w:t>
      </w:r>
      <w:r>
        <w:t xml:space="preserve"> </w:t>
      </w:r>
      <w:r>
        <w:rPr>
          <w:b/>
        </w:rPr>
        <w:t>139</w:t>
      </w:r>
      <w:r>
        <w:t>, 1-10 (2004).</w:t>
      </w:r>
    </w:p>
    <w:p w14:paraId="3F78965F" w14:textId="77777777" w:rsidR="005B0566" w:rsidRDefault="00DD4E15">
      <w:pPr>
        <w:pStyle w:val="EndNoteBibliography"/>
        <w:spacing w:after="0"/>
        <w:ind w:left="720" w:hanging="720"/>
      </w:pPr>
      <w:r>
        <w:t>61</w:t>
      </w:r>
      <w:r>
        <w:tab/>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14:paraId="102D9D0C" w14:textId="77777777" w:rsidR="005B0566" w:rsidRDefault="00DD4E15">
      <w:pPr>
        <w:pStyle w:val="EndNoteBibliography"/>
        <w:spacing w:after="0"/>
        <w:ind w:left="720" w:hanging="720"/>
      </w:pPr>
      <w:r>
        <w:t>62</w:t>
      </w:r>
      <w:r>
        <w:tab/>
        <w:t xml:space="preserve">Madsen, M., Terkildsen, S. &amp; Toft, S. Microcosm studies on control of aphids by generalist arthropod predators: effects of alternative prey. </w:t>
      </w:r>
      <w:r>
        <w:rPr>
          <w:i/>
        </w:rPr>
        <w:t>BioControl</w:t>
      </w:r>
      <w:r>
        <w:t xml:space="preserve"> </w:t>
      </w:r>
      <w:r>
        <w:rPr>
          <w:b/>
        </w:rPr>
        <w:t>49</w:t>
      </w:r>
      <w:r>
        <w:t>, 483-504 (2004).</w:t>
      </w:r>
    </w:p>
    <w:p w14:paraId="40EE835E" w14:textId="77777777" w:rsidR="005B0566" w:rsidRDefault="00DD4E15">
      <w:pPr>
        <w:pStyle w:val="EndNoteBibliography"/>
        <w:spacing w:after="0"/>
        <w:ind w:left="720" w:hanging="720"/>
      </w:pPr>
      <w:r>
        <w:t>63</w:t>
      </w:r>
      <w:r>
        <w:tab/>
        <w:t xml:space="preserve">Duelli, P. &amp; Obrist, M. K. Biodiversity indicators: the choice of values and measures. </w:t>
      </w:r>
      <w:r>
        <w:rPr>
          <w:i/>
        </w:rPr>
        <w:t>Agr Ecosyst Environ</w:t>
      </w:r>
      <w:r>
        <w:t xml:space="preserve"> </w:t>
      </w:r>
      <w:r>
        <w:rPr>
          <w:b/>
        </w:rPr>
        <w:t>98</w:t>
      </w:r>
      <w:r>
        <w:t>, 87-98, doi:10.1016/S0167-8809(03)00072-0 (2003).</w:t>
      </w:r>
    </w:p>
    <w:p w14:paraId="193274DC" w14:textId="77777777" w:rsidR="005B0566" w:rsidRDefault="00DD4E15">
      <w:pPr>
        <w:pStyle w:val="EndNoteBibliography"/>
        <w:spacing w:after="0"/>
        <w:ind w:left="720" w:hanging="720"/>
      </w:pPr>
      <w:r>
        <w:t>64</w:t>
      </w:r>
      <w:r>
        <w:tab/>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14:paraId="3FB9C8E1" w14:textId="77777777" w:rsidR="005B0566" w:rsidRDefault="00DD4E15">
      <w:pPr>
        <w:pStyle w:val="EndNoteBibliography"/>
        <w:spacing w:after="0"/>
        <w:ind w:left="720" w:hanging="720"/>
      </w:pPr>
      <w:r>
        <w:t>65</w:t>
      </w:r>
      <w:r>
        <w:tab/>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14:paraId="555C38FA" w14:textId="77777777" w:rsidR="005B0566" w:rsidRDefault="00DD4E15">
      <w:pPr>
        <w:pStyle w:val="EndNoteBibliography"/>
        <w:spacing w:after="0"/>
        <w:ind w:left="720" w:hanging="720"/>
      </w:pPr>
      <w:r>
        <w:t>66</w:t>
      </w:r>
      <w:r>
        <w:tab/>
        <w:t xml:space="preserve">Finke, D. L. &amp; Denno, R. F. Spatial refuge from intraguild predation: implications for prey suppression and trophic cascades. </w:t>
      </w:r>
      <w:r>
        <w:rPr>
          <w:i/>
        </w:rPr>
        <w:t>Oecologia</w:t>
      </w:r>
      <w:r>
        <w:t xml:space="preserve"> </w:t>
      </w:r>
      <w:r>
        <w:rPr>
          <w:b/>
        </w:rPr>
        <w:t>149</w:t>
      </w:r>
      <w:r>
        <w:t>, 265-275 (2006).</w:t>
      </w:r>
    </w:p>
    <w:p w14:paraId="4E02B579" w14:textId="77777777" w:rsidR="005B0566" w:rsidRDefault="00DD4E15">
      <w:pPr>
        <w:pStyle w:val="EndNoteBibliography"/>
        <w:spacing w:after="0"/>
        <w:ind w:left="720" w:hanging="720"/>
      </w:pPr>
      <w:r>
        <w:t>67</w:t>
      </w:r>
      <w:r>
        <w:tab/>
        <w:t xml:space="preserve">Janssen, A., Sabelis, M. W., Magalhães, S., Montserrat, M. &amp; Van der Hammen, T. Habitat structure affects intraguild predation. </w:t>
      </w:r>
      <w:r>
        <w:rPr>
          <w:i/>
        </w:rPr>
        <w:t>Ecology</w:t>
      </w:r>
      <w:r>
        <w:t xml:space="preserve"> </w:t>
      </w:r>
      <w:r>
        <w:rPr>
          <w:b/>
        </w:rPr>
        <w:t>88</w:t>
      </w:r>
      <w:r>
        <w:t>, 2713-2719 (2007).</w:t>
      </w:r>
    </w:p>
    <w:p w14:paraId="58F8B6F3" w14:textId="77777777" w:rsidR="005B0566" w:rsidRDefault="00DD4E15">
      <w:pPr>
        <w:pStyle w:val="EndNoteBibliography"/>
        <w:spacing w:after="0"/>
        <w:ind w:left="720" w:hanging="720"/>
      </w:pPr>
      <w:r>
        <w:t>68</w:t>
      </w:r>
      <w:r>
        <w:tab/>
        <w:t>Janssen, A.</w:t>
      </w:r>
      <w:r>
        <w:rPr>
          <w:i/>
        </w:rPr>
        <w:t xml:space="preserve"> et al.</w:t>
      </w:r>
      <w:r>
        <w:t xml:space="preserve"> in </w:t>
      </w:r>
      <w:r>
        <w:rPr>
          <w:i/>
        </w:rPr>
        <w:t>Trophic and guild in biological interactions control</w:t>
      </w:r>
      <w:r>
        <w:t xml:space="preserve">     21-44 (Springer, 2006).</w:t>
      </w:r>
    </w:p>
    <w:p w14:paraId="588F79DE" w14:textId="77777777" w:rsidR="005B0566" w:rsidRDefault="00DD4E15">
      <w:pPr>
        <w:pStyle w:val="EndNoteBibliography"/>
        <w:ind w:left="720" w:hanging="720"/>
      </w:pPr>
      <w:r>
        <w:lastRenderedPageBreak/>
        <w:t>69</w:t>
      </w:r>
      <w:r>
        <w:tab/>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14:paraId="13432194" w14:textId="77777777" w:rsidR="005B0566" w:rsidRDefault="00DD4E15">
      <w:pPr>
        <w:jc w:val="center"/>
        <w:rPr>
          <w:color w:val="FF0000"/>
        </w:rPr>
      </w:pPr>
      <w:r>
        <w:rPr>
          <w:color w:val="FF0000"/>
        </w:rPr>
        <w:fldChar w:fldCharType="end"/>
      </w:r>
      <w:r>
        <w:rPr>
          <w:color w:val="FF0000"/>
        </w:rPr>
        <w:br w:type="page"/>
      </w:r>
    </w:p>
    <w:p w14:paraId="116BDBC6" w14:textId="77777777" w:rsidR="005B0566" w:rsidRDefault="00DD4E15">
      <w:pPr>
        <w:jc w:val="center"/>
        <w:rPr>
          <w:b/>
          <w:bCs/>
          <w:szCs w:val="24"/>
        </w:rPr>
      </w:pPr>
      <w:r>
        <w:rPr>
          <w:rFonts w:hint="eastAsia"/>
          <w:b/>
          <w:bCs/>
          <w:szCs w:val="24"/>
        </w:rPr>
        <w:lastRenderedPageBreak/>
        <w:t>Appendix S1</w:t>
      </w:r>
    </w:p>
    <w:p w14:paraId="71DAE676" w14:textId="77777777" w:rsidR="005B0566" w:rsidRDefault="00DD4E15">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75C82B29" w14:textId="77777777" w:rsidR="005B0566" w:rsidRDefault="00DD4E15">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14:paraId="72BDC117"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B2CAC1F" w14:textId="77777777" w:rsidR="005B0566" w:rsidRDefault="00DD4E15">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1BD3EE37" w14:textId="77777777" w:rsidR="005B0566" w:rsidRDefault="00DD4E15">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C667C5D" w14:textId="77777777" w:rsidR="005B0566" w:rsidRDefault="00DD4E15">
            <w:pPr>
              <w:ind w:left="-572" w:firstLine="572"/>
              <w:rPr>
                <w:sz w:val="24"/>
                <w:szCs w:val="24"/>
              </w:rPr>
            </w:pPr>
            <w:r>
              <w:rPr>
                <w:sz w:val="24"/>
                <w:szCs w:val="24"/>
              </w:rPr>
              <w:t>Family/Genus</w:t>
            </w:r>
          </w:p>
        </w:tc>
      </w:tr>
      <w:tr w:rsidR="005B0566" w14:paraId="1A1F7317"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74A5903B" w14:textId="77777777" w:rsidR="005B0566" w:rsidRDefault="00DD4E15">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0E9B1176" w14:textId="77777777" w:rsidR="005B0566" w:rsidRDefault="00DD4E15">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6DF9903D" w14:textId="77777777" w:rsidR="005B0566" w:rsidRDefault="00DD4E15">
            <w:pPr>
              <w:ind w:left="-572" w:firstLine="572"/>
              <w:rPr>
                <w:sz w:val="24"/>
                <w:szCs w:val="24"/>
              </w:rPr>
            </w:pPr>
            <w:r>
              <w:rPr>
                <w:sz w:val="24"/>
                <w:szCs w:val="24"/>
              </w:rPr>
              <w:t>Araneidae</w:t>
            </w:r>
          </w:p>
        </w:tc>
      </w:tr>
      <w:tr w:rsidR="005B0566" w14:paraId="23DE0CC2" w14:textId="77777777">
        <w:trPr>
          <w:trHeight w:hRule="exact" w:val="368"/>
        </w:trPr>
        <w:tc>
          <w:tcPr>
            <w:tcW w:w="2410" w:type="dxa"/>
            <w:shd w:val="clear" w:color="auto" w:fill="auto"/>
            <w:tcMar>
              <w:top w:w="80" w:type="dxa"/>
              <w:left w:w="80" w:type="dxa"/>
              <w:bottom w:w="80" w:type="dxa"/>
              <w:right w:w="80" w:type="dxa"/>
            </w:tcMar>
            <w:vAlign w:val="center"/>
          </w:tcPr>
          <w:p w14:paraId="438F07CE" w14:textId="77777777" w:rsidR="005B0566" w:rsidRDefault="005B0566">
            <w:pPr>
              <w:ind w:left="-572" w:firstLine="572"/>
              <w:rPr>
                <w:sz w:val="24"/>
                <w:szCs w:val="24"/>
              </w:rPr>
            </w:pPr>
          </w:p>
        </w:tc>
        <w:tc>
          <w:tcPr>
            <w:tcW w:w="2151" w:type="dxa"/>
            <w:shd w:val="clear" w:color="auto" w:fill="auto"/>
            <w:vAlign w:val="center"/>
          </w:tcPr>
          <w:p w14:paraId="612B4A7E"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54D5A9C0" w14:textId="77777777" w:rsidR="005B0566" w:rsidRDefault="00DD4E15">
            <w:pPr>
              <w:ind w:left="-572" w:firstLine="572"/>
              <w:rPr>
                <w:sz w:val="24"/>
                <w:szCs w:val="24"/>
              </w:rPr>
            </w:pPr>
            <w:r>
              <w:rPr>
                <w:sz w:val="24"/>
                <w:szCs w:val="24"/>
              </w:rPr>
              <w:t>Clubionidae</w:t>
            </w:r>
          </w:p>
        </w:tc>
      </w:tr>
      <w:tr w:rsidR="005B0566" w14:paraId="154A8233" w14:textId="77777777">
        <w:trPr>
          <w:trHeight w:hRule="exact" w:val="368"/>
        </w:trPr>
        <w:tc>
          <w:tcPr>
            <w:tcW w:w="2410" w:type="dxa"/>
            <w:shd w:val="clear" w:color="auto" w:fill="auto"/>
            <w:tcMar>
              <w:top w:w="80" w:type="dxa"/>
              <w:left w:w="80" w:type="dxa"/>
              <w:bottom w:w="80" w:type="dxa"/>
              <w:right w:w="80" w:type="dxa"/>
            </w:tcMar>
            <w:vAlign w:val="center"/>
          </w:tcPr>
          <w:p w14:paraId="189C386F" w14:textId="77777777" w:rsidR="005B0566" w:rsidRDefault="005B0566">
            <w:pPr>
              <w:ind w:left="-572" w:firstLine="572"/>
              <w:rPr>
                <w:sz w:val="24"/>
                <w:szCs w:val="24"/>
              </w:rPr>
            </w:pPr>
          </w:p>
        </w:tc>
        <w:tc>
          <w:tcPr>
            <w:tcW w:w="2151" w:type="dxa"/>
            <w:shd w:val="clear" w:color="auto" w:fill="auto"/>
            <w:vAlign w:val="center"/>
          </w:tcPr>
          <w:p w14:paraId="3C2DB884"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410C70A7" w14:textId="77777777" w:rsidR="005B0566" w:rsidRDefault="00DD4E15">
            <w:pPr>
              <w:ind w:left="-572" w:firstLine="572"/>
              <w:rPr>
                <w:sz w:val="24"/>
                <w:szCs w:val="24"/>
              </w:rPr>
            </w:pPr>
            <w:r>
              <w:rPr>
                <w:sz w:val="24"/>
                <w:szCs w:val="24"/>
              </w:rPr>
              <w:t>Oxyopidae</w:t>
            </w:r>
          </w:p>
        </w:tc>
      </w:tr>
      <w:tr w:rsidR="005B0566" w14:paraId="1197E75B" w14:textId="77777777">
        <w:trPr>
          <w:trHeight w:hRule="exact" w:val="368"/>
        </w:trPr>
        <w:tc>
          <w:tcPr>
            <w:tcW w:w="2410" w:type="dxa"/>
            <w:shd w:val="clear" w:color="auto" w:fill="auto"/>
            <w:tcMar>
              <w:top w:w="80" w:type="dxa"/>
              <w:left w:w="80" w:type="dxa"/>
              <w:bottom w:w="80" w:type="dxa"/>
              <w:right w:w="80" w:type="dxa"/>
            </w:tcMar>
            <w:vAlign w:val="center"/>
          </w:tcPr>
          <w:p w14:paraId="66719599" w14:textId="77777777" w:rsidR="005B0566" w:rsidRDefault="005B0566">
            <w:pPr>
              <w:ind w:left="-572" w:firstLine="572"/>
              <w:rPr>
                <w:sz w:val="24"/>
                <w:szCs w:val="24"/>
              </w:rPr>
            </w:pPr>
          </w:p>
        </w:tc>
        <w:tc>
          <w:tcPr>
            <w:tcW w:w="2151" w:type="dxa"/>
            <w:shd w:val="clear" w:color="auto" w:fill="auto"/>
            <w:vAlign w:val="center"/>
          </w:tcPr>
          <w:p w14:paraId="2E84FBD4"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EBDC769" w14:textId="77777777" w:rsidR="005B0566" w:rsidRDefault="00DD4E15">
            <w:pPr>
              <w:ind w:left="-572" w:firstLine="572"/>
              <w:rPr>
                <w:sz w:val="24"/>
                <w:szCs w:val="24"/>
              </w:rPr>
            </w:pPr>
            <w:r>
              <w:rPr>
                <w:sz w:val="24"/>
                <w:szCs w:val="24"/>
              </w:rPr>
              <w:t>Tetragnathidae</w:t>
            </w:r>
          </w:p>
        </w:tc>
      </w:tr>
      <w:tr w:rsidR="005B0566" w14:paraId="09BFE2CD" w14:textId="77777777">
        <w:trPr>
          <w:trHeight w:hRule="exact" w:val="368"/>
        </w:trPr>
        <w:tc>
          <w:tcPr>
            <w:tcW w:w="2410" w:type="dxa"/>
            <w:shd w:val="clear" w:color="auto" w:fill="auto"/>
            <w:tcMar>
              <w:top w:w="80" w:type="dxa"/>
              <w:left w:w="80" w:type="dxa"/>
              <w:bottom w:w="80" w:type="dxa"/>
              <w:right w:w="80" w:type="dxa"/>
            </w:tcMar>
            <w:vAlign w:val="center"/>
          </w:tcPr>
          <w:p w14:paraId="0B934A3B" w14:textId="77777777" w:rsidR="005B0566" w:rsidRDefault="005B0566">
            <w:pPr>
              <w:ind w:left="-572" w:firstLine="572"/>
              <w:rPr>
                <w:sz w:val="24"/>
                <w:szCs w:val="24"/>
              </w:rPr>
            </w:pPr>
          </w:p>
        </w:tc>
        <w:tc>
          <w:tcPr>
            <w:tcW w:w="2151" w:type="dxa"/>
            <w:shd w:val="clear" w:color="auto" w:fill="auto"/>
            <w:vAlign w:val="center"/>
          </w:tcPr>
          <w:p w14:paraId="2C936771" w14:textId="77777777"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2DF421C2" w14:textId="77777777" w:rsidR="005B0566" w:rsidRDefault="00DD4E15">
            <w:pPr>
              <w:ind w:left="-572" w:firstLine="572"/>
              <w:rPr>
                <w:sz w:val="24"/>
                <w:szCs w:val="24"/>
              </w:rPr>
            </w:pPr>
            <w:r>
              <w:rPr>
                <w:sz w:val="24"/>
                <w:szCs w:val="24"/>
              </w:rPr>
              <w:t>Thomisidae</w:t>
            </w:r>
          </w:p>
        </w:tc>
      </w:tr>
      <w:tr w:rsidR="005B0566" w14:paraId="76D82FB9" w14:textId="77777777">
        <w:trPr>
          <w:trHeight w:hRule="exact" w:val="368"/>
        </w:trPr>
        <w:tc>
          <w:tcPr>
            <w:tcW w:w="2410" w:type="dxa"/>
            <w:shd w:val="clear" w:color="auto" w:fill="auto"/>
            <w:tcMar>
              <w:top w:w="80" w:type="dxa"/>
              <w:left w:w="80" w:type="dxa"/>
              <w:bottom w:w="80" w:type="dxa"/>
              <w:right w:w="80" w:type="dxa"/>
            </w:tcMar>
            <w:vAlign w:val="center"/>
          </w:tcPr>
          <w:p w14:paraId="216C855A" w14:textId="77777777" w:rsidR="005B0566" w:rsidRDefault="005B0566">
            <w:pPr>
              <w:ind w:left="-572" w:firstLine="572"/>
              <w:rPr>
                <w:sz w:val="24"/>
                <w:szCs w:val="24"/>
              </w:rPr>
            </w:pPr>
          </w:p>
        </w:tc>
        <w:tc>
          <w:tcPr>
            <w:tcW w:w="2151" w:type="dxa"/>
            <w:shd w:val="clear" w:color="auto" w:fill="auto"/>
            <w:vAlign w:val="center"/>
          </w:tcPr>
          <w:p w14:paraId="5B448DFC"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007D08A" w14:textId="77777777" w:rsidR="005B0566" w:rsidRDefault="00DD4E15">
            <w:pPr>
              <w:ind w:left="-572" w:firstLine="572"/>
              <w:rPr>
                <w:sz w:val="24"/>
                <w:szCs w:val="24"/>
              </w:rPr>
            </w:pPr>
            <w:r>
              <w:rPr>
                <w:bCs/>
                <w:sz w:val="24"/>
                <w:szCs w:val="24"/>
              </w:rPr>
              <w:t>Carabidae</w:t>
            </w:r>
          </w:p>
        </w:tc>
      </w:tr>
      <w:tr w:rsidR="005B0566" w14:paraId="0F762A00" w14:textId="77777777">
        <w:trPr>
          <w:trHeight w:hRule="exact" w:val="368"/>
        </w:trPr>
        <w:tc>
          <w:tcPr>
            <w:tcW w:w="2410" w:type="dxa"/>
            <w:shd w:val="clear" w:color="auto" w:fill="auto"/>
            <w:tcMar>
              <w:top w:w="80" w:type="dxa"/>
              <w:left w:w="80" w:type="dxa"/>
              <w:bottom w:w="80" w:type="dxa"/>
              <w:right w:w="80" w:type="dxa"/>
            </w:tcMar>
            <w:vAlign w:val="center"/>
          </w:tcPr>
          <w:p w14:paraId="5EABB422" w14:textId="77777777" w:rsidR="005B0566" w:rsidRDefault="005B0566">
            <w:pPr>
              <w:ind w:left="-572" w:firstLine="572"/>
              <w:rPr>
                <w:sz w:val="24"/>
                <w:szCs w:val="24"/>
              </w:rPr>
            </w:pPr>
          </w:p>
        </w:tc>
        <w:tc>
          <w:tcPr>
            <w:tcW w:w="2151" w:type="dxa"/>
            <w:shd w:val="clear" w:color="auto" w:fill="auto"/>
            <w:vAlign w:val="center"/>
          </w:tcPr>
          <w:p w14:paraId="7C2A53CA"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EDD6B9C" w14:textId="77777777" w:rsidR="005B0566" w:rsidRDefault="00DD4E15">
            <w:pPr>
              <w:ind w:left="-572" w:firstLine="572"/>
              <w:rPr>
                <w:sz w:val="24"/>
                <w:szCs w:val="24"/>
              </w:rPr>
            </w:pPr>
            <w:r>
              <w:rPr>
                <w:sz w:val="24"/>
                <w:szCs w:val="24"/>
              </w:rPr>
              <w:t>Coccinellidae</w:t>
            </w:r>
          </w:p>
        </w:tc>
      </w:tr>
      <w:tr w:rsidR="005B0566" w14:paraId="33683D08" w14:textId="77777777">
        <w:trPr>
          <w:trHeight w:hRule="exact" w:val="368"/>
        </w:trPr>
        <w:tc>
          <w:tcPr>
            <w:tcW w:w="2410" w:type="dxa"/>
            <w:shd w:val="clear" w:color="auto" w:fill="auto"/>
            <w:tcMar>
              <w:top w:w="80" w:type="dxa"/>
              <w:left w:w="80" w:type="dxa"/>
              <w:bottom w:w="80" w:type="dxa"/>
              <w:right w:w="80" w:type="dxa"/>
            </w:tcMar>
            <w:vAlign w:val="center"/>
          </w:tcPr>
          <w:p w14:paraId="4335EBE3" w14:textId="77777777" w:rsidR="005B0566" w:rsidRDefault="00DD4E15">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06A72B8D"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63E69A8" w14:textId="77777777" w:rsidR="005B0566" w:rsidRDefault="00DD4E15">
            <w:pPr>
              <w:ind w:left="-572" w:firstLine="572"/>
              <w:rPr>
                <w:sz w:val="24"/>
                <w:szCs w:val="24"/>
              </w:rPr>
            </w:pPr>
            <w:r>
              <w:rPr>
                <w:sz w:val="24"/>
                <w:szCs w:val="24"/>
              </w:rPr>
              <w:t>Cicadellidae/</w:t>
            </w:r>
            <w:r>
              <w:rPr>
                <w:i/>
                <w:sz w:val="24"/>
                <w:szCs w:val="24"/>
              </w:rPr>
              <w:t>Nephotettix</w:t>
            </w:r>
          </w:p>
        </w:tc>
      </w:tr>
      <w:tr w:rsidR="005B0566" w14:paraId="43478042" w14:textId="77777777">
        <w:trPr>
          <w:trHeight w:hRule="exact" w:val="368"/>
        </w:trPr>
        <w:tc>
          <w:tcPr>
            <w:tcW w:w="2410" w:type="dxa"/>
            <w:shd w:val="clear" w:color="auto" w:fill="auto"/>
            <w:tcMar>
              <w:top w:w="80" w:type="dxa"/>
              <w:left w:w="80" w:type="dxa"/>
              <w:bottom w:w="80" w:type="dxa"/>
              <w:right w:w="80" w:type="dxa"/>
            </w:tcMar>
            <w:vAlign w:val="center"/>
          </w:tcPr>
          <w:p w14:paraId="40FA1E11" w14:textId="77777777" w:rsidR="005B0566" w:rsidRDefault="005B0566">
            <w:pPr>
              <w:ind w:left="-572" w:firstLine="572"/>
              <w:rPr>
                <w:sz w:val="24"/>
                <w:szCs w:val="24"/>
              </w:rPr>
            </w:pPr>
          </w:p>
        </w:tc>
        <w:tc>
          <w:tcPr>
            <w:tcW w:w="2151" w:type="dxa"/>
            <w:shd w:val="clear" w:color="auto" w:fill="auto"/>
            <w:vAlign w:val="center"/>
          </w:tcPr>
          <w:p w14:paraId="56605AED"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98D0D64" w14:textId="77777777" w:rsidR="005B0566" w:rsidRDefault="00DD4E15">
            <w:pPr>
              <w:ind w:left="-572" w:firstLine="572"/>
              <w:rPr>
                <w:sz w:val="24"/>
                <w:szCs w:val="24"/>
              </w:rPr>
            </w:pPr>
            <w:r>
              <w:rPr>
                <w:sz w:val="24"/>
                <w:szCs w:val="24"/>
              </w:rPr>
              <w:t>Delphacidae/</w:t>
            </w:r>
            <w:r>
              <w:rPr>
                <w:i/>
                <w:sz w:val="24"/>
                <w:szCs w:val="24"/>
              </w:rPr>
              <w:t>Nilaparvata</w:t>
            </w:r>
          </w:p>
        </w:tc>
      </w:tr>
      <w:tr w:rsidR="005B0566" w14:paraId="34331373" w14:textId="77777777">
        <w:trPr>
          <w:trHeight w:hRule="exact" w:val="368"/>
        </w:trPr>
        <w:tc>
          <w:tcPr>
            <w:tcW w:w="2410" w:type="dxa"/>
            <w:shd w:val="clear" w:color="auto" w:fill="auto"/>
            <w:tcMar>
              <w:top w:w="80" w:type="dxa"/>
              <w:left w:w="80" w:type="dxa"/>
              <w:bottom w:w="80" w:type="dxa"/>
              <w:right w:w="80" w:type="dxa"/>
            </w:tcMar>
            <w:vAlign w:val="center"/>
          </w:tcPr>
          <w:p w14:paraId="29103008" w14:textId="77777777" w:rsidR="005B0566" w:rsidRDefault="005B0566">
            <w:pPr>
              <w:ind w:left="-572" w:firstLine="572"/>
              <w:rPr>
                <w:sz w:val="24"/>
                <w:szCs w:val="24"/>
              </w:rPr>
            </w:pPr>
          </w:p>
        </w:tc>
        <w:tc>
          <w:tcPr>
            <w:tcW w:w="2151" w:type="dxa"/>
            <w:shd w:val="clear" w:color="auto" w:fill="auto"/>
            <w:vAlign w:val="center"/>
          </w:tcPr>
          <w:p w14:paraId="6D0F6464"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028B4718" w14:textId="77777777" w:rsidR="005B0566" w:rsidRDefault="00DD4E15">
            <w:pPr>
              <w:ind w:left="-572" w:firstLine="572"/>
              <w:rPr>
                <w:sz w:val="24"/>
                <w:szCs w:val="24"/>
              </w:rPr>
            </w:pPr>
            <w:r>
              <w:rPr>
                <w:sz w:val="24"/>
                <w:szCs w:val="24"/>
              </w:rPr>
              <w:t>Lygaeidae/</w:t>
            </w:r>
            <w:r>
              <w:rPr>
                <w:i/>
                <w:sz w:val="24"/>
                <w:szCs w:val="24"/>
              </w:rPr>
              <w:t>Pachybrachius</w:t>
            </w:r>
          </w:p>
        </w:tc>
      </w:tr>
      <w:tr w:rsidR="005B0566" w14:paraId="6EA64880" w14:textId="77777777">
        <w:trPr>
          <w:trHeight w:hRule="exact" w:val="368"/>
        </w:trPr>
        <w:tc>
          <w:tcPr>
            <w:tcW w:w="2410" w:type="dxa"/>
            <w:shd w:val="clear" w:color="auto" w:fill="auto"/>
            <w:tcMar>
              <w:top w:w="80" w:type="dxa"/>
              <w:left w:w="80" w:type="dxa"/>
              <w:bottom w:w="80" w:type="dxa"/>
              <w:right w:w="80" w:type="dxa"/>
            </w:tcMar>
            <w:vAlign w:val="center"/>
          </w:tcPr>
          <w:p w14:paraId="267DF14E" w14:textId="77777777" w:rsidR="005B0566" w:rsidRDefault="005B0566">
            <w:pPr>
              <w:ind w:left="-572" w:firstLine="572"/>
              <w:rPr>
                <w:sz w:val="24"/>
                <w:szCs w:val="24"/>
              </w:rPr>
            </w:pPr>
          </w:p>
        </w:tc>
        <w:tc>
          <w:tcPr>
            <w:tcW w:w="2151" w:type="dxa"/>
            <w:shd w:val="clear" w:color="auto" w:fill="auto"/>
            <w:vAlign w:val="center"/>
          </w:tcPr>
          <w:p w14:paraId="489F159A" w14:textId="77777777"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A0C8DBD" w14:textId="77777777" w:rsidR="005B0566" w:rsidRDefault="00DD4E15">
            <w:pPr>
              <w:ind w:left="-572" w:firstLine="572"/>
              <w:rPr>
                <w:sz w:val="24"/>
                <w:szCs w:val="24"/>
              </w:rPr>
            </w:pPr>
            <w:r>
              <w:rPr>
                <w:sz w:val="24"/>
                <w:szCs w:val="24"/>
              </w:rPr>
              <w:t>Pentatomidae/</w:t>
            </w:r>
            <w:r>
              <w:rPr>
                <w:i/>
                <w:sz w:val="24"/>
                <w:szCs w:val="24"/>
              </w:rPr>
              <w:t>Scotinophara</w:t>
            </w:r>
          </w:p>
        </w:tc>
      </w:tr>
      <w:tr w:rsidR="005B0566" w14:paraId="42276228" w14:textId="77777777">
        <w:trPr>
          <w:trHeight w:hRule="exact" w:val="368"/>
        </w:trPr>
        <w:tc>
          <w:tcPr>
            <w:tcW w:w="2410" w:type="dxa"/>
            <w:shd w:val="clear" w:color="auto" w:fill="auto"/>
            <w:tcMar>
              <w:top w:w="80" w:type="dxa"/>
              <w:left w:w="80" w:type="dxa"/>
              <w:bottom w:w="80" w:type="dxa"/>
              <w:right w:w="80" w:type="dxa"/>
            </w:tcMar>
            <w:vAlign w:val="center"/>
          </w:tcPr>
          <w:p w14:paraId="7C384338" w14:textId="77777777" w:rsidR="005B0566" w:rsidRDefault="005B0566">
            <w:pPr>
              <w:ind w:left="-572" w:firstLine="572"/>
              <w:rPr>
                <w:sz w:val="24"/>
                <w:szCs w:val="24"/>
              </w:rPr>
            </w:pPr>
          </w:p>
        </w:tc>
        <w:tc>
          <w:tcPr>
            <w:tcW w:w="2151" w:type="dxa"/>
            <w:shd w:val="clear" w:color="auto" w:fill="auto"/>
            <w:vAlign w:val="center"/>
          </w:tcPr>
          <w:p w14:paraId="1577AAC4"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2ADED894" w14:textId="77777777" w:rsidR="005B0566" w:rsidRDefault="00DD4E15">
            <w:pPr>
              <w:ind w:left="-572" w:firstLine="572"/>
              <w:rPr>
                <w:sz w:val="24"/>
                <w:szCs w:val="24"/>
              </w:rPr>
            </w:pPr>
            <w:r>
              <w:rPr>
                <w:sz w:val="24"/>
                <w:szCs w:val="24"/>
              </w:rPr>
              <w:t>Hesperiidae</w:t>
            </w:r>
          </w:p>
        </w:tc>
      </w:tr>
      <w:tr w:rsidR="005B0566" w14:paraId="22E0393A" w14:textId="77777777">
        <w:trPr>
          <w:trHeight w:hRule="exact" w:val="368"/>
        </w:trPr>
        <w:tc>
          <w:tcPr>
            <w:tcW w:w="2410" w:type="dxa"/>
            <w:shd w:val="clear" w:color="auto" w:fill="auto"/>
            <w:tcMar>
              <w:top w:w="80" w:type="dxa"/>
              <w:left w:w="80" w:type="dxa"/>
              <w:bottom w:w="80" w:type="dxa"/>
              <w:right w:w="80" w:type="dxa"/>
            </w:tcMar>
            <w:vAlign w:val="center"/>
          </w:tcPr>
          <w:p w14:paraId="7BED81CD" w14:textId="77777777" w:rsidR="005B0566" w:rsidRDefault="005B0566">
            <w:pPr>
              <w:ind w:left="-572" w:firstLine="572"/>
              <w:rPr>
                <w:sz w:val="24"/>
                <w:szCs w:val="24"/>
              </w:rPr>
            </w:pPr>
          </w:p>
        </w:tc>
        <w:tc>
          <w:tcPr>
            <w:tcW w:w="2151" w:type="dxa"/>
            <w:shd w:val="clear" w:color="auto" w:fill="auto"/>
            <w:vAlign w:val="center"/>
          </w:tcPr>
          <w:p w14:paraId="61999D8A"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D3DB1F0" w14:textId="77777777" w:rsidR="005B0566" w:rsidRDefault="00DD4E15">
            <w:pPr>
              <w:ind w:left="-572" w:firstLine="572"/>
              <w:rPr>
                <w:sz w:val="24"/>
                <w:szCs w:val="24"/>
              </w:rPr>
            </w:pPr>
            <w:r>
              <w:rPr>
                <w:sz w:val="24"/>
                <w:szCs w:val="24"/>
              </w:rPr>
              <w:t>Pyralidae</w:t>
            </w:r>
          </w:p>
        </w:tc>
      </w:tr>
      <w:tr w:rsidR="005B0566" w14:paraId="17D3065C" w14:textId="77777777">
        <w:trPr>
          <w:trHeight w:hRule="exact" w:val="368"/>
        </w:trPr>
        <w:tc>
          <w:tcPr>
            <w:tcW w:w="2410" w:type="dxa"/>
            <w:shd w:val="clear" w:color="auto" w:fill="auto"/>
            <w:tcMar>
              <w:top w:w="80" w:type="dxa"/>
              <w:left w:w="80" w:type="dxa"/>
              <w:bottom w:w="80" w:type="dxa"/>
              <w:right w:w="80" w:type="dxa"/>
            </w:tcMar>
            <w:vAlign w:val="center"/>
          </w:tcPr>
          <w:p w14:paraId="0F003546" w14:textId="77777777" w:rsidR="005B0566" w:rsidRDefault="005B0566">
            <w:pPr>
              <w:ind w:left="-572" w:firstLine="572"/>
              <w:rPr>
                <w:sz w:val="24"/>
                <w:szCs w:val="24"/>
              </w:rPr>
            </w:pPr>
          </w:p>
        </w:tc>
        <w:tc>
          <w:tcPr>
            <w:tcW w:w="2151" w:type="dxa"/>
            <w:shd w:val="clear" w:color="auto" w:fill="auto"/>
            <w:vAlign w:val="center"/>
          </w:tcPr>
          <w:p w14:paraId="160871AF" w14:textId="77777777"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CFE0357" w14:textId="77777777" w:rsidR="005B0566" w:rsidRDefault="00DD4E15">
            <w:pPr>
              <w:ind w:left="-572" w:firstLine="572"/>
              <w:rPr>
                <w:sz w:val="24"/>
                <w:szCs w:val="24"/>
              </w:rPr>
            </w:pPr>
            <w:r>
              <w:rPr>
                <w:sz w:val="24"/>
              </w:rPr>
              <w:t>Nymphalidae</w:t>
            </w:r>
          </w:p>
        </w:tc>
      </w:tr>
      <w:tr w:rsidR="005B0566" w14:paraId="4B7C6770" w14:textId="77777777">
        <w:trPr>
          <w:trHeight w:hRule="exact" w:val="368"/>
        </w:trPr>
        <w:tc>
          <w:tcPr>
            <w:tcW w:w="2410" w:type="dxa"/>
            <w:shd w:val="clear" w:color="auto" w:fill="auto"/>
            <w:tcMar>
              <w:top w:w="80" w:type="dxa"/>
              <w:left w:w="80" w:type="dxa"/>
              <w:bottom w:w="80" w:type="dxa"/>
              <w:right w:w="80" w:type="dxa"/>
            </w:tcMar>
            <w:vAlign w:val="center"/>
          </w:tcPr>
          <w:p w14:paraId="15A7C487" w14:textId="77777777" w:rsidR="005B0566" w:rsidRDefault="005B0566">
            <w:pPr>
              <w:ind w:left="-572" w:firstLine="572"/>
              <w:rPr>
                <w:sz w:val="24"/>
                <w:szCs w:val="24"/>
              </w:rPr>
            </w:pPr>
          </w:p>
        </w:tc>
        <w:tc>
          <w:tcPr>
            <w:tcW w:w="2151" w:type="dxa"/>
            <w:shd w:val="clear" w:color="auto" w:fill="auto"/>
            <w:vAlign w:val="center"/>
          </w:tcPr>
          <w:p w14:paraId="602B1EFF"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71510010" w14:textId="77777777" w:rsidR="005B0566" w:rsidRDefault="00DD4E15">
            <w:pPr>
              <w:ind w:left="-572" w:firstLine="572"/>
              <w:rPr>
                <w:sz w:val="24"/>
                <w:szCs w:val="24"/>
              </w:rPr>
            </w:pPr>
            <w:r>
              <w:rPr>
                <w:sz w:val="24"/>
                <w:szCs w:val="24"/>
              </w:rPr>
              <w:t>Pyrgomorphidae/</w:t>
            </w:r>
            <w:r>
              <w:rPr>
                <w:i/>
                <w:sz w:val="24"/>
                <w:szCs w:val="24"/>
              </w:rPr>
              <w:t>Atractomorpha</w:t>
            </w:r>
            <w:r>
              <w:rPr>
                <w:sz w:val="24"/>
                <w:szCs w:val="24"/>
              </w:rPr>
              <w:t xml:space="preserve"> </w:t>
            </w:r>
          </w:p>
        </w:tc>
      </w:tr>
      <w:tr w:rsidR="005B0566" w14:paraId="74FD901E" w14:textId="77777777">
        <w:trPr>
          <w:trHeight w:hRule="exact" w:val="368"/>
        </w:trPr>
        <w:tc>
          <w:tcPr>
            <w:tcW w:w="2410" w:type="dxa"/>
            <w:shd w:val="clear" w:color="auto" w:fill="auto"/>
            <w:tcMar>
              <w:top w:w="80" w:type="dxa"/>
              <w:left w:w="80" w:type="dxa"/>
              <w:bottom w:w="80" w:type="dxa"/>
              <w:right w:w="80" w:type="dxa"/>
            </w:tcMar>
            <w:vAlign w:val="center"/>
          </w:tcPr>
          <w:p w14:paraId="7E9916D0" w14:textId="77777777" w:rsidR="005B0566" w:rsidRDefault="00DD4E15">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520D35AD" w14:textId="77777777"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FD12176" w14:textId="77777777" w:rsidR="005B0566" w:rsidRDefault="00DD4E15">
            <w:pPr>
              <w:ind w:left="-572" w:firstLine="572"/>
              <w:rPr>
                <w:sz w:val="24"/>
                <w:szCs w:val="24"/>
              </w:rPr>
            </w:pPr>
            <w:r>
              <w:rPr>
                <w:sz w:val="24"/>
                <w:szCs w:val="24"/>
              </w:rPr>
              <w:t>Chrysomelidae</w:t>
            </w:r>
          </w:p>
        </w:tc>
      </w:tr>
      <w:tr w:rsidR="005B0566" w14:paraId="34D5A4A6" w14:textId="77777777">
        <w:trPr>
          <w:trHeight w:hRule="exact" w:val="368"/>
        </w:trPr>
        <w:tc>
          <w:tcPr>
            <w:tcW w:w="2410" w:type="dxa"/>
            <w:shd w:val="clear" w:color="auto" w:fill="auto"/>
            <w:tcMar>
              <w:top w:w="80" w:type="dxa"/>
              <w:left w:w="80" w:type="dxa"/>
              <w:bottom w:w="80" w:type="dxa"/>
              <w:right w:w="80" w:type="dxa"/>
            </w:tcMar>
            <w:vAlign w:val="center"/>
          </w:tcPr>
          <w:p w14:paraId="3E8ED073" w14:textId="77777777" w:rsidR="005B0566" w:rsidRDefault="005B0566">
            <w:pPr>
              <w:ind w:left="-572" w:firstLine="572"/>
              <w:rPr>
                <w:sz w:val="24"/>
                <w:szCs w:val="24"/>
              </w:rPr>
            </w:pPr>
          </w:p>
        </w:tc>
        <w:tc>
          <w:tcPr>
            <w:tcW w:w="2151" w:type="dxa"/>
            <w:shd w:val="clear" w:color="auto" w:fill="auto"/>
            <w:vAlign w:val="center"/>
          </w:tcPr>
          <w:p w14:paraId="07DFA7DE"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2A37AC31" w14:textId="77777777" w:rsidR="005B0566" w:rsidRDefault="00DD4E15">
            <w:pPr>
              <w:ind w:left="-572" w:firstLine="572"/>
              <w:rPr>
                <w:sz w:val="24"/>
                <w:szCs w:val="24"/>
              </w:rPr>
            </w:pPr>
            <w:r>
              <w:rPr>
                <w:sz w:val="24"/>
                <w:szCs w:val="24"/>
              </w:rPr>
              <w:t>Acrididae</w:t>
            </w:r>
          </w:p>
        </w:tc>
      </w:tr>
      <w:tr w:rsidR="005B0566" w14:paraId="06BF3051" w14:textId="77777777">
        <w:trPr>
          <w:trHeight w:hRule="exact" w:val="368"/>
        </w:trPr>
        <w:tc>
          <w:tcPr>
            <w:tcW w:w="2410" w:type="dxa"/>
            <w:shd w:val="clear" w:color="auto" w:fill="auto"/>
            <w:tcMar>
              <w:top w:w="80" w:type="dxa"/>
              <w:left w:w="80" w:type="dxa"/>
              <w:bottom w:w="80" w:type="dxa"/>
              <w:right w:w="80" w:type="dxa"/>
            </w:tcMar>
            <w:vAlign w:val="center"/>
          </w:tcPr>
          <w:p w14:paraId="031A4DC6" w14:textId="77777777" w:rsidR="005B0566" w:rsidRDefault="00DD4E15">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232653C3"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068277A" w14:textId="77777777" w:rsidR="005B0566" w:rsidRDefault="00DD4E15">
            <w:pPr>
              <w:ind w:left="-572" w:firstLine="572"/>
              <w:rPr>
                <w:sz w:val="24"/>
                <w:szCs w:val="24"/>
              </w:rPr>
            </w:pPr>
            <w:r>
              <w:rPr>
                <w:sz w:val="24"/>
                <w:szCs w:val="24"/>
              </w:rPr>
              <w:t>Chironomidae</w:t>
            </w:r>
          </w:p>
        </w:tc>
      </w:tr>
      <w:tr w:rsidR="005B0566" w14:paraId="3449E71C" w14:textId="77777777">
        <w:trPr>
          <w:trHeight w:hRule="exact" w:val="368"/>
        </w:trPr>
        <w:tc>
          <w:tcPr>
            <w:tcW w:w="2410" w:type="dxa"/>
            <w:shd w:val="clear" w:color="auto" w:fill="auto"/>
            <w:tcMar>
              <w:top w:w="80" w:type="dxa"/>
              <w:left w:w="80" w:type="dxa"/>
              <w:bottom w:w="80" w:type="dxa"/>
              <w:right w:w="80" w:type="dxa"/>
            </w:tcMar>
            <w:vAlign w:val="center"/>
          </w:tcPr>
          <w:p w14:paraId="6FAD415B" w14:textId="77777777" w:rsidR="005B0566" w:rsidRDefault="005B0566">
            <w:pPr>
              <w:ind w:left="-572" w:firstLine="572"/>
              <w:rPr>
                <w:sz w:val="24"/>
                <w:szCs w:val="24"/>
              </w:rPr>
            </w:pPr>
          </w:p>
        </w:tc>
        <w:tc>
          <w:tcPr>
            <w:tcW w:w="2151" w:type="dxa"/>
            <w:shd w:val="clear" w:color="auto" w:fill="auto"/>
            <w:vAlign w:val="center"/>
          </w:tcPr>
          <w:p w14:paraId="64B12728"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B382755" w14:textId="77777777" w:rsidR="005B0566" w:rsidRDefault="00DD4E15">
            <w:pPr>
              <w:ind w:left="-572" w:firstLine="572"/>
              <w:rPr>
                <w:sz w:val="24"/>
                <w:szCs w:val="24"/>
              </w:rPr>
            </w:pPr>
            <w:r>
              <w:rPr>
                <w:sz w:val="24"/>
                <w:szCs w:val="24"/>
              </w:rPr>
              <w:t>Chloropidae</w:t>
            </w:r>
          </w:p>
        </w:tc>
      </w:tr>
      <w:tr w:rsidR="005B0566" w14:paraId="4298EB87" w14:textId="77777777">
        <w:trPr>
          <w:trHeight w:hRule="exact" w:val="368"/>
        </w:trPr>
        <w:tc>
          <w:tcPr>
            <w:tcW w:w="2410" w:type="dxa"/>
            <w:shd w:val="clear" w:color="auto" w:fill="auto"/>
            <w:tcMar>
              <w:top w:w="80" w:type="dxa"/>
              <w:left w:w="80" w:type="dxa"/>
              <w:bottom w:w="80" w:type="dxa"/>
              <w:right w:w="80" w:type="dxa"/>
            </w:tcMar>
            <w:vAlign w:val="center"/>
          </w:tcPr>
          <w:p w14:paraId="1233E123" w14:textId="77777777" w:rsidR="005B0566" w:rsidRDefault="005B0566">
            <w:pPr>
              <w:ind w:left="-572" w:firstLine="572"/>
              <w:rPr>
                <w:sz w:val="24"/>
                <w:szCs w:val="24"/>
              </w:rPr>
            </w:pPr>
          </w:p>
        </w:tc>
        <w:tc>
          <w:tcPr>
            <w:tcW w:w="2151" w:type="dxa"/>
            <w:shd w:val="clear" w:color="auto" w:fill="auto"/>
            <w:vAlign w:val="center"/>
          </w:tcPr>
          <w:p w14:paraId="6B50A586"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FEAED29" w14:textId="77777777" w:rsidR="005B0566" w:rsidRDefault="00DD4E15">
            <w:pPr>
              <w:ind w:left="-572" w:firstLine="572"/>
              <w:rPr>
                <w:sz w:val="24"/>
                <w:szCs w:val="24"/>
              </w:rPr>
            </w:pPr>
            <w:r>
              <w:rPr>
                <w:sz w:val="24"/>
                <w:szCs w:val="24"/>
              </w:rPr>
              <w:t>Ephydridae</w:t>
            </w:r>
          </w:p>
        </w:tc>
      </w:tr>
      <w:tr w:rsidR="005B0566" w14:paraId="46AFD758" w14:textId="77777777">
        <w:trPr>
          <w:trHeight w:hRule="exact" w:val="368"/>
        </w:trPr>
        <w:tc>
          <w:tcPr>
            <w:tcW w:w="2410" w:type="dxa"/>
            <w:shd w:val="clear" w:color="auto" w:fill="auto"/>
            <w:tcMar>
              <w:top w:w="80" w:type="dxa"/>
              <w:left w:w="80" w:type="dxa"/>
              <w:bottom w:w="80" w:type="dxa"/>
              <w:right w:w="80" w:type="dxa"/>
            </w:tcMar>
            <w:vAlign w:val="center"/>
          </w:tcPr>
          <w:p w14:paraId="7F906544" w14:textId="77777777" w:rsidR="005B0566" w:rsidRDefault="005B0566">
            <w:pPr>
              <w:ind w:left="-572" w:firstLine="572"/>
              <w:rPr>
                <w:sz w:val="24"/>
                <w:szCs w:val="24"/>
              </w:rPr>
            </w:pPr>
          </w:p>
        </w:tc>
        <w:tc>
          <w:tcPr>
            <w:tcW w:w="2151" w:type="dxa"/>
            <w:shd w:val="clear" w:color="auto" w:fill="auto"/>
            <w:vAlign w:val="center"/>
          </w:tcPr>
          <w:p w14:paraId="6189EFFD"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3C8BAB8" w14:textId="77777777" w:rsidR="005B0566" w:rsidRDefault="00DD4E15">
            <w:pPr>
              <w:ind w:left="-572" w:firstLine="572"/>
              <w:rPr>
                <w:sz w:val="24"/>
                <w:szCs w:val="24"/>
              </w:rPr>
            </w:pPr>
            <w:r>
              <w:rPr>
                <w:sz w:val="24"/>
                <w:szCs w:val="24"/>
              </w:rPr>
              <w:t>Muscidae</w:t>
            </w:r>
          </w:p>
        </w:tc>
      </w:tr>
      <w:tr w:rsidR="005B0566" w14:paraId="2301F7D9" w14:textId="77777777">
        <w:trPr>
          <w:trHeight w:hRule="exact" w:val="368"/>
        </w:trPr>
        <w:tc>
          <w:tcPr>
            <w:tcW w:w="2410" w:type="dxa"/>
            <w:shd w:val="clear" w:color="auto" w:fill="auto"/>
            <w:tcMar>
              <w:top w:w="80" w:type="dxa"/>
              <w:left w:w="80" w:type="dxa"/>
              <w:bottom w:w="80" w:type="dxa"/>
              <w:right w:w="80" w:type="dxa"/>
            </w:tcMar>
            <w:vAlign w:val="center"/>
          </w:tcPr>
          <w:p w14:paraId="62E53524" w14:textId="77777777" w:rsidR="005B0566" w:rsidRDefault="005B0566">
            <w:pPr>
              <w:ind w:left="-572" w:firstLine="572"/>
              <w:rPr>
                <w:sz w:val="24"/>
                <w:szCs w:val="24"/>
              </w:rPr>
            </w:pPr>
          </w:p>
        </w:tc>
        <w:tc>
          <w:tcPr>
            <w:tcW w:w="2151" w:type="dxa"/>
            <w:shd w:val="clear" w:color="auto" w:fill="auto"/>
            <w:vAlign w:val="center"/>
          </w:tcPr>
          <w:p w14:paraId="0E348EAE"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1527292" w14:textId="77777777" w:rsidR="005B0566" w:rsidRDefault="00DD4E15">
            <w:pPr>
              <w:ind w:left="-572" w:firstLine="572"/>
              <w:rPr>
                <w:sz w:val="24"/>
                <w:szCs w:val="24"/>
              </w:rPr>
            </w:pPr>
            <w:r>
              <w:rPr>
                <w:sz w:val="24"/>
                <w:szCs w:val="24"/>
              </w:rPr>
              <w:t>Sphaeroceridae</w:t>
            </w:r>
          </w:p>
        </w:tc>
      </w:tr>
      <w:tr w:rsidR="005B0566" w14:paraId="26F154B3" w14:textId="77777777">
        <w:trPr>
          <w:trHeight w:hRule="exact" w:val="368"/>
        </w:trPr>
        <w:tc>
          <w:tcPr>
            <w:tcW w:w="2410" w:type="dxa"/>
            <w:shd w:val="clear" w:color="auto" w:fill="auto"/>
            <w:tcMar>
              <w:top w:w="80" w:type="dxa"/>
              <w:left w:w="80" w:type="dxa"/>
              <w:bottom w:w="80" w:type="dxa"/>
              <w:right w:w="80" w:type="dxa"/>
            </w:tcMar>
            <w:vAlign w:val="center"/>
          </w:tcPr>
          <w:p w14:paraId="1D8E0B23" w14:textId="77777777" w:rsidR="005B0566" w:rsidRDefault="005B0566">
            <w:pPr>
              <w:ind w:left="-572" w:firstLine="572"/>
              <w:rPr>
                <w:sz w:val="24"/>
                <w:szCs w:val="24"/>
              </w:rPr>
            </w:pPr>
          </w:p>
        </w:tc>
        <w:tc>
          <w:tcPr>
            <w:tcW w:w="2151" w:type="dxa"/>
            <w:shd w:val="clear" w:color="auto" w:fill="auto"/>
            <w:vAlign w:val="center"/>
          </w:tcPr>
          <w:p w14:paraId="6D4E063E"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65527221" w14:textId="77777777" w:rsidR="005B0566" w:rsidRDefault="00DD4E15">
            <w:pPr>
              <w:ind w:left="-572" w:firstLine="572"/>
              <w:rPr>
                <w:sz w:val="24"/>
                <w:szCs w:val="24"/>
              </w:rPr>
            </w:pPr>
            <w:r>
              <w:rPr>
                <w:sz w:val="24"/>
                <w:szCs w:val="24"/>
              </w:rPr>
              <w:t>Stratiomyidae</w:t>
            </w:r>
          </w:p>
        </w:tc>
      </w:tr>
      <w:tr w:rsidR="005B0566" w14:paraId="274428CE" w14:textId="77777777">
        <w:trPr>
          <w:trHeight w:hRule="exact" w:val="368"/>
        </w:trPr>
        <w:tc>
          <w:tcPr>
            <w:tcW w:w="2410" w:type="dxa"/>
            <w:shd w:val="clear" w:color="auto" w:fill="auto"/>
            <w:tcMar>
              <w:top w:w="80" w:type="dxa"/>
              <w:left w:w="80" w:type="dxa"/>
              <w:bottom w:w="80" w:type="dxa"/>
              <w:right w:w="80" w:type="dxa"/>
            </w:tcMar>
            <w:vAlign w:val="center"/>
          </w:tcPr>
          <w:p w14:paraId="134B2269" w14:textId="77777777" w:rsidR="005B0566" w:rsidRDefault="005B0566">
            <w:pPr>
              <w:ind w:left="-572" w:firstLine="572"/>
              <w:rPr>
                <w:sz w:val="24"/>
                <w:szCs w:val="24"/>
              </w:rPr>
            </w:pPr>
          </w:p>
        </w:tc>
        <w:tc>
          <w:tcPr>
            <w:tcW w:w="2151" w:type="dxa"/>
            <w:shd w:val="clear" w:color="auto" w:fill="auto"/>
            <w:vAlign w:val="center"/>
          </w:tcPr>
          <w:p w14:paraId="4473BF48" w14:textId="77777777"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277DFC48" w14:textId="77777777" w:rsidR="005B0566" w:rsidRDefault="00DD4E15">
            <w:pPr>
              <w:ind w:left="-572" w:firstLine="572"/>
              <w:rPr>
                <w:sz w:val="24"/>
                <w:szCs w:val="24"/>
              </w:rPr>
            </w:pPr>
            <w:r>
              <w:rPr>
                <w:sz w:val="24"/>
                <w:szCs w:val="24"/>
              </w:rPr>
              <w:t>Tephritidae</w:t>
            </w:r>
          </w:p>
        </w:tc>
      </w:tr>
      <w:tr w:rsidR="005B0566" w14:paraId="09613368" w14:textId="77777777">
        <w:trPr>
          <w:trHeight w:hRule="exact" w:val="368"/>
        </w:trPr>
        <w:tc>
          <w:tcPr>
            <w:tcW w:w="2410" w:type="dxa"/>
            <w:shd w:val="clear" w:color="auto" w:fill="auto"/>
            <w:tcMar>
              <w:top w:w="80" w:type="dxa"/>
              <w:left w:w="80" w:type="dxa"/>
              <w:bottom w:w="80" w:type="dxa"/>
              <w:right w:w="80" w:type="dxa"/>
            </w:tcMar>
            <w:vAlign w:val="center"/>
          </w:tcPr>
          <w:p w14:paraId="7CDE27B8" w14:textId="77777777" w:rsidR="005B0566" w:rsidRDefault="005B0566">
            <w:pPr>
              <w:ind w:left="-572" w:firstLine="572"/>
              <w:rPr>
                <w:sz w:val="24"/>
                <w:szCs w:val="24"/>
              </w:rPr>
            </w:pPr>
          </w:p>
        </w:tc>
        <w:tc>
          <w:tcPr>
            <w:tcW w:w="2151" w:type="dxa"/>
            <w:shd w:val="clear" w:color="auto" w:fill="auto"/>
            <w:vAlign w:val="center"/>
          </w:tcPr>
          <w:p w14:paraId="71A6C995" w14:textId="77777777"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26905031" w14:textId="77777777" w:rsidR="005B0566" w:rsidRDefault="00DD4E15">
            <w:pPr>
              <w:ind w:left="-572" w:firstLine="572"/>
              <w:rPr>
                <w:sz w:val="24"/>
                <w:szCs w:val="24"/>
              </w:rPr>
            </w:pPr>
            <w:r>
              <w:rPr>
                <w:sz w:val="24"/>
                <w:szCs w:val="24"/>
              </w:rPr>
              <w:t>Tetrigidae</w:t>
            </w:r>
          </w:p>
        </w:tc>
      </w:tr>
    </w:tbl>
    <w:p w14:paraId="70FDDAD2" w14:textId="77777777" w:rsidR="005B0566" w:rsidRDefault="005B0566">
      <w:pPr>
        <w:spacing w:line="480" w:lineRule="auto"/>
        <w:rPr>
          <w:bCs/>
        </w:rPr>
      </w:pPr>
    </w:p>
    <w:p w14:paraId="55C0936A" w14:textId="77777777" w:rsidR="005B0566" w:rsidRDefault="00DD4E15">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14:paraId="0FC1641F"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7E41D5A" w14:textId="77777777"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546E959" w14:textId="77777777"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C72EB7F" w14:textId="77777777" w:rsidR="005B0566" w:rsidRDefault="00DD4E15">
            <w:pPr>
              <w:rPr>
                <w:sz w:val="24"/>
                <w:szCs w:val="24"/>
              </w:rPr>
            </w:pPr>
            <w:r>
              <w:rPr>
                <w:sz w:val="24"/>
                <w:szCs w:val="24"/>
              </w:rPr>
              <w:t>Family/Genus</w:t>
            </w:r>
          </w:p>
        </w:tc>
      </w:tr>
      <w:tr w:rsidR="005B0566" w14:paraId="6F2980DB"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92AABD8" w14:textId="77777777"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450F21E2" w14:textId="77777777"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7093BF94" w14:textId="77777777" w:rsidR="005B0566" w:rsidRDefault="00DD4E15">
            <w:pPr>
              <w:rPr>
                <w:sz w:val="24"/>
                <w:szCs w:val="24"/>
              </w:rPr>
            </w:pPr>
            <w:r>
              <w:rPr>
                <w:sz w:val="24"/>
                <w:szCs w:val="24"/>
              </w:rPr>
              <w:t>Araneidae</w:t>
            </w:r>
          </w:p>
        </w:tc>
      </w:tr>
      <w:tr w:rsidR="005B0566" w14:paraId="52C8FAB9" w14:textId="77777777">
        <w:trPr>
          <w:trHeight w:hRule="exact" w:val="336"/>
        </w:trPr>
        <w:tc>
          <w:tcPr>
            <w:tcW w:w="2410" w:type="dxa"/>
            <w:shd w:val="clear" w:color="auto" w:fill="auto"/>
            <w:tcMar>
              <w:top w:w="80" w:type="dxa"/>
              <w:left w:w="80" w:type="dxa"/>
              <w:bottom w:w="80" w:type="dxa"/>
              <w:right w:w="80" w:type="dxa"/>
            </w:tcMar>
            <w:vAlign w:val="center"/>
          </w:tcPr>
          <w:p w14:paraId="26414793" w14:textId="77777777" w:rsidR="005B0566" w:rsidRDefault="005B0566">
            <w:pPr>
              <w:rPr>
                <w:sz w:val="24"/>
                <w:szCs w:val="24"/>
              </w:rPr>
            </w:pPr>
          </w:p>
        </w:tc>
        <w:tc>
          <w:tcPr>
            <w:tcW w:w="2126" w:type="dxa"/>
            <w:shd w:val="clear" w:color="auto" w:fill="auto"/>
            <w:vAlign w:val="center"/>
          </w:tcPr>
          <w:p w14:paraId="3163892D"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29254B8" w14:textId="77777777" w:rsidR="005B0566" w:rsidRDefault="00DD4E15">
            <w:pPr>
              <w:rPr>
                <w:sz w:val="24"/>
                <w:szCs w:val="24"/>
              </w:rPr>
            </w:pPr>
            <w:r>
              <w:rPr>
                <w:sz w:val="24"/>
                <w:szCs w:val="24"/>
              </w:rPr>
              <w:t>Clubionidae</w:t>
            </w:r>
          </w:p>
        </w:tc>
      </w:tr>
      <w:tr w:rsidR="005B0566" w14:paraId="5CC80904" w14:textId="77777777">
        <w:trPr>
          <w:trHeight w:hRule="exact" w:val="336"/>
        </w:trPr>
        <w:tc>
          <w:tcPr>
            <w:tcW w:w="2410" w:type="dxa"/>
            <w:shd w:val="clear" w:color="auto" w:fill="auto"/>
            <w:tcMar>
              <w:top w:w="80" w:type="dxa"/>
              <w:left w:w="80" w:type="dxa"/>
              <w:bottom w:w="80" w:type="dxa"/>
              <w:right w:w="80" w:type="dxa"/>
            </w:tcMar>
            <w:vAlign w:val="center"/>
          </w:tcPr>
          <w:p w14:paraId="034769EC" w14:textId="77777777" w:rsidR="005B0566" w:rsidRDefault="005B0566">
            <w:pPr>
              <w:rPr>
                <w:sz w:val="24"/>
                <w:szCs w:val="24"/>
              </w:rPr>
            </w:pPr>
          </w:p>
        </w:tc>
        <w:tc>
          <w:tcPr>
            <w:tcW w:w="2126" w:type="dxa"/>
            <w:shd w:val="clear" w:color="auto" w:fill="auto"/>
            <w:vAlign w:val="center"/>
          </w:tcPr>
          <w:p w14:paraId="65B726A0"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E51A231" w14:textId="77777777" w:rsidR="005B0566" w:rsidRDefault="00DD4E15">
            <w:pPr>
              <w:rPr>
                <w:sz w:val="24"/>
                <w:szCs w:val="24"/>
              </w:rPr>
            </w:pPr>
            <w:r>
              <w:rPr>
                <w:sz w:val="24"/>
                <w:szCs w:val="24"/>
              </w:rPr>
              <w:t>Oxyopidae</w:t>
            </w:r>
          </w:p>
        </w:tc>
      </w:tr>
      <w:tr w:rsidR="005B0566" w14:paraId="1AD7652D" w14:textId="77777777">
        <w:trPr>
          <w:trHeight w:hRule="exact" w:val="336"/>
        </w:trPr>
        <w:tc>
          <w:tcPr>
            <w:tcW w:w="2410" w:type="dxa"/>
            <w:shd w:val="clear" w:color="auto" w:fill="auto"/>
            <w:tcMar>
              <w:top w:w="80" w:type="dxa"/>
              <w:left w:w="80" w:type="dxa"/>
              <w:bottom w:w="80" w:type="dxa"/>
              <w:right w:w="80" w:type="dxa"/>
            </w:tcMar>
            <w:vAlign w:val="center"/>
          </w:tcPr>
          <w:p w14:paraId="010EC8C8" w14:textId="77777777" w:rsidR="005B0566" w:rsidRDefault="005B0566">
            <w:pPr>
              <w:rPr>
                <w:sz w:val="24"/>
                <w:szCs w:val="24"/>
              </w:rPr>
            </w:pPr>
          </w:p>
        </w:tc>
        <w:tc>
          <w:tcPr>
            <w:tcW w:w="2126" w:type="dxa"/>
            <w:shd w:val="clear" w:color="auto" w:fill="auto"/>
            <w:vAlign w:val="center"/>
          </w:tcPr>
          <w:p w14:paraId="2F394A78"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3EA9EB5" w14:textId="77777777" w:rsidR="005B0566" w:rsidRDefault="00DD4E15">
            <w:pPr>
              <w:rPr>
                <w:sz w:val="24"/>
                <w:szCs w:val="24"/>
              </w:rPr>
            </w:pPr>
            <w:r>
              <w:rPr>
                <w:sz w:val="24"/>
                <w:szCs w:val="24"/>
              </w:rPr>
              <w:t>Tetragnathidae</w:t>
            </w:r>
          </w:p>
        </w:tc>
      </w:tr>
      <w:tr w:rsidR="005B0566" w14:paraId="5CC806AE" w14:textId="77777777">
        <w:trPr>
          <w:trHeight w:hRule="exact" w:val="336"/>
        </w:trPr>
        <w:tc>
          <w:tcPr>
            <w:tcW w:w="2410" w:type="dxa"/>
            <w:shd w:val="clear" w:color="auto" w:fill="auto"/>
            <w:tcMar>
              <w:top w:w="80" w:type="dxa"/>
              <w:left w:w="80" w:type="dxa"/>
              <w:bottom w:w="80" w:type="dxa"/>
              <w:right w:w="80" w:type="dxa"/>
            </w:tcMar>
            <w:vAlign w:val="center"/>
          </w:tcPr>
          <w:p w14:paraId="54514238" w14:textId="77777777" w:rsidR="005B0566" w:rsidRDefault="005B0566">
            <w:pPr>
              <w:rPr>
                <w:sz w:val="24"/>
                <w:szCs w:val="24"/>
              </w:rPr>
            </w:pPr>
          </w:p>
        </w:tc>
        <w:tc>
          <w:tcPr>
            <w:tcW w:w="2126" w:type="dxa"/>
            <w:shd w:val="clear" w:color="auto" w:fill="auto"/>
            <w:vAlign w:val="center"/>
          </w:tcPr>
          <w:p w14:paraId="4C663423"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7EAFBBC" w14:textId="77777777" w:rsidR="005B0566" w:rsidRDefault="00DD4E15">
            <w:pPr>
              <w:rPr>
                <w:sz w:val="24"/>
                <w:szCs w:val="24"/>
              </w:rPr>
            </w:pPr>
            <w:r>
              <w:rPr>
                <w:sz w:val="24"/>
                <w:szCs w:val="24"/>
              </w:rPr>
              <w:t>Thomisidae</w:t>
            </w:r>
          </w:p>
        </w:tc>
      </w:tr>
      <w:tr w:rsidR="005B0566" w14:paraId="5D7F37F5" w14:textId="77777777">
        <w:trPr>
          <w:trHeight w:hRule="exact" w:val="336"/>
        </w:trPr>
        <w:tc>
          <w:tcPr>
            <w:tcW w:w="2410" w:type="dxa"/>
            <w:shd w:val="clear" w:color="auto" w:fill="auto"/>
            <w:tcMar>
              <w:top w:w="80" w:type="dxa"/>
              <w:left w:w="80" w:type="dxa"/>
              <w:bottom w:w="80" w:type="dxa"/>
              <w:right w:w="80" w:type="dxa"/>
            </w:tcMar>
            <w:vAlign w:val="center"/>
          </w:tcPr>
          <w:p w14:paraId="00B52193" w14:textId="77777777" w:rsidR="005B0566" w:rsidRDefault="005B0566">
            <w:pPr>
              <w:rPr>
                <w:sz w:val="24"/>
                <w:szCs w:val="24"/>
              </w:rPr>
            </w:pPr>
          </w:p>
        </w:tc>
        <w:tc>
          <w:tcPr>
            <w:tcW w:w="2126" w:type="dxa"/>
            <w:shd w:val="clear" w:color="auto" w:fill="auto"/>
            <w:vAlign w:val="center"/>
          </w:tcPr>
          <w:p w14:paraId="3FD5A825"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2A05F93" w14:textId="77777777" w:rsidR="005B0566" w:rsidRDefault="00DD4E15">
            <w:pPr>
              <w:rPr>
                <w:sz w:val="24"/>
                <w:szCs w:val="24"/>
              </w:rPr>
            </w:pPr>
            <w:r>
              <w:rPr>
                <w:sz w:val="24"/>
                <w:szCs w:val="24"/>
              </w:rPr>
              <w:t>Coccinellidae</w:t>
            </w:r>
          </w:p>
        </w:tc>
      </w:tr>
      <w:tr w:rsidR="005B0566" w14:paraId="1E8CC08C" w14:textId="77777777">
        <w:trPr>
          <w:trHeight w:hRule="exact" w:val="336"/>
        </w:trPr>
        <w:tc>
          <w:tcPr>
            <w:tcW w:w="2410" w:type="dxa"/>
            <w:shd w:val="clear" w:color="auto" w:fill="auto"/>
            <w:tcMar>
              <w:top w:w="80" w:type="dxa"/>
              <w:left w:w="80" w:type="dxa"/>
              <w:bottom w:w="80" w:type="dxa"/>
              <w:right w:w="80" w:type="dxa"/>
            </w:tcMar>
            <w:vAlign w:val="center"/>
          </w:tcPr>
          <w:p w14:paraId="74929CA0" w14:textId="77777777"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378FA92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D59F15A" w14:textId="77777777" w:rsidR="005B0566" w:rsidRDefault="00DD4E15">
            <w:pPr>
              <w:rPr>
                <w:sz w:val="24"/>
                <w:szCs w:val="24"/>
              </w:rPr>
            </w:pPr>
            <w:r>
              <w:rPr>
                <w:sz w:val="24"/>
                <w:szCs w:val="24"/>
              </w:rPr>
              <w:t>Alydidae/</w:t>
            </w:r>
            <w:r>
              <w:rPr>
                <w:i/>
                <w:sz w:val="24"/>
                <w:szCs w:val="24"/>
              </w:rPr>
              <w:t>Leptocorisa</w:t>
            </w:r>
          </w:p>
        </w:tc>
      </w:tr>
      <w:tr w:rsidR="005B0566" w14:paraId="371D4F3A" w14:textId="77777777">
        <w:trPr>
          <w:trHeight w:hRule="exact" w:val="336"/>
        </w:trPr>
        <w:tc>
          <w:tcPr>
            <w:tcW w:w="2410" w:type="dxa"/>
            <w:shd w:val="clear" w:color="auto" w:fill="auto"/>
            <w:tcMar>
              <w:top w:w="80" w:type="dxa"/>
              <w:left w:w="80" w:type="dxa"/>
              <w:bottom w:w="80" w:type="dxa"/>
              <w:right w:w="80" w:type="dxa"/>
            </w:tcMar>
            <w:vAlign w:val="center"/>
          </w:tcPr>
          <w:p w14:paraId="18C36CD7" w14:textId="77777777" w:rsidR="005B0566" w:rsidRDefault="005B0566">
            <w:pPr>
              <w:rPr>
                <w:sz w:val="24"/>
                <w:szCs w:val="24"/>
              </w:rPr>
            </w:pPr>
          </w:p>
        </w:tc>
        <w:tc>
          <w:tcPr>
            <w:tcW w:w="2126" w:type="dxa"/>
            <w:shd w:val="clear" w:color="auto" w:fill="auto"/>
            <w:vAlign w:val="center"/>
          </w:tcPr>
          <w:p w14:paraId="1C332D81"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2656695" w14:textId="77777777" w:rsidR="005B0566" w:rsidRDefault="00DD4E15">
            <w:pPr>
              <w:rPr>
                <w:sz w:val="24"/>
                <w:szCs w:val="24"/>
              </w:rPr>
            </w:pPr>
            <w:r>
              <w:rPr>
                <w:sz w:val="24"/>
                <w:szCs w:val="24"/>
              </w:rPr>
              <w:t>Cicadellidae/</w:t>
            </w:r>
            <w:r>
              <w:rPr>
                <w:i/>
                <w:sz w:val="24"/>
                <w:szCs w:val="24"/>
              </w:rPr>
              <w:t>Nephotettix</w:t>
            </w:r>
          </w:p>
        </w:tc>
      </w:tr>
      <w:tr w:rsidR="005B0566" w14:paraId="44D101D1" w14:textId="77777777">
        <w:trPr>
          <w:trHeight w:hRule="exact" w:val="336"/>
        </w:trPr>
        <w:tc>
          <w:tcPr>
            <w:tcW w:w="2410" w:type="dxa"/>
            <w:shd w:val="clear" w:color="auto" w:fill="auto"/>
            <w:tcMar>
              <w:top w:w="80" w:type="dxa"/>
              <w:left w:w="80" w:type="dxa"/>
              <w:bottom w:w="80" w:type="dxa"/>
              <w:right w:w="80" w:type="dxa"/>
            </w:tcMar>
            <w:vAlign w:val="center"/>
          </w:tcPr>
          <w:p w14:paraId="7A752987" w14:textId="77777777" w:rsidR="005B0566" w:rsidRDefault="005B0566">
            <w:pPr>
              <w:rPr>
                <w:sz w:val="24"/>
                <w:szCs w:val="24"/>
              </w:rPr>
            </w:pPr>
          </w:p>
        </w:tc>
        <w:tc>
          <w:tcPr>
            <w:tcW w:w="2126" w:type="dxa"/>
            <w:shd w:val="clear" w:color="auto" w:fill="auto"/>
            <w:vAlign w:val="center"/>
          </w:tcPr>
          <w:p w14:paraId="7BC7087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D9DABB5" w14:textId="77777777" w:rsidR="005B0566" w:rsidRDefault="00DD4E15">
            <w:pPr>
              <w:rPr>
                <w:sz w:val="24"/>
                <w:szCs w:val="24"/>
              </w:rPr>
            </w:pPr>
            <w:r>
              <w:rPr>
                <w:sz w:val="24"/>
                <w:szCs w:val="24"/>
              </w:rPr>
              <w:t>Delphacidae/</w:t>
            </w:r>
            <w:r>
              <w:rPr>
                <w:i/>
                <w:sz w:val="24"/>
                <w:szCs w:val="24"/>
              </w:rPr>
              <w:t>Nilaparvata</w:t>
            </w:r>
          </w:p>
        </w:tc>
      </w:tr>
      <w:tr w:rsidR="005B0566" w14:paraId="2FEECA9E" w14:textId="77777777">
        <w:trPr>
          <w:trHeight w:hRule="exact" w:val="336"/>
        </w:trPr>
        <w:tc>
          <w:tcPr>
            <w:tcW w:w="2410" w:type="dxa"/>
            <w:shd w:val="clear" w:color="auto" w:fill="auto"/>
            <w:tcMar>
              <w:top w:w="80" w:type="dxa"/>
              <w:left w:w="80" w:type="dxa"/>
              <w:bottom w:w="80" w:type="dxa"/>
              <w:right w:w="80" w:type="dxa"/>
            </w:tcMar>
            <w:vAlign w:val="center"/>
          </w:tcPr>
          <w:p w14:paraId="213F7835" w14:textId="77777777" w:rsidR="005B0566" w:rsidRDefault="005B0566">
            <w:pPr>
              <w:rPr>
                <w:sz w:val="24"/>
                <w:szCs w:val="24"/>
              </w:rPr>
            </w:pPr>
          </w:p>
        </w:tc>
        <w:tc>
          <w:tcPr>
            <w:tcW w:w="2126" w:type="dxa"/>
            <w:shd w:val="clear" w:color="auto" w:fill="auto"/>
            <w:vAlign w:val="center"/>
          </w:tcPr>
          <w:p w14:paraId="1AF35575"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42238EF" w14:textId="77777777" w:rsidR="005B0566" w:rsidRDefault="00DD4E15">
            <w:pPr>
              <w:rPr>
                <w:sz w:val="24"/>
                <w:szCs w:val="24"/>
              </w:rPr>
            </w:pPr>
            <w:r>
              <w:rPr>
                <w:sz w:val="24"/>
                <w:szCs w:val="24"/>
              </w:rPr>
              <w:t>Lygaeidae/</w:t>
            </w:r>
            <w:r>
              <w:rPr>
                <w:i/>
                <w:sz w:val="24"/>
                <w:szCs w:val="24"/>
              </w:rPr>
              <w:t>Pachybrachius</w:t>
            </w:r>
          </w:p>
        </w:tc>
      </w:tr>
      <w:tr w:rsidR="005B0566" w14:paraId="28D5795A" w14:textId="77777777">
        <w:trPr>
          <w:trHeight w:hRule="exact" w:val="336"/>
        </w:trPr>
        <w:tc>
          <w:tcPr>
            <w:tcW w:w="2410" w:type="dxa"/>
            <w:shd w:val="clear" w:color="auto" w:fill="auto"/>
            <w:tcMar>
              <w:top w:w="80" w:type="dxa"/>
              <w:left w:w="80" w:type="dxa"/>
              <w:bottom w:w="80" w:type="dxa"/>
              <w:right w:w="80" w:type="dxa"/>
            </w:tcMar>
            <w:vAlign w:val="center"/>
          </w:tcPr>
          <w:p w14:paraId="76DFE62A" w14:textId="77777777" w:rsidR="005B0566" w:rsidRDefault="005B0566">
            <w:pPr>
              <w:rPr>
                <w:sz w:val="24"/>
                <w:szCs w:val="24"/>
              </w:rPr>
            </w:pPr>
          </w:p>
        </w:tc>
        <w:tc>
          <w:tcPr>
            <w:tcW w:w="2126" w:type="dxa"/>
            <w:shd w:val="clear" w:color="auto" w:fill="auto"/>
            <w:vAlign w:val="center"/>
          </w:tcPr>
          <w:p w14:paraId="068DC023"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710C154" w14:textId="77777777" w:rsidR="005B0566" w:rsidRDefault="00DD4E15">
            <w:pPr>
              <w:rPr>
                <w:sz w:val="24"/>
                <w:szCs w:val="24"/>
              </w:rPr>
            </w:pPr>
            <w:r>
              <w:rPr>
                <w:sz w:val="24"/>
                <w:szCs w:val="24"/>
              </w:rPr>
              <w:t>Pentatomidae/</w:t>
            </w:r>
            <w:r>
              <w:rPr>
                <w:i/>
                <w:sz w:val="24"/>
                <w:szCs w:val="24"/>
              </w:rPr>
              <w:t>Scotinophara</w:t>
            </w:r>
          </w:p>
        </w:tc>
      </w:tr>
      <w:tr w:rsidR="005B0566" w14:paraId="59ABB378" w14:textId="77777777">
        <w:trPr>
          <w:trHeight w:hRule="exact" w:val="336"/>
        </w:trPr>
        <w:tc>
          <w:tcPr>
            <w:tcW w:w="2410" w:type="dxa"/>
            <w:shd w:val="clear" w:color="auto" w:fill="auto"/>
            <w:tcMar>
              <w:top w:w="80" w:type="dxa"/>
              <w:left w:w="80" w:type="dxa"/>
              <w:bottom w:w="80" w:type="dxa"/>
              <w:right w:w="80" w:type="dxa"/>
            </w:tcMar>
            <w:vAlign w:val="center"/>
          </w:tcPr>
          <w:p w14:paraId="209D3043" w14:textId="77777777" w:rsidR="005B0566" w:rsidRDefault="005B0566">
            <w:pPr>
              <w:rPr>
                <w:sz w:val="24"/>
                <w:szCs w:val="24"/>
              </w:rPr>
            </w:pPr>
          </w:p>
        </w:tc>
        <w:tc>
          <w:tcPr>
            <w:tcW w:w="2126" w:type="dxa"/>
            <w:shd w:val="clear" w:color="auto" w:fill="auto"/>
            <w:vAlign w:val="center"/>
          </w:tcPr>
          <w:p w14:paraId="4951478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E31703D" w14:textId="77777777" w:rsidR="005B0566" w:rsidRDefault="00DD4E15">
            <w:pPr>
              <w:rPr>
                <w:sz w:val="24"/>
                <w:szCs w:val="24"/>
              </w:rPr>
            </w:pPr>
            <w:r>
              <w:rPr>
                <w:sz w:val="24"/>
                <w:szCs w:val="24"/>
              </w:rPr>
              <w:t>Hesperiidae</w:t>
            </w:r>
          </w:p>
        </w:tc>
      </w:tr>
      <w:tr w:rsidR="005B0566" w14:paraId="0C5CC6A3" w14:textId="77777777">
        <w:trPr>
          <w:trHeight w:hRule="exact" w:val="336"/>
        </w:trPr>
        <w:tc>
          <w:tcPr>
            <w:tcW w:w="2410" w:type="dxa"/>
            <w:shd w:val="clear" w:color="auto" w:fill="auto"/>
            <w:tcMar>
              <w:top w:w="80" w:type="dxa"/>
              <w:left w:w="80" w:type="dxa"/>
              <w:bottom w:w="80" w:type="dxa"/>
              <w:right w:w="80" w:type="dxa"/>
            </w:tcMar>
            <w:vAlign w:val="center"/>
          </w:tcPr>
          <w:p w14:paraId="2B10DE3C" w14:textId="77777777" w:rsidR="005B0566" w:rsidRDefault="005B0566">
            <w:pPr>
              <w:rPr>
                <w:sz w:val="24"/>
                <w:szCs w:val="24"/>
              </w:rPr>
            </w:pPr>
          </w:p>
        </w:tc>
        <w:tc>
          <w:tcPr>
            <w:tcW w:w="2126" w:type="dxa"/>
            <w:shd w:val="clear" w:color="auto" w:fill="auto"/>
            <w:vAlign w:val="center"/>
          </w:tcPr>
          <w:p w14:paraId="412A5CE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13A8068" w14:textId="77777777" w:rsidR="005B0566" w:rsidRDefault="00DD4E15">
            <w:pPr>
              <w:rPr>
                <w:sz w:val="24"/>
                <w:szCs w:val="24"/>
              </w:rPr>
            </w:pPr>
            <w:r>
              <w:rPr>
                <w:sz w:val="24"/>
                <w:szCs w:val="24"/>
              </w:rPr>
              <w:t>Pyralidae</w:t>
            </w:r>
          </w:p>
        </w:tc>
      </w:tr>
      <w:tr w:rsidR="005B0566" w14:paraId="1E50B9AB" w14:textId="77777777">
        <w:trPr>
          <w:trHeight w:hRule="exact" w:val="336"/>
        </w:trPr>
        <w:tc>
          <w:tcPr>
            <w:tcW w:w="2410" w:type="dxa"/>
            <w:shd w:val="clear" w:color="auto" w:fill="auto"/>
            <w:tcMar>
              <w:top w:w="80" w:type="dxa"/>
              <w:left w:w="80" w:type="dxa"/>
              <w:bottom w:w="80" w:type="dxa"/>
              <w:right w:w="80" w:type="dxa"/>
            </w:tcMar>
            <w:vAlign w:val="center"/>
          </w:tcPr>
          <w:p w14:paraId="5E3D1F2C" w14:textId="77777777" w:rsidR="005B0566" w:rsidRDefault="005B0566">
            <w:pPr>
              <w:rPr>
                <w:sz w:val="24"/>
                <w:szCs w:val="24"/>
              </w:rPr>
            </w:pPr>
          </w:p>
        </w:tc>
        <w:tc>
          <w:tcPr>
            <w:tcW w:w="2126" w:type="dxa"/>
            <w:shd w:val="clear" w:color="auto" w:fill="auto"/>
            <w:vAlign w:val="center"/>
          </w:tcPr>
          <w:p w14:paraId="69E1D185"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72FC2CC" w14:textId="77777777" w:rsidR="005B0566" w:rsidRDefault="00DD4E15">
            <w:pPr>
              <w:rPr>
                <w:sz w:val="24"/>
                <w:szCs w:val="24"/>
              </w:rPr>
            </w:pPr>
            <w:r>
              <w:rPr>
                <w:sz w:val="24"/>
                <w:szCs w:val="24"/>
              </w:rPr>
              <w:t>Pyrgomorphidae/</w:t>
            </w:r>
            <w:r>
              <w:rPr>
                <w:i/>
                <w:sz w:val="24"/>
                <w:szCs w:val="24"/>
              </w:rPr>
              <w:t>Atractomorpha</w:t>
            </w:r>
            <w:r>
              <w:rPr>
                <w:sz w:val="24"/>
                <w:szCs w:val="24"/>
              </w:rPr>
              <w:t xml:space="preserve"> </w:t>
            </w:r>
          </w:p>
        </w:tc>
      </w:tr>
      <w:tr w:rsidR="005B0566" w14:paraId="1F739C03" w14:textId="77777777">
        <w:trPr>
          <w:trHeight w:hRule="exact" w:val="336"/>
        </w:trPr>
        <w:tc>
          <w:tcPr>
            <w:tcW w:w="2410" w:type="dxa"/>
            <w:shd w:val="clear" w:color="auto" w:fill="auto"/>
            <w:tcMar>
              <w:top w:w="80" w:type="dxa"/>
              <w:left w:w="80" w:type="dxa"/>
              <w:bottom w:w="80" w:type="dxa"/>
              <w:right w:w="80" w:type="dxa"/>
            </w:tcMar>
            <w:vAlign w:val="center"/>
          </w:tcPr>
          <w:p w14:paraId="19EF9962" w14:textId="77777777"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17DC0A4A"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6F836982" w14:textId="77777777" w:rsidR="005B0566" w:rsidRDefault="00DD4E15">
            <w:pPr>
              <w:rPr>
                <w:sz w:val="24"/>
                <w:szCs w:val="24"/>
              </w:rPr>
            </w:pPr>
            <w:r>
              <w:rPr>
                <w:sz w:val="24"/>
                <w:szCs w:val="24"/>
              </w:rPr>
              <w:t>Chrysomelidae</w:t>
            </w:r>
          </w:p>
        </w:tc>
      </w:tr>
      <w:tr w:rsidR="005B0566" w14:paraId="60F4E7BB" w14:textId="77777777">
        <w:trPr>
          <w:trHeight w:hRule="exact" w:val="336"/>
        </w:trPr>
        <w:tc>
          <w:tcPr>
            <w:tcW w:w="2410" w:type="dxa"/>
            <w:shd w:val="clear" w:color="auto" w:fill="auto"/>
            <w:tcMar>
              <w:top w:w="80" w:type="dxa"/>
              <w:left w:w="80" w:type="dxa"/>
              <w:bottom w:w="80" w:type="dxa"/>
              <w:right w:w="80" w:type="dxa"/>
            </w:tcMar>
            <w:vAlign w:val="center"/>
          </w:tcPr>
          <w:p w14:paraId="3134D544" w14:textId="77777777" w:rsidR="005B0566" w:rsidRDefault="005B0566">
            <w:pPr>
              <w:rPr>
                <w:sz w:val="24"/>
                <w:szCs w:val="24"/>
              </w:rPr>
            </w:pPr>
          </w:p>
        </w:tc>
        <w:tc>
          <w:tcPr>
            <w:tcW w:w="2126" w:type="dxa"/>
            <w:shd w:val="clear" w:color="auto" w:fill="auto"/>
            <w:vAlign w:val="center"/>
          </w:tcPr>
          <w:p w14:paraId="52E651B1"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8D8D1C8" w14:textId="77777777" w:rsidR="005B0566" w:rsidRDefault="00DD4E15">
            <w:pPr>
              <w:rPr>
                <w:sz w:val="24"/>
                <w:szCs w:val="24"/>
              </w:rPr>
            </w:pPr>
            <w:r>
              <w:rPr>
                <w:sz w:val="24"/>
                <w:szCs w:val="24"/>
              </w:rPr>
              <w:t>Acrididae</w:t>
            </w:r>
          </w:p>
        </w:tc>
      </w:tr>
      <w:tr w:rsidR="005B0566" w14:paraId="3FF48388" w14:textId="77777777">
        <w:trPr>
          <w:trHeight w:hRule="exact" w:val="336"/>
        </w:trPr>
        <w:tc>
          <w:tcPr>
            <w:tcW w:w="2410" w:type="dxa"/>
            <w:shd w:val="clear" w:color="auto" w:fill="auto"/>
            <w:tcMar>
              <w:top w:w="80" w:type="dxa"/>
              <w:left w:w="80" w:type="dxa"/>
              <w:bottom w:w="80" w:type="dxa"/>
              <w:right w:w="80" w:type="dxa"/>
            </w:tcMar>
            <w:vAlign w:val="center"/>
          </w:tcPr>
          <w:p w14:paraId="2E6AD75D" w14:textId="77777777"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53D4C9E0"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5516DF8" w14:textId="77777777" w:rsidR="005B0566" w:rsidRDefault="00DD4E15">
            <w:pPr>
              <w:rPr>
                <w:sz w:val="24"/>
                <w:szCs w:val="24"/>
              </w:rPr>
            </w:pPr>
            <w:r>
              <w:rPr>
                <w:sz w:val="24"/>
                <w:szCs w:val="24"/>
              </w:rPr>
              <w:t>Chironomidae</w:t>
            </w:r>
          </w:p>
        </w:tc>
      </w:tr>
      <w:tr w:rsidR="005B0566" w14:paraId="788F64BA" w14:textId="77777777">
        <w:trPr>
          <w:trHeight w:hRule="exact" w:val="336"/>
        </w:trPr>
        <w:tc>
          <w:tcPr>
            <w:tcW w:w="2410" w:type="dxa"/>
            <w:shd w:val="clear" w:color="auto" w:fill="auto"/>
            <w:tcMar>
              <w:top w:w="80" w:type="dxa"/>
              <w:left w:w="80" w:type="dxa"/>
              <w:bottom w:w="80" w:type="dxa"/>
              <w:right w:w="80" w:type="dxa"/>
            </w:tcMar>
            <w:vAlign w:val="center"/>
          </w:tcPr>
          <w:p w14:paraId="2266DA57" w14:textId="77777777" w:rsidR="005B0566" w:rsidRDefault="005B0566">
            <w:pPr>
              <w:rPr>
                <w:sz w:val="24"/>
                <w:szCs w:val="24"/>
              </w:rPr>
            </w:pPr>
          </w:p>
        </w:tc>
        <w:tc>
          <w:tcPr>
            <w:tcW w:w="2126" w:type="dxa"/>
            <w:shd w:val="clear" w:color="auto" w:fill="auto"/>
            <w:vAlign w:val="center"/>
          </w:tcPr>
          <w:p w14:paraId="5ED2FE97"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F7DCF87" w14:textId="77777777" w:rsidR="005B0566" w:rsidRDefault="00DD4E15">
            <w:pPr>
              <w:rPr>
                <w:sz w:val="24"/>
                <w:szCs w:val="24"/>
              </w:rPr>
            </w:pPr>
            <w:r>
              <w:rPr>
                <w:sz w:val="24"/>
                <w:szCs w:val="24"/>
              </w:rPr>
              <w:t>Chloropidae</w:t>
            </w:r>
          </w:p>
        </w:tc>
      </w:tr>
      <w:tr w:rsidR="005B0566" w14:paraId="36A43B29" w14:textId="77777777">
        <w:trPr>
          <w:trHeight w:hRule="exact" w:val="336"/>
        </w:trPr>
        <w:tc>
          <w:tcPr>
            <w:tcW w:w="2410" w:type="dxa"/>
            <w:shd w:val="clear" w:color="auto" w:fill="auto"/>
            <w:tcMar>
              <w:top w:w="80" w:type="dxa"/>
              <w:left w:w="80" w:type="dxa"/>
              <w:bottom w:w="80" w:type="dxa"/>
              <w:right w:w="80" w:type="dxa"/>
            </w:tcMar>
            <w:vAlign w:val="center"/>
          </w:tcPr>
          <w:p w14:paraId="301828FC" w14:textId="77777777" w:rsidR="005B0566" w:rsidRDefault="005B0566">
            <w:pPr>
              <w:rPr>
                <w:sz w:val="24"/>
                <w:szCs w:val="24"/>
              </w:rPr>
            </w:pPr>
          </w:p>
        </w:tc>
        <w:tc>
          <w:tcPr>
            <w:tcW w:w="2126" w:type="dxa"/>
            <w:shd w:val="clear" w:color="auto" w:fill="auto"/>
            <w:vAlign w:val="center"/>
          </w:tcPr>
          <w:p w14:paraId="29E9174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2FB0F3" w14:textId="77777777" w:rsidR="005B0566" w:rsidRDefault="00DD4E15">
            <w:pPr>
              <w:rPr>
                <w:sz w:val="24"/>
                <w:szCs w:val="24"/>
              </w:rPr>
            </w:pPr>
            <w:r>
              <w:rPr>
                <w:sz w:val="24"/>
                <w:szCs w:val="24"/>
              </w:rPr>
              <w:t>Ephydridae</w:t>
            </w:r>
          </w:p>
        </w:tc>
      </w:tr>
      <w:tr w:rsidR="005B0566" w14:paraId="22765228" w14:textId="77777777">
        <w:trPr>
          <w:trHeight w:hRule="exact" w:val="336"/>
        </w:trPr>
        <w:tc>
          <w:tcPr>
            <w:tcW w:w="2410" w:type="dxa"/>
            <w:shd w:val="clear" w:color="auto" w:fill="auto"/>
            <w:tcMar>
              <w:top w:w="80" w:type="dxa"/>
              <w:left w:w="80" w:type="dxa"/>
              <w:bottom w:w="80" w:type="dxa"/>
              <w:right w:w="80" w:type="dxa"/>
            </w:tcMar>
            <w:vAlign w:val="center"/>
          </w:tcPr>
          <w:p w14:paraId="557E687D" w14:textId="77777777" w:rsidR="005B0566" w:rsidRDefault="005B0566">
            <w:pPr>
              <w:rPr>
                <w:sz w:val="24"/>
                <w:szCs w:val="24"/>
              </w:rPr>
            </w:pPr>
          </w:p>
        </w:tc>
        <w:tc>
          <w:tcPr>
            <w:tcW w:w="2126" w:type="dxa"/>
            <w:shd w:val="clear" w:color="auto" w:fill="auto"/>
            <w:vAlign w:val="center"/>
          </w:tcPr>
          <w:p w14:paraId="6D7B6005"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11F8D23" w14:textId="77777777" w:rsidR="005B0566" w:rsidRDefault="00DD4E15">
            <w:pPr>
              <w:rPr>
                <w:sz w:val="24"/>
                <w:szCs w:val="24"/>
              </w:rPr>
            </w:pPr>
            <w:r>
              <w:rPr>
                <w:sz w:val="24"/>
                <w:szCs w:val="24"/>
              </w:rPr>
              <w:t>Muscidae</w:t>
            </w:r>
          </w:p>
        </w:tc>
      </w:tr>
      <w:tr w:rsidR="005B0566" w14:paraId="5B83C094" w14:textId="77777777">
        <w:trPr>
          <w:trHeight w:hRule="exact" w:val="336"/>
        </w:trPr>
        <w:tc>
          <w:tcPr>
            <w:tcW w:w="2410" w:type="dxa"/>
            <w:shd w:val="clear" w:color="auto" w:fill="auto"/>
            <w:tcMar>
              <w:top w:w="80" w:type="dxa"/>
              <w:left w:w="80" w:type="dxa"/>
              <w:bottom w:w="80" w:type="dxa"/>
              <w:right w:w="80" w:type="dxa"/>
            </w:tcMar>
            <w:vAlign w:val="center"/>
          </w:tcPr>
          <w:p w14:paraId="303A8539" w14:textId="77777777" w:rsidR="005B0566" w:rsidRDefault="005B0566">
            <w:pPr>
              <w:rPr>
                <w:sz w:val="24"/>
                <w:szCs w:val="24"/>
              </w:rPr>
            </w:pPr>
          </w:p>
        </w:tc>
        <w:tc>
          <w:tcPr>
            <w:tcW w:w="2126" w:type="dxa"/>
            <w:shd w:val="clear" w:color="auto" w:fill="auto"/>
            <w:vAlign w:val="center"/>
          </w:tcPr>
          <w:p w14:paraId="5015BA7E"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CA044FE" w14:textId="77777777" w:rsidR="005B0566" w:rsidRDefault="00DD4E15">
            <w:pPr>
              <w:rPr>
                <w:sz w:val="24"/>
                <w:szCs w:val="24"/>
              </w:rPr>
            </w:pPr>
            <w:r>
              <w:rPr>
                <w:sz w:val="24"/>
                <w:szCs w:val="24"/>
              </w:rPr>
              <w:t>Sciomyzidae</w:t>
            </w:r>
          </w:p>
        </w:tc>
      </w:tr>
      <w:tr w:rsidR="005B0566" w14:paraId="41D55D51" w14:textId="77777777">
        <w:trPr>
          <w:trHeight w:hRule="exact" w:val="336"/>
        </w:trPr>
        <w:tc>
          <w:tcPr>
            <w:tcW w:w="2410" w:type="dxa"/>
            <w:shd w:val="clear" w:color="auto" w:fill="auto"/>
            <w:tcMar>
              <w:top w:w="80" w:type="dxa"/>
              <w:left w:w="80" w:type="dxa"/>
              <w:bottom w:w="80" w:type="dxa"/>
              <w:right w:w="80" w:type="dxa"/>
            </w:tcMar>
            <w:vAlign w:val="center"/>
          </w:tcPr>
          <w:p w14:paraId="687FD4CA" w14:textId="77777777" w:rsidR="005B0566" w:rsidRDefault="005B0566">
            <w:pPr>
              <w:rPr>
                <w:sz w:val="24"/>
                <w:szCs w:val="24"/>
              </w:rPr>
            </w:pPr>
          </w:p>
        </w:tc>
        <w:tc>
          <w:tcPr>
            <w:tcW w:w="2126" w:type="dxa"/>
            <w:shd w:val="clear" w:color="auto" w:fill="auto"/>
            <w:vAlign w:val="center"/>
          </w:tcPr>
          <w:p w14:paraId="0B134039"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C938154" w14:textId="77777777" w:rsidR="005B0566" w:rsidRDefault="00DD4E15">
            <w:pPr>
              <w:rPr>
                <w:sz w:val="24"/>
                <w:szCs w:val="24"/>
              </w:rPr>
            </w:pPr>
            <w:r>
              <w:rPr>
                <w:sz w:val="24"/>
                <w:szCs w:val="24"/>
              </w:rPr>
              <w:t>Stratiomyidae</w:t>
            </w:r>
          </w:p>
        </w:tc>
      </w:tr>
      <w:tr w:rsidR="005B0566" w14:paraId="164B4497" w14:textId="77777777">
        <w:trPr>
          <w:trHeight w:hRule="exact" w:val="336"/>
        </w:trPr>
        <w:tc>
          <w:tcPr>
            <w:tcW w:w="2410" w:type="dxa"/>
            <w:shd w:val="clear" w:color="auto" w:fill="auto"/>
            <w:tcMar>
              <w:top w:w="80" w:type="dxa"/>
              <w:left w:w="80" w:type="dxa"/>
              <w:bottom w:w="80" w:type="dxa"/>
              <w:right w:w="80" w:type="dxa"/>
            </w:tcMar>
            <w:vAlign w:val="center"/>
          </w:tcPr>
          <w:p w14:paraId="3169B22F" w14:textId="77777777" w:rsidR="005B0566" w:rsidRDefault="005B0566">
            <w:pPr>
              <w:rPr>
                <w:sz w:val="24"/>
                <w:szCs w:val="24"/>
              </w:rPr>
            </w:pPr>
          </w:p>
        </w:tc>
        <w:tc>
          <w:tcPr>
            <w:tcW w:w="2126" w:type="dxa"/>
            <w:shd w:val="clear" w:color="auto" w:fill="auto"/>
            <w:vAlign w:val="center"/>
          </w:tcPr>
          <w:p w14:paraId="3EE59309"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8469192" w14:textId="77777777" w:rsidR="005B0566" w:rsidRDefault="00DD4E15">
            <w:pPr>
              <w:rPr>
                <w:sz w:val="24"/>
                <w:szCs w:val="24"/>
              </w:rPr>
            </w:pPr>
            <w:r>
              <w:rPr>
                <w:sz w:val="24"/>
                <w:szCs w:val="24"/>
              </w:rPr>
              <w:t>Tetrigidae</w:t>
            </w:r>
          </w:p>
        </w:tc>
      </w:tr>
    </w:tbl>
    <w:p w14:paraId="60931152" w14:textId="77777777" w:rsidR="005B0566" w:rsidRDefault="005B0566">
      <w:pPr>
        <w:spacing w:line="480" w:lineRule="auto"/>
        <w:rPr>
          <w:bCs/>
          <w:color w:val="FF0000"/>
        </w:rPr>
      </w:pPr>
    </w:p>
    <w:p w14:paraId="050C6709" w14:textId="77777777" w:rsidR="005B0566" w:rsidRDefault="00DD4E15">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14:paraId="6E4E748B"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7D97B7E" w14:textId="77777777"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7D636597" w14:textId="77777777"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93D435F" w14:textId="77777777" w:rsidR="005B0566" w:rsidRDefault="00DD4E15">
            <w:pPr>
              <w:rPr>
                <w:sz w:val="24"/>
                <w:szCs w:val="24"/>
              </w:rPr>
            </w:pPr>
            <w:r>
              <w:rPr>
                <w:sz w:val="24"/>
                <w:szCs w:val="24"/>
              </w:rPr>
              <w:t>Family/Genus</w:t>
            </w:r>
          </w:p>
        </w:tc>
      </w:tr>
      <w:tr w:rsidR="005B0566" w14:paraId="5D786261"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2D9DAF3" w14:textId="77777777"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0AB19032" w14:textId="77777777"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8F58190" w14:textId="77777777" w:rsidR="005B0566" w:rsidRDefault="00DD4E15">
            <w:pPr>
              <w:rPr>
                <w:sz w:val="24"/>
                <w:szCs w:val="24"/>
              </w:rPr>
            </w:pPr>
            <w:r>
              <w:rPr>
                <w:sz w:val="24"/>
                <w:szCs w:val="24"/>
              </w:rPr>
              <w:t>Araneidae</w:t>
            </w:r>
          </w:p>
        </w:tc>
      </w:tr>
      <w:tr w:rsidR="005B0566" w14:paraId="7CEE06CB" w14:textId="77777777">
        <w:trPr>
          <w:trHeight w:hRule="exact" w:val="369"/>
        </w:trPr>
        <w:tc>
          <w:tcPr>
            <w:tcW w:w="2410" w:type="dxa"/>
            <w:shd w:val="clear" w:color="auto" w:fill="auto"/>
            <w:tcMar>
              <w:top w:w="80" w:type="dxa"/>
              <w:left w:w="80" w:type="dxa"/>
              <w:bottom w:w="80" w:type="dxa"/>
              <w:right w:w="80" w:type="dxa"/>
            </w:tcMar>
            <w:vAlign w:val="center"/>
          </w:tcPr>
          <w:p w14:paraId="6E6300BF" w14:textId="77777777" w:rsidR="005B0566" w:rsidRDefault="005B0566">
            <w:pPr>
              <w:rPr>
                <w:sz w:val="24"/>
                <w:szCs w:val="24"/>
              </w:rPr>
            </w:pPr>
          </w:p>
        </w:tc>
        <w:tc>
          <w:tcPr>
            <w:tcW w:w="2126" w:type="dxa"/>
            <w:shd w:val="clear" w:color="auto" w:fill="auto"/>
            <w:vAlign w:val="center"/>
          </w:tcPr>
          <w:p w14:paraId="67209399"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7CB4A4B" w14:textId="77777777" w:rsidR="005B0566" w:rsidRDefault="00DD4E15">
            <w:pPr>
              <w:rPr>
                <w:sz w:val="24"/>
                <w:szCs w:val="24"/>
              </w:rPr>
            </w:pPr>
            <w:r>
              <w:rPr>
                <w:sz w:val="24"/>
                <w:szCs w:val="24"/>
              </w:rPr>
              <w:t>Clubionidae</w:t>
            </w:r>
          </w:p>
        </w:tc>
      </w:tr>
      <w:tr w:rsidR="005B0566" w14:paraId="46D4E213" w14:textId="77777777">
        <w:trPr>
          <w:trHeight w:hRule="exact" w:val="369"/>
        </w:trPr>
        <w:tc>
          <w:tcPr>
            <w:tcW w:w="2410" w:type="dxa"/>
            <w:shd w:val="clear" w:color="auto" w:fill="auto"/>
            <w:tcMar>
              <w:top w:w="80" w:type="dxa"/>
              <w:left w:w="80" w:type="dxa"/>
              <w:bottom w:w="80" w:type="dxa"/>
              <w:right w:w="80" w:type="dxa"/>
            </w:tcMar>
            <w:vAlign w:val="center"/>
          </w:tcPr>
          <w:p w14:paraId="52879AFF" w14:textId="77777777" w:rsidR="005B0566" w:rsidRDefault="005B0566">
            <w:pPr>
              <w:rPr>
                <w:sz w:val="24"/>
                <w:szCs w:val="24"/>
              </w:rPr>
            </w:pPr>
          </w:p>
        </w:tc>
        <w:tc>
          <w:tcPr>
            <w:tcW w:w="2126" w:type="dxa"/>
            <w:shd w:val="clear" w:color="auto" w:fill="auto"/>
            <w:vAlign w:val="center"/>
          </w:tcPr>
          <w:p w14:paraId="37520F37"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21E7E01" w14:textId="77777777" w:rsidR="005B0566" w:rsidRDefault="00DD4E15">
            <w:pPr>
              <w:rPr>
                <w:sz w:val="24"/>
                <w:szCs w:val="24"/>
              </w:rPr>
            </w:pPr>
            <w:r>
              <w:rPr>
                <w:sz w:val="24"/>
                <w:szCs w:val="24"/>
              </w:rPr>
              <w:t>Oxyopidae</w:t>
            </w:r>
          </w:p>
        </w:tc>
      </w:tr>
      <w:tr w:rsidR="005B0566" w14:paraId="7204E049" w14:textId="77777777">
        <w:trPr>
          <w:trHeight w:hRule="exact" w:val="369"/>
        </w:trPr>
        <w:tc>
          <w:tcPr>
            <w:tcW w:w="2410" w:type="dxa"/>
            <w:shd w:val="clear" w:color="auto" w:fill="auto"/>
            <w:tcMar>
              <w:top w:w="80" w:type="dxa"/>
              <w:left w:w="80" w:type="dxa"/>
              <w:bottom w:w="80" w:type="dxa"/>
              <w:right w:w="80" w:type="dxa"/>
            </w:tcMar>
            <w:vAlign w:val="center"/>
          </w:tcPr>
          <w:p w14:paraId="6FF1DA73" w14:textId="77777777" w:rsidR="005B0566" w:rsidRDefault="005B0566">
            <w:pPr>
              <w:rPr>
                <w:sz w:val="24"/>
                <w:szCs w:val="24"/>
              </w:rPr>
            </w:pPr>
          </w:p>
        </w:tc>
        <w:tc>
          <w:tcPr>
            <w:tcW w:w="2126" w:type="dxa"/>
            <w:shd w:val="clear" w:color="auto" w:fill="auto"/>
            <w:vAlign w:val="center"/>
          </w:tcPr>
          <w:p w14:paraId="2C566F08"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AEE4620" w14:textId="77777777" w:rsidR="005B0566" w:rsidRDefault="00DD4E15">
            <w:pPr>
              <w:rPr>
                <w:sz w:val="24"/>
                <w:szCs w:val="24"/>
              </w:rPr>
            </w:pPr>
            <w:r>
              <w:rPr>
                <w:sz w:val="24"/>
                <w:szCs w:val="24"/>
              </w:rPr>
              <w:t>Tetragnathidae</w:t>
            </w:r>
          </w:p>
        </w:tc>
      </w:tr>
      <w:tr w:rsidR="005B0566" w14:paraId="52D5E4B7" w14:textId="77777777">
        <w:trPr>
          <w:trHeight w:hRule="exact" w:val="369"/>
        </w:trPr>
        <w:tc>
          <w:tcPr>
            <w:tcW w:w="2410" w:type="dxa"/>
            <w:shd w:val="clear" w:color="auto" w:fill="auto"/>
            <w:tcMar>
              <w:top w:w="80" w:type="dxa"/>
              <w:left w:w="80" w:type="dxa"/>
              <w:bottom w:w="80" w:type="dxa"/>
              <w:right w:w="80" w:type="dxa"/>
            </w:tcMar>
            <w:vAlign w:val="center"/>
          </w:tcPr>
          <w:p w14:paraId="401D463B" w14:textId="77777777" w:rsidR="005B0566" w:rsidRDefault="005B0566">
            <w:pPr>
              <w:rPr>
                <w:sz w:val="24"/>
                <w:szCs w:val="24"/>
              </w:rPr>
            </w:pPr>
          </w:p>
        </w:tc>
        <w:tc>
          <w:tcPr>
            <w:tcW w:w="2126" w:type="dxa"/>
            <w:shd w:val="clear" w:color="auto" w:fill="auto"/>
            <w:vAlign w:val="center"/>
          </w:tcPr>
          <w:p w14:paraId="3E1C2D0F" w14:textId="77777777"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9F97A4E" w14:textId="77777777" w:rsidR="005B0566" w:rsidRDefault="00DD4E15">
            <w:pPr>
              <w:rPr>
                <w:sz w:val="24"/>
                <w:szCs w:val="24"/>
              </w:rPr>
            </w:pPr>
            <w:r>
              <w:rPr>
                <w:sz w:val="24"/>
                <w:szCs w:val="24"/>
              </w:rPr>
              <w:t>Thomisidae</w:t>
            </w:r>
          </w:p>
        </w:tc>
      </w:tr>
      <w:tr w:rsidR="005B0566" w14:paraId="1445F260" w14:textId="77777777">
        <w:trPr>
          <w:trHeight w:hRule="exact" w:val="369"/>
        </w:trPr>
        <w:tc>
          <w:tcPr>
            <w:tcW w:w="2410" w:type="dxa"/>
            <w:shd w:val="clear" w:color="auto" w:fill="auto"/>
            <w:tcMar>
              <w:top w:w="80" w:type="dxa"/>
              <w:left w:w="80" w:type="dxa"/>
              <w:bottom w:w="80" w:type="dxa"/>
              <w:right w:w="80" w:type="dxa"/>
            </w:tcMar>
            <w:vAlign w:val="center"/>
          </w:tcPr>
          <w:p w14:paraId="72B42D46" w14:textId="77777777" w:rsidR="005B0566" w:rsidRDefault="005B0566">
            <w:pPr>
              <w:rPr>
                <w:sz w:val="24"/>
                <w:szCs w:val="24"/>
              </w:rPr>
            </w:pPr>
          </w:p>
        </w:tc>
        <w:tc>
          <w:tcPr>
            <w:tcW w:w="2126" w:type="dxa"/>
            <w:shd w:val="clear" w:color="auto" w:fill="auto"/>
            <w:vAlign w:val="center"/>
          </w:tcPr>
          <w:p w14:paraId="0539CCBF"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57067AC" w14:textId="77777777" w:rsidR="005B0566" w:rsidRDefault="00DD4E15">
            <w:pPr>
              <w:rPr>
                <w:sz w:val="24"/>
                <w:szCs w:val="24"/>
              </w:rPr>
            </w:pPr>
            <w:r>
              <w:rPr>
                <w:sz w:val="24"/>
                <w:szCs w:val="24"/>
              </w:rPr>
              <w:t>Coccinellidae</w:t>
            </w:r>
          </w:p>
        </w:tc>
      </w:tr>
      <w:tr w:rsidR="005B0566" w14:paraId="18B9CC96" w14:textId="77777777">
        <w:trPr>
          <w:trHeight w:hRule="exact" w:val="369"/>
        </w:trPr>
        <w:tc>
          <w:tcPr>
            <w:tcW w:w="2410" w:type="dxa"/>
            <w:shd w:val="clear" w:color="auto" w:fill="auto"/>
            <w:tcMar>
              <w:top w:w="80" w:type="dxa"/>
              <w:left w:w="80" w:type="dxa"/>
              <w:bottom w:w="80" w:type="dxa"/>
              <w:right w:w="80" w:type="dxa"/>
            </w:tcMar>
            <w:vAlign w:val="center"/>
          </w:tcPr>
          <w:p w14:paraId="5A700BE3" w14:textId="77777777"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tcPr>
          <w:p w14:paraId="1784FA74" w14:textId="77777777" w:rsidR="005B0566" w:rsidRDefault="00DD4E15">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6388F8B3" w14:textId="77777777" w:rsidR="005B0566" w:rsidRDefault="00DD4E15">
            <w:pPr>
              <w:rPr>
                <w:sz w:val="24"/>
              </w:rPr>
            </w:pPr>
            <w:r>
              <w:rPr>
                <w:sz w:val="24"/>
              </w:rPr>
              <w:t>Agromyzidae</w:t>
            </w:r>
          </w:p>
        </w:tc>
      </w:tr>
      <w:tr w:rsidR="005B0566" w14:paraId="13AA0106" w14:textId="77777777">
        <w:trPr>
          <w:trHeight w:hRule="exact" w:val="369"/>
        </w:trPr>
        <w:tc>
          <w:tcPr>
            <w:tcW w:w="2410" w:type="dxa"/>
            <w:shd w:val="clear" w:color="auto" w:fill="auto"/>
            <w:tcMar>
              <w:top w:w="80" w:type="dxa"/>
              <w:left w:w="80" w:type="dxa"/>
              <w:bottom w:w="80" w:type="dxa"/>
              <w:right w:w="80" w:type="dxa"/>
            </w:tcMar>
            <w:vAlign w:val="center"/>
          </w:tcPr>
          <w:p w14:paraId="2AEA5D00" w14:textId="77777777" w:rsidR="005B0566" w:rsidRDefault="005B0566">
            <w:pPr>
              <w:rPr>
                <w:sz w:val="24"/>
                <w:szCs w:val="24"/>
              </w:rPr>
            </w:pPr>
          </w:p>
        </w:tc>
        <w:tc>
          <w:tcPr>
            <w:tcW w:w="2126" w:type="dxa"/>
            <w:shd w:val="clear" w:color="auto" w:fill="auto"/>
            <w:vAlign w:val="center"/>
          </w:tcPr>
          <w:p w14:paraId="7BFE9FEA"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249C8D1" w14:textId="77777777" w:rsidR="005B0566" w:rsidRDefault="00DD4E15">
            <w:pPr>
              <w:rPr>
                <w:sz w:val="24"/>
                <w:szCs w:val="24"/>
              </w:rPr>
            </w:pPr>
            <w:r>
              <w:rPr>
                <w:sz w:val="24"/>
                <w:szCs w:val="24"/>
              </w:rPr>
              <w:t>Alydidae/</w:t>
            </w:r>
            <w:r>
              <w:rPr>
                <w:i/>
                <w:sz w:val="24"/>
                <w:szCs w:val="24"/>
              </w:rPr>
              <w:t>Leptocorisa</w:t>
            </w:r>
          </w:p>
        </w:tc>
      </w:tr>
      <w:tr w:rsidR="005B0566" w14:paraId="637C4087" w14:textId="77777777">
        <w:trPr>
          <w:trHeight w:hRule="exact" w:val="369"/>
        </w:trPr>
        <w:tc>
          <w:tcPr>
            <w:tcW w:w="2410" w:type="dxa"/>
            <w:shd w:val="clear" w:color="auto" w:fill="auto"/>
            <w:tcMar>
              <w:top w:w="80" w:type="dxa"/>
              <w:left w:w="80" w:type="dxa"/>
              <w:bottom w:w="80" w:type="dxa"/>
              <w:right w:w="80" w:type="dxa"/>
            </w:tcMar>
            <w:vAlign w:val="center"/>
          </w:tcPr>
          <w:p w14:paraId="7BF609D5" w14:textId="77777777" w:rsidR="005B0566" w:rsidRDefault="005B0566">
            <w:pPr>
              <w:rPr>
                <w:sz w:val="24"/>
                <w:szCs w:val="24"/>
              </w:rPr>
            </w:pPr>
          </w:p>
        </w:tc>
        <w:tc>
          <w:tcPr>
            <w:tcW w:w="2126" w:type="dxa"/>
            <w:shd w:val="clear" w:color="auto" w:fill="auto"/>
            <w:vAlign w:val="center"/>
          </w:tcPr>
          <w:p w14:paraId="28E43B99"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6CF22F0" w14:textId="77777777" w:rsidR="005B0566" w:rsidRDefault="00DD4E15">
            <w:pPr>
              <w:rPr>
                <w:sz w:val="24"/>
                <w:szCs w:val="24"/>
              </w:rPr>
            </w:pPr>
            <w:r>
              <w:rPr>
                <w:sz w:val="24"/>
                <w:szCs w:val="24"/>
              </w:rPr>
              <w:t>Cicadellidae/</w:t>
            </w:r>
            <w:r>
              <w:rPr>
                <w:i/>
                <w:sz w:val="24"/>
                <w:szCs w:val="24"/>
              </w:rPr>
              <w:t>Nephotettix</w:t>
            </w:r>
          </w:p>
        </w:tc>
      </w:tr>
      <w:tr w:rsidR="005B0566" w14:paraId="48B4B364" w14:textId="77777777">
        <w:trPr>
          <w:trHeight w:hRule="exact" w:val="369"/>
        </w:trPr>
        <w:tc>
          <w:tcPr>
            <w:tcW w:w="2410" w:type="dxa"/>
            <w:shd w:val="clear" w:color="auto" w:fill="auto"/>
            <w:tcMar>
              <w:top w:w="80" w:type="dxa"/>
              <w:left w:w="80" w:type="dxa"/>
              <w:bottom w:w="80" w:type="dxa"/>
              <w:right w:w="80" w:type="dxa"/>
            </w:tcMar>
            <w:vAlign w:val="center"/>
          </w:tcPr>
          <w:p w14:paraId="30C47819" w14:textId="77777777" w:rsidR="005B0566" w:rsidRDefault="005B0566">
            <w:pPr>
              <w:rPr>
                <w:sz w:val="24"/>
                <w:szCs w:val="24"/>
              </w:rPr>
            </w:pPr>
          </w:p>
        </w:tc>
        <w:tc>
          <w:tcPr>
            <w:tcW w:w="2126" w:type="dxa"/>
            <w:shd w:val="clear" w:color="auto" w:fill="auto"/>
            <w:vAlign w:val="center"/>
          </w:tcPr>
          <w:p w14:paraId="7C4036FD"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68A74EE" w14:textId="77777777" w:rsidR="005B0566" w:rsidRDefault="00DD4E15">
            <w:pPr>
              <w:rPr>
                <w:sz w:val="24"/>
                <w:szCs w:val="24"/>
              </w:rPr>
            </w:pPr>
            <w:r>
              <w:rPr>
                <w:sz w:val="24"/>
                <w:szCs w:val="24"/>
              </w:rPr>
              <w:t>Coreidae</w:t>
            </w:r>
          </w:p>
        </w:tc>
      </w:tr>
      <w:tr w:rsidR="005B0566" w14:paraId="68A5332C" w14:textId="77777777">
        <w:trPr>
          <w:trHeight w:hRule="exact" w:val="369"/>
        </w:trPr>
        <w:tc>
          <w:tcPr>
            <w:tcW w:w="2410" w:type="dxa"/>
            <w:shd w:val="clear" w:color="auto" w:fill="auto"/>
            <w:tcMar>
              <w:top w:w="80" w:type="dxa"/>
              <w:left w:w="80" w:type="dxa"/>
              <w:bottom w:w="80" w:type="dxa"/>
              <w:right w:w="80" w:type="dxa"/>
            </w:tcMar>
            <w:vAlign w:val="center"/>
          </w:tcPr>
          <w:p w14:paraId="5752D081" w14:textId="77777777" w:rsidR="005B0566" w:rsidRDefault="005B0566">
            <w:pPr>
              <w:rPr>
                <w:sz w:val="24"/>
                <w:szCs w:val="24"/>
              </w:rPr>
            </w:pPr>
          </w:p>
        </w:tc>
        <w:tc>
          <w:tcPr>
            <w:tcW w:w="2126" w:type="dxa"/>
            <w:shd w:val="clear" w:color="auto" w:fill="auto"/>
            <w:vAlign w:val="center"/>
          </w:tcPr>
          <w:p w14:paraId="1F15C227"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0C60B1E" w14:textId="77777777" w:rsidR="005B0566" w:rsidRDefault="00DD4E15">
            <w:pPr>
              <w:rPr>
                <w:sz w:val="24"/>
                <w:szCs w:val="24"/>
              </w:rPr>
            </w:pPr>
            <w:r>
              <w:rPr>
                <w:sz w:val="24"/>
                <w:szCs w:val="24"/>
              </w:rPr>
              <w:t>Delphacidae/</w:t>
            </w:r>
            <w:r>
              <w:rPr>
                <w:i/>
                <w:sz w:val="24"/>
                <w:szCs w:val="24"/>
              </w:rPr>
              <w:t>Nilaparvata</w:t>
            </w:r>
          </w:p>
        </w:tc>
      </w:tr>
      <w:tr w:rsidR="005B0566" w14:paraId="01236EEF" w14:textId="77777777">
        <w:trPr>
          <w:trHeight w:hRule="exact" w:val="369"/>
        </w:trPr>
        <w:tc>
          <w:tcPr>
            <w:tcW w:w="2410" w:type="dxa"/>
            <w:shd w:val="clear" w:color="auto" w:fill="auto"/>
            <w:tcMar>
              <w:top w:w="80" w:type="dxa"/>
              <w:left w:w="80" w:type="dxa"/>
              <w:bottom w:w="80" w:type="dxa"/>
              <w:right w:w="80" w:type="dxa"/>
            </w:tcMar>
            <w:vAlign w:val="center"/>
          </w:tcPr>
          <w:p w14:paraId="24A8FE72" w14:textId="77777777" w:rsidR="005B0566" w:rsidRDefault="005B0566">
            <w:pPr>
              <w:rPr>
                <w:sz w:val="24"/>
                <w:szCs w:val="24"/>
              </w:rPr>
            </w:pPr>
          </w:p>
        </w:tc>
        <w:tc>
          <w:tcPr>
            <w:tcW w:w="2126" w:type="dxa"/>
            <w:shd w:val="clear" w:color="auto" w:fill="auto"/>
            <w:vAlign w:val="center"/>
          </w:tcPr>
          <w:p w14:paraId="02361EA1"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141B757" w14:textId="77777777" w:rsidR="005B0566" w:rsidRDefault="00DD4E15">
            <w:pPr>
              <w:rPr>
                <w:sz w:val="24"/>
                <w:szCs w:val="24"/>
              </w:rPr>
            </w:pPr>
            <w:r>
              <w:rPr>
                <w:sz w:val="24"/>
                <w:szCs w:val="24"/>
              </w:rPr>
              <w:t>Lygaeidae/</w:t>
            </w:r>
            <w:r>
              <w:rPr>
                <w:i/>
                <w:sz w:val="24"/>
                <w:szCs w:val="24"/>
              </w:rPr>
              <w:t>Pachybrachius</w:t>
            </w:r>
          </w:p>
        </w:tc>
      </w:tr>
      <w:tr w:rsidR="005B0566" w14:paraId="28E95769" w14:textId="77777777">
        <w:trPr>
          <w:trHeight w:hRule="exact" w:val="369"/>
        </w:trPr>
        <w:tc>
          <w:tcPr>
            <w:tcW w:w="2410" w:type="dxa"/>
            <w:shd w:val="clear" w:color="auto" w:fill="auto"/>
            <w:tcMar>
              <w:top w:w="80" w:type="dxa"/>
              <w:left w:w="80" w:type="dxa"/>
              <w:bottom w:w="80" w:type="dxa"/>
              <w:right w:w="80" w:type="dxa"/>
            </w:tcMar>
            <w:vAlign w:val="center"/>
          </w:tcPr>
          <w:p w14:paraId="476387A3" w14:textId="77777777" w:rsidR="005B0566" w:rsidRDefault="005B0566">
            <w:pPr>
              <w:rPr>
                <w:sz w:val="24"/>
                <w:szCs w:val="24"/>
              </w:rPr>
            </w:pPr>
          </w:p>
        </w:tc>
        <w:tc>
          <w:tcPr>
            <w:tcW w:w="2126" w:type="dxa"/>
            <w:shd w:val="clear" w:color="auto" w:fill="auto"/>
            <w:vAlign w:val="center"/>
          </w:tcPr>
          <w:p w14:paraId="505756A0"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1A31855" w14:textId="77777777" w:rsidR="005B0566" w:rsidRDefault="00DD4E15">
            <w:pPr>
              <w:rPr>
                <w:sz w:val="24"/>
                <w:szCs w:val="24"/>
              </w:rPr>
            </w:pPr>
            <w:r>
              <w:rPr>
                <w:sz w:val="24"/>
                <w:szCs w:val="24"/>
              </w:rPr>
              <w:t>Miridae</w:t>
            </w:r>
          </w:p>
        </w:tc>
      </w:tr>
      <w:tr w:rsidR="005B0566" w14:paraId="595B31B8" w14:textId="77777777">
        <w:trPr>
          <w:trHeight w:hRule="exact" w:val="369"/>
        </w:trPr>
        <w:tc>
          <w:tcPr>
            <w:tcW w:w="2410" w:type="dxa"/>
            <w:shd w:val="clear" w:color="auto" w:fill="auto"/>
            <w:tcMar>
              <w:top w:w="80" w:type="dxa"/>
              <w:left w:w="80" w:type="dxa"/>
              <w:bottom w:w="80" w:type="dxa"/>
              <w:right w:w="80" w:type="dxa"/>
            </w:tcMar>
            <w:vAlign w:val="center"/>
          </w:tcPr>
          <w:p w14:paraId="1ACB2B84" w14:textId="77777777" w:rsidR="005B0566" w:rsidRDefault="005B0566">
            <w:pPr>
              <w:rPr>
                <w:sz w:val="24"/>
                <w:szCs w:val="24"/>
              </w:rPr>
            </w:pPr>
          </w:p>
        </w:tc>
        <w:tc>
          <w:tcPr>
            <w:tcW w:w="2126" w:type="dxa"/>
            <w:shd w:val="clear" w:color="auto" w:fill="auto"/>
            <w:vAlign w:val="center"/>
          </w:tcPr>
          <w:p w14:paraId="7F512EA8"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877DCB6" w14:textId="77777777" w:rsidR="005B0566" w:rsidRDefault="00DD4E15">
            <w:pPr>
              <w:rPr>
                <w:sz w:val="24"/>
                <w:szCs w:val="24"/>
              </w:rPr>
            </w:pPr>
            <w:r>
              <w:rPr>
                <w:sz w:val="24"/>
                <w:szCs w:val="24"/>
              </w:rPr>
              <w:t>Pentatomidae/</w:t>
            </w:r>
            <w:r>
              <w:rPr>
                <w:i/>
                <w:sz w:val="24"/>
                <w:szCs w:val="24"/>
              </w:rPr>
              <w:t>Scotinophara</w:t>
            </w:r>
          </w:p>
        </w:tc>
      </w:tr>
      <w:tr w:rsidR="005B0566" w14:paraId="3340A6B1" w14:textId="77777777">
        <w:trPr>
          <w:trHeight w:hRule="exact" w:val="369"/>
        </w:trPr>
        <w:tc>
          <w:tcPr>
            <w:tcW w:w="2410" w:type="dxa"/>
            <w:shd w:val="clear" w:color="auto" w:fill="auto"/>
            <w:tcMar>
              <w:top w:w="80" w:type="dxa"/>
              <w:left w:w="80" w:type="dxa"/>
              <w:bottom w:w="80" w:type="dxa"/>
              <w:right w:w="80" w:type="dxa"/>
            </w:tcMar>
            <w:vAlign w:val="center"/>
          </w:tcPr>
          <w:p w14:paraId="1A8F4680" w14:textId="77777777" w:rsidR="005B0566" w:rsidRDefault="005B0566">
            <w:pPr>
              <w:rPr>
                <w:sz w:val="24"/>
                <w:szCs w:val="24"/>
              </w:rPr>
            </w:pPr>
          </w:p>
        </w:tc>
        <w:tc>
          <w:tcPr>
            <w:tcW w:w="2126" w:type="dxa"/>
            <w:shd w:val="clear" w:color="auto" w:fill="auto"/>
            <w:vAlign w:val="center"/>
          </w:tcPr>
          <w:p w14:paraId="05904A23" w14:textId="77777777"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B78C595" w14:textId="77777777" w:rsidR="005B0566" w:rsidRDefault="00DD4E15">
            <w:pPr>
              <w:rPr>
                <w:sz w:val="24"/>
                <w:szCs w:val="24"/>
              </w:rPr>
            </w:pPr>
            <w:r>
              <w:rPr>
                <w:sz w:val="24"/>
                <w:szCs w:val="24"/>
              </w:rPr>
              <w:t>Ricaniidae</w:t>
            </w:r>
          </w:p>
        </w:tc>
      </w:tr>
      <w:tr w:rsidR="005B0566" w14:paraId="3C756B9D" w14:textId="77777777">
        <w:trPr>
          <w:trHeight w:hRule="exact" w:val="369"/>
        </w:trPr>
        <w:tc>
          <w:tcPr>
            <w:tcW w:w="2410" w:type="dxa"/>
            <w:shd w:val="clear" w:color="auto" w:fill="auto"/>
            <w:tcMar>
              <w:top w:w="80" w:type="dxa"/>
              <w:left w:w="80" w:type="dxa"/>
              <w:bottom w:w="80" w:type="dxa"/>
              <w:right w:w="80" w:type="dxa"/>
            </w:tcMar>
            <w:vAlign w:val="center"/>
          </w:tcPr>
          <w:p w14:paraId="5247ABAB" w14:textId="77777777" w:rsidR="005B0566" w:rsidRDefault="005B0566">
            <w:pPr>
              <w:rPr>
                <w:sz w:val="24"/>
                <w:szCs w:val="24"/>
              </w:rPr>
            </w:pPr>
          </w:p>
        </w:tc>
        <w:tc>
          <w:tcPr>
            <w:tcW w:w="2126" w:type="dxa"/>
            <w:shd w:val="clear" w:color="auto" w:fill="auto"/>
            <w:vAlign w:val="center"/>
          </w:tcPr>
          <w:p w14:paraId="22919105"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57534BF" w14:textId="77777777" w:rsidR="005B0566" w:rsidRDefault="00DD4E15">
            <w:pPr>
              <w:rPr>
                <w:sz w:val="24"/>
                <w:szCs w:val="24"/>
              </w:rPr>
            </w:pPr>
            <w:r>
              <w:rPr>
                <w:sz w:val="24"/>
                <w:szCs w:val="24"/>
              </w:rPr>
              <w:t>Hesperiidae</w:t>
            </w:r>
          </w:p>
        </w:tc>
      </w:tr>
      <w:tr w:rsidR="005B0566" w14:paraId="618C27C4" w14:textId="77777777">
        <w:trPr>
          <w:trHeight w:hRule="exact" w:val="369"/>
        </w:trPr>
        <w:tc>
          <w:tcPr>
            <w:tcW w:w="2410" w:type="dxa"/>
            <w:shd w:val="clear" w:color="auto" w:fill="auto"/>
            <w:tcMar>
              <w:top w:w="80" w:type="dxa"/>
              <w:left w:w="80" w:type="dxa"/>
              <w:bottom w:w="80" w:type="dxa"/>
              <w:right w:w="80" w:type="dxa"/>
            </w:tcMar>
            <w:vAlign w:val="center"/>
          </w:tcPr>
          <w:p w14:paraId="7FAE32E8" w14:textId="77777777" w:rsidR="005B0566" w:rsidRDefault="005B0566">
            <w:pPr>
              <w:rPr>
                <w:sz w:val="24"/>
                <w:szCs w:val="24"/>
              </w:rPr>
            </w:pPr>
          </w:p>
        </w:tc>
        <w:tc>
          <w:tcPr>
            <w:tcW w:w="2126" w:type="dxa"/>
            <w:shd w:val="clear" w:color="auto" w:fill="auto"/>
            <w:vAlign w:val="center"/>
          </w:tcPr>
          <w:p w14:paraId="58E3FC6B"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D5784BD" w14:textId="77777777" w:rsidR="005B0566" w:rsidRDefault="00DD4E15">
            <w:pPr>
              <w:rPr>
                <w:sz w:val="24"/>
                <w:szCs w:val="24"/>
              </w:rPr>
            </w:pPr>
            <w:r>
              <w:rPr>
                <w:sz w:val="24"/>
                <w:szCs w:val="24"/>
              </w:rPr>
              <w:t>Nymphalidae</w:t>
            </w:r>
          </w:p>
        </w:tc>
      </w:tr>
      <w:tr w:rsidR="005B0566" w14:paraId="77BFF1FD" w14:textId="77777777">
        <w:trPr>
          <w:trHeight w:hRule="exact" w:val="369"/>
        </w:trPr>
        <w:tc>
          <w:tcPr>
            <w:tcW w:w="2410" w:type="dxa"/>
            <w:shd w:val="clear" w:color="auto" w:fill="auto"/>
            <w:tcMar>
              <w:top w:w="80" w:type="dxa"/>
              <w:left w:w="80" w:type="dxa"/>
              <w:bottom w:w="80" w:type="dxa"/>
              <w:right w:w="80" w:type="dxa"/>
            </w:tcMar>
            <w:vAlign w:val="center"/>
          </w:tcPr>
          <w:p w14:paraId="58DE73A0" w14:textId="77777777" w:rsidR="005B0566" w:rsidRDefault="005B0566">
            <w:pPr>
              <w:rPr>
                <w:sz w:val="24"/>
                <w:szCs w:val="24"/>
              </w:rPr>
            </w:pPr>
          </w:p>
        </w:tc>
        <w:tc>
          <w:tcPr>
            <w:tcW w:w="2126" w:type="dxa"/>
            <w:shd w:val="clear" w:color="auto" w:fill="auto"/>
            <w:vAlign w:val="center"/>
          </w:tcPr>
          <w:p w14:paraId="6906B0C4" w14:textId="77777777"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0B841C5" w14:textId="77777777" w:rsidR="005B0566" w:rsidRDefault="00DD4E15">
            <w:pPr>
              <w:rPr>
                <w:sz w:val="24"/>
                <w:szCs w:val="24"/>
              </w:rPr>
            </w:pPr>
            <w:r>
              <w:rPr>
                <w:sz w:val="24"/>
                <w:szCs w:val="24"/>
              </w:rPr>
              <w:t>Pyralidae</w:t>
            </w:r>
          </w:p>
        </w:tc>
      </w:tr>
      <w:tr w:rsidR="005B0566" w14:paraId="7890B134" w14:textId="77777777">
        <w:trPr>
          <w:trHeight w:hRule="exact" w:val="369"/>
        </w:trPr>
        <w:tc>
          <w:tcPr>
            <w:tcW w:w="2410" w:type="dxa"/>
            <w:shd w:val="clear" w:color="auto" w:fill="auto"/>
            <w:tcMar>
              <w:top w:w="80" w:type="dxa"/>
              <w:left w:w="80" w:type="dxa"/>
              <w:bottom w:w="80" w:type="dxa"/>
              <w:right w:w="80" w:type="dxa"/>
            </w:tcMar>
            <w:vAlign w:val="center"/>
          </w:tcPr>
          <w:p w14:paraId="19B3656F" w14:textId="77777777" w:rsidR="005B0566" w:rsidRDefault="005B0566">
            <w:pPr>
              <w:rPr>
                <w:sz w:val="24"/>
                <w:szCs w:val="24"/>
              </w:rPr>
            </w:pPr>
          </w:p>
        </w:tc>
        <w:tc>
          <w:tcPr>
            <w:tcW w:w="2126" w:type="dxa"/>
            <w:shd w:val="clear" w:color="auto" w:fill="auto"/>
            <w:vAlign w:val="center"/>
          </w:tcPr>
          <w:p w14:paraId="124703CE"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969BD51" w14:textId="77777777" w:rsidR="005B0566" w:rsidRDefault="00DD4E15">
            <w:pPr>
              <w:rPr>
                <w:sz w:val="24"/>
                <w:szCs w:val="24"/>
              </w:rPr>
            </w:pPr>
            <w:r>
              <w:rPr>
                <w:sz w:val="24"/>
                <w:szCs w:val="24"/>
              </w:rPr>
              <w:t>Pyrgomorphidae/</w:t>
            </w:r>
            <w:r>
              <w:rPr>
                <w:i/>
                <w:sz w:val="24"/>
                <w:szCs w:val="24"/>
              </w:rPr>
              <w:t>Atractomorpha</w:t>
            </w:r>
            <w:r>
              <w:rPr>
                <w:sz w:val="24"/>
                <w:szCs w:val="24"/>
              </w:rPr>
              <w:t xml:space="preserve"> </w:t>
            </w:r>
          </w:p>
        </w:tc>
      </w:tr>
      <w:tr w:rsidR="005B0566" w14:paraId="538C3C16" w14:textId="77777777">
        <w:trPr>
          <w:trHeight w:hRule="exact" w:val="369"/>
        </w:trPr>
        <w:tc>
          <w:tcPr>
            <w:tcW w:w="2410" w:type="dxa"/>
            <w:shd w:val="clear" w:color="auto" w:fill="auto"/>
            <w:tcMar>
              <w:top w:w="80" w:type="dxa"/>
              <w:left w:w="80" w:type="dxa"/>
              <w:bottom w:w="80" w:type="dxa"/>
              <w:right w:w="80" w:type="dxa"/>
            </w:tcMar>
            <w:vAlign w:val="center"/>
          </w:tcPr>
          <w:p w14:paraId="61EAFD7E" w14:textId="77777777"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0F0BB04E" w14:textId="77777777"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E775888" w14:textId="77777777" w:rsidR="005B0566" w:rsidRDefault="00DD4E15">
            <w:pPr>
              <w:rPr>
                <w:sz w:val="24"/>
                <w:szCs w:val="24"/>
              </w:rPr>
            </w:pPr>
            <w:r>
              <w:rPr>
                <w:sz w:val="24"/>
                <w:szCs w:val="24"/>
              </w:rPr>
              <w:t>Chrysomelidae</w:t>
            </w:r>
          </w:p>
        </w:tc>
      </w:tr>
      <w:tr w:rsidR="005B0566" w14:paraId="3BEBC3AC" w14:textId="77777777">
        <w:trPr>
          <w:trHeight w:hRule="exact" w:val="369"/>
        </w:trPr>
        <w:tc>
          <w:tcPr>
            <w:tcW w:w="2410" w:type="dxa"/>
            <w:shd w:val="clear" w:color="auto" w:fill="auto"/>
            <w:tcMar>
              <w:top w:w="80" w:type="dxa"/>
              <w:left w:w="80" w:type="dxa"/>
              <w:bottom w:w="80" w:type="dxa"/>
              <w:right w:w="80" w:type="dxa"/>
            </w:tcMar>
            <w:vAlign w:val="center"/>
          </w:tcPr>
          <w:p w14:paraId="45E9FA4C" w14:textId="77777777" w:rsidR="005B0566" w:rsidRDefault="005B0566">
            <w:pPr>
              <w:rPr>
                <w:sz w:val="24"/>
                <w:szCs w:val="24"/>
              </w:rPr>
            </w:pPr>
          </w:p>
        </w:tc>
        <w:tc>
          <w:tcPr>
            <w:tcW w:w="2126" w:type="dxa"/>
            <w:shd w:val="clear" w:color="auto" w:fill="auto"/>
            <w:vAlign w:val="center"/>
          </w:tcPr>
          <w:p w14:paraId="3C341B70"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60D6BC2" w14:textId="77777777" w:rsidR="005B0566" w:rsidRDefault="00DD4E15">
            <w:pPr>
              <w:rPr>
                <w:sz w:val="24"/>
                <w:szCs w:val="24"/>
              </w:rPr>
            </w:pPr>
            <w:r>
              <w:rPr>
                <w:sz w:val="24"/>
                <w:szCs w:val="24"/>
              </w:rPr>
              <w:t>Acrididae</w:t>
            </w:r>
          </w:p>
        </w:tc>
      </w:tr>
      <w:tr w:rsidR="005B0566" w14:paraId="712D1330" w14:textId="77777777">
        <w:trPr>
          <w:trHeight w:hRule="exact" w:val="369"/>
        </w:trPr>
        <w:tc>
          <w:tcPr>
            <w:tcW w:w="2410" w:type="dxa"/>
            <w:shd w:val="clear" w:color="auto" w:fill="auto"/>
            <w:tcMar>
              <w:top w:w="80" w:type="dxa"/>
              <w:left w:w="80" w:type="dxa"/>
              <w:bottom w:w="80" w:type="dxa"/>
              <w:right w:w="80" w:type="dxa"/>
            </w:tcMar>
            <w:vAlign w:val="center"/>
          </w:tcPr>
          <w:p w14:paraId="5EBE814A" w14:textId="77777777"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D72CBA0"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7FA8780" w14:textId="77777777" w:rsidR="005B0566" w:rsidRDefault="00DD4E15">
            <w:pPr>
              <w:rPr>
                <w:sz w:val="24"/>
                <w:szCs w:val="24"/>
              </w:rPr>
            </w:pPr>
            <w:r>
              <w:rPr>
                <w:sz w:val="24"/>
                <w:szCs w:val="24"/>
              </w:rPr>
              <w:t>Calliphoridae</w:t>
            </w:r>
          </w:p>
        </w:tc>
      </w:tr>
      <w:tr w:rsidR="005B0566" w14:paraId="5A076AFC" w14:textId="77777777">
        <w:trPr>
          <w:trHeight w:hRule="exact" w:val="369"/>
        </w:trPr>
        <w:tc>
          <w:tcPr>
            <w:tcW w:w="2410" w:type="dxa"/>
            <w:shd w:val="clear" w:color="auto" w:fill="auto"/>
            <w:tcMar>
              <w:top w:w="80" w:type="dxa"/>
              <w:left w:w="80" w:type="dxa"/>
              <w:bottom w:w="80" w:type="dxa"/>
              <w:right w:w="80" w:type="dxa"/>
            </w:tcMar>
            <w:vAlign w:val="center"/>
          </w:tcPr>
          <w:p w14:paraId="69460289" w14:textId="77777777" w:rsidR="005B0566" w:rsidRDefault="005B0566">
            <w:pPr>
              <w:rPr>
                <w:sz w:val="24"/>
                <w:szCs w:val="24"/>
              </w:rPr>
            </w:pPr>
          </w:p>
        </w:tc>
        <w:tc>
          <w:tcPr>
            <w:tcW w:w="2126" w:type="dxa"/>
            <w:shd w:val="clear" w:color="auto" w:fill="auto"/>
            <w:vAlign w:val="center"/>
          </w:tcPr>
          <w:p w14:paraId="3DDC2367"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146F3E5" w14:textId="77777777" w:rsidR="005B0566" w:rsidRDefault="00DD4E15">
            <w:pPr>
              <w:rPr>
                <w:sz w:val="24"/>
                <w:szCs w:val="24"/>
              </w:rPr>
            </w:pPr>
            <w:r>
              <w:rPr>
                <w:sz w:val="24"/>
                <w:szCs w:val="24"/>
              </w:rPr>
              <w:t>Chironomidae</w:t>
            </w:r>
          </w:p>
        </w:tc>
      </w:tr>
      <w:tr w:rsidR="005B0566" w14:paraId="353A8A8B" w14:textId="77777777">
        <w:trPr>
          <w:trHeight w:hRule="exact" w:val="369"/>
        </w:trPr>
        <w:tc>
          <w:tcPr>
            <w:tcW w:w="2410" w:type="dxa"/>
            <w:shd w:val="clear" w:color="auto" w:fill="auto"/>
            <w:tcMar>
              <w:top w:w="80" w:type="dxa"/>
              <w:left w:w="80" w:type="dxa"/>
              <w:bottom w:w="80" w:type="dxa"/>
              <w:right w:w="80" w:type="dxa"/>
            </w:tcMar>
            <w:vAlign w:val="center"/>
          </w:tcPr>
          <w:p w14:paraId="69A03ABC" w14:textId="77777777" w:rsidR="005B0566" w:rsidRDefault="005B0566">
            <w:pPr>
              <w:rPr>
                <w:sz w:val="24"/>
                <w:szCs w:val="24"/>
              </w:rPr>
            </w:pPr>
          </w:p>
        </w:tc>
        <w:tc>
          <w:tcPr>
            <w:tcW w:w="2126" w:type="dxa"/>
            <w:shd w:val="clear" w:color="auto" w:fill="auto"/>
            <w:vAlign w:val="center"/>
          </w:tcPr>
          <w:p w14:paraId="42FA1B6F"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FFB42B3" w14:textId="77777777" w:rsidR="005B0566" w:rsidRDefault="00DD4E15">
            <w:pPr>
              <w:rPr>
                <w:sz w:val="24"/>
                <w:szCs w:val="24"/>
              </w:rPr>
            </w:pPr>
            <w:r>
              <w:rPr>
                <w:sz w:val="24"/>
                <w:szCs w:val="24"/>
              </w:rPr>
              <w:t>Chloropidae</w:t>
            </w:r>
          </w:p>
        </w:tc>
      </w:tr>
      <w:tr w:rsidR="005B0566" w14:paraId="7F9BDA9B" w14:textId="77777777">
        <w:trPr>
          <w:trHeight w:hRule="exact" w:val="369"/>
        </w:trPr>
        <w:tc>
          <w:tcPr>
            <w:tcW w:w="2410" w:type="dxa"/>
            <w:shd w:val="clear" w:color="auto" w:fill="auto"/>
            <w:tcMar>
              <w:top w:w="80" w:type="dxa"/>
              <w:left w:w="80" w:type="dxa"/>
              <w:bottom w:w="80" w:type="dxa"/>
              <w:right w:w="80" w:type="dxa"/>
            </w:tcMar>
            <w:vAlign w:val="center"/>
          </w:tcPr>
          <w:p w14:paraId="21E1D535" w14:textId="77777777" w:rsidR="005B0566" w:rsidRDefault="005B0566">
            <w:pPr>
              <w:rPr>
                <w:sz w:val="24"/>
                <w:szCs w:val="24"/>
              </w:rPr>
            </w:pPr>
          </w:p>
        </w:tc>
        <w:tc>
          <w:tcPr>
            <w:tcW w:w="2126" w:type="dxa"/>
            <w:shd w:val="clear" w:color="auto" w:fill="auto"/>
            <w:vAlign w:val="center"/>
          </w:tcPr>
          <w:p w14:paraId="6FBD1C81"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FB814A" w14:textId="77777777" w:rsidR="005B0566" w:rsidRDefault="00DD4E15">
            <w:pPr>
              <w:rPr>
                <w:sz w:val="24"/>
                <w:szCs w:val="24"/>
              </w:rPr>
            </w:pPr>
            <w:r>
              <w:rPr>
                <w:sz w:val="24"/>
                <w:szCs w:val="24"/>
              </w:rPr>
              <w:t>Ephydridae</w:t>
            </w:r>
          </w:p>
        </w:tc>
      </w:tr>
      <w:tr w:rsidR="005B0566" w14:paraId="3A8A38FB" w14:textId="77777777">
        <w:trPr>
          <w:trHeight w:hRule="exact" w:val="369"/>
        </w:trPr>
        <w:tc>
          <w:tcPr>
            <w:tcW w:w="2410" w:type="dxa"/>
            <w:shd w:val="clear" w:color="auto" w:fill="auto"/>
            <w:tcMar>
              <w:top w:w="80" w:type="dxa"/>
              <w:left w:w="80" w:type="dxa"/>
              <w:bottom w:w="80" w:type="dxa"/>
              <w:right w:w="80" w:type="dxa"/>
            </w:tcMar>
            <w:vAlign w:val="center"/>
          </w:tcPr>
          <w:p w14:paraId="191E6DA3" w14:textId="77777777" w:rsidR="005B0566" w:rsidRDefault="005B0566">
            <w:pPr>
              <w:rPr>
                <w:sz w:val="24"/>
                <w:szCs w:val="24"/>
              </w:rPr>
            </w:pPr>
          </w:p>
        </w:tc>
        <w:tc>
          <w:tcPr>
            <w:tcW w:w="2126" w:type="dxa"/>
            <w:shd w:val="clear" w:color="auto" w:fill="auto"/>
            <w:vAlign w:val="center"/>
          </w:tcPr>
          <w:p w14:paraId="3F60CD79"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FB76AD4" w14:textId="77777777" w:rsidR="005B0566" w:rsidRDefault="00DD4E15">
            <w:pPr>
              <w:rPr>
                <w:sz w:val="24"/>
                <w:szCs w:val="24"/>
              </w:rPr>
            </w:pPr>
            <w:r>
              <w:rPr>
                <w:sz w:val="24"/>
                <w:szCs w:val="24"/>
              </w:rPr>
              <w:t>Lauxaniidae</w:t>
            </w:r>
          </w:p>
        </w:tc>
      </w:tr>
      <w:tr w:rsidR="005B0566" w14:paraId="68CC7382" w14:textId="77777777">
        <w:trPr>
          <w:trHeight w:hRule="exact" w:val="369"/>
        </w:trPr>
        <w:tc>
          <w:tcPr>
            <w:tcW w:w="2410" w:type="dxa"/>
            <w:shd w:val="clear" w:color="auto" w:fill="auto"/>
            <w:tcMar>
              <w:top w:w="80" w:type="dxa"/>
              <w:left w:w="80" w:type="dxa"/>
              <w:bottom w:w="80" w:type="dxa"/>
              <w:right w:w="80" w:type="dxa"/>
            </w:tcMar>
            <w:vAlign w:val="center"/>
          </w:tcPr>
          <w:p w14:paraId="63B8D9A9" w14:textId="77777777" w:rsidR="005B0566" w:rsidRDefault="005B0566">
            <w:pPr>
              <w:rPr>
                <w:sz w:val="24"/>
                <w:szCs w:val="24"/>
              </w:rPr>
            </w:pPr>
          </w:p>
        </w:tc>
        <w:tc>
          <w:tcPr>
            <w:tcW w:w="2126" w:type="dxa"/>
            <w:shd w:val="clear" w:color="auto" w:fill="auto"/>
            <w:vAlign w:val="center"/>
          </w:tcPr>
          <w:p w14:paraId="4583187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14F430F" w14:textId="77777777" w:rsidR="005B0566" w:rsidRDefault="00DD4E15">
            <w:pPr>
              <w:rPr>
                <w:sz w:val="24"/>
                <w:szCs w:val="24"/>
              </w:rPr>
            </w:pPr>
            <w:r>
              <w:rPr>
                <w:sz w:val="24"/>
                <w:szCs w:val="24"/>
              </w:rPr>
              <w:t>Muscidae</w:t>
            </w:r>
          </w:p>
        </w:tc>
      </w:tr>
      <w:tr w:rsidR="005B0566" w14:paraId="2BADEDFB" w14:textId="77777777">
        <w:trPr>
          <w:trHeight w:hRule="exact" w:val="369"/>
        </w:trPr>
        <w:tc>
          <w:tcPr>
            <w:tcW w:w="2410" w:type="dxa"/>
            <w:shd w:val="clear" w:color="auto" w:fill="auto"/>
            <w:tcMar>
              <w:top w:w="80" w:type="dxa"/>
              <w:left w:w="80" w:type="dxa"/>
              <w:bottom w:w="80" w:type="dxa"/>
              <w:right w:w="80" w:type="dxa"/>
            </w:tcMar>
            <w:vAlign w:val="center"/>
          </w:tcPr>
          <w:p w14:paraId="067832FF" w14:textId="77777777" w:rsidR="005B0566" w:rsidRDefault="005B0566">
            <w:pPr>
              <w:rPr>
                <w:sz w:val="24"/>
                <w:szCs w:val="24"/>
              </w:rPr>
            </w:pPr>
          </w:p>
        </w:tc>
        <w:tc>
          <w:tcPr>
            <w:tcW w:w="2126" w:type="dxa"/>
            <w:shd w:val="clear" w:color="auto" w:fill="auto"/>
            <w:vAlign w:val="center"/>
          </w:tcPr>
          <w:p w14:paraId="4C492246"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CB4B5C4" w14:textId="77777777" w:rsidR="005B0566" w:rsidRDefault="00DD4E15">
            <w:pPr>
              <w:rPr>
                <w:sz w:val="24"/>
                <w:szCs w:val="24"/>
              </w:rPr>
            </w:pPr>
            <w:r>
              <w:rPr>
                <w:sz w:val="24"/>
                <w:szCs w:val="24"/>
              </w:rPr>
              <w:t>Phoridae</w:t>
            </w:r>
          </w:p>
        </w:tc>
      </w:tr>
      <w:tr w:rsidR="005B0566" w14:paraId="6CB06C58" w14:textId="77777777">
        <w:trPr>
          <w:trHeight w:hRule="exact" w:val="369"/>
        </w:trPr>
        <w:tc>
          <w:tcPr>
            <w:tcW w:w="2410" w:type="dxa"/>
            <w:shd w:val="clear" w:color="auto" w:fill="auto"/>
            <w:tcMar>
              <w:top w:w="80" w:type="dxa"/>
              <w:left w:w="80" w:type="dxa"/>
              <w:bottom w:w="80" w:type="dxa"/>
              <w:right w:w="80" w:type="dxa"/>
            </w:tcMar>
            <w:vAlign w:val="center"/>
          </w:tcPr>
          <w:p w14:paraId="4A8F7E7D" w14:textId="77777777" w:rsidR="005B0566" w:rsidRDefault="005B0566">
            <w:pPr>
              <w:rPr>
                <w:sz w:val="24"/>
                <w:szCs w:val="24"/>
              </w:rPr>
            </w:pPr>
          </w:p>
        </w:tc>
        <w:tc>
          <w:tcPr>
            <w:tcW w:w="2126" w:type="dxa"/>
            <w:shd w:val="clear" w:color="auto" w:fill="auto"/>
            <w:vAlign w:val="center"/>
          </w:tcPr>
          <w:p w14:paraId="7DF4661C"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3FE452C" w14:textId="77777777" w:rsidR="005B0566" w:rsidRDefault="00DD4E15">
            <w:pPr>
              <w:rPr>
                <w:sz w:val="24"/>
                <w:szCs w:val="24"/>
              </w:rPr>
            </w:pPr>
            <w:r>
              <w:rPr>
                <w:sz w:val="24"/>
                <w:szCs w:val="24"/>
              </w:rPr>
              <w:t>Platystomatidae</w:t>
            </w:r>
          </w:p>
        </w:tc>
      </w:tr>
      <w:tr w:rsidR="005B0566" w14:paraId="05027332" w14:textId="77777777">
        <w:trPr>
          <w:trHeight w:hRule="exact" w:val="369"/>
        </w:trPr>
        <w:tc>
          <w:tcPr>
            <w:tcW w:w="2410" w:type="dxa"/>
            <w:shd w:val="clear" w:color="auto" w:fill="auto"/>
            <w:tcMar>
              <w:top w:w="80" w:type="dxa"/>
              <w:left w:w="80" w:type="dxa"/>
              <w:bottom w:w="80" w:type="dxa"/>
              <w:right w:w="80" w:type="dxa"/>
            </w:tcMar>
            <w:vAlign w:val="center"/>
          </w:tcPr>
          <w:p w14:paraId="4739511F" w14:textId="77777777" w:rsidR="005B0566" w:rsidRDefault="005B0566">
            <w:pPr>
              <w:rPr>
                <w:sz w:val="24"/>
                <w:szCs w:val="24"/>
              </w:rPr>
            </w:pPr>
          </w:p>
        </w:tc>
        <w:tc>
          <w:tcPr>
            <w:tcW w:w="2126" w:type="dxa"/>
            <w:shd w:val="clear" w:color="auto" w:fill="auto"/>
            <w:vAlign w:val="center"/>
          </w:tcPr>
          <w:p w14:paraId="7CE9F47D"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65564A2" w14:textId="77777777" w:rsidR="005B0566" w:rsidRDefault="00DD4E15">
            <w:pPr>
              <w:rPr>
                <w:sz w:val="24"/>
                <w:szCs w:val="24"/>
              </w:rPr>
            </w:pPr>
            <w:r>
              <w:rPr>
                <w:sz w:val="24"/>
                <w:szCs w:val="24"/>
              </w:rPr>
              <w:t>Sarcophagidae</w:t>
            </w:r>
          </w:p>
        </w:tc>
      </w:tr>
      <w:tr w:rsidR="005B0566" w14:paraId="3657F6D3" w14:textId="77777777">
        <w:trPr>
          <w:trHeight w:hRule="exact" w:val="369"/>
        </w:trPr>
        <w:tc>
          <w:tcPr>
            <w:tcW w:w="2410" w:type="dxa"/>
            <w:shd w:val="clear" w:color="auto" w:fill="auto"/>
            <w:tcMar>
              <w:top w:w="80" w:type="dxa"/>
              <w:left w:w="80" w:type="dxa"/>
              <w:bottom w:w="80" w:type="dxa"/>
              <w:right w:w="80" w:type="dxa"/>
            </w:tcMar>
            <w:vAlign w:val="center"/>
          </w:tcPr>
          <w:p w14:paraId="4A09FE8F" w14:textId="77777777" w:rsidR="005B0566" w:rsidRDefault="005B0566">
            <w:pPr>
              <w:rPr>
                <w:sz w:val="24"/>
                <w:szCs w:val="24"/>
              </w:rPr>
            </w:pPr>
          </w:p>
        </w:tc>
        <w:tc>
          <w:tcPr>
            <w:tcW w:w="2126" w:type="dxa"/>
            <w:shd w:val="clear" w:color="auto" w:fill="auto"/>
            <w:vAlign w:val="center"/>
          </w:tcPr>
          <w:p w14:paraId="7C779308"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508701" w14:textId="77777777" w:rsidR="005B0566" w:rsidRDefault="00DD4E15">
            <w:pPr>
              <w:rPr>
                <w:sz w:val="24"/>
                <w:szCs w:val="24"/>
              </w:rPr>
            </w:pPr>
            <w:r>
              <w:rPr>
                <w:sz w:val="24"/>
                <w:szCs w:val="24"/>
              </w:rPr>
              <w:t>Sciomyzidae</w:t>
            </w:r>
          </w:p>
        </w:tc>
      </w:tr>
      <w:tr w:rsidR="005B0566" w14:paraId="40528BC9" w14:textId="77777777">
        <w:trPr>
          <w:trHeight w:hRule="exact" w:val="369"/>
        </w:trPr>
        <w:tc>
          <w:tcPr>
            <w:tcW w:w="2410" w:type="dxa"/>
            <w:shd w:val="clear" w:color="auto" w:fill="auto"/>
            <w:tcMar>
              <w:top w:w="80" w:type="dxa"/>
              <w:left w:w="80" w:type="dxa"/>
              <w:bottom w:w="80" w:type="dxa"/>
              <w:right w:w="80" w:type="dxa"/>
            </w:tcMar>
            <w:vAlign w:val="center"/>
          </w:tcPr>
          <w:p w14:paraId="67A4BEBD" w14:textId="77777777" w:rsidR="005B0566" w:rsidRDefault="005B0566">
            <w:pPr>
              <w:rPr>
                <w:sz w:val="24"/>
                <w:szCs w:val="24"/>
              </w:rPr>
            </w:pPr>
          </w:p>
        </w:tc>
        <w:tc>
          <w:tcPr>
            <w:tcW w:w="2126" w:type="dxa"/>
            <w:shd w:val="clear" w:color="auto" w:fill="auto"/>
            <w:vAlign w:val="center"/>
          </w:tcPr>
          <w:p w14:paraId="36363A71"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6CDC76" w14:textId="77777777" w:rsidR="005B0566" w:rsidRDefault="00DD4E15">
            <w:pPr>
              <w:rPr>
                <w:sz w:val="24"/>
                <w:szCs w:val="24"/>
              </w:rPr>
            </w:pPr>
            <w:r>
              <w:rPr>
                <w:sz w:val="24"/>
                <w:szCs w:val="24"/>
              </w:rPr>
              <w:t>Sphaeroceridae</w:t>
            </w:r>
          </w:p>
        </w:tc>
      </w:tr>
      <w:tr w:rsidR="005B0566" w14:paraId="333D871E" w14:textId="77777777">
        <w:trPr>
          <w:trHeight w:hRule="exact" w:val="369"/>
        </w:trPr>
        <w:tc>
          <w:tcPr>
            <w:tcW w:w="2410" w:type="dxa"/>
            <w:shd w:val="clear" w:color="auto" w:fill="auto"/>
            <w:tcMar>
              <w:top w:w="80" w:type="dxa"/>
              <w:left w:w="80" w:type="dxa"/>
              <w:bottom w:w="80" w:type="dxa"/>
              <w:right w:w="80" w:type="dxa"/>
            </w:tcMar>
            <w:vAlign w:val="center"/>
          </w:tcPr>
          <w:p w14:paraId="39C96D98" w14:textId="77777777" w:rsidR="005B0566" w:rsidRDefault="005B0566">
            <w:pPr>
              <w:rPr>
                <w:sz w:val="24"/>
                <w:szCs w:val="24"/>
              </w:rPr>
            </w:pPr>
          </w:p>
        </w:tc>
        <w:tc>
          <w:tcPr>
            <w:tcW w:w="2126" w:type="dxa"/>
            <w:shd w:val="clear" w:color="auto" w:fill="auto"/>
            <w:vAlign w:val="center"/>
          </w:tcPr>
          <w:p w14:paraId="7F7E364F"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7F66997" w14:textId="77777777" w:rsidR="005B0566" w:rsidRDefault="00DD4E15">
            <w:pPr>
              <w:rPr>
                <w:sz w:val="24"/>
                <w:szCs w:val="24"/>
              </w:rPr>
            </w:pPr>
            <w:r>
              <w:rPr>
                <w:sz w:val="24"/>
                <w:szCs w:val="24"/>
              </w:rPr>
              <w:t>Stratiomyidae</w:t>
            </w:r>
          </w:p>
        </w:tc>
      </w:tr>
      <w:tr w:rsidR="005B0566" w14:paraId="42105BFD" w14:textId="77777777">
        <w:trPr>
          <w:trHeight w:hRule="exact" w:val="369"/>
        </w:trPr>
        <w:tc>
          <w:tcPr>
            <w:tcW w:w="2410" w:type="dxa"/>
            <w:shd w:val="clear" w:color="auto" w:fill="auto"/>
            <w:tcMar>
              <w:top w:w="80" w:type="dxa"/>
              <w:left w:w="80" w:type="dxa"/>
              <w:bottom w:w="80" w:type="dxa"/>
              <w:right w:w="80" w:type="dxa"/>
            </w:tcMar>
            <w:vAlign w:val="center"/>
          </w:tcPr>
          <w:p w14:paraId="5A756BC1" w14:textId="77777777" w:rsidR="005B0566" w:rsidRDefault="005B0566">
            <w:pPr>
              <w:rPr>
                <w:sz w:val="24"/>
                <w:szCs w:val="24"/>
              </w:rPr>
            </w:pPr>
          </w:p>
        </w:tc>
        <w:tc>
          <w:tcPr>
            <w:tcW w:w="2126" w:type="dxa"/>
            <w:shd w:val="clear" w:color="auto" w:fill="auto"/>
            <w:vAlign w:val="center"/>
          </w:tcPr>
          <w:p w14:paraId="65B3AD7E" w14:textId="77777777"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913A792" w14:textId="77777777" w:rsidR="005B0566" w:rsidRDefault="00DD4E15">
            <w:pPr>
              <w:rPr>
                <w:sz w:val="24"/>
                <w:szCs w:val="24"/>
              </w:rPr>
            </w:pPr>
            <w:r>
              <w:rPr>
                <w:sz w:val="24"/>
                <w:szCs w:val="24"/>
              </w:rPr>
              <w:t>Tephritidae</w:t>
            </w:r>
          </w:p>
        </w:tc>
      </w:tr>
      <w:tr w:rsidR="005B0566" w14:paraId="0265F5B0" w14:textId="77777777">
        <w:trPr>
          <w:trHeight w:hRule="exact" w:val="369"/>
        </w:trPr>
        <w:tc>
          <w:tcPr>
            <w:tcW w:w="2410" w:type="dxa"/>
            <w:shd w:val="clear" w:color="auto" w:fill="auto"/>
            <w:tcMar>
              <w:top w:w="80" w:type="dxa"/>
              <w:left w:w="80" w:type="dxa"/>
              <w:bottom w:w="80" w:type="dxa"/>
              <w:right w:w="80" w:type="dxa"/>
            </w:tcMar>
            <w:vAlign w:val="center"/>
          </w:tcPr>
          <w:p w14:paraId="08A5CB7C" w14:textId="77777777" w:rsidR="005B0566" w:rsidRDefault="005B0566">
            <w:pPr>
              <w:rPr>
                <w:sz w:val="24"/>
                <w:szCs w:val="24"/>
              </w:rPr>
            </w:pPr>
          </w:p>
        </w:tc>
        <w:tc>
          <w:tcPr>
            <w:tcW w:w="2126" w:type="dxa"/>
            <w:shd w:val="clear" w:color="auto" w:fill="auto"/>
            <w:vAlign w:val="center"/>
          </w:tcPr>
          <w:p w14:paraId="5B7C0DF7"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130A63B" w14:textId="77777777" w:rsidR="005B0566" w:rsidRDefault="00DD4E15">
            <w:pPr>
              <w:rPr>
                <w:sz w:val="24"/>
                <w:szCs w:val="24"/>
              </w:rPr>
            </w:pPr>
            <w:r>
              <w:rPr>
                <w:sz w:val="24"/>
                <w:szCs w:val="24"/>
              </w:rPr>
              <w:t>Tetrigidae</w:t>
            </w:r>
          </w:p>
        </w:tc>
      </w:tr>
      <w:tr w:rsidR="005B0566" w14:paraId="6E15A9E9" w14:textId="77777777">
        <w:trPr>
          <w:trHeight w:hRule="exact" w:val="369"/>
        </w:trPr>
        <w:tc>
          <w:tcPr>
            <w:tcW w:w="2410" w:type="dxa"/>
            <w:shd w:val="clear" w:color="auto" w:fill="auto"/>
            <w:tcMar>
              <w:top w:w="80" w:type="dxa"/>
              <w:left w:w="80" w:type="dxa"/>
              <w:bottom w:w="80" w:type="dxa"/>
              <w:right w:w="80" w:type="dxa"/>
            </w:tcMar>
            <w:vAlign w:val="center"/>
          </w:tcPr>
          <w:p w14:paraId="1C8F02A8" w14:textId="77777777" w:rsidR="005B0566" w:rsidRDefault="005B0566">
            <w:pPr>
              <w:rPr>
                <w:sz w:val="24"/>
                <w:szCs w:val="24"/>
              </w:rPr>
            </w:pPr>
          </w:p>
        </w:tc>
        <w:tc>
          <w:tcPr>
            <w:tcW w:w="2126" w:type="dxa"/>
            <w:shd w:val="clear" w:color="auto" w:fill="auto"/>
            <w:vAlign w:val="center"/>
          </w:tcPr>
          <w:p w14:paraId="3565B6D5" w14:textId="77777777"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A23E505" w14:textId="77777777" w:rsidR="005B0566" w:rsidRDefault="00DD4E15">
            <w:pPr>
              <w:rPr>
                <w:sz w:val="24"/>
                <w:szCs w:val="24"/>
              </w:rPr>
            </w:pPr>
            <w:r>
              <w:rPr>
                <w:sz w:val="24"/>
                <w:szCs w:val="24"/>
              </w:rPr>
              <w:t>Tridactylidae</w:t>
            </w:r>
          </w:p>
        </w:tc>
      </w:tr>
    </w:tbl>
    <w:p w14:paraId="50243938" w14:textId="77777777" w:rsidR="005B0566" w:rsidRDefault="00DD4E15">
      <w:pPr>
        <w:rPr>
          <w:b/>
          <w:color w:val="FF0000"/>
          <w:sz w:val="24"/>
          <w:szCs w:val="24"/>
        </w:rPr>
      </w:pPr>
      <w:r>
        <w:rPr>
          <w:b/>
          <w:color w:val="FF0000"/>
          <w:sz w:val="24"/>
          <w:szCs w:val="24"/>
        </w:rPr>
        <w:br w:type="page"/>
      </w:r>
    </w:p>
    <w:p w14:paraId="18B3F0A3" w14:textId="77777777" w:rsidR="005B0566" w:rsidRDefault="00DD4E15">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14:paraId="0F29A9F4" w14:textId="77777777"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4A236825" w14:textId="77777777" w:rsidR="005B0566" w:rsidRDefault="00DD4E15">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4B5F1F7E"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1B480CA0"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36192686" w14:textId="77777777"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7DE7B8B2" w14:textId="77777777"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3DA57296" w14:textId="77777777"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5B0566" w14:paraId="1F607AD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4C69B7BA" w14:textId="77777777" w:rsidR="005B0566" w:rsidRDefault="005B0566">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0EBA3C5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19AA241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F3810BA"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14E67F2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9A884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00F14A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43BC06DF" w14:textId="77777777" w:rsidR="005B0566"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5B0566" w14:paraId="32BB7AD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5356847E" w14:textId="77777777" w:rsidR="005B0566" w:rsidRDefault="00DD4E15">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3925BA8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777298D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025DBC2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61090F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339E8C9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64857E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70561DA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DF7DE9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D652DF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DA0AFE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889D91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B5AE1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89C601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621ECF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53170B4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361926F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3E34D02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922338C"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02057C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D53A6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2F311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B7B938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1ED871A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708CB6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614564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1BEADC5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B22AA6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BEF443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51A0C2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350801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24EE9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85A99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36C0B1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96A3E7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3CCF12F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145E56"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473C37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81E64E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10CB81"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C5BDD8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2B4E000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6A62BAD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68A5D45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5320672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16C0DA"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6F15D7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49B51D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A01E2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AB228C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FD2DC8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7763855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FFFCB2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34DBCBE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22764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E1F2D5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1C713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7307E2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A63C3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705B8D6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034D756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D9DABF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13FEA36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2A0FD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BAFA5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C64180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6FA240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544DA7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7D7DCA5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5DC9486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DEB393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1DE544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ACECD7B"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AADAA3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680B9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90C91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27F44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0766935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052F3E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0705E4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1059A1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9555E92"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B1A06C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1083680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C3B671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DEE587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2BC56E4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5025775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485FDF4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080AE87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EF5EC8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B80C8E4"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6A7D3C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F746A5C"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02128E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332C26A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3FD48A1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57C3A7D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1349570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5857673"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C1DE35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A8022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66B7A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0A071A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r>
              <w:rPr>
                <w:rFonts w:cs="Arial" w:hint="eastAsia"/>
                <w:color w:val="auto"/>
                <w:sz w:val="22"/>
              </w:rPr>
              <w:t>0</w:t>
            </w:r>
          </w:p>
        </w:tc>
        <w:tc>
          <w:tcPr>
            <w:tcW w:w="1868" w:type="dxa"/>
            <w:tcBorders>
              <w:right w:val="nil"/>
            </w:tcBorders>
            <w:shd w:val="clear" w:color="auto" w:fill="auto"/>
            <w:noWrap/>
            <w:vAlign w:val="center"/>
          </w:tcPr>
          <w:p w14:paraId="0636359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68B3CF9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552F512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14:paraId="29ACB03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9D80A9"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85DC5A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74BE6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9B8953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94109C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4F20732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2AEF709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3EBE681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0B295CC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F0469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CD0827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62AF6B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94877E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C2D424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3F53367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65E3DD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18763D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216D1D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CD9484F"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6B7EED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95391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5F8B6A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183A2B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520651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576AA6E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3190FBC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549334D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7BE2F7"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BBF05B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A4BB54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575E5D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6FF57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5CD72BA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45B1C47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FCBB2B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DE0EF3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5F4F09"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1967DCD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08F21E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139A6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117C10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67541DC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10824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06E2DD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5A1067C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46CD1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C37456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6E239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57060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890308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6EA1DAD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256693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580F327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0AA0982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26B42D8" w14:textId="77777777" w:rsidR="005B0566" w:rsidRDefault="00DD4E15">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27F03FB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46C95B3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35BD6A5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EA5037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5B81C13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1BDF54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1B57D9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2F672B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F8BDE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A9AC65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EB8265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A3A18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579CF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7D1D388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650DA1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56FD6AC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75AF254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39AC9B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7438598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CF5BC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016D2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C5A5B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347460C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6FB1D50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1446A83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648EB21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B353D6D"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482608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8BE046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6CBB590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A524BA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722E6DF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7A3E4E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4359BC0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45C2BC2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15388AE"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0CAF510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CC36C6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2196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3AA21E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00E38B6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3467211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36D5E2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5E855CA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B7FCB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F66608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59109E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35E95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745835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30CCD7E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3D82B7D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AD2A80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4C1EA65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D4138E8"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0A30F0E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2959DF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10DAB9D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219540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10B8D32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1D8A484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D02B67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1FB377A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DFE012"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DA4008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B5542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6906B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232C7E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612C090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163A4D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6B7AEA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14:paraId="73EC09A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3025D12"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CB94AB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B750E4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4B1768F"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1E31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1C68735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E1E88F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2479E8F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2AB4CDB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13B1A0B"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362F1D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55E4706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7B96BE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F6D24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7928D86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2F03002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212886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2AE2CB5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5443FCA"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6501A9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A184C5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135CF1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856A09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6E5C793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6CA3B03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5EACEBE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01B8F92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9A0B5C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56B85D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F95E9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ADD0F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43784D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40EF89B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082FD0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7C3113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14:paraId="67DE3B9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03AADA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56239AE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EFAA79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60FB7E7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B2F0FF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478553A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0E7C38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643F36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6F2736C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3A1FDE1"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9586A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B5B1C9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65A77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3D6B14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6E5C1FA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5F3807B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38DBA0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4AD38D7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E6D30A8"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DF0781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3B189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2C233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B4FC93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1EE689A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0D3BF3F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500AD67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4A9BA6B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E70B7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AE8F2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B74967"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387B3A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804198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055618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668A9AE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6E65989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15ADBDF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0573D1A"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3DCFF5F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E1D1286"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5C852E"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46E222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02045E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7126505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65E4CD8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1187953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5E55BF"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0C5B2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10B33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B72D1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54A112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4581667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1045379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A71F9C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653C76A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975387A" w14:textId="77777777" w:rsidR="005B0566" w:rsidRDefault="00DD4E15">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410468B4"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613186B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4095B8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609A72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2B5E843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640243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45EE624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8D238F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BA2095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24C37EC"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0A4E3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67B35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C586B0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570E8B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63FD96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128D7B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6962CB7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E0340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1B37966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92B6C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7BC33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FFC1E2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761D482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5C65204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E93710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2ADF7A5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E2566FC"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BEC8C9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DA5BC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7000338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2C6293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7274AF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5972C8F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23951F5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1C035D3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A64FE25"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F76C787"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AD16A1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EDF214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10BD0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D43B07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08D63E9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1E2C13E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5C618B6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81C66A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49A82F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9FDC7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DA39D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7E9E12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5270165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3115309D"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14F6D54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14:paraId="7CC59FE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2E544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7D64CBE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F0985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0F11400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3D176F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35CE1E0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3F62B7C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93120D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0258164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93A1C1"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EB13E4E"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B0245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6E9D3C"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E92BDC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6E87FB05"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71B5ECB1"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6B46487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72A44F5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85AF85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4F6AA1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5E89F9F"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8406ED6"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AE908A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28FDEF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30D5D1C8"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5DDA23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0476CB6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485EF57"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3BB1F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2A268CD9"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3F624F2"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4F40FA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1209A5A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1723E629"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5741701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541DA79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C64D640"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37C2DD1"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DF67939"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39578C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847CB9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355AB43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73BFFF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27C88ED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403B4BF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0B38754"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25B66D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84872B"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2424048"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2A8E4D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45F1D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00A5FE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690D59CF"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14:paraId="5EC1591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DDD2C0D"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68EFBDD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53007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B462F93"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E9BD96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6BF0AE7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0B6302B3"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706B484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680926F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A8373F0"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0039AF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5C312D"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CD7371B"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769E3A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244F0CC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07AB08D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477ED6F4"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14:paraId="0843911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2294AF1"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452CDEA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65D9F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6704BD"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E2D88B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33E3E92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4974F21C"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2678EDB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14:paraId="2D49736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323025E"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11E9B28"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32FA3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4B4E72A"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B152D6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67B4E3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037360C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7C53935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637E0A4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5DC68B7" w14:textId="77777777" w:rsidR="005B0566" w:rsidRDefault="005B0566">
            <w:pPr>
              <w:spacing w:after="0" w:line="240" w:lineRule="auto"/>
              <w:jc w:val="left"/>
              <w:rPr>
                <w:rFonts w:cs="Arial"/>
                <w:b w:val="0"/>
                <w:color w:val="auto"/>
                <w:sz w:val="22"/>
              </w:rPr>
            </w:pPr>
          </w:p>
        </w:tc>
        <w:tc>
          <w:tcPr>
            <w:tcW w:w="1578" w:type="dxa"/>
            <w:shd w:val="clear" w:color="auto" w:fill="auto"/>
            <w:noWrap/>
            <w:vAlign w:val="center"/>
          </w:tcPr>
          <w:p w14:paraId="23AA26D3"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1A02752"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8115740"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C4CD94A"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4B38B7B6"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59EC941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63F90692"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14:paraId="3C4C9EB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55DD7BA" w14:textId="77777777"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C29FDC5"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F94A80" w14:textId="77777777"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AC0BD5" w14:textId="77777777"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A4EC377"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6AADAB4E"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391D1F0"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C2FAEAB" w14:textId="77777777"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62721FC8" w14:textId="77777777" w:rsidR="005B0566" w:rsidRDefault="00DD4E15">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4F3A302B" w14:textId="77777777" w:rsidR="005B0566" w:rsidRDefault="00DD4E15">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5B0566" w14:paraId="67722A45"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0656CCC6" w14:textId="77777777" w:rsidR="005B0566" w:rsidRDefault="00DD4E15">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4AFA71AA" w14:textId="77777777" w:rsidR="005B0566" w:rsidRDefault="00DD4E15">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04E76745" w14:textId="77777777" w:rsidR="005B0566" w:rsidRDefault="00DD4E15">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3C7173BF" w14:textId="77777777" w:rsidR="005B0566" w:rsidRDefault="00DD4E15">
            <w:pPr>
              <w:spacing w:line="240" w:lineRule="auto"/>
              <w:jc w:val="center"/>
              <w:rPr>
                <w:sz w:val="24"/>
                <w:szCs w:val="24"/>
              </w:rPr>
            </w:pPr>
            <w:r>
              <w:rPr>
                <w:rFonts w:hint="eastAsia"/>
                <w:sz w:val="24"/>
                <w:szCs w:val="24"/>
              </w:rPr>
              <w:t>Year 2019</w:t>
            </w:r>
          </w:p>
        </w:tc>
      </w:tr>
      <w:tr w:rsidR="005B0566" w14:paraId="0DAD6F44" w14:textId="77777777">
        <w:trPr>
          <w:trHeight w:hRule="exact" w:val="461"/>
        </w:trPr>
        <w:tc>
          <w:tcPr>
            <w:tcW w:w="1821" w:type="pct"/>
            <w:shd w:val="clear" w:color="auto" w:fill="auto"/>
            <w:tcMar>
              <w:top w:w="80" w:type="dxa"/>
              <w:left w:w="80" w:type="dxa"/>
              <w:bottom w:w="80" w:type="dxa"/>
              <w:right w:w="80" w:type="dxa"/>
            </w:tcMar>
            <w:vAlign w:val="center"/>
          </w:tcPr>
          <w:p w14:paraId="21CC88A3" w14:textId="77777777" w:rsidR="005B0566" w:rsidRDefault="00DD4E15">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3EA29A73" w14:textId="77777777" w:rsidR="005B0566" w:rsidRDefault="00DD4E15">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7F0C0152" w14:textId="77777777" w:rsidR="005B0566" w:rsidRDefault="00DD4E15">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0A9B94F0" w14:textId="77777777" w:rsidR="005B0566" w:rsidRDefault="00DD4E15">
            <w:pPr>
              <w:jc w:val="center"/>
              <w:textAlignment w:val="center"/>
              <w:rPr>
                <w:sz w:val="24"/>
                <w:szCs w:val="24"/>
              </w:rPr>
            </w:pPr>
            <w:r>
              <w:rPr>
                <w:rFonts w:eastAsia="SimSun" w:cs="Arial"/>
                <w:sz w:val="24"/>
                <w:szCs w:val="24"/>
                <w:lang w:eastAsia="zh-CN"/>
              </w:rPr>
              <w:t>69.7%</w:t>
            </w:r>
          </w:p>
        </w:tc>
      </w:tr>
      <w:tr w:rsidR="005B0566" w14:paraId="08EE57A5" w14:textId="77777777">
        <w:trPr>
          <w:trHeight w:hRule="exact" w:val="461"/>
        </w:trPr>
        <w:tc>
          <w:tcPr>
            <w:tcW w:w="1821" w:type="pct"/>
            <w:shd w:val="clear" w:color="auto" w:fill="auto"/>
            <w:tcMar>
              <w:top w:w="80" w:type="dxa"/>
              <w:left w:w="80" w:type="dxa"/>
              <w:bottom w:w="80" w:type="dxa"/>
              <w:right w:w="80" w:type="dxa"/>
            </w:tcMar>
            <w:vAlign w:val="center"/>
          </w:tcPr>
          <w:p w14:paraId="51924065" w14:textId="77777777" w:rsidR="005B0566" w:rsidRDefault="00DD4E15">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72BD4179" w14:textId="77777777" w:rsidR="005B0566" w:rsidRDefault="00DD4E15">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6185B68A" w14:textId="77777777" w:rsidR="005B0566" w:rsidRDefault="00DD4E15">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61B8C870" w14:textId="77777777" w:rsidR="005B0566" w:rsidRDefault="00DD4E15">
            <w:pPr>
              <w:jc w:val="center"/>
              <w:textAlignment w:val="center"/>
              <w:rPr>
                <w:sz w:val="24"/>
                <w:szCs w:val="24"/>
              </w:rPr>
            </w:pPr>
            <w:r>
              <w:rPr>
                <w:rFonts w:eastAsia="SimSun" w:cs="Arial"/>
                <w:sz w:val="24"/>
                <w:szCs w:val="24"/>
                <w:lang w:eastAsia="zh-CN"/>
              </w:rPr>
              <w:t>25.4%</w:t>
            </w:r>
          </w:p>
        </w:tc>
      </w:tr>
      <w:tr w:rsidR="005B0566" w14:paraId="0D5BD49E" w14:textId="77777777">
        <w:trPr>
          <w:trHeight w:hRule="exact" w:val="461"/>
        </w:trPr>
        <w:tc>
          <w:tcPr>
            <w:tcW w:w="1821" w:type="pct"/>
            <w:shd w:val="clear" w:color="auto" w:fill="auto"/>
            <w:tcMar>
              <w:top w:w="80" w:type="dxa"/>
              <w:left w:w="80" w:type="dxa"/>
              <w:bottom w:w="80" w:type="dxa"/>
              <w:right w:w="80" w:type="dxa"/>
            </w:tcMar>
            <w:vAlign w:val="center"/>
          </w:tcPr>
          <w:p w14:paraId="3AA4F815" w14:textId="77777777" w:rsidR="005B0566" w:rsidRDefault="00DD4E15">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65CE1EBC" w14:textId="77777777" w:rsidR="005B0566" w:rsidRDefault="00DD4E15">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2F7DFBB9" w14:textId="77777777" w:rsidR="005B0566" w:rsidRDefault="00DD4E15">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0F2EB17D" w14:textId="77777777" w:rsidR="005B0566" w:rsidRDefault="00DD4E15">
            <w:pPr>
              <w:jc w:val="center"/>
              <w:textAlignment w:val="center"/>
              <w:rPr>
                <w:sz w:val="24"/>
                <w:szCs w:val="24"/>
              </w:rPr>
            </w:pPr>
            <w:r>
              <w:rPr>
                <w:rFonts w:eastAsia="SimSun" w:cs="Arial"/>
                <w:sz w:val="24"/>
                <w:szCs w:val="24"/>
                <w:lang w:eastAsia="zh-CN"/>
              </w:rPr>
              <w:t>1.3%</w:t>
            </w:r>
          </w:p>
        </w:tc>
      </w:tr>
      <w:tr w:rsidR="005B0566" w14:paraId="445FD948" w14:textId="77777777">
        <w:trPr>
          <w:trHeight w:hRule="exact" w:val="461"/>
        </w:trPr>
        <w:tc>
          <w:tcPr>
            <w:tcW w:w="1821" w:type="pct"/>
            <w:shd w:val="clear" w:color="auto" w:fill="auto"/>
            <w:tcMar>
              <w:top w:w="80" w:type="dxa"/>
              <w:left w:w="80" w:type="dxa"/>
              <w:bottom w:w="80" w:type="dxa"/>
              <w:right w:w="80" w:type="dxa"/>
            </w:tcMar>
            <w:vAlign w:val="center"/>
          </w:tcPr>
          <w:p w14:paraId="16F85A76" w14:textId="77777777" w:rsidR="005B0566" w:rsidRDefault="00DD4E15">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50B32906" w14:textId="77777777" w:rsidR="005B0566" w:rsidRDefault="00DD4E15">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0439A1F3" w14:textId="77777777" w:rsidR="005B0566" w:rsidRDefault="00DD4E15">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3206A7CB" w14:textId="77777777" w:rsidR="005B0566" w:rsidRDefault="00DD4E15">
            <w:pPr>
              <w:jc w:val="center"/>
              <w:textAlignment w:val="center"/>
              <w:rPr>
                <w:sz w:val="24"/>
                <w:szCs w:val="24"/>
              </w:rPr>
            </w:pPr>
            <w:r>
              <w:rPr>
                <w:rFonts w:eastAsia="SimSun" w:cs="Arial"/>
                <w:sz w:val="24"/>
                <w:szCs w:val="24"/>
                <w:lang w:eastAsia="zh-CN"/>
              </w:rPr>
              <w:t>0.8%</w:t>
            </w:r>
          </w:p>
        </w:tc>
      </w:tr>
      <w:tr w:rsidR="005B0566" w14:paraId="46948FF8" w14:textId="77777777">
        <w:trPr>
          <w:trHeight w:hRule="exact" w:val="461"/>
        </w:trPr>
        <w:tc>
          <w:tcPr>
            <w:tcW w:w="1821" w:type="pct"/>
            <w:shd w:val="clear" w:color="auto" w:fill="auto"/>
            <w:tcMar>
              <w:top w:w="80" w:type="dxa"/>
              <w:left w:w="80" w:type="dxa"/>
              <w:bottom w:w="80" w:type="dxa"/>
              <w:right w:w="80" w:type="dxa"/>
            </w:tcMar>
            <w:vAlign w:val="center"/>
          </w:tcPr>
          <w:p w14:paraId="2C1F8463" w14:textId="77777777" w:rsidR="005B0566" w:rsidRDefault="00DD4E15">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50268CA6" w14:textId="77777777" w:rsidR="005B0566" w:rsidRDefault="00DD4E15">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71EEAF77" w14:textId="77777777" w:rsidR="005B0566" w:rsidRDefault="00DD4E15">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6CCE6F66" w14:textId="77777777" w:rsidR="005B0566" w:rsidRDefault="00DD4E15">
            <w:pPr>
              <w:jc w:val="center"/>
              <w:textAlignment w:val="center"/>
              <w:rPr>
                <w:sz w:val="24"/>
                <w:szCs w:val="24"/>
              </w:rPr>
            </w:pPr>
            <w:r>
              <w:rPr>
                <w:rFonts w:eastAsia="SimSun" w:cs="Arial"/>
                <w:sz w:val="24"/>
                <w:szCs w:val="24"/>
                <w:lang w:eastAsia="zh-CN"/>
              </w:rPr>
              <w:t>2.8%</w:t>
            </w:r>
          </w:p>
        </w:tc>
      </w:tr>
      <w:tr w:rsidR="005B0566" w14:paraId="73AB10D1" w14:textId="77777777">
        <w:trPr>
          <w:trHeight w:hRule="exact" w:val="461"/>
        </w:trPr>
        <w:tc>
          <w:tcPr>
            <w:tcW w:w="1821" w:type="pct"/>
            <w:shd w:val="clear" w:color="auto" w:fill="auto"/>
            <w:tcMar>
              <w:top w:w="80" w:type="dxa"/>
              <w:left w:w="80" w:type="dxa"/>
              <w:bottom w:w="80" w:type="dxa"/>
              <w:right w:w="80" w:type="dxa"/>
            </w:tcMar>
            <w:vAlign w:val="center"/>
          </w:tcPr>
          <w:p w14:paraId="4C63F6EF" w14:textId="77777777" w:rsidR="005B0566" w:rsidRDefault="00DD4E15">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3205007F" w14:textId="77777777" w:rsidR="005B0566" w:rsidRDefault="00DD4E15">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4F0E188" w14:textId="77777777" w:rsidR="005B0566" w:rsidRDefault="00DD4E15">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2808C645" w14:textId="77777777" w:rsidR="005B0566" w:rsidRDefault="00DD4E15">
            <w:pPr>
              <w:spacing w:line="240" w:lineRule="auto"/>
              <w:jc w:val="center"/>
              <w:rPr>
                <w:sz w:val="24"/>
                <w:szCs w:val="24"/>
              </w:rPr>
            </w:pPr>
            <w:r>
              <w:rPr>
                <w:sz w:val="24"/>
                <w:szCs w:val="24"/>
              </w:rPr>
              <w:t>100%</w:t>
            </w:r>
          </w:p>
        </w:tc>
      </w:tr>
    </w:tbl>
    <w:p w14:paraId="04B11445" w14:textId="77777777" w:rsidR="005B0566" w:rsidRDefault="005B0566">
      <w:pPr>
        <w:spacing w:line="480" w:lineRule="auto"/>
        <w:rPr>
          <w:b/>
          <w:szCs w:val="24"/>
        </w:rPr>
      </w:pPr>
    </w:p>
    <w:p w14:paraId="186355BD" w14:textId="77777777" w:rsidR="005B0566" w:rsidRDefault="00DD4E15">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5B0566" w14:paraId="32CCD6B5"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5DCEFC1" w14:textId="77777777" w:rsidR="005B0566" w:rsidRDefault="00DD4E15">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77E68C83" w14:textId="77777777" w:rsidR="005B0566" w:rsidRDefault="00DD4E15">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62A96FC7" w14:textId="77777777" w:rsidR="005B0566" w:rsidRDefault="00DD4E15">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19321E9B" w14:textId="77777777" w:rsidR="005B0566" w:rsidRDefault="00DD4E15">
            <w:pPr>
              <w:spacing w:line="240" w:lineRule="auto"/>
              <w:jc w:val="center"/>
              <w:rPr>
                <w:sz w:val="24"/>
                <w:szCs w:val="24"/>
              </w:rPr>
            </w:pPr>
            <w:r>
              <w:rPr>
                <w:rFonts w:hint="eastAsia"/>
                <w:sz w:val="24"/>
                <w:szCs w:val="24"/>
              </w:rPr>
              <w:t>Year 2019</w:t>
            </w:r>
          </w:p>
        </w:tc>
      </w:tr>
      <w:tr w:rsidR="005B0566" w14:paraId="53B5D370" w14:textId="77777777">
        <w:trPr>
          <w:trHeight w:hRule="exact" w:val="461"/>
        </w:trPr>
        <w:tc>
          <w:tcPr>
            <w:tcW w:w="1808" w:type="pct"/>
            <w:shd w:val="clear" w:color="auto" w:fill="auto"/>
            <w:tcMar>
              <w:top w:w="80" w:type="dxa"/>
              <w:left w:w="80" w:type="dxa"/>
              <w:bottom w:w="80" w:type="dxa"/>
              <w:right w:w="80" w:type="dxa"/>
            </w:tcMar>
            <w:vAlign w:val="center"/>
          </w:tcPr>
          <w:p w14:paraId="7755B2A5" w14:textId="77777777" w:rsidR="005B0566" w:rsidRDefault="00DD4E15">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2DB35C6D" w14:textId="77777777" w:rsidR="005B0566" w:rsidRDefault="00DD4E15">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54ED9E6F" w14:textId="77777777" w:rsidR="005B0566" w:rsidRDefault="00DD4E15">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3AE3E430" w14:textId="77777777" w:rsidR="005B0566" w:rsidRDefault="00DD4E15">
            <w:pPr>
              <w:jc w:val="center"/>
              <w:textAlignment w:val="center"/>
              <w:rPr>
                <w:sz w:val="24"/>
                <w:szCs w:val="24"/>
              </w:rPr>
            </w:pPr>
            <w:r>
              <w:rPr>
                <w:rFonts w:eastAsia="SimSun" w:cs="Arial"/>
                <w:sz w:val="24"/>
                <w:szCs w:val="24"/>
                <w:lang w:eastAsia="zh-CN"/>
              </w:rPr>
              <w:t>83.5%</w:t>
            </w:r>
          </w:p>
        </w:tc>
      </w:tr>
      <w:tr w:rsidR="005B0566" w14:paraId="08904EBC" w14:textId="77777777">
        <w:trPr>
          <w:trHeight w:hRule="exact" w:val="461"/>
        </w:trPr>
        <w:tc>
          <w:tcPr>
            <w:tcW w:w="1808" w:type="pct"/>
            <w:shd w:val="clear" w:color="auto" w:fill="auto"/>
            <w:tcMar>
              <w:top w:w="80" w:type="dxa"/>
              <w:left w:w="80" w:type="dxa"/>
              <w:bottom w:w="80" w:type="dxa"/>
              <w:right w:w="80" w:type="dxa"/>
            </w:tcMar>
            <w:vAlign w:val="center"/>
          </w:tcPr>
          <w:p w14:paraId="017D4CE7" w14:textId="77777777" w:rsidR="005B0566" w:rsidRDefault="00DD4E15">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3EFBEBE5" w14:textId="77777777" w:rsidR="005B0566" w:rsidRDefault="00DD4E15">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61958FF3" w14:textId="77777777" w:rsidR="005B0566" w:rsidRDefault="00DD4E15">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41C047D3" w14:textId="77777777" w:rsidR="005B0566" w:rsidRDefault="00DD4E15">
            <w:pPr>
              <w:jc w:val="center"/>
              <w:textAlignment w:val="center"/>
              <w:rPr>
                <w:sz w:val="24"/>
                <w:szCs w:val="24"/>
              </w:rPr>
            </w:pPr>
            <w:r>
              <w:rPr>
                <w:rFonts w:eastAsia="SimSun" w:cs="Arial"/>
                <w:sz w:val="24"/>
                <w:szCs w:val="24"/>
                <w:lang w:eastAsia="zh-CN"/>
              </w:rPr>
              <w:t>6.2%</w:t>
            </w:r>
          </w:p>
        </w:tc>
      </w:tr>
      <w:tr w:rsidR="005B0566" w14:paraId="060FEC5D" w14:textId="77777777">
        <w:trPr>
          <w:trHeight w:hRule="exact" w:val="461"/>
        </w:trPr>
        <w:tc>
          <w:tcPr>
            <w:tcW w:w="1808" w:type="pct"/>
            <w:shd w:val="clear" w:color="auto" w:fill="auto"/>
            <w:tcMar>
              <w:top w:w="80" w:type="dxa"/>
              <w:left w:w="80" w:type="dxa"/>
              <w:bottom w:w="80" w:type="dxa"/>
              <w:right w:w="80" w:type="dxa"/>
            </w:tcMar>
            <w:vAlign w:val="center"/>
          </w:tcPr>
          <w:p w14:paraId="2329370C" w14:textId="77777777" w:rsidR="005B0566" w:rsidRDefault="00DD4E15">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7F319C66" w14:textId="77777777" w:rsidR="005B0566" w:rsidRDefault="00DD4E15">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2D49FB7A" w14:textId="77777777" w:rsidR="005B0566" w:rsidRDefault="00DD4E15">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0A414C11" w14:textId="77777777" w:rsidR="005B0566" w:rsidRDefault="00DD4E15">
            <w:pPr>
              <w:jc w:val="center"/>
              <w:textAlignment w:val="center"/>
              <w:rPr>
                <w:sz w:val="24"/>
                <w:szCs w:val="24"/>
              </w:rPr>
            </w:pPr>
            <w:r>
              <w:rPr>
                <w:rFonts w:eastAsia="SimSun" w:cs="Arial"/>
                <w:sz w:val="24"/>
                <w:szCs w:val="24"/>
                <w:lang w:eastAsia="zh-CN"/>
              </w:rPr>
              <w:t>4.1%</w:t>
            </w:r>
          </w:p>
        </w:tc>
      </w:tr>
      <w:tr w:rsidR="005B0566" w14:paraId="62EF463F" w14:textId="77777777">
        <w:trPr>
          <w:trHeight w:hRule="exact" w:val="461"/>
        </w:trPr>
        <w:tc>
          <w:tcPr>
            <w:tcW w:w="1808" w:type="pct"/>
            <w:shd w:val="clear" w:color="auto" w:fill="auto"/>
            <w:tcMar>
              <w:top w:w="80" w:type="dxa"/>
              <w:left w:w="80" w:type="dxa"/>
              <w:bottom w:w="80" w:type="dxa"/>
              <w:right w:w="80" w:type="dxa"/>
            </w:tcMar>
            <w:vAlign w:val="center"/>
          </w:tcPr>
          <w:p w14:paraId="2BEB6A80" w14:textId="77777777" w:rsidR="005B0566" w:rsidRDefault="00DD4E15">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01618B9E" w14:textId="77777777" w:rsidR="005B0566" w:rsidRDefault="00DD4E15">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1635DB15" w14:textId="77777777" w:rsidR="005B0566" w:rsidRDefault="00DD4E15">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2B226E54" w14:textId="77777777" w:rsidR="005B0566" w:rsidRDefault="00DD4E15">
            <w:pPr>
              <w:jc w:val="center"/>
              <w:textAlignment w:val="center"/>
              <w:rPr>
                <w:sz w:val="24"/>
                <w:szCs w:val="24"/>
              </w:rPr>
            </w:pPr>
            <w:r>
              <w:rPr>
                <w:rFonts w:eastAsia="SimSun" w:cs="Arial"/>
                <w:sz w:val="24"/>
                <w:szCs w:val="24"/>
                <w:lang w:eastAsia="zh-CN"/>
              </w:rPr>
              <w:t>4.5%</w:t>
            </w:r>
          </w:p>
        </w:tc>
      </w:tr>
      <w:tr w:rsidR="005B0566" w14:paraId="003165BE" w14:textId="77777777">
        <w:trPr>
          <w:trHeight w:hRule="exact" w:val="461"/>
        </w:trPr>
        <w:tc>
          <w:tcPr>
            <w:tcW w:w="1808" w:type="pct"/>
            <w:shd w:val="clear" w:color="auto" w:fill="auto"/>
            <w:tcMar>
              <w:top w:w="80" w:type="dxa"/>
              <w:left w:w="80" w:type="dxa"/>
              <w:bottom w:w="80" w:type="dxa"/>
              <w:right w:w="80" w:type="dxa"/>
            </w:tcMar>
            <w:vAlign w:val="center"/>
          </w:tcPr>
          <w:p w14:paraId="1066CA26" w14:textId="77777777" w:rsidR="005B0566" w:rsidRDefault="00DD4E15">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5265DB23" w14:textId="77777777" w:rsidR="005B0566" w:rsidRDefault="00DD4E15">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2894A48F" w14:textId="77777777" w:rsidR="005B0566" w:rsidRDefault="00DD4E15">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6979C96E" w14:textId="77777777" w:rsidR="005B0566" w:rsidRDefault="00DD4E15">
            <w:pPr>
              <w:jc w:val="center"/>
              <w:textAlignment w:val="center"/>
              <w:rPr>
                <w:sz w:val="24"/>
                <w:szCs w:val="24"/>
              </w:rPr>
            </w:pPr>
            <w:r>
              <w:rPr>
                <w:rFonts w:eastAsia="SimSun" w:cs="Arial"/>
                <w:sz w:val="24"/>
                <w:szCs w:val="24"/>
                <w:lang w:eastAsia="zh-CN"/>
              </w:rPr>
              <w:t>1.7%</w:t>
            </w:r>
          </w:p>
        </w:tc>
      </w:tr>
      <w:tr w:rsidR="005B0566" w14:paraId="7BF83A9F" w14:textId="77777777">
        <w:trPr>
          <w:trHeight w:hRule="exact" w:val="461"/>
        </w:trPr>
        <w:tc>
          <w:tcPr>
            <w:tcW w:w="1808" w:type="pct"/>
            <w:shd w:val="clear" w:color="auto" w:fill="auto"/>
            <w:tcMar>
              <w:top w:w="80" w:type="dxa"/>
              <w:left w:w="80" w:type="dxa"/>
              <w:bottom w:w="80" w:type="dxa"/>
              <w:right w:w="80" w:type="dxa"/>
            </w:tcMar>
            <w:vAlign w:val="center"/>
          </w:tcPr>
          <w:p w14:paraId="0218E944" w14:textId="77777777" w:rsidR="005B0566" w:rsidRDefault="00DD4E15">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10B994DF" w14:textId="77777777" w:rsidR="005B0566" w:rsidRDefault="00DD4E15">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3A90F595" w14:textId="77777777" w:rsidR="005B0566" w:rsidRDefault="00DD4E15">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662A3320" w14:textId="77777777" w:rsidR="005B0566" w:rsidRDefault="00DD4E15">
            <w:pPr>
              <w:spacing w:line="240" w:lineRule="auto"/>
              <w:jc w:val="center"/>
              <w:rPr>
                <w:sz w:val="24"/>
                <w:szCs w:val="24"/>
              </w:rPr>
            </w:pPr>
            <w:r>
              <w:rPr>
                <w:sz w:val="24"/>
                <w:szCs w:val="24"/>
              </w:rPr>
              <w:t>100%</w:t>
            </w:r>
          </w:p>
        </w:tc>
      </w:tr>
    </w:tbl>
    <w:p w14:paraId="7CEDEA75" w14:textId="77777777" w:rsidR="005B0566" w:rsidRDefault="005B0566">
      <w:pPr>
        <w:spacing w:line="480" w:lineRule="auto"/>
        <w:rPr>
          <w:b/>
          <w:color w:val="FF0000"/>
          <w:szCs w:val="24"/>
        </w:rPr>
      </w:pPr>
    </w:p>
    <w:p w14:paraId="4E487EB8" w14:textId="77777777" w:rsidR="005B0566" w:rsidRDefault="00DD4E15">
      <w:pPr>
        <w:jc w:val="center"/>
        <w:rPr>
          <w:color w:val="FF0000"/>
        </w:rPr>
      </w:pPr>
      <w:r>
        <w:rPr>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5"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6"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7" cstate="print"/>
                    <a:stretch>
                      <a:fillRect/>
                    </a:stretch>
                  </pic:blipFill>
                  <pic:spPr>
                    <a:xfrm>
                      <a:off x="0" y="0"/>
                      <a:ext cx="4096925" cy="4680000"/>
                    </a:xfrm>
                    <a:prstGeom prst="rect">
                      <a:avLst/>
                    </a:prstGeom>
                  </pic:spPr>
                </pic:pic>
              </a:graphicData>
            </a:graphic>
          </wp:inline>
        </w:drawing>
      </w:r>
    </w:p>
    <w:p w14:paraId="4E322831" w14:textId="77777777" w:rsidR="005B0566" w:rsidRDefault="00DD4E15">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14:paraId="753CC759" w14:textId="77777777" w:rsidR="005B0566" w:rsidRDefault="00DD4E15">
      <w:pPr>
        <w:rPr>
          <w:sz w:val="24"/>
          <w:szCs w:val="24"/>
        </w:rPr>
      </w:pPr>
      <w:r>
        <w:rPr>
          <w:sz w:val="24"/>
          <w:szCs w:val="24"/>
        </w:rPr>
        <w:br w:type="page"/>
      </w:r>
    </w:p>
    <w:p w14:paraId="37B8A296" w14:textId="77777777" w:rsidR="005B0566" w:rsidRDefault="00DD4E15">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8" cstate="print"/>
                    <a:stretch>
                      <a:fillRect/>
                    </a:stretch>
                  </pic:blipFill>
                  <pic:spPr>
                    <a:xfrm>
                      <a:off x="0" y="0"/>
                      <a:ext cx="5943600" cy="4358640"/>
                    </a:xfrm>
                    <a:prstGeom prst="rect">
                      <a:avLst/>
                    </a:prstGeom>
                  </pic:spPr>
                </pic:pic>
              </a:graphicData>
            </a:graphic>
          </wp:inline>
        </w:drawing>
      </w:r>
    </w:p>
    <w:p w14:paraId="414214B5" w14:textId="77777777" w:rsidR="005B0566" w:rsidRDefault="00DD4E15">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rsidR="005B0566">
      <w:footerReference w:type="default" r:id="rId19"/>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CK NTU" w:date="2021-10-14T14:47:00Z" w:initials="">
    <w:p w14:paraId="78C13EDC" w14:textId="77777777" w:rsidR="00DD4E15" w:rsidRDefault="00DD4E15">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C13ED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7E91F" w14:textId="77777777" w:rsidR="008E4EFE" w:rsidRDefault="008E4EFE">
      <w:pPr>
        <w:spacing w:line="240" w:lineRule="auto"/>
      </w:pPr>
      <w:r>
        <w:separator/>
      </w:r>
    </w:p>
  </w:endnote>
  <w:endnote w:type="continuationSeparator" w:id="0">
    <w:p w14:paraId="68189754" w14:textId="77777777" w:rsidR="008E4EFE" w:rsidRDefault="008E4E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045FB028" w14:textId="16A763EC" w:rsidR="00DD4E15" w:rsidRDefault="00DD4E15">
        <w:pPr>
          <w:pStyle w:val="aa"/>
          <w:jc w:val="center"/>
        </w:pPr>
        <w:r>
          <w:fldChar w:fldCharType="begin"/>
        </w:r>
        <w:r>
          <w:instrText xml:space="preserve"> PAGE   \* MERGEFORMAT </w:instrText>
        </w:r>
        <w:r>
          <w:fldChar w:fldCharType="separate"/>
        </w:r>
        <w:r w:rsidR="000776ED" w:rsidRPr="000776ED">
          <w:rPr>
            <w:noProof/>
            <w:lang w:val="zh-TW"/>
          </w:rPr>
          <w:t>1</w:t>
        </w:r>
        <w:r>
          <w:rPr>
            <w:lang w:val="zh-TW"/>
          </w:rPr>
          <w:fldChar w:fldCharType="end"/>
        </w:r>
      </w:p>
    </w:sdtContent>
  </w:sdt>
  <w:p w14:paraId="65F5A4A1" w14:textId="77777777" w:rsidR="00DD4E15" w:rsidRDefault="00DD4E15">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BEB46" w14:textId="77777777" w:rsidR="008E4EFE" w:rsidRDefault="008E4EFE">
      <w:pPr>
        <w:spacing w:after="0"/>
      </w:pPr>
      <w:r>
        <w:separator/>
      </w:r>
    </w:p>
  </w:footnote>
  <w:footnote w:type="continuationSeparator" w:id="0">
    <w:p w14:paraId="2D5CE008" w14:textId="77777777" w:rsidR="008E4EFE" w:rsidRDefault="008E4EF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525C"/>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6ED"/>
    <w:rsid w:val="000779E9"/>
    <w:rsid w:val="00080077"/>
    <w:rsid w:val="0008367E"/>
    <w:rsid w:val="00083818"/>
    <w:rsid w:val="00084F7D"/>
    <w:rsid w:val="00086060"/>
    <w:rsid w:val="000879DD"/>
    <w:rsid w:val="00087CC9"/>
    <w:rsid w:val="00087F1A"/>
    <w:rsid w:val="00091F51"/>
    <w:rsid w:val="00093245"/>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4B51"/>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0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37DA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960"/>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98C"/>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0B5E"/>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566"/>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A6C"/>
    <w:rsid w:val="00627C7D"/>
    <w:rsid w:val="006312B0"/>
    <w:rsid w:val="00631C67"/>
    <w:rsid w:val="00631E16"/>
    <w:rsid w:val="006321B3"/>
    <w:rsid w:val="0063358C"/>
    <w:rsid w:val="00633B7D"/>
    <w:rsid w:val="006340A9"/>
    <w:rsid w:val="00635EEA"/>
    <w:rsid w:val="00636A39"/>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0CE4"/>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68F"/>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1C41"/>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176A"/>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B7531"/>
  <w15:docId w15:val="{E272EE70-FCAB-44CC-AFCE-98B6433F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semiHidden/>
    <w:unhideWhenUsed/>
    <w:qFormat/>
    <w:pPr>
      <w:spacing w:line="240" w:lineRule="auto"/>
    </w:pPr>
    <w:rPr>
      <w:sz w:val="20"/>
      <w:szCs w:val="20"/>
    </w:rPr>
  </w:style>
  <w:style w:type="paragraph" w:styleId="a8">
    <w:name w:val="annotation subject"/>
    <w:basedOn w:val="a6"/>
    <w:next w:val="a6"/>
    <w:link w:val="a9"/>
    <w:uiPriority w:val="99"/>
    <w:semiHidden/>
    <w:unhideWhenUsed/>
    <w:qFormat/>
    <w:rPr>
      <w:b/>
      <w:bCs/>
    </w:rPr>
  </w:style>
  <w:style w:type="paragraph" w:styleId="aa">
    <w:name w:val="footer"/>
    <w:basedOn w:val="a"/>
    <w:link w:val="ab"/>
    <w:uiPriority w:val="99"/>
    <w:unhideWhenUsed/>
    <w:qFormat/>
    <w:pPr>
      <w:tabs>
        <w:tab w:val="center" w:pos="4320"/>
        <w:tab w:val="right" w:pos="8640"/>
      </w:tabs>
      <w:spacing w:after="0" w:line="240" w:lineRule="auto"/>
    </w:pPr>
  </w:style>
  <w:style w:type="paragraph" w:styleId="ac">
    <w:name w:val="header"/>
    <w:basedOn w:val="a"/>
    <w:link w:val="ad"/>
    <w:uiPriority w:val="99"/>
    <w:unhideWhenUsed/>
    <w:qFormat/>
    <w:pPr>
      <w:tabs>
        <w:tab w:val="center" w:pos="4320"/>
        <w:tab w:val="right" w:pos="8640"/>
      </w:tabs>
      <w:spacing w:after="0" w:line="240" w:lineRule="auto"/>
    </w:pPr>
  </w:style>
  <w:style w:type="character" w:styleId="ae">
    <w:name w:val="Hyperlink"/>
    <w:basedOn w:val="a0"/>
    <w:uiPriority w:val="99"/>
    <w:unhideWhenUsed/>
    <w:qFormat/>
    <w:rPr>
      <w:color w:val="0000FF"/>
      <w:u w:val="single"/>
    </w:rPr>
  </w:style>
  <w:style w:type="character" w:styleId="af">
    <w:name w:val="line number"/>
    <w:basedOn w:val="a0"/>
    <w:uiPriority w:val="99"/>
    <w:semiHidden/>
    <w:unhideWhenUsed/>
    <w:qFormat/>
  </w:style>
  <w:style w:type="table" w:styleId="af0">
    <w:name w:val="Table Grid"/>
    <w:basedOn w:val="a1"/>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pPr>
      <w:ind w:left="720"/>
      <w:contextualSpacing/>
    </w:pPr>
  </w:style>
  <w:style w:type="character" w:customStyle="1" w:styleId="ad">
    <w:name w:val="頁首 字元"/>
    <w:basedOn w:val="a0"/>
    <w:link w:val="ac"/>
    <w:uiPriority w:val="99"/>
    <w:qFormat/>
  </w:style>
  <w:style w:type="character" w:customStyle="1" w:styleId="ab">
    <w:name w:val="頁尾 字元"/>
    <w:basedOn w:val="a0"/>
    <w:link w:val="aa"/>
    <w:uiPriority w:val="99"/>
    <w:qFormat/>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2"/>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2"/>
    </w:rPr>
  </w:style>
  <w:style w:type="character" w:customStyle="1" w:styleId="jtukpc">
    <w:name w:val="jtukpc"/>
    <w:basedOn w:val="a0"/>
    <w:qFormat/>
  </w:style>
  <w:style w:type="character" w:customStyle="1" w:styleId="ynrlnc">
    <w:name w:val="ynrlnc"/>
    <w:basedOn w:val="a0"/>
    <w:qFormat/>
  </w:style>
  <w:style w:type="character" w:customStyle="1" w:styleId="a7">
    <w:name w:val="註解文字 字元"/>
    <w:basedOn w:val="a0"/>
    <w:link w:val="a6"/>
    <w:uiPriority w:val="99"/>
    <w:semiHidden/>
    <w:qFormat/>
    <w:rPr>
      <w:sz w:val="20"/>
      <w:szCs w:val="20"/>
    </w:rPr>
  </w:style>
  <w:style w:type="character" w:customStyle="1" w:styleId="a9">
    <w:name w:val="註解主旨 字元"/>
    <w:basedOn w:val="a7"/>
    <w:link w:val="a8"/>
    <w:uiPriority w:val="99"/>
    <w:semiHidden/>
    <w:qFormat/>
    <w:rPr>
      <w:b/>
      <w:bCs/>
      <w:sz w:val="20"/>
      <w:szCs w:val="20"/>
    </w:rPr>
  </w:style>
  <w:style w:type="character" w:customStyle="1" w:styleId="a4">
    <w:name w:val="註解方塊文字 字元"/>
    <w:basedOn w:val="a0"/>
    <w:link w:val="a3"/>
    <w:uiPriority w:val="99"/>
    <w:semiHidden/>
    <w:qFormat/>
    <w:rPr>
      <w:rFonts w:ascii="Segoe UI" w:hAnsi="Segoe UI" w:cs="Segoe UI"/>
      <w:sz w:val="18"/>
      <w:szCs w:val="18"/>
    </w:rPr>
  </w:style>
  <w:style w:type="table" w:customStyle="1" w:styleId="11">
    <w:name w:val="淺色網底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Pr>
      <w:rFonts w:ascii="Arial" w:eastAsiaTheme="minorEastAsia" w:hAnsi="Arial" w:cstheme="minorBidi"/>
      <w:sz w:val="28"/>
      <w:szCs w:val="22"/>
    </w:rPr>
  </w:style>
  <w:style w:type="character" w:customStyle="1" w:styleId="10">
    <w:name w:val="標題 1 字元"/>
    <w:basedOn w:val="a0"/>
    <w:link w:val="1"/>
    <w:uiPriority w:val="9"/>
    <w:qFormat/>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02/ecs2.3625" TargetMode="External"/><Relationship Id="rId18" Type="http://schemas.openxmlformats.org/officeDocument/2006/relationships/image" Target="media/image7.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890/1051-0761(2006)016%5b0865:USITRS%5d2.0.CO;2"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A728B5-9303-4C13-A718-F8B76F8E9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49</Pages>
  <Words>16198</Words>
  <Characters>92334</Characters>
  <Application>Microsoft Office Word</Application>
  <DocSecurity>0</DocSecurity>
  <Lines>769</Lines>
  <Paragraphs>216</Paragraphs>
  <ScaleCrop>false</ScaleCrop>
  <Company>.</Company>
  <LinksUpToDate>false</LinksUpToDate>
  <CharactersWithSpaces>108316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1539</cp:revision>
  <dcterms:created xsi:type="dcterms:W3CDTF">2020-10-12T14:12:00Z</dcterms:created>
  <dcterms:modified xsi:type="dcterms:W3CDTF">2022-05-09T04:39:00Z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