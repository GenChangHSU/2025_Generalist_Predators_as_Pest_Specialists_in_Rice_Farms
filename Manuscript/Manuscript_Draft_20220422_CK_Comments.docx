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E9623" w14:textId="77777777" w:rsidR="00636A39" w:rsidRDefault="00C85216">
      <w:pPr>
        <w:jc w:val="left"/>
        <w:rPr>
          <w:b/>
          <w:color w:val="FF0000"/>
        </w:rPr>
      </w:pPr>
      <w:r>
        <w:rPr>
          <w:rFonts w:hint="eastAsia"/>
          <w:b/>
          <w:color w:val="FF0000"/>
        </w:rPr>
        <w:t>Title</w:t>
      </w:r>
    </w:p>
    <w:p w14:paraId="61F29E1F" w14:textId="77777777" w:rsidR="00636A39" w:rsidRDefault="00C85216">
      <w:pPr>
        <w:pStyle w:val="af3"/>
        <w:numPr>
          <w:ilvl w:val="0"/>
          <w:numId w:val="1"/>
        </w:numPr>
        <w:jc w:val="left"/>
        <w:rPr>
          <w:color w:val="FF0000"/>
        </w:rPr>
      </w:pPr>
      <w:r>
        <w:rPr>
          <w:color w:val="FF0000"/>
        </w:rPr>
        <w:t>Combine both?</w:t>
      </w:r>
    </w:p>
    <w:p w14:paraId="33A8EA32" w14:textId="77777777" w:rsidR="00636A39" w:rsidRDefault="00C85216">
      <w:pPr>
        <w:pStyle w:val="af3"/>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14:paraId="722D5F52" w14:textId="77777777" w:rsidR="00636A39" w:rsidRDefault="00C85216">
      <w:pPr>
        <w:pStyle w:val="af3"/>
        <w:numPr>
          <w:ilvl w:val="0"/>
          <w:numId w:val="1"/>
        </w:numPr>
        <w:jc w:val="left"/>
        <w:rPr>
          <w:color w:val="FF0000"/>
        </w:rPr>
      </w:pPr>
      <w:r>
        <w:rPr>
          <w:color w:val="FF0000"/>
        </w:rPr>
        <w:t>Generalist arthropod predators function as reliable pest specialists during critical stages of rice production</w:t>
      </w:r>
    </w:p>
    <w:p w14:paraId="51AEC0DA" w14:textId="77777777" w:rsidR="00636A39" w:rsidRDefault="00636A39">
      <w:pPr>
        <w:jc w:val="left"/>
        <w:rPr>
          <w:b/>
        </w:rPr>
      </w:pPr>
    </w:p>
    <w:p w14:paraId="382952F9" w14:textId="77777777" w:rsidR="00636A39" w:rsidRDefault="00C85216">
      <w:pPr>
        <w:jc w:val="left"/>
        <w:rPr>
          <w:b/>
          <w:color w:val="FF0000"/>
        </w:rPr>
      </w:pPr>
      <w:r>
        <w:rPr>
          <w:rFonts w:hint="eastAsia"/>
          <w:b/>
          <w:color w:val="FF0000"/>
        </w:rPr>
        <w:t>Abstract</w:t>
      </w:r>
    </w:p>
    <w:p w14:paraId="2460E3E4" w14:textId="77777777" w:rsidR="00636A39" w:rsidRDefault="00C85216">
      <w:pPr>
        <w:pStyle w:val="af3"/>
        <w:numPr>
          <w:ilvl w:val="0"/>
          <w:numId w:val="2"/>
        </w:numPr>
        <w:jc w:val="left"/>
        <w:rPr>
          <w:color w:val="FF0000"/>
        </w:rPr>
      </w:pPr>
      <w:r>
        <w:rPr>
          <w:color w:val="FF0000"/>
        </w:rPr>
        <w:t xml:space="preserve">implications for the continuation of life on Earth, long-term solutions to environmental crisis </w:t>
      </w:r>
    </w:p>
    <w:p w14:paraId="3413559B" w14:textId="77777777" w:rsidR="00636A39" w:rsidRDefault="00C85216">
      <w:pPr>
        <w:pStyle w:val="af3"/>
        <w:numPr>
          <w:ilvl w:val="0"/>
          <w:numId w:val="2"/>
        </w:numPr>
        <w:jc w:val="left"/>
        <w:rPr>
          <w:color w:val="FF0000"/>
        </w:rPr>
      </w:pPr>
      <w:r>
        <w:rPr>
          <w:color w:val="FF0000"/>
        </w:rPr>
        <w:t xml:space="preserve">Agriculture and food security, biodiversity, ecosystem service, health and environment, water pollution </w:t>
      </w:r>
    </w:p>
    <w:p w14:paraId="64C7E27D" w14:textId="77777777" w:rsidR="00636A39" w:rsidRDefault="00C85216">
      <w:pPr>
        <w:pStyle w:val="af3"/>
        <w:numPr>
          <w:ilvl w:val="0"/>
          <w:numId w:val="2"/>
        </w:numPr>
        <w:jc w:val="left"/>
        <w:rPr>
          <w:color w:val="FF0000"/>
        </w:rPr>
      </w:pPr>
      <w:r>
        <w:rPr>
          <w:color w:val="FF0000"/>
        </w:rPr>
        <w:t>NS facilitates a cross-disciplinary dialogue around sustainability issues, and narrow the gap between research and policy making</w:t>
      </w:r>
    </w:p>
    <w:p w14:paraId="6348C4AD" w14:textId="77777777" w:rsidR="00636A39" w:rsidRDefault="00C85216">
      <w:pPr>
        <w:pStyle w:val="af3"/>
        <w:numPr>
          <w:ilvl w:val="0"/>
          <w:numId w:val="2"/>
        </w:numPr>
        <w:jc w:val="left"/>
        <w:rPr>
          <w:color w:val="FF0000"/>
        </w:rPr>
      </w:pPr>
      <w:r>
        <w:rPr>
          <w:color w:val="FF0000"/>
        </w:rPr>
        <w:t>Introduction + Results + Discussion 4344 words currently &gt; cut to 3500 (e.g., transfer citations to numbers)</w:t>
      </w:r>
    </w:p>
    <w:p w14:paraId="79AE16EE" w14:textId="77777777" w:rsidR="00636A39" w:rsidRDefault="00C85216">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26B2B2DB" w14:textId="77777777" w:rsidR="00636A39" w:rsidRDefault="00C85216">
      <w:pPr>
        <w:pStyle w:val="af3"/>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308441EB" w14:textId="77777777" w:rsidR="00636A39" w:rsidRDefault="00636A39">
      <w:pPr>
        <w:pStyle w:val="af3"/>
        <w:jc w:val="left"/>
        <w:rPr>
          <w:color w:val="FF0000"/>
        </w:rPr>
      </w:pPr>
    </w:p>
    <w:p w14:paraId="5CE19D5A" w14:textId="77777777" w:rsidR="00636A39" w:rsidRDefault="00C85216">
      <w:pPr>
        <w:pStyle w:val="af3"/>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14:paraId="565E5C63" w14:textId="2708655C" w:rsidR="00636A39" w:rsidRDefault="00C85216">
      <w:pPr>
        <w:pStyle w:val="af3"/>
        <w:numPr>
          <w:ilvl w:val="0"/>
          <w:numId w:val="2"/>
        </w:numPr>
        <w:jc w:val="left"/>
        <w:rPr>
          <w:color w:val="FF0000"/>
        </w:rPr>
      </w:pPr>
      <w:r>
        <w:rPr>
          <w:color w:val="FF0000"/>
        </w:rPr>
        <w:lastRenderedPageBreak/>
        <w:t>To evaluate the role of generalist arthropod predators (GAP</w:t>
      </w:r>
      <w:ins w:id="0" w:author="CK NTU" w:date="2022-04-22T11:37:00Z">
        <w:r w:rsidR="00EB0721">
          <w:rPr>
            <w:color w:val="FF0000"/>
          </w:rPr>
          <w:t>s</w:t>
        </w:r>
      </w:ins>
      <w:r>
        <w:rPr>
          <w:color w:val="FF0000"/>
        </w:rPr>
        <w:t xml:space="preserve">, ubiquitous in nature) as biocontrol agents, we used stable isotope analysis to quantify their diet composition in organic and conventional rice farms over crop stages in three consecutive years.  </w:t>
      </w:r>
    </w:p>
    <w:p w14:paraId="7D0B21DF" w14:textId="77777777" w:rsidR="00636A39" w:rsidRDefault="00C85216">
      <w:pPr>
        <w:pStyle w:val="af3"/>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14:paraId="2F1F5509" w14:textId="77777777" w:rsidR="00636A39" w:rsidRDefault="00C85216">
      <w:pPr>
        <w:pStyle w:val="af3"/>
        <w:numPr>
          <w:ilvl w:val="0"/>
          <w:numId w:val="2"/>
        </w:numPr>
        <w:jc w:val="left"/>
        <w:rPr>
          <w:color w:val="FF0000"/>
        </w:rPr>
      </w:pPr>
      <w:r>
        <w:rPr>
          <w:color w:val="FF0000"/>
        </w:rPr>
        <w:t xml:space="preserve">The results provide strong support to applying GAP in biocontrol programs for sustainable agriculture.           </w:t>
      </w:r>
    </w:p>
    <w:p w14:paraId="600DF8D5" w14:textId="77777777" w:rsidR="00636A39" w:rsidRDefault="00636A39">
      <w:pPr>
        <w:jc w:val="left"/>
        <w:rPr>
          <w:color w:val="FF0000"/>
        </w:rPr>
      </w:pPr>
    </w:p>
    <w:p w14:paraId="130FF6EC" w14:textId="77777777" w:rsidR="00636A39" w:rsidRDefault="00C85216">
      <w:pPr>
        <w:jc w:val="left"/>
        <w:rPr>
          <w:b/>
          <w:color w:val="FF0000"/>
        </w:rPr>
      </w:pPr>
      <w:r>
        <w:rPr>
          <w:b/>
          <w:color w:val="FF0000"/>
        </w:rPr>
        <w:br w:type="page"/>
      </w:r>
    </w:p>
    <w:p w14:paraId="668072A8" w14:textId="77777777" w:rsidR="00636A39" w:rsidRDefault="00C85216">
      <w:pPr>
        <w:rPr>
          <w:b/>
        </w:rPr>
      </w:pPr>
      <w:r>
        <w:rPr>
          <w:rFonts w:hint="eastAsia"/>
          <w:b/>
        </w:rPr>
        <w:lastRenderedPageBreak/>
        <w:t>Introduction</w:t>
      </w:r>
    </w:p>
    <w:p w14:paraId="68BB7656" w14:textId="77777777" w:rsidR="00636A39" w:rsidRDefault="00C85216">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rPr>
          <w:vertAlign w:val="superscript"/>
        </w:rPr>
        <w:t>1</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rPr>
          <w:vertAlign w:val="superscript"/>
        </w:rPr>
        <w:t>2,3</w:t>
      </w:r>
      <w:r>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rPr>
          <w:vertAlign w:val="superscript"/>
        </w:rPr>
        <w:t>4</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rPr>
          <w:vertAlign w:val="superscript"/>
        </w:rPr>
        <w:t>5</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rPr>
          <w:vertAlign w:val="superscript"/>
        </w:rPr>
        <w:t>6</w:t>
      </w:r>
      <w:r>
        <w:fldChar w:fldCharType="end"/>
      </w:r>
      <w:r>
        <w:rPr>
          <w:rFonts w:hint="eastAsia"/>
        </w:rPr>
        <w:t xml:space="preserve">. </w:t>
      </w:r>
      <w:r>
        <w:t>To achieve this ambitious sustainability goal, biocontrol by enemies has been considered as a key approach and therefore regained its importance</w:t>
      </w:r>
      <w:r>
        <w:rPr>
          <w:rFonts w:hint="eastAsia"/>
        </w:rPr>
        <w:t xml:space="preserve"> </w:t>
      </w:r>
      <w:r>
        <w:t xml:space="preserve">in modern agriculture. </w:t>
      </w:r>
    </w:p>
    <w:p w14:paraId="7AB7C33D" w14:textId="77777777" w:rsidR="00636A39" w:rsidRDefault="00C85216">
      <w:pPr>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biocontrol effect on pests </w: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color w:val="000000" w:themeColor="text1"/>
          <w:vertAlign w:val="superscript"/>
        </w:rPr>
        <w:t>7-10</w:t>
      </w:r>
      <w:r>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vertAlign w:val="superscript"/>
        </w:rPr>
        <w:t>8</w:t>
      </w:r>
      <w:r>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Pr>
          <w:color w:val="000000" w:themeColor="text1"/>
        </w:rPr>
        <w:t>biocontrol</w:t>
      </w:r>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rFonts w:hint="eastAsia"/>
          <w:color w:val="000000" w:themeColor="text1"/>
        </w:rPr>
        <w:t>.</w:t>
      </w:r>
    </w:p>
    <w:p w14:paraId="76CA00FB" w14:textId="77777777" w:rsidR="00636A39" w:rsidRDefault="00C85216">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fldChar w:fldCharType="end"/>
      </w:r>
      <w:r>
        <w:fldChar w:fldCharType="separate"/>
      </w:r>
      <w:r>
        <w:rPr>
          <w:vertAlign w:val="superscript"/>
        </w:rPr>
        <w:t>11-13</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rPr>
          <w:vertAlign w:val="superscript"/>
        </w:rPr>
        <w:t>9</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fldChar w:fldCharType="end"/>
      </w:r>
      <w:r>
        <w:fldChar w:fldCharType="separate"/>
      </w:r>
      <w:r>
        <w:rPr>
          <w:vertAlign w:val="superscript"/>
        </w:rPr>
        <w:t>8,9,14</w:t>
      </w:r>
      <w:r>
        <w:fldChar w:fldCharType="end"/>
      </w:r>
      <w:r>
        <w:t>.</w:t>
      </w:r>
      <w:r>
        <w:rPr>
          <w:rFonts w:hint="eastAsia"/>
        </w:rPr>
        <w:t xml:space="preserve"> Moreover,</w:t>
      </w:r>
      <w:r>
        <w:t xml:space="preserve"> to assess the reliability of </w:t>
      </w:r>
      <w:r>
        <w:rPr>
          <w:rFonts w:hint="eastAsia"/>
        </w:rPr>
        <w:t xml:space="preserve">these </w:t>
      </w:r>
      <w:r>
        <w:t xml:space="preserve">predators as biocontrol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commonly occur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rPr>
          <w:vertAlign w:val="superscript"/>
        </w:rPr>
        <w:t>15,16</w:t>
      </w:r>
      <w:r>
        <w:fldChar w:fldCharType="end"/>
      </w:r>
      <w:r>
        <w:t xml:space="preserve">, a consistently high pest consumption by generalist predators over years, if it occurs, will provide strong support for applying these </w:t>
      </w:r>
      <w:r>
        <w:rPr>
          <w:rFonts w:hint="eastAsia"/>
        </w:rPr>
        <w:t>predators in pest management programs.</w:t>
      </w:r>
    </w:p>
    <w:p w14:paraId="3E9486E8" w14:textId="77777777" w:rsidR="00636A39" w:rsidRDefault="00C85216">
      <w:r>
        <w:rPr>
          <w:rFonts w:hint="eastAsia"/>
        </w:rPr>
        <w:lastRenderedPageBreak/>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t xml:space="preserve">. Therefore, we should examine how crop stage affects the pest consumption by generalist predators in order to understand whether the role of these predators as biocontrol agents varies within a growth season. Second, we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Entomolo</w:instrText>
      </w:r>
      <w:r>
        <w:instrText>gy&lt;/secondary-title&gt;&lt;/titles&gt;&lt;pages&gt;197-204&lt;/pages&gt;&lt;volume&gt;13&lt;/volume&gt;&lt;number&gt;2&lt;/number&gt;&lt;dates&gt;&lt;year&gt;2011&lt;/year&gt;&lt;/dates&gt;&lt;isbn&gt;1461-9555&lt;/isbn&gt;&lt;urls&gt;&lt;/urls&gt;&lt;/record&gt;&lt;/Cite&gt;&lt;/EndNote&gt;</w:instrText>
      </w:r>
      <w:r>
        <w:fldChar w:fldCharType="separate"/>
      </w:r>
      <w:r>
        <w:rPr>
          <w:vertAlign w:val="superscript"/>
        </w:rPr>
        <w:t>18</w:t>
      </w:r>
      <w:r>
        <w:fldChar w:fldCharType="end"/>
      </w:r>
      <w:r>
        <w:t xml:space="preserve">. This will demonstrate whether generalist predators provide different biocontrol values in different farm types.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w:instrText>
      </w:r>
      <w:r>
        <w:instrText>N&lt;/author&gt;&lt;/authors&gt;&lt;/contributors&gt;&lt;titles&gt;&lt;title&gt;The effects of organic agriculture on biodiversity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dates&gt;&lt;isbn&gt;0021-8901&lt;/isbn&gt;&lt;urls&gt;&lt;/urls&gt;&lt;/record&gt;&lt;/Cite&gt;&lt;/EndNote&gt;</w:instrText>
      </w:r>
      <w:r>
        <w:fldChar w:fldCharType="separate"/>
      </w:r>
      <w:r>
        <w:rPr>
          <w:vertAlign w:val="superscript"/>
        </w:rPr>
        <w:t>19</w:t>
      </w:r>
      <w:r>
        <w:fldChar w:fldCharType="end"/>
      </w:r>
      <w:r>
        <w:t>, potentially lowering the pest consumption by generalist predators</w:t>
      </w:r>
      <w:r>
        <w:rPr>
          <w:rFonts w:hint="eastAsia"/>
        </w:rP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fldChar w:fldCharType="end"/>
      </w:r>
      <w:r>
        <w:fldChar w:fldCharType="separate"/>
      </w:r>
      <w:r>
        <w:rPr>
          <w:vertAlign w:val="superscript"/>
        </w:rPr>
        <w:t>16,20-22</w:t>
      </w:r>
      <w:r>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rPr>
          <w:rFonts w:hint="eastAsia"/>
        </w:rPr>
        <w:t xml:space="preserve"> </w: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fldChar w:fldCharType="end"/>
      </w:r>
      <w:r>
        <w:fldChar w:fldCharType="separate"/>
      </w:r>
      <w:r>
        <w:rPr>
          <w:vertAlign w:val="superscript"/>
        </w:rPr>
        <w:t>23-25</w:t>
      </w:r>
      <w:r>
        <w:fldChar w:fldCharType="end"/>
      </w:r>
      <w:r>
        <w:t xml:space="preserve">. </w:t>
      </w:r>
      <w:r>
        <w:rPr>
          <w:rFonts w:hint="eastAsia"/>
        </w:rPr>
        <w:t>Lastly</w:t>
      </w:r>
      <w:r>
        <w:t>, we should examine how surrounding vegetation (e.g., forest cover) affects the diet composition of generalist predators. While surrounding vegetation reportedly affected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
</w:fldData>
        </w:fldChar>
      </w:r>
      <w:r>
        <w:instrText xml:space="preserve"> ADDIN EN.CITE </w:instrTex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
</w:fldData>
        </w:fldChar>
      </w:r>
      <w:r>
        <w:instrText xml:space="preserve"> ADDIN EN.CITE.DATA </w:instrText>
      </w:r>
      <w:r>
        <w:fldChar w:fldCharType="end"/>
      </w:r>
      <w:r>
        <w:fldChar w:fldCharType="separate"/>
      </w:r>
      <w:r>
        <w:rPr>
          <w:vertAlign w:val="superscript"/>
        </w:rPr>
        <w:t>26-30</w:t>
      </w:r>
      <w:r>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w:t>
      </w:r>
      <w:r>
        <w:lastRenderedPageBreak/>
        <w:t>managing agricultural landscape and promoting biocontrol services</w:t>
      </w:r>
      <w:r>
        <w:rPr>
          <w:rFonts w:hint="eastAsia"/>
        </w:rPr>
        <w:t xml:space="preserve"> </w:t>
      </w:r>
      <w:r>
        <w:t>by generalist predators.</w:t>
      </w:r>
    </w:p>
    <w:p w14:paraId="63085782" w14:textId="49C19F25" w:rsidR="00636A39" w:rsidRDefault="00C85216">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over years, and 3) investigate how abiotic and biotic factors affect these predators’ diet composition.  Filling the</w:t>
      </w:r>
      <w:r>
        <w:rPr>
          <w:rFonts w:hint="eastAsia"/>
        </w:rPr>
        <w:t xml:space="preserve">se </w:t>
      </w:r>
      <w:r>
        <w:t>gaps will provide insights for applying generalist predators in biocontrol programs. Specifically, this study sampled arthropod prey and generalist</w:t>
      </w:r>
      <w:ins w:id="1" w:author="CK NTU" w:date="2022-04-22T11:30:00Z">
        <w:r>
          <w:t xml:space="preserve"> arthropod</w:t>
        </w:r>
      </w:ins>
      <w:r>
        <w:t xml:space="preserve"> predators</w:t>
      </w:r>
      <w:ins w:id="2" w:author="CK NTU" w:date="2022-04-22T11:34:00Z">
        <w:r w:rsidR="00EB0721">
          <w:t xml:space="preserve"> (GAPs)</w:t>
        </w:r>
      </w:ins>
      <w:r>
        <w:t xml:space="preserve"> in sub-tropical organic and conventional rice farms over rice growth season (seedling, tillering, flowering, and ripening stages) in Miaoli County, Taiwan from 2017 to 2019. The objectives of this study</w:t>
      </w:r>
      <w:r>
        <w:rPr>
          <w:rFonts w:hint="eastAsia"/>
        </w:rPr>
        <w:t xml:space="preserve"> </w:t>
      </w:r>
      <w:r>
        <w:t xml:space="preserve">were </w:t>
      </w:r>
      <w:r>
        <w:rPr>
          <w:rFonts w:hint="eastAsia"/>
        </w:rPr>
        <w:t xml:space="preserve">to (1) quantify the diet compositions of </w:t>
      </w:r>
      <w:del w:id="3" w:author="CK NTU" w:date="2022-04-22T11:37:00Z">
        <w:r w:rsidDel="00EB0721">
          <w:rPr>
            <w:rFonts w:hint="eastAsia"/>
          </w:rPr>
          <w:delText>generalist arthropod predator</w:delText>
        </w:r>
      </w:del>
      <w:ins w:id="4" w:author="CK NTU" w:date="2022-04-22T11:37:00Z">
        <w:r w:rsidR="00EB0721">
          <w:rPr>
            <w:rFonts w:hint="eastAsia"/>
          </w:rPr>
          <w:t>GAP</w:t>
        </w:r>
      </w:ins>
      <w:r>
        <w:rPr>
          <w:rFonts w:hint="eastAsia"/>
        </w:rPr>
        <w:t>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w:t>
      </w:r>
      <w:del w:id="5" w:author="CK NTU" w:date="2022-04-22T11:39:00Z">
        <w:r w:rsidDel="00EB0721">
          <w:delText xml:space="preserve">predators’ </w:delText>
        </w:r>
      </w:del>
      <w:ins w:id="6" w:author="CK NTU" w:date="2022-04-22T11:39:00Z">
        <w:r w:rsidR="00EB0721">
          <w:t>GAP</w:t>
        </w:r>
        <w:r w:rsidR="00EB0721">
          <w:t xml:space="preserve">s’ </w:t>
        </w:r>
      </w:ins>
      <w:r>
        <w:t xml:space="preserve">consistency in </w:t>
      </w:r>
      <w:r>
        <w:rPr>
          <w:rFonts w:hint="eastAsia"/>
        </w:rPr>
        <w:t>pest consumption</w:t>
      </w:r>
      <w:r>
        <w:t xml:space="preserve"> over years</w:t>
      </w:r>
      <w:r>
        <w:rPr>
          <w:rFonts w:hint="eastAsia"/>
        </w:rPr>
        <w:t xml:space="preserve"> (i.e., the proportion of rice pests in </w:t>
      </w:r>
      <w:del w:id="7" w:author="CK NTU" w:date="2022-04-22T11:40:00Z">
        <w:r w:rsidDel="00EB0721">
          <w:rPr>
            <w:rFonts w:hint="eastAsia"/>
          </w:rPr>
          <w:delText>predators</w:delText>
        </w:r>
        <w:r w:rsidDel="00EB0721">
          <w:delText>’</w:delText>
        </w:r>
        <w:r w:rsidDel="00EB0721">
          <w:rPr>
            <w:rFonts w:hint="eastAsia"/>
          </w:rPr>
          <w:delText xml:space="preserve"> </w:delText>
        </w:r>
      </w:del>
      <w:ins w:id="8" w:author="CK NTU" w:date="2022-04-22T11:40:00Z">
        <w:r w:rsidR="00EB0721">
          <w:t>GAP</w:t>
        </w:r>
        <w:r w:rsidR="00EB0721">
          <w:rPr>
            <w:rFonts w:hint="eastAsia"/>
          </w:rPr>
          <w:t>s</w:t>
        </w:r>
        <w:r w:rsidR="00EB0721">
          <w:t>’</w:t>
        </w:r>
        <w:r w:rsidR="00EB0721">
          <w:rPr>
            <w:rFonts w:hint="eastAsia"/>
          </w:rPr>
          <w:t xml:space="preserve"> </w:t>
        </w:r>
      </w:ins>
      <w:r>
        <w:rPr>
          <w:rFonts w:hint="eastAsia"/>
        </w:rPr>
        <w:t>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w:t>
      </w:r>
      <w:del w:id="9" w:author="CK NTU" w:date="2022-04-22T11:40:00Z">
        <w:r w:rsidDel="00EB0721">
          <w:rPr>
            <w:rFonts w:hint="eastAsia"/>
          </w:rPr>
          <w:delText>predators</w:delText>
        </w:r>
      </w:del>
      <w:ins w:id="10" w:author="CK NTU" w:date="2022-04-22T11:40:00Z">
        <w:r w:rsidR="00EB0721">
          <w:t>GAP</w:t>
        </w:r>
        <w:r w:rsidR="00EB0721">
          <w:rPr>
            <w:rFonts w:hint="eastAsia"/>
          </w:rPr>
          <w:t>s</w:t>
        </w:r>
      </w:ins>
      <w:r>
        <w:rPr>
          <w:rFonts w:hint="eastAsia"/>
        </w:rPr>
        <w:t xml:space="preserve">. Stable isotope analysis has been widely applied in ecological studies to </w:t>
      </w:r>
      <w:r>
        <w:t>infer predator-prey trophic interactions and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fldChar w:fldCharType="end"/>
      </w:r>
      <w:r>
        <w:fldChar w:fldCharType="separate"/>
      </w:r>
      <w:r>
        <w:rPr>
          <w:vertAlign w:val="superscript"/>
        </w:rPr>
        <w:t>31-33</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rPr>
          <w:vertAlign w:val="superscript"/>
        </w:rPr>
        <w:t>34</w:t>
      </w:r>
      <w:r>
        <w:fldChar w:fldCharType="end"/>
      </w:r>
      <w:r>
        <w:rPr>
          <w:rFonts w:hint="eastAsia"/>
        </w:rPr>
        <w:t xml:space="preserve">. </w:t>
      </w:r>
      <w:r>
        <w:t>W</w:t>
      </w:r>
      <w:r>
        <w:rPr>
          <w:rFonts w:hint="eastAsia"/>
        </w:rPr>
        <w:t>e fi</w:t>
      </w:r>
      <w:r>
        <w:t>n</w:t>
      </w:r>
      <w:r>
        <w:rPr>
          <w:rFonts w:hint="eastAsia"/>
        </w:rPr>
        <w:t>d that predators</w:t>
      </w:r>
      <w:ins w:id="11" w:author="CK NTU" w:date="2022-04-22T11:41:00Z">
        <w:r w:rsidR="00EB0721">
          <w:t xml:space="preserve"> (GAPs)</w:t>
        </w:r>
      </w:ins>
      <w:r>
        <w:rPr>
          <w:rFonts w:hint="eastAsia"/>
        </w:rPr>
        <w:t xml:space="preserve"> consumed a 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r>
        <w:t>tillering</w:t>
      </w:r>
      <w:r>
        <w:rPr>
          <w:rFonts w:hint="eastAsia"/>
        </w:rPr>
        <w:t xml:space="preserve"> stage</w:t>
      </w:r>
      <w:r>
        <w:t xml:space="preserve"> to 79-</w:t>
      </w:r>
      <w:r>
        <w:rPr>
          <w:rFonts w:hint="eastAsia"/>
        </w:rPr>
        <w:lastRenderedPageBreak/>
        <w:t>9</w:t>
      </w:r>
      <w:r>
        <w:t xml:space="preserve">5%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14:paraId="5211FF46" w14:textId="77777777" w:rsidR="00636A39" w:rsidRDefault="00C85216">
      <w:pPr>
        <w:jc w:val="left"/>
      </w:pPr>
      <w:r>
        <w:t xml:space="preserve">   </w:t>
      </w:r>
    </w:p>
    <w:p w14:paraId="177B1399" w14:textId="77777777" w:rsidR="00636A39" w:rsidRDefault="00C85216">
      <w:pPr>
        <w:rPr>
          <w:b/>
        </w:rPr>
      </w:pPr>
      <w:r>
        <w:rPr>
          <w:rFonts w:hint="eastAsia"/>
          <w:b/>
        </w:rPr>
        <w:t>Materials and Methods</w:t>
      </w:r>
    </w:p>
    <w:p w14:paraId="67AB8F06" w14:textId="77777777" w:rsidR="00636A39" w:rsidRDefault="00C85216">
      <w:pPr>
        <w:jc w:val="center"/>
        <w:rPr>
          <w:i/>
        </w:rPr>
      </w:pPr>
      <w:r>
        <w:rPr>
          <w:rFonts w:hint="eastAsia"/>
          <w:i/>
        </w:rPr>
        <w:t>Study system and sample collection</w:t>
      </w:r>
    </w:p>
    <w:p w14:paraId="3B9ACD18" w14:textId="77777777" w:rsidR="00636A39" w:rsidRDefault="00C85216">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 .</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lastRenderedPageBreak/>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p>
    <w:p w14:paraId="3CBAEB7C" w14:textId="77777777" w:rsidR="00636A39" w:rsidRDefault="00C85216">
      <w:pPr>
        <w:pStyle w:val="af3"/>
        <w:ind w:left="0"/>
        <w:jc w:val="left"/>
      </w:pPr>
      <w:r>
        <w:rPr>
          <w:rFonts w:hint="eastAsia"/>
        </w:rPr>
        <w:tab/>
        <w:t xml:space="preserve"> </w:t>
      </w:r>
    </w:p>
    <w:p w14:paraId="69E8BEC0" w14:textId="77777777" w:rsidR="00636A39" w:rsidRDefault="00C85216">
      <w:pPr>
        <w:pStyle w:val="af3"/>
        <w:ind w:left="0"/>
        <w:jc w:val="center"/>
        <w:rPr>
          <w:i/>
        </w:rPr>
      </w:pPr>
      <w:r>
        <w:rPr>
          <w:rFonts w:hint="eastAsia"/>
          <w:i/>
        </w:rPr>
        <w:t>Stable isotope analysis of arthropod samples</w:t>
      </w:r>
    </w:p>
    <w:p w14:paraId="20EAA943" w14:textId="77777777" w:rsidR="00636A39" w:rsidRDefault="00C85216">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656C3D30" w14:textId="77777777" w:rsidR="00636A39" w:rsidRDefault="00636A39">
      <w:pPr>
        <w:pStyle w:val="af3"/>
        <w:ind w:left="0"/>
        <w:jc w:val="left"/>
        <w:rPr>
          <w:color w:val="FF0000"/>
        </w:rPr>
      </w:pPr>
    </w:p>
    <w:p w14:paraId="04745014" w14:textId="77777777" w:rsidR="00636A39" w:rsidRDefault="00C85216">
      <w:pPr>
        <w:jc w:val="center"/>
        <w:rPr>
          <w:i/>
        </w:rPr>
      </w:pPr>
      <w:r>
        <w:rPr>
          <w:rFonts w:hint="eastAsia"/>
          <w:i/>
        </w:rPr>
        <w:t>Arthropod trophic guild assignment</w:t>
      </w:r>
    </w:p>
    <w:p w14:paraId="7D30C97B" w14:textId="085483F7" w:rsidR="00636A39" w:rsidRDefault="00C85216">
      <w:r>
        <w:rPr>
          <w:rFonts w:hint="eastAsia"/>
        </w:rPr>
        <w:lastRenderedPageBreak/>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rPr>
          <w:vertAlign w:val="superscript"/>
        </w:rPr>
        <w:t>35</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 xml:space="preserve">the primary </w:t>
      </w:r>
      <w:del w:id="12" w:author="CK NTU" w:date="2022-04-22T11:35:00Z">
        <w:r w:rsidDel="00EB0721">
          <w:delText>generalist arthropod predator</w:delText>
        </w:r>
      </w:del>
      <w:ins w:id="13" w:author="CK NTU" w:date="2022-04-22T11:35:00Z">
        <w:r w:rsidR="00EB0721">
          <w:t>GAP</w:t>
        </w:r>
      </w:ins>
      <w:r>
        <w:t>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r>
        <w:t xml:space="preserve">some </w:t>
      </w:r>
      <w:r>
        <w:rPr>
          <w:rFonts w:hint="eastAsia"/>
        </w:rPr>
        <w:t>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trophic guild</w:t>
      </w:r>
      <w:r>
        <w:rPr>
          <w:bCs/>
        </w:rPr>
        <w:t xml:space="preserve"> </w:t>
      </w:r>
      <w:r>
        <w:t>is detailed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less abundant trophic guilds (e.g., parasitoids)</w:t>
      </w:r>
      <w:r>
        <w:rPr>
          <w:rFonts w:hint="eastAsia"/>
        </w:rPr>
        <w:t xml:space="preserve"> in subsequent analyses</w:t>
      </w:r>
      <w:r>
        <w:t>.</w:t>
      </w:r>
      <w:r>
        <w:rPr>
          <w:rFonts w:hint="eastAsia"/>
        </w:rPr>
        <w:t xml:space="preserve"> </w:t>
      </w:r>
    </w:p>
    <w:p w14:paraId="53AE790E" w14:textId="77777777" w:rsidR="00636A39" w:rsidRDefault="00636A39">
      <w:pPr>
        <w:rPr>
          <w:i/>
          <w:color w:val="FF0000"/>
        </w:rPr>
      </w:pPr>
    </w:p>
    <w:p w14:paraId="6766F436" w14:textId="77777777" w:rsidR="00636A39" w:rsidRDefault="00C85216">
      <w:pPr>
        <w:pStyle w:val="af3"/>
        <w:ind w:left="0"/>
        <w:jc w:val="center"/>
        <w:rPr>
          <w:i/>
        </w:rPr>
      </w:pPr>
      <w:r>
        <w:rPr>
          <w:rFonts w:hint="eastAsia"/>
          <w:i/>
        </w:rPr>
        <w:t>Data analyses</w:t>
      </w:r>
    </w:p>
    <w:p w14:paraId="73B3AB8F" w14:textId="77777777" w:rsidR="00636A39" w:rsidRDefault="00C85216">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rPr>
          <w:vertAlign w:val="superscript"/>
        </w:rPr>
        <w:t>36</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t>
      </w:r>
      <w:r>
        <w:lastRenderedPageBreak/>
        <w:t xml:space="preserve">were </w:t>
      </w:r>
      <w:r>
        <w:rPr>
          <w:rFonts w:hint="eastAsia"/>
        </w:rPr>
        <w:t>included</w:t>
      </w:r>
      <w:r>
        <w:t xml:space="preserve"> as fixed effects</w:t>
      </w:r>
      <w:r>
        <w:rPr>
          <w:rFonts w:hint="eastAsia"/>
        </w:rPr>
        <w:t xml:space="preserve"> for predator isotope data</w:t>
      </w:r>
      <w:r>
        <w:t xml:space="preserve"> to examine their 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rPr>
          <w:vertAlign w:val="superscript"/>
        </w:rPr>
        <w:t>37,38</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rPr>
          <w:vertAlign w:val="superscript"/>
        </w:rPr>
        <w:t>39,40</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 xml:space="preserve">Caut, et al. </w:t>
      </w:r>
      <w:r>
        <w:rPr>
          <w:vertAlign w:val="superscript"/>
        </w:rPr>
        <w:t>41</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4EC97506" w14:textId="4F2F4277" w:rsidR="00636A39" w:rsidRDefault="00C85216">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w:t>
      </w:r>
      <w:del w:id="14" w:author="CK NTU" w:date="2022-04-22T11:46:00Z">
        <w:r w:rsidDel="0082252D">
          <w:rPr>
            <w:rFonts w:hint="eastAsia"/>
          </w:rPr>
          <w:delText>predators</w:delText>
        </w:r>
      </w:del>
      <w:ins w:id="15" w:author="CK NTU" w:date="2022-04-22T11:46:00Z">
        <w:r w:rsidR="0082252D">
          <w:t>GAP</w:t>
        </w:r>
        <w:r w:rsidR="0082252D">
          <w:rPr>
            <w:rFonts w:hint="eastAsia"/>
          </w:rPr>
          <w:t>s</w:t>
        </w:r>
      </w:ins>
      <w:r>
        <w:rPr>
          <w:rFonts w:hint="eastAsia"/>
        </w:rPr>
        <w:t xml:space="preserve">,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rPr>
          <w:vertAlign w:val="superscript"/>
        </w:rPr>
        <w:t>42</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t>.</w:t>
      </w:r>
      <w:r>
        <w:rPr>
          <w:rFonts w:hint="eastAsia"/>
        </w:rPr>
        <w:t xml:space="preserve"> </w:t>
      </w:r>
      <w:r>
        <w:lastRenderedPageBreak/>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rPr>
          <w:vertAlign w:val="superscript"/>
        </w:rPr>
        <w:t>44</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rPr>
          <w:vertAlign w:val="superscript"/>
        </w:rPr>
        <w:t>45</w:t>
      </w:r>
      <w:r>
        <w:fldChar w:fldCharType="end"/>
      </w:r>
      <w:r>
        <w:rPr>
          <w:rFonts w:hint="eastAsia"/>
        </w:rPr>
        <w:t>.</w:t>
      </w:r>
    </w:p>
    <w:p w14:paraId="219B4C8F" w14:textId="77777777" w:rsidR="00636A39" w:rsidRDefault="00636A39">
      <w:pPr>
        <w:rPr>
          <w:b/>
        </w:rPr>
      </w:pPr>
    </w:p>
    <w:p w14:paraId="5DD4DA92" w14:textId="2D899953" w:rsidR="00636A39" w:rsidRDefault="00C85216">
      <w:pPr>
        <w:rPr>
          <w:b/>
        </w:rPr>
      </w:pPr>
      <w:r>
        <w:rPr>
          <w:rFonts w:hint="eastAsia"/>
          <w:b/>
        </w:rPr>
        <w:t>Results</w:t>
      </w:r>
      <w:ins w:id="16" w:author="CK NTU" w:date="2022-04-22T12:27:00Z">
        <w:r w:rsidR="0043098C">
          <w:rPr>
            <w:b/>
          </w:rPr>
          <w:t xml:space="preserve"> (1) </w:t>
        </w:r>
        <w:bookmarkStart w:id="17" w:name="_GoBack"/>
        <w:r w:rsidR="0043098C">
          <w:rPr>
            <w:b/>
          </w:rPr>
          <w:t>Please double che</w:t>
        </w:r>
      </w:ins>
      <w:ins w:id="18" w:author="CK NTU" w:date="2022-04-22T12:28:00Z">
        <w:r w:rsidR="0043098C">
          <w:rPr>
            <w:b/>
          </w:rPr>
          <w:t>ck number through the whole article</w:t>
        </w:r>
        <w:bookmarkEnd w:id="17"/>
        <w:r w:rsidR="0043098C">
          <w:rPr>
            <w:b/>
          </w:rPr>
          <w:t>, (2) Spiders or ladybeetl</w:t>
        </w:r>
      </w:ins>
      <w:ins w:id="19" w:author="CK NTU" w:date="2022-04-22T12:29:00Z">
        <w:r w:rsidR="0043098C">
          <w:rPr>
            <w:b/>
          </w:rPr>
          <w:t>e</w:t>
        </w:r>
      </w:ins>
      <w:ins w:id="20" w:author="CK NTU" w:date="2022-04-22T12:28:00Z">
        <w:r w:rsidR="0043098C">
          <w:rPr>
            <w:b/>
          </w:rPr>
          <w:t>s</w:t>
        </w:r>
      </w:ins>
    </w:p>
    <w:p w14:paraId="49D1FDF6" w14:textId="77777777" w:rsidR="00636A39" w:rsidRDefault="00C85216">
      <w:pPr>
        <w:jc w:val="center"/>
        <w:rPr>
          <w:i/>
        </w:rPr>
      </w:pPr>
      <w:r>
        <w:rPr>
          <w:rFonts w:hint="eastAsia"/>
          <w:i/>
        </w:rPr>
        <w:t>Diet compositions of predators in rice farms</w:t>
      </w:r>
    </w:p>
    <w:p w14:paraId="1808A7ED" w14:textId="68E51372" w:rsidR="00636A39" w:rsidRDefault="00C85216">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tillering stage to </w:t>
      </w:r>
      <w:r>
        <w:t>79-</w:t>
      </w:r>
      <w:r>
        <w:rPr>
          <w:rFonts w:hint="eastAsia"/>
        </w:rPr>
        <w:t>9</w:t>
      </w:r>
      <w:r>
        <w:t>5</w:t>
      </w:r>
      <w:r>
        <w:rPr>
          <w:rFonts w:hint="eastAsia"/>
        </w:rPr>
        <w:t>% at the ripening stage; the proportion of detritivores in predator</w:t>
      </w:r>
      <w:del w:id="21" w:author="CK NTU" w:date="2022-04-22T11:49:00Z">
        <w:r w:rsidDel="003A2C52">
          <w:delText>’</w:delText>
        </w:r>
      </w:del>
      <w:r>
        <w:rPr>
          <w:rFonts w:hint="eastAsia"/>
        </w:rPr>
        <w:t>s</w:t>
      </w:r>
      <w:ins w:id="22" w:author="CK NTU" w:date="2022-04-22T11:49:00Z">
        <w:r w:rsidR="003A2C52">
          <w:t>’</w:t>
        </w:r>
      </w:ins>
      <w:r>
        <w:rPr>
          <w:rFonts w:hint="eastAsia"/>
        </w:rPr>
        <w:t xml:space="preserve"> diet decreased from 38</w:t>
      </w:r>
      <w:r>
        <w:t>-</w:t>
      </w:r>
      <w:r>
        <w:rPr>
          <w:rFonts w:hint="eastAsia"/>
        </w:rPr>
        <w:t>59</w:t>
      </w:r>
      <w:r>
        <w:t>%</w:t>
      </w:r>
      <w:r>
        <w:rPr>
          <w:rFonts w:hint="eastAsia"/>
        </w:rPr>
        <w:t xml:space="preserve"> at the tillering stage to </w:t>
      </w:r>
      <w:r>
        <w:t>1-2%</w:t>
      </w:r>
      <w:r>
        <w:rPr>
          <w:rFonts w:hint="eastAsia"/>
        </w:rPr>
        <w:t xml:space="preserve"> at the ripening stage; the proportion of tourist herbivores in </w:t>
      </w:r>
      <w:ins w:id="23" w:author="CK NTU" w:date="2022-04-22T11:49:00Z">
        <w:r w:rsidR="003A2C52">
          <w:t>predators’</w:t>
        </w:r>
      </w:ins>
      <w:del w:id="24" w:author="CK NTU" w:date="2022-04-22T11:49:00Z">
        <w:r w:rsidDel="003A2C52">
          <w:rPr>
            <w:rFonts w:hint="eastAsia"/>
          </w:rPr>
          <w:delText>the</w:delText>
        </w:r>
      </w:del>
      <w:r>
        <w:rPr>
          <w:rFonts w:hint="eastAsia"/>
        </w:rPr>
        <w:t xml:space="preserve"> diet also decreased from </w:t>
      </w:r>
      <w:r>
        <w:t>1</w:t>
      </w:r>
      <w:r>
        <w:rPr>
          <w:rFonts w:hint="eastAsia"/>
        </w:rPr>
        <w:t>5</w:t>
      </w:r>
      <w:r>
        <w:t>-2</w:t>
      </w:r>
      <w:r>
        <w:rPr>
          <w:rFonts w:hint="eastAsia"/>
        </w:rPr>
        <w:t>2</w:t>
      </w:r>
      <w:r>
        <w:t>%</w:t>
      </w:r>
      <w:r>
        <w:rPr>
          <w:rFonts w:hint="eastAsia"/>
        </w:rPr>
        <w:t xml:space="preserve"> at the tillering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14:paraId="1F1EF59C" w14:textId="624B6481" w:rsidR="00636A39" w:rsidRDefault="00C85216">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ins w:id="25" w:author="CK NTU" w:date="2022-04-22T12:04:00Z">
        <w:r w:rsidR="006312B0">
          <w:t>Across organic and conventional farms</w:t>
        </w:r>
        <w:r w:rsidR="006312B0">
          <w:t>, s</w:t>
        </w:r>
      </w:ins>
      <w:del w:id="26" w:author="CK NTU" w:date="2022-04-22T12:04:00Z">
        <w:r w:rsidDel="006312B0">
          <w:rPr>
            <w:rFonts w:hint="eastAsia"/>
          </w:rPr>
          <w:delText>S</w:delText>
        </w:r>
      </w:del>
      <w:r>
        <w:rPr>
          <w:rFonts w:hint="eastAsia"/>
        </w:rPr>
        <w:t xml:space="preserve">piders </w:t>
      </w:r>
      <w:r>
        <w:rPr>
          <w:rFonts w:hint="eastAsia"/>
        </w:rPr>
        <w:lastRenderedPageBreak/>
        <w:t>consumed</w:t>
      </w:r>
      <w:r>
        <w:t xml:space="preserve"> </w:t>
      </w:r>
      <w:r>
        <w:rPr>
          <w:rFonts w:hint="eastAsia"/>
        </w:rPr>
        <w:t>a higher proportion of detritivores (33</w:t>
      </w:r>
      <w:r>
        <w:t>-</w:t>
      </w:r>
      <w:r>
        <w:rPr>
          <w:rFonts w:hint="eastAsia"/>
        </w:rPr>
        <w:t>55%)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 xml:space="preserve">(Fig. 1b; Appendix S1: </w:t>
      </w:r>
      <w:r>
        <w:t>Table S2</w:t>
      </w:r>
      <w:r>
        <w:rPr>
          <w:rFonts w:hint="eastAsia"/>
        </w:rPr>
        <w:t>).</w:t>
      </w:r>
      <w:r>
        <w:rPr>
          <w:rFonts w:hint="eastAsia"/>
          <w:color w:val="FF0000"/>
        </w:rPr>
        <w:t xml:space="preserve"> </w:t>
      </w:r>
      <w:r>
        <w:rPr>
          <w:rFonts w:ascii="Helvetica" w:hAnsi="Helvetica" w:cs="Helvetica" w:hint="eastAsia"/>
          <w:color w:val="141823"/>
          <w:szCs w:val="28"/>
          <w:shd w:val="clear" w:color="auto" w:fill="FFFFFF"/>
        </w:rPr>
        <w:t>In contrast</w:t>
      </w:r>
      <w:r>
        <w:rPr>
          <w:rFonts w:ascii="Helvetica" w:hAnsi="Helvetica" w:cs="Helvetica"/>
          <w:szCs w:val="28"/>
          <w:shd w:val="clear" w:color="auto" w:fill="FFFFFF"/>
        </w:rPr>
        <w:t>,</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del w:id="27" w:author="CK NTU" w:date="2022-04-22T12:09:00Z">
        <w:r w:rsidDel="00EA0614">
          <w:rPr>
            <w:rFonts w:hint="eastAsia"/>
          </w:rPr>
          <w:delText xml:space="preserve">low </w:delText>
        </w:r>
      </w:del>
      <w:r>
        <w:rPr>
          <w:rFonts w:hint="eastAsia"/>
        </w:rPr>
        <w:t xml:space="preserve">a </w:t>
      </w:r>
      <w:ins w:id="28" w:author="CK NTU" w:date="2022-04-22T12:09:00Z">
        <w:r w:rsidR="00EA0614">
          <w:rPr>
            <w:rFonts w:hint="eastAsia"/>
          </w:rPr>
          <w:t>low</w:t>
        </w:r>
        <w:r w:rsidR="00EA0614">
          <w:rPr>
            <w:rFonts w:hint="eastAsia"/>
          </w:rPr>
          <w:t xml:space="preserve"> </w:t>
        </w:r>
      </w:ins>
      <w:r>
        <w:rPr>
          <w:rFonts w:hint="eastAsia"/>
        </w:rPr>
        <w:t>proportion</w:t>
      </w:r>
      <w:r>
        <w:t xml:space="preserve"> </w:t>
      </w:r>
      <w:r>
        <w:rPr>
          <w:rFonts w:hint="eastAsia"/>
        </w:rPr>
        <w:t xml:space="preserve">of detritivores </w:t>
      </w:r>
      <w:r>
        <w:t>(</w:t>
      </w:r>
      <w:r>
        <w:rPr>
          <w:rFonts w:cs="Arial"/>
        </w:rPr>
        <w:t>≤</w:t>
      </w:r>
      <w:r>
        <w:t xml:space="preserve"> 1</w:t>
      </w:r>
      <w:r>
        <w:rPr>
          <w:rFonts w:hint="eastAsia"/>
        </w:rPr>
        <w:t>7</w:t>
      </w:r>
      <w:r>
        <w:t>%)</w:t>
      </w:r>
      <w:r>
        <w:rPr>
          <w:rFonts w:hint="eastAsia"/>
        </w:rPr>
        <w:t xml:space="preserve"> and a 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did not constitute an important prey source and contributed less than 33% to </w:t>
      </w:r>
      <w:ins w:id="29" w:author="CK NTU" w:date="2022-04-22T12:13:00Z">
        <w:r w:rsidR="00EA0614">
          <w:t>the predators’</w:t>
        </w:r>
      </w:ins>
      <w:del w:id="30" w:author="CK NTU" w:date="2022-04-22T12:13:00Z">
        <w:r w:rsidDel="00EA0614">
          <w:rPr>
            <w:rFonts w:hint="eastAsia"/>
          </w:rPr>
          <w:delText>their</w:delText>
        </w:r>
      </w:del>
      <w:r>
        <w:rPr>
          <w:rFonts w:hint="eastAsia"/>
        </w:rPr>
        <w:t xml:space="preserve"> diet</w:t>
      </w:r>
      <w:r>
        <w:t xml:space="preserve"> (Fig. 1b</w:t>
      </w:r>
      <w:r>
        <w:rPr>
          <w:rFonts w:hint="eastAsia"/>
        </w:rPr>
        <w:t xml:space="preserve">, c; Appendix S1: </w:t>
      </w:r>
      <w:r>
        <w:t>Table S2)</w:t>
      </w:r>
      <w:r>
        <w:rPr>
          <w:rFonts w:hint="eastAsia"/>
        </w:rPr>
        <w:t>.</w:t>
      </w:r>
    </w:p>
    <w:p w14:paraId="01C1123B" w14:textId="77777777" w:rsidR="00636A39" w:rsidRDefault="00636A39">
      <w:pPr>
        <w:rPr>
          <w:color w:val="FF0000"/>
        </w:rPr>
      </w:pPr>
    </w:p>
    <w:p w14:paraId="66E50985" w14:textId="77777777" w:rsidR="00636A39" w:rsidRDefault="00C85216">
      <w:pPr>
        <w:jc w:val="center"/>
        <w:rPr>
          <w:i/>
        </w:rPr>
      </w:pPr>
      <w:r>
        <w:rPr>
          <w:rFonts w:hint="eastAsia"/>
          <w:i/>
        </w:rPr>
        <w:t>Patterns of rice herbivore consumption by predators</w:t>
      </w:r>
    </w:p>
    <w:p w14:paraId="7BAB13F9" w14:textId="0C08348D" w:rsidR="00636A39" w:rsidRDefault="00C85216">
      <w:r>
        <w:rPr>
          <w:rFonts w:hint="eastAsia"/>
        </w:rPr>
        <w:tab/>
      </w:r>
      <w:r>
        <w:t>We further analyzed rice herbivore consumption</w:t>
      </w:r>
      <w:r>
        <w:rPr>
          <w:rFonts w:hint="eastAsia"/>
        </w:rPr>
        <w:t xml:space="preserve"> by </w:t>
      </w:r>
      <w:ins w:id="31" w:author="CK NTU" w:date="2022-04-22T12:16:00Z">
        <w:r w:rsidR="00674F55">
          <w:t>GAPs</w:t>
        </w:r>
      </w:ins>
      <w:del w:id="32" w:author="CK NTU" w:date="2022-04-22T12:16:00Z">
        <w:r w:rsidDel="00674F55">
          <w:rPr>
            <w:rFonts w:hint="eastAsia"/>
          </w:rPr>
          <w:delText>predators</w:delText>
        </w:r>
      </w:del>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 xml:space="preserve">suggesting consistency in </w:t>
      </w:r>
      <w:ins w:id="33" w:author="CK NTU" w:date="2022-04-22T12:17:00Z">
        <w:r w:rsidR="00674F55">
          <w:t>GAPs’</w:t>
        </w:r>
      </w:ins>
      <w:del w:id="34" w:author="CK NTU" w:date="2022-04-22T12:17:00Z">
        <w:r w:rsidDel="00674F55">
          <w:delText>their</w:delText>
        </w:r>
      </w:del>
      <w:r>
        <w:t xml:space="preserve">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6D2A346F" w14:textId="77777777" w:rsidR="00636A39" w:rsidRDefault="00C85216">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xml:space="preserve">% (tillering) to </w:t>
      </w:r>
      <w:r>
        <w:rPr>
          <w:rFonts w:hint="eastAsia"/>
        </w:rPr>
        <w:t>78</w:t>
      </w:r>
      <w:r>
        <w:t>-</w:t>
      </w:r>
      <w:r>
        <w:rPr>
          <w:rFonts w:hint="eastAsia"/>
        </w:rPr>
        <w:t>94%</w:t>
      </w:r>
      <w:r>
        <w:t xml:space="preserve"> </w:t>
      </w:r>
      <w:r>
        <w:lastRenderedPageBreak/>
        <w:t>(ripening)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xml:space="preserve">, ranging from </w:t>
      </w:r>
      <w:r>
        <w:rPr>
          <w:rFonts w:hint="eastAsia"/>
        </w:rPr>
        <w:t>74</w:t>
      </w:r>
      <w:r>
        <w:t>-8</w:t>
      </w:r>
      <w:r>
        <w:rPr>
          <w:rFonts w:hint="eastAsia"/>
        </w:rPr>
        <w:t>5</w:t>
      </w:r>
      <w:r>
        <w:t>% (tilling) to 94</w:t>
      </w:r>
      <w:r>
        <w:rPr>
          <w:rFonts w:hint="eastAsia"/>
        </w:rPr>
        <w:t>-95</w:t>
      </w:r>
      <w:r>
        <w:t>% (ripening)</w:t>
      </w:r>
      <w:r>
        <w:rPr>
          <w:rFonts w:hint="eastAsia"/>
        </w:rPr>
        <w:t xml:space="preserve"> (Fig. 2c; Appendix S1: </w:t>
      </w:r>
      <w:r>
        <w:t>Table S2</w:t>
      </w:r>
      <w:r>
        <w:rPr>
          <w:rFonts w:hint="eastAsia"/>
        </w:rPr>
        <w:t xml:space="preserve">). </w:t>
      </w:r>
    </w:p>
    <w:p w14:paraId="072A85A2" w14:textId="77777777" w:rsidR="00636A39" w:rsidRDefault="00636A39"/>
    <w:p w14:paraId="05553C58" w14:textId="77777777" w:rsidR="00636A39" w:rsidRDefault="00C85216">
      <w:pPr>
        <w:jc w:val="center"/>
        <w:rPr>
          <w:i/>
        </w:rPr>
      </w:pPr>
      <w:r>
        <w:rPr>
          <w:rFonts w:hint="eastAsia"/>
          <w:i/>
        </w:rPr>
        <w:t xml:space="preserve">Factors associated with rice herbivore </w:t>
      </w:r>
      <w:r>
        <w:rPr>
          <w:i/>
        </w:rPr>
        <w:t>consumption</w:t>
      </w:r>
      <w:r>
        <w:rPr>
          <w:rFonts w:hint="eastAsia"/>
          <w:i/>
        </w:rPr>
        <w:t xml:space="preserve"> by predators</w:t>
      </w:r>
    </w:p>
    <w:p w14:paraId="31F8C10E" w14:textId="4940B89A" w:rsidR="00636A39" w:rsidRDefault="00C85216">
      <w:r>
        <w:rPr>
          <w:rFonts w:hint="eastAsia"/>
        </w:rPr>
        <w:tab/>
        <w:t xml:space="preserve">The proportion of rice herbivores consumed in </w:t>
      </w:r>
      <w:del w:id="35" w:author="CK NTU" w:date="2022-04-22T12:22:00Z">
        <w:r w:rsidDel="00674F55">
          <w:rPr>
            <w:rFonts w:hint="eastAsia"/>
          </w:rPr>
          <w:delText>predators</w:delText>
        </w:r>
        <w:r w:rsidDel="00674F55">
          <w:delText>’</w:delText>
        </w:r>
        <w:r w:rsidDel="00674F55">
          <w:rPr>
            <w:rFonts w:hint="eastAsia"/>
          </w:rPr>
          <w:delText xml:space="preserve"> </w:delText>
        </w:r>
      </w:del>
      <w:ins w:id="36" w:author="CK NTU" w:date="2022-04-22T12:22:00Z">
        <w:r w:rsidR="00674F55">
          <w:t>GAP</w:t>
        </w:r>
        <w:r w:rsidR="00674F55">
          <w:rPr>
            <w:rFonts w:hint="eastAsia"/>
          </w:rPr>
          <w:t>s</w:t>
        </w:r>
        <w:r w:rsidR="00674F55">
          <w:t>’</w:t>
        </w:r>
        <w:r w:rsidR="00674F55">
          <w:rPr>
            <w:rFonts w:hint="eastAsia"/>
          </w:rPr>
          <w:t xml:space="preserve"> </w:t>
        </w:r>
      </w:ins>
      <w:r>
        <w:rPr>
          <w:rFonts w:hint="eastAsia"/>
        </w:rPr>
        <w:t xml:space="preserve">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a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2F12FBB2" w14:textId="1FB16368" w:rsidR="00636A39" w:rsidRDefault="00C85216">
      <w:r>
        <w:rPr>
          <w:rFonts w:hint="eastAsia"/>
        </w:rPr>
        <w:tab/>
        <w:t xml:space="preserve">The proportion of rice herbivores consumed in </w:t>
      </w:r>
      <w:del w:id="37" w:author="CK NTU" w:date="2022-04-22T12:23:00Z">
        <w:r w:rsidDel="00674F55">
          <w:rPr>
            <w:rFonts w:hint="eastAsia"/>
          </w:rPr>
          <w:delText>predator</w:delText>
        </w:r>
        <w:r w:rsidDel="00674F55">
          <w:delText>s’</w:delText>
        </w:r>
        <w:r w:rsidDel="00674F55">
          <w:rPr>
            <w:rFonts w:hint="eastAsia"/>
          </w:rPr>
          <w:delText xml:space="preserve"> </w:delText>
        </w:r>
      </w:del>
      <w:ins w:id="38" w:author="CK NTU" w:date="2022-04-22T12:23:00Z">
        <w:r w:rsidR="00674F55">
          <w:t>GAP</w:t>
        </w:r>
        <w:r w:rsidR="00674F55">
          <w:t>s’</w:t>
        </w:r>
        <w:r w:rsidR="00674F55">
          <w:rPr>
            <w:rFonts w:hint="eastAsia"/>
          </w:rPr>
          <w:t xml:space="preserve"> </w:t>
        </w:r>
      </w:ins>
      <w:r>
        <w:rPr>
          <w:rFonts w:hint="eastAsia"/>
        </w:rPr>
        <w:t>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w:t>
      </w:r>
      <w:del w:id="39" w:author="CK NTU" w:date="2022-04-22T12:23:00Z">
        <w:r w:rsidDel="00674F55">
          <w:rPr>
            <w:rFonts w:hint="eastAsia"/>
          </w:rPr>
          <w:delText xml:space="preserve">predators </w:delText>
        </w:r>
      </w:del>
      <w:ins w:id="40" w:author="CK NTU" w:date="2022-04-22T12:23:00Z">
        <w:r w:rsidR="00674F55">
          <w:t>GAP</w:t>
        </w:r>
        <w:r w:rsidR="00674F55">
          <w:rPr>
            <w:rFonts w:hint="eastAsia"/>
          </w:rPr>
          <w:t xml:space="preserve">s </w:t>
        </w:r>
      </w:ins>
      <w:r>
        <w:rPr>
          <w:rFonts w:hint="eastAsia"/>
        </w:rPr>
        <w:t>consumed higher proportions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064EABB1" w14:textId="32302F7A" w:rsidR="00636A39" w:rsidRDefault="00C85216">
      <w:pPr>
        <w:rPr>
          <w:color w:val="FF0000"/>
        </w:rPr>
      </w:pPr>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rPr>
          <w:vertAlign w:val="superscript"/>
        </w:rPr>
        <w:t>46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 xml:space="preserve">Karp, et al. </w:t>
      </w:r>
      <w:r>
        <w:rPr>
          <w:vertAlign w:val="superscript"/>
        </w:rPr>
        <w:t>47</w:t>
      </w:r>
      <w:r>
        <w:fldChar w:fldCharType="end"/>
      </w:r>
      <w:r>
        <w:rPr>
          <w:rFonts w:hint="eastAsia"/>
        </w:rPr>
        <w:t xml:space="preserve">, the proportion of rice herbivores consumed in </w:t>
      </w:r>
      <w:del w:id="41" w:author="CK NTU" w:date="2022-04-22T12:24:00Z">
        <w:r w:rsidDel="002B1323">
          <w:rPr>
            <w:rFonts w:hint="eastAsia"/>
          </w:rPr>
          <w:delText>predators</w:delText>
        </w:r>
        <w:r w:rsidDel="002B1323">
          <w:delText>’</w:delText>
        </w:r>
        <w:r w:rsidDel="002B1323">
          <w:rPr>
            <w:rFonts w:hint="eastAsia"/>
          </w:rPr>
          <w:delText xml:space="preserve"> </w:delText>
        </w:r>
      </w:del>
      <w:ins w:id="42" w:author="CK NTU" w:date="2022-04-22T12:24:00Z">
        <w:r w:rsidR="002B1323">
          <w:t>GAP</w:t>
        </w:r>
        <w:r w:rsidR="002B1323">
          <w:rPr>
            <w:rFonts w:hint="eastAsia"/>
          </w:rPr>
          <w:t>s</w:t>
        </w:r>
        <w:r w:rsidR="002B1323">
          <w:t>’</w:t>
        </w:r>
        <w:r w:rsidR="002B1323">
          <w:rPr>
            <w:rFonts w:hint="eastAsia"/>
          </w:rPr>
          <w:t xml:space="preserve"> </w:t>
        </w:r>
      </w:ins>
      <w:r>
        <w:rPr>
          <w:rFonts w:hint="eastAsia"/>
        </w:rPr>
        <w:t xml:space="preserve">diet was not associated with the percent forest cover </w:t>
      </w:r>
      <w:r>
        <w:t>within</w:t>
      </w:r>
      <w:r>
        <w:rPr>
          <w:rFonts w:hint="eastAsia"/>
        </w:rPr>
        <w:t xml:space="preserve"> a 1-km radius buffer surrounding the study farms (All </w:t>
      </w:r>
      <w:r>
        <w:rPr>
          <w:rFonts w:hint="eastAsia"/>
        </w:rPr>
        <w:lastRenderedPageBreak/>
        <w:t xml:space="preserve">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del w:id="43" w:author="CK NTU" w:date="2022-04-22T12:26:00Z">
        <w:r w:rsidDel="0043098C">
          <w:rPr>
            <w:rFonts w:hint="eastAsia"/>
          </w:rPr>
          <w:delText xml:space="preserve"> only</w:delText>
        </w:r>
      </w:del>
      <w:r>
        <w:rPr>
          <w:rFonts w:hint="eastAsia"/>
        </w:rPr>
        <w:t>:</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w:t>
      </w:r>
      <w:del w:id="44" w:author="CK NTU" w:date="2022-04-22T12:26:00Z">
        <w:r w:rsidDel="0043098C">
          <w:rPr>
            <w:rFonts w:hint="eastAsia"/>
          </w:rPr>
          <w:delText xml:space="preserve"> only</w:delText>
        </w:r>
      </w:del>
      <w:r>
        <w:rPr>
          <w:rFonts w:hint="eastAsia"/>
        </w:rPr>
        <w:t xml:space="preserve">: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w:t>
      </w:r>
      <w:r>
        <w:rPr>
          <w:rFonts w:hint="eastAsia"/>
        </w:rPr>
        <w:t>as</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14:paraId="131D587B" w14:textId="77777777" w:rsidR="00636A39" w:rsidRDefault="00C85216">
      <w:r>
        <w:rPr>
          <w:rFonts w:hint="eastAsia"/>
        </w:rPr>
        <w:lastRenderedPageBreak/>
        <w:t>Table 1.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only, and ladybeetles only. The </w:t>
      </w:r>
      <w:r>
        <w:t>results</w:t>
      </w:r>
      <w:r>
        <w:rPr>
          <w:rFonts w:hint="eastAsia"/>
        </w:rPr>
        <w:t xml:space="preserve"> were obtained from the Anova() </w:t>
      </w:r>
      <w:r>
        <w:t>function</w:t>
      </w:r>
      <w:r>
        <w:rPr>
          <w:rFonts w:hint="eastAsia"/>
        </w:rPr>
        <w:t xml:space="preserve"> in the R </w:t>
      </w:r>
      <w:r>
        <w:t>“</w:t>
      </w:r>
      <w:r>
        <w:rPr>
          <w:rFonts w:hint="eastAsia"/>
        </w:rPr>
        <w:t>car</w:t>
      </w:r>
      <w:r>
        <w:t>”</w:t>
      </w:r>
      <w:r>
        <w:rPr>
          <w:rFonts w:hint="eastAsia"/>
        </w:rPr>
        <w:t xml:space="preserve">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rPr>
          <w:rFonts w:hint="eastAsia"/>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636A39" w14:paraId="28E26310" w14:textId="77777777" w:rsidTr="00636A39">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7D81C7B" w14:textId="77777777" w:rsidR="00636A39" w:rsidRDefault="00C85216">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68C9848E"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2"/>
                <w:szCs w:val="28"/>
              </w:rPr>
            </w:pPr>
            <w:r>
              <w:rPr>
                <w:rFonts w:cs="Arial" w:hint="eastAsia"/>
                <w:b w:val="0"/>
                <w:color w:val="auto"/>
                <w:sz w:val="22"/>
              </w:rPr>
              <w:t>Factor</w:t>
            </w:r>
          </w:p>
        </w:tc>
        <w:tc>
          <w:tcPr>
            <w:tcW w:w="1207" w:type="dxa"/>
            <w:shd w:val="clear" w:color="auto" w:fill="auto"/>
            <w:vAlign w:val="center"/>
          </w:tcPr>
          <w:p w14:paraId="15EF2EAE"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i/>
                <w:color w:val="auto"/>
                <w:sz w:val="22"/>
                <w:szCs w:val="28"/>
              </w:rPr>
            </w:pPr>
            <w:r>
              <w:rPr>
                <w:rFonts w:cs="Arial"/>
                <w:b w:val="0"/>
                <w:i/>
                <w:color w:val="auto"/>
                <w:sz w:val="22"/>
              </w:rPr>
              <w:t>d.f.</w:t>
            </w:r>
          </w:p>
        </w:tc>
        <w:tc>
          <w:tcPr>
            <w:tcW w:w="1417" w:type="dxa"/>
            <w:shd w:val="clear" w:color="auto" w:fill="auto"/>
            <w:vAlign w:val="center"/>
          </w:tcPr>
          <w:p w14:paraId="13DE7CB1"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59623D9C"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i/>
                <w:color w:val="auto"/>
                <w:sz w:val="22"/>
                <w:szCs w:val="28"/>
              </w:rPr>
            </w:pPr>
            <w:r>
              <w:rPr>
                <w:rFonts w:cs="Arial" w:hint="eastAsia"/>
                <w:b w:val="0"/>
                <w:i/>
                <w:color w:val="auto"/>
                <w:sz w:val="22"/>
              </w:rPr>
              <w:t xml:space="preserve">    </w:t>
            </w:r>
            <w:r>
              <w:rPr>
                <w:rFonts w:cs="Arial"/>
                <w:b w:val="0"/>
                <w:i/>
                <w:color w:val="auto"/>
                <w:sz w:val="22"/>
              </w:rPr>
              <w:t>P</w:t>
            </w:r>
          </w:p>
        </w:tc>
      </w:tr>
      <w:tr w:rsidR="00636A39" w14:paraId="4F5BAF1C"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FFF2B0A" w14:textId="77777777" w:rsidR="00636A39" w:rsidRDefault="00C85216">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4B22EA6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1586A3F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694C356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2BAAB7D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636A39" w14:paraId="1CF8B250"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B59B69E" w14:textId="77777777" w:rsidR="00636A39" w:rsidRDefault="00636A39">
            <w:pPr>
              <w:spacing w:after="0" w:line="240" w:lineRule="auto"/>
              <w:rPr>
                <w:rFonts w:cs="Arial"/>
                <w:color w:val="auto"/>
                <w:sz w:val="22"/>
              </w:rPr>
            </w:pPr>
          </w:p>
        </w:tc>
        <w:tc>
          <w:tcPr>
            <w:tcW w:w="2761" w:type="dxa"/>
            <w:shd w:val="clear" w:color="auto" w:fill="auto"/>
            <w:vAlign w:val="center"/>
          </w:tcPr>
          <w:p w14:paraId="0BBF7F0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4C78E8C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5875E8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4542566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636A39" w14:paraId="3703A6BA"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BDD7032"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4925EC6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4EEC0FA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51205AE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614BE10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636A39" w14:paraId="149D93FD"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21FEC5D" w14:textId="77777777" w:rsidR="00636A39" w:rsidRDefault="00636A39">
            <w:pPr>
              <w:spacing w:after="0" w:line="240" w:lineRule="auto"/>
              <w:rPr>
                <w:rFonts w:cs="Arial"/>
                <w:color w:val="auto"/>
                <w:sz w:val="22"/>
              </w:rPr>
            </w:pPr>
          </w:p>
        </w:tc>
        <w:tc>
          <w:tcPr>
            <w:tcW w:w="2761" w:type="dxa"/>
            <w:shd w:val="clear" w:color="auto" w:fill="auto"/>
            <w:vAlign w:val="center"/>
          </w:tcPr>
          <w:p w14:paraId="3DBB678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597E90C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7854F7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0045E63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636A39" w14:paraId="2E8E9A0D"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C4319BD"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353F6526"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5C1827A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25B67BD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64B92A0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636A39" w14:paraId="25654421"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FB8A516" w14:textId="77777777" w:rsidR="00636A39" w:rsidRDefault="00636A39">
            <w:pPr>
              <w:spacing w:after="0" w:line="240" w:lineRule="auto"/>
              <w:rPr>
                <w:rFonts w:cs="Arial"/>
                <w:color w:val="auto"/>
                <w:sz w:val="22"/>
              </w:rPr>
            </w:pPr>
          </w:p>
        </w:tc>
        <w:tc>
          <w:tcPr>
            <w:tcW w:w="2761" w:type="dxa"/>
            <w:shd w:val="clear" w:color="auto" w:fill="auto"/>
            <w:vAlign w:val="center"/>
          </w:tcPr>
          <w:p w14:paraId="59A217F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3A7DD91D"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08FEEF7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3735C8CD"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636A39" w14:paraId="078B7830"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8F36FCB" w14:textId="77777777" w:rsidR="00636A39" w:rsidRDefault="00C85216">
            <w:pPr>
              <w:spacing w:after="0" w:line="240" w:lineRule="auto"/>
              <w:rPr>
                <w:rFonts w:cs="Arial"/>
                <w:color w:val="auto"/>
                <w:sz w:val="22"/>
              </w:rPr>
            </w:pPr>
            <w:r>
              <w:rPr>
                <w:rFonts w:cs="Arial" w:hint="eastAsia"/>
                <w:b w:val="0"/>
                <w:sz w:val="22"/>
              </w:rPr>
              <w:t>Spiders</w:t>
            </w:r>
          </w:p>
        </w:tc>
        <w:tc>
          <w:tcPr>
            <w:tcW w:w="2761" w:type="dxa"/>
            <w:tcBorders>
              <w:right w:val="nil"/>
            </w:tcBorders>
            <w:shd w:val="clear" w:color="auto" w:fill="auto"/>
            <w:vAlign w:val="center"/>
          </w:tcPr>
          <w:p w14:paraId="6E14955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26B2E9B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38BD4F6D"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519CCDA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636A39" w14:paraId="65B934E4"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C8E731A" w14:textId="77777777" w:rsidR="00636A39" w:rsidRDefault="00636A39">
            <w:pPr>
              <w:spacing w:after="0" w:line="240" w:lineRule="auto"/>
              <w:rPr>
                <w:rFonts w:cs="Arial"/>
                <w:color w:val="auto"/>
                <w:sz w:val="22"/>
              </w:rPr>
            </w:pPr>
          </w:p>
        </w:tc>
        <w:tc>
          <w:tcPr>
            <w:tcW w:w="2761" w:type="dxa"/>
            <w:shd w:val="clear" w:color="auto" w:fill="auto"/>
            <w:vAlign w:val="center"/>
          </w:tcPr>
          <w:p w14:paraId="4FE25F9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3A7B32ED"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235D719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52DC3A66"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636A39" w14:paraId="0CDC429D"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D2F06DE"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602725A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58DD2C1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37F0A0A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2550190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636A39" w14:paraId="10FA8835"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8F42F30" w14:textId="77777777" w:rsidR="00636A39" w:rsidRDefault="00636A39">
            <w:pPr>
              <w:spacing w:after="0" w:line="240" w:lineRule="auto"/>
              <w:rPr>
                <w:rFonts w:cs="Arial"/>
                <w:color w:val="auto"/>
                <w:sz w:val="22"/>
              </w:rPr>
            </w:pPr>
          </w:p>
        </w:tc>
        <w:tc>
          <w:tcPr>
            <w:tcW w:w="2761" w:type="dxa"/>
            <w:shd w:val="clear" w:color="auto" w:fill="auto"/>
            <w:vAlign w:val="center"/>
          </w:tcPr>
          <w:p w14:paraId="4AC3407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3F8C209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DCA3BA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525E915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636A39" w14:paraId="6D4382AA"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648054F"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4400A06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6716A79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6B286F0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093910BB"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636A39" w14:paraId="0152359A"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1F89E74" w14:textId="77777777" w:rsidR="00636A39" w:rsidRDefault="00636A39">
            <w:pPr>
              <w:spacing w:after="0" w:line="240" w:lineRule="auto"/>
              <w:rPr>
                <w:rFonts w:cs="Arial"/>
                <w:color w:val="auto"/>
                <w:sz w:val="22"/>
              </w:rPr>
            </w:pPr>
          </w:p>
        </w:tc>
        <w:tc>
          <w:tcPr>
            <w:tcW w:w="2761" w:type="dxa"/>
            <w:shd w:val="clear" w:color="auto" w:fill="auto"/>
            <w:vAlign w:val="center"/>
          </w:tcPr>
          <w:p w14:paraId="49E3BB2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408FC06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65D5053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3835C1A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636A39" w14:paraId="43CABCDF"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9DF0EF1"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0D4CFDA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5DABED9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7C7D39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380C1D3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636A39" w14:paraId="2A97A61E"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3BC9FB0" w14:textId="77777777" w:rsidR="00636A39" w:rsidRDefault="00636A39">
            <w:pPr>
              <w:spacing w:after="0" w:line="240" w:lineRule="auto"/>
              <w:rPr>
                <w:rFonts w:cs="Arial"/>
                <w:color w:val="auto"/>
                <w:sz w:val="22"/>
              </w:rPr>
            </w:pPr>
          </w:p>
        </w:tc>
        <w:tc>
          <w:tcPr>
            <w:tcW w:w="2761" w:type="dxa"/>
            <w:shd w:val="clear" w:color="auto" w:fill="auto"/>
            <w:vAlign w:val="center"/>
          </w:tcPr>
          <w:p w14:paraId="0646F34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AEF206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2BA680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7434D9E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636A39" w14:paraId="0FFB1297"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6CC9FD9"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431CFE3B"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4A51F25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44CA52A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20D1140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636A39" w14:paraId="0ECCEA7B"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E04D27E" w14:textId="77777777" w:rsidR="00636A39" w:rsidRDefault="00C85216">
            <w:pPr>
              <w:spacing w:after="0" w:line="240" w:lineRule="auto"/>
              <w:rPr>
                <w:rFonts w:cs="Arial"/>
                <w:color w:val="auto"/>
                <w:sz w:val="22"/>
              </w:rPr>
            </w:pPr>
            <w:r>
              <w:rPr>
                <w:rFonts w:cs="Arial" w:hint="eastAsia"/>
                <w:b w:val="0"/>
                <w:sz w:val="22"/>
              </w:rPr>
              <w:t>Ladybeetles</w:t>
            </w:r>
          </w:p>
        </w:tc>
        <w:tc>
          <w:tcPr>
            <w:tcW w:w="2761" w:type="dxa"/>
            <w:shd w:val="clear" w:color="auto" w:fill="auto"/>
            <w:vAlign w:val="center"/>
          </w:tcPr>
          <w:p w14:paraId="0A0C08FD"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0AC183E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3CED7B3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7D9D18C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636A39" w14:paraId="59244482"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664C3624"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14C5EB8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07E97BD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2340291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6F743BB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636A39" w14:paraId="47EF4A3C"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5F650578" w14:textId="77777777" w:rsidR="00636A39" w:rsidRDefault="00636A39">
            <w:pPr>
              <w:spacing w:after="0" w:line="240" w:lineRule="auto"/>
              <w:rPr>
                <w:rFonts w:cs="Arial"/>
                <w:color w:val="auto"/>
                <w:sz w:val="22"/>
              </w:rPr>
            </w:pPr>
          </w:p>
        </w:tc>
        <w:tc>
          <w:tcPr>
            <w:tcW w:w="2761" w:type="dxa"/>
            <w:shd w:val="clear" w:color="auto" w:fill="auto"/>
            <w:vAlign w:val="center"/>
          </w:tcPr>
          <w:p w14:paraId="418FA90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3F555D7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48EFA73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2CEE2AD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 0.001</w:t>
            </w:r>
          </w:p>
        </w:tc>
      </w:tr>
      <w:tr w:rsidR="00636A39" w14:paraId="22771695"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41FFB37E"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0995BE7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50B9B9D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001A832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1426758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636A39" w14:paraId="0B3BD80D"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DAA1ADD" w14:textId="77777777" w:rsidR="00636A39" w:rsidRDefault="00636A39">
            <w:pPr>
              <w:spacing w:after="0" w:line="240" w:lineRule="auto"/>
              <w:rPr>
                <w:rFonts w:cs="Arial"/>
                <w:color w:val="auto"/>
                <w:sz w:val="22"/>
              </w:rPr>
            </w:pPr>
          </w:p>
        </w:tc>
        <w:tc>
          <w:tcPr>
            <w:tcW w:w="2761" w:type="dxa"/>
            <w:shd w:val="clear" w:color="auto" w:fill="auto"/>
            <w:vAlign w:val="center"/>
          </w:tcPr>
          <w:p w14:paraId="11D5804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46A7F90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508EFA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32DE0A3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636A39" w14:paraId="77471BC7"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1DC10F0"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4282931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2651B34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275736B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57DA930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636A39" w14:paraId="4836A0C5"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E018FE2" w14:textId="77777777" w:rsidR="00636A39" w:rsidRDefault="00636A39">
            <w:pPr>
              <w:spacing w:after="0" w:line="240" w:lineRule="auto"/>
              <w:rPr>
                <w:rFonts w:cs="Arial"/>
                <w:color w:val="auto"/>
                <w:sz w:val="22"/>
              </w:rPr>
            </w:pPr>
          </w:p>
        </w:tc>
        <w:tc>
          <w:tcPr>
            <w:tcW w:w="2761" w:type="dxa"/>
            <w:shd w:val="clear" w:color="auto" w:fill="auto"/>
            <w:vAlign w:val="center"/>
          </w:tcPr>
          <w:p w14:paraId="1CF9D53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3774E85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B02DB4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57A3F68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636A39" w14:paraId="09F9AF08"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2C270B7" w14:textId="77777777" w:rsidR="00636A39" w:rsidRDefault="00636A39">
            <w:pPr>
              <w:spacing w:after="0" w:line="240" w:lineRule="auto"/>
              <w:rPr>
                <w:rFonts w:cs="Arial"/>
                <w:color w:val="auto"/>
                <w:sz w:val="22"/>
              </w:rPr>
            </w:pPr>
          </w:p>
        </w:tc>
        <w:tc>
          <w:tcPr>
            <w:tcW w:w="2761" w:type="dxa"/>
            <w:tcBorders>
              <w:right w:val="nil"/>
            </w:tcBorders>
            <w:shd w:val="clear" w:color="auto" w:fill="auto"/>
            <w:vAlign w:val="center"/>
          </w:tcPr>
          <w:p w14:paraId="286B23C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31494B1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63D350A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3CC91A1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636A39" w14:paraId="1179CC27" w14:textId="77777777" w:rsidTr="00636A39">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ABC89DE" w14:textId="77777777" w:rsidR="00636A39" w:rsidRDefault="00636A39">
            <w:pPr>
              <w:spacing w:after="0" w:line="240" w:lineRule="auto"/>
              <w:rPr>
                <w:rFonts w:cs="Arial"/>
                <w:color w:val="auto"/>
                <w:sz w:val="22"/>
              </w:rPr>
            </w:pPr>
          </w:p>
        </w:tc>
        <w:tc>
          <w:tcPr>
            <w:tcW w:w="2761" w:type="dxa"/>
            <w:shd w:val="clear" w:color="auto" w:fill="auto"/>
            <w:vAlign w:val="center"/>
          </w:tcPr>
          <w:p w14:paraId="3E01D9D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80E34C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40B172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3882EAE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0899A4CD" w14:textId="77777777" w:rsidR="00636A39" w:rsidRDefault="00C85216">
      <w:pPr>
        <w:rPr>
          <w:sz w:val="24"/>
        </w:rPr>
      </w:pPr>
      <w:r>
        <w:rPr>
          <w:color w:val="FF0000"/>
          <w:sz w:val="24"/>
        </w:rPr>
        <w:br w:type="page"/>
      </w:r>
      <w:r>
        <w:rPr>
          <w:rFonts w:hint="eastAsia"/>
        </w:rPr>
        <w:lastRenderedPageBreak/>
        <w:t>Table 2. Tukey</w:t>
      </w:r>
      <w:r>
        <w:t>’</w:t>
      </w:r>
      <w:r>
        <w:rPr>
          <w:rFonts w:hint="eastAsia"/>
        </w:rPr>
        <w:t xml:space="preserve">s post-hoc tests comparing the proportion of rice herbivores consumed in the diet of predators in organic and conventional rice farms.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1"/>
        <w:tblW w:w="8968" w:type="dxa"/>
        <w:jc w:val="center"/>
        <w:tblLook w:val="04A0" w:firstRow="1" w:lastRow="0" w:firstColumn="1" w:lastColumn="0" w:noHBand="0" w:noVBand="1"/>
      </w:tblPr>
      <w:tblGrid>
        <w:gridCol w:w="2072"/>
        <w:gridCol w:w="1843"/>
        <w:gridCol w:w="1985"/>
        <w:gridCol w:w="1553"/>
        <w:gridCol w:w="1515"/>
      </w:tblGrid>
      <w:tr w:rsidR="00636A39" w14:paraId="073EA525" w14:textId="77777777" w:rsidTr="00636A39">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0953FB88" w14:textId="77777777" w:rsidR="00636A39" w:rsidRDefault="00C85216">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1843" w:type="dxa"/>
            <w:shd w:val="clear" w:color="auto" w:fill="auto"/>
            <w:noWrap/>
            <w:vAlign w:val="center"/>
          </w:tcPr>
          <w:p w14:paraId="75E54694"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Cs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1985" w:type="dxa"/>
            <w:shd w:val="clear" w:color="auto" w:fill="auto"/>
            <w:noWrap/>
            <w:vAlign w:val="center"/>
          </w:tcPr>
          <w:p w14:paraId="77D1821D"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3" w:type="dxa"/>
            <w:shd w:val="clear" w:color="auto" w:fill="auto"/>
            <w:noWrap/>
            <w:vAlign w:val="center"/>
          </w:tcPr>
          <w:p w14:paraId="3B799789"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14:paraId="42B72621"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Upper 2.5%</w:t>
            </w:r>
          </w:p>
        </w:tc>
      </w:tr>
      <w:tr w:rsidR="00636A39" w14:paraId="324DA546"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0952382A" w14:textId="77777777" w:rsidR="00636A39" w:rsidRDefault="00C85216">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1843" w:type="dxa"/>
            <w:tcBorders>
              <w:right w:val="nil"/>
            </w:tcBorders>
            <w:shd w:val="clear" w:color="auto" w:fill="auto"/>
            <w:noWrap/>
            <w:vAlign w:val="center"/>
          </w:tcPr>
          <w:p w14:paraId="32414DD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0E532B5D"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1553" w:type="dxa"/>
            <w:tcBorders>
              <w:right w:val="nil"/>
            </w:tcBorders>
            <w:shd w:val="clear" w:color="auto" w:fill="auto"/>
            <w:noWrap/>
            <w:vAlign w:val="center"/>
          </w:tcPr>
          <w:p w14:paraId="27B3397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21B1852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636A39" w14:paraId="2985F237"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67CA372F" w14:textId="77777777" w:rsidR="00636A39" w:rsidRDefault="00636A39">
            <w:pPr>
              <w:spacing w:after="0" w:line="240" w:lineRule="auto"/>
              <w:rPr>
                <w:rFonts w:eastAsia="Times New Roman" w:cs="Arial"/>
                <w:color w:val="auto"/>
                <w:sz w:val="24"/>
                <w:szCs w:val="32"/>
              </w:rPr>
            </w:pPr>
          </w:p>
        </w:tc>
        <w:tc>
          <w:tcPr>
            <w:tcW w:w="1843" w:type="dxa"/>
            <w:shd w:val="clear" w:color="auto" w:fill="auto"/>
            <w:noWrap/>
            <w:vAlign w:val="center"/>
          </w:tcPr>
          <w:p w14:paraId="53B3EE3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38C6ECFB"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1553" w:type="dxa"/>
            <w:shd w:val="clear" w:color="auto" w:fill="auto"/>
            <w:noWrap/>
            <w:vAlign w:val="center"/>
          </w:tcPr>
          <w:p w14:paraId="427E1EB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7B6D41E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636A39" w14:paraId="78012DCC"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12AA03EC" w14:textId="77777777" w:rsidR="00636A39" w:rsidRDefault="00C85216">
            <w:pPr>
              <w:spacing w:after="0" w:line="240" w:lineRule="auto"/>
              <w:rPr>
                <w:rFonts w:cs="Arial"/>
                <w:color w:val="auto"/>
                <w:sz w:val="24"/>
                <w:szCs w:val="32"/>
              </w:rPr>
            </w:pPr>
            <w:r>
              <w:rPr>
                <w:rFonts w:cs="Arial" w:hint="eastAsia"/>
                <w:b w:val="0"/>
                <w:color w:val="auto"/>
                <w:sz w:val="24"/>
                <w:szCs w:val="32"/>
              </w:rPr>
              <w:t>Spiders only</w:t>
            </w:r>
          </w:p>
        </w:tc>
        <w:tc>
          <w:tcPr>
            <w:tcW w:w="1843" w:type="dxa"/>
            <w:tcBorders>
              <w:right w:val="nil"/>
            </w:tcBorders>
            <w:shd w:val="clear" w:color="auto" w:fill="auto"/>
            <w:noWrap/>
            <w:vAlign w:val="center"/>
          </w:tcPr>
          <w:p w14:paraId="1F65235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060999B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1553" w:type="dxa"/>
            <w:tcBorders>
              <w:right w:val="nil"/>
            </w:tcBorders>
            <w:shd w:val="clear" w:color="auto" w:fill="auto"/>
            <w:noWrap/>
            <w:vAlign w:val="center"/>
          </w:tcPr>
          <w:p w14:paraId="395A1A6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50B2D77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636A39" w14:paraId="4EF348F4"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6046DA14" w14:textId="77777777" w:rsidR="00636A39" w:rsidRDefault="00636A39">
            <w:pPr>
              <w:spacing w:after="0" w:line="240" w:lineRule="auto"/>
              <w:rPr>
                <w:rFonts w:eastAsia="Times New Roman" w:cs="Arial"/>
                <w:color w:val="auto"/>
                <w:sz w:val="24"/>
                <w:szCs w:val="32"/>
              </w:rPr>
            </w:pPr>
          </w:p>
        </w:tc>
        <w:tc>
          <w:tcPr>
            <w:tcW w:w="1843" w:type="dxa"/>
            <w:shd w:val="clear" w:color="auto" w:fill="auto"/>
            <w:noWrap/>
            <w:vAlign w:val="center"/>
          </w:tcPr>
          <w:p w14:paraId="19290B8F"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56AD1BB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1553" w:type="dxa"/>
            <w:shd w:val="clear" w:color="auto" w:fill="auto"/>
            <w:noWrap/>
            <w:vAlign w:val="center"/>
          </w:tcPr>
          <w:p w14:paraId="4A0CAF6B"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63B26C5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636A39" w14:paraId="743F8FF2"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6642A270" w14:textId="77777777" w:rsidR="00636A39" w:rsidRDefault="00C85216">
            <w:pPr>
              <w:spacing w:after="0" w:line="240" w:lineRule="auto"/>
              <w:rPr>
                <w:rFonts w:cs="Arial"/>
                <w:color w:val="auto"/>
                <w:sz w:val="24"/>
                <w:szCs w:val="32"/>
              </w:rPr>
            </w:pPr>
            <w:r>
              <w:rPr>
                <w:rFonts w:cs="Arial" w:hint="eastAsia"/>
                <w:b w:val="0"/>
                <w:color w:val="auto"/>
                <w:sz w:val="24"/>
                <w:szCs w:val="32"/>
              </w:rPr>
              <w:t>Ladybeetles only</w:t>
            </w:r>
          </w:p>
        </w:tc>
        <w:tc>
          <w:tcPr>
            <w:tcW w:w="1843" w:type="dxa"/>
            <w:tcBorders>
              <w:right w:val="nil"/>
            </w:tcBorders>
            <w:shd w:val="clear" w:color="auto" w:fill="auto"/>
            <w:noWrap/>
            <w:vAlign w:val="center"/>
          </w:tcPr>
          <w:p w14:paraId="255E8ED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14:paraId="3799792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1553" w:type="dxa"/>
            <w:tcBorders>
              <w:right w:val="nil"/>
            </w:tcBorders>
            <w:shd w:val="clear" w:color="auto" w:fill="auto"/>
            <w:noWrap/>
            <w:vAlign w:val="center"/>
          </w:tcPr>
          <w:p w14:paraId="15C9EB3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7E5093B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636A39" w14:paraId="7DBB52EC"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14:paraId="4582273B" w14:textId="77777777" w:rsidR="00636A39" w:rsidRDefault="00636A39">
            <w:pPr>
              <w:spacing w:after="0" w:line="240" w:lineRule="auto"/>
              <w:rPr>
                <w:rFonts w:eastAsia="Times New Roman" w:cs="Arial"/>
                <w:color w:val="auto"/>
                <w:sz w:val="24"/>
                <w:szCs w:val="32"/>
              </w:rPr>
            </w:pPr>
          </w:p>
        </w:tc>
        <w:tc>
          <w:tcPr>
            <w:tcW w:w="1843" w:type="dxa"/>
            <w:shd w:val="clear" w:color="auto" w:fill="auto"/>
            <w:noWrap/>
            <w:vAlign w:val="center"/>
          </w:tcPr>
          <w:p w14:paraId="2D27E71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14:paraId="6ED8287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1553" w:type="dxa"/>
            <w:shd w:val="clear" w:color="auto" w:fill="auto"/>
            <w:noWrap/>
            <w:vAlign w:val="center"/>
          </w:tcPr>
          <w:p w14:paraId="7595BE16"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0CAA563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1669361A" w14:textId="77777777" w:rsidR="00636A39" w:rsidRDefault="00636A39">
      <w:pPr>
        <w:rPr>
          <w:b/>
          <w:color w:val="FF0000"/>
        </w:rPr>
      </w:pPr>
    </w:p>
    <w:p w14:paraId="5D4D3B6A" w14:textId="77777777" w:rsidR="00636A39" w:rsidRDefault="00636A39">
      <w:pPr>
        <w:rPr>
          <w:b/>
          <w:color w:val="FF0000"/>
        </w:rPr>
      </w:pPr>
    </w:p>
    <w:p w14:paraId="76ED45A5" w14:textId="77777777" w:rsidR="00636A39" w:rsidRDefault="00C85216">
      <w:pPr>
        <w:rPr>
          <w:sz w:val="24"/>
        </w:rPr>
      </w:pPr>
      <w:r>
        <w:rPr>
          <w:sz w:val="24"/>
        </w:rPr>
        <w:br w:type="page"/>
      </w:r>
    </w:p>
    <w:p w14:paraId="0795B99D" w14:textId="77777777" w:rsidR="00636A39" w:rsidRDefault="00C85216">
      <w:r>
        <w:rPr>
          <w:rFonts w:hint="eastAsia"/>
        </w:rPr>
        <w:lastRenderedPageBreak/>
        <w:t>Table 3. Tukey</w:t>
      </w:r>
      <w:r>
        <w:t>’</w:t>
      </w:r>
      <w:r>
        <w:rPr>
          <w:rFonts w:hint="eastAsia"/>
        </w:rPr>
        <w:t xml:space="preserve">s post-hoc tests comparing the proportion of rice herbivores consumed in the diet of predators at three crop stages (tillering, flowering, and ripening stage).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1"/>
        <w:tblW w:w="8930" w:type="dxa"/>
        <w:jc w:val="center"/>
        <w:tblLook w:val="04A0" w:firstRow="1" w:lastRow="0" w:firstColumn="1" w:lastColumn="0" w:noHBand="0" w:noVBand="1"/>
      </w:tblPr>
      <w:tblGrid>
        <w:gridCol w:w="2268"/>
        <w:gridCol w:w="1559"/>
        <w:gridCol w:w="1985"/>
        <w:gridCol w:w="1559"/>
        <w:gridCol w:w="1559"/>
      </w:tblGrid>
      <w:tr w:rsidR="00636A39" w14:paraId="6C298DB2" w14:textId="77777777" w:rsidTr="00636A39">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15FE7A74" w14:textId="77777777" w:rsidR="00636A39" w:rsidRDefault="00C85216">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1559" w:type="dxa"/>
            <w:shd w:val="clear" w:color="auto" w:fill="auto"/>
            <w:noWrap/>
            <w:vAlign w:val="center"/>
          </w:tcPr>
          <w:p w14:paraId="5EAC7361"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hint="eastAsia"/>
                <w:b w:val="0"/>
                <w:color w:val="auto"/>
                <w:sz w:val="24"/>
                <w:szCs w:val="32"/>
              </w:rPr>
              <w:t>Crop stage</w:t>
            </w:r>
          </w:p>
        </w:tc>
        <w:tc>
          <w:tcPr>
            <w:tcW w:w="1985" w:type="dxa"/>
            <w:shd w:val="clear" w:color="auto" w:fill="auto"/>
            <w:noWrap/>
            <w:vAlign w:val="center"/>
          </w:tcPr>
          <w:p w14:paraId="18D335C5"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9" w:type="dxa"/>
            <w:shd w:val="clear" w:color="auto" w:fill="auto"/>
            <w:noWrap/>
            <w:vAlign w:val="center"/>
          </w:tcPr>
          <w:p w14:paraId="79C27EC2"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Lower 2.5%</w:t>
            </w:r>
          </w:p>
        </w:tc>
        <w:tc>
          <w:tcPr>
            <w:tcW w:w="1559" w:type="dxa"/>
            <w:shd w:val="clear" w:color="auto" w:fill="auto"/>
            <w:noWrap/>
            <w:vAlign w:val="center"/>
          </w:tcPr>
          <w:p w14:paraId="3585E185" w14:textId="77777777" w:rsidR="00636A39" w:rsidRDefault="00C852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Upper 2.5%</w:t>
            </w:r>
          </w:p>
        </w:tc>
      </w:tr>
      <w:tr w:rsidR="00636A39" w14:paraId="5519FAA1"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112DD277" w14:textId="77777777" w:rsidR="00636A39" w:rsidRDefault="00C85216">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1559" w:type="dxa"/>
            <w:tcBorders>
              <w:right w:val="nil"/>
            </w:tcBorders>
            <w:shd w:val="clear" w:color="auto" w:fill="auto"/>
            <w:noWrap/>
            <w:vAlign w:val="center"/>
          </w:tcPr>
          <w:p w14:paraId="25EFC8D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1985" w:type="dxa"/>
            <w:tcBorders>
              <w:right w:val="nil"/>
            </w:tcBorders>
            <w:shd w:val="clear" w:color="auto" w:fill="auto"/>
            <w:noWrap/>
            <w:vAlign w:val="center"/>
          </w:tcPr>
          <w:p w14:paraId="7AF7CC7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1559" w:type="dxa"/>
            <w:tcBorders>
              <w:right w:val="nil"/>
            </w:tcBorders>
            <w:shd w:val="clear" w:color="auto" w:fill="auto"/>
            <w:noWrap/>
            <w:vAlign w:val="center"/>
          </w:tcPr>
          <w:p w14:paraId="0F6D046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1559" w:type="dxa"/>
            <w:tcBorders>
              <w:right w:val="nil"/>
            </w:tcBorders>
            <w:shd w:val="clear" w:color="auto" w:fill="auto"/>
            <w:noWrap/>
            <w:vAlign w:val="center"/>
          </w:tcPr>
          <w:p w14:paraId="644F667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636A39" w14:paraId="1256B815"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60B0DCCF" w14:textId="77777777" w:rsidR="00636A39" w:rsidRDefault="00636A39">
            <w:pPr>
              <w:spacing w:after="0" w:line="240" w:lineRule="auto"/>
              <w:rPr>
                <w:rFonts w:eastAsia="Times New Roman" w:cs="Arial"/>
                <w:color w:val="auto"/>
                <w:sz w:val="24"/>
                <w:szCs w:val="32"/>
              </w:rPr>
            </w:pPr>
          </w:p>
        </w:tc>
        <w:tc>
          <w:tcPr>
            <w:tcW w:w="1559" w:type="dxa"/>
            <w:shd w:val="clear" w:color="auto" w:fill="auto"/>
            <w:noWrap/>
            <w:vAlign w:val="center"/>
          </w:tcPr>
          <w:p w14:paraId="7C13E7BC"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1985" w:type="dxa"/>
            <w:shd w:val="clear" w:color="auto" w:fill="auto"/>
            <w:noWrap/>
            <w:vAlign w:val="center"/>
          </w:tcPr>
          <w:p w14:paraId="22ADFEC6"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1559" w:type="dxa"/>
            <w:shd w:val="clear" w:color="auto" w:fill="auto"/>
            <w:noWrap/>
            <w:vAlign w:val="center"/>
          </w:tcPr>
          <w:p w14:paraId="0813C5E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1559" w:type="dxa"/>
            <w:shd w:val="clear" w:color="auto" w:fill="auto"/>
            <w:noWrap/>
            <w:vAlign w:val="center"/>
          </w:tcPr>
          <w:p w14:paraId="799CE05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636A39" w14:paraId="3347CBE3"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23E0AEB5" w14:textId="77777777" w:rsidR="00636A39" w:rsidRDefault="00636A39">
            <w:pPr>
              <w:spacing w:after="0" w:line="240" w:lineRule="auto"/>
              <w:rPr>
                <w:rFonts w:eastAsia="Times New Roman" w:cs="Arial"/>
                <w:color w:val="auto"/>
                <w:sz w:val="24"/>
                <w:szCs w:val="32"/>
              </w:rPr>
            </w:pPr>
          </w:p>
        </w:tc>
        <w:tc>
          <w:tcPr>
            <w:tcW w:w="1559" w:type="dxa"/>
            <w:tcBorders>
              <w:right w:val="nil"/>
            </w:tcBorders>
            <w:shd w:val="clear" w:color="auto" w:fill="auto"/>
            <w:noWrap/>
            <w:vAlign w:val="center"/>
          </w:tcPr>
          <w:p w14:paraId="7D9B2E9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1985" w:type="dxa"/>
            <w:tcBorders>
              <w:right w:val="nil"/>
            </w:tcBorders>
            <w:shd w:val="clear" w:color="auto" w:fill="auto"/>
            <w:noWrap/>
            <w:vAlign w:val="center"/>
          </w:tcPr>
          <w:p w14:paraId="45584D9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1559" w:type="dxa"/>
            <w:tcBorders>
              <w:right w:val="nil"/>
            </w:tcBorders>
            <w:shd w:val="clear" w:color="auto" w:fill="auto"/>
            <w:noWrap/>
            <w:vAlign w:val="center"/>
          </w:tcPr>
          <w:p w14:paraId="67A4C2B6"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1559" w:type="dxa"/>
            <w:tcBorders>
              <w:right w:val="nil"/>
            </w:tcBorders>
            <w:shd w:val="clear" w:color="auto" w:fill="auto"/>
            <w:noWrap/>
            <w:vAlign w:val="center"/>
          </w:tcPr>
          <w:p w14:paraId="36CEB6C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636A39" w14:paraId="347878E6"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64658F24" w14:textId="77777777" w:rsidR="00636A39" w:rsidRDefault="00C85216">
            <w:pPr>
              <w:spacing w:after="0" w:line="240" w:lineRule="auto"/>
              <w:rPr>
                <w:rFonts w:cs="Arial"/>
                <w:color w:val="auto"/>
                <w:sz w:val="24"/>
                <w:szCs w:val="32"/>
              </w:rPr>
            </w:pPr>
            <w:r>
              <w:rPr>
                <w:rFonts w:cs="Arial" w:hint="eastAsia"/>
                <w:b w:val="0"/>
                <w:color w:val="auto"/>
                <w:sz w:val="24"/>
                <w:szCs w:val="32"/>
              </w:rPr>
              <w:t>Spiders only</w:t>
            </w:r>
          </w:p>
        </w:tc>
        <w:tc>
          <w:tcPr>
            <w:tcW w:w="1559" w:type="dxa"/>
            <w:shd w:val="clear" w:color="auto" w:fill="auto"/>
            <w:noWrap/>
            <w:vAlign w:val="center"/>
          </w:tcPr>
          <w:p w14:paraId="27314374"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shd w:val="clear" w:color="auto" w:fill="auto"/>
            <w:noWrap/>
            <w:vAlign w:val="center"/>
          </w:tcPr>
          <w:p w14:paraId="27F577C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1559" w:type="dxa"/>
            <w:shd w:val="clear" w:color="auto" w:fill="auto"/>
            <w:noWrap/>
            <w:vAlign w:val="center"/>
          </w:tcPr>
          <w:p w14:paraId="0F0107C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1559" w:type="dxa"/>
            <w:shd w:val="clear" w:color="auto" w:fill="auto"/>
            <w:noWrap/>
            <w:vAlign w:val="center"/>
          </w:tcPr>
          <w:p w14:paraId="35951CA3"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636A39" w14:paraId="17AD1089"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0CC2E7AC" w14:textId="77777777" w:rsidR="00636A39" w:rsidRDefault="00636A39">
            <w:pPr>
              <w:spacing w:after="0" w:line="240" w:lineRule="auto"/>
              <w:rPr>
                <w:rFonts w:eastAsia="Times New Roman" w:cs="Arial"/>
                <w:color w:val="auto"/>
                <w:sz w:val="24"/>
                <w:szCs w:val="32"/>
              </w:rPr>
            </w:pPr>
          </w:p>
        </w:tc>
        <w:tc>
          <w:tcPr>
            <w:tcW w:w="1559" w:type="dxa"/>
            <w:tcBorders>
              <w:right w:val="nil"/>
            </w:tcBorders>
            <w:shd w:val="clear" w:color="auto" w:fill="auto"/>
            <w:noWrap/>
            <w:vAlign w:val="center"/>
          </w:tcPr>
          <w:p w14:paraId="2C3E7C5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14:paraId="7434DAB0"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1559" w:type="dxa"/>
            <w:tcBorders>
              <w:right w:val="nil"/>
            </w:tcBorders>
            <w:shd w:val="clear" w:color="auto" w:fill="auto"/>
            <w:noWrap/>
            <w:vAlign w:val="center"/>
          </w:tcPr>
          <w:p w14:paraId="2AB67DE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1559" w:type="dxa"/>
            <w:tcBorders>
              <w:right w:val="nil"/>
            </w:tcBorders>
            <w:shd w:val="clear" w:color="auto" w:fill="auto"/>
            <w:noWrap/>
            <w:vAlign w:val="center"/>
          </w:tcPr>
          <w:p w14:paraId="360923B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636A39" w14:paraId="19C45C94"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65600972" w14:textId="77777777" w:rsidR="00636A39" w:rsidRDefault="00636A39">
            <w:pPr>
              <w:spacing w:after="0" w:line="240" w:lineRule="auto"/>
              <w:rPr>
                <w:rFonts w:eastAsia="Times New Roman" w:cs="Arial"/>
                <w:color w:val="auto"/>
                <w:sz w:val="24"/>
                <w:szCs w:val="32"/>
              </w:rPr>
            </w:pPr>
          </w:p>
        </w:tc>
        <w:tc>
          <w:tcPr>
            <w:tcW w:w="1559" w:type="dxa"/>
            <w:shd w:val="clear" w:color="auto" w:fill="auto"/>
            <w:noWrap/>
            <w:vAlign w:val="center"/>
          </w:tcPr>
          <w:p w14:paraId="305744A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shd w:val="clear" w:color="auto" w:fill="auto"/>
            <w:noWrap/>
            <w:vAlign w:val="center"/>
          </w:tcPr>
          <w:p w14:paraId="1EF1F6F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1559" w:type="dxa"/>
            <w:shd w:val="clear" w:color="auto" w:fill="auto"/>
            <w:noWrap/>
            <w:vAlign w:val="center"/>
          </w:tcPr>
          <w:p w14:paraId="439C26F7"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14:paraId="588FA546"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636A39" w14:paraId="6BCFDA9A"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1D204DB2" w14:textId="77777777" w:rsidR="00636A39" w:rsidRDefault="00C85216">
            <w:pPr>
              <w:spacing w:after="0" w:line="240" w:lineRule="auto"/>
              <w:rPr>
                <w:rFonts w:cs="Arial"/>
                <w:color w:val="000000" w:themeColor="text1"/>
                <w:sz w:val="24"/>
                <w:szCs w:val="32"/>
              </w:rPr>
            </w:pPr>
            <w:r>
              <w:rPr>
                <w:rFonts w:cs="Arial" w:hint="eastAsia"/>
                <w:b w:val="0"/>
                <w:color w:val="000000" w:themeColor="text1"/>
                <w:sz w:val="24"/>
                <w:szCs w:val="32"/>
              </w:rPr>
              <w:t>Ladybeetles only</w:t>
            </w:r>
          </w:p>
        </w:tc>
        <w:tc>
          <w:tcPr>
            <w:tcW w:w="1559" w:type="dxa"/>
            <w:tcBorders>
              <w:right w:val="nil"/>
            </w:tcBorders>
            <w:shd w:val="clear" w:color="auto" w:fill="auto"/>
            <w:noWrap/>
            <w:vAlign w:val="center"/>
          </w:tcPr>
          <w:p w14:paraId="7B51546B"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tcBorders>
              <w:right w:val="nil"/>
            </w:tcBorders>
            <w:shd w:val="clear" w:color="auto" w:fill="auto"/>
            <w:noWrap/>
            <w:vAlign w:val="center"/>
          </w:tcPr>
          <w:p w14:paraId="7A2073E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1559" w:type="dxa"/>
            <w:tcBorders>
              <w:right w:val="nil"/>
            </w:tcBorders>
            <w:shd w:val="clear" w:color="auto" w:fill="auto"/>
            <w:noWrap/>
            <w:vAlign w:val="center"/>
          </w:tcPr>
          <w:p w14:paraId="4A0B0F1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1559" w:type="dxa"/>
            <w:tcBorders>
              <w:right w:val="nil"/>
            </w:tcBorders>
            <w:shd w:val="clear" w:color="auto" w:fill="auto"/>
            <w:noWrap/>
            <w:vAlign w:val="center"/>
          </w:tcPr>
          <w:p w14:paraId="254F3C7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636A39" w14:paraId="1668894F"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20022E53" w14:textId="77777777" w:rsidR="00636A39" w:rsidRDefault="00636A39">
            <w:pPr>
              <w:spacing w:after="0" w:line="240" w:lineRule="auto"/>
              <w:rPr>
                <w:rFonts w:eastAsia="Times New Roman" w:cs="Arial"/>
                <w:color w:val="000000" w:themeColor="text1"/>
                <w:sz w:val="24"/>
                <w:szCs w:val="32"/>
              </w:rPr>
            </w:pPr>
          </w:p>
        </w:tc>
        <w:tc>
          <w:tcPr>
            <w:tcW w:w="1559" w:type="dxa"/>
            <w:shd w:val="clear" w:color="auto" w:fill="auto"/>
            <w:noWrap/>
            <w:vAlign w:val="center"/>
          </w:tcPr>
          <w:p w14:paraId="0EB7DAAE"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shd w:val="clear" w:color="auto" w:fill="auto"/>
            <w:noWrap/>
            <w:vAlign w:val="center"/>
          </w:tcPr>
          <w:p w14:paraId="3E4D055A"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1559" w:type="dxa"/>
            <w:shd w:val="clear" w:color="auto" w:fill="auto"/>
            <w:noWrap/>
            <w:vAlign w:val="center"/>
          </w:tcPr>
          <w:p w14:paraId="2BD313C1"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14:paraId="5BA9A69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636A39" w14:paraId="5D091ED4" w14:textId="77777777" w:rsidTr="00636A39">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14:paraId="436853BF" w14:textId="77777777" w:rsidR="00636A39" w:rsidRDefault="00636A39">
            <w:pPr>
              <w:spacing w:after="0" w:line="240" w:lineRule="auto"/>
              <w:rPr>
                <w:rFonts w:eastAsia="Times New Roman" w:cs="Arial"/>
                <w:color w:val="000000" w:themeColor="text1"/>
                <w:sz w:val="24"/>
                <w:szCs w:val="32"/>
              </w:rPr>
            </w:pPr>
          </w:p>
        </w:tc>
        <w:tc>
          <w:tcPr>
            <w:tcW w:w="1559" w:type="dxa"/>
            <w:tcBorders>
              <w:right w:val="nil"/>
            </w:tcBorders>
            <w:shd w:val="clear" w:color="auto" w:fill="auto"/>
            <w:noWrap/>
            <w:vAlign w:val="center"/>
          </w:tcPr>
          <w:p w14:paraId="14619B22"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14:paraId="7F892B88"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1559" w:type="dxa"/>
            <w:tcBorders>
              <w:right w:val="nil"/>
            </w:tcBorders>
            <w:shd w:val="clear" w:color="auto" w:fill="auto"/>
            <w:noWrap/>
            <w:vAlign w:val="center"/>
          </w:tcPr>
          <w:p w14:paraId="4C580BD9"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1559" w:type="dxa"/>
            <w:tcBorders>
              <w:right w:val="nil"/>
            </w:tcBorders>
            <w:shd w:val="clear" w:color="auto" w:fill="auto"/>
            <w:noWrap/>
            <w:vAlign w:val="center"/>
          </w:tcPr>
          <w:p w14:paraId="68CB5F05" w14:textId="77777777" w:rsidR="00636A39" w:rsidRDefault="00C85216">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41F086F4" w14:textId="77777777" w:rsidR="00636A39" w:rsidRDefault="00C85216">
      <w:pPr>
        <w:rPr>
          <w:b/>
          <w:color w:val="FF0000"/>
        </w:rPr>
      </w:pPr>
      <w:r>
        <w:rPr>
          <w:b/>
          <w:color w:val="FF0000"/>
        </w:rPr>
        <w:br w:type="page"/>
      </w:r>
    </w:p>
    <w:p w14:paraId="4376139C" w14:textId="77777777" w:rsidR="00636A39" w:rsidRDefault="00C85216">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23DB20C3" w14:textId="77777777" w:rsidR="00636A39" w:rsidRDefault="00C85216">
      <w:r>
        <w:rPr>
          <w:rFonts w:hint="eastAsia"/>
        </w:rPr>
        <w:t xml:space="preserve">Figure 1. The proportions (mean </w:t>
      </w:r>
      <w:r>
        <w:t>±</w:t>
      </w:r>
      <w:r>
        <w:rPr>
          <w:rFonts w:hint="eastAsia"/>
        </w:rPr>
        <w:t xml:space="preserve"> SE) of prey sources (rice herbivores, tourist herbivores, detritivores) consumed in predators</w:t>
      </w:r>
      <w:r>
        <w:t>’</w:t>
      </w:r>
      <w:r>
        <w:rPr>
          <w:rFonts w:hint="eastAsia"/>
        </w:rPr>
        <w:t xml:space="preserve"> diet in organic and conventional rice farms over crop stages: (a) all predators as a whole feeding guild, (b) spiders only, and (c) ladybeetles only. The proportions are the posterior mean estimates from the Bayesian stable isotope mixing models averaged over all replicate farms and across three study years.</w:t>
      </w:r>
    </w:p>
    <w:p w14:paraId="2884B18F" w14:textId="77777777" w:rsidR="00636A39" w:rsidRDefault="00636A39">
      <w:pPr>
        <w:rPr>
          <w:sz w:val="24"/>
        </w:rPr>
      </w:pPr>
    </w:p>
    <w:p w14:paraId="059C70D4" w14:textId="77777777" w:rsidR="00636A39" w:rsidRDefault="00C85216">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5DA11921" w14:textId="77777777" w:rsidR="00636A39" w:rsidRDefault="00C85216">
      <w:r>
        <w:rPr>
          <w:rFonts w:hint="eastAsia"/>
        </w:rPr>
        <w:t>Figure 2. The proportion of rice herbivores consumed in the diet of predators in organic and conventional rice farms over crop stages in the three study years: (a) all predators as a whole feeding guild, (b) spiders only, and (c) ladybeetles only. The proportions are the posterior mean estimates from the Bayesian stable isotope mixing models.</w:t>
      </w:r>
    </w:p>
    <w:p w14:paraId="084DF5F6" w14:textId="77777777" w:rsidR="00636A39" w:rsidRDefault="00636A39">
      <w:pPr>
        <w:rPr>
          <w:b/>
          <w:color w:val="FF0000"/>
        </w:rPr>
      </w:pPr>
    </w:p>
    <w:p w14:paraId="31E19238" w14:textId="77777777" w:rsidR="00636A39" w:rsidRDefault="00636A39">
      <w:pPr>
        <w:rPr>
          <w:b/>
          <w:color w:val="FF0000"/>
        </w:rPr>
      </w:pPr>
    </w:p>
    <w:p w14:paraId="35B33C7F" w14:textId="77777777" w:rsidR="00636A39" w:rsidRDefault="00636A39">
      <w:pPr>
        <w:rPr>
          <w:b/>
          <w:color w:val="FF0000"/>
        </w:rPr>
      </w:pPr>
    </w:p>
    <w:p w14:paraId="382498EC" w14:textId="77777777" w:rsidR="00636A39" w:rsidRDefault="00C85216">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6F0B65D5" w14:textId="77777777" w:rsidR="00636A39" w:rsidRDefault="00C85216">
      <w:pPr>
        <w:rPr>
          <w:b/>
          <w:color w:val="FF0000"/>
          <w:sz w:val="32"/>
        </w:rPr>
      </w:pPr>
      <w:r>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t xml:space="preserve"> </w:t>
      </w:r>
    </w:p>
    <w:p w14:paraId="234E7CE3" w14:textId="77777777" w:rsidR="00636A39" w:rsidRDefault="00C85216">
      <w:pPr>
        <w:rPr>
          <w:rFonts w:cs="Arial"/>
          <w:b/>
          <w:szCs w:val="28"/>
        </w:rPr>
      </w:pPr>
      <w:r>
        <w:rPr>
          <w:rFonts w:cs="Arial"/>
          <w:b/>
          <w:szCs w:val="28"/>
        </w:rPr>
        <w:br w:type="page"/>
      </w:r>
    </w:p>
    <w:p w14:paraId="1519E882" w14:textId="77777777" w:rsidR="00636A39" w:rsidRDefault="00C85216">
      <w:pPr>
        <w:rPr>
          <w:rFonts w:cs="Arial"/>
          <w:b/>
          <w:szCs w:val="28"/>
        </w:rPr>
      </w:pPr>
      <w:commentRangeStart w:id="45"/>
      <w:r>
        <w:rPr>
          <w:rFonts w:cs="Arial"/>
          <w:b/>
          <w:szCs w:val="28"/>
        </w:rPr>
        <w:lastRenderedPageBreak/>
        <w:t>Discussion</w:t>
      </w:r>
      <w:commentRangeEnd w:id="45"/>
      <w:r>
        <w:rPr>
          <w:rStyle w:val="a5"/>
        </w:rPr>
        <w:commentReference w:id="45"/>
      </w:r>
    </w:p>
    <w:p w14:paraId="75DE3A41" w14:textId="7EA06193" w:rsidR="00636A39" w:rsidRDefault="00C85216">
      <w:pPr>
        <w:rPr>
          <w:rFonts w:cs="Arial"/>
          <w:szCs w:val="28"/>
        </w:rPr>
      </w:pPr>
      <w:r>
        <w:rPr>
          <w:rFonts w:cs="Arial" w:hint="eastAsia"/>
          <w:szCs w:val="28"/>
        </w:rPr>
        <w:tab/>
      </w:r>
      <w:r>
        <w:rPr>
          <w:rFonts w:cs="Arial"/>
          <w:szCs w:val="28"/>
        </w:rPr>
        <w:t xml:space="preserve">To echo </w:t>
      </w:r>
      <w:r>
        <w:rPr>
          <w:rFonts w:cs="Arial" w:hint="eastAsia"/>
          <w:szCs w:val="28"/>
        </w:rPr>
        <w:t xml:space="preserve">with </w:t>
      </w:r>
      <w:r>
        <w:rPr>
          <w:rFonts w:cs="Arial"/>
          <w:szCs w:val="28"/>
        </w:rPr>
        <w:t xml:space="preserve">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w:t>
      </w:r>
      <w:del w:id="46" w:author="CK NTU" w:date="2022-04-22T11:37:00Z">
        <w:r w:rsidDel="00EB0721">
          <w:rPr>
            <w:rFonts w:cs="Arial"/>
            <w:szCs w:val="28"/>
          </w:rPr>
          <w:delText>generalist arthropod predator</w:delText>
        </w:r>
      </w:del>
      <w:ins w:id="47" w:author="CK NTU" w:date="2022-04-22T11:37:00Z">
        <w:r w:rsidR="00EB0721">
          <w:rPr>
            <w:rFonts w:cs="Arial"/>
            <w:szCs w:val="28"/>
          </w:rPr>
          <w:t>GAP</w:t>
        </w:r>
      </w:ins>
      <w:r>
        <w:rPr>
          <w:rFonts w:cs="Arial"/>
          <w:szCs w:val="28"/>
        </w:rPr>
        <w:t>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w:t>
      </w:r>
      <w:r>
        <w:rPr>
          <w:rFonts w:cs="Arial"/>
          <w:szCs w:val="28"/>
        </w:rPr>
        <w:t>23-</w:t>
      </w:r>
      <w:r>
        <w:rPr>
          <w:rFonts w:cs="Arial" w:hint="eastAsia"/>
          <w:szCs w:val="28"/>
        </w:rPr>
        <w:t>4</w:t>
      </w:r>
      <w:r>
        <w:rPr>
          <w:rFonts w:cs="Arial"/>
          <w:szCs w:val="28"/>
        </w:rPr>
        <w:t>7</w:t>
      </w:r>
      <w:r>
        <w:rPr>
          <w:rFonts w:cs="Arial" w:hint="eastAsia"/>
          <w:szCs w:val="28"/>
        </w:rPr>
        <w:t xml:space="preserve">% at the tillering stage to </w:t>
      </w:r>
      <w:r>
        <w:rPr>
          <w:rFonts w:cs="Arial"/>
          <w:szCs w:val="28"/>
        </w:rPr>
        <w:t>79-</w:t>
      </w:r>
      <w:r>
        <w:rPr>
          <w:rFonts w:cs="Arial" w:hint="eastAsia"/>
          <w:szCs w:val="28"/>
        </w:rPr>
        <w:t>9</w:t>
      </w:r>
      <w:r>
        <w:rPr>
          <w:rFonts w:cs="Arial"/>
          <w:szCs w:val="28"/>
        </w:rPr>
        <w:t>5</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w:t>
      </w:r>
      <w:del w:id="48" w:author="CK NTU" w:date="2022-04-22T11:36:00Z">
        <w:r w:rsidDel="00EB0721">
          <w:rPr>
            <w:rFonts w:cs="Arial" w:hint="eastAsia"/>
            <w:szCs w:val="28"/>
          </w:rPr>
          <w:delText>g</w:delText>
        </w:r>
        <w:r w:rsidDel="00EB0721">
          <w:rPr>
            <w:rFonts w:cs="Arial"/>
            <w:szCs w:val="28"/>
          </w:rPr>
          <w:delText xml:space="preserve">eneralist </w:delText>
        </w:r>
        <w:r w:rsidDel="00EB0721">
          <w:rPr>
            <w:rFonts w:cs="Arial" w:hint="eastAsia"/>
            <w:szCs w:val="28"/>
          </w:rPr>
          <w:delText xml:space="preserve">arthropod </w:delText>
        </w:r>
        <w:r w:rsidDel="00EB0721">
          <w:rPr>
            <w:rFonts w:cs="Arial"/>
            <w:szCs w:val="28"/>
          </w:rPr>
          <w:delText>predator</w:delText>
        </w:r>
      </w:del>
      <w:ins w:id="49" w:author="CK NTU" w:date="2022-04-22T11:36:00Z">
        <w:r w:rsidR="00EB0721">
          <w:rPr>
            <w:rFonts w:cs="Arial" w:hint="eastAsia"/>
            <w:szCs w:val="28"/>
          </w:rPr>
          <w:t>GAP</w:t>
        </w:r>
      </w:ins>
      <w:r>
        <w:rPr>
          <w:rFonts w:cs="Arial"/>
          <w:szCs w:val="28"/>
        </w:rPr>
        <w:t>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50"/>
      <w:r>
        <w:rPr>
          <w:rFonts w:cs="Arial"/>
          <w:szCs w:val="28"/>
        </w:rPr>
        <w:t xml:space="preserve">a) </w:t>
      </w:r>
      <w:r>
        <w:rPr>
          <w:rFonts w:cs="Arial" w:hint="eastAsia"/>
          <w:szCs w:val="28"/>
        </w:rPr>
        <w:t xml:space="preserve">the </w:t>
      </w:r>
      <w:r>
        <w:rPr>
          <w:rFonts w:cs="Arial"/>
          <w:szCs w:val="28"/>
        </w:rPr>
        <w:t xml:space="preserve">within-season and among-year </w:t>
      </w:r>
      <w:r>
        <w:rPr>
          <w:rFonts w:cs="Arial" w:hint="eastAsia"/>
          <w:szCs w:val="28"/>
        </w:rPr>
        <w:t xml:space="preserve">patterns </w:t>
      </w:r>
      <w:r>
        <w:rPr>
          <w:rFonts w:cs="Arial"/>
          <w:szCs w:val="28"/>
        </w:rPr>
        <w:t>in the</w:t>
      </w:r>
      <w:r>
        <w:rPr>
          <w:rFonts w:cs="Arial" w:hint="eastAsia"/>
          <w:szCs w:val="28"/>
        </w:rPr>
        <w:t xml:space="preserve"> diet compositions of</w:t>
      </w:r>
      <w:r>
        <w:rPr>
          <w:rFonts w:cs="Arial"/>
          <w:szCs w:val="28"/>
        </w:rPr>
        <w:t xml:space="preserve"> </w:t>
      </w:r>
      <w:del w:id="51" w:author="CK NTU" w:date="2022-04-22T11:38:00Z">
        <w:r w:rsidDel="00EB0721">
          <w:rPr>
            <w:rFonts w:cs="Arial"/>
            <w:szCs w:val="28"/>
          </w:rPr>
          <w:delText>generalist arthropod predator</w:delText>
        </w:r>
      </w:del>
      <w:ins w:id="52" w:author="CK NTU" w:date="2022-04-22T11:38:00Z">
        <w:r w:rsidR="00EB0721">
          <w:rPr>
            <w:rFonts w:cs="Arial"/>
            <w:szCs w:val="28"/>
          </w:rPr>
          <w:t>GAP</w:t>
        </w:r>
      </w:ins>
      <w:r>
        <w:rPr>
          <w:rFonts w:cs="Arial"/>
          <w:szCs w:val="28"/>
        </w:rPr>
        <w:t xml:space="preserve">s, b) the effects of </w:t>
      </w:r>
      <w:r>
        <w:rPr>
          <w:rFonts w:cs="Arial" w:hint="eastAsia"/>
          <w:szCs w:val="28"/>
        </w:rPr>
        <w:t>various abiotic and biotic factors</w:t>
      </w:r>
      <w:r>
        <w:rPr>
          <w:rFonts w:cs="Arial"/>
          <w:szCs w:val="28"/>
        </w:rPr>
        <w:t xml:space="preserve"> on </w:t>
      </w:r>
      <w:r>
        <w:rPr>
          <w:rFonts w:cs="Arial" w:hint="eastAsia"/>
          <w:szCs w:val="28"/>
        </w:rPr>
        <w:t xml:space="preserve">pest </w:t>
      </w:r>
      <w:r>
        <w:rPr>
          <w:rFonts w:cs="Arial" w:hint="eastAsia"/>
          <w:szCs w:val="28"/>
        </w:rPr>
        <w:lastRenderedPageBreak/>
        <w:t>consumption by predators</w:t>
      </w:r>
      <w:commentRangeEnd w:id="50"/>
      <w:r>
        <w:rPr>
          <w:rStyle w:val="a5"/>
        </w:rPr>
        <w:commentReference w:id="5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33D8E189" w14:textId="77777777" w:rsidR="00636A39" w:rsidRDefault="00636A39">
      <w:pPr>
        <w:rPr>
          <w:rFonts w:cs="Arial"/>
          <w:szCs w:val="28"/>
        </w:rPr>
      </w:pPr>
    </w:p>
    <w:p w14:paraId="22512607" w14:textId="77777777" w:rsidR="00636A39" w:rsidRDefault="00C85216">
      <w:pPr>
        <w:ind w:firstLine="720"/>
        <w:jc w:val="center"/>
        <w:rPr>
          <w:rFonts w:cs="Arial"/>
          <w:i/>
          <w:szCs w:val="28"/>
        </w:rPr>
      </w:pPr>
      <w:r>
        <w:rPr>
          <w:rFonts w:cs="Arial"/>
          <w:i/>
          <w:szCs w:val="28"/>
        </w:rPr>
        <w:t>Generalist predators function as specialists at late crop stages (or when things matter)</w:t>
      </w:r>
    </w:p>
    <w:p w14:paraId="1E2CAB8B" w14:textId="0BA86DC3" w:rsidR="00636A39" w:rsidRDefault="00C85216">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w:t>
      </w:r>
      <w:del w:id="53" w:author="CK NTU" w:date="2022-04-22T11:36:00Z">
        <w:r w:rsidDel="00EB0721">
          <w:rPr>
            <w:rFonts w:cs="Arial"/>
            <w:szCs w:val="28"/>
          </w:rPr>
          <w:delText>generalist arthropod predator</w:delText>
        </w:r>
      </w:del>
      <w:ins w:id="54" w:author="CK NTU" w:date="2022-04-22T11:36:00Z">
        <w:r w:rsidR="00EB0721">
          <w:rPr>
            <w:rFonts w:cs="Arial"/>
            <w:szCs w:val="28"/>
          </w:rPr>
          <w:t>GAP</w:t>
        </w:r>
      </w:ins>
      <w:r>
        <w:rPr>
          <w:rFonts w:cs="Arial"/>
          <w:szCs w:val="28"/>
        </w:rPr>
        <w:t>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an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r>
        <w:rPr>
          <w:rFonts w:cs="Arial" w:hint="eastAsia"/>
          <w:szCs w:val="28"/>
        </w:rPr>
        <w:t xml:space="preserve">over 79%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proportions of </w:t>
      </w:r>
      <w:r>
        <w:rPr>
          <w:rFonts w:cs="Arial"/>
          <w:szCs w:val="28"/>
        </w:rPr>
        <w:t>alternative prey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21%</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predators </w:t>
      </w:r>
      <w:r>
        <w:rPr>
          <w:rFonts w:cs="Arial"/>
          <w:szCs w:val="28"/>
        </w:rPr>
        <w:t>have been reported</w:t>
      </w:r>
      <w:r>
        <w:rPr>
          <w:rFonts w:cs="Arial" w:hint="eastAsia"/>
          <w:szCs w:val="28"/>
        </w:rPr>
        <w:t xml:space="preserve"> to </w:t>
      </w:r>
      <w:r>
        <w:rPr>
          <w:rFonts w:cs="Arial"/>
          <w:szCs w:val="28"/>
        </w:rPr>
        <w:lastRenderedPageBreak/>
        <w:t xml:space="preserve">opportunistically </w:t>
      </w:r>
      <w:r>
        <w:rPr>
          <w:rFonts w:cs="Arial" w:hint="eastAsia"/>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49-51</w:t>
      </w:r>
      <w:r>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32BDB489" w14:textId="77777777" w:rsidR="00636A39" w:rsidRDefault="00C85216">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52-54</w:t>
      </w:r>
      <w:r>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vertAlign w:val="superscript"/>
        </w:rPr>
        <w:t>52</w:t>
      </w:r>
      <w:r>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cs="Arial" w:hint="eastAsia"/>
          <w:szCs w:val="28"/>
        </w:rPr>
        <w:t>. In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w:t>
      </w:r>
      <w:r>
        <w:rPr>
          <w:rFonts w:cs="Arial"/>
          <w:szCs w:val="28"/>
        </w:rPr>
        <w:lastRenderedPageBreak/>
        <w:t>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vertAlign w:val="superscript"/>
        </w:rPr>
        <w:t>55</w:t>
      </w:r>
      <w:r>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32C3B8B9" w14:textId="77777777" w:rsidR="00636A39" w:rsidRDefault="00636A39">
      <w:pPr>
        <w:rPr>
          <w:rFonts w:cs="Arial"/>
          <w:b/>
          <w:color w:val="0070C0"/>
          <w:szCs w:val="28"/>
        </w:rPr>
      </w:pPr>
    </w:p>
    <w:p w14:paraId="19925997" w14:textId="77777777" w:rsidR="00636A39" w:rsidRDefault="00C85216">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1E83BB2B" w14:textId="77777777" w:rsidR="00636A39" w:rsidRDefault="00C85216">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xml:space="preserve">) and </w:t>
      </w:r>
      <w:r>
        <w:rPr>
          <w:rFonts w:cs="Arial" w:hint="eastAsia"/>
          <w:szCs w:val="28"/>
        </w:rPr>
        <w:lastRenderedPageBreak/>
        <w:t>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vertAlign w:val="superscript"/>
        </w:rPr>
        <w:t>56,57</w:t>
      </w:r>
      <w:r>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3EB014C6" w14:textId="77777777" w:rsidR="00636A39" w:rsidRDefault="00C85216">
      <w:pPr>
        <w:rPr>
          <w:rFonts w:cs="Arial"/>
          <w:szCs w:val="28"/>
        </w:rPr>
      </w:pPr>
      <w:r>
        <w:rPr>
          <w:rFonts w:cs="Arial" w:hint="eastAsia"/>
          <w:szCs w:val="28"/>
        </w:rPr>
        <w:tab/>
      </w:r>
    </w:p>
    <w:p w14:paraId="0419B398" w14:textId="77777777" w:rsidR="00636A39" w:rsidRDefault="00C85216">
      <w:pPr>
        <w:jc w:val="center"/>
        <w:rPr>
          <w:rFonts w:cs="Arial"/>
          <w:i/>
          <w:szCs w:val="28"/>
        </w:rPr>
      </w:pPr>
      <w:r>
        <w:rPr>
          <w:rFonts w:cs="Arial"/>
          <w:i/>
          <w:szCs w:val="28"/>
        </w:rPr>
        <w:t>Factors associated with pest consumption by predators</w:t>
      </w:r>
    </w:p>
    <w:p w14:paraId="690B8284" w14:textId="79A315BA" w:rsidR="00636A39" w:rsidRDefault="00C85216">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w:t>
      </w:r>
      <w:r>
        <w:rPr>
          <w:rFonts w:cs="Arial" w:hint="eastAsia"/>
          <w:szCs w:val="28"/>
        </w:rPr>
        <w:t xml:space="preserve">a </w:t>
      </w:r>
      <w:r>
        <w:rPr>
          <w:rFonts w:cs="Arial"/>
          <w:szCs w:val="28"/>
        </w:rPr>
        <w:t xml:space="preserve">higher proportion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19,30,58</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vertAlign w:val="superscript"/>
        </w:rPr>
        <w:t>59</w:t>
      </w:r>
      <w:r>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biocontrol value of </w:t>
      </w:r>
      <w:del w:id="55" w:author="CK NTU" w:date="2022-04-22T11:36:00Z">
        <w:r w:rsidDel="00EB0721">
          <w:rPr>
            <w:rFonts w:cs="Arial"/>
            <w:szCs w:val="28"/>
          </w:rPr>
          <w:delText>generalist arthropod predator</w:delText>
        </w:r>
      </w:del>
      <w:ins w:id="56" w:author="CK NTU" w:date="2022-04-22T11:36:00Z">
        <w:r w:rsidR="00EB0721">
          <w:rPr>
            <w:rFonts w:cs="Arial"/>
            <w:szCs w:val="28"/>
          </w:rPr>
          <w:t>GAP</w:t>
        </w:r>
      </w:ins>
      <w:r>
        <w:rPr>
          <w:rFonts w:cs="Arial"/>
          <w:szCs w:val="28"/>
        </w:rPr>
        <w:t xml:space="preserve">s in conventional farming systems. </w:t>
      </w:r>
    </w:p>
    <w:p w14:paraId="799AF9E9" w14:textId="77777777" w:rsidR="00636A39" w:rsidRDefault="00C85216">
      <w:pPr>
        <w:ind w:firstLine="720"/>
        <w:rPr>
          <w:rFonts w:cs="Arial"/>
          <w:color w:val="0070C0"/>
          <w:szCs w:val="28"/>
        </w:rPr>
      </w:pPr>
      <w:r>
        <w:rPr>
          <w:rFonts w:cs="Arial"/>
          <w:szCs w:val="28"/>
        </w:rPr>
        <w:lastRenderedPageBreak/>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10,17</w:t>
      </w:r>
      <w:r>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4972586E" w14:textId="77777777" w:rsidR="00636A39" w:rsidRDefault="00C85216">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vertAlign w:val="superscript"/>
        </w:rPr>
        <w:t>27</w:t>
      </w:r>
      <w:r>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26,60,61</w:t>
      </w:r>
      <w:r>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 xml:space="preserve">the prey species in our study system were mostly associated with rice plants, and therefore the nearby </w:t>
      </w:r>
      <w:r>
        <w:rPr>
          <w:rFonts w:cs="Arial" w:hint="eastAsia"/>
          <w:szCs w:val="28"/>
        </w:rPr>
        <w:lastRenderedPageBreak/>
        <w:t>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vertAlign w:val="superscript"/>
        </w:rPr>
        <w:t>60</w:t>
      </w:r>
      <w:r>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42B7464F" w14:textId="77777777" w:rsidR="00636A39" w:rsidRDefault="00C85216">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10,25,62</w:t>
      </w:r>
      <w:r>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14:paraId="0C111015" w14:textId="77777777" w:rsidR="00636A39" w:rsidRDefault="00636A39">
      <w:pPr>
        <w:rPr>
          <w:rFonts w:cs="Arial"/>
          <w:szCs w:val="28"/>
        </w:rPr>
      </w:pPr>
    </w:p>
    <w:p w14:paraId="05A29EC5" w14:textId="77777777" w:rsidR="00636A39" w:rsidRDefault="00C85216">
      <w:pPr>
        <w:jc w:val="center"/>
        <w:rPr>
          <w:rFonts w:cs="Arial"/>
          <w:i/>
          <w:szCs w:val="28"/>
        </w:rPr>
      </w:pPr>
      <w:r>
        <w:rPr>
          <w:rFonts w:cs="Arial"/>
          <w:i/>
          <w:szCs w:val="28"/>
        </w:rPr>
        <w:lastRenderedPageBreak/>
        <w:t>Potential caveats</w:t>
      </w:r>
      <w:r>
        <w:rPr>
          <w:rFonts w:cs="Arial" w:hint="eastAsia"/>
          <w:i/>
          <w:szCs w:val="28"/>
        </w:rPr>
        <w:t xml:space="preserve"> </w:t>
      </w:r>
      <w:r>
        <w:rPr>
          <w:rFonts w:cs="Arial"/>
          <w:i/>
          <w:szCs w:val="28"/>
        </w:rPr>
        <w:t>of this study</w:t>
      </w:r>
    </w:p>
    <w:p w14:paraId="4AB19454" w14:textId="5492A41B" w:rsidR="00636A39" w:rsidRDefault="00C85216">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w:t>
      </w:r>
      <w:del w:id="57" w:author="CK NTU" w:date="2022-04-22T11:37:00Z">
        <w:r w:rsidDel="00EB0721">
          <w:rPr>
            <w:rFonts w:cs="Arial"/>
            <w:szCs w:val="28"/>
          </w:rPr>
          <w:delText>generalist arthropod predator</w:delText>
        </w:r>
      </w:del>
      <w:ins w:id="58" w:author="CK NTU" w:date="2022-04-22T11:37:00Z">
        <w:r w:rsidR="00EB0721">
          <w:rPr>
            <w:rFonts w:cs="Arial"/>
            <w:szCs w:val="28"/>
          </w:rPr>
          <w:t>GAP</w:t>
        </w:r>
      </w:ins>
      <w:r>
        <w:rPr>
          <w:rFonts w:cs="Arial"/>
          <w:szCs w:val="28"/>
        </w:rPr>
        <w:t xml:space="preserve">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predators’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46,63,64</w:t>
      </w:r>
      <w:r>
        <w:rPr>
          <w:rFonts w:cs="Arial"/>
          <w:szCs w:val="28"/>
        </w:rPr>
        <w:fldChar w:fldCharType="end"/>
      </w:r>
      <w:r>
        <w:rPr>
          <w:rFonts w:cs="Arial" w:hint="eastAsia"/>
          <w:szCs w:val="28"/>
        </w:rPr>
        <w:t xml:space="preserve">. The 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vertAlign w:val="superscript"/>
        </w:rPr>
        <w:t>9,65</w:t>
      </w:r>
      <w:r>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w:t>
      </w:r>
      <w:r>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vertAlign w:val="superscript"/>
        </w:rPr>
        <w:t>66,67</w:t>
      </w:r>
      <w:r>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vertAlign w:val="superscript"/>
        </w:rPr>
        <w:t>68,69</w:t>
      </w:r>
      <w:r>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w:t>
      </w:r>
      <w:r>
        <w:rPr>
          <w:rFonts w:cs="Arial" w:hint="eastAsia"/>
          <w:szCs w:val="28"/>
        </w:rPr>
        <w:lastRenderedPageBreak/>
        <w:t xml:space="preserve">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19942D2A" w14:textId="77777777" w:rsidR="00636A39" w:rsidRDefault="00636A39">
      <w:pPr>
        <w:rPr>
          <w:rFonts w:cs="Arial"/>
          <w:i/>
          <w:color w:val="FF0000"/>
          <w:szCs w:val="28"/>
        </w:rPr>
      </w:pPr>
    </w:p>
    <w:p w14:paraId="64956525" w14:textId="77777777" w:rsidR="00636A39" w:rsidRDefault="00C85216">
      <w:pPr>
        <w:jc w:val="center"/>
        <w:rPr>
          <w:rFonts w:cs="Arial"/>
          <w:i/>
          <w:szCs w:val="28"/>
        </w:rPr>
      </w:pPr>
      <w:r>
        <w:rPr>
          <w:rFonts w:cs="Arial"/>
          <w:i/>
          <w:szCs w:val="28"/>
        </w:rPr>
        <w:t>Conclusions</w:t>
      </w:r>
    </w:p>
    <w:p w14:paraId="525621D2" w14:textId="2322DED2" w:rsidR="00636A39" w:rsidRDefault="00C85216">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w:t>
      </w:r>
      <w:del w:id="59" w:author="CK NTU" w:date="2022-04-22T11:37:00Z">
        <w:r w:rsidDel="00EB0721">
          <w:rPr>
            <w:rFonts w:cs="Arial"/>
            <w:szCs w:val="28"/>
          </w:rPr>
          <w:delText>generalist arthropod predator</w:delText>
        </w:r>
      </w:del>
      <w:ins w:id="60" w:author="CK NTU" w:date="2022-04-22T11:37:00Z">
        <w:r w:rsidR="00EB0721">
          <w:rPr>
            <w:rFonts w:cs="Arial"/>
            <w:szCs w:val="28"/>
          </w:rPr>
          <w:t>GAP</w:t>
        </w:r>
      </w:ins>
      <w:r>
        <w:rPr>
          <w:rFonts w:cs="Arial"/>
          <w:szCs w:val="28"/>
        </w:rPr>
        <w:t xml:space="preserve">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 xml:space="preserve">The results show </w:t>
      </w:r>
      <w:r>
        <w:rPr>
          <w:rFonts w:cs="Arial" w:hint="eastAsia"/>
          <w:szCs w:val="28"/>
        </w:rPr>
        <w:t xml:space="preserve">a </w:t>
      </w:r>
      <w:r>
        <w:rPr>
          <w:rFonts w:cs="Arial"/>
          <w:szCs w:val="28"/>
        </w:rPr>
        <w:t>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79-95%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14:paraId="4D5C45E9" w14:textId="77777777" w:rsidR="00636A39" w:rsidRDefault="00C85216">
      <w:pPr>
        <w:rPr>
          <w:b/>
        </w:rPr>
      </w:pPr>
      <w:r>
        <w:rPr>
          <w:b/>
        </w:rPr>
        <w:br w:type="page"/>
      </w:r>
    </w:p>
    <w:p w14:paraId="67F2E691" w14:textId="77777777" w:rsidR="00636A39" w:rsidRDefault="00C85216">
      <w:pPr>
        <w:spacing w:afterLines="200" w:after="480"/>
        <w:rPr>
          <w:b/>
        </w:rPr>
      </w:pPr>
      <w:r>
        <w:rPr>
          <w:rFonts w:hint="eastAsia"/>
          <w:b/>
        </w:rPr>
        <w:lastRenderedPageBreak/>
        <w:t>Acknowledgement</w:t>
      </w:r>
    </w:p>
    <w:p w14:paraId="6C842A3B" w14:textId="77777777" w:rsidR="00636A39" w:rsidRDefault="00C85216">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r>
        <w:rPr>
          <w:rFonts w:cs="Arial" w:hint="eastAsia"/>
          <w:szCs w:val="28"/>
        </w:rPr>
        <w:t xml:space="preserve"> </w:t>
      </w:r>
      <w:r>
        <w:rPr>
          <w:rFonts w:cs="Arial" w:hint="eastAsia"/>
          <w:color w:val="FF0000"/>
          <w:szCs w:val="28"/>
        </w:rPr>
        <w:t>(project number)</w:t>
      </w:r>
    </w:p>
    <w:p w14:paraId="2555064E" w14:textId="77777777" w:rsidR="00636A39" w:rsidRDefault="00C85216">
      <w:pPr>
        <w:jc w:val="left"/>
        <w:rPr>
          <w:b/>
        </w:rPr>
      </w:pPr>
      <w:r>
        <w:rPr>
          <w:b/>
        </w:rPr>
        <w:br w:type="page"/>
      </w:r>
    </w:p>
    <w:p w14:paraId="49DFB554" w14:textId="77777777" w:rsidR="00636A39" w:rsidRDefault="00C85216">
      <w:pPr>
        <w:pStyle w:val="EndNoteBibliographyTitle"/>
      </w:pPr>
      <w:r>
        <w:lastRenderedPageBreak/>
        <w:fldChar w:fldCharType="begin"/>
      </w:r>
      <w:r>
        <w:instrText xml:space="preserve"> ADDIN EN.REFLIST </w:instrText>
      </w:r>
      <w:r>
        <w:fldChar w:fldCharType="separate"/>
      </w:r>
      <w:r>
        <w:t>Reference</w:t>
      </w:r>
    </w:p>
    <w:p w14:paraId="263C2CF0" w14:textId="77777777" w:rsidR="00636A39" w:rsidRDefault="00636A39">
      <w:pPr>
        <w:pStyle w:val="EndNoteBibliographyTitle"/>
      </w:pPr>
    </w:p>
    <w:p w14:paraId="6D94A95C" w14:textId="77777777" w:rsidR="00636A39" w:rsidRDefault="00C85216">
      <w:pPr>
        <w:pStyle w:val="EndNoteBibliography"/>
        <w:spacing w:after="0"/>
        <w:ind w:left="720" w:hanging="720"/>
      </w:pPr>
      <w:r>
        <w:t>1</w:t>
      </w:r>
      <w:r>
        <w:tab/>
        <w:t xml:space="preserve">Huang, H. &amp; Yang, P. The ancient cultured citrus ant. </w:t>
      </w:r>
      <w:r>
        <w:rPr>
          <w:i/>
        </w:rPr>
        <w:t>BioScience</w:t>
      </w:r>
      <w:r>
        <w:t xml:space="preserve"> </w:t>
      </w:r>
      <w:r>
        <w:rPr>
          <w:b/>
        </w:rPr>
        <w:t>37</w:t>
      </w:r>
      <w:r>
        <w:t>, 665-671 (1987).</w:t>
      </w:r>
    </w:p>
    <w:p w14:paraId="7B3214C5" w14:textId="77777777" w:rsidR="00636A39" w:rsidRDefault="00C85216">
      <w:pPr>
        <w:pStyle w:val="EndNoteBibliography"/>
        <w:spacing w:after="0"/>
        <w:ind w:left="720" w:hanging="720"/>
      </w:pPr>
      <w:r>
        <w:t>2</w:t>
      </w:r>
      <w:r>
        <w:tab/>
        <w:t>Geiger, F.</w:t>
      </w:r>
      <w:r>
        <w:rPr>
          <w:i/>
        </w:rPr>
        <w:t xml:space="preserve"> et al.</w:t>
      </w:r>
      <w:r>
        <w:t xml:space="preserve"> Persistent negative effects of pesticides on biodiversity and biological control potential on European farmland. </w:t>
      </w:r>
      <w:r>
        <w:rPr>
          <w:i/>
        </w:rPr>
        <w:t>Basic and Applied Ecology</w:t>
      </w:r>
      <w:r>
        <w:t xml:space="preserve"> </w:t>
      </w:r>
      <w:r>
        <w:rPr>
          <w:b/>
        </w:rPr>
        <w:t>11</w:t>
      </w:r>
      <w:r>
        <w:t>, 97-105 (2010).</w:t>
      </w:r>
    </w:p>
    <w:p w14:paraId="4B53CE90" w14:textId="77777777" w:rsidR="00636A39" w:rsidRDefault="00C85216">
      <w:pPr>
        <w:pStyle w:val="EndNoteBibliography"/>
        <w:spacing w:after="0"/>
        <w:ind w:left="720" w:hanging="720"/>
      </w:pPr>
      <w:r>
        <w:t>3</w:t>
      </w:r>
      <w:r>
        <w:tab/>
        <w:t>Kehoe, L.</w:t>
      </w:r>
      <w:r>
        <w:rPr>
          <w:i/>
        </w:rPr>
        <w:t xml:space="preserve"> et al.</w:t>
      </w:r>
      <w:r>
        <w:t xml:space="preserve"> Biodiversity at risk under future cropland expansion and intensification. </w:t>
      </w:r>
      <w:r>
        <w:rPr>
          <w:i/>
        </w:rPr>
        <w:t>Nature Ecology &amp; Evolution</w:t>
      </w:r>
      <w:r>
        <w:t xml:space="preserve"> </w:t>
      </w:r>
      <w:r>
        <w:rPr>
          <w:b/>
        </w:rPr>
        <w:t>1</w:t>
      </w:r>
      <w:r>
        <w:t>, 1129-1135 (2017).</w:t>
      </w:r>
    </w:p>
    <w:p w14:paraId="69285409" w14:textId="77777777" w:rsidR="00636A39" w:rsidRDefault="00C85216">
      <w:pPr>
        <w:pStyle w:val="EndNoteBibliography"/>
        <w:spacing w:after="0"/>
        <w:ind w:left="720" w:hanging="720"/>
      </w:pPr>
      <w:r>
        <w:t>4</w:t>
      </w:r>
      <w:r>
        <w:tab/>
        <w:t>Campbell, B. M.</w:t>
      </w:r>
      <w:r>
        <w:rPr>
          <w:i/>
        </w:rPr>
        <w:t xml:space="preserve"> et al.</w:t>
      </w:r>
      <w:r>
        <w:t xml:space="preserve"> Agriculture production as a major driver of the Earth system exceeding planetary boundaries. </w:t>
      </w:r>
      <w:r>
        <w:rPr>
          <w:i/>
        </w:rPr>
        <w:t>Ecology and Society</w:t>
      </w:r>
      <w:r>
        <w:t xml:space="preserve"> </w:t>
      </w:r>
      <w:r>
        <w:rPr>
          <w:b/>
        </w:rPr>
        <w:t>22</w:t>
      </w:r>
      <w:r>
        <w:t xml:space="preserve"> (2017).</w:t>
      </w:r>
    </w:p>
    <w:p w14:paraId="4B2CC26C" w14:textId="77777777" w:rsidR="00636A39" w:rsidRDefault="00C85216">
      <w:pPr>
        <w:pStyle w:val="EndNoteBibliography"/>
        <w:spacing w:after="0"/>
        <w:ind w:left="720" w:hanging="720"/>
      </w:pPr>
      <w:r>
        <w:t>5</w:t>
      </w:r>
      <w:r>
        <w:tab/>
        <w:t xml:space="preserve">Gomiero, T., Pimentel, D. &amp; Paoletti, M. G. Is there a need for a more sustainable agriculture? </w:t>
      </w:r>
      <w:r>
        <w:rPr>
          <w:i/>
        </w:rPr>
        <w:t>Critical reviews in plant sciences</w:t>
      </w:r>
      <w:r>
        <w:t xml:space="preserve"> </w:t>
      </w:r>
      <w:r>
        <w:rPr>
          <w:b/>
        </w:rPr>
        <w:t>30</w:t>
      </w:r>
      <w:r>
        <w:t>, 6-23 (2011).</w:t>
      </w:r>
    </w:p>
    <w:p w14:paraId="0F2B8B52" w14:textId="77777777" w:rsidR="00636A39" w:rsidRDefault="00C85216">
      <w:pPr>
        <w:pStyle w:val="EndNoteBibliography"/>
        <w:spacing w:after="0"/>
        <w:ind w:left="720" w:hanging="720"/>
      </w:pPr>
      <w:r>
        <w:t>6</w:t>
      </w:r>
      <w: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148C735A" w14:textId="77777777" w:rsidR="00636A39" w:rsidRDefault="00C85216">
      <w:pPr>
        <w:pStyle w:val="EndNoteBibliography"/>
        <w:spacing w:after="0"/>
        <w:ind w:left="720" w:hanging="720"/>
      </w:pPr>
      <w:r>
        <w:t>7</w:t>
      </w:r>
      <w:r>
        <w:tab/>
        <w:t xml:space="preserve">Stiling, P. &amp; Cornelissen, T. What makes a successful biocontrol agent? A meta-analysis of biological control agent performance. </w:t>
      </w:r>
      <w:r>
        <w:rPr>
          <w:i/>
        </w:rPr>
        <w:t>Biological control</w:t>
      </w:r>
      <w:r>
        <w:t xml:space="preserve"> </w:t>
      </w:r>
      <w:r>
        <w:rPr>
          <w:b/>
        </w:rPr>
        <w:t>34</w:t>
      </w:r>
      <w:r>
        <w:t>, 236-246 (2005).</w:t>
      </w:r>
    </w:p>
    <w:p w14:paraId="6B31FDC3" w14:textId="77777777" w:rsidR="00636A39" w:rsidRDefault="00C85216">
      <w:pPr>
        <w:pStyle w:val="EndNoteBibliography"/>
        <w:spacing w:after="0"/>
        <w:ind w:left="720" w:hanging="720"/>
      </w:pPr>
      <w:r>
        <w:t>8</w:t>
      </w:r>
      <w:r>
        <w:tab/>
        <w:t xml:space="preserve">Symondson, W., Sunderland, K. &amp; Greenstone, M. Can generalist predators be effective biocontrol agents? </w:t>
      </w:r>
      <w:r>
        <w:rPr>
          <w:i/>
        </w:rPr>
        <w:t>Annual review of entomology</w:t>
      </w:r>
      <w:r>
        <w:t xml:space="preserve"> </w:t>
      </w:r>
      <w:r>
        <w:rPr>
          <w:b/>
        </w:rPr>
        <w:t>47</w:t>
      </w:r>
      <w:r>
        <w:t>, 561-594 (2002).</w:t>
      </w:r>
    </w:p>
    <w:p w14:paraId="77E11946" w14:textId="77777777" w:rsidR="00636A39" w:rsidRDefault="00C85216">
      <w:pPr>
        <w:pStyle w:val="EndNoteBibliography"/>
        <w:spacing w:after="0"/>
        <w:ind w:left="720" w:hanging="720"/>
      </w:pPr>
      <w:r>
        <w:t>9</w:t>
      </w:r>
      <w:r>
        <w:tab/>
        <w:t xml:space="preserve">Michalko, R., Pekár, S. &amp; Entling, M. H. An updated perspective on spiders as generalist predators in biological control. </w:t>
      </w:r>
      <w:r>
        <w:rPr>
          <w:i/>
        </w:rPr>
        <w:t>Oecologia</w:t>
      </w:r>
      <w:r>
        <w:t xml:space="preserve"> </w:t>
      </w:r>
      <w:r>
        <w:rPr>
          <w:b/>
        </w:rPr>
        <w:t>189</w:t>
      </w:r>
      <w:r>
        <w:t>, 21-36 (2019).</w:t>
      </w:r>
    </w:p>
    <w:p w14:paraId="119380F4" w14:textId="77777777" w:rsidR="00636A39" w:rsidRDefault="00C85216">
      <w:pPr>
        <w:pStyle w:val="EndNoteBibliography"/>
        <w:spacing w:after="0"/>
        <w:ind w:left="720" w:hanging="720"/>
      </w:pPr>
      <w:r>
        <w:t>10</w:t>
      </w:r>
      <w:r>
        <w:tab/>
        <w:t xml:space="preserve">Hsu, G.-C., Ou, J.-A. &amp; Ho, C.-K. Pest consumption by generalist arthropod predators increases with crop stage in both organic and conventional farms. </w:t>
      </w:r>
      <w:r>
        <w:rPr>
          <w:i/>
        </w:rPr>
        <w:t>Ecosphere</w:t>
      </w:r>
      <w:r>
        <w:t xml:space="preserve"> </w:t>
      </w:r>
      <w:r>
        <w:rPr>
          <w:b/>
        </w:rPr>
        <w:t>12</w:t>
      </w:r>
      <w:r>
        <w:t>, e03625, doi:</w:t>
      </w:r>
      <w:hyperlink r:id="rId13" w:history="1">
        <w:r>
          <w:rPr>
            <w:rStyle w:val="ae"/>
          </w:rPr>
          <w:t>https://doi.org/10.1002/ecs2.3625</w:t>
        </w:r>
      </w:hyperlink>
      <w:r>
        <w:t xml:space="preserve"> (2021).</w:t>
      </w:r>
    </w:p>
    <w:p w14:paraId="62C6C11E" w14:textId="77777777" w:rsidR="00636A39" w:rsidRDefault="00C85216">
      <w:pPr>
        <w:pStyle w:val="EndNoteBibliography"/>
        <w:spacing w:after="0"/>
        <w:ind w:left="720" w:hanging="720"/>
      </w:pPr>
      <w:r>
        <w:t>11</w:t>
      </w:r>
      <w:r>
        <w:tab/>
        <w:t>Albertini, A.</w:t>
      </w:r>
      <w:r>
        <w:rPr>
          <w:i/>
        </w:rPr>
        <w:t xml:space="preserve"> et al.</w:t>
      </w:r>
      <w:r>
        <w:t xml:space="preserve"> Bactrocera oleae pupae predation by Ocypus olens detected by molecular gut content analysis. </w:t>
      </w:r>
      <w:r>
        <w:rPr>
          <w:i/>
        </w:rPr>
        <w:t>BioControl</w:t>
      </w:r>
      <w:r>
        <w:t xml:space="preserve"> </w:t>
      </w:r>
      <w:r>
        <w:rPr>
          <w:b/>
        </w:rPr>
        <w:t>63</w:t>
      </w:r>
      <w:r>
        <w:t>, 227-239 (2018).</w:t>
      </w:r>
    </w:p>
    <w:p w14:paraId="7DEB89BD" w14:textId="77777777" w:rsidR="00636A39" w:rsidRDefault="00C85216">
      <w:pPr>
        <w:pStyle w:val="EndNoteBibliography"/>
        <w:spacing w:after="0"/>
        <w:ind w:left="720" w:hanging="720"/>
      </w:pPr>
      <w:r>
        <w:t>12</w:t>
      </w:r>
      <w:r>
        <w:tab/>
        <w:t>Eitzinger, B. &amp; Traugott, M. Which prey sustains cold</w:t>
      </w:r>
      <w:r>
        <w:rPr>
          <w:rFonts w:ascii="Cambria Math" w:hAnsi="Cambria Math" w:cs="Cambria Math"/>
        </w:rPr>
        <w:t>‐</w:t>
      </w:r>
      <w:r>
        <w:t xml:space="preserve">adapted invertebrate generalist predators in arable land? Examining prey </w:t>
      </w:r>
      <w:r>
        <w:lastRenderedPageBreak/>
        <w:t>choices by molecular gut</w:t>
      </w:r>
      <w:r>
        <w:rPr>
          <w:rFonts w:ascii="Cambria Math" w:hAnsi="Cambria Math" w:cs="Cambria Math"/>
        </w:rPr>
        <w:t>‐</w:t>
      </w:r>
      <w:r>
        <w:t xml:space="preserve">content analysis. </w:t>
      </w:r>
      <w:r>
        <w:rPr>
          <w:i/>
        </w:rPr>
        <w:t>Journal of Applied Ecology</w:t>
      </w:r>
      <w:r>
        <w:t xml:space="preserve"> </w:t>
      </w:r>
      <w:r>
        <w:rPr>
          <w:b/>
        </w:rPr>
        <w:t>48</w:t>
      </w:r>
      <w:r>
        <w:t>, 591-599 (2011).</w:t>
      </w:r>
    </w:p>
    <w:p w14:paraId="501022CD" w14:textId="77777777" w:rsidR="00636A39" w:rsidRDefault="00C85216">
      <w:pPr>
        <w:pStyle w:val="EndNoteBibliography"/>
        <w:spacing w:after="0"/>
        <w:ind w:left="720" w:hanging="720"/>
      </w:pPr>
      <w:r>
        <w:t>13</w:t>
      </w:r>
      <w:r>
        <w:tab/>
        <w:t>Ingrao, A. J.</w:t>
      </w:r>
      <w:r>
        <w:rPr>
          <w:i/>
        </w:rPr>
        <w:t xml:space="preserve"> et al.</w:t>
      </w:r>
      <w:r>
        <w:t xml:space="preserve"> Biocontrol on the edge: Field margin habitats in asparagus fields influence natural enemy-pest interactions. </w:t>
      </w:r>
      <w:r>
        <w:rPr>
          <w:i/>
        </w:rPr>
        <w:t>Agriculture, Ecosystems &amp; Environment</w:t>
      </w:r>
      <w:r>
        <w:t xml:space="preserve"> </w:t>
      </w:r>
      <w:r>
        <w:rPr>
          <w:b/>
        </w:rPr>
        <w:t>243</w:t>
      </w:r>
      <w:r>
        <w:t>, 47-54 (2017).</w:t>
      </w:r>
    </w:p>
    <w:p w14:paraId="1613F827" w14:textId="77777777" w:rsidR="00636A39" w:rsidRDefault="00C85216">
      <w:pPr>
        <w:pStyle w:val="EndNoteBibliography"/>
        <w:spacing w:after="0"/>
        <w:ind w:left="720" w:hanging="720"/>
      </w:pPr>
      <w:r>
        <w:t>14</w:t>
      </w:r>
      <w:r>
        <w:tab/>
        <w:t>Krey, K. L.</w:t>
      </w:r>
      <w:r>
        <w:rPr>
          <w:i/>
        </w:rPr>
        <w:t xml:space="preserve"> et al.</w:t>
      </w:r>
      <w:r>
        <w:t xml:space="preserve"> Generalist predators consume spider mites despite the presence of alternative prey. </w:t>
      </w:r>
      <w:r>
        <w:rPr>
          <w:i/>
        </w:rPr>
        <w:t>Biological Control</w:t>
      </w:r>
      <w:r>
        <w:t xml:space="preserve"> </w:t>
      </w:r>
      <w:r>
        <w:rPr>
          <w:b/>
        </w:rPr>
        <w:t>115</w:t>
      </w:r>
      <w:r>
        <w:t>, 157-164 (2017).</w:t>
      </w:r>
    </w:p>
    <w:p w14:paraId="1723B64E" w14:textId="77777777" w:rsidR="00636A39" w:rsidRDefault="00C85216">
      <w:pPr>
        <w:pStyle w:val="EndNoteBibliography"/>
        <w:spacing w:after="0"/>
        <w:ind w:left="720" w:hanging="720"/>
      </w:pPr>
      <w:r>
        <w:t>15</w:t>
      </w:r>
      <w:r>
        <w:tab/>
        <w:t xml:space="preserve">Dominik, C., Seppelt, R., Horgan, F. G., Settele, J. &amp; Václavík, T. Landscape composition, configuration, and trophic interactions shape arthropod communities in rice agroecosystems. </w:t>
      </w:r>
      <w:r>
        <w:rPr>
          <w:i/>
        </w:rPr>
        <w:t>Journal of applied ecology</w:t>
      </w:r>
      <w:r>
        <w:t xml:space="preserve"> </w:t>
      </w:r>
      <w:r>
        <w:rPr>
          <w:b/>
        </w:rPr>
        <w:t>55</w:t>
      </w:r>
      <w:r>
        <w:t>, 2461-2472 (2018).</w:t>
      </w:r>
    </w:p>
    <w:p w14:paraId="50158269" w14:textId="77777777" w:rsidR="00636A39" w:rsidRDefault="00C85216">
      <w:pPr>
        <w:pStyle w:val="EndNoteBibliography"/>
        <w:spacing w:after="0"/>
        <w:ind w:left="720" w:hanging="720"/>
      </w:pPr>
      <w:r>
        <w:t>16</w:t>
      </w:r>
      <w:r>
        <w:tab/>
        <w:t>Settle, W. H.</w:t>
      </w:r>
      <w:r>
        <w:rPr>
          <w:i/>
        </w:rPr>
        <w:t xml:space="preserve"> et al.</w:t>
      </w:r>
      <w:r>
        <w:t xml:space="preserve"> Managing tropical rice pests through conservation of generalist natural enemies and alternative prey. </w:t>
      </w:r>
      <w:r>
        <w:rPr>
          <w:i/>
        </w:rPr>
        <w:t>Ecology</w:t>
      </w:r>
      <w:r>
        <w:t xml:space="preserve"> </w:t>
      </w:r>
      <w:r>
        <w:rPr>
          <w:b/>
        </w:rPr>
        <w:t>77</w:t>
      </w:r>
      <w:r>
        <w:t>, 1975-1988 (1996).</w:t>
      </w:r>
    </w:p>
    <w:p w14:paraId="6438D933" w14:textId="77777777" w:rsidR="00636A39" w:rsidRDefault="00C85216">
      <w:pPr>
        <w:pStyle w:val="EndNoteBibliography"/>
        <w:spacing w:after="0"/>
        <w:ind w:left="720" w:hanging="720"/>
      </w:pPr>
      <w:r>
        <w:t>17</w:t>
      </w:r>
      <w:r>
        <w:tab/>
        <w:t>Roubinet, E.</w:t>
      </w:r>
      <w:r>
        <w:rPr>
          <w:i/>
        </w:rPr>
        <w:t xml:space="preserve"> et al.</w:t>
      </w:r>
      <w:r>
        <w:t xml:space="preserve"> Diet of generalist predators reflects effects of cropping period and farming system on extra</w:t>
      </w:r>
      <w:r>
        <w:rPr>
          <w:rFonts w:ascii="Cambria Math" w:hAnsi="Cambria Math" w:cs="Cambria Math"/>
        </w:rPr>
        <w:t>‐</w:t>
      </w:r>
      <w:r>
        <w:t xml:space="preserve">and intraguild prey. </w:t>
      </w:r>
      <w:r>
        <w:rPr>
          <w:i/>
        </w:rPr>
        <w:t>Ecological Applications</w:t>
      </w:r>
      <w:r>
        <w:t xml:space="preserve"> </w:t>
      </w:r>
      <w:r>
        <w:rPr>
          <w:b/>
        </w:rPr>
        <w:t>27</w:t>
      </w:r>
      <w:r>
        <w:t>, 1167-1177 (2017).</w:t>
      </w:r>
    </w:p>
    <w:p w14:paraId="73F1584F" w14:textId="77777777" w:rsidR="00636A39" w:rsidRDefault="00C85216">
      <w:pPr>
        <w:pStyle w:val="EndNoteBibliography"/>
        <w:spacing w:after="0"/>
        <w:ind w:left="720" w:hanging="720"/>
      </w:pPr>
      <w:r>
        <w:t>18</w:t>
      </w:r>
      <w:r>
        <w:tab/>
        <w:t>Birkhofer, K., Fließbach, A., Wise, D. H. &amp; Scheu, S. Arthropod food webs in organic and conventional wheat farming systems of an agricultural long</w:t>
      </w:r>
      <w:r>
        <w:rPr>
          <w:rFonts w:ascii="Cambria Math" w:hAnsi="Cambria Math" w:cs="Cambria Math"/>
        </w:rPr>
        <w:t>‐</w:t>
      </w:r>
      <w:r>
        <w:t xml:space="preserve">term experiment: a stable isotope approach. </w:t>
      </w:r>
      <w:r>
        <w:rPr>
          <w:i/>
        </w:rPr>
        <w:t>Agricultural and Forest Entomology</w:t>
      </w:r>
      <w:r>
        <w:t xml:space="preserve"> </w:t>
      </w:r>
      <w:r>
        <w:rPr>
          <w:b/>
        </w:rPr>
        <w:t>13</w:t>
      </w:r>
      <w:r>
        <w:t>, 197-204 (2011).</w:t>
      </w:r>
    </w:p>
    <w:p w14:paraId="0CD5C64A" w14:textId="77777777" w:rsidR="00636A39" w:rsidRDefault="00C85216">
      <w:pPr>
        <w:pStyle w:val="EndNoteBibliography"/>
        <w:spacing w:after="0"/>
        <w:ind w:left="720" w:hanging="720"/>
      </w:pPr>
      <w:r>
        <w:t>19</w:t>
      </w:r>
      <w:r>
        <w:tab/>
        <w:t>Bengtsson, J., Ahnström, J. &amp; WEIBULL, A. C. The effects of organic agriculture on biodiversity and abundance: a meta</w:t>
      </w:r>
      <w:r>
        <w:rPr>
          <w:rFonts w:ascii="Cambria Math" w:hAnsi="Cambria Math" w:cs="Cambria Math"/>
        </w:rPr>
        <w:t>‐</w:t>
      </w:r>
      <w:r>
        <w:t xml:space="preserve">analysis. </w:t>
      </w:r>
      <w:r>
        <w:rPr>
          <w:i/>
        </w:rPr>
        <w:t>Journal of applied ecology</w:t>
      </w:r>
      <w:r>
        <w:t xml:space="preserve"> </w:t>
      </w:r>
      <w:r>
        <w:rPr>
          <w:b/>
        </w:rPr>
        <w:t>42</w:t>
      </w:r>
      <w:r>
        <w:t>, 261-269 (2005).</w:t>
      </w:r>
    </w:p>
    <w:p w14:paraId="0024B477" w14:textId="77777777" w:rsidR="00636A39" w:rsidRDefault="00C85216">
      <w:pPr>
        <w:pStyle w:val="EndNoteBibliography"/>
        <w:spacing w:after="0"/>
        <w:ind w:left="720" w:hanging="720"/>
      </w:pPr>
      <w:r>
        <w:t>20</w:t>
      </w:r>
      <w:r>
        <w:tab/>
        <w:t>Birkhofer, K.</w:t>
      </w:r>
      <w:r>
        <w:rPr>
          <w:i/>
        </w:rPr>
        <w:t xml:space="preserve"> et al.</w:t>
      </w:r>
      <w:r>
        <w:t xml:space="preserve"> Long-term organic farming fosters below and aboveground biota: Implications for soil quality, biological control and productivity. </w:t>
      </w:r>
      <w:r>
        <w:rPr>
          <w:i/>
        </w:rPr>
        <w:t>Soil Biology and Biochemistry</w:t>
      </w:r>
      <w:r>
        <w:t xml:space="preserve"> </w:t>
      </w:r>
      <w:r>
        <w:rPr>
          <w:b/>
        </w:rPr>
        <w:t>40</w:t>
      </w:r>
      <w:r>
        <w:t>, 2297-2308 (2008).</w:t>
      </w:r>
    </w:p>
    <w:p w14:paraId="1B2BF9D2" w14:textId="77777777" w:rsidR="00636A39" w:rsidRDefault="00C85216">
      <w:pPr>
        <w:pStyle w:val="EndNoteBibliography"/>
        <w:spacing w:after="0"/>
        <w:ind w:left="720" w:hanging="720"/>
      </w:pPr>
      <w:r>
        <w:t>21</w:t>
      </w:r>
      <w:r>
        <w:tab/>
        <w:t>Hardin, M. R.</w:t>
      </w:r>
      <w:r>
        <w:rPr>
          <w:i/>
        </w:rPr>
        <w:t xml:space="preserve"> et al.</w:t>
      </w:r>
      <w:r>
        <w:t xml:space="preserve"> Arthropod pest resurgence: an overview of potential mechanisms. </w:t>
      </w:r>
      <w:r>
        <w:rPr>
          <w:i/>
        </w:rPr>
        <w:t>Crop Protection</w:t>
      </w:r>
      <w:r>
        <w:t xml:space="preserve"> </w:t>
      </w:r>
      <w:r>
        <w:rPr>
          <w:b/>
        </w:rPr>
        <w:t>14</w:t>
      </w:r>
      <w:r>
        <w:t>, 3-18 (1995).</w:t>
      </w:r>
    </w:p>
    <w:p w14:paraId="011BB6CD" w14:textId="77777777" w:rsidR="00636A39" w:rsidRDefault="00C85216">
      <w:pPr>
        <w:pStyle w:val="EndNoteBibliography"/>
        <w:spacing w:after="0"/>
        <w:ind w:left="720" w:hanging="720"/>
      </w:pPr>
      <w:r>
        <w:t>22</w:t>
      </w:r>
      <w:r>
        <w:tab/>
        <w:t xml:space="preserve">Guedes, R., Smagghe, G., Stark, J. &amp; Desneux, N. Pesticide-induced stress in arthropod pests for optimized integrated pest management programs. </w:t>
      </w:r>
      <w:r>
        <w:rPr>
          <w:i/>
        </w:rPr>
        <w:t>Annual review of entomology</w:t>
      </w:r>
      <w:r>
        <w:t xml:space="preserve"> </w:t>
      </w:r>
      <w:r>
        <w:rPr>
          <w:b/>
        </w:rPr>
        <w:t>61</w:t>
      </w:r>
      <w:r>
        <w:t>, 43-62 (2016).</w:t>
      </w:r>
    </w:p>
    <w:p w14:paraId="1F40793E" w14:textId="77777777" w:rsidR="00636A39" w:rsidRDefault="00C85216">
      <w:pPr>
        <w:pStyle w:val="EndNoteBibliography"/>
        <w:spacing w:after="0"/>
        <w:ind w:left="720" w:hanging="720"/>
      </w:pPr>
      <w:r>
        <w:t>23</w:t>
      </w:r>
      <w:r>
        <w:tab/>
        <w:t xml:space="preserve">Kuusk, A.-K. &amp; Ekbom, B. Feeding habits of lycosid spiders in field habitats. </w:t>
      </w:r>
      <w:r>
        <w:rPr>
          <w:i/>
        </w:rPr>
        <w:t>Journal of Pest Science</w:t>
      </w:r>
      <w:r>
        <w:t xml:space="preserve"> </w:t>
      </w:r>
      <w:r>
        <w:rPr>
          <w:b/>
        </w:rPr>
        <w:t>85</w:t>
      </w:r>
      <w:r>
        <w:t>, 253-260 (2012).</w:t>
      </w:r>
    </w:p>
    <w:p w14:paraId="0777FDCB" w14:textId="77777777" w:rsidR="00636A39" w:rsidRDefault="00C85216">
      <w:pPr>
        <w:pStyle w:val="EndNoteBibliography"/>
        <w:spacing w:after="0"/>
        <w:ind w:left="720" w:hanging="720"/>
      </w:pPr>
      <w:r>
        <w:t>24</w:t>
      </w:r>
      <w:r>
        <w:tab/>
        <w:t>Eitzinger, B.</w:t>
      </w:r>
      <w:r>
        <w:rPr>
          <w:i/>
        </w:rPr>
        <w:t xml:space="preserve"> et al.</w:t>
      </w:r>
      <w:r>
        <w:t xml:space="preserve"> Assessing changes in arthropod predator–prey interactions through DNA</w:t>
      </w:r>
      <w:r>
        <w:rPr>
          <w:rFonts w:ascii="Cambria Math" w:hAnsi="Cambria Math" w:cs="Cambria Math"/>
        </w:rPr>
        <w:t>‐</w:t>
      </w:r>
      <w:r>
        <w:t xml:space="preserve">based gut content analysis—variable environment, stable diet. </w:t>
      </w:r>
      <w:r>
        <w:rPr>
          <w:i/>
        </w:rPr>
        <w:t>Molecular Ecology</w:t>
      </w:r>
      <w:r>
        <w:t xml:space="preserve"> </w:t>
      </w:r>
      <w:r>
        <w:rPr>
          <w:b/>
        </w:rPr>
        <w:t>28</w:t>
      </w:r>
      <w:r>
        <w:t>, 266-280 (2019).</w:t>
      </w:r>
    </w:p>
    <w:p w14:paraId="2150118D" w14:textId="77777777" w:rsidR="00636A39" w:rsidRDefault="00C85216">
      <w:pPr>
        <w:pStyle w:val="EndNoteBibliography"/>
        <w:spacing w:after="0"/>
        <w:ind w:left="720" w:hanging="720"/>
      </w:pPr>
      <w:r>
        <w:t>25</w:t>
      </w:r>
      <w:r>
        <w:tab/>
        <w:t xml:space="preserve">Wise, D. H., Moldenhauer, D. M. &amp; Halaj, J. Using stable isotopes to reveal shifts in prey consumption by generalist predators. </w:t>
      </w:r>
      <w:r>
        <w:rPr>
          <w:i/>
        </w:rPr>
        <w:t>Ecol. Appl.</w:t>
      </w:r>
      <w:r>
        <w:t xml:space="preserve"> </w:t>
      </w:r>
      <w:r>
        <w:rPr>
          <w:b/>
        </w:rPr>
        <w:lastRenderedPageBreak/>
        <w:t>16</w:t>
      </w:r>
      <w:r>
        <w:t>, 865-876, doi:</w:t>
      </w:r>
      <w:hyperlink r:id="rId14" w:history="1">
        <w:r>
          <w:rPr>
            <w:rStyle w:val="ae"/>
          </w:rPr>
          <w:t>https://doi.org/10.1890/1051-0761(2006)016[0865:USITRS]2.0.CO;2</w:t>
        </w:r>
      </w:hyperlink>
      <w:r>
        <w:t xml:space="preserve"> (2006).</w:t>
      </w:r>
    </w:p>
    <w:p w14:paraId="17BE2448" w14:textId="77777777" w:rsidR="00636A39" w:rsidRDefault="00C85216">
      <w:pPr>
        <w:pStyle w:val="EndNoteBibliography"/>
        <w:spacing w:after="0"/>
        <w:ind w:left="720" w:hanging="720"/>
      </w:pPr>
      <w:r>
        <w:t>26</w:t>
      </w:r>
      <w:r>
        <w:tab/>
        <w:t xml:space="preserve">Diehl, E., Mader, V. L., Wolters, V. &amp; Birkhofer, K. Management intensity and vegetation complexity affect web-building spiders and their prey. </w:t>
      </w:r>
      <w:r>
        <w:rPr>
          <w:i/>
        </w:rPr>
        <w:t>Oecologia</w:t>
      </w:r>
      <w:r>
        <w:t xml:space="preserve"> </w:t>
      </w:r>
      <w:r>
        <w:rPr>
          <w:b/>
        </w:rPr>
        <w:t>173</w:t>
      </w:r>
      <w:r>
        <w:t>, 579-589 (2013).</w:t>
      </w:r>
    </w:p>
    <w:p w14:paraId="74829603" w14:textId="77777777" w:rsidR="00636A39" w:rsidRDefault="00C85216">
      <w:pPr>
        <w:pStyle w:val="EndNoteBibliography"/>
        <w:spacing w:after="0"/>
        <w:ind w:left="720" w:hanging="720"/>
      </w:pPr>
      <w:r>
        <w:t>27</w:t>
      </w:r>
      <w:r>
        <w:tab/>
        <w:t xml:space="preserve">Barbosa, P. &amp; Castellanos, I. </w:t>
      </w:r>
      <w:r>
        <w:rPr>
          <w:i/>
        </w:rPr>
        <w:t>Ecology of predator-prey interactions</w:t>
      </w:r>
      <w:r>
        <w:t>.  (Oxford University Press, 2005).</w:t>
      </w:r>
    </w:p>
    <w:p w14:paraId="50C1EDF5" w14:textId="77777777" w:rsidR="00636A39" w:rsidRDefault="00C85216">
      <w:pPr>
        <w:pStyle w:val="EndNoteBibliography"/>
        <w:spacing w:after="0"/>
        <w:ind w:left="720" w:hanging="720"/>
      </w:pPr>
      <w:r>
        <w:t>28</w:t>
      </w:r>
      <w:r>
        <w:tab/>
        <w:t xml:space="preserve">Altieri, M. A. &amp; Letourneau, D. K. Vegetation management and biological control in agroecosystems. </w:t>
      </w:r>
      <w:r>
        <w:rPr>
          <w:i/>
        </w:rPr>
        <w:t>Crop protection</w:t>
      </w:r>
      <w:r>
        <w:t xml:space="preserve"> </w:t>
      </w:r>
      <w:r>
        <w:rPr>
          <w:b/>
        </w:rPr>
        <w:t>1</w:t>
      </w:r>
      <w:r>
        <w:t>, 405-430 (1982).</w:t>
      </w:r>
    </w:p>
    <w:p w14:paraId="3AD2B1C9" w14:textId="77777777" w:rsidR="00636A39" w:rsidRDefault="00C85216">
      <w:pPr>
        <w:pStyle w:val="EndNoteBibliography"/>
        <w:spacing w:after="0"/>
        <w:ind w:left="720" w:hanging="720"/>
      </w:pPr>
      <w:r>
        <w:t>29</w:t>
      </w:r>
      <w:r>
        <w:tab/>
        <w:t xml:space="preserve">Altieri, M. A. in </w:t>
      </w:r>
      <w:r>
        <w:rPr>
          <w:i/>
        </w:rPr>
        <w:t>Invertebrate biodiversity as bioindicators of sustainable landscapes</w:t>
      </w:r>
      <w:r>
        <w:t xml:space="preserve">     19-31 (Elsevier, 1999).</w:t>
      </w:r>
    </w:p>
    <w:p w14:paraId="3FFB476F" w14:textId="77777777" w:rsidR="00636A39" w:rsidRDefault="00C85216">
      <w:pPr>
        <w:pStyle w:val="EndNoteBibliography"/>
        <w:spacing w:after="0"/>
        <w:ind w:left="720" w:hanging="720"/>
      </w:pPr>
      <w:r>
        <w:t>30</w:t>
      </w:r>
      <w:r>
        <w:tab/>
        <w:t>Lichtenberg, E. M.</w:t>
      </w:r>
      <w:r>
        <w:rPr>
          <w:i/>
        </w:rPr>
        <w:t xml:space="preserve"> et al.</w:t>
      </w:r>
      <w:r>
        <w:t xml:space="preserve"> A global synthesis of the effects of diversified farming systems on arthropod diversity within fields and across agricultural landscapes. </w:t>
      </w:r>
      <w:r>
        <w:rPr>
          <w:i/>
        </w:rPr>
        <w:t>Global change biology</w:t>
      </w:r>
      <w:r>
        <w:t xml:space="preserve"> </w:t>
      </w:r>
      <w:r>
        <w:rPr>
          <w:b/>
        </w:rPr>
        <w:t>23</w:t>
      </w:r>
      <w:r>
        <w:t>, 4946-4957 (2017).</w:t>
      </w:r>
    </w:p>
    <w:p w14:paraId="25F037E1" w14:textId="77777777" w:rsidR="00636A39" w:rsidRDefault="00C85216">
      <w:pPr>
        <w:pStyle w:val="EndNoteBibliography"/>
        <w:spacing w:after="0"/>
        <w:ind w:left="720" w:hanging="720"/>
      </w:pPr>
      <w:r>
        <w:t>31</w:t>
      </w:r>
      <w:r>
        <w:tab/>
        <w:t xml:space="preserve">Boecklen, W. J., Yarnes, C. T., Cook, B. A. &amp; James, A. C. On the use of stable isotopes in trophic ecology. </w:t>
      </w:r>
      <w:r>
        <w:rPr>
          <w:i/>
        </w:rPr>
        <w:t>Annual review of ecology, evolution, and systematics</w:t>
      </w:r>
      <w:r>
        <w:t xml:space="preserve"> </w:t>
      </w:r>
      <w:r>
        <w:rPr>
          <w:b/>
        </w:rPr>
        <w:t>42</w:t>
      </w:r>
      <w:r>
        <w:t>, 411-440 (2011).</w:t>
      </w:r>
    </w:p>
    <w:p w14:paraId="0B9C8251" w14:textId="77777777" w:rsidR="00636A39" w:rsidRDefault="00C85216">
      <w:pPr>
        <w:pStyle w:val="EndNoteBibliography"/>
        <w:spacing w:after="0"/>
        <w:ind w:left="720" w:hanging="720"/>
      </w:pPr>
      <w:r>
        <w:t>32</w:t>
      </w:r>
      <w:r>
        <w:tab/>
        <w:t>Layman, C. A.</w:t>
      </w:r>
      <w:r>
        <w:rPr>
          <w:i/>
        </w:rPr>
        <w:t xml:space="preserve"> et al.</w:t>
      </w:r>
      <w:r>
        <w:t xml:space="preserve"> Applying stable isotopes to examine food</w:t>
      </w:r>
      <w:r>
        <w:rPr>
          <w:rFonts w:ascii="Cambria Math" w:hAnsi="Cambria Math" w:cs="Cambria Math"/>
        </w:rPr>
        <w:t>‐</w:t>
      </w:r>
      <w:r>
        <w:t xml:space="preserve">web structure: an overview of analytical tools. </w:t>
      </w:r>
      <w:r>
        <w:rPr>
          <w:i/>
        </w:rPr>
        <w:t>Biological Reviews</w:t>
      </w:r>
      <w:r>
        <w:t xml:space="preserve"> </w:t>
      </w:r>
      <w:r>
        <w:rPr>
          <w:b/>
        </w:rPr>
        <w:t>87</w:t>
      </w:r>
      <w:r>
        <w:t>, 545-562 (2012).</w:t>
      </w:r>
    </w:p>
    <w:p w14:paraId="0E400D29" w14:textId="77777777" w:rsidR="00636A39" w:rsidRDefault="00C85216">
      <w:pPr>
        <w:pStyle w:val="EndNoteBibliography"/>
        <w:spacing w:after="0"/>
        <w:ind w:left="720" w:hanging="720"/>
      </w:pPr>
      <w:r>
        <w:t>33</w:t>
      </w:r>
      <w:r>
        <w:tab/>
        <w:t xml:space="preserve">Post, D. M. Using stable isotopes to estimate trophic position: models, methods, and assumptions. </w:t>
      </w:r>
      <w:r>
        <w:rPr>
          <w:i/>
        </w:rPr>
        <w:t>Ecology</w:t>
      </w:r>
      <w:r>
        <w:t xml:space="preserve"> </w:t>
      </w:r>
      <w:r>
        <w:rPr>
          <w:b/>
        </w:rPr>
        <w:t>83</w:t>
      </w:r>
      <w:r>
        <w:t>, 703-718 (2002).</w:t>
      </w:r>
    </w:p>
    <w:p w14:paraId="4A45860E" w14:textId="77777777" w:rsidR="00636A39" w:rsidRDefault="00C85216">
      <w:pPr>
        <w:pStyle w:val="EndNoteBibliography"/>
        <w:spacing w:after="0"/>
        <w:ind w:left="720" w:hanging="720"/>
      </w:pPr>
      <w:r>
        <w:t>34</w:t>
      </w:r>
      <w:r>
        <w:tab/>
        <w:t xml:space="preserve">Newton, J. Stable isotopes as tools in ecological research. </w:t>
      </w:r>
      <w:r>
        <w:rPr>
          <w:i/>
        </w:rPr>
        <w:t>eLS</w:t>
      </w:r>
      <w:r>
        <w:t>, 1-8 (2016).</w:t>
      </w:r>
    </w:p>
    <w:p w14:paraId="6834AEB6" w14:textId="77777777" w:rsidR="00636A39" w:rsidRDefault="00C85216">
      <w:pPr>
        <w:pStyle w:val="EndNoteBibliography"/>
        <w:spacing w:after="0"/>
        <w:ind w:left="720" w:hanging="720"/>
      </w:pPr>
      <w:r>
        <w:t>35</w:t>
      </w:r>
      <w:r>
        <w:tab/>
        <w:t xml:space="preserve">Blondel, J. Guilds or functional groups: does it matter? </w:t>
      </w:r>
      <w:r>
        <w:rPr>
          <w:i/>
        </w:rPr>
        <w:t>Oikos</w:t>
      </w:r>
      <w:r>
        <w:t xml:space="preserve"> </w:t>
      </w:r>
      <w:r>
        <w:rPr>
          <w:b/>
        </w:rPr>
        <w:t>100</w:t>
      </w:r>
      <w:r>
        <w:t>, 223-231 (2003).</w:t>
      </w:r>
    </w:p>
    <w:p w14:paraId="481F5DF9" w14:textId="77777777" w:rsidR="00636A39" w:rsidRDefault="00C85216">
      <w:pPr>
        <w:pStyle w:val="EndNoteBibliography"/>
        <w:spacing w:after="0"/>
        <w:ind w:left="720" w:hanging="720"/>
      </w:pPr>
      <w:r>
        <w:t>36</w:t>
      </w:r>
      <w:r>
        <w:tab/>
        <w:t>Stock, B. &amp; Semmens, B.     (San Diego, 2017).</w:t>
      </w:r>
    </w:p>
    <w:p w14:paraId="7664FBD6" w14:textId="77777777" w:rsidR="00636A39" w:rsidRDefault="00C85216">
      <w:pPr>
        <w:pStyle w:val="EndNoteBibliography"/>
        <w:spacing w:after="0"/>
        <w:ind w:left="720" w:hanging="720"/>
      </w:pPr>
      <w:r>
        <w:t>37</w:t>
      </w:r>
      <w:r>
        <w:tab/>
        <w:t>Sun, J.-T.</w:t>
      </w:r>
      <w:r>
        <w:rPr>
          <w:i/>
        </w:rPr>
        <w:t xml:space="preserve"> et al.</w:t>
      </w:r>
      <w:r>
        <w:t xml:space="preserve"> Evidence for high dispersal ability and mito-nuclear discordance in the small brown planthopper, Laodelphax striatellus. </w:t>
      </w:r>
      <w:r>
        <w:rPr>
          <w:i/>
        </w:rPr>
        <w:t>Scientific Reports</w:t>
      </w:r>
      <w:r>
        <w:t xml:space="preserve"> </w:t>
      </w:r>
      <w:r>
        <w:rPr>
          <w:b/>
        </w:rPr>
        <w:t>5</w:t>
      </w:r>
      <w:r>
        <w:t>, 1-10 (2015).</w:t>
      </w:r>
    </w:p>
    <w:p w14:paraId="1B1E2D8A" w14:textId="77777777" w:rsidR="00636A39" w:rsidRDefault="00C85216">
      <w:pPr>
        <w:pStyle w:val="EndNoteBibliography"/>
        <w:spacing w:after="0"/>
        <w:ind w:left="720" w:hanging="720"/>
      </w:pPr>
      <w:r>
        <w:t>38</w:t>
      </w:r>
      <w:r>
        <w:tab/>
        <w:t xml:space="preserve">Mazzi, D. &amp; Dorn, S. Movement of insect pests in agricultural landscapes. </w:t>
      </w:r>
      <w:r>
        <w:rPr>
          <w:i/>
        </w:rPr>
        <w:t>Annals of Applied Biology</w:t>
      </w:r>
      <w:r>
        <w:t xml:space="preserve"> </w:t>
      </w:r>
      <w:r>
        <w:rPr>
          <w:b/>
        </w:rPr>
        <w:t>160</w:t>
      </w:r>
      <w:r>
        <w:t>, 97-113 (2012).</w:t>
      </w:r>
    </w:p>
    <w:p w14:paraId="6FC5D714" w14:textId="77777777" w:rsidR="00636A39" w:rsidRDefault="00C85216">
      <w:pPr>
        <w:pStyle w:val="EndNoteBibliography"/>
        <w:spacing w:after="0"/>
        <w:ind w:left="720" w:hanging="720"/>
      </w:pPr>
      <w:r>
        <w:t>39</w:t>
      </w:r>
      <w:r>
        <w:tab/>
        <w:t xml:space="preserve">Stock, B. C. &amp; Semmens, B. X. Unifying error structures in commonly used biotracer mixing models. </w:t>
      </w:r>
      <w:r>
        <w:rPr>
          <w:i/>
        </w:rPr>
        <w:t>Ecology</w:t>
      </w:r>
      <w:r>
        <w:t xml:space="preserve"> </w:t>
      </w:r>
      <w:r>
        <w:rPr>
          <w:b/>
        </w:rPr>
        <w:t>97</w:t>
      </w:r>
      <w:r>
        <w:t>, 2562-2569 (2016).</w:t>
      </w:r>
    </w:p>
    <w:p w14:paraId="13D91334" w14:textId="77777777" w:rsidR="00636A39" w:rsidRDefault="00C85216">
      <w:pPr>
        <w:pStyle w:val="EndNoteBibliography"/>
        <w:spacing w:after="0"/>
        <w:ind w:left="720" w:hanging="720"/>
      </w:pPr>
      <w:r>
        <w:t>40</w:t>
      </w:r>
      <w:r>
        <w:tab/>
        <w:t xml:space="preserve">Phillips, D. L. &amp; Koch, P. L. Incorporating concentration dependence in stable isotope mixing models. </w:t>
      </w:r>
      <w:r>
        <w:rPr>
          <w:i/>
        </w:rPr>
        <w:t>Oecologia</w:t>
      </w:r>
      <w:r>
        <w:t xml:space="preserve"> </w:t>
      </w:r>
      <w:r>
        <w:rPr>
          <w:b/>
        </w:rPr>
        <w:t>130</w:t>
      </w:r>
      <w:r>
        <w:t>, 114-125 (2002).</w:t>
      </w:r>
    </w:p>
    <w:p w14:paraId="09C26BF7" w14:textId="77777777" w:rsidR="00636A39" w:rsidRDefault="00C85216">
      <w:pPr>
        <w:pStyle w:val="EndNoteBibliography"/>
        <w:spacing w:after="0"/>
        <w:ind w:left="720" w:hanging="720"/>
      </w:pPr>
      <w:r>
        <w:t>41</w:t>
      </w:r>
      <w:r>
        <w:tab/>
        <w:t xml:space="preserve">Caut, S., Angulo, E. &amp; Courchamp, F. Variation in discrimination factors (Δ15N and Δ13C): the effect of diet isotopic values and </w:t>
      </w:r>
      <w:r>
        <w:lastRenderedPageBreak/>
        <w:t xml:space="preserve">applications for diet reconstruction. </w:t>
      </w:r>
      <w:r>
        <w:rPr>
          <w:i/>
        </w:rPr>
        <w:t>Journal of Applied Ecology</w:t>
      </w:r>
      <w:r>
        <w:t xml:space="preserve"> </w:t>
      </w:r>
      <w:r>
        <w:rPr>
          <w:b/>
        </w:rPr>
        <w:t>46</w:t>
      </w:r>
      <w:r>
        <w:t>, 443-453 (2009).</w:t>
      </w:r>
    </w:p>
    <w:p w14:paraId="02B48D72" w14:textId="77777777" w:rsidR="00636A39" w:rsidRDefault="00C85216">
      <w:pPr>
        <w:pStyle w:val="EndNoteBibliography"/>
        <w:spacing w:after="0"/>
        <w:ind w:left="720" w:hanging="720"/>
      </w:pPr>
      <w:r>
        <w:t>42</w:t>
      </w:r>
      <w:r>
        <w:tab/>
        <w:t>Zeileis, A.</w:t>
      </w:r>
      <w:r>
        <w:rPr>
          <w:i/>
        </w:rPr>
        <w:t xml:space="preserve"> et al.</w:t>
      </w:r>
      <w:r>
        <w:t xml:space="preserve"> Package ‘betareg’. </w:t>
      </w:r>
      <w:r>
        <w:rPr>
          <w:i/>
        </w:rPr>
        <w:t>R package</w:t>
      </w:r>
      <w:r>
        <w:t xml:space="preserve"> </w:t>
      </w:r>
      <w:r>
        <w:rPr>
          <w:b/>
        </w:rPr>
        <w:t>3</w:t>
      </w:r>
      <w:r>
        <w:t>, 2 (2016).</w:t>
      </w:r>
    </w:p>
    <w:p w14:paraId="63A2F00E" w14:textId="77777777" w:rsidR="00636A39" w:rsidRDefault="00C85216">
      <w:pPr>
        <w:pStyle w:val="EndNoteBibliography"/>
        <w:spacing w:after="0"/>
        <w:ind w:left="720" w:hanging="720"/>
      </w:pPr>
      <w:r>
        <w:t>43</w:t>
      </w:r>
      <w:r>
        <w:tab/>
        <w:t xml:space="preserve">Fox, J. &amp; Weisberg, S. </w:t>
      </w:r>
      <w:r>
        <w:rPr>
          <w:i/>
        </w:rPr>
        <w:t>An R companion to applied regression</w:t>
      </w:r>
      <w:r>
        <w:t>.  (Sage publications, 2018).</w:t>
      </w:r>
    </w:p>
    <w:p w14:paraId="7CE03847" w14:textId="77777777" w:rsidR="00636A39" w:rsidRDefault="00C85216">
      <w:pPr>
        <w:pStyle w:val="EndNoteBibliography"/>
        <w:spacing w:after="0"/>
        <w:ind w:left="720" w:hanging="720"/>
      </w:pPr>
      <w:r>
        <w:t>44</w:t>
      </w:r>
      <w:r>
        <w:tab/>
        <w:t xml:space="preserve">Lenth, R. &amp; Lenth, M. R. Package ‘lsmeans’. </w:t>
      </w:r>
      <w:r>
        <w:rPr>
          <w:i/>
        </w:rPr>
        <w:t>The American Statistician</w:t>
      </w:r>
      <w:r>
        <w:t xml:space="preserve"> </w:t>
      </w:r>
      <w:r>
        <w:rPr>
          <w:b/>
        </w:rPr>
        <w:t>34</w:t>
      </w:r>
      <w:r>
        <w:t>, 216-221 (2018).</w:t>
      </w:r>
    </w:p>
    <w:p w14:paraId="40DC01EA" w14:textId="77777777" w:rsidR="00636A39" w:rsidRDefault="00C85216">
      <w:pPr>
        <w:pStyle w:val="EndNoteBibliography"/>
        <w:spacing w:after="0"/>
        <w:ind w:left="720" w:hanging="720"/>
      </w:pPr>
      <w:r>
        <w:t>45</w:t>
      </w:r>
      <w:r>
        <w:tab/>
        <w:t xml:space="preserve">R Core Team. R: A language and environment for statistical computing. </w:t>
      </w:r>
      <w:r>
        <w:rPr>
          <w:i/>
        </w:rPr>
        <w:t>R Foundation for Statistical Computing, Vienna, Austria</w:t>
      </w:r>
      <w:r>
        <w:t xml:space="preserve"> (2021).</w:t>
      </w:r>
    </w:p>
    <w:p w14:paraId="53424D3E" w14:textId="77777777" w:rsidR="00636A39" w:rsidRDefault="00C85216">
      <w:pPr>
        <w:pStyle w:val="EndNoteBibliography"/>
        <w:spacing w:after="0"/>
        <w:ind w:left="720" w:hanging="720"/>
      </w:pPr>
      <w:r>
        <w:t>46</w:t>
      </w:r>
      <w:r>
        <w:tab/>
        <w:t>Rusch, A.</w:t>
      </w:r>
      <w:r>
        <w:rPr>
          <w:i/>
        </w:rPr>
        <w:t xml:space="preserve"> et al.</w:t>
      </w:r>
      <w:r>
        <w:t xml:space="preserve"> Agricultural landscape simplification reduces natural pest control: A quantitative synthesis. </w:t>
      </w:r>
      <w:r>
        <w:rPr>
          <w:i/>
        </w:rPr>
        <w:t>Agriculture, Ecosystems &amp; Environment</w:t>
      </w:r>
      <w:r>
        <w:t xml:space="preserve"> </w:t>
      </w:r>
      <w:r>
        <w:rPr>
          <w:b/>
        </w:rPr>
        <w:t>221</w:t>
      </w:r>
      <w:r>
        <w:t>, 198-204 (2016).</w:t>
      </w:r>
    </w:p>
    <w:p w14:paraId="319A1832" w14:textId="77777777" w:rsidR="00636A39" w:rsidRDefault="00C85216">
      <w:pPr>
        <w:pStyle w:val="EndNoteBibliography"/>
        <w:spacing w:after="0"/>
        <w:ind w:left="720" w:hanging="720"/>
      </w:pPr>
      <w:r>
        <w:t>47</w:t>
      </w:r>
      <w:r>
        <w:tab/>
        <w:t>Karp, D. S.</w:t>
      </w:r>
      <w:r>
        <w:rPr>
          <w:i/>
        </w:rPr>
        <w:t xml:space="preserve"> et al.</w:t>
      </w:r>
      <w:r>
        <w:t xml:space="preserve"> Crop pests and predators exhibit inconsistent responses to surrounding landscape composition. </w:t>
      </w:r>
      <w:r>
        <w:rPr>
          <w:i/>
        </w:rPr>
        <w:t>Proceedings of the National Academy of Sciences</w:t>
      </w:r>
      <w:r>
        <w:t xml:space="preserve"> </w:t>
      </w:r>
      <w:r>
        <w:rPr>
          <w:b/>
        </w:rPr>
        <w:t>115</w:t>
      </w:r>
      <w:r>
        <w:t>, E7863-E7870 (2018).</w:t>
      </w:r>
    </w:p>
    <w:p w14:paraId="7F9EF360" w14:textId="77777777" w:rsidR="00636A39" w:rsidRDefault="00C85216">
      <w:pPr>
        <w:pStyle w:val="EndNoteBibliography"/>
        <w:spacing w:after="0"/>
        <w:ind w:left="720" w:hanging="720"/>
      </w:pPr>
      <w:r>
        <w:t>48</w:t>
      </w:r>
      <w:r>
        <w:tab/>
        <w:t xml:space="preserve">Hothorn, T., Bretz, F. &amp; Westfall, P. Simultaneous inference in general parametric models. </w:t>
      </w:r>
      <w:r>
        <w:rPr>
          <w:i/>
        </w:rPr>
        <w:t>Biometrical Journal: Journal of Mathematical Methods in Biosciences</w:t>
      </w:r>
      <w:r>
        <w:t xml:space="preserve"> </w:t>
      </w:r>
      <w:r>
        <w:rPr>
          <w:b/>
        </w:rPr>
        <w:t>50</w:t>
      </w:r>
      <w:r>
        <w:t>, 346-363 (2008).</w:t>
      </w:r>
    </w:p>
    <w:p w14:paraId="0FEBB971" w14:textId="77777777" w:rsidR="00636A39" w:rsidRDefault="00C85216">
      <w:pPr>
        <w:pStyle w:val="EndNoteBibliography"/>
        <w:spacing w:after="0"/>
        <w:ind w:left="720" w:hanging="720"/>
      </w:pPr>
      <w:r>
        <w:t>49</w:t>
      </w:r>
      <w:r>
        <w:tab/>
        <w:t xml:space="preserve">Prasad, R. &amp; Snyder, W. Polyphagy complicates conservation biological control that targets generalist predators. </w:t>
      </w:r>
      <w:r>
        <w:rPr>
          <w:i/>
        </w:rPr>
        <w:t>Journal of Applied Ecology</w:t>
      </w:r>
      <w:r>
        <w:t xml:space="preserve"> </w:t>
      </w:r>
      <w:r>
        <w:rPr>
          <w:b/>
        </w:rPr>
        <w:t>43</w:t>
      </w:r>
      <w:r>
        <w:t>, 343-352 (2006).</w:t>
      </w:r>
    </w:p>
    <w:p w14:paraId="6135D86D" w14:textId="77777777" w:rsidR="00636A39" w:rsidRDefault="00C85216">
      <w:pPr>
        <w:pStyle w:val="EndNoteBibliography"/>
        <w:spacing w:after="0"/>
        <w:ind w:left="720" w:hanging="720"/>
      </w:pPr>
      <w:r>
        <w:t>50</w:t>
      </w:r>
      <w:r>
        <w:tab/>
        <w:t xml:space="preserve">Albajes, R. &amp; Alomar, Ò. in </w:t>
      </w:r>
      <w:r>
        <w:rPr>
          <w:i/>
        </w:rPr>
        <w:t>Integrated pest and disease management in greenhouse crops</w:t>
      </w:r>
      <w:r>
        <w:t xml:space="preserve">     265-275 (Springer, 1999).</w:t>
      </w:r>
    </w:p>
    <w:p w14:paraId="69BCA629" w14:textId="77777777" w:rsidR="00636A39" w:rsidRDefault="00C85216">
      <w:pPr>
        <w:pStyle w:val="EndNoteBibliography"/>
        <w:spacing w:after="0"/>
        <w:ind w:left="720" w:hanging="720"/>
      </w:pPr>
      <w:r>
        <w:t>51</w:t>
      </w:r>
      <w:r>
        <w:tab/>
        <w:t>Roubinet, E.</w:t>
      </w:r>
      <w:r>
        <w:rPr>
          <w:i/>
        </w:rPr>
        <w:t xml:space="preserve"> et al.</w:t>
      </w:r>
      <w:r>
        <w:t xml:space="preserve"> High redundancy as well as complementary prey choice characterize generalist predator food webs in agroecosystems. </w:t>
      </w:r>
      <w:r>
        <w:rPr>
          <w:i/>
        </w:rPr>
        <w:t>Scientific reports</w:t>
      </w:r>
      <w:r>
        <w:t xml:space="preserve"> </w:t>
      </w:r>
      <w:r>
        <w:rPr>
          <w:b/>
        </w:rPr>
        <w:t>8</w:t>
      </w:r>
      <w:r>
        <w:t>, 1-10 (2018).</w:t>
      </w:r>
    </w:p>
    <w:p w14:paraId="053F6790" w14:textId="77777777" w:rsidR="00636A39" w:rsidRDefault="00C85216">
      <w:pPr>
        <w:pStyle w:val="EndNoteBibliography"/>
        <w:spacing w:after="0"/>
        <w:ind w:left="720" w:hanging="720"/>
      </w:pPr>
      <w:r>
        <w:t>52</w:t>
      </w:r>
      <w:r>
        <w:tab/>
        <w:t xml:space="preserve">Nyffeler, M. Prey selection of spiders in the field. </w:t>
      </w:r>
      <w:r>
        <w:rPr>
          <w:i/>
        </w:rPr>
        <w:t>Journal of Arachnology</w:t>
      </w:r>
      <w:r>
        <w:t>, 317-324 (1999).</w:t>
      </w:r>
    </w:p>
    <w:p w14:paraId="6C74ABAB" w14:textId="77777777" w:rsidR="00636A39" w:rsidRDefault="00C85216">
      <w:pPr>
        <w:pStyle w:val="EndNoteBibliography"/>
        <w:spacing w:after="0"/>
        <w:ind w:left="720" w:hanging="720"/>
      </w:pPr>
      <w:r>
        <w:t>53</w:t>
      </w:r>
      <w:r>
        <w:tab/>
        <w:t xml:space="preserve">Allan, J., Flecker, A. &amp; McClintock, N. Prey preference of stoneflies: sedentary vs mobile prey. </w:t>
      </w:r>
      <w:r>
        <w:rPr>
          <w:i/>
        </w:rPr>
        <w:t>Oikos</w:t>
      </w:r>
      <w:r>
        <w:t>, 323-331 (1987).</w:t>
      </w:r>
    </w:p>
    <w:p w14:paraId="52EAAD57" w14:textId="77777777" w:rsidR="00636A39" w:rsidRDefault="00C85216">
      <w:pPr>
        <w:pStyle w:val="EndNoteBibliography"/>
        <w:spacing w:after="0"/>
        <w:ind w:left="720" w:hanging="720"/>
      </w:pPr>
      <w:r>
        <w:t>54</w:t>
      </w:r>
      <w:r>
        <w:tab/>
        <w:t xml:space="preserve">Klecka, J. &amp; Boukal, D. S. Foraging and vulnerability traits modify predator–prey body mass allometry: freshwater macroinvertebrates as a case study. </w:t>
      </w:r>
      <w:r>
        <w:rPr>
          <w:i/>
        </w:rPr>
        <w:t>Journal of Animal Ecology</w:t>
      </w:r>
      <w:r>
        <w:t xml:space="preserve"> </w:t>
      </w:r>
      <w:r>
        <w:rPr>
          <w:b/>
        </w:rPr>
        <w:t>82</w:t>
      </w:r>
      <w:r>
        <w:t>, 1031-1041 (2013).</w:t>
      </w:r>
    </w:p>
    <w:p w14:paraId="1008C3F1" w14:textId="77777777" w:rsidR="00636A39" w:rsidRDefault="00C85216">
      <w:pPr>
        <w:pStyle w:val="EndNoteBibliography"/>
        <w:spacing w:after="0"/>
        <w:ind w:left="720" w:hanging="720"/>
      </w:pPr>
      <w:r>
        <w:t>55</w:t>
      </w:r>
      <w:r>
        <w:tab/>
        <w:t xml:space="preserve">Schmitz, O. J. Effects of predator hunting mode on grassland ecosystem function. </w:t>
      </w:r>
      <w:r>
        <w:rPr>
          <w:i/>
        </w:rPr>
        <w:t>Science</w:t>
      </w:r>
      <w:r>
        <w:t xml:space="preserve"> </w:t>
      </w:r>
      <w:r>
        <w:rPr>
          <w:b/>
        </w:rPr>
        <w:t>319</w:t>
      </w:r>
      <w:r>
        <w:t>, 952-954 (2008).</w:t>
      </w:r>
    </w:p>
    <w:p w14:paraId="3B51A627" w14:textId="77777777" w:rsidR="00636A39" w:rsidRDefault="00C85216">
      <w:pPr>
        <w:pStyle w:val="EndNoteBibliography"/>
        <w:spacing w:after="0"/>
        <w:ind w:left="720" w:hanging="720"/>
      </w:pPr>
      <w:r>
        <w:t>56</w:t>
      </w:r>
      <w:r>
        <w:tab/>
        <w:t xml:space="preserve">Whitney, T. D., Sitvarin, M. I., Roualdes, E. A., Bonner, S. J. &amp; Harwood, J. D. Selectivity underlies the dissociation between seasonal prey availability and prey consumption in a generalist predator. </w:t>
      </w:r>
      <w:r>
        <w:rPr>
          <w:i/>
        </w:rPr>
        <w:t>Molecular ecology</w:t>
      </w:r>
      <w:r>
        <w:t xml:space="preserve"> </w:t>
      </w:r>
      <w:r>
        <w:rPr>
          <w:b/>
        </w:rPr>
        <w:t>27</w:t>
      </w:r>
      <w:r>
        <w:t>, 1739-1748 (2018).</w:t>
      </w:r>
    </w:p>
    <w:p w14:paraId="46600973" w14:textId="77777777" w:rsidR="00636A39" w:rsidRDefault="00C85216">
      <w:pPr>
        <w:pStyle w:val="EndNoteBibliography"/>
        <w:spacing w:after="0"/>
        <w:ind w:left="720" w:hanging="720"/>
      </w:pPr>
      <w:r>
        <w:lastRenderedPageBreak/>
        <w:t>57</w:t>
      </w:r>
      <w:r>
        <w:tab/>
        <w:t xml:space="preserve">Eitzinger, B., Roslin, T., Vesterinen, E. J., Robinson, S. I. &amp; O'Gorman, E. J. Temperature affects both the Grinnellian and Eltonian dimensions of ecological niches–A tale of two Arctic wolf spiders. </w:t>
      </w:r>
      <w:r>
        <w:rPr>
          <w:i/>
        </w:rPr>
        <w:t>Basic and Applied Ecology</w:t>
      </w:r>
      <w:r>
        <w:t xml:space="preserve"> </w:t>
      </w:r>
      <w:r>
        <w:rPr>
          <w:b/>
        </w:rPr>
        <w:t>50</w:t>
      </w:r>
      <w:r>
        <w:t>, 132-143 (2021).</w:t>
      </w:r>
    </w:p>
    <w:p w14:paraId="6D574E1A" w14:textId="77777777" w:rsidR="00636A39" w:rsidRDefault="00C85216">
      <w:pPr>
        <w:pStyle w:val="EndNoteBibliography"/>
        <w:spacing w:after="0"/>
        <w:ind w:left="720" w:hanging="720"/>
      </w:pPr>
      <w:r>
        <w:t>58</w:t>
      </w:r>
      <w:r>
        <w:tab/>
        <w:t xml:space="preserve">Birkhofer, K., Wise, D. H. &amp; Scheu, S. Subsidy from the detrital food web, but not microhabitat complexity, affects the role of generalist predators in an aboveground herbivore food web. </w:t>
      </w:r>
      <w:r>
        <w:rPr>
          <w:i/>
        </w:rPr>
        <w:t>Oikos</w:t>
      </w:r>
      <w:r>
        <w:t xml:space="preserve"> </w:t>
      </w:r>
      <w:r>
        <w:rPr>
          <w:b/>
        </w:rPr>
        <w:t>117</w:t>
      </w:r>
      <w:r>
        <w:t>, 494-500 (2008).</w:t>
      </w:r>
    </w:p>
    <w:p w14:paraId="495C26AB" w14:textId="77777777" w:rsidR="00636A39" w:rsidRDefault="00C85216">
      <w:pPr>
        <w:pStyle w:val="EndNoteBibliography"/>
        <w:spacing w:after="0"/>
        <w:ind w:left="720" w:hanging="720"/>
      </w:pPr>
      <w:r>
        <w:t>59</w:t>
      </w:r>
      <w:r>
        <w:tab/>
        <w:t xml:space="preserve">Porcel, M., Andersson, G. K., Pålsson, J. &amp; Tasin, M. Organic management in apple orchards: higher impacts on biological control than on pollination. </w:t>
      </w:r>
      <w:r>
        <w:rPr>
          <w:i/>
        </w:rPr>
        <w:t>Journal of Applied Ecology</w:t>
      </w:r>
      <w:r>
        <w:t xml:space="preserve"> </w:t>
      </w:r>
      <w:r>
        <w:rPr>
          <w:b/>
        </w:rPr>
        <w:t>55</w:t>
      </w:r>
      <w:r>
        <w:t>, 2779-2789 (2018).</w:t>
      </w:r>
    </w:p>
    <w:p w14:paraId="6F444543" w14:textId="77777777" w:rsidR="00636A39" w:rsidRDefault="00C85216">
      <w:pPr>
        <w:pStyle w:val="EndNoteBibliography"/>
        <w:spacing w:after="0"/>
        <w:ind w:left="720" w:hanging="720"/>
      </w:pPr>
      <w:r>
        <w:t>60</w:t>
      </w:r>
      <w:r>
        <w:tab/>
        <w:t xml:space="preserve">Langellotto, G. A. &amp; Denno, R. F. Responses of invertebrate natural enemies to complex-structured habitats: a meta-analytical synthesis. </w:t>
      </w:r>
      <w:r>
        <w:rPr>
          <w:i/>
        </w:rPr>
        <w:t>Oecologia</w:t>
      </w:r>
      <w:r>
        <w:t xml:space="preserve"> </w:t>
      </w:r>
      <w:r>
        <w:rPr>
          <w:b/>
        </w:rPr>
        <w:t>139</w:t>
      </w:r>
      <w:r>
        <w:t>, 1-10 (2004).</w:t>
      </w:r>
    </w:p>
    <w:p w14:paraId="2921FEB2" w14:textId="77777777" w:rsidR="00636A39" w:rsidRDefault="00C85216">
      <w:pPr>
        <w:pStyle w:val="EndNoteBibliography"/>
        <w:spacing w:after="0"/>
        <w:ind w:left="720" w:hanging="720"/>
      </w:pPr>
      <w:r>
        <w:t>61</w:t>
      </w:r>
      <w:r>
        <w:tab/>
        <w:t xml:space="preserve">Sanders, D., Nickel, H., Grützner, T. &amp; Platner, C. Habitat structure mediates top–down effects of spiders and ants on herbivores. </w:t>
      </w:r>
      <w:r>
        <w:rPr>
          <w:i/>
        </w:rPr>
        <w:t>Basic and Applied Ecology</w:t>
      </w:r>
      <w:r>
        <w:t xml:space="preserve"> </w:t>
      </w:r>
      <w:r>
        <w:rPr>
          <w:b/>
        </w:rPr>
        <w:t>9</w:t>
      </w:r>
      <w:r>
        <w:t>, 152-160 (2008).</w:t>
      </w:r>
    </w:p>
    <w:p w14:paraId="1834C71C" w14:textId="77777777" w:rsidR="00636A39" w:rsidRDefault="00C85216">
      <w:pPr>
        <w:pStyle w:val="EndNoteBibliography"/>
        <w:spacing w:after="0"/>
        <w:ind w:left="720" w:hanging="720"/>
      </w:pPr>
      <w:r>
        <w:t>62</w:t>
      </w:r>
      <w:r>
        <w:tab/>
        <w:t xml:space="preserve">Madsen, M., Terkildsen, S. &amp; Toft, S. Microcosm studies on control of aphids by generalist arthropod predators: effects of alternative prey. </w:t>
      </w:r>
      <w:r>
        <w:rPr>
          <w:i/>
        </w:rPr>
        <w:t>BioControl</w:t>
      </w:r>
      <w:r>
        <w:t xml:space="preserve"> </w:t>
      </w:r>
      <w:r>
        <w:rPr>
          <w:b/>
        </w:rPr>
        <w:t>49</w:t>
      </w:r>
      <w:r>
        <w:t>, 483-504 (2004).</w:t>
      </w:r>
    </w:p>
    <w:p w14:paraId="3BC74BD9" w14:textId="77777777" w:rsidR="00636A39" w:rsidRDefault="00C85216">
      <w:pPr>
        <w:pStyle w:val="EndNoteBibliography"/>
        <w:spacing w:after="0"/>
        <w:ind w:left="720" w:hanging="720"/>
      </w:pPr>
      <w:r>
        <w:t>63</w:t>
      </w:r>
      <w:r>
        <w:tab/>
        <w:t xml:space="preserve">Duelli, P. &amp; Obrist, M. K. Biodiversity indicators: the choice of values and measures. </w:t>
      </w:r>
      <w:r>
        <w:rPr>
          <w:i/>
        </w:rPr>
        <w:t>Agr Ecosyst Environ</w:t>
      </w:r>
      <w:r>
        <w:t xml:space="preserve"> </w:t>
      </w:r>
      <w:r>
        <w:rPr>
          <w:b/>
        </w:rPr>
        <w:t>98</w:t>
      </w:r>
      <w:r>
        <w:t>, 87-98, doi:10.1016/S0167-8809(03)00072-0 (2003).</w:t>
      </w:r>
    </w:p>
    <w:p w14:paraId="67B59307" w14:textId="77777777" w:rsidR="00636A39" w:rsidRDefault="00C85216">
      <w:pPr>
        <w:pStyle w:val="EndNoteBibliography"/>
        <w:spacing w:after="0"/>
        <w:ind w:left="720" w:hanging="720"/>
      </w:pPr>
      <w:r>
        <w:t>64</w:t>
      </w:r>
      <w:r>
        <w:tab/>
        <w:t xml:space="preserve">Letourneau, D. K., Jedlicka, J. A., Bothwell, S. G. &amp; Moreno, C. R. Effects of natural enemy biodiversity on the suppression of arthropod herbivores in terrestrial ecosystems. </w:t>
      </w:r>
      <w:r>
        <w:rPr>
          <w:i/>
        </w:rPr>
        <w:t>Annu Rev Ecol Evol S</w:t>
      </w:r>
      <w:r>
        <w:t xml:space="preserve"> </w:t>
      </w:r>
      <w:r>
        <w:rPr>
          <w:b/>
        </w:rPr>
        <w:t>40</w:t>
      </w:r>
      <w:r>
        <w:t>, 573-592, doi:10.1146/annurev.ecolsys.110308.120320 (2009).</w:t>
      </w:r>
    </w:p>
    <w:p w14:paraId="3BD67385" w14:textId="77777777" w:rsidR="00636A39" w:rsidRDefault="00C85216">
      <w:pPr>
        <w:pStyle w:val="EndNoteBibliography"/>
        <w:spacing w:after="0"/>
        <w:ind w:left="720" w:hanging="720"/>
      </w:pPr>
      <w:r>
        <w:t>65</w:t>
      </w:r>
      <w:r>
        <w:tab/>
        <w:t xml:space="preserve">Straub, C. S., Finke, D. L. &amp; Snyder, W. E. Are the conservation of natural enemy biodiversity and biological control compatible goals? </w:t>
      </w:r>
      <w:r>
        <w:rPr>
          <w:i/>
        </w:rPr>
        <w:t>Biological control</w:t>
      </w:r>
      <w:r>
        <w:t xml:space="preserve"> </w:t>
      </w:r>
      <w:r>
        <w:rPr>
          <w:b/>
        </w:rPr>
        <w:t>45</w:t>
      </w:r>
      <w:r>
        <w:t>, 225-237 (2008).</w:t>
      </w:r>
    </w:p>
    <w:p w14:paraId="2D1A9873" w14:textId="77777777" w:rsidR="00636A39" w:rsidRDefault="00C85216">
      <w:pPr>
        <w:pStyle w:val="EndNoteBibliography"/>
        <w:spacing w:after="0"/>
        <w:ind w:left="720" w:hanging="720"/>
      </w:pPr>
      <w:r>
        <w:t>66</w:t>
      </w:r>
      <w:r>
        <w:tab/>
        <w:t xml:space="preserve">Finke, D. L. &amp; Denno, R. F. Spatial refuge from intraguild predation: implications for prey suppression and trophic cascades. </w:t>
      </w:r>
      <w:r>
        <w:rPr>
          <w:i/>
        </w:rPr>
        <w:t>Oecologia</w:t>
      </w:r>
      <w:r>
        <w:t xml:space="preserve"> </w:t>
      </w:r>
      <w:r>
        <w:rPr>
          <w:b/>
        </w:rPr>
        <w:t>149</w:t>
      </w:r>
      <w:r>
        <w:t>, 265-275 (2006).</w:t>
      </w:r>
    </w:p>
    <w:p w14:paraId="7057332A" w14:textId="77777777" w:rsidR="00636A39" w:rsidRDefault="00C85216">
      <w:pPr>
        <w:pStyle w:val="EndNoteBibliography"/>
        <w:spacing w:after="0"/>
        <w:ind w:left="720" w:hanging="720"/>
      </w:pPr>
      <w:r>
        <w:t>67</w:t>
      </w:r>
      <w:r>
        <w:tab/>
        <w:t xml:space="preserve">Janssen, A., Sabelis, M. W., Magalhães, S., Montserrat, M. &amp; Van der Hammen, T. Habitat structure affects intraguild predation. </w:t>
      </w:r>
      <w:r>
        <w:rPr>
          <w:i/>
        </w:rPr>
        <w:t>Ecology</w:t>
      </w:r>
      <w:r>
        <w:t xml:space="preserve"> </w:t>
      </w:r>
      <w:r>
        <w:rPr>
          <w:b/>
        </w:rPr>
        <w:t>88</w:t>
      </w:r>
      <w:r>
        <w:t>, 2713-2719 (2007).</w:t>
      </w:r>
    </w:p>
    <w:p w14:paraId="5C52C5B9" w14:textId="77777777" w:rsidR="00636A39" w:rsidRDefault="00C85216">
      <w:pPr>
        <w:pStyle w:val="EndNoteBibliography"/>
        <w:spacing w:after="0"/>
        <w:ind w:left="720" w:hanging="720"/>
      </w:pPr>
      <w:r>
        <w:t>68</w:t>
      </w:r>
      <w:r>
        <w:tab/>
        <w:t>Janssen, A.</w:t>
      </w:r>
      <w:r>
        <w:rPr>
          <w:i/>
        </w:rPr>
        <w:t xml:space="preserve"> et al.</w:t>
      </w:r>
      <w:r>
        <w:t xml:space="preserve"> in </w:t>
      </w:r>
      <w:r>
        <w:rPr>
          <w:i/>
        </w:rPr>
        <w:t>Trophic and guild in biological interactions control</w:t>
      </w:r>
      <w:r>
        <w:t xml:space="preserve">     21-44 (Springer, 2006).</w:t>
      </w:r>
    </w:p>
    <w:p w14:paraId="6E782099" w14:textId="77777777" w:rsidR="00636A39" w:rsidRDefault="00C85216">
      <w:pPr>
        <w:pStyle w:val="EndNoteBibliography"/>
        <w:ind w:left="720" w:hanging="720"/>
      </w:pPr>
      <w:r>
        <w:lastRenderedPageBreak/>
        <w:t>69</w:t>
      </w:r>
      <w:r>
        <w:tab/>
        <w:t>Petrakova, L.</w:t>
      </w:r>
      <w:r>
        <w:rPr>
          <w:i/>
        </w:rPr>
        <w:t xml:space="preserve"> et al.</w:t>
      </w:r>
      <w:r>
        <w:t xml:space="preserve"> Intraguild predation among spiders and their effect on the pear psylla during winter. </w:t>
      </w:r>
      <w:r>
        <w:rPr>
          <w:i/>
        </w:rPr>
        <w:t>Agriculture, Ecosystems &amp; Environment</w:t>
      </w:r>
      <w:r>
        <w:t xml:space="preserve"> </w:t>
      </w:r>
      <w:r>
        <w:rPr>
          <w:b/>
        </w:rPr>
        <w:t>233</w:t>
      </w:r>
      <w:r>
        <w:t>, 67-74 (2016).</w:t>
      </w:r>
    </w:p>
    <w:p w14:paraId="118777FC" w14:textId="77777777" w:rsidR="00636A39" w:rsidRDefault="00C85216">
      <w:pPr>
        <w:jc w:val="center"/>
        <w:rPr>
          <w:color w:val="FF0000"/>
        </w:rPr>
      </w:pPr>
      <w:r>
        <w:rPr>
          <w:color w:val="FF0000"/>
        </w:rPr>
        <w:fldChar w:fldCharType="end"/>
      </w:r>
      <w:r>
        <w:rPr>
          <w:color w:val="FF0000"/>
        </w:rPr>
        <w:br w:type="page"/>
      </w:r>
    </w:p>
    <w:p w14:paraId="1512AF54" w14:textId="77777777" w:rsidR="00636A39" w:rsidRDefault="00C85216">
      <w:pPr>
        <w:jc w:val="center"/>
        <w:rPr>
          <w:b/>
          <w:bCs/>
          <w:szCs w:val="24"/>
        </w:rPr>
      </w:pPr>
      <w:r>
        <w:rPr>
          <w:rFonts w:hint="eastAsia"/>
          <w:b/>
          <w:bCs/>
          <w:szCs w:val="24"/>
        </w:rPr>
        <w:lastRenderedPageBreak/>
        <w:t>Appendix S1</w:t>
      </w:r>
    </w:p>
    <w:p w14:paraId="08DCE683" w14:textId="77777777" w:rsidR="00636A39" w:rsidRDefault="00C85216">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1D83DD86" w14:textId="77777777" w:rsidR="00636A39" w:rsidRDefault="00C85216">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636A39" w14:paraId="617E4545"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6D61E6A" w14:textId="77777777" w:rsidR="00636A39" w:rsidRDefault="00C85216">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3F59C650" w14:textId="77777777" w:rsidR="00636A39" w:rsidRDefault="00C85216">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219C3ED" w14:textId="77777777" w:rsidR="00636A39" w:rsidRDefault="00C85216">
            <w:pPr>
              <w:ind w:left="-572" w:firstLine="572"/>
              <w:rPr>
                <w:sz w:val="24"/>
                <w:szCs w:val="24"/>
              </w:rPr>
            </w:pPr>
            <w:r>
              <w:rPr>
                <w:sz w:val="24"/>
                <w:szCs w:val="24"/>
              </w:rPr>
              <w:t>Family/Genus</w:t>
            </w:r>
          </w:p>
        </w:tc>
      </w:tr>
      <w:tr w:rsidR="00636A39" w14:paraId="3DEDCD48"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443450BE" w14:textId="77777777" w:rsidR="00636A39" w:rsidRDefault="00C85216">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260A5959" w14:textId="77777777" w:rsidR="00636A39" w:rsidRDefault="00C85216">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76127A61" w14:textId="77777777" w:rsidR="00636A39" w:rsidRDefault="00C85216">
            <w:pPr>
              <w:ind w:left="-572" w:firstLine="572"/>
              <w:rPr>
                <w:sz w:val="24"/>
                <w:szCs w:val="24"/>
              </w:rPr>
            </w:pPr>
            <w:r>
              <w:rPr>
                <w:sz w:val="24"/>
                <w:szCs w:val="24"/>
              </w:rPr>
              <w:t>Araneidae</w:t>
            </w:r>
          </w:p>
        </w:tc>
      </w:tr>
      <w:tr w:rsidR="00636A39" w14:paraId="43488C9E" w14:textId="77777777">
        <w:trPr>
          <w:trHeight w:hRule="exact" w:val="368"/>
        </w:trPr>
        <w:tc>
          <w:tcPr>
            <w:tcW w:w="2410" w:type="dxa"/>
            <w:shd w:val="clear" w:color="auto" w:fill="auto"/>
            <w:tcMar>
              <w:top w:w="80" w:type="dxa"/>
              <w:left w:w="80" w:type="dxa"/>
              <w:bottom w:w="80" w:type="dxa"/>
              <w:right w:w="80" w:type="dxa"/>
            </w:tcMar>
            <w:vAlign w:val="center"/>
          </w:tcPr>
          <w:p w14:paraId="66E90850" w14:textId="77777777" w:rsidR="00636A39" w:rsidRDefault="00636A39">
            <w:pPr>
              <w:ind w:left="-572" w:firstLine="572"/>
              <w:rPr>
                <w:sz w:val="24"/>
                <w:szCs w:val="24"/>
              </w:rPr>
            </w:pPr>
          </w:p>
        </w:tc>
        <w:tc>
          <w:tcPr>
            <w:tcW w:w="2151" w:type="dxa"/>
            <w:shd w:val="clear" w:color="auto" w:fill="auto"/>
            <w:vAlign w:val="center"/>
          </w:tcPr>
          <w:p w14:paraId="14F0D801" w14:textId="77777777" w:rsidR="00636A39" w:rsidRDefault="00C85216">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69B6A43" w14:textId="77777777" w:rsidR="00636A39" w:rsidRDefault="00C85216">
            <w:pPr>
              <w:ind w:left="-572" w:firstLine="572"/>
              <w:rPr>
                <w:sz w:val="24"/>
                <w:szCs w:val="24"/>
              </w:rPr>
            </w:pPr>
            <w:r>
              <w:rPr>
                <w:sz w:val="24"/>
                <w:szCs w:val="24"/>
              </w:rPr>
              <w:t>Clubionidae</w:t>
            </w:r>
          </w:p>
        </w:tc>
      </w:tr>
      <w:tr w:rsidR="00636A39" w14:paraId="249BD08D" w14:textId="77777777">
        <w:trPr>
          <w:trHeight w:hRule="exact" w:val="368"/>
        </w:trPr>
        <w:tc>
          <w:tcPr>
            <w:tcW w:w="2410" w:type="dxa"/>
            <w:shd w:val="clear" w:color="auto" w:fill="auto"/>
            <w:tcMar>
              <w:top w:w="80" w:type="dxa"/>
              <w:left w:w="80" w:type="dxa"/>
              <w:bottom w:w="80" w:type="dxa"/>
              <w:right w:w="80" w:type="dxa"/>
            </w:tcMar>
            <w:vAlign w:val="center"/>
          </w:tcPr>
          <w:p w14:paraId="5147620A" w14:textId="77777777" w:rsidR="00636A39" w:rsidRDefault="00636A39">
            <w:pPr>
              <w:ind w:left="-572" w:firstLine="572"/>
              <w:rPr>
                <w:sz w:val="24"/>
                <w:szCs w:val="24"/>
              </w:rPr>
            </w:pPr>
          </w:p>
        </w:tc>
        <w:tc>
          <w:tcPr>
            <w:tcW w:w="2151" w:type="dxa"/>
            <w:shd w:val="clear" w:color="auto" w:fill="auto"/>
            <w:vAlign w:val="center"/>
          </w:tcPr>
          <w:p w14:paraId="3A88EEE7" w14:textId="77777777" w:rsidR="00636A39" w:rsidRDefault="00C85216">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241E285" w14:textId="77777777" w:rsidR="00636A39" w:rsidRDefault="00C85216">
            <w:pPr>
              <w:ind w:left="-572" w:firstLine="572"/>
              <w:rPr>
                <w:sz w:val="24"/>
                <w:szCs w:val="24"/>
              </w:rPr>
            </w:pPr>
            <w:r>
              <w:rPr>
                <w:sz w:val="24"/>
                <w:szCs w:val="24"/>
              </w:rPr>
              <w:t>Oxyopidae</w:t>
            </w:r>
          </w:p>
        </w:tc>
      </w:tr>
      <w:tr w:rsidR="00636A39" w14:paraId="3EF055B7" w14:textId="77777777">
        <w:trPr>
          <w:trHeight w:hRule="exact" w:val="368"/>
        </w:trPr>
        <w:tc>
          <w:tcPr>
            <w:tcW w:w="2410" w:type="dxa"/>
            <w:shd w:val="clear" w:color="auto" w:fill="auto"/>
            <w:tcMar>
              <w:top w:w="80" w:type="dxa"/>
              <w:left w:w="80" w:type="dxa"/>
              <w:bottom w:w="80" w:type="dxa"/>
              <w:right w:w="80" w:type="dxa"/>
            </w:tcMar>
            <w:vAlign w:val="center"/>
          </w:tcPr>
          <w:p w14:paraId="089C6899" w14:textId="77777777" w:rsidR="00636A39" w:rsidRDefault="00636A39">
            <w:pPr>
              <w:ind w:left="-572" w:firstLine="572"/>
              <w:rPr>
                <w:sz w:val="24"/>
                <w:szCs w:val="24"/>
              </w:rPr>
            </w:pPr>
          </w:p>
        </w:tc>
        <w:tc>
          <w:tcPr>
            <w:tcW w:w="2151" w:type="dxa"/>
            <w:shd w:val="clear" w:color="auto" w:fill="auto"/>
            <w:vAlign w:val="center"/>
          </w:tcPr>
          <w:p w14:paraId="736571F9" w14:textId="77777777" w:rsidR="00636A39" w:rsidRDefault="00C85216">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5D246BC" w14:textId="77777777" w:rsidR="00636A39" w:rsidRDefault="00C85216">
            <w:pPr>
              <w:ind w:left="-572" w:firstLine="572"/>
              <w:rPr>
                <w:sz w:val="24"/>
                <w:szCs w:val="24"/>
              </w:rPr>
            </w:pPr>
            <w:r>
              <w:rPr>
                <w:sz w:val="24"/>
                <w:szCs w:val="24"/>
              </w:rPr>
              <w:t>Tetragnathidae</w:t>
            </w:r>
          </w:p>
        </w:tc>
      </w:tr>
      <w:tr w:rsidR="00636A39" w14:paraId="1C27A476" w14:textId="77777777">
        <w:trPr>
          <w:trHeight w:hRule="exact" w:val="368"/>
        </w:trPr>
        <w:tc>
          <w:tcPr>
            <w:tcW w:w="2410" w:type="dxa"/>
            <w:shd w:val="clear" w:color="auto" w:fill="auto"/>
            <w:tcMar>
              <w:top w:w="80" w:type="dxa"/>
              <w:left w:w="80" w:type="dxa"/>
              <w:bottom w:w="80" w:type="dxa"/>
              <w:right w:w="80" w:type="dxa"/>
            </w:tcMar>
            <w:vAlign w:val="center"/>
          </w:tcPr>
          <w:p w14:paraId="251528E5" w14:textId="77777777" w:rsidR="00636A39" w:rsidRDefault="00636A39">
            <w:pPr>
              <w:ind w:left="-572" w:firstLine="572"/>
              <w:rPr>
                <w:sz w:val="24"/>
                <w:szCs w:val="24"/>
              </w:rPr>
            </w:pPr>
          </w:p>
        </w:tc>
        <w:tc>
          <w:tcPr>
            <w:tcW w:w="2151" w:type="dxa"/>
            <w:shd w:val="clear" w:color="auto" w:fill="auto"/>
            <w:vAlign w:val="center"/>
          </w:tcPr>
          <w:p w14:paraId="37CEA3BF" w14:textId="77777777" w:rsidR="00636A39" w:rsidRDefault="00C85216">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D6CA5F7" w14:textId="77777777" w:rsidR="00636A39" w:rsidRDefault="00C85216">
            <w:pPr>
              <w:ind w:left="-572" w:firstLine="572"/>
              <w:rPr>
                <w:sz w:val="24"/>
                <w:szCs w:val="24"/>
              </w:rPr>
            </w:pPr>
            <w:r>
              <w:rPr>
                <w:sz w:val="24"/>
                <w:szCs w:val="24"/>
              </w:rPr>
              <w:t>Thomisidae</w:t>
            </w:r>
          </w:p>
        </w:tc>
      </w:tr>
      <w:tr w:rsidR="00636A39" w14:paraId="5F17E484" w14:textId="77777777">
        <w:trPr>
          <w:trHeight w:hRule="exact" w:val="368"/>
        </w:trPr>
        <w:tc>
          <w:tcPr>
            <w:tcW w:w="2410" w:type="dxa"/>
            <w:shd w:val="clear" w:color="auto" w:fill="auto"/>
            <w:tcMar>
              <w:top w:w="80" w:type="dxa"/>
              <w:left w:w="80" w:type="dxa"/>
              <w:bottom w:w="80" w:type="dxa"/>
              <w:right w:w="80" w:type="dxa"/>
            </w:tcMar>
            <w:vAlign w:val="center"/>
          </w:tcPr>
          <w:p w14:paraId="37DD1165" w14:textId="77777777" w:rsidR="00636A39" w:rsidRDefault="00636A39">
            <w:pPr>
              <w:ind w:left="-572" w:firstLine="572"/>
              <w:rPr>
                <w:sz w:val="24"/>
                <w:szCs w:val="24"/>
              </w:rPr>
            </w:pPr>
          </w:p>
        </w:tc>
        <w:tc>
          <w:tcPr>
            <w:tcW w:w="2151" w:type="dxa"/>
            <w:shd w:val="clear" w:color="auto" w:fill="auto"/>
            <w:vAlign w:val="center"/>
          </w:tcPr>
          <w:p w14:paraId="36F110F4" w14:textId="77777777" w:rsidR="00636A39" w:rsidRDefault="00C85216">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924427F" w14:textId="77777777" w:rsidR="00636A39" w:rsidRDefault="00C85216">
            <w:pPr>
              <w:ind w:left="-572" w:firstLine="572"/>
              <w:rPr>
                <w:sz w:val="24"/>
                <w:szCs w:val="24"/>
              </w:rPr>
            </w:pPr>
            <w:r>
              <w:rPr>
                <w:bCs/>
                <w:sz w:val="24"/>
                <w:szCs w:val="24"/>
              </w:rPr>
              <w:t>Carabidae</w:t>
            </w:r>
          </w:p>
        </w:tc>
      </w:tr>
      <w:tr w:rsidR="00636A39" w14:paraId="3C3063DE" w14:textId="77777777">
        <w:trPr>
          <w:trHeight w:hRule="exact" w:val="368"/>
        </w:trPr>
        <w:tc>
          <w:tcPr>
            <w:tcW w:w="2410" w:type="dxa"/>
            <w:shd w:val="clear" w:color="auto" w:fill="auto"/>
            <w:tcMar>
              <w:top w:w="80" w:type="dxa"/>
              <w:left w:w="80" w:type="dxa"/>
              <w:bottom w:w="80" w:type="dxa"/>
              <w:right w:w="80" w:type="dxa"/>
            </w:tcMar>
            <w:vAlign w:val="center"/>
          </w:tcPr>
          <w:p w14:paraId="32A688C0" w14:textId="77777777" w:rsidR="00636A39" w:rsidRDefault="00636A39">
            <w:pPr>
              <w:ind w:left="-572" w:firstLine="572"/>
              <w:rPr>
                <w:sz w:val="24"/>
                <w:szCs w:val="24"/>
              </w:rPr>
            </w:pPr>
          </w:p>
        </w:tc>
        <w:tc>
          <w:tcPr>
            <w:tcW w:w="2151" w:type="dxa"/>
            <w:shd w:val="clear" w:color="auto" w:fill="auto"/>
            <w:vAlign w:val="center"/>
          </w:tcPr>
          <w:p w14:paraId="39D8FDB3" w14:textId="77777777" w:rsidR="00636A39" w:rsidRDefault="00C85216">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4898E99" w14:textId="77777777" w:rsidR="00636A39" w:rsidRDefault="00C85216">
            <w:pPr>
              <w:ind w:left="-572" w:firstLine="572"/>
              <w:rPr>
                <w:sz w:val="24"/>
                <w:szCs w:val="24"/>
              </w:rPr>
            </w:pPr>
            <w:r>
              <w:rPr>
                <w:sz w:val="24"/>
                <w:szCs w:val="24"/>
              </w:rPr>
              <w:t>Coccinellidae</w:t>
            </w:r>
          </w:p>
        </w:tc>
      </w:tr>
      <w:tr w:rsidR="00636A39" w14:paraId="76EF619A" w14:textId="77777777">
        <w:trPr>
          <w:trHeight w:hRule="exact" w:val="368"/>
        </w:trPr>
        <w:tc>
          <w:tcPr>
            <w:tcW w:w="2410" w:type="dxa"/>
            <w:shd w:val="clear" w:color="auto" w:fill="auto"/>
            <w:tcMar>
              <w:top w:w="80" w:type="dxa"/>
              <w:left w:w="80" w:type="dxa"/>
              <w:bottom w:w="80" w:type="dxa"/>
              <w:right w:w="80" w:type="dxa"/>
            </w:tcMar>
            <w:vAlign w:val="center"/>
          </w:tcPr>
          <w:p w14:paraId="2773FEC9" w14:textId="77777777" w:rsidR="00636A39" w:rsidRDefault="00C85216">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28023545" w14:textId="77777777" w:rsidR="00636A39" w:rsidRDefault="00C85216">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77C26025" w14:textId="77777777" w:rsidR="00636A39" w:rsidRDefault="00C85216">
            <w:pPr>
              <w:ind w:left="-572" w:firstLine="572"/>
              <w:rPr>
                <w:sz w:val="24"/>
                <w:szCs w:val="24"/>
              </w:rPr>
            </w:pPr>
            <w:r>
              <w:rPr>
                <w:sz w:val="24"/>
                <w:szCs w:val="24"/>
              </w:rPr>
              <w:t>Cicadellidae/</w:t>
            </w:r>
            <w:r>
              <w:rPr>
                <w:i/>
                <w:sz w:val="24"/>
                <w:szCs w:val="24"/>
              </w:rPr>
              <w:t>Nephotettix</w:t>
            </w:r>
          </w:p>
        </w:tc>
      </w:tr>
      <w:tr w:rsidR="00636A39" w14:paraId="469C920E" w14:textId="77777777">
        <w:trPr>
          <w:trHeight w:hRule="exact" w:val="368"/>
        </w:trPr>
        <w:tc>
          <w:tcPr>
            <w:tcW w:w="2410" w:type="dxa"/>
            <w:shd w:val="clear" w:color="auto" w:fill="auto"/>
            <w:tcMar>
              <w:top w:w="80" w:type="dxa"/>
              <w:left w:w="80" w:type="dxa"/>
              <w:bottom w:w="80" w:type="dxa"/>
              <w:right w:w="80" w:type="dxa"/>
            </w:tcMar>
            <w:vAlign w:val="center"/>
          </w:tcPr>
          <w:p w14:paraId="58803C04" w14:textId="77777777" w:rsidR="00636A39" w:rsidRDefault="00636A39">
            <w:pPr>
              <w:ind w:left="-572" w:firstLine="572"/>
              <w:rPr>
                <w:sz w:val="24"/>
                <w:szCs w:val="24"/>
              </w:rPr>
            </w:pPr>
          </w:p>
        </w:tc>
        <w:tc>
          <w:tcPr>
            <w:tcW w:w="2151" w:type="dxa"/>
            <w:shd w:val="clear" w:color="auto" w:fill="auto"/>
            <w:vAlign w:val="center"/>
          </w:tcPr>
          <w:p w14:paraId="4A8B5505" w14:textId="77777777" w:rsidR="00636A39" w:rsidRDefault="00C85216">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E498C69" w14:textId="77777777" w:rsidR="00636A39" w:rsidRDefault="00C85216">
            <w:pPr>
              <w:ind w:left="-572" w:firstLine="572"/>
              <w:rPr>
                <w:sz w:val="24"/>
                <w:szCs w:val="24"/>
              </w:rPr>
            </w:pPr>
            <w:r>
              <w:rPr>
                <w:sz w:val="24"/>
                <w:szCs w:val="24"/>
              </w:rPr>
              <w:t>Delphacidae/</w:t>
            </w:r>
            <w:r>
              <w:rPr>
                <w:i/>
                <w:sz w:val="24"/>
                <w:szCs w:val="24"/>
              </w:rPr>
              <w:t>Nilaparvata</w:t>
            </w:r>
          </w:p>
        </w:tc>
      </w:tr>
      <w:tr w:rsidR="00636A39" w14:paraId="2A54B33C" w14:textId="77777777">
        <w:trPr>
          <w:trHeight w:hRule="exact" w:val="368"/>
        </w:trPr>
        <w:tc>
          <w:tcPr>
            <w:tcW w:w="2410" w:type="dxa"/>
            <w:shd w:val="clear" w:color="auto" w:fill="auto"/>
            <w:tcMar>
              <w:top w:w="80" w:type="dxa"/>
              <w:left w:w="80" w:type="dxa"/>
              <w:bottom w:w="80" w:type="dxa"/>
              <w:right w:w="80" w:type="dxa"/>
            </w:tcMar>
            <w:vAlign w:val="center"/>
          </w:tcPr>
          <w:p w14:paraId="7F9BEADD" w14:textId="77777777" w:rsidR="00636A39" w:rsidRDefault="00636A39">
            <w:pPr>
              <w:ind w:left="-572" w:firstLine="572"/>
              <w:rPr>
                <w:sz w:val="24"/>
                <w:szCs w:val="24"/>
              </w:rPr>
            </w:pPr>
          </w:p>
        </w:tc>
        <w:tc>
          <w:tcPr>
            <w:tcW w:w="2151" w:type="dxa"/>
            <w:shd w:val="clear" w:color="auto" w:fill="auto"/>
            <w:vAlign w:val="center"/>
          </w:tcPr>
          <w:p w14:paraId="1B8E20F1" w14:textId="77777777" w:rsidR="00636A39" w:rsidRDefault="00C85216">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6926C62" w14:textId="77777777" w:rsidR="00636A39" w:rsidRDefault="00C85216">
            <w:pPr>
              <w:ind w:left="-572" w:firstLine="572"/>
              <w:rPr>
                <w:sz w:val="24"/>
                <w:szCs w:val="24"/>
              </w:rPr>
            </w:pPr>
            <w:r>
              <w:rPr>
                <w:sz w:val="24"/>
                <w:szCs w:val="24"/>
              </w:rPr>
              <w:t>Lygaeidae/</w:t>
            </w:r>
            <w:r>
              <w:rPr>
                <w:i/>
                <w:sz w:val="24"/>
                <w:szCs w:val="24"/>
              </w:rPr>
              <w:t>Pachybrachius</w:t>
            </w:r>
          </w:p>
        </w:tc>
      </w:tr>
      <w:tr w:rsidR="00636A39" w14:paraId="7EED885B" w14:textId="77777777">
        <w:trPr>
          <w:trHeight w:hRule="exact" w:val="368"/>
        </w:trPr>
        <w:tc>
          <w:tcPr>
            <w:tcW w:w="2410" w:type="dxa"/>
            <w:shd w:val="clear" w:color="auto" w:fill="auto"/>
            <w:tcMar>
              <w:top w:w="80" w:type="dxa"/>
              <w:left w:w="80" w:type="dxa"/>
              <w:bottom w:w="80" w:type="dxa"/>
              <w:right w:w="80" w:type="dxa"/>
            </w:tcMar>
            <w:vAlign w:val="center"/>
          </w:tcPr>
          <w:p w14:paraId="0E6CD127" w14:textId="77777777" w:rsidR="00636A39" w:rsidRDefault="00636A39">
            <w:pPr>
              <w:ind w:left="-572" w:firstLine="572"/>
              <w:rPr>
                <w:sz w:val="24"/>
                <w:szCs w:val="24"/>
              </w:rPr>
            </w:pPr>
          </w:p>
        </w:tc>
        <w:tc>
          <w:tcPr>
            <w:tcW w:w="2151" w:type="dxa"/>
            <w:shd w:val="clear" w:color="auto" w:fill="auto"/>
            <w:vAlign w:val="center"/>
          </w:tcPr>
          <w:p w14:paraId="7FA07C29" w14:textId="77777777" w:rsidR="00636A39" w:rsidRDefault="00C85216">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AC83D89" w14:textId="77777777" w:rsidR="00636A39" w:rsidRDefault="00C85216">
            <w:pPr>
              <w:ind w:left="-572" w:firstLine="572"/>
              <w:rPr>
                <w:sz w:val="24"/>
                <w:szCs w:val="24"/>
              </w:rPr>
            </w:pPr>
            <w:r>
              <w:rPr>
                <w:sz w:val="24"/>
                <w:szCs w:val="24"/>
              </w:rPr>
              <w:t>Pentatomidae/</w:t>
            </w:r>
            <w:r>
              <w:rPr>
                <w:i/>
                <w:sz w:val="24"/>
                <w:szCs w:val="24"/>
              </w:rPr>
              <w:t>Scotinophara</w:t>
            </w:r>
          </w:p>
        </w:tc>
      </w:tr>
      <w:tr w:rsidR="00636A39" w14:paraId="4DB0DEDC" w14:textId="77777777">
        <w:trPr>
          <w:trHeight w:hRule="exact" w:val="368"/>
        </w:trPr>
        <w:tc>
          <w:tcPr>
            <w:tcW w:w="2410" w:type="dxa"/>
            <w:shd w:val="clear" w:color="auto" w:fill="auto"/>
            <w:tcMar>
              <w:top w:w="80" w:type="dxa"/>
              <w:left w:w="80" w:type="dxa"/>
              <w:bottom w:w="80" w:type="dxa"/>
              <w:right w:w="80" w:type="dxa"/>
            </w:tcMar>
            <w:vAlign w:val="center"/>
          </w:tcPr>
          <w:p w14:paraId="79951838" w14:textId="77777777" w:rsidR="00636A39" w:rsidRDefault="00636A39">
            <w:pPr>
              <w:ind w:left="-572" w:firstLine="572"/>
              <w:rPr>
                <w:sz w:val="24"/>
                <w:szCs w:val="24"/>
              </w:rPr>
            </w:pPr>
          </w:p>
        </w:tc>
        <w:tc>
          <w:tcPr>
            <w:tcW w:w="2151" w:type="dxa"/>
            <w:shd w:val="clear" w:color="auto" w:fill="auto"/>
            <w:vAlign w:val="center"/>
          </w:tcPr>
          <w:p w14:paraId="67CF24A3" w14:textId="77777777" w:rsidR="00636A39" w:rsidRDefault="00C85216">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10BD6AA4" w14:textId="77777777" w:rsidR="00636A39" w:rsidRDefault="00C85216">
            <w:pPr>
              <w:ind w:left="-572" w:firstLine="572"/>
              <w:rPr>
                <w:sz w:val="24"/>
                <w:szCs w:val="24"/>
              </w:rPr>
            </w:pPr>
            <w:r>
              <w:rPr>
                <w:sz w:val="24"/>
                <w:szCs w:val="24"/>
              </w:rPr>
              <w:t>Hesperiidae</w:t>
            </w:r>
          </w:p>
        </w:tc>
      </w:tr>
      <w:tr w:rsidR="00636A39" w14:paraId="3021E595" w14:textId="77777777">
        <w:trPr>
          <w:trHeight w:hRule="exact" w:val="368"/>
        </w:trPr>
        <w:tc>
          <w:tcPr>
            <w:tcW w:w="2410" w:type="dxa"/>
            <w:shd w:val="clear" w:color="auto" w:fill="auto"/>
            <w:tcMar>
              <w:top w:w="80" w:type="dxa"/>
              <w:left w:w="80" w:type="dxa"/>
              <w:bottom w:w="80" w:type="dxa"/>
              <w:right w:w="80" w:type="dxa"/>
            </w:tcMar>
            <w:vAlign w:val="center"/>
          </w:tcPr>
          <w:p w14:paraId="15626A20" w14:textId="77777777" w:rsidR="00636A39" w:rsidRDefault="00636A39">
            <w:pPr>
              <w:ind w:left="-572" w:firstLine="572"/>
              <w:rPr>
                <w:sz w:val="24"/>
                <w:szCs w:val="24"/>
              </w:rPr>
            </w:pPr>
          </w:p>
        </w:tc>
        <w:tc>
          <w:tcPr>
            <w:tcW w:w="2151" w:type="dxa"/>
            <w:shd w:val="clear" w:color="auto" w:fill="auto"/>
            <w:vAlign w:val="center"/>
          </w:tcPr>
          <w:p w14:paraId="7B8E1D0C" w14:textId="77777777" w:rsidR="00636A39" w:rsidRDefault="00C85216">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15FD43E2" w14:textId="77777777" w:rsidR="00636A39" w:rsidRDefault="00C85216">
            <w:pPr>
              <w:ind w:left="-572" w:firstLine="572"/>
              <w:rPr>
                <w:sz w:val="24"/>
                <w:szCs w:val="24"/>
              </w:rPr>
            </w:pPr>
            <w:r>
              <w:rPr>
                <w:sz w:val="24"/>
                <w:szCs w:val="24"/>
              </w:rPr>
              <w:t>Pyralidae</w:t>
            </w:r>
          </w:p>
        </w:tc>
      </w:tr>
      <w:tr w:rsidR="00636A39" w14:paraId="43F514C4" w14:textId="77777777">
        <w:trPr>
          <w:trHeight w:hRule="exact" w:val="368"/>
        </w:trPr>
        <w:tc>
          <w:tcPr>
            <w:tcW w:w="2410" w:type="dxa"/>
            <w:shd w:val="clear" w:color="auto" w:fill="auto"/>
            <w:tcMar>
              <w:top w:w="80" w:type="dxa"/>
              <w:left w:w="80" w:type="dxa"/>
              <w:bottom w:w="80" w:type="dxa"/>
              <w:right w:w="80" w:type="dxa"/>
            </w:tcMar>
            <w:vAlign w:val="center"/>
          </w:tcPr>
          <w:p w14:paraId="1F714C9D" w14:textId="77777777" w:rsidR="00636A39" w:rsidRDefault="00636A39">
            <w:pPr>
              <w:ind w:left="-572" w:firstLine="572"/>
              <w:rPr>
                <w:sz w:val="24"/>
                <w:szCs w:val="24"/>
              </w:rPr>
            </w:pPr>
          </w:p>
        </w:tc>
        <w:tc>
          <w:tcPr>
            <w:tcW w:w="2151" w:type="dxa"/>
            <w:shd w:val="clear" w:color="auto" w:fill="auto"/>
            <w:vAlign w:val="center"/>
          </w:tcPr>
          <w:p w14:paraId="5894E173" w14:textId="77777777" w:rsidR="00636A39" w:rsidRDefault="00C85216">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6299DE61" w14:textId="77777777" w:rsidR="00636A39" w:rsidRDefault="00C85216">
            <w:pPr>
              <w:ind w:left="-572" w:firstLine="572"/>
              <w:rPr>
                <w:sz w:val="24"/>
                <w:szCs w:val="24"/>
              </w:rPr>
            </w:pPr>
            <w:r>
              <w:rPr>
                <w:sz w:val="24"/>
              </w:rPr>
              <w:t>Nymphalidae</w:t>
            </w:r>
          </w:p>
        </w:tc>
      </w:tr>
      <w:tr w:rsidR="00636A39" w14:paraId="488B0197" w14:textId="77777777">
        <w:trPr>
          <w:trHeight w:hRule="exact" w:val="368"/>
        </w:trPr>
        <w:tc>
          <w:tcPr>
            <w:tcW w:w="2410" w:type="dxa"/>
            <w:shd w:val="clear" w:color="auto" w:fill="auto"/>
            <w:tcMar>
              <w:top w:w="80" w:type="dxa"/>
              <w:left w:w="80" w:type="dxa"/>
              <w:bottom w:w="80" w:type="dxa"/>
              <w:right w:w="80" w:type="dxa"/>
            </w:tcMar>
            <w:vAlign w:val="center"/>
          </w:tcPr>
          <w:p w14:paraId="2C2A81C4" w14:textId="77777777" w:rsidR="00636A39" w:rsidRDefault="00636A39">
            <w:pPr>
              <w:ind w:left="-572" w:firstLine="572"/>
              <w:rPr>
                <w:sz w:val="24"/>
                <w:szCs w:val="24"/>
              </w:rPr>
            </w:pPr>
          </w:p>
        </w:tc>
        <w:tc>
          <w:tcPr>
            <w:tcW w:w="2151" w:type="dxa"/>
            <w:shd w:val="clear" w:color="auto" w:fill="auto"/>
            <w:vAlign w:val="center"/>
          </w:tcPr>
          <w:p w14:paraId="75C0F884" w14:textId="77777777" w:rsidR="00636A39" w:rsidRDefault="00C85216">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70AE8A0" w14:textId="77777777" w:rsidR="00636A39" w:rsidRDefault="00C85216">
            <w:pPr>
              <w:ind w:left="-572" w:firstLine="572"/>
              <w:rPr>
                <w:sz w:val="24"/>
                <w:szCs w:val="24"/>
              </w:rPr>
            </w:pPr>
            <w:r>
              <w:rPr>
                <w:sz w:val="24"/>
                <w:szCs w:val="24"/>
              </w:rPr>
              <w:t>Pyrgomorphidae/</w:t>
            </w:r>
            <w:r>
              <w:rPr>
                <w:i/>
                <w:sz w:val="24"/>
                <w:szCs w:val="24"/>
              </w:rPr>
              <w:t>Atractomorpha</w:t>
            </w:r>
            <w:r>
              <w:rPr>
                <w:sz w:val="24"/>
                <w:szCs w:val="24"/>
              </w:rPr>
              <w:t xml:space="preserve"> </w:t>
            </w:r>
          </w:p>
        </w:tc>
      </w:tr>
      <w:tr w:rsidR="00636A39" w14:paraId="575E6276" w14:textId="77777777">
        <w:trPr>
          <w:trHeight w:hRule="exact" w:val="368"/>
        </w:trPr>
        <w:tc>
          <w:tcPr>
            <w:tcW w:w="2410" w:type="dxa"/>
            <w:shd w:val="clear" w:color="auto" w:fill="auto"/>
            <w:tcMar>
              <w:top w:w="80" w:type="dxa"/>
              <w:left w:w="80" w:type="dxa"/>
              <w:bottom w:w="80" w:type="dxa"/>
              <w:right w:w="80" w:type="dxa"/>
            </w:tcMar>
            <w:vAlign w:val="center"/>
          </w:tcPr>
          <w:p w14:paraId="17C8D1EE" w14:textId="77777777" w:rsidR="00636A39" w:rsidRDefault="00C85216">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0E2A434C" w14:textId="77777777" w:rsidR="00636A39" w:rsidRDefault="00C85216">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0664780E" w14:textId="77777777" w:rsidR="00636A39" w:rsidRDefault="00C85216">
            <w:pPr>
              <w:ind w:left="-572" w:firstLine="572"/>
              <w:rPr>
                <w:sz w:val="24"/>
                <w:szCs w:val="24"/>
              </w:rPr>
            </w:pPr>
            <w:r>
              <w:rPr>
                <w:sz w:val="24"/>
                <w:szCs w:val="24"/>
              </w:rPr>
              <w:t>Chrysomelidae</w:t>
            </w:r>
          </w:p>
        </w:tc>
      </w:tr>
      <w:tr w:rsidR="00636A39" w14:paraId="0F42C9EF" w14:textId="77777777">
        <w:trPr>
          <w:trHeight w:hRule="exact" w:val="368"/>
        </w:trPr>
        <w:tc>
          <w:tcPr>
            <w:tcW w:w="2410" w:type="dxa"/>
            <w:shd w:val="clear" w:color="auto" w:fill="auto"/>
            <w:tcMar>
              <w:top w:w="80" w:type="dxa"/>
              <w:left w:w="80" w:type="dxa"/>
              <w:bottom w:w="80" w:type="dxa"/>
              <w:right w:w="80" w:type="dxa"/>
            </w:tcMar>
            <w:vAlign w:val="center"/>
          </w:tcPr>
          <w:p w14:paraId="5AF43D9B" w14:textId="77777777" w:rsidR="00636A39" w:rsidRDefault="00636A39">
            <w:pPr>
              <w:ind w:left="-572" w:firstLine="572"/>
              <w:rPr>
                <w:sz w:val="24"/>
                <w:szCs w:val="24"/>
              </w:rPr>
            </w:pPr>
          </w:p>
        </w:tc>
        <w:tc>
          <w:tcPr>
            <w:tcW w:w="2151" w:type="dxa"/>
            <w:shd w:val="clear" w:color="auto" w:fill="auto"/>
            <w:vAlign w:val="center"/>
          </w:tcPr>
          <w:p w14:paraId="66EC3CFF" w14:textId="77777777" w:rsidR="00636A39" w:rsidRDefault="00C85216">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FECECBD" w14:textId="77777777" w:rsidR="00636A39" w:rsidRDefault="00C85216">
            <w:pPr>
              <w:ind w:left="-572" w:firstLine="572"/>
              <w:rPr>
                <w:sz w:val="24"/>
                <w:szCs w:val="24"/>
              </w:rPr>
            </w:pPr>
            <w:r>
              <w:rPr>
                <w:sz w:val="24"/>
                <w:szCs w:val="24"/>
              </w:rPr>
              <w:t>Acrididae</w:t>
            </w:r>
          </w:p>
        </w:tc>
      </w:tr>
      <w:tr w:rsidR="00636A39" w14:paraId="412860A6" w14:textId="77777777">
        <w:trPr>
          <w:trHeight w:hRule="exact" w:val="368"/>
        </w:trPr>
        <w:tc>
          <w:tcPr>
            <w:tcW w:w="2410" w:type="dxa"/>
            <w:shd w:val="clear" w:color="auto" w:fill="auto"/>
            <w:tcMar>
              <w:top w:w="80" w:type="dxa"/>
              <w:left w:w="80" w:type="dxa"/>
              <w:bottom w:w="80" w:type="dxa"/>
              <w:right w:w="80" w:type="dxa"/>
            </w:tcMar>
            <w:vAlign w:val="center"/>
          </w:tcPr>
          <w:p w14:paraId="10497CF1" w14:textId="77777777" w:rsidR="00636A39" w:rsidRDefault="00C85216">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6E4AD5FB"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47FFF35F" w14:textId="77777777" w:rsidR="00636A39" w:rsidRDefault="00C85216">
            <w:pPr>
              <w:ind w:left="-572" w:firstLine="572"/>
              <w:rPr>
                <w:sz w:val="24"/>
                <w:szCs w:val="24"/>
              </w:rPr>
            </w:pPr>
            <w:r>
              <w:rPr>
                <w:sz w:val="24"/>
                <w:szCs w:val="24"/>
              </w:rPr>
              <w:t>Chironomidae</w:t>
            </w:r>
          </w:p>
        </w:tc>
      </w:tr>
      <w:tr w:rsidR="00636A39" w14:paraId="7BBCBF68" w14:textId="77777777">
        <w:trPr>
          <w:trHeight w:hRule="exact" w:val="368"/>
        </w:trPr>
        <w:tc>
          <w:tcPr>
            <w:tcW w:w="2410" w:type="dxa"/>
            <w:shd w:val="clear" w:color="auto" w:fill="auto"/>
            <w:tcMar>
              <w:top w:w="80" w:type="dxa"/>
              <w:left w:w="80" w:type="dxa"/>
              <w:bottom w:w="80" w:type="dxa"/>
              <w:right w:w="80" w:type="dxa"/>
            </w:tcMar>
            <w:vAlign w:val="center"/>
          </w:tcPr>
          <w:p w14:paraId="451091AD" w14:textId="77777777" w:rsidR="00636A39" w:rsidRDefault="00636A39">
            <w:pPr>
              <w:ind w:left="-572" w:firstLine="572"/>
              <w:rPr>
                <w:sz w:val="24"/>
                <w:szCs w:val="24"/>
              </w:rPr>
            </w:pPr>
          </w:p>
        </w:tc>
        <w:tc>
          <w:tcPr>
            <w:tcW w:w="2151" w:type="dxa"/>
            <w:shd w:val="clear" w:color="auto" w:fill="auto"/>
            <w:vAlign w:val="center"/>
          </w:tcPr>
          <w:p w14:paraId="27B17DBB"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F312747" w14:textId="77777777" w:rsidR="00636A39" w:rsidRDefault="00C85216">
            <w:pPr>
              <w:ind w:left="-572" w:firstLine="572"/>
              <w:rPr>
                <w:sz w:val="24"/>
                <w:szCs w:val="24"/>
              </w:rPr>
            </w:pPr>
            <w:r>
              <w:rPr>
                <w:sz w:val="24"/>
                <w:szCs w:val="24"/>
              </w:rPr>
              <w:t>Chloropidae</w:t>
            </w:r>
          </w:p>
        </w:tc>
      </w:tr>
      <w:tr w:rsidR="00636A39" w14:paraId="5DFFBCE9" w14:textId="77777777">
        <w:trPr>
          <w:trHeight w:hRule="exact" w:val="368"/>
        </w:trPr>
        <w:tc>
          <w:tcPr>
            <w:tcW w:w="2410" w:type="dxa"/>
            <w:shd w:val="clear" w:color="auto" w:fill="auto"/>
            <w:tcMar>
              <w:top w:w="80" w:type="dxa"/>
              <w:left w:w="80" w:type="dxa"/>
              <w:bottom w:w="80" w:type="dxa"/>
              <w:right w:w="80" w:type="dxa"/>
            </w:tcMar>
            <w:vAlign w:val="center"/>
          </w:tcPr>
          <w:p w14:paraId="1307F936" w14:textId="77777777" w:rsidR="00636A39" w:rsidRDefault="00636A39">
            <w:pPr>
              <w:ind w:left="-572" w:firstLine="572"/>
              <w:rPr>
                <w:sz w:val="24"/>
                <w:szCs w:val="24"/>
              </w:rPr>
            </w:pPr>
          </w:p>
        </w:tc>
        <w:tc>
          <w:tcPr>
            <w:tcW w:w="2151" w:type="dxa"/>
            <w:shd w:val="clear" w:color="auto" w:fill="auto"/>
            <w:vAlign w:val="center"/>
          </w:tcPr>
          <w:p w14:paraId="33F04CFB"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4C61426" w14:textId="77777777" w:rsidR="00636A39" w:rsidRDefault="00C85216">
            <w:pPr>
              <w:ind w:left="-572" w:firstLine="572"/>
              <w:rPr>
                <w:sz w:val="24"/>
                <w:szCs w:val="24"/>
              </w:rPr>
            </w:pPr>
            <w:r>
              <w:rPr>
                <w:sz w:val="24"/>
                <w:szCs w:val="24"/>
              </w:rPr>
              <w:t>Ephydridae</w:t>
            </w:r>
          </w:p>
        </w:tc>
      </w:tr>
      <w:tr w:rsidR="00636A39" w14:paraId="10C5E54F" w14:textId="77777777">
        <w:trPr>
          <w:trHeight w:hRule="exact" w:val="368"/>
        </w:trPr>
        <w:tc>
          <w:tcPr>
            <w:tcW w:w="2410" w:type="dxa"/>
            <w:shd w:val="clear" w:color="auto" w:fill="auto"/>
            <w:tcMar>
              <w:top w:w="80" w:type="dxa"/>
              <w:left w:w="80" w:type="dxa"/>
              <w:bottom w:w="80" w:type="dxa"/>
              <w:right w:w="80" w:type="dxa"/>
            </w:tcMar>
            <w:vAlign w:val="center"/>
          </w:tcPr>
          <w:p w14:paraId="36FF1EF2" w14:textId="77777777" w:rsidR="00636A39" w:rsidRDefault="00636A39">
            <w:pPr>
              <w:ind w:left="-572" w:firstLine="572"/>
              <w:rPr>
                <w:sz w:val="24"/>
                <w:szCs w:val="24"/>
              </w:rPr>
            </w:pPr>
          </w:p>
        </w:tc>
        <w:tc>
          <w:tcPr>
            <w:tcW w:w="2151" w:type="dxa"/>
            <w:shd w:val="clear" w:color="auto" w:fill="auto"/>
            <w:vAlign w:val="center"/>
          </w:tcPr>
          <w:p w14:paraId="7452FDC2"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EDDDF22" w14:textId="77777777" w:rsidR="00636A39" w:rsidRDefault="00C85216">
            <w:pPr>
              <w:ind w:left="-572" w:firstLine="572"/>
              <w:rPr>
                <w:sz w:val="24"/>
                <w:szCs w:val="24"/>
              </w:rPr>
            </w:pPr>
            <w:r>
              <w:rPr>
                <w:sz w:val="24"/>
                <w:szCs w:val="24"/>
              </w:rPr>
              <w:t>Muscidae</w:t>
            </w:r>
          </w:p>
        </w:tc>
      </w:tr>
      <w:tr w:rsidR="00636A39" w14:paraId="5105D879" w14:textId="77777777">
        <w:trPr>
          <w:trHeight w:hRule="exact" w:val="368"/>
        </w:trPr>
        <w:tc>
          <w:tcPr>
            <w:tcW w:w="2410" w:type="dxa"/>
            <w:shd w:val="clear" w:color="auto" w:fill="auto"/>
            <w:tcMar>
              <w:top w:w="80" w:type="dxa"/>
              <w:left w:w="80" w:type="dxa"/>
              <w:bottom w:w="80" w:type="dxa"/>
              <w:right w:w="80" w:type="dxa"/>
            </w:tcMar>
            <w:vAlign w:val="center"/>
          </w:tcPr>
          <w:p w14:paraId="12FAC5E5" w14:textId="77777777" w:rsidR="00636A39" w:rsidRDefault="00636A39">
            <w:pPr>
              <w:ind w:left="-572" w:firstLine="572"/>
              <w:rPr>
                <w:sz w:val="24"/>
                <w:szCs w:val="24"/>
              </w:rPr>
            </w:pPr>
          </w:p>
        </w:tc>
        <w:tc>
          <w:tcPr>
            <w:tcW w:w="2151" w:type="dxa"/>
            <w:shd w:val="clear" w:color="auto" w:fill="auto"/>
            <w:vAlign w:val="center"/>
          </w:tcPr>
          <w:p w14:paraId="39868C87"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9C9E291" w14:textId="77777777" w:rsidR="00636A39" w:rsidRDefault="00C85216">
            <w:pPr>
              <w:ind w:left="-572" w:firstLine="572"/>
              <w:rPr>
                <w:sz w:val="24"/>
                <w:szCs w:val="24"/>
              </w:rPr>
            </w:pPr>
            <w:r>
              <w:rPr>
                <w:sz w:val="24"/>
                <w:szCs w:val="24"/>
              </w:rPr>
              <w:t>Sphaeroceridae</w:t>
            </w:r>
          </w:p>
        </w:tc>
      </w:tr>
      <w:tr w:rsidR="00636A39" w14:paraId="04D2534F" w14:textId="77777777">
        <w:trPr>
          <w:trHeight w:hRule="exact" w:val="368"/>
        </w:trPr>
        <w:tc>
          <w:tcPr>
            <w:tcW w:w="2410" w:type="dxa"/>
            <w:shd w:val="clear" w:color="auto" w:fill="auto"/>
            <w:tcMar>
              <w:top w:w="80" w:type="dxa"/>
              <w:left w:w="80" w:type="dxa"/>
              <w:bottom w:w="80" w:type="dxa"/>
              <w:right w:w="80" w:type="dxa"/>
            </w:tcMar>
            <w:vAlign w:val="center"/>
          </w:tcPr>
          <w:p w14:paraId="684E8746" w14:textId="77777777" w:rsidR="00636A39" w:rsidRDefault="00636A39">
            <w:pPr>
              <w:ind w:left="-572" w:firstLine="572"/>
              <w:rPr>
                <w:sz w:val="24"/>
                <w:szCs w:val="24"/>
              </w:rPr>
            </w:pPr>
          </w:p>
        </w:tc>
        <w:tc>
          <w:tcPr>
            <w:tcW w:w="2151" w:type="dxa"/>
            <w:shd w:val="clear" w:color="auto" w:fill="auto"/>
            <w:vAlign w:val="center"/>
          </w:tcPr>
          <w:p w14:paraId="27A88929"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7A29F9F" w14:textId="77777777" w:rsidR="00636A39" w:rsidRDefault="00C85216">
            <w:pPr>
              <w:ind w:left="-572" w:firstLine="572"/>
              <w:rPr>
                <w:sz w:val="24"/>
                <w:szCs w:val="24"/>
              </w:rPr>
            </w:pPr>
            <w:r>
              <w:rPr>
                <w:sz w:val="24"/>
                <w:szCs w:val="24"/>
              </w:rPr>
              <w:t>Stratiomyidae</w:t>
            </w:r>
          </w:p>
        </w:tc>
      </w:tr>
      <w:tr w:rsidR="00636A39" w14:paraId="6C074125" w14:textId="77777777">
        <w:trPr>
          <w:trHeight w:hRule="exact" w:val="368"/>
        </w:trPr>
        <w:tc>
          <w:tcPr>
            <w:tcW w:w="2410" w:type="dxa"/>
            <w:shd w:val="clear" w:color="auto" w:fill="auto"/>
            <w:tcMar>
              <w:top w:w="80" w:type="dxa"/>
              <w:left w:w="80" w:type="dxa"/>
              <w:bottom w:w="80" w:type="dxa"/>
              <w:right w:w="80" w:type="dxa"/>
            </w:tcMar>
            <w:vAlign w:val="center"/>
          </w:tcPr>
          <w:p w14:paraId="13D2A830" w14:textId="77777777" w:rsidR="00636A39" w:rsidRDefault="00636A39">
            <w:pPr>
              <w:ind w:left="-572" w:firstLine="572"/>
              <w:rPr>
                <w:sz w:val="24"/>
                <w:szCs w:val="24"/>
              </w:rPr>
            </w:pPr>
          </w:p>
        </w:tc>
        <w:tc>
          <w:tcPr>
            <w:tcW w:w="2151" w:type="dxa"/>
            <w:shd w:val="clear" w:color="auto" w:fill="auto"/>
            <w:vAlign w:val="center"/>
          </w:tcPr>
          <w:p w14:paraId="138AEC8B" w14:textId="77777777" w:rsidR="00636A39" w:rsidRDefault="00C85216">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53A13F53" w14:textId="77777777" w:rsidR="00636A39" w:rsidRDefault="00C85216">
            <w:pPr>
              <w:ind w:left="-572" w:firstLine="572"/>
              <w:rPr>
                <w:sz w:val="24"/>
                <w:szCs w:val="24"/>
              </w:rPr>
            </w:pPr>
            <w:r>
              <w:rPr>
                <w:sz w:val="24"/>
                <w:szCs w:val="24"/>
              </w:rPr>
              <w:t>Tephritidae</w:t>
            </w:r>
          </w:p>
        </w:tc>
      </w:tr>
      <w:tr w:rsidR="00636A39" w14:paraId="0955D417" w14:textId="77777777">
        <w:trPr>
          <w:trHeight w:hRule="exact" w:val="368"/>
        </w:trPr>
        <w:tc>
          <w:tcPr>
            <w:tcW w:w="2410" w:type="dxa"/>
            <w:shd w:val="clear" w:color="auto" w:fill="auto"/>
            <w:tcMar>
              <w:top w:w="80" w:type="dxa"/>
              <w:left w:w="80" w:type="dxa"/>
              <w:bottom w:w="80" w:type="dxa"/>
              <w:right w:w="80" w:type="dxa"/>
            </w:tcMar>
            <w:vAlign w:val="center"/>
          </w:tcPr>
          <w:p w14:paraId="6D5B1B27" w14:textId="77777777" w:rsidR="00636A39" w:rsidRDefault="00636A39">
            <w:pPr>
              <w:ind w:left="-572" w:firstLine="572"/>
              <w:rPr>
                <w:sz w:val="24"/>
                <w:szCs w:val="24"/>
              </w:rPr>
            </w:pPr>
          </w:p>
        </w:tc>
        <w:tc>
          <w:tcPr>
            <w:tcW w:w="2151" w:type="dxa"/>
            <w:shd w:val="clear" w:color="auto" w:fill="auto"/>
            <w:vAlign w:val="center"/>
          </w:tcPr>
          <w:p w14:paraId="5B2DAAF7" w14:textId="77777777" w:rsidR="00636A39" w:rsidRDefault="00C85216">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204B30E" w14:textId="77777777" w:rsidR="00636A39" w:rsidRDefault="00C85216">
            <w:pPr>
              <w:ind w:left="-572" w:firstLine="572"/>
              <w:rPr>
                <w:sz w:val="24"/>
                <w:szCs w:val="24"/>
              </w:rPr>
            </w:pPr>
            <w:r>
              <w:rPr>
                <w:sz w:val="24"/>
                <w:szCs w:val="24"/>
              </w:rPr>
              <w:t>Tetrigidae</w:t>
            </w:r>
          </w:p>
        </w:tc>
      </w:tr>
    </w:tbl>
    <w:p w14:paraId="3CB62C15" w14:textId="77777777" w:rsidR="00636A39" w:rsidRDefault="00636A39">
      <w:pPr>
        <w:spacing w:line="480" w:lineRule="auto"/>
        <w:rPr>
          <w:bCs/>
        </w:rPr>
      </w:pPr>
    </w:p>
    <w:p w14:paraId="33C5F52A" w14:textId="77777777" w:rsidR="00636A39" w:rsidRDefault="00C85216">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636A39" w14:paraId="794C7FAC"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C5B2B1E" w14:textId="77777777" w:rsidR="00636A39" w:rsidRDefault="00C85216">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6091F616" w14:textId="77777777" w:rsidR="00636A39" w:rsidRDefault="00C85216">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A9AA22D" w14:textId="77777777" w:rsidR="00636A39" w:rsidRDefault="00C85216">
            <w:pPr>
              <w:rPr>
                <w:sz w:val="24"/>
                <w:szCs w:val="24"/>
              </w:rPr>
            </w:pPr>
            <w:r>
              <w:rPr>
                <w:sz w:val="24"/>
                <w:szCs w:val="24"/>
              </w:rPr>
              <w:t>Family/Genus</w:t>
            </w:r>
          </w:p>
        </w:tc>
      </w:tr>
      <w:tr w:rsidR="00636A39" w14:paraId="4D531A16"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06CAD5D6" w14:textId="77777777" w:rsidR="00636A39" w:rsidRDefault="00C85216">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2E7A1908" w14:textId="77777777" w:rsidR="00636A39" w:rsidRDefault="00C85216">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1D1F1AC8" w14:textId="77777777" w:rsidR="00636A39" w:rsidRDefault="00C85216">
            <w:pPr>
              <w:rPr>
                <w:sz w:val="24"/>
                <w:szCs w:val="24"/>
              </w:rPr>
            </w:pPr>
            <w:r>
              <w:rPr>
                <w:sz w:val="24"/>
                <w:szCs w:val="24"/>
              </w:rPr>
              <w:t>Araneidae</w:t>
            </w:r>
          </w:p>
        </w:tc>
      </w:tr>
      <w:tr w:rsidR="00636A39" w14:paraId="51A22887" w14:textId="77777777">
        <w:trPr>
          <w:trHeight w:hRule="exact" w:val="336"/>
        </w:trPr>
        <w:tc>
          <w:tcPr>
            <w:tcW w:w="2410" w:type="dxa"/>
            <w:shd w:val="clear" w:color="auto" w:fill="auto"/>
            <w:tcMar>
              <w:top w:w="80" w:type="dxa"/>
              <w:left w:w="80" w:type="dxa"/>
              <w:bottom w:w="80" w:type="dxa"/>
              <w:right w:w="80" w:type="dxa"/>
            </w:tcMar>
            <w:vAlign w:val="center"/>
          </w:tcPr>
          <w:p w14:paraId="081C9703" w14:textId="77777777" w:rsidR="00636A39" w:rsidRDefault="00636A39">
            <w:pPr>
              <w:rPr>
                <w:sz w:val="24"/>
                <w:szCs w:val="24"/>
              </w:rPr>
            </w:pPr>
          </w:p>
        </w:tc>
        <w:tc>
          <w:tcPr>
            <w:tcW w:w="2126" w:type="dxa"/>
            <w:shd w:val="clear" w:color="auto" w:fill="auto"/>
            <w:vAlign w:val="center"/>
          </w:tcPr>
          <w:p w14:paraId="4BD9F979"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4447752" w14:textId="77777777" w:rsidR="00636A39" w:rsidRDefault="00C85216">
            <w:pPr>
              <w:rPr>
                <w:sz w:val="24"/>
                <w:szCs w:val="24"/>
              </w:rPr>
            </w:pPr>
            <w:r>
              <w:rPr>
                <w:sz w:val="24"/>
                <w:szCs w:val="24"/>
              </w:rPr>
              <w:t>Clubionidae</w:t>
            </w:r>
          </w:p>
        </w:tc>
      </w:tr>
      <w:tr w:rsidR="00636A39" w14:paraId="24F6EEBA" w14:textId="77777777">
        <w:trPr>
          <w:trHeight w:hRule="exact" w:val="336"/>
        </w:trPr>
        <w:tc>
          <w:tcPr>
            <w:tcW w:w="2410" w:type="dxa"/>
            <w:shd w:val="clear" w:color="auto" w:fill="auto"/>
            <w:tcMar>
              <w:top w:w="80" w:type="dxa"/>
              <w:left w:w="80" w:type="dxa"/>
              <w:bottom w:w="80" w:type="dxa"/>
              <w:right w:w="80" w:type="dxa"/>
            </w:tcMar>
            <w:vAlign w:val="center"/>
          </w:tcPr>
          <w:p w14:paraId="54F9B588" w14:textId="77777777" w:rsidR="00636A39" w:rsidRDefault="00636A39">
            <w:pPr>
              <w:rPr>
                <w:sz w:val="24"/>
                <w:szCs w:val="24"/>
              </w:rPr>
            </w:pPr>
          </w:p>
        </w:tc>
        <w:tc>
          <w:tcPr>
            <w:tcW w:w="2126" w:type="dxa"/>
            <w:shd w:val="clear" w:color="auto" w:fill="auto"/>
            <w:vAlign w:val="center"/>
          </w:tcPr>
          <w:p w14:paraId="0AB6113B"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5BFAA5A" w14:textId="77777777" w:rsidR="00636A39" w:rsidRDefault="00C85216">
            <w:pPr>
              <w:rPr>
                <w:sz w:val="24"/>
                <w:szCs w:val="24"/>
              </w:rPr>
            </w:pPr>
            <w:r>
              <w:rPr>
                <w:sz w:val="24"/>
                <w:szCs w:val="24"/>
              </w:rPr>
              <w:t>Oxyopidae</w:t>
            </w:r>
          </w:p>
        </w:tc>
      </w:tr>
      <w:tr w:rsidR="00636A39" w14:paraId="73F905A5" w14:textId="77777777">
        <w:trPr>
          <w:trHeight w:hRule="exact" w:val="336"/>
        </w:trPr>
        <w:tc>
          <w:tcPr>
            <w:tcW w:w="2410" w:type="dxa"/>
            <w:shd w:val="clear" w:color="auto" w:fill="auto"/>
            <w:tcMar>
              <w:top w:w="80" w:type="dxa"/>
              <w:left w:w="80" w:type="dxa"/>
              <w:bottom w:w="80" w:type="dxa"/>
              <w:right w:w="80" w:type="dxa"/>
            </w:tcMar>
            <w:vAlign w:val="center"/>
          </w:tcPr>
          <w:p w14:paraId="3031199B" w14:textId="77777777" w:rsidR="00636A39" w:rsidRDefault="00636A39">
            <w:pPr>
              <w:rPr>
                <w:sz w:val="24"/>
                <w:szCs w:val="24"/>
              </w:rPr>
            </w:pPr>
          </w:p>
        </w:tc>
        <w:tc>
          <w:tcPr>
            <w:tcW w:w="2126" w:type="dxa"/>
            <w:shd w:val="clear" w:color="auto" w:fill="auto"/>
            <w:vAlign w:val="center"/>
          </w:tcPr>
          <w:p w14:paraId="66B02673"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EBFED23" w14:textId="77777777" w:rsidR="00636A39" w:rsidRDefault="00C85216">
            <w:pPr>
              <w:rPr>
                <w:sz w:val="24"/>
                <w:szCs w:val="24"/>
              </w:rPr>
            </w:pPr>
            <w:r>
              <w:rPr>
                <w:sz w:val="24"/>
                <w:szCs w:val="24"/>
              </w:rPr>
              <w:t>Tetragnathidae</w:t>
            </w:r>
          </w:p>
        </w:tc>
      </w:tr>
      <w:tr w:rsidR="00636A39" w14:paraId="2E48E766" w14:textId="77777777">
        <w:trPr>
          <w:trHeight w:hRule="exact" w:val="336"/>
        </w:trPr>
        <w:tc>
          <w:tcPr>
            <w:tcW w:w="2410" w:type="dxa"/>
            <w:shd w:val="clear" w:color="auto" w:fill="auto"/>
            <w:tcMar>
              <w:top w:w="80" w:type="dxa"/>
              <w:left w:w="80" w:type="dxa"/>
              <w:bottom w:w="80" w:type="dxa"/>
              <w:right w:w="80" w:type="dxa"/>
            </w:tcMar>
            <w:vAlign w:val="center"/>
          </w:tcPr>
          <w:p w14:paraId="335A720B" w14:textId="77777777" w:rsidR="00636A39" w:rsidRDefault="00636A39">
            <w:pPr>
              <w:rPr>
                <w:sz w:val="24"/>
                <w:szCs w:val="24"/>
              </w:rPr>
            </w:pPr>
          </w:p>
        </w:tc>
        <w:tc>
          <w:tcPr>
            <w:tcW w:w="2126" w:type="dxa"/>
            <w:shd w:val="clear" w:color="auto" w:fill="auto"/>
            <w:vAlign w:val="center"/>
          </w:tcPr>
          <w:p w14:paraId="2FD5E770"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C1C8C8E" w14:textId="77777777" w:rsidR="00636A39" w:rsidRDefault="00C85216">
            <w:pPr>
              <w:rPr>
                <w:sz w:val="24"/>
                <w:szCs w:val="24"/>
              </w:rPr>
            </w:pPr>
            <w:r>
              <w:rPr>
                <w:sz w:val="24"/>
                <w:szCs w:val="24"/>
              </w:rPr>
              <w:t>Thomisidae</w:t>
            </w:r>
          </w:p>
        </w:tc>
      </w:tr>
      <w:tr w:rsidR="00636A39" w14:paraId="474AB934" w14:textId="77777777">
        <w:trPr>
          <w:trHeight w:hRule="exact" w:val="336"/>
        </w:trPr>
        <w:tc>
          <w:tcPr>
            <w:tcW w:w="2410" w:type="dxa"/>
            <w:shd w:val="clear" w:color="auto" w:fill="auto"/>
            <w:tcMar>
              <w:top w:w="80" w:type="dxa"/>
              <w:left w:w="80" w:type="dxa"/>
              <w:bottom w:w="80" w:type="dxa"/>
              <w:right w:w="80" w:type="dxa"/>
            </w:tcMar>
            <w:vAlign w:val="center"/>
          </w:tcPr>
          <w:p w14:paraId="3DE1F64B" w14:textId="77777777" w:rsidR="00636A39" w:rsidRDefault="00636A39">
            <w:pPr>
              <w:rPr>
                <w:sz w:val="24"/>
                <w:szCs w:val="24"/>
              </w:rPr>
            </w:pPr>
          </w:p>
        </w:tc>
        <w:tc>
          <w:tcPr>
            <w:tcW w:w="2126" w:type="dxa"/>
            <w:shd w:val="clear" w:color="auto" w:fill="auto"/>
            <w:vAlign w:val="center"/>
          </w:tcPr>
          <w:p w14:paraId="20B2649A" w14:textId="77777777" w:rsidR="00636A39" w:rsidRDefault="00C85216">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6CA3B1D" w14:textId="77777777" w:rsidR="00636A39" w:rsidRDefault="00C85216">
            <w:pPr>
              <w:rPr>
                <w:sz w:val="24"/>
                <w:szCs w:val="24"/>
              </w:rPr>
            </w:pPr>
            <w:r>
              <w:rPr>
                <w:sz w:val="24"/>
                <w:szCs w:val="24"/>
              </w:rPr>
              <w:t>Coccinellidae</w:t>
            </w:r>
          </w:p>
        </w:tc>
      </w:tr>
      <w:tr w:rsidR="00636A39" w14:paraId="7647859D" w14:textId="77777777">
        <w:trPr>
          <w:trHeight w:hRule="exact" w:val="336"/>
        </w:trPr>
        <w:tc>
          <w:tcPr>
            <w:tcW w:w="2410" w:type="dxa"/>
            <w:shd w:val="clear" w:color="auto" w:fill="auto"/>
            <w:tcMar>
              <w:top w:w="80" w:type="dxa"/>
              <w:left w:w="80" w:type="dxa"/>
              <w:bottom w:w="80" w:type="dxa"/>
              <w:right w:w="80" w:type="dxa"/>
            </w:tcMar>
            <w:vAlign w:val="center"/>
          </w:tcPr>
          <w:p w14:paraId="18AFC880" w14:textId="77777777" w:rsidR="00636A39" w:rsidRDefault="00C85216">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2AAB8A5A"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1E76CD9" w14:textId="77777777" w:rsidR="00636A39" w:rsidRDefault="00C85216">
            <w:pPr>
              <w:rPr>
                <w:sz w:val="24"/>
                <w:szCs w:val="24"/>
              </w:rPr>
            </w:pPr>
            <w:r>
              <w:rPr>
                <w:sz w:val="24"/>
                <w:szCs w:val="24"/>
              </w:rPr>
              <w:t>Alydidae/</w:t>
            </w:r>
            <w:r>
              <w:rPr>
                <w:i/>
                <w:sz w:val="24"/>
                <w:szCs w:val="24"/>
              </w:rPr>
              <w:t>Leptocorisa</w:t>
            </w:r>
          </w:p>
        </w:tc>
      </w:tr>
      <w:tr w:rsidR="00636A39" w14:paraId="733ECC52" w14:textId="77777777">
        <w:trPr>
          <w:trHeight w:hRule="exact" w:val="336"/>
        </w:trPr>
        <w:tc>
          <w:tcPr>
            <w:tcW w:w="2410" w:type="dxa"/>
            <w:shd w:val="clear" w:color="auto" w:fill="auto"/>
            <w:tcMar>
              <w:top w:w="80" w:type="dxa"/>
              <w:left w:w="80" w:type="dxa"/>
              <w:bottom w:w="80" w:type="dxa"/>
              <w:right w:w="80" w:type="dxa"/>
            </w:tcMar>
            <w:vAlign w:val="center"/>
          </w:tcPr>
          <w:p w14:paraId="30DDCE7F" w14:textId="77777777" w:rsidR="00636A39" w:rsidRDefault="00636A39">
            <w:pPr>
              <w:rPr>
                <w:sz w:val="24"/>
                <w:szCs w:val="24"/>
              </w:rPr>
            </w:pPr>
          </w:p>
        </w:tc>
        <w:tc>
          <w:tcPr>
            <w:tcW w:w="2126" w:type="dxa"/>
            <w:shd w:val="clear" w:color="auto" w:fill="auto"/>
            <w:vAlign w:val="center"/>
          </w:tcPr>
          <w:p w14:paraId="4847BEB8"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36C77DB" w14:textId="77777777" w:rsidR="00636A39" w:rsidRDefault="00C85216">
            <w:pPr>
              <w:rPr>
                <w:sz w:val="24"/>
                <w:szCs w:val="24"/>
              </w:rPr>
            </w:pPr>
            <w:r>
              <w:rPr>
                <w:sz w:val="24"/>
                <w:szCs w:val="24"/>
              </w:rPr>
              <w:t>Cicadellidae/</w:t>
            </w:r>
            <w:r>
              <w:rPr>
                <w:i/>
                <w:sz w:val="24"/>
                <w:szCs w:val="24"/>
              </w:rPr>
              <w:t>Nephotettix</w:t>
            </w:r>
          </w:p>
        </w:tc>
      </w:tr>
      <w:tr w:rsidR="00636A39" w14:paraId="6F098157" w14:textId="77777777">
        <w:trPr>
          <w:trHeight w:hRule="exact" w:val="336"/>
        </w:trPr>
        <w:tc>
          <w:tcPr>
            <w:tcW w:w="2410" w:type="dxa"/>
            <w:shd w:val="clear" w:color="auto" w:fill="auto"/>
            <w:tcMar>
              <w:top w:w="80" w:type="dxa"/>
              <w:left w:w="80" w:type="dxa"/>
              <w:bottom w:w="80" w:type="dxa"/>
              <w:right w:w="80" w:type="dxa"/>
            </w:tcMar>
            <w:vAlign w:val="center"/>
          </w:tcPr>
          <w:p w14:paraId="4B3155BB" w14:textId="77777777" w:rsidR="00636A39" w:rsidRDefault="00636A39">
            <w:pPr>
              <w:rPr>
                <w:sz w:val="24"/>
                <w:szCs w:val="24"/>
              </w:rPr>
            </w:pPr>
          </w:p>
        </w:tc>
        <w:tc>
          <w:tcPr>
            <w:tcW w:w="2126" w:type="dxa"/>
            <w:shd w:val="clear" w:color="auto" w:fill="auto"/>
            <w:vAlign w:val="center"/>
          </w:tcPr>
          <w:p w14:paraId="3EB2CF29"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CC224C5" w14:textId="77777777" w:rsidR="00636A39" w:rsidRDefault="00C85216">
            <w:pPr>
              <w:rPr>
                <w:sz w:val="24"/>
                <w:szCs w:val="24"/>
              </w:rPr>
            </w:pPr>
            <w:r>
              <w:rPr>
                <w:sz w:val="24"/>
                <w:szCs w:val="24"/>
              </w:rPr>
              <w:t>Delphacidae/</w:t>
            </w:r>
            <w:r>
              <w:rPr>
                <w:i/>
                <w:sz w:val="24"/>
                <w:szCs w:val="24"/>
              </w:rPr>
              <w:t>Nilaparvata</w:t>
            </w:r>
          </w:p>
        </w:tc>
      </w:tr>
      <w:tr w:rsidR="00636A39" w14:paraId="37E99355" w14:textId="77777777">
        <w:trPr>
          <w:trHeight w:hRule="exact" w:val="336"/>
        </w:trPr>
        <w:tc>
          <w:tcPr>
            <w:tcW w:w="2410" w:type="dxa"/>
            <w:shd w:val="clear" w:color="auto" w:fill="auto"/>
            <w:tcMar>
              <w:top w:w="80" w:type="dxa"/>
              <w:left w:w="80" w:type="dxa"/>
              <w:bottom w:w="80" w:type="dxa"/>
              <w:right w:w="80" w:type="dxa"/>
            </w:tcMar>
            <w:vAlign w:val="center"/>
          </w:tcPr>
          <w:p w14:paraId="5AB3D679" w14:textId="77777777" w:rsidR="00636A39" w:rsidRDefault="00636A39">
            <w:pPr>
              <w:rPr>
                <w:sz w:val="24"/>
                <w:szCs w:val="24"/>
              </w:rPr>
            </w:pPr>
          </w:p>
        </w:tc>
        <w:tc>
          <w:tcPr>
            <w:tcW w:w="2126" w:type="dxa"/>
            <w:shd w:val="clear" w:color="auto" w:fill="auto"/>
            <w:vAlign w:val="center"/>
          </w:tcPr>
          <w:p w14:paraId="4037C124"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5F94C1C" w14:textId="77777777" w:rsidR="00636A39" w:rsidRDefault="00C85216">
            <w:pPr>
              <w:rPr>
                <w:sz w:val="24"/>
                <w:szCs w:val="24"/>
              </w:rPr>
            </w:pPr>
            <w:r>
              <w:rPr>
                <w:sz w:val="24"/>
                <w:szCs w:val="24"/>
              </w:rPr>
              <w:t>Lygaeidae/</w:t>
            </w:r>
            <w:r>
              <w:rPr>
                <w:i/>
                <w:sz w:val="24"/>
                <w:szCs w:val="24"/>
              </w:rPr>
              <w:t>Pachybrachius</w:t>
            </w:r>
          </w:p>
        </w:tc>
      </w:tr>
      <w:tr w:rsidR="00636A39" w14:paraId="6D277C4D" w14:textId="77777777">
        <w:trPr>
          <w:trHeight w:hRule="exact" w:val="336"/>
        </w:trPr>
        <w:tc>
          <w:tcPr>
            <w:tcW w:w="2410" w:type="dxa"/>
            <w:shd w:val="clear" w:color="auto" w:fill="auto"/>
            <w:tcMar>
              <w:top w:w="80" w:type="dxa"/>
              <w:left w:w="80" w:type="dxa"/>
              <w:bottom w:w="80" w:type="dxa"/>
              <w:right w:w="80" w:type="dxa"/>
            </w:tcMar>
            <w:vAlign w:val="center"/>
          </w:tcPr>
          <w:p w14:paraId="16C5F075" w14:textId="77777777" w:rsidR="00636A39" w:rsidRDefault="00636A39">
            <w:pPr>
              <w:rPr>
                <w:sz w:val="24"/>
                <w:szCs w:val="24"/>
              </w:rPr>
            </w:pPr>
          </w:p>
        </w:tc>
        <w:tc>
          <w:tcPr>
            <w:tcW w:w="2126" w:type="dxa"/>
            <w:shd w:val="clear" w:color="auto" w:fill="auto"/>
            <w:vAlign w:val="center"/>
          </w:tcPr>
          <w:p w14:paraId="42A68468"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93263B3" w14:textId="77777777" w:rsidR="00636A39" w:rsidRDefault="00C85216">
            <w:pPr>
              <w:rPr>
                <w:sz w:val="24"/>
                <w:szCs w:val="24"/>
              </w:rPr>
            </w:pPr>
            <w:r>
              <w:rPr>
                <w:sz w:val="24"/>
                <w:szCs w:val="24"/>
              </w:rPr>
              <w:t>Pentatomidae/</w:t>
            </w:r>
            <w:r>
              <w:rPr>
                <w:i/>
                <w:sz w:val="24"/>
                <w:szCs w:val="24"/>
              </w:rPr>
              <w:t>Scotinophara</w:t>
            </w:r>
          </w:p>
        </w:tc>
      </w:tr>
      <w:tr w:rsidR="00636A39" w14:paraId="1C300A0B" w14:textId="77777777">
        <w:trPr>
          <w:trHeight w:hRule="exact" w:val="336"/>
        </w:trPr>
        <w:tc>
          <w:tcPr>
            <w:tcW w:w="2410" w:type="dxa"/>
            <w:shd w:val="clear" w:color="auto" w:fill="auto"/>
            <w:tcMar>
              <w:top w:w="80" w:type="dxa"/>
              <w:left w:w="80" w:type="dxa"/>
              <w:bottom w:w="80" w:type="dxa"/>
              <w:right w:w="80" w:type="dxa"/>
            </w:tcMar>
            <w:vAlign w:val="center"/>
          </w:tcPr>
          <w:p w14:paraId="1ED8919B" w14:textId="77777777" w:rsidR="00636A39" w:rsidRDefault="00636A39">
            <w:pPr>
              <w:rPr>
                <w:sz w:val="24"/>
                <w:szCs w:val="24"/>
              </w:rPr>
            </w:pPr>
          </w:p>
        </w:tc>
        <w:tc>
          <w:tcPr>
            <w:tcW w:w="2126" w:type="dxa"/>
            <w:shd w:val="clear" w:color="auto" w:fill="auto"/>
            <w:vAlign w:val="center"/>
          </w:tcPr>
          <w:p w14:paraId="7556B60E" w14:textId="77777777" w:rsidR="00636A39" w:rsidRDefault="00C85216">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1A93339F" w14:textId="77777777" w:rsidR="00636A39" w:rsidRDefault="00C85216">
            <w:pPr>
              <w:rPr>
                <w:sz w:val="24"/>
                <w:szCs w:val="24"/>
              </w:rPr>
            </w:pPr>
            <w:r>
              <w:rPr>
                <w:sz w:val="24"/>
                <w:szCs w:val="24"/>
              </w:rPr>
              <w:t>Hesperiidae</w:t>
            </w:r>
          </w:p>
        </w:tc>
      </w:tr>
      <w:tr w:rsidR="00636A39" w14:paraId="243E3CB5" w14:textId="77777777">
        <w:trPr>
          <w:trHeight w:hRule="exact" w:val="336"/>
        </w:trPr>
        <w:tc>
          <w:tcPr>
            <w:tcW w:w="2410" w:type="dxa"/>
            <w:shd w:val="clear" w:color="auto" w:fill="auto"/>
            <w:tcMar>
              <w:top w:w="80" w:type="dxa"/>
              <w:left w:w="80" w:type="dxa"/>
              <w:bottom w:w="80" w:type="dxa"/>
              <w:right w:w="80" w:type="dxa"/>
            </w:tcMar>
            <w:vAlign w:val="center"/>
          </w:tcPr>
          <w:p w14:paraId="79FE1312" w14:textId="77777777" w:rsidR="00636A39" w:rsidRDefault="00636A39">
            <w:pPr>
              <w:rPr>
                <w:sz w:val="24"/>
                <w:szCs w:val="24"/>
              </w:rPr>
            </w:pPr>
          </w:p>
        </w:tc>
        <w:tc>
          <w:tcPr>
            <w:tcW w:w="2126" w:type="dxa"/>
            <w:shd w:val="clear" w:color="auto" w:fill="auto"/>
            <w:vAlign w:val="center"/>
          </w:tcPr>
          <w:p w14:paraId="232E99E5" w14:textId="77777777" w:rsidR="00636A39" w:rsidRDefault="00C85216">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DD29F83" w14:textId="77777777" w:rsidR="00636A39" w:rsidRDefault="00C85216">
            <w:pPr>
              <w:rPr>
                <w:sz w:val="24"/>
                <w:szCs w:val="24"/>
              </w:rPr>
            </w:pPr>
            <w:r>
              <w:rPr>
                <w:sz w:val="24"/>
                <w:szCs w:val="24"/>
              </w:rPr>
              <w:t>Pyralidae</w:t>
            </w:r>
          </w:p>
        </w:tc>
      </w:tr>
      <w:tr w:rsidR="00636A39" w14:paraId="7E904604" w14:textId="77777777">
        <w:trPr>
          <w:trHeight w:hRule="exact" w:val="336"/>
        </w:trPr>
        <w:tc>
          <w:tcPr>
            <w:tcW w:w="2410" w:type="dxa"/>
            <w:shd w:val="clear" w:color="auto" w:fill="auto"/>
            <w:tcMar>
              <w:top w:w="80" w:type="dxa"/>
              <w:left w:w="80" w:type="dxa"/>
              <w:bottom w:w="80" w:type="dxa"/>
              <w:right w:w="80" w:type="dxa"/>
            </w:tcMar>
            <w:vAlign w:val="center"/>
          </w:tcPr>
          <w:p w14:paraId="02ABB69D" w14:textId="77777777" w:rsidR="00636A39" w:rsidRDefault="00636A39">
            <w:pPr>
              <w:rPr>
                <w:sz w:val="24"/>
                <w:szCs w:val="24"/>
              </w:rPr>
            </w:pPr>
          </w:p>
        </w:tc>
        <w:tc>
          <w:tcPr>
            <w:tcW w:w="2126" w:type="dxa"/>
            <w:shd w:val="clear" w:color="auto" w:fill="auto"/>
            <w:vAlign w:val="center"/>
          </w:tcPr>
          <w:p w14:paraId="108943C2"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CF92F15" w14:textId="77777777" w:rsidR="00636A39" w:rsidRDefault="00C85216">
            <w:pPr>
              <w:rPr>
                <w:sz w:val="24"/>
                <w:szCs w:val="24"/>
              </w:rPr>
            </w:pPr>
            <w:r>
              <w:rPr>
                <w:sz w:val="24"/>
                <w:szCs w:val="24"/>
              </w:rPr>
              <w:t>Pyrgomorphidae/</w:t>
            </w:r>
            <w:r>
              <w:rPr>
                <w:i/>
                <w:sz w:val="24"/>
                <w:szCs w:val="24"/>
              </w:rPr>
              <w:t>Atractomorpha</w:t>
            </w:r>
            <w:r>
              <w:rPr>
                <w:sz w:val="24"/>
                <w:szCs w:val="24"/>
              </w:rPr>
              <w:t xml:space="preserve"> </w:t>
            </w:r>
          </w:p>
        </w:tc>
      </w:tr>
      <w:tr w:rsidR="00636A39" w14:paraId="783A127F" w14:textId="77777777">
        <w:trPr>
          <w:trHeight w:hRule="exact" w:val="336"/>
        </w:trPr>
        <w:tc>
          <w:tcPr>
            <w:tcW w:w="2410" w:type="dxa"/>
            <w:shd w:val="clear" w:color="auto" w:fill="auto"/>
            <w:tcMar>
              <w:top w:w="80" w:type="dxa"/>
              <w:left w:w="80" w:type="dxa"/>
              <w:bottom w:w="80" w:type="dxa"/>
              <w:right w:w="80" w:type="dxa"/>
            </w:tcMar>
            <w:vAlign w:val="center"/>
          </w:tcPr>
          <w:p w14:paraId="7FDAFE5C" w14:textId="77777777" w:rsidR="00636A39" w:rsidRDefault="00C85216">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0F5D19D1" w14:textId="77777777" w:rsidR="00636A39" w:rsidRDefault="00C85216">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1B42D4A" w14:textId="77777777" w:rsidR="00636A39" w:rsidRDefault="00C85216">
            <w:pPr>
              <w:rPr>
                <w:sz w:val="24"/>
                <w:szCs w:val="24"/>
              </w:rPr>
            </w:pPr>
            <w:r>
              <w:rPr>
                <w:sz w:val="24"/>
                <w:szCs w:val="24"/>
              </w:rPr>
              <w:t>Chrysomelidae</w:t>
            </w:r>
          </w:p>
        </w:tc>
      </w:tr>
      <w:tr w:rsidR="00636A39" w14:paraId="5098E337" w14:textId="77777777">
        <w:trPr>
          <w:trHeight w:hRule="exact" w:val="336"/>
        </w:trPr>
        <w:tc>
          <w:tcPr>
            <w:tcW w:w="2410" w:type="dxa"/>
            <w:shd w:val="clear" w:color="auto" w:fill="auto"/>
            <w:tcMar>
              <w:top w:w="80" w:type="dxa"/>
              <w:left w:w="80" w:type="dxa"/>
              <w:bottom w:w="80" w:type="dxa"/>
              <w:right w:w="80" w:type="dxa"/>
            </w:tcMar>
            <w:vAlign w:val="center"/>
          </w:tcPr>
          <w:p w14:paraId="66E48F31" w14:textId="77777777" w:rsidR="00636A39" w:rsidRDefault="00636A39">
            <w:pPr>
              <w:rPr>
                <w:sz w:val="24"/>
                <w:szCs w:val="24"/>
              </w:rPr>
            </w:pPr>
          </w:p>
        </w:tc>
        <w:tc>
          <w:tcPr>
            <w:tcW w:w="2126" w:type="dxa"/>
            <w:shd w:val="clear" w:color="auto" w:fill="auto"/>
            <w:vAlign w:val="center"/>
          </w:tcPr>
          <w:p w14:paraId="695641B6"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D23C713" w14:textId="77777777" w:rsidR="00636A39" w:rsidRDefault="00C85216">
            <w:pPr>
              <w:rPr>
                <w:sz w:val="24"/>
                <w:szCs w:val="24"/>
              </w:rPr>
            </w:pPr>
            <w:r>
              <w:rPr>
                <w:sz w:val="24"/>
                <w:szCs w:val="24"/>
              </w:rPr>
              <w:t>Acrididae</w:t>
            </w:r>
          </w:p>
        </w:tc>
      </w:tr>
      <w:tr w:rsidR="00636A39" w14:paraId="37A91831" w14:textId="77777777">
        <w:trPr>
          <w:trHeight w:hRule="exact" w:val="336"/>
        </w:trPr>
        <w:tc>
          <w:tcPr>
            <w:tcW w:w="2410" w:type="dxa"/>
            <w:shd w:val="clear" w:color="auto" w:fill="auto"/>
            <w:tcMar>
              <w:top w:w="80" w:type="dxa"/>
              <w:left w:w="80" w:type="dxa"/>
              <w:bottom w:w="80" w:type="dxa"/>
              <w:right w:w="80" w:type="dxa"/>
            </w:tcMar>
            <w:vAlign w:val="center"/>
          </w:tcPr>
          <w:p w14:paraId="1451A17B" w14:textId="77777777" w:rsidR="00636A39" w:rsidRDefault="00C85216">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1AAC9FC3"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B79B888" w14:textId="77777777" w:rsidR="00636A39" w:rsidRDefault="00C85216">
            <w:pPr>
              <w:rPr>
                <w:sz w:val="24"/>
                <w:szCs w:val="24"/>
              </w:rPr>
            </w:pPr>
            <w:r>
              <w:rPr>
                <w:sz w:val="24"/>
                <w:szCs w:val="24"/>
              </w:rPr>
              <w:t>Chironomidae</w:t>
            </w:r>
          </w:p>
        </w:tc>
      </w:tr>
      <w:tr w:rsidR="00636A39" w14:paraId="403F34B0" w14:textId="77777777">
        <w:trPr>
          <w:trHeight w:hRule="exact" w:val="336"/>
        </w:trPr>
        <w:tc>
          <w:tcPr>
            <w:tcW w:w="2410" w:type="dxa"/>
            <w:shd w:val="clear" w:color="auto" w:fill="auto"/>
            <w:tcMar>
              <w:top w:w="80" w:type="dxa"/>
              <w:left w:w="80" w:type="dxa"/>
              <w:bottom w:w="80" w:type="dxa"/>
              <w:right w:w="80" w:type="dxa"/>
            </w:tcMar>
            <w:vAlign w:val="center"/>
          </w:tcPr>
          <w:p w14:paraId="6D11E118" w14:textId="77777777" w:rsidR="00636A39" w:rsidRDefault="00636A39">
            <w:pPr>
              <w:rPr>
                <w:sz w:val="24"/>
                <w:szCs w:val="24"/>
              </w:rPr>
            </w:pPr>
          </w:p>
        </w:tc>
        <w:tc>
          <w:tcPr>
            <w:tcW w:w="2126" w:type="dxa"/>
            <w:shd w:val="clear" w:color="auto" w:fill="auto"/>
            <w:vAlign w:val="center"/>
          </w:tcPr>
          <w:p w14:paraId="61F558FE"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C63EB1B" w14:textId="77777777" w:rsidR="00636A39" w:rsidRDefault="00C85216">
            <w:pPr>
              <w:rPr>
                <w:sz w:val="24"/>
                <w:szCs w:val="24"/>
              </w:rPr>
            </w:pPr>
            <w:r>
              <w:rPr>
                <w:sz w:val="24"/>
                <w:szCs w:val="24"/>
              </w:rPr>
              <w:t>Chloropidae</w:t>
            </w:r>
          </w:p>
        </w:tc>
      </w:tr>
      <w:tr w:rsidR="00636A39" w14:paraId="7C86F29F" w14:textId="77777777">
        <w:trPr>
          <w:trHeight w:hRule="exact" w:val="336"/>
        </w:trPr>
        <w:tc>
          <w:tcPr>
            <w:tcW w:w="2410" w:type="dxa"/>
            <w:shd w:val="clear" w:color="auto" w:fill="auto"/>
            <w:tcMar>
              <w:top w:w="80" w:type="dxa"/>
              <w:left w:w="80" w:type="dxa"/>
              <w:bottom w:w="80" w:type="dxa"/>
              <w:right w:w="80" w:type="dxa"/>
            </w:tcMar>
            <w:vAlign w:val="center"/>
          </w:tcPr>
          <w:p w14:paraId="53D52186" w14:textId="77777777" w:rsidR="00636A39" w:rsidRDefault="00636A39">
            <w:pPr>
              <w:rPr>
                <w:sz w:val="24"/>
                <w:szCs w:val="24"/>
              </w:rPr>
            </w:pPr>
          </w:p>
        </w:tc>
        <w:tc>
          <w:tcPr>
            <w:tcW w:w="2126" w:type="dxa"/>
            <w:shd w:val="clear" w:color="auto" w:fill="auto"/>
            <w:vAlign w:val="center"/>
          </w:tcPr>
          <w:p w14:paraId="3273E680"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35E87A8" w14:textId="77777777" w:rsidR="00636A39" w:rsidRDefault="00C85216">
            <w:pPr>
              <w:rPr>
                <w:sz w:val="24"/>
                <w:szCs w:val="24"/>
              </w:rPr>
            </w:pPr>
            <w:r>
              <w:rPr>
                <w:sz w:val="24"/>
                <w:szCs w:val="24"/>
              </w:rPr>
              <w:t>Ephydridae</w:t>
            </w:r>
          </w:p>
        </w:tc>
      </w:tr>
      <w:tr w:rsidR="00636A39" w14:paraId="587237C6" w14:textId="77777777">
        <w:trPr>
          <w:trHeight w:hRule="exact" w:val="336"/>
        </w:trPr>
        <w:tc>
          <w:tcPr>
            <w:tcW w:w="2410" w:type="dxa"/>
            <w:shd w:val="clear" w:color="auto" w:fill="auto"/>
            <w:tcMar>
              <w:top w:w="80" w:type="dxa"/>
              <w:left w:w="80" w:type="dxa"/>
              <w:bottom w:w="80" w:type="dxa"/>
              <w:right w:w="80" w:type="dxa"/>
            </w:tcMar>
            <w:vAlign w:val="center"/>
          </w:tcPr>
          <w:p w14:paraId="6016BF9C" w14:textId="77777777" w:rsidR="00636A39" w:rsidRDefault="00636A39">
            <w:pPr>
              <w:rPr>
                <w:sz w:val="24"/>
                <w:szCs w:val="24"/>
              </w:rPr>
            </w:pPr>
          </w:p>
        </w:tc>
        <w:tc>
          <w:tcPr>
            <w:tcW w:w="2126" w:type="dxa"/>
            <w:shd w:val="clear" w:color="auto" w:fill="auto"/>
            <w:vAlign w:val="center"/>
          </w:tcPr>
          <w:p w14:paraId="63C1BBA1"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A480846" w14:textId="77777777" w:rsidR="00636A39" w:rsidRDefault="00C85216">
            <w:pPr>
              <w:rPr>
                <w:sz w:val="24"/>
                <w:szCs w:val="24"/>
              </w:rPr>
            </w:pPr>
            <w:r>
              <w:rPr>
                <w:sz w:val="24"/>
                <w:szCs w:val="24"/>
              </w:rPr>
              <w:t>Muscidae</w:t>
            </w:r>
          </w:p>
        </w:tc>
      </w:tr>
      <w:tr w:rsidR="00636A39" w14:paraId="395A9822" w14:textId="77777777">
        <w:trPr>
          <w:trHeight w:hRule="exact" w:val="336"/>
        </w:trPr>
        <w:tc>
          <w:tcPr>
            <w:tcW w:w="2410" w:type="dxa"/>
            <w:shd w:val="clear" w:color="auto" w:fill="auto"/>
            <w:tcMar>
              <w:top w:w="80" w:type="dxa"/>
              <w:left w:w="80" w:type="dxa"/>
              <w:bottom w:w="80" w:type="dxa"/>
              <w:right w:w="80" w:type="dxa"/>
            </w:tcMar>
            <w:vAlign w:val="center"/>
          </w:tcPr>
          <w:p w14:paraId="30D298AC" w14:textId="77777777" w:rsidR="00636A39" w:rsidRDefault="00636A39">
            <w:pPr>
              <w:rPr>
                <w:sz w:val="24"/>
                <w:szCs w:val="24"/>
              </w:rPr>
            </w:pPr>
          </w:p>
        </w:tc>
        <w:tc>
          <w:tcPr>
            <w:tcW w:w="2126" w:type="dxa"/>
            <w:shd w:val="clear" w:color="auto" w:fill="auto"/>
            <w:vAlign w:val="center"/>
          </w:tcPr>
          <w:p w14:paraId="1A37CDFC"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9E60BAB" w14:textId="77777777" w:rsidR="00636A39" w:rsidRDefault="00C85216">
            <w:pPr>
              <w:rPr>
                <w:sz w:val="24"/>
                <w:szCs w:val="24"/>
              </w:rPr>
            </w:pPr>
            <w:r>
              <w:rPr>
                <w:sz w:val="24"/>
                <w:szCs w:val="24"/>
              </w:rPr>
              <w:t>Sciomyzidae</w:t>
            </w:r>
          </w:p>
        </w:tc>
      </w:tr>
      <w:tr w:rsidR="00636A39" w14:paraId="48FA0309" w14:textId="77777777">
        <w:trPr>
          <w:trHeight w:hRule="exact" w:val="336"/>
        </w:trPr>
        <w:tc>
          <w:tcPr>
            <w:tcW w:w="2410" w:type="dxa"/>
            <w:shd w:val="clear" w:color="auto" w:fill="auto"/>
            <w:tcMar>
              <w:top w:w="80" w:type="dxa"/>
              <w:left w:w="80" w:type="dxa"/>
              <w:bottom w:w="80" w:type="dxa"/>
              <w:right w:w="80" w:type="dxa"/>
            </w:tcMar>
            <w:vAlign w:val="center"/>
          </w:tcPr>
          <w:p w14:paraId="638B113D" w14:textId="77777777" w:rsidR="00636A39" w:rsidRDefault="00636A39">
            <w:pPr>
              <w:rPr>
                <w:sz w:val="24"/>
                <w:szCs w:val="24"/>
              </w:rPr>
            </w:pPr>
          </w:p>
        </w:tc>
        <w:tc>
          <w:tcPr>
            <w:tcW w:w="2126" w:type="dxa"/>
            <w:shd w:val="clear" w:color="auto" w:fill="auto"/>
            <w:vAlign w:val="center"/>
          </w:tcPr>
          <w:p w14:paraId="69213689"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A361CC2" w14:textId="77777777" w:rsidR="00636A39" w:rsidRDefault="00C85216">
            <w:pPr>
              <w:rPr>
                <w:sz w:val="24"/>
                <w:szCs w:val="24"/>
              </w:rPr>
            </w:pPr>
            <w:r>
              <w:rPr>
                <w:sz w:val="24"/>
                <w:szCs w:val="24"/>
              </w:rPr>
              <w:t>Stratiomyidae</w:t>
            </w:r>
          </w:p>
        </w:tc>
      </w:tr>
      <w:tr w:rsidR="00636A39" w14:paraId="447BD308" w14:textId="77777777">
        <w:trPr>
          <w:trHeight w:hRule="exact" w:val="336"/>
        </w:trPr>
        <w:tc>
          <w:tcPr>
            <w:tcW w:w="2410" w:type="dxa"/>
            <w:shd w:val="clear" w:color="auto" w:fill="auto"/>
            <w:tcMar>
              <w:top w:w="80" w:type="dxa"/>
              <w:left w:w="80" w:type="dxa"/>
              <w:bottom w:w="80" w:type="dxa"/>
              <w:right w:w="80" w:type="dxa"/>
            </w:tcMar>
            <w:vAlign w:val="center"/>
          </w:tcPr>
          <w:p w14:paraId="3A5351D4" w14:textId="77777777" w:rsidR="00636A39" w:rsidRDefault="00636A39">
            <w:pPr>
              <w:rPr>
                <w:sz w:val="24"/>
                <w:szCs w:val="24"/>
              </w:rPr>
            </w:pPr>
          </w:p>
        </w:tc>
        <w:tc>
          <w:tcPr>
            <w:tcW w:w="2126" w:type="dxa"/>
            <w:shd w:val="clear" w:color="auto" w:fill="auto"/>
            <w:vAlign w:val="center"/>
          </w:tcPr>
          <w:p w14:paraId="2976F886"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4290398" w14:textId="77777777" w:rsidR="00636A39" w:rsidRDefault="00C85216">
            <w:pPr>
              <w:rPr>
                <w:sz w:val="24"/>
                <w:szCs w:val="24"/>
              </w:rPr>
            </w:pPr>
            <w:r>
              <w:rPr>
                <w:sz w:val="24"/>
                <w:szCs w:val="24"/>
              </w:rPr>
              <w:t>Tetrigidae</w:t>
            </w:r>
          </w:p>
        </w:tc>
      </w:tr>
    </w:tbl>
    <w:p w14:paraId="5D5BBA90" w14:textId="77777777" w:rsidR="00636A39" w:rsidRDefault="00636A39">
      <w:pPr>
        <w:spacing w:line="480" w:lineRule="auto"/>
        <w:rPr>
          <w:bCs/>
          <w:color w:val="FF0000"/>
        </w:rPr>
      </w:pPr>
    </w:p>
    <w:p w14:paraId="23110C4B" w14:textId="77777777" w:rsidR="00636A39" w:rsidRDefault="00C85216">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636A39" w14:paraId="0A6D6952"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01154E3" w14:textId="77777777" w:rsidR="00636A39" w:rsidRDefault="00C85216">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13F278C9" w14:textId="77777777" w:rsidR="00636A39" w:rsidRDefault="00C85216">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8107535" w14:textId="77777777" w:rsidR="00636A39" w:rsidRDefault="00C85216">
            <w:pPr>
              <w:rPr>
                <w:sz w:val="24"/>
                <w:szCs w:val="24"/>
              </w:rPr>
            </w:pPr>
            <w:r>
              <w:rPr>
                <w:sz w:val="24"/>
                <w:szCs w:val="24"/>
              </w:rPr>
              <w:t>Family/Genus</w:t>
            </w:r>
          </w:p>
        </w:tc>
      </w:tr>
      <w:tr w:rsidR="00636A39" w14:paraId="0535305B"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226E13F5" w14:textId="77777777" w:rsidR="00636A39" w:rsidRDefault="00C85216">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74005513" w14:textId="77777777" w:rsidR="00636A39" w:rsidRDefault="00C85216">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4BCCA726" w14:textId="77777777" w:rsidR="00636A39" w:rsidRDefault="00C85216">
            <w:pPr>
              <w:rPr>
                <w:sz w:val="24"/>
                <w:szCs w:val="24"/>
              </w:rPr>
            </w:pPr>
            <w:r>
              <w:rPr>
                <w:sz w:val="24"/>
                <w:szCs w:val="24"/>
              </w:rPr>
              <w:t>Araneidae</w:t>
            </w:r>
          </w:p>
        </w:tc>
      </w:tr>
      <w:tr w:rsidR="00636A39" w14:paraId="3C1BA369" w14:textId="77777777">
        <w:trPr>
          <w:trHeight w:hRule="exact" w:val="369"/>
        </w:trPr>
        <w:tc>
          <w:tcPr>
            <w:tcW w:w="2410" w:type="dxa"/>
            <w:shd w:val="clear" w:color="auto" w:fill="auto"/>
            <w:tcMar>
              <w:top w:w="80" w:type="dxa"/>
              <w:left w:w="80" w:type="dxa"/>
              <w:bottom w:w="80" w:type="dxa"/>
              <w:right w:w="80" w:type="dxa"/>
            </w:tcMar>
            <w:vAlign w:val="center"/>
          </w:tcPr>
          <w:p w14:paraId="648CB47A" w14:textId="77777777" w:rsidR="00636A39" w:rsidRDefault="00636A39">
            <w:pPr>
              <w:rPr>
                <w:sz w:val="24"/>
                <w:szCs w:val="24"/>
              </w:rPr>
            </w:pPr>
          </w:p>
        </w:tc>
        <w:tc>
          <w:tcPr>
            <w:tcW w:w="2126" w:type="dxa"/>
            <w:shd w:val="clear" w:color="auto" w:fill="auto"/>
            <w:vAlign w:val="center"/>
          </w:tcPr>
          <w:p w14:paraId="04F4869D"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3DCE3CB" w14:textId="77777777" w:rsidR="00636A39" w:rsidRDefault="00C85216">
            <w:pPr>
              <w:rPr>
                <w:sz w:val="24"/>
                <w:szCs w:val="24"/>
              </w:rPr>
            </w:pPr>
            <w:r>
              <w:rPr>
                <w:sz w:val="24"/>
                <w:szCs w:val="24"/>
              </w:rPr>
              <w:t>Clubionidae</w:t>
            </w:r>
          </w:p>
        </w:tc>
      </w:tr>
      <w:tr w:rsidR="00636A39" w14:paraId="167EF32E" w14:textId="77777777">
        <w:trPr>
          <w:trHeight w:hRule="exact" w:val="369"/>
        </w:trPr>
        <w:tc>
          <w:tcPr>
            <w:tcW w:w="2410" w:type="dxa"/>
            <w:shd w:val="clear" w:color="auto" w:fill="auto"/>
            <w:tcMar>
              <w:top w:w="80" w:type="dxa"/>
              <w:left w:w="80" w:type="dxa"/>
              <w:bottom w:w="80" w:type="dxa"/>
              <w:right w:w="80" w:type="dxa"/>
            </w:tcMar>
            <w:vAlign w:val="center"/>
          </w:tcPr>
          <w:p w14:paraId="0B58C39F" w14:textId="77777777" w:rsidR="00636A39" w:rsidRDefault="00636A39">
            <w:pPr>
              <w:rPr>
                <w:sz w:val="24"/>
                <w:szCs w:val="24"/>
              </w:rPr>
            </w:pPr>
          </w:p>
        </w:tc>
        <w:tc>
          <w:tcPr>
            <w:tcW w:w="2126" w:type="dxa"/>
            <w:shd w:val="clear" w:color="auto" w:fill="auto"/>
            <w:vAlign w:val="center"/>
          </w:tcPr>
          <w:p w14:paraId="67556162"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185D666" w14:textId="77777777" w:rsidR="00636A39" w:rsidRDefault="00C85216">
            <w:pPr>
              <w:rPr>
                <w:sz w:val="24"/>
                <w:szCs w:val="24"/>
              </w:rPr>
            </w:pPr>
            <w:r>
              <w:rPr>
                <w:sz w:val="24"/>
                <w:szCs w:val="24"/>
              </w:rPr>
              <w:t>Oxyopidae</w:t>
            </w:r>
          </w:p>
        </w:tc>
      </w:tr>
      <w:tr w:rsidR="00636A39" w14:paraId="62D352B0" w14:textId="77777777">
        <w:trPr>
          <w:trHeight w:hRule="exact" w:val="369"/>
        </w:trPr>
        <w:tc>
          <w:tcPr>
            <w:tcW w:w="2410" w:type="dxa"/>
            <w:shd w:val="clear" w:color="auto" w:fill="auto"/>
            <w:tcMar>
              <w:top w:w="80" w:type="dxa"/>
              <w:left w:w="80" w:type="dxa"/>
              <w:bottom w:w="80" w:type="dxa"/>
              <w:right w:w="80" w:type="dxa"/>
            </w:tcMar>
            <w:vAlign w:val="center"/>
          </w:tcPr>
          <w:p w14:paraId="1F43E34F" w14:textId="77777777" w:rsidR="00636A39" w:rsidRDefault="00636A39">
            <w:pPr>
              <w:rPr>
                <w:sz w:val="24"/>
                <w:szCs w:val="24"/>
              </w:rPr>
            </w:pPr>
          </w:p>
        </w:tc>
        <w:tc>
          <w:tcPr>
            <w:tcW w:w="2126" w:type="dxa"/>
            <w:shd w:val="clear" w:color="auto" w:fill="auto"/>
            <w:vAlign w:val="center"/>
          </w:tcPr>
          <w:p w14:paraId="0A741F00"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3D5F98D" w14:textId="77777777" w:rsidR="00636A39" w:rsidRDefault="00C85216">
            <w:pPr>
              <w:rPr>
                <w:sz w:val="24"/>
                <w:szCs w:val="24"/>
              </w:rPr>
            </w:pPr>
            <w:r>
              <w:rPr>
                <w:sz w:val="24"/>
                <w:szCs w:val="24"/>
              </w:rPr>
              <w:t>Tetragnathidae</w:t>
            </w:r>
          </w:p>
        </w:tc>
      </w:tr>
      <w:tr w:rsidR="00636A39" w14:paraId="44BF731D" w14:textId="77777777">
        <w:trPr>
          <w:trHeight w:hRule="exact" w:val="369"/>
        </w:trPr>
        <w:tc>
          <w:tcPr>
            <w:tcW w:w="2410" w:type="dxa"/>
            <w:shd w:val="clear" w:color="auto" w:fill="auto"/>
            <w:tcMar>
              <w:top w:w="80" w:type="dxa"/>
              <w:left w:w="80" w:type="dxa"/>
              <w:bottom w:w="80" w:type="dxa"/>
              <w:right w:w="80" w:type="dxa"/>
            </w:tcMar>
            <w:vAlign w:val="center"/>
          </w:tcPr>
          <w:p w14:paraId="60181A2E" w14:textId="77777777" w:rsidR="00636A39" w:rsidRDefault="00636A39">
            <w:pPr>
              <w:rPr>
                <w:sz w:val="24"/>
                <w:szCs w:val="24"/>
              </w:rPr>
            </w:pPr>
          </w:p>
        </w:tc>
        <w:tc>
          <w:tcPr>
            <w:tcW w:w="2126" w:type="dxa"/>
            <w:shd w:val="clear" w:color="auto" w:fill="auto"/>
            <w:vAlign w:val="center"/>
          </w:tcPr>
          <w:p w14:paraId="17B1344D" w14:textId="77777777" w:rsidR="00636A39" w:rsidRDefault="00C85216">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4301C6F" w14:textId="77777777" w:rsidR="00636A39" w:rsidRDefault="00C85216">
            <w:pPr>
              <w:rPr>
                <w:sz w:val="24"/>
                <w:szCs w:val="24"/>
              </w:rPr>
            </w:pPr>
            <w:r>
              <w:rPr>
                <w:sz w:val="24"/>
                <w:szCs w:val="24"/>
              </w:rPr>
              <w:t>Thomisidae</w:t>
            </w:r>
          </w:p>
        </w:tc>
      </w:tr>
      <w:tr w:rsidR="00636A39" w14:paraId="12E4BD9D" w14:textId="77777777">
        <w:trPr>
          <w:trHeight w:hRule="exact" w:val="369"/>
        </w:trPr>
        <w:tc>
          <w:tcPr>
            <w:tcW w:w="2410" w:type="dxa"/>
            <w:shd w:val="clear" w:color="auto" w:fill="auto"/>
            <w:tcMar>
              <w:top w:w="80" w:type="dxa"/>
              <w:left w:w="80" w:type="dxa"/>
              <w:bottom w:w="80" w:type="dxa"/>
              <w:right w:w="80" w:type="dxa"/>
            </w:tcMar>
            <w:vAlign w:val="center"/>
          </w:tcPr>
          <w:p w14:paraId="7FB0007D" w14:textId="77777777" w:rsidR="00636A39" w:rsidRDefault="00636A39">
            <w:pPr>
              <w:rPr>
                <w:sz w:val="24"/>
                <w:szCs w:val="24"/>
              </w:rPr>
            </w:pPr>
          </w:p>
        </w:tc>
        <w:tc>
          <w:tcPr>
            <w:tcW w:w="2126" w:type="dxa"/>
            <w:shd w:val="clear" w:color="auto" w:fill="auto"/>
            <w:vAlign w:val="center"/>
          </w:tcPr>
          <w:p w14:paraId="1E0FBD43" w14:textId="77777777" w:rsidR="00636A39" w:rsidRDefault="00C85216">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5CDC84EF" w14:textId="77777777" w:rsidR="00636A39" w:rsidRDefault="00C85216">
            <w:pPr>
              <w:rPr>
                <w:sz w:val="24"/>
                <w:szCs w:val="24"/>
              </w:rPr>
            </w:pPr>
            <w:r>
              <w:rPr>
                <w:sz w:val="24"/>
                <w:szCs w:val="24"/>
              </w:rPr>
              <w:t>Coccinellidae</w:t>
            </w:r>
          </w:p>
        </w:tc>
      </w:tr>
      <w:tr w:rsidR="00636A39" w14:paraId="5491709F" w14:textId="77777777">
        <w:trPr>
          <w:trHeight w:hRule="exact" w:val="369"/>
        </w:trPr>
        <w:tc>
          <w:tcPr>
            <w:tcW w:w="2410" w:type="dxa"/>
            <w:shd w:val="clear" w:color="auto" w:fill="auto"/>
            <w:tcMar>
              <w:top w:w="80" w:type="dxa"/>
              <w:left w:w="80" w:type="dxa"/>
              <w:bottom w:w="80" w:type="dxa"/>
              <w:right w:w="80" w:type="dxa"/>
            </w:tcMar>
            <w:vAlign w:val="center"/>
          </w:tcPr>
          <w:p w14:paraId="6C4ADC04" w14:textId="77777777" w:rsidR="00636A39" w:rsidRDefault="00C85216">
            <w:pPr>
              <w:rPr>
                <w:sz w:val="24"/>
                <w:szCs w:val="24"/>
              </w:rPr>
            </w:pPr>
            <w:r>
              <w:rPr>
                <w:sz w:val="24"/>
                <w:szCs w:val="24"/>
              </w:rPr>
              <w:t>Rice herbivore</w:t>
            </w:r>
            <w:r>
              <w:rPr>
                <w:rFonts w:hint="eastAsia"/>
                <w:sz w:val="24"/>
                <w:szCs w:val="24"/>
              </w:rPr>
              <w:t>s</w:t>
            </w:r>
          </w:p>
        </w:tc>
        <w:tc>
          <w:tcPr>
            <w:tcW w:w="2126" w:type="dxa"/>
            <w:shd w:val="clear" w:color="auto" w:fill="auto"/>
          </w:tcPr>
          <w:p w14:paraId="0EE77733" w14:textId="77777777" w:rsidR="00636A39" w:rsidRDefault="00C85216">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60D488D0" w14:textId="77777777" w:rsidR="00636A39" w:rsidRDefault="00C85216">
            <w:pPr>
              <w:rPr>
                <w:sz w:val="24"/>
              </w:rPr>
            </w:pPr>
            <w:r>
              <w:rPr>
                <w:sz w:val="24"/>
              </w:rPr>
              <w:t>Agromyzidae</w:t>
            </w:r>
          </w:p>
        </w:tc>
      </w:tr>
      <w:tr w:rsidR="00636A39" w14:paraId="53773DA7" w14:textId="77777777">
        <w:trPr>
          <w:trHeight w:hRule="exact" w:val="369"/>
        </w:trPr>
        <w:tc>
          <w:tcPr>
            <w:tcW w:w="2410" w:type="dxa"/>
            <w:shd w:val="clear" w:color="auto" w:fill="auto"/>
            <w:tcMar>
              <w:top w:w="80" w:type="dxa"/>
              <w:left w:w="80" w:type="dxa"/>
              <w:bottom w:w="80" w:type="dxa"/>
              <w:right w:w="80" w:type="dxa"/>
            </w:tcMar>
            <w:vAlign w:val="center"/>
          </w:tcPr>
          <w:p w14:paraId="6A9A7487" w14:textId="77777777" w:rsidR="00636A39" w:rsidRDefault="00636A39">
            <w:pPr>
              <w:rPr>
                <w:sz w:val="24"/>
                <w:szCs w:val="24"/>
              </w:rPr>
            </w:pPr>
          </w:p>
        </w:tc>
        <w:tc>
          <w:tcPr>
            <w:tcW w:w="2126" w:type="dxa"/>
            <w:shd w:val="clear" w:color="auto" w:fill="auto"/>
            <w:vAlign w:val="center"/>
          </w:tcPr>
          <w:p w14:paraId="4275470B"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8334F55" w14:textId="77777777" w:rsidR="00636A39" w:rsidRDefault="00C85216">
            <w:pPr>
              <w:rPr>
                <w:sz w:val="24"/>
                <w:szCs w:val="24"/>
              </w:rPr>
            </w:pPr>
            <w:r>
              <w:rPr>
                <w:sz w:val="24"/>
                <w:szCs w:val="24"/>
              </w:rPr>
              <w:t>Alydidae/</w:t>
            </w:r>
            <w:r>
              <w:rPr>
                <w:i/>
                <w:sz w:val="24"/>
                <w:szCs w:val="24"/>
              </w:rPr>
              <w:t>Leptocorisa</w:t>
            </w:r>
          </w:p>
        </w:tc>
      </w:tr>
      <w:tr w:rsidR="00636A39" w14:paraId="6B391382" w14:textId="77777777">
        <w:trPr>
          <w:trHeight w:hRule="exact" w:val="369"/>
        </w:trPr>
        <w:tc>
          <w:tcPr>
            <w:tcW w:w="2410" w:type="dxa"/>
            <w:shd w:val="clear" w:color="auto" w:fill="auto"/>
            <w:tcMar>
              <w:top w:w="80" w:type="dxa"/>
              <w:left w:w="80" w:type="dxa"/>
              <w:bottom w:w="80" w:type="dxa"/>
              <w:right w:w="80" w:type="dxa"/>
            </w:tcMar>
            <w:vAlign w:val="center"/>
          </w:tcPr>
          <w:p w14:paraId="20851E57" w14:textId="77777777" w:rsidR="00636A39" w:rsidRDefault="00636A39">
            <w:pPr>
              <w:rPr>
                <w:sz w:val="24"/>
                <w:szCs w:val="24"/>
              </w:rPr>
            </w:pPr>
          </w:p>
        </w:tc>
        <w:tc>
          <w:tcPr>
            <w:tcW w:w="2126" w:type="dxa"/>
            <w:shd w:val="clear" w:color="auto" w:fill="auto"/>
            <w:vAlign w:val="center"/>
          </w:tcPr>
          <w:p w14:paraId="2DE9ADF2"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8C2FB8C" w14:textId="77777777" w:rsidR="00636A39" w:rsidRDefault="00C85216">
            <w:pPr>
              <w:rPr>
                <w:sz w:val="24"/>
                <w:szCs w:val="24"/>
              </w:rPr>
            </w:pPr>
            <w:r>
              <w:rPr>
                <w:sz w:val="24"/>
                <w:szCs w:val="24"/>
              </w:rPr>
              <w:t>Cicadellidae/</w:t>
            </w:r>
            <w:r>
              <w:rPr>
                <w:i/>
                <w:sz w:val="24"/>
                <w:szCs w:val="24"/>
              </w:rPr>
              <w:t>Nephotettix</w:t>
            </w:r>
          </w:p>
        </w:tc>
      </w:tr>
      <w:tr w:rsidR="00636A39" w14:paraId="1DADE5FE" w14:textId="77777777">
        <w:trPr>
          <w:trHeight w:hRule="exact" w:val="369"/>
        </w:trPr>
        <w:tc>
          <w:tcPr>
            <w:tcW w:w="2410" w:type="dxa"/>
            <w:shd w:val="clear" w:color="auto" w:fill="auto"/>
            <w:tcMar>
              <w:top w:w="80" w:type="dxa"/>
              <w:left w:w="80" w:type="dxa"/>
              <w:bottom w:w="80" w:type="dxa"/>
              <w:right w:w="80" w:type="dxa"/>
            </w:tcMar>
            <w:vAlign w:val="center"/>
          </w:tcPr>
          <w:p w14:paraId="07AE4091" w14:textId="77777777" w:rsidR="00636A39" w:rsidRDefault="00636A39">
            <w:pPr>
              <w:rPr>
                <w:sz w:val="24"/>
                <w:szCs w:val="24"/>
              </w:rPr>
            </w:pPr>
          </w:p>
        </w:tc>
        <w:tc>
          <w:tcPr>
            <w:tcW w:w="2126" w:type="dxa"/>
            <w:shd w:val="clear" w:color="auto" w:fill="auto"/>
            <w:vAlign w:val="center"/>
          </w:tcPr>
          <w:p w14:paraId="42EFA22A"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E2CF487" w14:textId="77777777" w:rsidR="00636A39" w:rsidRDefault="00C85216">
            <w:pPr>
              <w:rPr>
                <w:sz w:val="24"/>
                <w:szCs w:val="24"/>
              </w:rPr>
            </w:pPr>
            <w:r>
              <w:rPr>
                <w:sz w:val="24"/>
                <w:szCs w:val="24"/>
              </w:rPr>
              <w:t>Coreidae</w:t>
            </w:r>
          </w:p>
        </w:tc>
      </w:tr>
      <w:tr w:rsidR="00636A39" w14:paraId="1751F18C" w14:textId="77777777">
        <w:trPr>
          <w:trHeight w:hRule="exact" w:val="369"/>
        </w:trPr>
        <w:tc>
          <w:tcPr>
            <w:tcW w:w="2410" w:type="dxa"/>
            <w:shd w:val="clear" w:color="auto" w:fill="auto"/>
            <w:tcMar>
              <w:top w:w="80" w:type="dxa"/>
              <w:left w:w="80" w:type="dxa"/>
              <w:bottom w:w="80" w:type="dxa"/>
              <w:right w:w="80" w:type="dxa"/>
            </w:tcMar>
            <w:vAlign w:val="center"/>
          </w:tcPr>
          <w:p w14:paraId="335CF9FF" w14:textId="77777777" w:rsidR="00636A39" w:rsidRDefault="00636A39">
            <w:pPr>
              <w:rPr>
                <w:sz w:val="24"/>
                <w:szCs w:val="24"/>
              </w:rPr>
            </w:pPr>
          </w:p>
        </w:tc>
        <w:tc>
          <w:tcPr>
            <w:tcW w:w="2126" w:type="dxa"/>
            <w:shd w:val="clear" w:color="auto" w:fill="auto"/>
            <w:vAlign w:val="center"/>
          </w:tcPr>
          <w:p w14:paraId="10EF725F"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D036BF8" w14:textId="77777777" w:rsidR="00636A39" w:rsidRDefault="00C85216">
            <w:pPr>
              <w:rPr>
                <w:sz w:val="24"/>
                <w:szCs w:val="24"/>
              </w:rPr>
            </w:pPr>
            <w:r>
              <w:rPr>
                <w:sz w:val="24"/>
                <w:szCs w:val="24"/>
              </w:rPr>
              <w:t>Delphacidae/</w:t>
            </w:r>
            <w:r>
              <w:rPr>
                <w:i/>
                <w:sz w:val="24"/>
                <w:szCs w:val="24"/>
              </w:rPr>
              <w:t>Nilaparvata</w:t>
            </w:r>
          </w:p>
        </w:tc>
      </w:tr>
      <w:tr w:rsidR="00636A39" w14:paraId="6660C9C5" w14:textId="77777777">
        <w:trPr>
          <w:trHeight w:hRule="exact" w:val="369"/>
        </w:trPr>
        <w:tc>
          <w:tcPr>
            <w:tcW w:w="2410" w:type="dxa"/>
            <w:shd w:val="clear" w:color="auto" w:fill="auto"/>
            <w:tcMar>
              <w:top w:w="80" w:type="dxa"/>
              <w:left w:w="80" w:type="dxa"/>
              <w:bottom w:w="80" w:type="dxa"/>
              <w:right w:w="80" w:type="dxa"/>
            </w:tcMar>
            <w:vAlign w:val="center"/>
          </w:tcPr>
          <w:p w14:paraId="3DAC4347" w14:textId="77777777" w:rsidR="00636A39" w:rsidRDefault="00636A39">
            <w:pPr>
              <w:rPr>
                <w:sz w:val="24"/>
                <w:szCs w:val="24"/>
              </w:rPr>
            </w:pPr>
          </w:p>
        </w:tc>
        <w:tc>
          <w:tcPr>
            <w:tcW w:w="2126" w:type="dxa"/>
            <w:shd w:val="clear" w:color="auto" w:fill="auto"/>
            <w:vAlign w:val="center"/>
          </w:tcPr>
          <w:p w14:paraId="149DD635"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62F79D0" w14:textId="77777777" w:rsidR="00636A39" w:rsidRDefault="00C85216">
            <w:pPr>
              <w:rPr>
                <w:sz w:val="24"/>
                <w:szCs w:val="24"/>
              </w:rPr>
            </w:pPr>
            <w:r>
              <w:rPr>
                <w:sz w:val="24"/>
                <w:szCs w:val="24"/>
              </w:rPr>
              <w:t>Lygaeidae/</w:t>
            </w:r>
            <w:r>
              <w:rPr>
                <w:i/>
                <w:sz w:val="24"/>
                <w:szCs w:val="24"/>
              </w:rPr>
              <w:t>Pachybrachius</w:t>
            </w:r>
          </w:p>
        </w:tc>
      </w:tr>
      <w:tr w:rsidR="00636A39" w14:paraId="14DE2F50" w14:textId="77777777">
        <w:trPr>
          <w:trHeight w:hRule="exact" w:val="369"/>
        </w:trPr>
        <w:tc>
          <w:tcPr>
            <w:tcW w:w="2410" w:type="dxa"/>
            <w:shd w:val="clear" w:color="auto" w:fill="auto"/>
            <w:tcMar>
              <w:top w:w="80" w:type="dxa"/>
              <w:left w:w="80" w:type="dxa"/>
              <w:bottom w:w="80" w:type="dxa"/>
              <w:right w:w="80" w:type="dxa"/>
            </w:tcMar>
            <w:vAlign w:val="center"/>
          </w:tcPr>
          <w:p w14:paraId="2A298706" w14:textId="77777777" w:rsidR="00636A39" w:rsidRDefault="00636A39">
            <w:pPr>
              <w:rPr>
                <w:sz w:val="24"/>
                <w:szCs w:val="24"/>
              </w:rPr>
            </w:pPr>
          </w:p>
        </w:tc>
        <w:tc>
          <w:tcPr>
            <w:tcW w:w="2126" w:type="dxa"/>
            <w:shd w:val="clear" w:color="auto" w:fill="auto"/>
            <w:vAlign w:val="center"/>
          </w:tcPr>
          <w:p w14:paraId="162DBFB5"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4204403" w14:textId="77777777" w:rsidR="00636A39" w:rsidRDefault="00C85216">
            <w:pPr>
              <w:rPr>
                <w:sz w:val="24"/>
                <w:szCs w:val="24"/>
              </w:rPr>
            </w:pPr>
            <w:r>
              <w:rPr>
                <w:sz w:val="24"/>
                <w:szCs w:val="24"/>
              </w:rPr>
              <w:t>Miridae</w:t>
            </w:r>
          </w:p>
        </w:tc>
      </w:tr>
      <w:tr w:rsidR="00636A39" w14:paraId="6E3434D0" w14:textId="77777777">
        <w:trPr>
          <w:trHeight w:hRule="exact" w:val="369"/>
        </w:trPr>
        <w:tc>
          <w:tcPr>
            <w:tcW w:w="2410" w:type="dxa"/>
            <w:shd w:val="clear" w:color="auto" w:fill="auto"/>
            <w:tcMar>
              <w:top w:w="80" w:type="dxa"/>
              <w:left w:w="80" w:type="dxa"/>
              <w:bottom w:w="80" w:type="dxa"/>
              <w:right w:w="80" w:type="dxa"/>
            </w:tcMar>
            <w:vAlign w:val="center"/>
          </w:tcPr>
          <w:p w14:paraId="2AC9CC3B" w14:textId="77777777" w:rsidR="00636A39" w:rsidRDefault="00636A39">
            <w:pPr>
              <w:rPr>
                <w:sz w:val="24"/>
                <w:szCs w:val="24"/>
              </w:rPr>
            </w:pPr>
          </w:p>
        </w:tc>
        <w:tc>
          <w:tcPr>
            <w:tcW w:w="2126" w:type="dxa"/>
            <w:shd w:val="clear" w:color="auto" w:fill="auto"/>
            <w:vAlign w:val="center"/>
          </w:tcPr>
          <w:p w14:paraId="1AACC7CE"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179F18A" w14:textId="77777777" w:rsidR="00636A39" w:rsidRDefault="00C85216">
            <w:pPr>
              <w:rPr>
                <w:sz w:val="24"/>
                <w:szCs w:val="24"/>
              </w:rPr>
            </w:pPr>
            <w:r>
              <w:rPr>
                <w:sz w:val="24"/>
                <w:szCs w:val="24"/>
              </w:rPr>
              <w:t>Pentatomidae/</w:t>
            </w:r>
            <w:r>
              <w:rPr>
                <w:i/>
                <w:sz w:val="24"/>
                <w:szCs w:val="24"/>
              </w:rPr>
              <w:t>Scotinophara</w:t>
            </w:r>
          </w:p>
        </w:tc>
      </w:tr>
      <w:tr w:rsidR="00636A39" w14:paraId="703592B2" w14:textId="77777777">
        <w:trPr>
          <w:trHeight w:hRule="exact" w:val="369"/>
        </w:trPr>
        <w:tc>
          <w:tcPr>
            <w:tcW w:w="2410" w:type="dxa"/>
            <w:shd w:val="clear" w:color="auto" w:fill="auto"/>
            <w:tcMar>
              <w:top w:w="80" w:type="dxa"/>
              <w:left w:w="80" w:type="dxa"/>
              <w:bottom w:w="80" w:type="dxa"/>
              <w:right w:w="80" w:type="dxa"/>
            </w:tcMar>
            <w:vAlign w:val="center"/>
          </w:tcPr>
          <w:p w14:paraId="63DB0F2A" w14:textId="77777777" w:rsidR="00636A39" w:rsidRDefault="00636A39">
            <w:pPr>
              <w:rPr>
                <w:sz w:val="24"/>
                <w:szCs w:val="24"/>
              </w:rPr>
            </w:pPr>
          </w:p>
        </w:tc>
        <w:tc>
          <w:tcPr>
            <w:tcW w:w="2126" w:type="dxa"/>
            <w:shd w:val="clear" w:color="auto" w:fill="auto"/>
            <w:vAlign w:val="center"/>
          </w:tcPr>
          <w:p w14:paraId="65E1A4FC" w14:textId="77777777" w:rsidR="00636A39" w:rsidRDefault="00C85216">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C833283" w14:textId="77777777" w:rsidR="00636A39" w:rsidRDefault="00C85216">
            <w:pPr>
              <w:rPr>
                <w:sz w:val="24"/>
                <w:szCs w:val="24"/>
              </w:rPr>
            </w:pPr>
            <w:r>
              <w:rPr>
                <w:sz w:val="24"/>
                <w:szCs w:val="24"/>
              </w:rPr>
              <w:t>Ricaniidae</w:t>
            </w:r>
          </w:p>
        </w:tc>
      </w:tr>
      <w:tr w:rsidR="00636A39" w14:paraId="0D5D4D68" w14:textId="77777777">
        <w:trPr>
          <w:trHeight w:hRule="exact" w:val="369"/>
        </w:trPr>
        <w:tc>
          <w:tcPr>
            <w:tcW w:w="2410" w:type="dxa"/>
            <w:shd w:val="clear" w:color="auto" w:fill="auto"/>
            <w:tcMar>
              <w:top w:w="80" w:type="dxa"/>
              <w:left w:w="80" w:type="dxa"/>
              <w:bottom w:w="80" w:type="dxa"/>
              <w:right w:w="80" w:type="dxa"/>
            </w:tcMar>
            <w:vAlign w:val="center"/>
          </w:tcPr>
          <w:p w14:paraId="52499EF7" w14:textId="77777777" w:rsidR="00636A39" w:rsidRDefault="00636A39">
            <w:pPr>
              <w:rPr>
                <w:sz w:val="24"/>
                <w:szCs w:val="24"/>
              </w:rPr>
            </w:pPr>
          </w:p>
        </w:tc>
        <w:tc>
          <w:tcPr>
            <w:tcW w:w="2126" w:type="dxa"/>
            <w:shd w:val="clear" w:color="auto" w:fill="auto"/>
            <w:vAlign w:val="center"/>
          </w:tcPr>
          <w:p w14:paraId="6D643D93" w14:textId="77777777" w:rsidR="00636A39" w:rsidRDefault="00C85216">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99B140F" w14:textId="77777777" w:rsidR="00636A39" w:rsidRDefault="00C85216">
            <w:pPr>
              <w:rPr>
                <w:sz w:val="24"/>
                <w:szCs w:val="24"/>
              </w:rPr>
            </w:pPr>
            <w:r>
              <w:rPr>
                <w:sz w:val="24"/>
                <w:szCs w:val="24"/>
              </w:rPr>
              <w:t>Hesperiidae</w:t>
            </w:r>
          </w:p>
        </w:tc>
      </w:tr>
      <w:tr w:rsidR="00636A39" w14:paraId="5B23E3E2" w14:textId="77777777">
        <w:trPr>
          <w:trHeight w:hRule="exact" w:val="369"/>
        </w:trPr>
        <w:tc>
          <w:tcPr>
            <w:tcW w:w="2410" w:type="dxa"/>
            <w:shd w:val="clear" w:color="auto" w:fill="auto"/>
            <w:tcMar>
              <w:top w:w="80" w:type="dxa"/>
              <w:left w:w="80" w:type="dxa"/>
              <w:bottom w:w="80" w:type="dxa"/>
              <w:right w:w="80" w:type="dxa"/>
            </w:tcMar>
            <w:vAlign w:val="center"/>
          </w:tcPr>
          <w:p w14:paraId="4F6F4CF9" w14:textId="77777777" w:rsidR="00636A39" w:rsidRDefault="00636A39">
            <w:pPr>
              <w:rPr>
                <w:sz w:val="24"/>
                <w:szCs w:val="24"/>
              </w:rPr>
            </w:pPr>
          </w:p>
        </w:tc>
        <w:tc>
          <w:tcPr>
            <w:tcW w:w="2126" w:type="dxa"/>
            <w:shd w:val="clear" w:color="auto" w:fill="auto"/>
            <w:vAlign w:val="center"/>
          </w:tcPr>
          <w:p w14:paraId="7BE8BD27" w14:textId="77777777" w:rsidR="00636A39" w:rsidRDefault="00C85216">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AAD7310" w14:textId="77777777" w:rsidR="00636A39" w:rsidRDefault="00C85216">
            <w:pPr>
              <w:rPr>
                <w:sz w:val="24"/>
                <w:szCs w:val="24"/>
              </w:rPr>
            </w:pPr>
            <w:r>
              <w:rPr>
                <w:sz w:val="24"/>
                <w:szCs w:val="24"/>
              </w:rPr>
              <w:t>Nymphalidae</w:t>
            </w:r>
          </w:p>
        </w:tc>
      </w:tr>
      <w:tr w:rsidR="00636A39" w14:paraId="544492D3" w14:textId="77777777">
        <w:trPr>
          <w:trHeight w:hRule="exact" w:val="369"/>
        </w:trPr>
        <w:tc>
          <w:tcPr>
            <w:tcW w:w="2410" w:type="dxa"/>
            <w:shd w:val="clear" w:color="auto" w:fill="auto"/>
            <w:tcMar>
              <w:top w:w="80" w:type="dxa"/>
              <w:left w:w="80" w:type="dxa"/>
              <w:bottom w:w="80" w:type="dxa"/>
              <w:right w:w="80" w:type="dxa"/>
            </w:tcMar>
            <w:vAlign w:val="center"/>
          </w:tcPr>
          <w:p w14:paraId="0AEA425A" w14:textId="77777777" w:rsidR="00636A39" w:rsidRDefault="00636A39">
            <w:pPr>
              <w:rPr>
                <w:sz w:val="24"/>
                <w:szCs w:val="24"/>
              </w:rPr>
            </w:pPr>
          </w:p>
        </w:tc>
        <w:tc>
          <w:tcPr>
            <w:tcW w:w="2126" w:type="dxa"/>
            <w:shd w:val="clear" w:color="auto" w:fill="auto"/>
            <w:vAlign w:val="center"/>
          </w:tcPr>
          <w:p w14:paraId="580023BA" w14:textId="77777777" w:rsidR="00636A39" w:rsidRDefault="00C85216">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186776C8" w14:textId="77777777" w:rsidR="00636A39" w:rsidRDefault="00C85216">
            <w:pPr>
              <w:rPr>
                <w:sz w:val="24"/>
                <w:szCs w:val="24"/>
              </w:rPr>
            </w:pPr>
            <w:r>
              <w:rPr>
                <w:sz w:val="24"/>
                <w:szCs w:val="24"/>
              </w:rPr>
              <w:t>Pyralidae</w:t>
            </w:r>
          </w:p>
        </w:tc>
      </w:tr>
      <w:tr w:rsidR="00636A39" w14:paraId="05FE5943" w14:textId="77777777">
        <w:trPr>
          <w:trHeight w:hRule="exact" w:val="369"/>
        </w:trPr>
        <w:tc>
          <w:tcPr>
            <w:tcW w:w="2410" w:type="dxa"/>
            <w:shd w:val="clear" w:color="auto" w:fill="auto"/>
            <w:tcMar>
              <w:top w:w="80" w:type="dxa"/>
              <w:left w:w="80" w:type="dxa"/>
              <w:bottom w:w="80" w:type="dxa"/>
              <w:right w:w="80" w:type="dxa"/>
            </w:tcMar>
            <w:vAlign w:val="center"/>
          </w:tcPr>
          <w:p w14:paraId="65C17D05" w14:textId="77777777" w:rsidR="00636A39" w:rsidRDefault="00636A39">
            <w:pPr>
              <w:rPr>
                <w:sz w:val="24"/>
                <w:szCs w:val="24"/>
              </w:rPr>
            </w:pPr>
          </w:p>
        </w:tc>
        <w:tc>
          <w:tcPr>
            <w:tcW w:w="2126" w:type="dxa"/>
            <w:shd w:val="clear" w:color="auto" w:fill="auto"/>
            <w:vAlign w:val="center"/>
          </w:tcPr>
          <w:p w14:paraId="4AE616E3"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808D5C8" w14:textId="77777777" w:rsidR="00636A39" w:rsidRDefault="00C85216">
            <w:pPr>
              <w:rPr>
                <w:sz w:val="24"/>
                <w:szCs w:val="24"/>
              </w:rPr>
            </w:pPr>
            <w:r>
              <w:rPr>
                <w:sz w:val="24"/>
                <w:szCs w:val="24"/>
              </w:rPr>
              <w:t>Pyrgomorphidae/</w:t>
            </w:r>
            <w:r>
              <w:rPr>
                <w:i/>
                <w:sz w:val="24"/>
                <w:szCs w:val="24"/>
              </w:rPr>
              <w:t>Atractomorpha</w:t>
            </w:r>
            <w:r>
              <w:rPr>
                <w:sz w:val="24"/>
                <w:szCs w:val="24"/>
              </w:rPr>
              <w:t xml:space="preserve"> </w:t>
            </w:r>
          </w:p>
        </w:tc>
      </w:tr>
      <w:tr w:rsidR="00636A39" w14:paraId="72E8C48E" w14:textId="77777777">
        <w:trPr>
          <w:trHeight w:hRule="exact" w:val="369"/>
        </w:trPr>
        <w:tc>
          <w:tcPr>
            <w:tcW w:w="2410" w:type="dxa"/>
            <w:shd w:val="clear" w:color="auto" w:fill="auto"/>
            <w:tcMar>
              <w:top w:w="80" w:type="dxa"/>
              <w:left w:w="80" w:type="dxa"/>
              <w:bottom w:w="80" w:type="dxa"/>
              <w:right w:w="80" w:type="dxa"/>
            </w:tcMar>
            <w:vAlign w:val="center"/>
          </w:tcPr>
          <w:p w14:paraId="09B31FB5" w14:textId="77777777" w:rsidR="00636A39" w:rsidRDefault="00C85216">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37D4175B" w14:textId="77777777" w:rsidR="00636A39" w:rsidRDefault="00C85216">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5E90C52A" w14:textId="77777777" w:rsidR="00636A39" w:rsidRDefault="00C85216">
            <w:pPr>
              <w:rPr>
                <w:sz w:val="24"/>
                <w:szCs w:val="24"/>
              </w:rPr>
            </w:pPr>
            <w:r>
              <w:rPr>
                <w:sz w:val="24"/>
                <w:szCs w:val="24"/>
              </w:rPr>
              <w:t>Chrysomelidae</w:t>
            </w:r>
          </w:p>
        </w:tc>
      </w:tr>
      <w:tr w:rsidR="00636A39" w14:paraId="26BDD037" w14:textId="77777777">
        <w:trPr>
          <w:trHeight w:hRule="exact" w:val="369"/>
        </w:trPr>
        <w:tc>
          <w:tcPr>
            <w:tcW w:w="2410" w:type="dxa"/>
            <w:shd w:val="clear" w:color="auto" w:fill="auto"/>
            <w:tcMar>
              <w:top w:w="80" w:type="dxa"/>
              <w:left w:w="80" w:type="dxa"/>
              <w:bottom w:w="80" w:type="dxa"/>
              <w:right w:w="80" w:type="dxa"/>
            </w:tcMar>
            <w:vAlign w:val="center"/>
          </w:tcPr>
          <w:p w14:paraId="66C975CB" w14:textId="77777777" w:rsidR="00636A39" w:rsidRDefault="00636A39">
            <w:pPr>
              <w:rPr>
                <w:sz w:val="24"/>
                <w:szCs w:val="24"/>
              </w:rPr>
            </w:pPr>
          </w:p>
        </w:tc>
        <w:tc>
          <w:tcPr>
            <w:tcW w:w="2126" w:type="dxa"/>
            <w:shd w:val="clear" w:color="auto" w:fill="auto"/>
            <w:vAlign w:val="center"/>
          </w:tcPr>
          <w:p w14:paraId="59B8D079"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222A918" w14:textId="77777777" w:rsidR="00636A39" w:rsidRDefault="00C85216">
            <w:pPr>
              <w:rPr>
                <w:sz w:val="24"/>
                <w:szCs w:val="24"/>
              </w:rPr>
            </w:pPr>
            <w:r>
              <w:rPr>
                <w:sz w:val="24"/>
                <w:szCs w:val="24"/>
              </w:rPr>
              <w:t>Acrididae</w:t>
            </w:r>
          </w:p>
        </w:tc>
      </w:tr>
      <w:tr w:rsidR="00636A39" w14:paraId="3AD96148" w14:textId="77777777">
        <w:trPr>
          <w:trHeight w:hRule="exact" w:val="369"/>
        </w:trPr>
        <w:tc>
          <w:tcPr>
            <w:tcW w:w="2410" w:type="dxa"/>
            <w:shd w:val="clear" w:color="auto" w:fill="auto"/>
            <w:tcMar>
              <w:top w:w="80" w:type="dxa"/>
              <w:left w:w="80" w:type="dxa"/>
              <w:bottom w:w="80" w:type="dxa"/>
              <w:right w:w="80" w:type="dxa"/>
            </w:tcMar>
            <w:vAlign w:val="center"/>
          </w:tcPr>
          <w:p w14:paraId="5AE9A74B" w14:textId="77777777" w:rsidR="00636A39" w:rsidRDefault="00C85216">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50C3D5DE"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3F07587" w14:textId="77777777" w:rsidR="00636A39" w:rsidRDefault="00C85216">
            <w:pPr>
              <w:rPr>
                <w:sz w:val="24"/>
                <w:szCs w:val="24"/>
              </w:rPr>
            </w:pPr>
            <w:r>
              <w:rPr>
                <w:sz w:val="24"/>
                <w:szCs w:val="24"/>
              </w:rPr>
              <w:t>Calliphoridae</w:t>
            </w:r>
          </w:p>
        </w:tc>
      </w:tr>
      <w:tr w:rsidR="00636A39" w14:paraId="6777052B" w14:textId="77777777">
        <w:trPr>
          <w:trHeight w:hRule="exact" w:val="369"/>
        </w:trPr>
        <w:tc>
          <w:tcPr>
            <w:tcW w:w="2410" w:type="dxa"/>
            <w:shd w:val="clear" w:color="auto" w:fill="auto"/>
            <w:tcMar>
              <w:top w:w="80" w:type="dxa"/>
              <w:left w:w="80" w:type="dxa"/>
              <w:bottom w:w="80" w:type="dxa"/>
              <w:right w:w="80" w:type="dxa"/>
            </w:tcMar>
            <w:vAlign w:val="center"/>
          </w:tcPr>
          <w:p w14:paraId="4075EB8F" w14:textId="77777777" w:rsidR="00636A39" w:rsidRDefault="00636A39">
            <w:pPr>
              <w:rPr>
                <w:sz w:val="24"/>
                <w:szCs w:val="24"/>
              </w:rPr>
            </w:pPr>
          </w:p>
        </w:tc>
        <w:tc>
          <w:tcPr>
            <w:tcW w:w="2126" w:type="dxa"/>
            <w:shd w:val="clear" w:color="auto" w:fill="auto"/>
            <w:vAlign w:val="center"/>
          </w:tcPr>
          <w:p w14:paraId="06DAB614"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F87CAAD" w14:textId="77777777" w:rsidR="00636A39" w:rsidRDefault="00C85216">
            <w:pPr>
              <w:rPr>
                <w:sz w:val="24"/>
                <w:szCs w:val="24"/>
              </w:rPr>
            </w:pPr>
            <w:r>
              <w:rPr>
                <w:sz w:val="24"/>
                <w:szCs w:val="24"/>
              </w:rPr>
              <w:t>Chironomidae</w:t>
            </w:r>
          </w:p>
        </w:tc>
      </w:tr>
      <w:tr w:rsidR="00636A39" w14:paraId="322C917C" w14:textId="77777777">
        <w:trPr>
          <w:trHeight w:hRule="exact" w:val="369"/>
        </w:trPr>
        <w:tc>
          <w:tcPr>
            <w:tcW w:w="2410" w:type="dxa"/>
            <w:shd w:val="clear" w:color="auto" w:fill="auto"/>
            <w:tcMar>
              <w:top w:w="80" w:type="dxa"/>
              <w:left w:w="80" w:type="dxa"/>
              <w:bottom w:w="80" w:type="dxa"/>
              <w:right w:w="80" w:type="dxa"/>
            </w:tcMar>
            <w:vAlign w:val="center"/>
          </w:tcPr>
          <w:p w14:paraId="5C0E36E9" w14:textId="77777777" w:rsidR="00636A39" w:rsidRDefault="00636A39">
            <w:pPr>
              <w:rPr>
                <w:sz w:val="24"/>
                <w:szCs w:val="24"/>
              </w:rPr>
            </w:pPr>
          </w:p>
        </w:tc>
        <w:tc>
          <w:tcPr>
            <w:tcW w:w="2126" w:type="dxa"/>
            <w:shd w:val="clear" w:color="auto" w:fill="auto"/>
            <w:vAlign w:val="center"/>
          </w:tcPr>
          <w:p w14:paraId="285D5EE4"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10E06EE" w14:textId="77777777" w:rsidR="00636A39" w:rsidRDefault="00C85216">
            <w:pPr>
              <w:rPr>
                <w:sz w:val="24"/>
                <w:szCs w:val="24"/>
              </w:rPr>
            </w:pPr>
            <w:r>
              <w:rPr>
                <w:sz w:val="24"/>
                <w:szCs w:val="24"/>
              </w:rPr>
              <w:t>Chloropidae</w:t>
            </w:r>
          </w:p>
        </w:tc>
      </w:tr>
      <w:tr w:rsidR="00636A39" w14:paraId="63813ECF" w14:textId="77777777">
        <w:trPr>
          <w:trHeight w:hRule="exact" w:val="369"/>
        </w:trPr>
        <w:tc>
          <w:tcPr>
            <w:tcW w:w="2410" w:type="dxa"/>
            <w:shd w:val="clear" w:color="auto" w:fill="auto"/>
            <w:tcMar>
              <w:top w:w="80" w:type="dxa"/>
              <w:left w:w="80" w:type="dxa"/>
              <w:bottom w:w="80" w:type="dxa"/>
              <w:right w:w="80" w:type="dxa"/>
            </w:tcMar>
            <w:vAlign w:val="center"/>
          </w:tcPr>
          <w:p w14:paraId="72D5FE49" w14:textId="77777777" w:rsidR="00636A39" w:rsidRDefault="00636A39">
            <w:pPr>
              <w:rPr>
                <w:sz w:val="24"/>
                <w:szCs w:val="24"/>
              </w:rPr>
            </w:pPr>
          </w:p>
        </w:tc>
        <w:tc>
          <w:tcPr>
            <w:tcW w:w="2126" w:type="dxa"/>
            <w:shd w:val="clear" w:color="auto" w:fill="auto"/>
            <w:vAlign w:val="center"/>
          </w:tcPr>
          <w:p w14:paraId="16893839"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93EA65E" w14:textId="77777777" w:rsidR="00636A39" w:rsidRDefault="00C85216">
            <w:pPr>
              <w:rPr>
                <w:sz w:val="24"/>
                <w:szCs w:val="24"/>
              </w:rPr>
            </w:pPr>
            <w:r>
              <w:rPr>
                <w:sz w:val="24"/>
                <w:szCs w:val="24"/>
              </w:rPr>
              <w:t>Ephydridae</w:t>
            </w:r>
          </w:p>
        </w:tc>
      </w:tr>
      <w:tr w:rsidR="00636A39" w14:paraId="1BD1F64F" w14:textId="77777777">
        <w:trPr>
          <w:trHeight w:hRule="exact" w:val="369"/>
        </w:trPr>
        <w:tc>
          <w:tcPr>
            <w:tcW w:w="2410" w:type="dxa"/>
            <w:shd w:val="clear" w:color="auto" w:fill="auto"/>
            <w:tcMar>
              <w:top w:w="80" w:type="dxa"/>
              <w:left w:w="80" w:type="dxa"/>
              <w:bottom w:w="80" w:type="dxa"/>
              <w:right w:w="80" w:type="dxa"/>
            </w:tcMar>
            <w:vAlign w:val="center"/>
          </w:tcPr>
          <w:p w14:paraId="70538328" w14:textId="77777777" w:rsidR="00636A39" w:rsidRDefault="00636A39">
            <w:pPr>
              <w:rPr>
                <w:sz w:val="24"/>
                <w:szCs w:val="24"/>
              </w:rPr>
            </w:pPr>
          </w:p>
        </w:tc>
        <w:tc>
          <w:tcPr>
            <w:tcW w:w="2126" w:type="dxa"/>
            <w:shd w:val="clear" w:color="auto" w:fill="auto"/>
            <w:vAlign w:val="center"/>
          </w:tcPr>
          <w:p w14:paraId="4EDB8E51"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7EF8BC5" w14:textId="77777777" w:rsidR="00636A39" w:rsidRDefault="00C85216">
            <w:pPr>
              <w:rPr>
                <w:sz w:val="24"/>
                <w:szCs w:val="24"/>
              </w:rPr>
            </w:pPr>
            <w:r>
              <w:rPr>
                <w:sz w:val="24"/>
                <w:szCs w:val="24"/>
              </w:rPr>
              <w:t>Lauxaniidae</w:t>
            </w:r>
          </w:p>
        </w:tc>
      </w:tr>
      <w:tr w:rsidR="00636A39" w14:paraId="4A931851" w14:textId="77777777">
        <w:trPr>
          <w:trHeight w:hRule="exact" w:val="369"/>
        </w:trPr>
        <w:tc>
          <w:tcPr>
            <w:tcW w:w="2410" w:type="dxa"/>
            <w:shd w:val="clear" w:color="auto" w:fill="auto"/>
            <w:tcMar>
              <w:top w:w="80" w:type="dxa"/>
              <w:left w:w="80" w:type="dxa"/>
              <w:bottom w:w="80" w:type="dxa"/>
              <w:right w:w="80" w:type="dxa"/>
            </w:tcMar>
            <w:vAlign w:val="center"/>
          </w:tcPr>
          <w:p w14:paraId="60E30432" w14:textId="77777777" w:rsidR="00636A39" w:rsidRDefault="00636A39">
            <w:pPr>
              <w:rPr>
                <w:sz w:val="24"/>
                <w:szCs w:val="24"/>
              </w:rPr>
            </w:pPr>
          </w:p>
        </w:tc>
        <w:tc>
          <w:tcPr>
            <w:tcW w:w="2126" w:type="dxa"/>
            <w:shd w:val="clear" w:color="auto" w:fill="auto"/>
            <w:vAlign w:val="center"/>
          </w:tcPr>
          <w:p w14:paraId="0024E7A8"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2D7C451" w14:textId="77777777" w:rsidR="00636A39" w:rsidRDefault="00C85216">
            <w:pPr>
              <w:rPr>
                <w:sz w:val="24"/>
                <w:szCs w:val="24"/>
              </w:rPr>
            </w:pPr>
            <w:r>
              <w:rPr>
                <w:sz w:val="24"/>
                <w:szCs w:val="24"/>
              </w:rPr>
              <w:t>Muscidae</w:t>
            </w:r>
          </w:p>
        </w:tc>
      </w:tr>
      <w:tr w:rsidR="00636A39" w14:paraId="3FD5E445" w14:textId="77777777">
        <w:trPr>
          <w:trHeight w:hRule="exact" w:val="369"/>
        </w:trPr>
        <w:tc>
          <w:tcPr>
            <w:tcW w:w="2410" w:type="dxa"/>
            <w:shd w:val="clear" w:color="auto" w:fill="auto"/>
            <w:tcMar>
              <w:top w:w="80" w:type="dxa"/>
              <w:left w:w="80" w:type="dxa"/>
              <w:bottom w:w="80" w:type="dxa"/>
              <w:right w:w="80" w:type="dxa"/>
            </w:tcMar>
            <w:vAlign w:val="center"/>
          </w:tcPr>
          <w:p w14:paraId="0818A8D5" w14:textId="77777777" w:rsidR="00636A39" w:rsidRDefault="00636A39">
            <w:pPr>
              <w:rPr>
                <w:sz w:val="24"/>
                <w:szCs w:val="24"/>
              </w:rPr>
            </w:pPr>
          </w:p>
        </w:tc>
        <w:tc>
          <w:tcPr>
            <w:tcW w:w="2126" w:type="dxa"/>
            <w:shd w:val="clear" w:color="auto" w:fill="auto"/>
            <w:vAlign w:val="center"/>
          </w:tcPr>
          <w:p w14:paraId="351198D8"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F216969" w14:textId="77777777" w:rsidR="00636A39" w:rsidRDefault="00C85216">
            <w:pPr>
              <w:rPr>
                <w:sz w:val="24"/>
                <w:szCs w:val="24"/>
              </w:rPr>
            </w:pPr>
            <w:r>
              <w:rPr>
                <w:sz w:val="24"/>
                <w:szCs w:val="24"/>
              </w:rPr>
              <w:t>Phoridae</w:t>
            </w:r>
          </w:p>
        </w:tc>
      </w:tr>
      <w:tr w:rsidR="00636A39" w14:paraId="04558729" w14:textId="77777777">
        <w:trPr>
          <w:trHeight w:hRule="exact" w:val="369"/>
        </w:trPr>
        <w:tc>
          <w:tcPr>
            <w:tcW w:w="2410" w:type="dxa"/>
            <w:shd w:val="clear" w:color="auto" w:fill="auto"/>
            <w:tcMar>
              <w:top w:w="80" w:type="dxa"/>
              <w:left w:w="80" w:type="dxa"/>
              <w:bottom w:w="80" w:type="dxa"/>
              <w:right w:w="80" w:type="dxa"/>
            </w:tcMar>
            <w:vAlign w:val="center"/>
          </w:tcPr>
          <w:p w14:paraId="0BA3001D" w14:textId="77777777" w:rsidR="00636A39" w:rsidRDefault="00636A39">
            <w:pPr>
              <w:rPr>
                <w:sz w:val="24"/>
                <w:szCs w:val="24"/>
              </w:rPr>
            </w:pPr>
          </w:p>
        </w:tc>
        <w:tc>
          <w:tcPr>
            <w:tcW w:w="2126" w:type="dxa"/>
            <w:shd w:val="clear" w:color="auto" w:fill="auto"/>
            <w:vAlign w:val="center"/>
          </w:tcPr>
          <w:p w14:paraId="0748123C"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2F03606" w14:textId="77777777" w:rsidR="00636A39" w:rsidRDefault="00C85216">
            <w:pPr>
              <w:rPr>
                <w:sz w:val="24"/>
                <w:szCs w:val="24"/>
              </w:rPr>
            </w:pPr>
            <w:r>
              <w:rPr>
                <w:sz w:val="24"/>
                <w:szCs w:val="24"/>
              </w:rPr>
              <w:t>Platystomatidae</w:t>
            </w:r>
          </w:p>
        </w:tc>
      </w:tr>
      <w:tr w:rsidR="00636A39" w14:paraId="74E7F16E" w14:textId="77777777">
        <w:trPr>
          <w:trHeight w:hRule="exact" w:val="369"/>
        </w:trPr>
        <w:tc>
          <w:tcPr>
            <w:tcW w:w="2410" w:type="dxa"/>
            <w:shd w:val="clear" w:color="auto" w:fill="auto"/>
            <w:tcMar>
              <w:top w:w="80" w:type="dxa"/>
              <w:left w:w="80" w:type="dxa"/>
              <w:bottom w:w="80" w:type="dxa"/>
              <w:right w:w="80" w:type="dxa"/>
            </w:tcMar>
            <w:vAlign w:val="center"/>
          </w:tcPr>
          <w:p w14:paraId="602ED07D" w14:textId="77777777" w:rsidR="00636A39" w:rsidRDefault="00636A39">
            <w:pPr>
              <w:rPr>
                <w:sz w:val="24"/>
                <w:szCs w:val="24"/>
              </w:rPr>
            </w:pPr>
          </w:p>
        </w:tc>
        <w:tc>
          <w:tcPr>
            <w:tcW w:w="2126" w:type="dxa"/>
            <w:shd w:val="clear" w:color="auto" w:fill="auto"/>
            <w:vAlign w:val="center"/>
          </w:tcPr>
          <w:p w14:paraId="7F0125C5"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A12F904" w14:textId="77777777" w:rsidR="00636A39" w:rsidRDefault="00C85216">
            <w:pPr>
              <w:rPr>
                <w:sz w:val="24"/>
                <w:szCs w:val="24"/>
              </w:rPr>
            </w:pPr>
            <w:r>
              <w:rPr>
                <w:sz w:val="24"/>
                <w:szCs w:val="24"/>
              </w:rPr>
              <w:t>Sarcophagidae</w:t>
            </w:r>
          </w:p>
        </w:tc>
      </w:tr>
      <w:tr w:rsidR="00636A39" w14:paraId="3FA5CF73" w14:textId="77777777">
        <w:trPr>
          <w:trHeight w:hRule="exact" w:val="369"/>
        </w:trPr>
        <w:tc>
          <w:tcPr>
            <w:tcW w:w="2410" w:type="dxa"/>
            <w:shd w:val="clear" w:color="auto" w:fill="auto"/>
            <w:tcMar>
              <w:top w:w="80" w:type="dxa"/>
              <w:left w:w="80" w:type="dxa"/>
              <w:bottom w:w="80" w:type="dxa"/>
              <w:right w:w="80" w:type="dxa"/>
            </w:tcMar>
            <w:vAlign w:val="center"/>
          </w:tcPr>
          <w:p w14:paraId="01260725" w14:textId="77777777" w:rsidR="00636A39" w:rsidRDefault="00636A39">
            <w:pPr>
              <w:rPr>
                <w:sz w:val="24"/>
                <w:szCs w:val="24"/>
              </w:rPr>
            </w:pPr>
          </w:p>
        </w:tc>
        <w:tc>
          <w:tcPr>
            <w:tcW w:w="2126" w:type="dxa"/>
            <w:shd w:val="clear" w:color="auto" w:fill="auto"/>
            <w:vAlign w:val="center"/>
          </w:tcPr>
          <w:p w14:paraId="2AECC56C"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85E95CD" w14:textId="77777777" w:rsidR="00636A39" w:rsidRDefault="00C85216">
            <w:pPr>
              <w:rPr>
                <w:sz w:val="24"/>
                <w:szCs w:val="24"/>
              </w:rPr>
            </w:pPr>
            <w:r>
              <w:rPr>
                <w:sz w:val="24"/>
                <w:szCs w:val="24"/>
              </w:rPr>
              <w:t>Sciomyzidae</w:t>
            </w:r>
          </w:p>
        </w:tc>
      </w:tr>
      <w:tr w:rsidR="00636A39" w14:paraId="4E52F22B" w14:textId="77777777">
        <w:trPr>
          <w:trHeight w:hRule="exact" w:val="369"/>
        </w:trPr>
        <w:tc>
          <w:tcPr>
            <w:tcW w:w="2410" w:type="dxa"/>
            <w:shd w:val="clear" w:color="auto" w:fill="auto"/>
            <w:tcMar>
              <w:top w:w="80" w:type="dxa"/>
              <w:left w:w="80" w:type="dxa"/>
              <w:bottom w:w="80" w:type="dxa"/>
              <w:right w:w="80" w:type="dxa"/>
            </w:tcMar>
            <w:vAlign w:val="center"/>
          </w:tcPr>
          <w:p w14:paraId="57143535" w14:textId="77777777" w:rsidR="00636A39" w:rsidRDefault="00636A39">
            <w:pPr>
              <w:rPr>
                <w:sz w:val="24"/>
                <w:szCs w:val="24"/>
              </w:rPr>
            </w:pPr>
          </w:p>
        </w:tc>
        <w:tc>
          <w:tcPr>
            <w:tcW w:w="2126" w:type="dxa"/>
            <w:shd w:val="clear" w:color="auto" w:fill="auto"/>
            <w:vAlign w:val="center"/>
          </w:tcPr>
          <w:p w14:paraId="3D4A2891"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103153F" w14:textId="77777777" w:rsidR="00636A39" w:rsidRDefault="00C85216">
            <w:pPr>
              <w:rPr>
                <w:sz w:val="24"/>
                <w:szCs w:val="24"/>
              </w:rPr>
            </w:pPr>
            <w:r>
              <w:rPr>
                <w:sz w:val="24"/>
                <w:szCs w:val="24"/>
              </w:rPr>
              <w:t>Sphaeroceridae</w:t>
            </w:r>
          </w:p>
        </w:tc>
      </w:tr>
      <w:tr w:rsidR="00636A39" w14:paraId="6D26F148" w14:textId="77777777">
        <w:trPr>
          <w:trHeight w:hRule="exact" w:val="369"/>
        </w:trPr>
        <w:tc>
          <w:tcPr>
            <w:tcW w:w="2410" w:type="dxa"/>
            <w:shd w:val="clear" w:color="auto" w:fill="auto"/>
            <w:tcMar>
              <w:top w:w="80" w:type="dxa"/>
              <w:left w:w="80" w:type="dxa"/>
              <w:bottom w:w="80" w:type="dxa"/>
              <w:right w:w="80" w:type="dxa"/>
            </w:tcMar>
            <w:vAlign w:val="center"/>
          </w:tcPr>
          <w:p w14:paraId="5F21451E" w14:textId="77777777" w:rsidR="00636A39" w:rsidRDefault="00636A39">
            <w:pPr>
              <w:rPr>
                <w:sz w:val="24"/>
                <w:szCs w:val="24"/>
              </w:rPr>
            </w:pPr>
          </w:p>
        </w:tc>
        <w:tc>
          <w:tcPr>
            <w:tcW w:w="2126" w:type="dxa"/>
            <w:shd w:val="clear" w:color="auto" w:fill="auto"/>
            <w:vAlign w:val="center"/>
          </w:tcPr>
          <w:p w14:paraId="1A658683"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3E617AC" w14:textId="77777777" w:rsidR="00636A39" w:rsidRDefault="00C85216">
            <w:pPr>
              <w:rPr>
                <w:sz w:val="24"/>
                <w:szCs w:val="24"/>
              </w:rPr>
            </w:pPr>
            <w:r>
              <w:rPr>
                <w:sz w:val="24"/>
                <w:szCs w:val="24"/>
              </w:rPr>
              <w:t>Stratiomyidae</w:t>
            </w:r>
          </w:p>
        </w:tc>
      </w:tr>
      <w:tr w:rsidR="00636A39" w14:paraId="4FF52703" w14:textId="77777777">
        <w:trPr>
          <w:trHeight w:hRule="exact" w:val="369"/>
        </w:trPr>
        <w:tc>
          <w:tcPr>
            <w:tcW w:w="2410" w:type="dxa"/>
            <w:shd w:val="clear" w:color="auto" w:fill="auto"/>
            <w:tcMar>
              <w:top w:w="80" w:type="dxa"/>
              <w:left w:w="80" w:type="dxa"/>
              <w:bottom w:w="80" w:type="dxa"/>
              <w:right w:w="80" w:type="dxa"/>
            </w:tcMar>
            <w:vAlign w:val="center"/>
          </w:tcPr>
          <w:p w14:paraId="0A034228" w14:textId="77777777" w:rsidR="00636A39" w:rsidRDefault="00636A39">
            <w:pPr>
              <w:rPr>
                <w:sz w:val="24"/>
                <w:szCs w:val="24"/>
              </w:rPr>
            </w:pPr>
          </w:p>
        </w:tc>
        <w:tc>
          <w:tcPr>
            <w:tcW w:w="2126" w:type="dxa"/>
            <w:shd w:val="clear" w:color="auto" w:fill="auto"/>
            <w:vAlign w:val="center"/>
          </w:tcPr>
          <w:p w14:paraId="3A0DBAB2" w14:textId="77777777" w:rsidR="00636A39" w:rsidRDefault="00C85216">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BC0010D" w14:textId="77777777" w:rsidR="00636A39" w:rsidRDefault="00C85216">
            <w:pPr>
              <w:rPr>
                <w:sz w:val="24"/>
                <w:szCs w:val="24"/>
              </w:rPr>
            </w:pPr>
            <w:r>
              <w:rPr>
                <w:sz w:val="24"/>
                <w:szCs w:val="24"/>
              </w:rPr>
              <w:t>Tephritidae</w:t>
            </w:r>
          </w:p>
        </w:tc>
      </w:tr>
      <w:tr w:rsidR="00636A39" w14:paraId="23D792B7" w14:textId="77777777">
        <w:trPr>
          <w:trHeight w:hRule="exact" w:val="369"/>
        </w:trPr>
        <w:tc>
          <w:tcPr>
            <w:tcW w:w="2410" w:type="dxa"/>
            <w:shd w:val="clear" w:color="auto" w:fill="auto"/>
            <w:tcMar>
              <w:top w:w="80" w:type="dxa"/>
              <w:left w:w="80" w:type="dxa"/>
              <w:bottom w:w="80" w:type="dxa"/>
              <w:right w:w="80" w:type="dxa"/>
            </w:tcMar>
            <w:vAlign w:val="center"/>
          </w:tcPr>
          <w:p w14:paraId="0AE68F63" w14:textId="77777777" w:rsidR="00636A39" w:rsidRDefault="00636A39">
            <w:pPr>
              <w:rPr>
                <w:sz w:val="24"/>
                <w:szCs w:val="24"/>
              </w:rPr>
            </w:pPr>
          </w:p>
        </w:tc>
        <w:tc>
          <w:tcPr>
            <w:tcW w:w="2126" w:type="dxa"/>
            <w:shd w:val="clear" w:color="auto" w:fill="auto"/>
            <w:vAlign w:val="center"/>
          </w:tcPr>
          <w:p w14:paraId="4A176EA7"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FFCE484" w14:textId="77777777" w:rsidR="00636A39" w:rsidRDefault="00C85216">
            <w:pPr>
              <w:rPr>
                <w:sz w:val="24"/>
                <w:szCs w:val="24"/>
              </w:rPr>
            </w:pPr>
            <w:r>
              <w:rPr>
                <w:sz w:val="24"/>
                <w:szCs w:val="24"/>
              </w:rPr>
              <w:t>Tetrigidae</w:t>
            </w:r>
          </w:p>
        </w:tc>
      </w:tr>
      <w:tr w:rsidR="00636A39" w14:paraId="3C513310" w14:textId="77777777">
        <w:trPr>
          <w:trHeight w:hRule="exact" w:val="369"/>
        </w:trPr>
        <w:tc>
          <w:tcPr>
            <w:tcW w:w="2410" w:type="dxa"/>
            <w:shd w:val="clear" w:color="auto" w:fill="auto"/>
            <w:tcMar>
              <w:top w:w="80" w:type="dxa"/>
              <w:left w:w="80" w:type="dxa"/>
              <w:bottom w:w="80" w:type="dxa"/>
              <w:right w:w="80" w:type="dxa"/>
            </w:tcMar>
            <w:vAlign w:val="center"/>
          </w:tcPr>
          <w:p w14:paraId="20244C93" w14:textId="77777777" w:rsidR="00636A39" w:rsidRDefault="00636A39">
            <w:pPr>
              <w:rPr>
                <w:sz w:val="24"/>
                <w:szCs w:val="24"/>
              </w:rPr>
            </w:pPr>
          </w:p>
        </w:tc>
        <w:tc>
          <w:tcPr>
            <w:tcW w:w="2126" w:type="dxa"/>
            <w:shd w:val="clear" w:color="auto" w:fill="auto"/>
            <w:vAlign w:val="center"/>
          </w:tcPr>
          <w:p w14:paraId="2B9A71EE" w14:textId="77777777" w:rsidR="00636A39" w:rsidRDefault="00C85216">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F1178B9" w14:textId="77777777" w:rsidR="00636A39" w:rsidRDefault="00C85216">
            <w:pPr>
              <w:rPr>
                <w:sz w:val="24"/>
                <w:szCs w:val="24"/>
              </w:rPr>
            </w:pPr>
            <w:r>
              <w:rPr>
                <w:sz w:val="24"/>
                <w:szCs w:val="24"/>
              </w:rPr>
              <w:t>Tridactylidae</w:t>
            </w:r>
          </w:p>
        </w:tc>
      </w:tr>
    </w:tbl>
    <w:p w14:paraId="1220CF32" w14:textId="77777777" w:rsidR="00636A39" w:rsidRDefault="00C85216">
      <w:pPr>
        <w:rPr>
          <w:b/>
          <w:color w:val="FF0000"/>
          <w:sz w:val="24"/>
          <w:szCs w:val="24"/>
        </w:rPr>
      </w:pPr>
      <w:r>
        <w:rPr>
          <w:b/>
          <w:color w:val="FF0000"/>
          <w:sz w:val="24"/>
          <w:szCs w:val="24"/>
        </w:rPr>
        <w:br w:type="page"/>
      </w:r>
    </w:p>
    <w:p w14:paraId="0FB9779A" w14:textId="77777777" w:rsidR="00636A39" w:rsidRDefault="00C85216">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within the same study year 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636A39" w14:paraId="1EB1F068" w14:textId="77777777" w:rsidTr="00636A39">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592DF888" w14:textId="77777777" w:rsidR="00636A39" w:rsidRDefault="00C85216">
            <w:pPr>
              <w:spacing w:after="0" w:line="240" w:lineRule="auto"/>
              <w:jc w:val="left"/>
              <w:rPr>
                <w:rFonts w:cs="Arial"/>
                <w:bCs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53A44BFA" w14:textId="77777777" w:rsidR="00636A39" w:rsidRDefault="00C852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6103961A" w14:textId="77777777" w:rsidR="00636A39" w:rsidRDefault="00C852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61A24CF1" w14:textId="77777777" w:rsidR="00636A39" w:rsidRDefault="00C852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b w:val="0"/>
                <w:color w:val="auto"/>
                <w:sz w:val="22"/>
              </w:rPr>
              <w:t>Predator</w:t>
            </w:r>
          </w:p>
        </w:tc>
        <w:tc>
          <w:tcPr>
            <w:tcW w:w="5605" w:type="dxa"/>
            <w:gridSpan w:val="3"/>
            <w:shd w:val="clear" w:color="auto" w:fill="auto"/>
            <w:noWrap/>
            <w:vAlign w:val="center"/>
          </w:tcPr>
          <w:p w14:paraId="2A6EB02A" w14:textId="77777777" w:rsidR="00636A39" w:rsidRDefault="00C8521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73690356" w14:textId="77777777" w:rsidR="00636A39" w:rsidRDefault="00C8521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i/>
                <w:color w:val="auto"/>
                <w:sz w:val="22"/>
              </w:rPr>
            </w:pPr>
            <w:r>
              <w:rPr>
                <w:rFonts w:cs="Arial"/>
                <w:b w:val="0"/>
                <w:i/>
                <w:color w:val="auto"/>
                <w:sz w:val="22"/>
              </w:rPr>
              <w:t>n</w:t>
            </w:r>
          </w:p>
        </w:tc>
      </w:tr>
      <w:tr w:rsidR="00636A39" w14:paraId="32B0DB2C"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2B608A7E" w14:textId="77777777" w:rsidR="00636A39" w:rsidRDefault="00636A39">
            <w:pPr>
              <w:spacing w:after="0" w:line="240" w:lineRule="auto"/>
              <w:jc w:val="left"/>
              <w:rPr>
                <w:rFonts w:cs="Arial"/>
                <w:bCs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31ADCCE8"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739A9E8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0DC13887"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48A25A9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177A8B5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533FF6F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57F37A8A" w14:textId="77777777" w:rsidR="00636A39" w:rsidRDefault="00636A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636A39" w14:paraId="771462D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45D4F50F" w14:textId="77777777" w:rsidR="00636A39" w:rsidRDefault="00C85216">
            <w:pPr>
              <w:spacing w:after="0" w:line="240" w:lineRule="auto"/>
              <w:jc w:val="left"/>
              <w:rPr>
                <w:rFonts w:cs="Arial"/>
                <w:bCs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15CA24A2"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06EC08B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2816E7E4"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11CACB0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2BDBA40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2430B49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7B8D4EC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5923B75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4219D36"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899143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A9FFB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BC2DE4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DD60D6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67CC15E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1B72478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0A2F718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327C8879"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A3E4AC5"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52C7353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F507989"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D53435B"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E4BB19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48E86B7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176F488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233E923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636A39" w14:paraId="7DAE8BAE"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E8C55C8"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8C3D2F8"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B812A91"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54AD88A"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361F42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0FDF999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101301A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4433436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548193C8"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C317F4F"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01EDBF29"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8CB49FC"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9E203F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EBF0D2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02682C4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717809C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251C94B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007A769F"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A0F4A0F"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798D23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CC5DE6E"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DF2CFE5"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71E44E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2F4735E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59EBB7C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42F65DD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636A39" w14:paraId="57D6040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52554C0"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34314349"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0EF1E5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06C9D44"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1DA1E7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57D03A4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6A58E80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FCAF2E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78413416"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866491A"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70F573E"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292B579"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148B58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D68DC5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2AD945A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6C51E7E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1D3AEA7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3FAE4BA2"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87828EC"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34C6EC88"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E6CEE8E"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4088C8F"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705350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3DCFF04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D42EB5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3B4ACD2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331452F0"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C984B3D"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98B1E4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09156FB3"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66ADAB4"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C54F97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02F32E6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4648465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5DC03DE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7FE4FC69"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BE909D"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02BE9F32"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EDF19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4592E8D"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C5BD72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0A58C2D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0A3862C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3031C1C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317CD83B"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EB43CA9"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387E44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F4C68AD"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158B799"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388411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r>
              <w:rPr>
                <w:rFonts w:cs="Arial" w:hint="eastAsia"/>
                <w:color w:val="auto"/>
                <w:sz w:val="22"/>
              </w:rPr>
              <w:t>0</w:t>
            </w:r>
          </w:p>
        </w:tc>
        <w:tc>
          <w:tcPr>
            <w:tcW w:w="1868" w:type="dxa"/>
            <w:tcBorders>
              <w:right w:val="nil"/>
            </w:tcBorders>
            <w:shd w:val="clear" w:color="auto" w:fill="auto"/>
            <w:noWrap/>
            <w:vAlign w:val="center"/>
          </w:tcPr>
          <w:p w14:paraId="0D353D3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4E7AFDA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5F61440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636A39" w14:paraId="1741891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800EAD"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54BFC203"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B82CBA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43CB81F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14682D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3916CB0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3A77795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14763E5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16F019F7"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835CF4A"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35E14BC"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4E5BBE"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82273FE"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CC8CDA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0E86A5F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5E989DF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1FF1B66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2C64E9C2"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420CC36"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4946DEED"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E3037D"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09A0A3"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A6458F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56B5EE1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1C7B096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372548C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636A39" w14:paraId="635D141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68828E"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2655B93"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576F602"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1FC8A23D"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F04CD2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263E7C6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46382AC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73CEE61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1ACCDED0"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4D857DA"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7AAF0116"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C9A05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19842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DF05FE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599C0B8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5273992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7C850B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7D874060"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08C87BC"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A401DA6"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8BE47C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6D4EC1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1723B2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653DFF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0AC40BA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DFFE88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636A39" w14:paraId="48562CB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8BDA6D3" w14:textId="77777777" w:rsidR="00636A39" w:rsidRDefault="00C85216">
            <w:pPr>
              <w:spacing w:after="0" w:line="240" w:lineRule="auto"/>
              <w:jc w:val="left"/>
              <w:rPr>
                <w:rFonts w:cs="Arial"/>
                <w:bCs w:val="0"/>
                <w:color w:val="auto"/>
                <w:sz w:val="22"/>
              </w:rPr>
            </w:pPr>
            <w:r>
              <w:rPr>
                <w:rFonts w:cs="Arial"/>
                <w:b w:val="0"/>
                <w:color w:val="auto"/>
                <w:sz w:val="22"/>
              </w:rPr>
              <w:t>2018</w:t>
            </w:r>
          </w:p>
        </w:tc>
        <w:tc>
          <w:tcPr>
            <w:tcW w:w="1578" w:type="dxa"/>
            <w:shd w:val="clear" w:color="auto" w:fill="auto"/>
            <w:noWrap/>
            <w:vAlign w:val="center"/>
          </w:tcPr>
          <w:p w14:paraId="2EB5C18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0DCEE9F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55F31F05"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AF9DEA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0EE0873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56AFFFE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38F9203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6E09CBDA"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CFDFB37"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69B303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A949F05"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A546C7"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999107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40198CB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2F37CFA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0B26E41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24F17D6E"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8DE678E"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573761B7"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2AC8CFD"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A981C7"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1E48E2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682E5D5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55C0818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5536734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636A39" w14:paraId="2A962F61"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F65AA7E"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A4A933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FD9C75"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16836A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605922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7EC4310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47993A4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5C5E595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636A39" w14:paraId="5C7DEED0"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EA46EBC"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6538FB9C"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6197D4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AE8761F"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3084ED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60C658B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3445411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5FDDD69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43FE3256"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63F95D9"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064A270"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FB87F27"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3F2B431"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0F7780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00C5195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2469BBD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075787B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4B2E83B0"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9DDEDF1"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21FDE682"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480C64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7B440681"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BBA8C3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3EA1A52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5A4958D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AE1956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6B94708B"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27ED1E6"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6475206"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922987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F407A8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7A970B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0A554CD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05715E0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92FD89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636A39" w14:paraId="37C9CCC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8AE68FA"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15FE08A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9DB8BE"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6C529F7"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4E7B38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07DE66B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7A16F77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5E211FB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675C759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3C2A5D8"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D613359"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44FBBC0B"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0869BC41"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B67BD5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35D68CA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02DE3C9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22C7D5A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6245337F"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117C705"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683AE840"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6ECCC7F"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56DF78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6BDFC9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5190F59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4129900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7287E41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42438DFE"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3D56861"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D121186"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9373C0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70716F0"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607BDB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72060F1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6D7DB7A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0AFA600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636A39" w14:paraId="7781350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4AB16C0"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2294968C"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6047AF"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3DAAE1B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FA1D47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5E61A34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62C22C9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E358D7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636A39" w14:paraId="2E3BB887"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2DBE765"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948DAC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AFE7410"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B76D3E"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DE6BEC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4832080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4269BFE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6DF36A2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636A39" w14:paraId="71637FF9"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422D79A"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07B6108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EA3EB5E"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189726E"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0F7B46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29D100C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52189E7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158383C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636A39" w14:paraId="23550F87"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1315804"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D0A3BF0"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CAA3FA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2A58BEDD"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99EEBF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50D0429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60979A7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330D612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1FB6DEFC"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1417946"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17D633FF"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956EA5"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2C25B79"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53C1F4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0E87C27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093C8F3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734E58F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636A39" w14:paraId="3724FC98"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951D53"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492C057"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CE96C27"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E6BD87"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C01C81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2B65474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676B9E5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26A5867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3857F69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0FB19E1" w14:textId="77777777" w:rsidR="00636A39" w:rsidRDefault="00C85216">
            <w:pPr>
              <w:spacing w:after="0" w:line="240" w:lineRule="auto"/>
              <w:jc w:val="left"/>
              <w:rPr>
                <w:rFonts w:cs="Arial"/>
                <w:bCs w:val="0"/>
                <w:color w:val="auto"/>
                <w:sz w:val="22"/>
              </w:rPr>
            </w:pPr>
            <w:r>
              <w:rPr>
                <w:rFonts w:cs="Arial"/>
                <w:b w:val="0"/>
                <w:color w:val="auto"/>
                <w:sz w:val="22"/>
              </w:rPr>
              <w:t>2019</w:t>
            </w:r>
          </w:p>
        </w:tc>
        <w:tc>
          <w:tcPr>
            <w:tcW w:w="1578" w:type="dxa"/>
            <w:shd w:val="clear" w:color="auto" w:fill="auto"/>
            <w:noWrap/>
            <w:vAlign w:val="center"/>
          </w:tcPr>
          <w:p w14:paraId="5C1C8B3A"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4E161CA4"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155A0F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D0DC27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63EAC7D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4101772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7045945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60DE7EF3"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19CC35F"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5FFE14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4729C3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BDEC225"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BCABDB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2BDCD8C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5274B58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62653CE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10C8588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2B914FB"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2166BFD2"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DD99E92"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A54B97"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0519FC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566B201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66BAA57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16A944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2DD8E126"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0F8942B"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B593C1F"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64268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227353B"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531DBC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64C9DFE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2F9F5CA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0FB1AA2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7F952018"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4423FE0"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2C9962BF"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6E024C"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E5AC6F7"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B8FFC1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5DC81DF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6133159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7FD0929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636A39" w14:paraId="69B5F44F"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6FD2631"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8AEE7D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8FFF160"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DDBCF68"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4B0B95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0AC2784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618BF39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510C8E2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636A39" w14:paraId="1C6B7E9F"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46A76DC"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035E8894"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CAA412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0A922F2B"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528285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10A143E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15B7307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FCB1182"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5ED3311B"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2E55DCB"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44C324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A30A49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727A29A"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695D50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4D1B04C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2094055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699D9E6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7D552BBB"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70FC886"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638CB636"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8372749"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6EAE40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C3B99F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758E915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796B878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2D3C4CA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55FBD7C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7BA450"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D5B62CF"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5EA7F8E"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702C5B33"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0B3B3F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390B7E5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08FBB73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3BAF7A8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6B62045C"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99174C9"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1C3A2328"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D636AB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A02606C"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839FD0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63ABED2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55B69AB5"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5959F6E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06AFB41D"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A4E34B6"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548E431"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66D683"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C402799"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43BE16A"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5843684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2D03BA7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031639B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636A39" w14:paraId="6C947D95"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9D5F3B"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395B28B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9362B0A"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2E1E2176"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4F6650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0B8EFAD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0738D0A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29A9A7B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75106D87"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7A2B65E"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83AE3B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63F3D85"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280730"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1A8772E"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46F1092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27F84CFF"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7BAE9ED6"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636A39" w14:paraId="7370B4FA"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246C291"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3FA2E528"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73DF703"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F3A12DE"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1F2B44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56F9E0C7"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4B3110DB"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346074E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636A39" w14:paraId="5F9993B9"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DBC179"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A9A131B"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DBA59D"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3C6D315B"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40B482D"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FDCB133"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5086DCF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60D82894"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150397C2"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1C517DF" w14:textId="77777777" w:rsidR="00636A39" w:rsidRDefault="00636A39">
            <w:pPr>
              <w:spacing w:after="0" w:line="240" w:lineRule="auto"/>
              <w:jc w:val="left"/>
              <w:rPr>
                <w:rFonts w:cs="Arial"/>
                <w:bCs w:val="0"/>
                <w:color w:val="auto"/>
                <w:sz w:val="22"/>
              </w:rPr>
            </w:pPr>
          </w:p>
        </w:tc>
        <w:tc>
          <w:tcPr>
            <w:tcW w:w="1578" w:type="dxa"/>
            <w:shd w:val="clear" w:color="auto" w:fill="auto"/>
            <w:noWrap/>
            <w:vAlign w:val="center"/>
          </w:tcPr>
          <w:p w14:paraId="21317C90"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2845CC9"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AE82E8A"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84E1B5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577C5DE1"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592A6930"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4B123838"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636A39" w14:paraId="59BD9A97" w14:textId="77777777" w:rsidTr="00636A39">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E1B808" w14:textId="77777777" w:rsidR="00636A39" w:rsidRDefault="00636A39">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F5DDA7A"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9376C7" w14:textId="77777777" w:rsidR="00636A39" w:rsidRDefault="00636A3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A407EE5" w14:textId="77777777" w:rsidR="00636A39" w:rsidRDefault="00C852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750DF6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24980FF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78A97FD9"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99A911C" w14:textId="77777777" w:rsidR="00636A39" w:rsidRDefault="00C8521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59E06E44" w14:textId="77777777" w:rsidR="00636A39" w:rsidRDefault="00C85216">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11F317A0" w14:textId="77777777" w:rsidR="00636A39" w:rsidRDefault="00C85216">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636A39" w14:paraId="343C08F3"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5DDFE56" w14:textId="77777777" w:rsidR="00636A39" w:rsidRDefault="00C85216">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2072FF56" w14:textId="77777777" w:rsidR="00636A39" w:rsidRDefault="00C85216">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76BA54C4" w14:textId="77777777" w:rsidR="00636A39" w:rsidRDefault="00C85216">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6552CAD4" w14:textId="77777777" w:rsidR="00636A39" w:rsidRDefault="00C85216">
            <w:pPr>
              <w:spacing w:line="240" w:lineRule="auto"/>
              <w:jc w:val="center"/>
              <w:rPr>
                <w:sz w:val="24"/>
                <w:szCs w:val="24"/>
              </w:rPr>
            </w:pPr>
            <w:r>
              <w:rPr>
                <w:rFonts w:hint="eastAsia"/>
                <w:sz w:val="24"/>
                <w:szCs w:val="24"/>
              </w:rPr>
              <w:t>Year 2019</w:t>
            </w:r>
          </w:p>
        </w:tc>
      </w:tr>
      <w:tr w:rsidR="00636A39" w14:paraId="72CE3789" w14:textId="77777777">
        <w:trPr>
          <w:trHeight w:hRule="exact" w:val="461"/>
        </w:trPr>
        <w:tc>
          <w:tcPr>
            <w:tcW w:w="1821" w:type="pct"/>
            <w:shd w:val="clear" w:color="auto" w:fill="auto"/>
            <w:tcMar>
              <w:top w:w="80" w:type="dxa"/>
              <w:left w:w="80" w:type="dxa"/>
              <w:bottom w:w="80" w:type="dxa"/>
              <w:right w:w="80" w:type="dxa"/>
            </w:tcMar>
            <w:vAlign w:val="center"/>
          </w:tcPr>
          <w:p w14:paraId="7E301543" w14:textId="77777777" w:rsidR="00636A39" w:rsidRDefault="00C85216">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15AC9405" w14:textId="77777777" w:rsidR="00636A39" w:rsidRDefault="00C85216">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18B72DDB" w14:textId="77777777" w:rsidR="00636A39" w:rsidRDefault="00C85216">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4666DA37" w14:textId="77777777" w:rsidR="00636A39" w:rsidRDefault="00C85216">
            <w:pPr>
              <w:jc w:val="center"/>
              <w:textAlignment w:val="center"/>
              <w:rPr>
                <w:sz w:val="24"/>
                <w:szCs w:val="24"/>
              </w:rPr>
            </w:pPr>
            <w:r>
              <w:rPr>
                <w:rFonts w:eastAsia="SimSun" w:cs="Arial"/>
                <w:sz w:val="24"/>
                <w:szCs w:val="24"/>
                <w:lang w:eastAsia="zh-CN"/>
              </w:rPr>
              <w:t>69.7%</w:t>
            </w:r>
          </w:p>
        </w:tc>
      </w:tr>
      <w:tr w:rsidR="00636A39" w14:paraId="16AFC98C" w14:textId="77777777">
        <w:trPr>
          <w:trHeight w:hRule="exact" w:val="461"/>
        </w:trPr>
        <w:tc>
          <w:tcPr>
            <w:tcW w:w="1821" w:type="pct"/>
            <w:shd w:val="clear" w:color="auto" w:fill="auto"/>
            <w:tcMar>
              <w:top w:w="80" w:type="dxa"/>
              <w:left w:w="80" w:type="dxa"/>
              <w:bottom w:w="80" w:type="dxa"/>
              <w:right w:w="80" w:type="dxa"/>
            </w:tcMar>
            <w:vAlign w:val="center"/>
          </w:tcPr>
          <w:p w14:paraId="6C356E84" w14:textId="77777777" w:rsidR="00636A39" w:rsidRDefault="00C85216">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58DD9F95" w14:textId="77777777" w:rsidR="00636A39" w:rsidRDefault="00C85216">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49400B0B" w14:textId="77777777" w:rsidR="00636A39" w:rsidRDefault="00C85216">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38F47EC3" w14:textId="77777777" w:rsidR="00636A39" w:rsidRDefault="00C85216">
            <w:pPr>
              <w:jc w:val="center"/>
              <w:textAlignment w:val="center"/>
              <w:rPr>
                <w:sz w:val="24"/>
                <w:szCs w:val="24"/>
              </w:rPr>
            </w:pPr>
            <w:r>
              <w:rPr>
                <w:rFonts w:eastAsia="SimSun" w:cs="Arial"/>
                <w:sz w:val="24"/>
                <w:szCs w:val="24"/>
                <w:lang w:eastAsia="zh-CN"/>
              </w:rPr>
              <w:t>25.4%</w:t>
            </w:r>
          </w:p>
        </w:tc>
      </w:tr>
      <w:tr w:rsidR="00636A39" w14:paraId="4320F4E1" w14:textId="77777777">
        <w:trPr>
          <w:trHeight w:hRule="exact" w:val="461"/>
        </w:trPr>
        <w:tc>
          <w:tcPr>
            <w:tcW w:w="1821" w:type="pct"/>
            <w:shd w:val="clear" w:color="auto" w:fill="auto"/>
            <w:tcMar>
              <w:top w:w="80" w:type="dxa"/>
              <w:left w:w="80" w:type="dxa"/>
              <w:bottom w:w="80" w:type="dxa"/>
              <w:right w:w="80" w:type="dxa"/>
            </w:tcMar>
            <w:vAlign w:val="center"/>
          </w:tcPr>
          <w:p w14:paraId="70D3B701" w14:textId="77777777" w:rsidR="00636A39" w:rsidRDefault="00C85216">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05209595" w14:textId="77777777" w:rsidR="00636A39" w:rsidRDefault="00C85216">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4E171E1D" w14:textId="77777777" w:rsidR="00636A39" w:rsidRDefault="00C85216">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67EB2615" w14:textId="77777777" w:rsidR="00636A39" w:rsidRDefault="00C85216">
            <w:pPr>
              <w:jc w:val="center"/>
              <w:textAlignment w:val="center"/>
              <w:rPr>
                <w:sz w:val="24"/>
                <w:szCs w:val="24"/>
              </w:rPr>
            </w:pPr>
            <w:r>
              <w:rPr>
                <w:rFonts w:eastAsia="SimSun" w:cs="Arial"/>
                <w:sz w:val="24"/>
                <w:szCs w:val="24"/>
                <w:lang w:eastAsia="zh-CN"/>
              </w:rPr>
              <w:t>1.3%</w:t>
            </w:r>
          </w:p>
        </w:tc>
      </w:tr>
      <w:tr w:rsidR="00636A39" w14:paraId="7B5185A0" w14:textId="77777777">
        <w:trPr>
          <w:trHeight w:hRule="exact" w:val="461"/>
        </w:trPr>
        <w:tc>
          <w:tcPr>
            <w:tcW w:w="1821" w:type="pct"/>
            <w:shd w:val="clear" w:color="auto" w:fill="auto"/>
            <w:tcMar>
              <w:top w:w="80" w:type="dxa"/>
              <w:left w:w="80" w:type="dxa"/>
              <w:bottom w:w="80" w:type="dxa"/>
              <w:right w:w="80" w:type="dxa"/>
            </w:tcMar>
            <w:vAlign w:val="center"/>
          </w:tcPr>
          <w:p w14:paraId="625F423D" w14:textId="77777777" w:rsidR="00636A39" w:rsidRDefault="00C85216">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7B7D0A94" w14:textId="77777777" w:rsidR="00636A39" w:rsidRDefault="00C85216">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070BC99A" w14:textId="77777777" w:rsidR="00636A39" w:rsidRDefault="00C85216">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6A41D9E8" w14:textId="77777777" w:rsidR="00636A39" w:rsidRDefault="00C85216">
            <w:pPr>
              <w:jc w:val="center"/>
              <w:textAlignment w:val="center"/>
              <w:rPr>
                <w:sz w:val="24"/>
                <w:szCs w:val="24"/>
              </w:rPr>
            </w:pPr>
            <w:r>
              <w:rPr>
                <w:rFonts w:eastAsia="SimSun" w:cs="Arial"/>
                <w:sz w:val="24"/>
                <w:szCs w:val="24"/>
                <w:lang w:eastAsia="zh-CN"/>
              </w:rPr>
              <w:t>0.8%</w:t>
            </w:r>
          </w:p>
        </w:tc>
      </w:tr>
      <w:tr w:rsidR="00636A39" w14:paraId="561066FB" w14:textId="77777777">
        <w:trPr>
          <w:trHeight w:hRule="exact" w:val="461"/>
        </w:trPr>
        <w:tc>
          <w:tcPr>
            <w:tcW w:w="1821" w:type="pct"/>
            <w:shd w:val="clear" w:color="auto" w:fill="auto"/>
            <w:tcMar>
              <w:top w:w="80" w:type="dxa"/>
              <w:left w:w="80" w:type="dxa"/>
              <w:bottom w:w="80" w:type="dxa"/>
              <w:right w:w="80" w:type="dxa"/>
            </w:tcMar>
            <w:vAlign w:val="center"/>
          </w:tcPr>
          <w:p w14:paraId="01803DFF" w14:textId="77777777" w:rsidR="00636A39" w:rsidRDefault="00C85216">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2FD6FE49" w14:textId="77777777" w:rsidR="00636A39" w:rsidRDefault="00C85216">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65E5F529" w14:textId="77777777" w:rsidR="00636A39" w:rsidRDefault="00C85216">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41FB058A" w14:textId="77777777" w:rsidR="00636A39" w:rsidRDefault="00C85216">
            <w:pPr>
              <w:jc w:val="center"/>
              <w:textAlignment w:val="center"/>
              <w:rPr>
                <w:sz w:val="24"/>
                <w:szCs w:val="24"/>
              </w:rPr>
            </w:pPr>
            <w:r>
              <w:rPr>
                <w:rFonts w:eastAsia="SimSun" w:cs="Arial"/>
                <w:sz w:val="24"/>
                <w:szCs w:val="24"/>
                <w:lang w:eastAsia="zh-CN"/>
              </w:rPr>
              <w:t>2.8%</w:t>
            </w:r>
          </w:p>
        </w:tc>
      </w:tr>
      <w:tr w:rsidR="00636A39" w14:paraId="20C60F08" w14:textId="77777777">
        <w:trPr>
          <w:trHeight w:hRule="exact" w:val="461"/>
        </w:trPr>
        <w:tc>
          <w:tcPr>
            <w:tcW w:w="1821" w:type="pct"/>
            <w:shd w:val="clear" w:color="auto" w:fill="auto"/>
            <w:tcMar>
              <w:top w:w="80" w:type="dxa"/>
              <w:left w:w="80" w:type="dxa"/>
              <w:bottom w:w="80" w:type="dxa"/>
              <w:right w:w="80" w:type="dxa"/>
            </w:tcMar>
            <w:vAlign w:val="center"/>
          </w:tcPr>
          <w:p w14:paraId="4E4BA1F2" w14:textId="77777777" w:rsidR="00636A39" w:rsidRDefault="00C85216">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469096EF" w14:textId="77777777" w:rsidR="00636A39" w:rsidRDefault="00C85216">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33FB1662" w14:textId="77777777" w:rsidR="00636A39" w:rsidRDefault="00C85216">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429672FC" w14:textId="77777777" w:rsidR="00636A39" w:rsidRDefault="00C85216">
            <w:pPr>
              <w:spacing w:line="240" w:lineRule="auto"/>
              <w:jc w:val="center"/>
              <w:rPr>
                <w:sz w:val="24"/>
                <w:szCs w:val="24"/>
              </w:rPr>
            </w:pPr>
            <w:r>
              <w:rPr>
                <w:sz w:val="24"/>
                <w:szCs w:val="24"/>
              </w:rPr>
              <w:t>100%</w:t>
            </w:r>
          </w:p>
        </w:tc>
      </w:tr>
    </w:tbl>
    <w:p w14:paraId="693B6571" w14:textId="77777777" w:rsidR="00636A39" w:rsidRDefault="00636A39">
      <w:pPr>
        <w:spacing w:line="480" w:lineRule="auto"/>
        <w:rPr>
          <w:b/>
          <w:szCs w:val="24"/>
        </w:rPr>
      </w:pPr>
    </w:p>
    <w:p w14:paraId="26AFA174" w14:textId="77777777" w:rsidR="00636A39" w:rsidRDefault="00C85216">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636A39" w14:paraId="1B353BB0"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AD1AD37" w14:textId="77777777" w:rsidR="00636A39" w:rsidRDefault="00C85216">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18EEFB2A" w14:textId="77777777" w:rsidR="00636A39" w:rsidRDefault="00C85216">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2326281E" w14:textId="77777777" w:rsidR="00636A39" w:rsidRDefault="00C85216">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09DDC0AC" w14:textId="77777777" w:rsidR="00636A39" w:rsidRDefault="00C85216">
            <w:pPr>
              <w:spacing w:line="240" w:lineRule="auto"/>
              <w:jc w:val="center"/>
              <w:rPr>
                <w:sz w:val="24"/>
                <w:szCs w:val="24"/>
              </w:rPr>
            </w:pPr>
            <w:r>
              <w:rPr>
                <w:rFonts w:hint="eastAsia"/>
                <w:sz w:val="24"/>
                <w:szCs w:val="24"/>
              </w:rPr>
              <w:t>Year 2019</w:t>
            </w:r>
          </w:p>
        </w:tc>
      </w:tr>
      <w:tr w:rsidR="00636A39" w14:paraId="009A2878" w14:textId="77777777">
        <w:trPr>
          <w:trHeight w:hRule="exact" w:val="461"/>
        </w:trPr>
        <w:tc>
          <w:tcPr>
            <w:tcW w:w="1808" w:type="pct"/>
            <w:shd w:val="clear" w:color="auto" w:fill="auto"/>
            <w:tcMar>
              <w:top w:w="80" w:type="dxa"/>
              <w:left w:w="80" w:type="dxa"/>
              <w:bottom w:w="80" w:type="dxa"/>
              <w:right w:w="80" w:type="dxa"/>
            </w:tcMar>
            <w:vAlign w:val="center"/>
          </w:tcPr>
          <w:p w14:paraId="643F8110" w14:textId="77777777" w:rsidR="00636A39" w:rsidRDefault="00C85216">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73473081" w14:textId="77777777" w:rsidR="00636A39" w:rsidRDefault="00C85216">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0D1CC212" w14:textId="77777777" w:rsidR="00636A39" w:rsidRDefault="00C85216">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234DF419" w14:textId="77777777" w:rsidR="00636A39" w:rsidRDefault="00C85216">
            <w:pPr>
              <w:jc w:val="center"/>
              <w:textAlignment w:val="center"/>
              <w:rPr>
                <w:sz w:val="24"/>
                <w:szCs w:val="24"/>
              </w:rPr>
            </w:pPr>
            <w:r>
              <w:rPr>
                <w:rFonts w:eastAsia="SimSun" w:cs="Arial"/>
                <w:sz w:val="24"/>
                <w:szCs w:val="24"/>
                <w:lang w:eastAsia="zh-CN"/>
              </w:rPr>
              <w:t>83.5%</w:t>
            </w:r>
          </w:p>
        </w:tc>
      </w:tr>
      <w:tr w:rsidR="00636A39" w14:paraId="6F76D03F" w14:textId="77777777">
        <w:trPr>
          <w:trHeight w:hRule="exact" w:val="461"/>
        </w:trPr>
        <w:tc>
          <w:tcPr>
            <w:tcW w:w="1808" w:type="pct"/>
            <w:shd w:val="clear" w:color="auto" w:fill="auto"/>
            <w:tcMar>
              <w:top w:w="80" w:type="dxa"/>
              <w:left w:w="80" w:type="dxa"/>
              <w:bottom w:w="80" w:type="dxa"/>
              <w:right w:w="80" w:type="dxa"/>
            </w:tcMar>
            <w:vAlign w:val="center"/>
          </w:tcPr>
          <w:p w14:paraId="350F3EB7" w14:textId="77777777" w:rsidR="00636A39" w:rsidRDefault="00C85216">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24E5B206" w14:textId="77777777" w:rsidR="00636A39" w:rsidRDefault="00C85216">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1AEB505C" w14:textId="77777777" w:rsidR="00636A39" w:rsidRDefault="00C85216">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50768FC8" w14:textId="77777777" w:rsidR="00636A39" w:rsidRDefault="00C85216">
            <w:pPr>
              <w:jc w:val="center"/>
              <w:textAlignment w:val="center"/>
              <w:rPr>
                <w:sz w:val="24"/>
                <w:szCs w:val="24"/>
              </w:rPr>
            </w:pPr>
            <w:r>
              <w:rPr>
                <w:rFonts w:eastAsia="SimSun" w:cs="Arial"/>
                <w:sz w:val="24"/>
                <w:szCs w:val="24"/>
                <w:lang w:eastAsia="zh-CN"/>
              </w:rPr>
              <w:t>6.2%</w:t>
            </w:r>
          </w:p>
        </w:tc>
      </w:tr>
      <w:tr w:rsidR="00636A39" w14:paraId="5B4EFC56" w14:textId="77777777">
        <w:trPr>
          <w:trHeight w:hRule="exact" w:val="461"/>
        </w:trPr>
        <w:tc>
          <w:tcPr>
            <w:tcW w:w="1808" w:type="pct"/>
            <w:shd w:val="clear" w:color="auto" w:fill="auto"/>
            <w:tcMar>
              <w:top w:w="80" w:type="dxa"/>
              <w:left w:w="80" w:type="dxa"/>
              <w:bottom w:w="80" w:type="dxa"/>
              <w:right w:w="80" w:type="dxa"/>
            </w:tcMar>
            <w:vAlign w:val="center"/>
          </w:tcPr>
          <w:p w14:paraId="3C1FE84A" w14:textId="77777777" w:rsidR="00636A39" w:rsidRDefault="00C85216">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2F1F2BD6" w14:textId="77777777" w:rsidR="00636A39" w:rsidRDefault="00C85216">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59E1791F" w14:textId="77777777" w:rsidR="00636A39" w:rsidRDefault="00C85216">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39F085EF" w14:textId="77777777" w:rsidR="00636A39" w:rsidRDefault="00C85216">
            <w:pPr>
              <w:jc w:val="center"/>
              <w:textAlignment w:val="center"/>
              <w:rPr>
                <w:sz w:val="24"/>
                <w:szCs w:val="24"/>
              </w:rPr>
            </w:pPr>
            <w:r>
              <w:rPr>
                <w:rFonts w:eastAsia="SimSun" w:cs="Arial"/>
                <w:sz w:val="24"/>
                <w:szCs w:val="24"/>
                <w:lang w:eastAsia="zh-CN"/>
              </w:rPr>
              <w:t>4.1%</w:t>
            </w:r>
          </w:p>
        </w:tc>
      </w:tr>
      <w:tr w:rsidR="00636A39" w14:paraId="2B980AB7" w14:textId="77777777">
        <w:trPr>
          <w:trHeight w:hRule="exact" w:val="461"/>
        </w:trPr>
        <w:tc>
          <w:tcPr>
            <w:tcW w:w="1808" w:type="pct"/>
            <w:shd w:val="clear" w:color="auto" w:fill="auto"/>
            <w:tcMar>
              <w:top w:w="80" w:type="dxa"/>
              <w:left w:w="80" w:type="dxa"/>
              <w:bottom w:w="80" w:type="dxa"/>
              <w:right w:w="80" w:type="dxa"/>
            </w:tcMar>
            <w:vAlign w:val="center"/>
          </w:tcPr>
          <w:p w14:paraId="00335945" w14:textId="77777777" w:rsidR="00636A39" w:rsidRDefault="00C85216">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4CF4605E" w14:textId="77777777" w:rsidR="00636A39" w:rsidRDefault="00C85216">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5621C7BF" w14:textId="77777777" w:rsidR="00636A39" w:rsidRDefault="00C85216">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68F8CB31" w14:textId="77777777" w:rsidR="00636A39" w:rsidRDefault="00C85216">
            <w:pPr>
              <w:jc w:val="center"/>
              <w:textAlignment w:val="center"/>
              <w:rPr>
                <w:sz w:val="24"/>
                <w:szCs w:val="24"/>
              </w:rPr>
            </w:pPr>
            <w:r>
              <w:rPr>
                <w:rFonts w:eastAsia="SimSun" w:cs="Arial"/>
                <w:sz w:val="24"/>
                <w:szCs w:val="24"/>
                <w:lang w:eastAsia="zh-CN"/>
              </w:rPr>
              <w:t>4.5%</w:t>
            </w:r>
          </w:p>
        </w:tc>
      </w:tr>
      <w:tr w:rsidR="00636A39" w14:paraId="6FAB9892" w14:textId="77777777">
        <w:trPr>
          <w:trHeight w:hRule="exact" w:val="461"/>
        </w:trPr>
        <w:tc>
          <w:tcPr>
            <w:tcW w:w="1808" w:type="pct"/>
            <w:shd w:val="clear" w:color="auto" w:fill="auto"/>
            <w:tcMar>
              <w:top w:w="80" w:type="dxa"/>
              <w:left w:w="80" w:type="dxa"/>
              <w:bottom w:w="80" w:type="dxa"/>
              <w:right w:w="80" w:type="dxa"/>
            </w:tcMar>
            <w:vAlign w:val="center"/>
          </w:tcPr>
          <w:p w14:paraId="02DFE840" w14:textId="77777777" w:rsidR="00636A39" w:rsidRDefault="00C85216">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62DD8397" w14:textId="77777777" w:rsidR="00636A39" w:rsidRDefault="00C85216">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670E155E" w14:textId="77777777" w:rsidR="00636A39" w:rsidRDefault="00C85216">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22569C01" w14:textId="77777777" w:rsidR="00636A39" w:rsidRDefault="00C85216">
            <w:pPr>
              <w:jc w:val="center"/>
              <w:textAlignment w:val="center"/>
              <w:rPr>
                <w:sz w:val="24"/>
                <w:szCs w:val="24"/>
              </w:rPr>
            </w:pPr>
            <w:r>
              <w:rPr>
                <w:rFonts w:eastAsia="SimSun" w:cs="Arial"/>
                <w:sz w:val="24"/>
                <w:szCs w:val="24"/>
                <w:lang w:eastAsia="zh-CN"/>
              </w:rPr>
              <w:t>1.7%</w:t>
            </w:r>
          </w:p>
        </w:tc>
      </w:tr>
      <w:tr w:rsidR="00636A39" w14:paraId="787017A8" w14:textId="77777777">
        <w:trPr>
          <w:trHeight w:hRule="exact" w:val="461"/>
        </w:trPr>
        <w:tc>
          <w:tcPr>
            <w:tcW w:w="1808" w:type="pct"/>
            <w:shd w:val="clear" w:color="auto" w:fill="auto"/>
            <w:tcMar>
              <w:top w:w="80" w:type="dxa"/>
              <w:left w:w="80" w:type="dxa"/>
              <w:bottom w:w="80" w:type="dxa"/>
              <w:right w:w="80" w:type="dxa"/>
            </w:tcMar>
            <w:vAlign w:val="center"/>
          </w:tcPr>
          <w:p w14:paraId="2508FA73" w14:textId="77777777" w:rsidR="00636A39" w:rsidRDefault="00C85216">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647CC659" w14:textId="77777777" w:rsidR="00636A39" w:rsidRDefault="00C85216">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21D2237E" w14:textId="77777777" w:rsidR="00636A39" w:rsidRDefault="00C85216">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15A8667A" w14:textId="77777777" w:rsidR="00636A39" w:rsidRDefault="00C85216">
            <w:pPr>
              <w:spacing w:line="240" w:lineRule="auto"/>
              <w:jc w:val="center"/>
              <w:rPr>
                <w:sz w:val="24"/>
                <w:szCs w:val="24"/>
              </w:rPr>
            </w:pPr>
            <w:r>
              <w:rPr>
                <w:sz w:val="24"/>
                <w:szCs w:val="24"/>
              </w:rPr>
              <w:t>100%</w:t>
            </w:r>
          </w:p>
        </w:tc>
      </w:tr>
    </w:tbl>
    <w:p w14:paraId="7F4870DA" w14:textId="77777777" w:rsidR="00636A39" w:rsidRDefault="00636A39">
      <w:pPr>
        <w:spacing w:line="480" w:lineRule="auto"/>
        <w:rPr>
          <w:b/>
          <w:color w:val="FF0000"/>
          <w:szCs w:val="24"/>
        </w:rPr>
      </w:pPr>
    </w:p>
    <w:p w14:paraId="191E5FE5" w14:textId="77777777" w:rsidR="00636A39" w:rsidRDefault="00C85216">
      <w:pPr>
        <w:jc w:val="center"/>
        <w:rPr>
          <w:color w:val="FF0000"/>
        </w:rPr>
      </w:pPr>
      <w:r>
        <w:rPr>
          <w:noProof/>
          <w:color w:val="FF0000"/>
        </w:rPr>
        <w:lastRenderedPageBreak/>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5"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noProof/>
          <w:color w:val="FF0000"/>
        </w:rPr>
        <w:lastRenderedPageBreak/>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6" cstate="print"/>
                    <a:stretch>
                      <a:fillRect/>
                    </a:stretch>
                  </pic:blipFill>
                  <pic:spPr>
                    <a:xfrm>
                      <a:off x="0" y="0"/>
                      <a:ext cx="4093734" cy="4680000"/>
                    </a:xfrm>
                    <a:prstGeom prst="rect">
                      <a:avLst/>
                    </a:prstGeom>
                  </pic:spPr>
                </pic:pic>
              </a:graphicData>
            </a:graphic>
          </wp:inline>
        </w:drawing>
      </w:r>
      <w:r>
        <w:rPr>
          <w:noProof/>
          <w:color w:val="FF0000"/>
        </w:rPr>
        <w:lastRenderedPageBreak/>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7" cstate="print"/>
                    <a:stretch>
                      <a:fillRect/>
                    </a:stretch>
                  </pic:blipFill>
                  <pic:spPr>
                    <a:xfrm>
                      <a:off x="0" y="0"/>
                      <a:ext cx="4096925" cy="4680000"/>
                    </a:xfrm>
                    <a:prstGeom prst="rect">
                      <a:avLst/>
                    </a:prstGeom>
                  </pic:spPr>
                </pic:pic>
              </a:graphicData>
            </a:graphic>
          </wp:inline>
        </w:drawing>
      </w:r>
    </w:p>
    <w:p w14:paraId="3D51A20B" w14:textId="77777777" w:rsidR="00636A39" w:rsidRDefault="00C85216">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the diet of predators in organic and conventional rice farms over crop stages in each study year: (a), (d), (g) all predators as a whole feeding guild; (b), (e), (h) spiders only; (c), (f), (i) ladybeetles only. The proportions are the posterior mean estimates from the Bayesian stable isotope mixing models averaged over the replicate farms.</w:t>
      </w:r>
    </w:p>
    <w:p w14:paraId="7FC24F44" w14:textId="77777777" w:rsidR="00636A39" w:rsidRDefault="00C85216">
      <w:pPr>
        <w:rPr>
          <w:sz w:val="24"/>
          <w:szCs w:val="24"/>
        </w:rPr>
      </w:pPr>
      <w:r>
        <w:rPr>
          <w:sz w:val="24"/>
          <w:szCs w:val="24"/>
        </w:rPr>
        <w:br w:type="page"/>
      </w:r>
    </w:p>
    <w:p w14:paraId="5C67EAA6" w14:textId="77777777" w:rsidR="00636A39" w:rsidRDefault="00C85216">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8" cstate="print"/>
                    <a:stretch>
                      <a:fillRect/>
                    </a:stretch>
                  </pic:blipFill>
                  <pic:spPr>
                    <a:xfrm>
                      <a:off x="0" y="0"/>
                      <a:ext cx="5943600" cy="4358640"/>
                    </a:xfrm>
                    <a:prstGeom prst="rect">
                      <a:avLst/>
                    </a:prstGeom>
                  </pic:spPr>
                </pic:pic>
              </a:graphicData>
            </a:graphic>
          </wp:inline>
        </w:drawing>
      </w:r>
    </w:p>
    <w:p w14:paraId="19A1C164" w14:textId="77777777" w:rsidR="00636A39" w:rsidRDefault="00C85216">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rsidR="00636A39">
      <w:footerReference w:type="default" r:id="rId19"/>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 w:date="2022-04-18T09:30:00Z" w:initials=".">
    <w:p w14:paraId="119146B9" w14:textId="77777777" w:rsidR="00C85216" w:rsidRDefault="00C85216">
      <w:pPr>
        <w:pStyle w:val="a6"/>
      </w:pPr>
    </w:p>
    <w:p w14:paraId="10FF5D0D" w14:textId="77777777" w:rsidR="00C85216" w:rsidRDefault="00C85216">
      <w:pPr>
        <w:pStyle w:val="a6"/>
      </w:pPr>
      <w:r>
        <w:rPr>
          <w:rFonts w:hint="eastAsia"/>
        </w:rPr>
        <w:t xml:space="preserve">We use the abbreviation </w:t>
      </w:r>
      <w:r>
        <w:t>“</w:t>
      </w:r>
      <w:r>
        <w:rPr>
          <w:rFonts w:hint="eastAsia"/>
        </w:rPr>
        <w:t>GAP</w:t>
      </w:r>
      <w:r>
        <w:t>”</w:t>
      </w:r>
      <w:r>
        <w:rPr>
          <w:rFonts w:hint="eastAsia"/>
        </w:rPr>
        <w:t xml:space="preserve"> in the discussion but not the other parts. Should we mention it right in the introduction?</w:t>
      </w:r>
    </w:p>
  </w:comment>
  <w:comment w:id="50" w:author="CK NTU" w:date="2021-10-14T14:47:00Z" w:initials="">
    <w:p w14:paraId="530B22AC" w14:textId="77777777" w:rsidR="00C85216" w:rsidRDefault="00C85216">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FF5D0D" w15:done="0"/>
  <w15:commentEx w15:paraId="530B22A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EDA8B" w14:textId="77777777" w:rsidR="00B9129A" w:rsidRDefault="00B9129A">
      <w:pPr>
        <w:spacing w:line="240" w:lineRule="auto"/>
      </w:pPr>
      <w:r>
        <w:separator/>
      </w:r>
    </w:p>
  </w:endnote>
  <w:endnote w:type="continuationSeparator" w:id="0">
    <w:p w14:paraId="12E1CF5F" w14:textId="77777777" w:rsidR="00B9129A" w:rsidRDefault="00B912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54D7F8A6" w14:textId="5FABCCAB" w:rsidR="00C85216" w:rsidRDefault="00C85216">
        <w:pPr>
          <w:pStyle w:val="aa"/>
          <w:jc w:val="center"/>
        </w:pPr>
        <w:r>
          <w:fldChar w:fldCharType="begin"/>
        </w:r>
        <w:r>
          <w:instrText xml:space="preserve"> PAGE   \* MERGEFORMAT </w:instrText>
        </w:r>
        <w:r>
          <w:fldChar w:fldCharType="separate"/>
        </w:r>
        <w:r w:rsidR="0043098C" w:rsidRPr="0043098C">
          <w:rPr>
            <w:noProof/>
            <w:lang w:val="zh-TW"/>
          </w:rPr>
          <w:t>11</w:t>
        </w:r>
        <w:r>
          <w:rPr>
            <w:lang w:val="zh-TW"/>
          </w:rPr>
          <w:fldChar w:fldCharType="end"/>
        </w:r>
      </w:p>
    </w:sdtContent>
  </w:sdt>
  <w:p w14:paraId="7C6AD7E9" w14:textId="77777777" w:rsidR="00C85216" w:rsidRDefault="00C8521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4E181" w14:textId="77777777" w:rsidR="00B9129A" w:rsidRDefault="00B9129A">
      <w:pPr>
        <w:spacing w:after="0"/>
      </w:pPr>
      <w:r>
        <w:separator/>
      </w:r>
    </w:p>
  </w:footnote>
  <w:footnote w:type="continuationSeparator" w:id="0">
    <w:p w14:paraId="1C373BA7" w14:textId="77777777" w:rsidR="00B9129A" w:rsidRDefault="00B9129A">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98C"/>
    <w:rsid w:val="004309F5"/>
    <w:rsid w:val="00430CA6"/>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C7D"/>
    <w:rsid w:val="006312B0"/>
    <w:rsid w:val="00631C67"/>
    <w:rsid w:val="00631E16"/>
    <w:rsid w:val="006321B3"/>
    <w:rsid w:val="0063358C"/>
    <w:rsid w:val="00633B7D"/>
    <w:rsid w:val="006340A9"/>
    <w:rsid w:val="00635EEA"/>
    <w:rsid w:val="00636A39"/>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4F55"/>
    <w:rsid w:val="006754DF"/>
    <w:rsid w:val="00675F1E"/>
    <w:rsid w:val="006762D1"/>
    <w:rsid w:val="00676BBF"/>
    <w:rsid w:val="00677006"/>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52D"/>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129A"/>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A97"/>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FE8"/>
    <w:rsid w:val="00E96BCF"/>
    <w:rsid w:val="00E9724E"/>
    <w:rsid w:val="00EA0614"/>
    <w:rsid w:val="00EA166D"/>
    <w:rsid w:val="00EA2AAD"/>
    <w:rsid w:val="00EA3E07"/>
    <w:rsid w:val="00EA440B"/>
    <w:rsid w:val="00EA570D"/>
    <w:rsid w:val="00EA5A78"/>
    <w:rsid w:val="00EA64EC"/>
    <w:rsid w:val="00EA6D9F"/>
    <w:rsid w:val="00EA7FB8"/>
    <w:rsid w:val="00EB0092"/>
    <w:rsid w:val="00EB0721"/>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1998"/>
    <w:rsid w:val="00F721C8"/>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03E7C92"/>
    <w:rsid w:val="432920B7"/>
    <w:rsid w:val="495852A7"/>
    <w:rsid w:val="4B895879"/>
    <w:rsid w:val="522C299A"/>
    <w:rsid w:val="558A12B6"/>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68502"/>
  <w15:docId w15:val="{3C2E54B9-6EE5-41CE-A613-1022680C7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semiHidden/>
    <w:unhideWhenUsed/>
    <w:qFormat/>
    <w:pPr>
      <w:spacing w:line="240" w:lineRule="auto"/>
    </w:pPr>
    <w:rPr>
      <w:sz w:val="20"/>
      <w:szCs w:val="20"/>
    </w:rPr>
  </w:style>
  <w:style w:type="paragraph" w:styleId="a8">
    <w:name w:val="annotation subject"/>
    <w:basedOn w:val="a6"/>
    <w:next w:val="a6"/>
    <w:link w:val="a9"/>
    <w:uiPriority w:val="99"/>
    <w:semiHidden/>
    <w:unhideWhenUsed/>
    <w:qFormat/>
    <w:rPr>
      <w:b/>
      <w:bCs/>
    </w:rPr>
  </w:style>
  <w:style w:type="paragraph" w:styleId="aa">
    <w:name w:val="footer"/>
    <w:basedOn w:val="a"/>
    <w:link w:val="ab"/>
    <w:uiPriority w:val="99"/>
    <w:unhideWhenUsed/>
    <w:qFormat/>
    <w:pPr>
      <w:tabs>
        <w:tab w:val="center" w:pos="4320"/>
        <w:tab w:val="right" w:pos="8640"/>
      </w:tabs>
      <w:spacing w:after="0" w:line="240" w:lineRule="auto"/>
    </w:pPr>
  </w:style>
  <w:style w:type="paragraph" w:styleId="ac">
    <w:name w:val="header"/>
    <w:basedOn w:val="a"/>
    <w:link w:val="ad"/>
    <w:uiPriority w:val="99"/>
    <w:unhideWhenUsed/>
    <w:qFormat/>
    <w:pPr>
      <w:tabs>
        <w:tab w:val="center" w:pos="4320"/>
        <w:tab w:val="right" w:pos="8640"/>
      </w:tabs>
      <w:spacing w:after="0" w:line="240" w:lineRule="auto"/>
    </w:pPr>
  </w:style>
  <w:style w:type="character" w:styleId="ae">
    <w:name w:val="Hyperlink"/>
    <w:basedOn w:val="a0"/>
    <w:uiPriority w:val="99"/>
    <w:unhideWhenUsed/>
    <w:qFormat/>
    <w:rPr>
      <w:color w:val="0000FF"/>
      <w:u w:val="single"/>
    </w:rPr>
  </w:style>
  <w:style w:type="character" w:styleId="af">
    <w:name w:val="line number"/>
    <w:basedOn w:val="a0"/>
    <w:uiPriority w:val="99"/>
    <w:semiHidden/>
    <w:unhideWhenUsed/>
    <w:qFormat/>
  </w:style>
  <w:style w:type="table" w:styleId="af0">
    <w:name w:val="Table Grid"/>
    <w:basedOn w:val="a1"/>
    <w:uiPriority w:val="39"/>
    <w:qFormat/>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pPr>
      <w:ind w:left="720"/>
      <w:contextualSpacing/>
    </w:pPr>
  </w:style>
  <w:style w:type="character" w:customStyle="1" w:styleId="ad">
    <w:name w:val="頁首 字元"/>
    <w:basedOn w:val="a0"/>
    <w:link w:val="ac"/>
    <w:uiPriority w:val="99"/>
    <w:qFormat/>
  </w:style>
  <w:style w:type="character" w:customStyle="1" w:styleId="ab">
    <w:name w:val="頁尾 字元"/>
    <w:basedOn w:val="a0"/>
    <w:link w:val="aa"/>
    <w:uiPriority w:val="99"/>
    <w:qFormat/>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2"/>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2"/>
    </w:rPr>
  </w:style>
  <w:style w:type="character" w:customStyle="1" w:styleId="jtukpc">
    <w:name w:val="jtukpc"/>
    <w:basedOn w:val="a0"/>
    <w:qFormat/>
  </w:style>
  <w:style w:type="character" w:customStyle="1" w:styleId="ynrlnc">
    <w:name w:val="ynrlnc"/>
    <w:basedOn w:val="a0"/>
    <w:qFormat/>
  </w:style>
  <w:style w:type="character" w:customStyle="1" w:styleId="a7">
    <w:name w:val="註解文字 字元"/>
    <w:basedOn w:val="a0"/>
    <w:link w:val="a6"/>
    <w:uiPriority w:val="99"/>
    <w:semiHidden/>
    <w:qFormat/>
    <w:rPr>
      <w:sz w:val="20"/>
      <w:szCs w:val="20"/>
    </w:rPr>
  </w:style>
  <w:style w:type="character" w:customStyle="1" w:styleId="a9">
    <w:name w:val="註解主旨 字元"/>
    <w:basedOn w:val="a7"/>
    <w:link w:val="a8"/>
    <w:uiPriority w:val="99"/>
    <w:semiHidden/>
    <w:qFormat/>
    <w:rPr>
      <w:b/>
      <w:bCs/>
      <w:sz w:val="20"/>
      <w:szCs w:val="20"/>
    </w:rPr>
  </w:style>
  <w:style w:type="character" w:customStyle="1" w:styleId="a4">
    <w:name w:val="註解方塊文字 字元"/>
    <w:basedOn w:val="a0"/>
    <w:link w:val="a3"/>
    <w:uiPriority w:val="99"/>
    <w:semiHidden/>
    <w:qFormat/>
    <w:rPr>
      <w:rFonts w:ascii="Segoe UI" w:hAnsi="Segoe UI" w:cs="Segoe UI"/>
      <w:sz w:val="18"/>
      <w:szCs w:val="18"/>
    </w:rPr>
  </w:style>
  <w:style w:type="table" w:customStyle="1" w:styleId="11">
    <w:name w:val="淺色網底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Pr>
      <w:rFonts w:ascii="Arial" w:eastAsiaTheme="minorEastAsia" w:hAnsi="Arial" w:cstheme="minorBidi"/>
      <w:sz w:val="28"/>
      <w:szCs w:val="22"/>
    </w:rPr>
  </w:style>
  <w:style w:type="character" w:customStyle="1" w:styleId="10">
    <w:name w:val="標題 1 字元"/>
    <w:basedOn w:val="a0"/>
    <w:link w:val="1"/>
    <w:uiPriority w:val="9"/>
    <w:qFormat/>
    <w:rPr>
      <w:rFonts w:asciiTheme="majorHAnsi" w:eastAsiaTheme="majorEastAsia" w:hAnsiTheme="majorHAnsi" w:cstheme="majorBidi"/>
      <w:b/>
      <w:bCs/>
      <w:color w:val="365F91" w:themeColor="accent1" w:themeShade="BF"/>
      <w:szCs w:val="28"/>
    </w:rPr>
  </w:style>
  <w:style w:type="paragraph" w:styleId="af4">
    <w:name w:val="Revision"/>
    <w:hidden/>
    <w:uiPriority w:val="99"/>
    <w:semiHidden/>
    <w:rsid w:val="0043098C"/>
    <w:rPr>
      <w:rFonts w:ascii="Arial" w:eastAsiaTheme="minorEastAsia" w:hAnsi="Arial"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002/ecs2.3625" TargetMode="External"/><Relationship Id="rId18" Type="http://schemas.openxmlformats.org/officeDocument/2006/relationships/image" Target="media/image7.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oi.org/10.1890/1051-0761(2006)016%5b0865:USITRS%5d2.0.CO;2" TargetMode="External"/><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A14295-AB0F-44A5-B8A8-1A79B39F7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48</Pages>
  <Words>16108</Words>
  <Characters>91818</Characters>
  <Application>Microsoft Office Word</Application>
  <DocSecurity>0</DocSecurity>
  <Lines>765</Lines>
  <Paragraphs>215</Paragraphs>
  <ScaleCrop>false</ScaleCrop>
  <Company>.</Company>
  <LinksUpToDate>false</LinksUpToDate>
  <CharactersWithSpaces>107711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1502</cp:revision>
  <dcterms:created xsi:type="dcterms:W3CDTF">2020-10-12T14:12:00Z</dcterms:created>
  <dcterms:modified xsi:type="dcterms:W3CDTF">2022-04-22T04:29:00Z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