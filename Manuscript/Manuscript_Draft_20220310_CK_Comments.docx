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CA25BD" w14:textId="77777777" w:rsidR="000600B7" w:rsidRDefault="00056389">
      <w:pPr>
        <w:jc w:val="left"/>
        <w:rPr>
          <w:b/>
          <w:color w:val="FF0000"/>
        </w:rPr>
      </w:pPr>
      <w:r>
        <w:rPr>
          <w:rFonts w:hint="eastAsia"/>
          <w:b/>
          <w:color w:val="FF0000"/>
        </w:rPr>
        <w:t>Running title</w:t>
      </w:r>
    </w:p>
    <w:p w14:paraId="58168A51" w14:textId="77777777" w:rsidR="000600B7" w:rsidRDefault="00056389">
      <w:pPr>
        <w:jc w:val="center"/>
        <w:rPr>
          <w:color w:val="FF0000"/>
        </w:rPr>
      </w:pPr>
      <w:r>
        <w:rPr>
          <w:rFonts w:hint="eastAsia"/>
          <w:color w:val="FF0000"/>
        </w:rPr>
        <w:t>Stable isotope analysis reveals consistent pest consumption by generalist arthropod predators (la</w:t>
      </w:r>
      <w:bookmarkStart w:id="0" w:name="_GoBack"/>
      <w:bookmarkEnd w:id="0"/>
      <w:r>
        <w:rPr>
          <w:rFonts w:hint="eastAsia"/>
          <w:color w:val="FF0000"/>
        </w:rPr>
        <w:t>dybeetles and spiders) in rice farms</w:t>
      </w:r>
    </w:p>
    <w:p w14:paraId="73C52A47" w14:textId="77777777" w:rsidR="000600B7" w:rsidRDefault="00056389">
      <w:pPr>
        <w:pStyle w:val="af3"/>
        <w:numPr>
          <w:ilvl w:val="0"/>
          <w:numId w:val="1"/>
        </w:numPr>
        <w:jc w:val="left"/>
        <w:rPr>
          <w:color w:val="FF0000"/>
        </w:rPr>
      </w:pPr>
      <w:r>
        <w:rPr>
          <w:color w:val="FF0000"/>
        </w:rPr>
        <w:t>A predator in need is a predator indeed</w:t>
      </w:r>
    </w:p>
    <w:p w14:paraId="6DF3D25D" w14:textId="77777777" w:rsidR="000600B7" w:rsidRDefault="00056389">
      <w:pPr>
        <w:pStyle w:val="af3"/>
        <w:numPr>
          <w:ilvl w:val="0"/>
          <w:numId w:val="1"/>
        </w:numPr>
        <w:jc w:val="left"/>
        <w:rPr>
          <w:color w:val="FF0000"/>
        </w:rPr>
      </w:pPr>
      <w:r>
        <w:rPr>
          <w:color w:val="FF0000"/>
        </w:rPr>
        <w:t>Generalist predators are specialists when things matter (during high pest density)</w:t>
      </w:r>
    </w:p>
    <w:p w14:paraId="3DDA1B44" w14:textId="77777777" w:rsidR="000600B7" w:rsidRDefault="000600B7">
      <w:pPr>
        <w:jc w:val="left"/>
        <w:rPr>
          <w:b/>
        </w:rPr>
      </w:pPr>
    </w:p>
    <w:p w14:paraId="7354E5AD" w14:textId="77777777" w:rsidR="000600B7" w:rsidRDefault="00056389">
      <w:pPr>
        <w:jc w:val="left"/>
        <w:rPr>
          <w:b/>
          <w:color w:val="FF0000"/>
        </w:rPr>
      </w:pPr>
      <w:r>
        <w:rPr>
          <w:rFonts w:hint="eastAsia"/>
          <w:b/>
          <w:color w:val="FF0000"/>
        </w:rPr>
        <w:t>Abstract</w:t>
      </w:r>
    </w:p>
    <w:p w14:paraId="1AFC2638" w14:textId="77777777" w:rsidR="000600B7" w:rsidRDefault="00056389">
      <w:pPr>
        <w:pStyle w:val="af3"/>
        <w:numPr>
          <w:ilvl w:val="0"/>
          <w:numId w:val="2"/>
        </w:numPr>
        <w:jc w:val="left"/>
        <w:rPr>
          <w:color w:val="FF0000"/>
        </w:rPr>
      </w:pPr>
      <w:r>
        <w:rPr>
          <w:color w:val="FF0000"/>
        </w:rPr>
        <w:t xml:space="preserve">3 years of field data, </w:t>
      </w:r>
      <w:r>
        <w:rPr>
          <w:rFonts w:hint="eastAsia"/>
          <w:color w:val="FF0000"/>
        </w:rPr>
        <w:t>over 1,000</w:t>
      </w:r>
      <w:r>
        <w:rPr>
          <w:color w:val="FF0000"/>
        </w:rPr>
        <w:t xml:space="preserve"> stable isotope samples </w:t>
      </w:r>
    </w:p>
    <w:p w14:paraId="5652FC4C" w14:textId="77777777" w:rsidR="000600B7" w:rsidRDefault="00056389">
      <w:pPr>
        <w:pStyle w:val="af3"/>
        <w:numPr>
          <w:ilvl w:val="0"/>
          <w:numId w:val="2"/>
        </w:numPr>
        <w:jc w:val="left"/>
        <w:rPr>
          <w:color w:val="FF0000"/>
        </w:rPr>
      </w:pPr>
      <w:r>
        <w:rPr>
          <w:color w:val="FF0000"/>
        </w:rPr>
        <w:t xml:space="preserve">This study aims to help fill the three aforementioned knowledge gaps by quantifying generalist predators’ diet composition, examining their consistency in pest consumption, and investigating how local abiotic and biotic factors affect the diet composition in rice system.  </w:t>
      </w:r>
    </w:p>
    <w:p w14:paraId="48A5D42A" w14:textId="77777777" w:rsidR="000600B7" w:rsidRDefault="000600B7">
      <w:pPr>
        <w:jc w:val="left"/>
        <w:rPr>
          <w:color w:val="FF0000"/>
        </w:rPr>
      </w:pPr>
    </w:p>
    <w:p w14:paraId="1CC91FF5" w14:textId="77777777" w:rsidR="000600B7" w:rsidRDefault="00056389">
      <w:pPr>
        <w:jc w:val="left"/>
        <w:rPr>
          <w:b/>
          <w:color w:val="FF0000"/>
        </w:rPr>
      </w:pPr>
      <w:r>
        <w:rPr>
          <w:b/>
          <w:color w:val="FF0000"/>
        </w:rPr>
        <w:br w:type="page"/>
      </w:r>
    </w:p>
    <w:p w14:paraId="6ADBC588" w14:textId="77777777" w:rsidR="000600B7" w:rsidRDefault="00056389">
      <w:pPr>
        <w:jc w:val="left"/>
        <w:rPr>
          <w:b/>
        </w:rPr>
      </w:pPr>
      <w:r>
        <w:rPr>
          <w:rFonts w:hint="eastAsia"/>
          <w:b/>
        </w:rPr>
        <w:lastRenderedPageBreak/>
        <w:t>Introduction</w:t>
      </w:r>
    </w:p>
    <w:p w14:paraId="0C35CFD8" w14:textId="77777777" w:rsidR="000600B7" w:rsidRDefault="00056389">
      <w:pPr>
        <w:jc w:val="left"/>
      </w:pPr>
      <w:r>
        <w:rPr>
          <w:rFonts w:hint="eastAsia"/>
        </w:rPr>
        <w:tab/>
        <w:t xml:space="preserve">Using </w:t>
      </w:r>
      <w:r>
        <w:t xml:space="preserve">natural </w:t>
      </w:r>
      <w:r>
        <w:rPr>
          <w:rFonts w:hint="eastAsia"/>
        </w:rPr>
        <w:t xml:space="preserve">arthropod </w:t>
      </w:r>
      <w:r>
        <w:t>enemies</w:t>
      </w:r>
      <w:r>
        <w:rPr>
          <w:rFonts w:hint="eastAsia"/>
        </w:rPr>
        <w:t xml:space="preserve"> for pest control </w:t>
      </w:r>
      <w:r>
        <w:t xml:space="preserve">has a long history in agriculture. For example, </w:t>
      </w:r>
      <w:r>
        <w:rPr>
          <w:rFonts w:hint="eastAsia"/>
        </w:rPr>
        <w:t xml:space="preserve">the earliest record of biocontrol </w:t>
      </w:r>
      <w:r>
        <w:t xml:space="preserve">was </w:t>
      </w:r>
      <w:r>
        <w:rPr>
          <w:rFonts w:cs="Arial" w:hint="eastAsia"/>
          <w:shd w:val="clear" w:color="auto" w:fill="FFFFFF"/>
        </w:rPr>
        <w:t xml:space="preserve">documented in the book </w:t>
      </w:r>
      <w:r>
        <w:rPr>
          <w:rFonts w:cs="Arial"/>
          <w:i/>
          <w:iCs/>
          <w:shd w:val="clear" w:color="auto" w:fill="FFFFFF"/>
        </w:rPr>
        <w:t>Plants of the Southern Regions</w:t>
      </w:r>
      <w:r>
        <w:rPr>
          <w:rFonts w:cs="Arial" w:hint="eastAsia"/>
          <w:iCs/>
          <w:shd w:val="clear" w:color="auto" w:fill="FFFFFF"/>
        </w:rPr>
        <w:t xml:space="preserve"> </w:t>
      </w:r>
      <w:r>
        <w:rPr>
          <w:rFonts w:cs="Arial"/>
          <w:shd w:val="clear" w:color="auto" w:fill="FFFFFF"/>
        </w:rPr>
        <w:t>(</w:t>
      </w:r>
      <w:r>
        <w:rPr>
          <w:rFonts w:cs="Arial"/>
          <w:i/>
          <w:shd w:val="clear" w:color="auto" w:fill="FFFFFF"/>
        </w:rPr>
        <w:t>c</w:t>
      </w:r>
      <w:r>
        <w:rPr>
          <w:rFonts w:cs="Arial" w:hint="eastAsia"/>
          <w:i/>
          <w:shd w:val="clear" w:color="auto" w:fill="FFFFFF"/>
        </w:rPr>
        <w:t>a</w:t>
      </w:r>
      <w:r>
        <w:rPr>
          <w:rFonts w:cs="Arial"/>
          <w:i/>
          <w:shd w:val="clear" w:color="auto" w:fill="FFFFFF"/>
        </w:rPr>
        <w:t>.</w:t>
      </w:r>
      <w:r>
        <w:rPr>
          <w:rFonts w:cs="Arial"/>
          <w:shd w:val="clear" w:color="auto" w:fill="FFFFFF"/>
        </w:rPr>
        <w:t xml:space="preserve"> 304 A</w:t>
      </w:r>
      <w:r>
        <w:rPr>
          <w:rFonts w:cs="Arial" w:hint="eastAsia"/>
          <w:shd w:val="clear" w:color="auto" w:fill="FFFFFF"/>
        </w:rPr>
        <w:t>.</w:t>
      </w:r>
      <w:r>
        <w:rPr>
          <w:rFonts w:cs="Arial"/>
          <w:shd w:val="clear" w:color="auto" w:fill="FFFFFF"/>
        </w:rPr>
        <w:t>D</w:t>
      </w:r>
      <w:r>
        <w:rPr>
          <w:rFonts w:cs="Arial" w:hint="eastAsia"/>
          <w:shd w:val="clear" w:color="auto" w:fill="FFFFFF"/>
        </w:rPr>
        <w:t>.</w:t>
      </w:r>
      <w:r>
        <w:rPr>
          <w:rFonts w:cs="Arial"/>
          <w:shd w:val="clear" w:color="auto" w:fill="FFFFFF"/>
        </w:rPr>
        <w:t>)</w:t>
      </w:r>
      <w:r>
        <w:rPr>
          <w:rFonts w:cs="Arial" w:hint="eastAsia"/>
          <w:shd w:val="clear" w:color="auto" w:fill="FFFFFF"/>
        </w:rPr>
        <w:t xml:space="preserve"> </w:t>
      </w:r>
      <w:r>
        <w:rPr>
          <w:rFonts w:cs="Arial"/>
          <w:shd w:val="clear" w:color="auto" w:fill="FFFFFF"/>
        </w:rPr>
        <w:t>that</w:t>
      </w:r>
      <w:r>
        <w:rPr>
          <w:rFonts w:cs="Arial" w:hint="eastAsia"/>
          <w:shd w:val="clear" w:color="auto" w:fill="FFFFFF"/>
        </w:rPr>
        <w:t xml:space="preserve"> </w:t>
      </w:r>
      <w:r>
        <w:rPr>
          <w:rFonts w:cs="Arial"/>
          <w:iCs/>
          <w:shd w:val="clear" w:color="auto" w:fill="FFFFFF"/>
        </w:rPr>
        <w:t>people</w:t>
      </w:r>
      <w:r>
        <w:rPr>
          <w:rFonts w:cs="Arial" w:hint="eastAsia"/>
          <w:iCs/>
          <w:shd w:val="clear" w:color="auto" w:fill="FFFFFF"/>
        </w:rPr>
        <w:t xml:space="preserve"> in Southern China</w:t>
      </w:r>
      <w:r>
        <w:rPr>
          <w:rFonts w:cs="Arial"/>
          <w:iCs/>
          <w:shd w:val="clear" w:color="auto" w:fill="FFFFFF"/>
        </w:rPr>
        <w:t xml:space="preserve"> s</w:t>
      </w:r>
      <w:r>
        <w:rPr>
          <w:rFonts w:cs="Arial" w:hint="eastAsia"/>
          <w:iCs/>
          <w:shd w:val="clear" w:color="auto" w:fill="FFFFFF"/>
        </w:rPr>
        <w:t>o</w:t>
      </w:r>
      <w:r>
        <w:rPr>
          <w:rFonts w:cs="Arial"/>
          <w:iCs/>
          <w:shd w:val="clear" w:color="auto" w:fill="FFFFFF"/>
        </w:rPr>
        <w:t>l</w:t>
      </w:r>
      <w:r>
        <w:rPr>
          <w:rFonts w:cs="Arial" w:hint="eastAsia"/>
          <w:iCs/>
          <w:shd w:val="clear" w:color="auto" w:fill="FFFFFF"/>
        </w:rPr>
        <w:t>d</w:t>
      </w:r>
      <w:r>
        <w:rPr>
          <w:rFonts w:cs="Arial"/>
          <w:iCs/>
          <w:shd w:val="clear" w:color="auto" w:fill="FFFFFF"/>
        </w:rPr>
        <w:t xml:space="preserve"> ants and their nests (attached to </w:t>
      </w:r>
      <w:r>
        <w:rPr>
          <w:rFonts w:cs="Arial" w:hint="eastAsia"/>
          <w:iCs/>
          <w:shd w:val="clear" w:color="auto" w:fill="FFFFFF"/>
        </w:rPr>
        <w:t>branches</w:t>
      </w:r>
      <w:r>
        <w:rPr>
          <w:rFonts w:cs="Arial"/>
          <w:iCs/>
          <w:shd w:val="clear" w:color="auto" w:fill="FFFFFF"/>
        </w:rPr>
        <w:t xml:space="preserve">) in market </w:t>
      </w:r>
      <w:r>
        <w:rPr>
          <w:rFonts w:cs="Arial" w:hint="eastAsia"/>
          <w:iCs/>
          <w:shd w:val="clear" w:color="auto" w:fill="FFFFFF"/>
        </w:rPr>
        <w:t xml:space="preserve">to control </w:t>
      </w:r>
      <w:r>
        <w:t>citrus insect pests</w:t>
      </w:r>
      <w:r>
        <w:rPr>
          <w:rFonts w:hint="eastAsia"/>
        </w:rPr>
        <w:t xml:space="preserve"> </w:t>
      </w:r>
      <w:r w:rsidR="002F43F9">
        <w:fldChar w:fldCharType="begin"/>
      </w:r>
      <w:r>
        <w:instrText xml:space="preserve"> ADDIN EN.CITE &lt;EndNote&gt;&lt;Cite&gt;&lt;Author&gt;Huang&lt;/Author&gt;&lt;Year&gt;1987&lt;/Year&gt;&lt;RecNum&gt;31&lt;/RecNum&gt;&lt;DisplayText&gt;(Huang and Yang 1987)&lt;/DisplayText&gt;&lt;record&gt;&lt;rec-number&gt;31&lt;/rec-number&gt;&lt;foreign-keys&gt;&lt;key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rsidR="002F43F9">
        <w:fldChar w:fldCharType="separate"/>
      </w:r>
      <w:r>
        <w:t>(Huang and Yang 1987)</w:t>
      </w:r>
      <w:r w:rsidR="002F43F9">
        <w:fldChar w:fldCharType="end"/>
      </w:r>
      <w:r>
        <w:rPr>
          <w:rFonts w:hint="eastAsia"/>
        </w:rPr>
        <w:t>. With the advent of new technologies in the past century,</w:t>
      </w:r>
      <w:r>
        <w:t xml:space="preserve"> synthetic pesticides have become the main method to control pest</w:t>
      </w:r>
      <w:r>
        <w:rPr>
          <w:rFonts w:hint="eastAsia"/>
        </w:rPr>
        <w:t>s in agriculture</w:t>
      </w:r>
      <w:r>
        <w:t>. However, this comes at a cost, such as posing risks to people, reducing biodiversity (e.g., decline in top predators) and hampering ecosystem functions (e.g., decline in pollinator service)</w:t>
      </w:r>
      <w:r>
        <w:rPr>
          <w:rFonts w:hint="eastAsia"/>
        </w:rPr>
        <w:t xml:space="preserve"> </w:t>
      </w:r>
      <w:r w:rsidR="002F43F9">
        <w:fldChar w:fldCharType="begin"/>
      </w:r>
      <w:r>
        <w:instrText xml:space="preserve"> ADDIN EN.CITE &lt;EndNote&gt;&lt;Cite&gt;&lt;Author&gt;Geiger&lt;/Author&gt;&lt;Year&gt;2010&lt;/Year&gt;&lt;RecNum&gt;44&lt;/RecNum&gt;&lt;DisplayText&gt;(Geiger et al. 2010, Kehoe et al. 2017)&lt;/DisplayText&gt;&lt;record&gt;&lt;rec-number&gt;44&lt;/rec-number&gt;&lt;foreign-keys&gt;&lt;key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rsidR="002F43F9">
        <w:fldChar w:fldCharType="separate"/>
      </w:r>
      <w:r>
        <w:t>(Geiger et al. 2010, Kehoe et al. 2017)</w:t>
      </w:r>
      <w:r w:rsidR="002F43F9">
        <w:fldChar w:fldCharType="end"/>
      </w:r>
      <w:r>
        <w:t>. As a</w:t>
      </w:r>
      <w:r>
        <w:rPr>
          <w:rFonts w:hint="eastAsia"/>
        </w:rPr>
        <w:t xml:space="preserve">griculture </w:t>
      </w:r>
      <w:r>
        <w:t>has become</w:t>
      </w:r>
      <w:r>
        <w:rPr>
          <w:rFonts w:hint="eastAsia"/>
        </w:rPr>
        <w:t xml:space="preserve"> the largest land use type worldwide and the major driver for global biodiversity crisis and environmental degradation</w:t>
      </w:r>
      <w:r>
        <w:t xml:space="preserve"> </w:t>
      </w:r>
      <w:r>
        <w:rPr>
          <w:rFonts w:hint="eastAsia"/>
        </w:rPr>
        <w:t xml:space="preserve">in </w:t>
      </w:r>
      <w:r>
        <w:t>Anthropocene</w:t>
      </w:r>
      <w:r>
        <w:rPr>
          <w:rFonts w:hint="eastAsia"/>
        </w:rPr>
        <w:t xml:space="preserve"> </w:t>
      </w:r>
      <w:r w:rsidR="002F43F9">
        <w:fldChar w:fldCharType="begin"/>
      </w:r>
      <w:r>
        <w:instrText xml:space="preserve"> ADDIN EN.CITE &lt;EndNote&gt;&lt;Cite&gt;&lt;Author&gt;Campbell&lt;/Author&gt;&lt;Year&gt;2017&lt;/Year&gt;&lt;RecNum&gt;45&lt;/RecNum&gt;&lt;DisplayText&gt;(Campbell et al. 2017)&lt;/DisplayText&gt;&lt;record&gt;&lt;rec-number&gt;45&lt;/rec-number&gt;&lt;foreign-keys&gt;&lt;key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rsidR="002F43F9">
        <w:fldChar w:fldCharType="separate"/>
      </w:r>
      <w:r>
        <w:t>(Campbell et al. 2017)</w:t>
      </w:r>
      <w:r w:rsidR="002F43F9">
        <w:fldChar w:fldCharType="end"/>
      </w:r>
      <w:r>
        <w:t xml:space="preserve">, a shift from synthetic pesticides to </w:t>
      </w:r>
      <w:r>
        <w:rPr>
          <w:rFonts w:hint="eastAsia"/>
        </w:rPr>
        <w:t>environmental-friendly practices</w:t>
      </w:r>
      <w:r>
        <w:t xml:space="preserve"> (e.g., biocontrol) is urgently needed to make agriculture more sustainable</w:t>
      </w:r>
      <w:r>
        <w:rPr>
          <w:rFonts w:hint="eastAsia"/>
        </w:rPr>
        <w:t xml:space="preserve"> </w:t>
      </w:r>
      <w:r w:rsidR="002F43F9">
        <w:fldChar w:fldCharType="begin"/>
      </w:r>
      <w:r>
        <w:instrText xml:space="preserve"> ADDIN EN.CITE &lt;EndNote&gt;&lt;Cite&gt;&lt;Author&gt;Gomiero&lt;/Author&gt;&lt;Year&gt;2011&lt;/Year&gt;&lt;RecNum&gt;3&lt;/RecNum&gt;&lt;DisplayText&gt;(Gomiero et al. 2011)&lt;/DisplayText&gt;&lt;record&gt;&lt;rec-number&gt;3&lt;/rec-number&gt;&lt;foreign-keys&gt;&lt;key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rsidR="002F43F9">
        <w:fldChar w:fldCharType="separate"/>
      </w:r>
      <w:r>
        <w:t>(Gomiero et al. 2011)</w:t>
      </w:r>
      <w:r w:rsidR="002F43F9">
        <w:fldChar w:fldCharType="end"/>
      </w:r>
      <w:r>
        <w:t xml:space="preserve">. </w:t>
      </w:r>
      <w:r>
        <w:rPr>
          <w:rFonts w:hint="eastAsia"/>
        </w:rPr>
        <w:t>For example, t</w:t>
      </w:r>
      <w:r>
        <w:t>he European</w:t>
      </w:r>
      <w:r>
        <w:rPr>
          <w:rFonts w:hint="eastAsia"/>
        </w:rPr>
        <w:t xml:space="preserve"> </w:t>
      </w:r>
      <w:r>
        <w:t xml:space="preserve">Commission </w:t>
      </w:r>
      <w:r>
        <w:rPr>
          <w:rFonts w:hint="eastAsia"/>
        </w:rPr>
        <w:t>has recently</w:t>
      </w:r>
      <w:r>
        <w:t xml:space="preserve"> announced </w:t>
      </w:r>
      <w:r>
        <w:rPr>
          <w:rFonts w:hint="eastAsia"/>
        </w:rPr>
        <w:t xml:space="preserve">its </w:t>
      </w:r>
      <w:r>
        <w:t>plan</w:t>
      </w:r>
      <w:r>
        <w:rPr>
          <w:rFonts w:hint="eastAsia"/>
        </w:rPr>
        <w:t xml:space="preserve"> </w:t>
      </w:r>
      <w:r>
        <w:t>to reduce the use chemical pesticides</w:t>
      </w:r>
      <w:r>
        <w:rPr>
          <w:rFonts w:hint="eastAsia"/>
        </w:rPr>
        <w:t xml:space="preserve"> in </w:t>
      </w:r>
      <w:r>
        <w:t>European Union’s agricultural system</w:t>
      </w:r>
      <w:r>
        <w:rPr>
          <w:rFonts w:hint="eastAsia"/>
        </w:rPr>
        <w:t>s</w:t>
      </w:r>
      <w:r>
        <w:t xml:space="preserve"> by 50% by 2030</w:t>
      </w:r>
      <w:r>
        <w:rPr>
          <w:rFonts w:hint="eastAsia"/>
        </w:rPr>
        <w:t xml:space="preserve"> </w:t>
      </w:r>
      <w:r w:rsidR="002F43F9">
        <w:fldChar w:fldCharType="begin"/>
      </w:r>
      <w:r>
        <w:instrText xml:space="preserve"> ADDIN EN.CITE &lt;EndNote&gt;&lt;Cite&gt;&lt;Author&gt;EC&lt;/Author&gt;&lt;Year&gt;2020&lt;/Year&gt;&lt;RecNum&gt;68&lt;/RecNum&gt;&lt;DisplayText&gt;(EC 2020)&lt;/DisplayText&gt;&lt;record&gt;&lt;rec-number&gt;68&lt;/rec-number&gt;&lt;foreign-keys&gt;&lt;key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rsidR="002F43F9">
        <w:fldChar w:fldCharType="separate"/>
      </w:r>
      <w:r>
        <w:t>(EC 2020)</w:t>
      </w:r>
      <w:r w:rsidR="002F43F9">
        <w:fldChar w:fldCharType="end"/>
      </w:r>
      <w:r>
        <w:rPr>
          <w:rFonts w:hint="eastAsia"/>
        </w:rPr>
        <w:t>. Such</w:t>
      </w:r>
      <w:r>
        <w:t xml:space="preserve"> large-scale </w:t>
      </w:r>
      <w:r>
        <w:rPr>
          <w:rFonts w:hint="eastAsia"/>
        </w:rPr>
        <w:t xml:space="preserve">plan for pesticide reduction will open great </w:t>
      </w:r>
      <w:r>
        <w:t>opportunit</w:t>
      </w:r>
      <w:r>
        <w:rPr>
          <w:rFonts w:hint="eastAsia"/>
        </w:rPr>
        <w:t>ies for pest control by natural enemies. In light of this</w:t>
      </w:r>
      <w:r>
        <w:t>, biocontrol by enemies to reduce pesticide applications</w:t>
      </w:r>
      <w:r>
        <w:rPr>
          <w:rFonts w:hint="eastAsia"/>
        </w:rPr>
        <w:t xml:space="preserve"> </w:t>
      </w:r>
      <w:r>
        <w:t>has regained its importance</w:t>
      </w:r>
      <w:r>
        <w:rPr>
          <w:rFonts w:hint="eastAsia"/>
        </w:rPr>
        <w:t xml:space="preserve"> nowadays and</w:t>
      </w:r>
      <w:r>
        <w:t xml:space="preserve"> become an area of increasing focus in sustainable agriculture. </w:t>
      </w:r>
    </w:p>
    <w:p w14:paraId="0773586E" w14:textId="77777777" w:rsidR="000600B7" w:rsidRDefault="00056389">
      <w:pPr>
        <w:jc w:val="left"/>
        <w:rPr>
          <w:color w:val="000000" w:themeColor="text1"/>
        </w:rPr>
      </w:pPr>
      <w:r>
        <w:rPr>
          <w:rFonts w:hint="eastAsia"/>
          <w:color w:val="000000" w:themeColor="text1"/>
        </w:rPr>
        <w:tab/>
        <w:t xml:space="preserve">The natural arthropod enemies for herbivorous </w:t>
      </w:r>
      <w:r>
        <w:rPr>
          <w:rFonts w:cs="Arial"/>
          <w:color w:val="000000" w:themeColor="text1"/>
        </w:rPr>
        <w:t>insect pest</w:t>
      </w:r>
      <w:r>
        <w:rPr>
          <w:rFonts w:cs="Arial" w:hint="eastAsia"/>
          <w:color w:val="000000" w:themeColor="text1"/>
        </w:rPr>
        <w:t xml:space="preserve"> control</w:t>
      </w:r>
      <w:r>
        <w:rPr>
          <w:rFonts w:hint="eastAsia"/>
          <w:color w:val="000000" w:themeColor="text1"/>
        </w:rPr>
        <w:t xml:space="preserve"> can be classified into two major groups based on their host/prey range</w:t>
      </w:r>
      <w:r>
        <w:rPr>
          <w:rFonts w:cs="Arial"/>
          <w:color w:val="000000" w:themeColor="text1"/>
        </w:rPr>
        <w:t>—specialists</w:t>
      </w:r>
      <w:r>
        <w:rPr>
          <w:rFonts w:hint="eastAsia"/>
          <w:color w:val="000000" w:themeColor="text1"/>
        </w:rPr>
        <w:t xml:space="preserve"> and generalist predators. </w:t>
      </w:r>
      <w:r>
        <w:rPr>
          <w:color w:val="000000" w:themeColor="text1"/>
        </w:rPr>
        <w:t>While s</w:t>
      </w:r>
      <w:r>
        <w:rPr>
          <w:rFonts w:hint="eastAsia"/>
          <w:color w:val="000000" w:themeColor="text1"/>
        </w:rPr>
        <w:t xml:space="preserve">pecialist enemies (e.g., </w:t>
      </w:r>
      <w:r>
        <w:rPr>
          <w:rFonts w:hint="eastAsia"/>
          <w:color w:val="000000" w:themeColor="text1"/>
        </w:rPr>
        <w:lastRenderedPageBreak/>
        <w:t xml:space="preserve">parasitoids) have been widely </w:t>
      </w:r>
      <w:r>
        <w:rPr>
          <w:color w:val="000000" w:themeColor="text1"/>
        </w:rPr>
        <w:t>advocated</w:t>
      </w:r>
      <w:r>
        <w:rPr>
          <w:rFonts w:hint="eastAsia"/>
          <w:color w:val="000000" w:themeColor="text1"/>
        </w:rPr>
        <w:t xml:space="preserve"> in agriculture because they target specific pest species and </w:t>
      </w:r>
      <w:r>
        <w:rPr>
          <w:color w:val="000000" w:themeColor="text1"/>
        </w:rPr>
        <w:t xml:space="preserve">produce less </w:t>
      </w:r>
      <w:r>
        <w:rPr>
          <w:rFonts w:hint="eastAsia"/>
          <w:color w:val="000000" w:themeColor="text1"/>
        </w:rPr>
        <w:t xml:space="preserve">undesirable non-target effects </w:t>
      </w:r>
      <w:r w:rsidR="002F43F9">
        <w:rPr>
          <w:color w:val="000000" w:themeColor="text1"/>
        </w:rPr>
        <w:fldChar w:fldCharType="begin"/>
      </w:r>
      <w:r>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2F43F9">
        <w:rPr>
          <w:color w:val="000000" w:themeColor="text1"/>
        </w:rPr>
        <w:fldChar w:fldCharType="separate"/>
      </w:r>
      <w:r>
        <w:rPr>
          <w:color w:val="000000" w:themeColor="text1"/>
        </w:rPr>
        <w:t>(Stiling and Cornelissen 2005)</w:t>
      </w:r>
      <w:r w:rsidR="002F43F9">
        <w:rPr>
          <w:color w:val="000000" w:themeColor="text1"/>
        </w:rPr>
        <w:fldChar w:fldCharType="end"/>
      </w:r>
      <w:r>
        <w:rPr>
          <w:color w:val="000000" w:themeColor="text1"/>
        </w:rPr>
        <w:t>, g</w:t>
      </w:r>
      <w:r>
        <w:rPr>
          <w:rFonts w:hint="eastAsia"/>
          <w:color w:val="000000" w:themeColor="text1"/>
        </w:rPr>
        <w:t>eneralist predators (e.g., spiders)</w:t>
      </w:r>
      <w:r>
        <w:rPr>
          <w:color w:val="000000" w:themeColor="text1"/>
        </w:rPr>
        <w:t xml:space="preserve"> have been increasingly appreciated for their conspicuous existence and consistent top-down control on pest </w:t>
      </w:r>
      <w:r w:rsidR="002F43F9">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Yy1yZXNvdXJjZS1udW0+PC9yZWNvcmQ+PC9DaXRlPjwvRW5kTm90ZT5AADAA
</w:fldData>
        </w:fldChar>
      </w:r>
      <w:r>
        <w:rPr>
          <w:color w:val="000000" w:themeColor="text1"/>
        </w:rPr>
        <w:instrText xml:space="preserve"> ADDIN EN.CITE </w:instrText>
      </w:r>
      <w:r w:rsidR="002F43F9">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Yy1yZXNvdXJjZS1udW0+PC9yZWNvcmQ+PC9DaXRlPjwvRW5kTm90ZT5AADAA
</w:fldData>
        </w:fldChar>
      </w:r>
      <w:r>
        <w:rPr>
          <w:color w:val="000000" w:themeColor="text1"/>
        </w:rPr>
        <w:instrText xml:space="preserve"> ADDIN EN.CITE.DATA </w:instrText>
      </w:r>
      <w:r w:rsidR="002F43F9">
        <w:rPr>
          <w:color w:val="000000" w:themeColor="text1"/>
        </w:rPr>
      </w:r>
      <w:r w:rsidR="002F43F9">
        <w:rPr>
          <w:color w:val="000000" w:themeColor="text1"/>
        </w:rPr>
        <w:fldChar w:fldCharType="end"/>
      </w:r>
      <w:r w:rsidR="002F43F9">
        <w:rPr>
          <w:color w:val="000000" w:themeColor="text1"/>
        </w:rPr>
      </w:r>
      <w:r w:rsidR="002F43F9">
        <w:rPr>
          <w:color w:val="000000" w:themeColor="text1"/>
        </w:rPr>
        <w:fldChar w:fldCharType="separate"/>
      </w:r>
      <w:r>
        <w:rPr>
          <w:color w:val="000000" w:themeColor="text1"/>
        </w:rPr>
        <w:t>(Symondson et al. 2002, Stiling and Cornelissen 2005, Michalko et al. 2019b, Hsu et al. 2021)</w:t>
      </w:r>
      <w:r w:rsidR="002F43F9">
        <w:rPr>
          <w:color w:val="000000" w:themeColor="text1"/>
        </w:rPr>
        <w:fldChar w:fldCharType="end"/>
      </w:r>
      <w:r>
        <w:rPr>
          <w:color w:val="000000" w:themeColor="text1"/>
        </w:rPr>
        <w:t xml:space="preserve"> For example,</w:t>
      </w:r>
      <w:r>
        <w:rPr>
          <w:rFonts w:hint="eastAsia"/>
          <w:color w:val="000000" w:themeColor="text1"/>
        </w:rPr>
        <w:t xml:space="preserve"> </w:t>
      </w:r>
      <w:r>
        <w:rPr>
          <w:color w:val="000000" w:themeColor="text1"/>
        </w:rPr>
        <w:t>generalist predators were commonly reported in various agro</w:t>
      </w:r>
      <w:r>
        <w:rPr>
          <w:rFonts w:hint="eastAsia"/>
          <w:color w:val="000000" w:themeColor="text1"/>
        </w:rPr>
        <w:t>-</w:t>
      </w:r>
      <w:r>
        <w:rPr>
          <w:color w:val="000000" w:themeColor="text1"/>
        </w:rPr>
        <w:t>ecosystems and significantly decreased pest abundance</w:t>
      </w:r>
      <w:r>
        <w:rPr>
          <w:rFonts w:hint="eastAsia"/>
          <w:color w:val="000000" w:themeColor="text1"/>
        </w:rPr>
        <w:t xml:space="preserve">s in </w:t>
      </w:r>
      <w:r>
        <w:rPr>
          <w:color w:val="000000" w:themeColor="text1"/>
        </w:rPr>
        <w:t>about</w:t>
      </w:r>
      <w:r>
        <w:rPr>
          <w:rFonts w:hint="eastAsia"/>
          <w:color w:val="000000" w:themeColor="text1"/>
        </w:rPr>
        <w:t xml:space="preserve"> </w:t>
      </w:r>
      <w:r>
        <w:rPr>
          <w:color w:val="000000" w:themeColor="text1"/>
        </w:rPr>
        <w:t>75%</w:t>
      </w:r>
      <w:r>
        <w:rPr>
          <w:rFonts w:hint="eastAsia"/>
          <w:color w:val="000000" w:themeColor="text1"/>
        </w:rPr>
        <w:t xml:space="preserve"> cases</w:t>
      </w:r>
      <w:r>
        <w:rPr>
          <w:color w:val="000000" w:themeColor="text1"/>
        </w:rPr>
        <w:t xml:space="preserve"> </w:t>
      </w:r>
      <w:r>
        <w:rPr>
          <w:rFonts w:hint="eastAsia"/>
          <w:color w:val="000000" w:themeColor="text1"/>
        </w:rPr>
        <w:t xml:space="preserve">of 181 field manipulative studies </w:t>
      </w:r>
      <w:r w:rsidR="002F43F9">
        <w:rPr>
          <w:color w:val="000000" w:themeColor="text1"/>
        </w:rPr>
        <w:fldChar w:fldCharType="begin"/>
      </w:r>
      <w:r>
        <w:rPr>
          <w:color w:val="000000" w:themeColor="text1"/>
        </w:rPr>
        <w:instrText xml:space="preserve"> ADDIN EN.CITE &lt;EndNote&gt;&lt;Cite&gt;&lt;Author&gt;Symondson&lt;/Author&gt;&lt;Year&gt;2002&lt;/Year&gt;&lt;RecNum&gt;6&lt;/RecNum&gt;&lt;DisplayText&gt;(Symondson et al. 2002)&lt;/DisplayText&gt;&lt;record&gt;&lt;rec-number&gt;6&lt;/rec-number&gt;&lt;foreign-keys&gt;&lt;key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sidR="002F43F9">
        <w:rPr>
          <w:color w:val="000000" w:themeColor="text1"/>
        </w:rPr>
        <w:fldChar w:fldCharType="separate"/>
      </w:r>
      <w:r>
        <w:rPr>
          <w:color w:val="000000" w:themeColor="text1"/>
        </w:rPr>
        <w:t>(Symondson et al. 2002)</w:t>
      </w:r>
      <w:r w:rsidR="002F43F9">
        <w:rPr>
          <w:color w:val="000000" w:themeColor="text1"/>
        </w:rPr>
        <w:fldChar w:fldCharType="end"/>
      </w:r>
      <w:r>
        <w:rPr>
          <w:color w:val="000000" w:themeColor="text1"/>
        </w:rPr>
        <w:t>.</w:t>
      </w:r>
      <w:r>
        <w:rPr>
          <w:rFonts w:hint="eastAsia"/>
          <w:color w:val="000000" w:themeColor="text1"/>
        </w:rPr>
        <w:t xml:space="preserve"> Moreover, </w:t>
      </w:r>
      <w:r>
        <w:rPr>
          <w:color w:val="000000" w:themeColor="text1"/>
        </w:rPr>
        <w:t>generalist</w:t>
      </w:r>
      <w:r>
        <w:rPr>
          <w:rFonts w:hint="eastAsia"/>
          <w:color w:val="000000" w:themeColor="text1"/>
        </w:rPr>
        <w:t xml:space="preserve"> predators</w:t>
      </w:r>
      <w:r>
        <w:rPr>
          <w:color w:val="000000" w:themeColor="text1"/>
        </w:rPr>
        <w:t xml:space="preserve"> may even </w:t>
      </w:r>
      <w:r>
        <w:rPr>
          <w:rFonts w:hint="eastAsia"/>
          <w:color w:val="000000" w:themeColor="text1"/>
        </w:rPr>
        <w:t>exert</w:t>
      </w:r>
      <w:r>
        <w:rPr>
          <w:color w:val="000000" w:themeColor="text1"/>
        </w:rPr>
        <w:t xml:space="preserve"> stronger</w:t>
      </w:r>
      <w:r>
        <w:rPr>
          <w:rFonts w:hint="eastAsia"/>
          <w:color w:val="000000" w:themeColor="text1"/>
        </w:rPr>
        <w:t xml:space="preserve"> suppressing effects on pest populations compared </w:t>
      </w:r>
      <w:r>
        <w:rPr>
          <w:color w:val="000000" w:themeColor="text1"/>
        </w:rPr>
        <w:t>with</w:t>
      </w:r>
      <w:r>
        <w:rPr>
          <w:rFonts w:hint="eastAsia"/>
          <w:color w:val="000000" w:themeColor="text1"/>
        </w:rPr>
        <w:t xml:space="preserve"> </w:t>
      </w:r>
      <w:r>
        <w:rPr>
          <w:color w:val="000000" w:themeColor="text1"/>
        </w:rPr>
        <w:t>specialists</w:t>
      </w:r>
      <w:r>
        <w:rPr>
          <w:rFonts w:hint="eastAsia"/>
          <w:color w:val="000000" w:themeColor="text1"/>
        </w:rPr>
        <w:t xml:space="preserve"> </w:t>
      </w:r>
      <w:r>
        <w:rPr>
          <w:color w:val="000000" w:themeColor="text1"/>
        </w:rPr>
        <w:t xml:space="preserve">according to </w:t>
      </w:r>
      <w:r>
        <w:rPr>
          <w:rFonts w:hint="eastAsia"/>
          <w:color w:val="000000" w:themeColor="text1"/>
        </w:rPr>
        <w:t xml:space="preserve">a meta-analysis </w:t>
      </w:r>
      <w:r w:rsidR="002F43F9">
        <w:rPr>
          <w:color w:val="000000" w:themeColor="text1"/>
        </w:rPr>
        <w:fldChar w:fldCharType="begin"/>
      </w:r>
      <w:r>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2F43F9">
        <w:rPr>
          <w:color w:val="000000" w:themeColor="text1"/>
        </w:rPr>
        <w:fldChar w:fldCharType="separate"/>
      </w:r>
      <w:r>
        <w:rPr>
          <w:color w:val="000000" w:themeColor="text1"/>
        </w:rPr>
        <w:t>(Stiling and Cornelissen 2005)</w:t>
      </w:r>
      <w:r w:rsidR="002F43F9">
        <w:rPr>
          <w:color w:val="000000" w:themeColor="text1"/>
        </w:rPr>
        <w:fldChar w:fldCharType="end"/>
      </w:r>
      <w:r>
        <w:rPr>
          <w:rFonts w:hint="eastAsia"/>
          <w:color w:val="000000" w:themeColor="text1"/>
        </w:rPr>
        <w:t>.</w:t>
      </w:r>
    </w:p>
    <w:p w14:paraId="6F1427F5" w14:textId="77777777" w:rsidR="000600B7" w:rsidRDefault="00056389">
      <w:pPr>
        <w:jc w:val="left"/>
      </w:pPr>
      <w:r>
        <w:rPr>
          <w:rFonts w:hint="eastAsia"/>
        </w:rPr>
        <w:tab/>
      </w:r>
      <w:r>
        <w:t>While the value of generalist predators has been increasingly appreciated, a few fundamental knowledge gaps need to be filled to validate their biocontrol potential and the underlying mechanisms in agro</w:t>
      </w:r>
      <w:r>
        <w:rPr>
          <w:rFonts w:hint="eastAsia"/>
        </w:rPr>
        <w:t>-</w:t>
      </w:r>
      <w:r>
        <w:t>ecosystems.</w:t>
      </w:r>
      <w:r>
        <w:rPr>
          <w:rFonts w:hint="eastAsia"/>
          <w:color w:val="FF0000"/>
        </w:rPr>
        <w:t xml:space="preserve"> </w:t>
      </w:r>
      <w:r>
        <w:t xml:space="preserve">For example, although studies have qualitatively analyzed generalist predators’ diet </w:t>
      </w:r>
      <w:r>
        <w:rPr>
          <w:rFonts w:hint="eastAsia"/>
        </w:rPr>
        <w:t>(e</w:t>
      </w:r>
      <w:r>
        <w:t xml:space="preserve">.g., using molecular gut content analysis to identify prey species) </w:t>
      </w:r>
      <w:r w:rsidR="002F43F9">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PjwvRW5kTm90ZT5AADAA
</w:fldData>
        </w:fldChar>
      </w:r>
      <w:r>
        <w:instrText xml:space="preserve"> ADDIN EN.CITE </w:instrText>
      </w:r>
      <w:r w:rsidR="002F43F9">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PjwvRW5kTm90ZT5AADAA
</w:fldData>
        </w:fldChar>
      </w:r>
      <w:r>
        <w:instrText xml:space="preserve"> ADDIN EN.CITE.DATA </w:instrText>
      </w:r>
      <w:r w:rsidR="002F43F9">
        <w:fldChar w:fldCharType="end"/>
      </w:r>
      <w:r w:rsidR="002F43F9">
        <w:fldChar w:fldCharType="separate"/>
      </w:r>
      <w:r>
        <w:t>(Eitzinger and Traugott 2011, Ingrao et al. 2017, Albertini et al. 2018)</w:t>
      </w:r>
      <w:r w:rsidR="002F43F9">
        <w:fldChar w:fldCharType="end"/>
      </w:r>
      <w:r>
        <w:t xml:space="preserve">, very few have quantified these predators’ diet compositions over growth season in the field </w:t>
      </w:r>
      <w:r>
        <w:rPr>
          <w:i/>
        </w:rPr>
        <w:t>(knowledge gap 1)</w:t>
      </w:r>
      <w:r>
        <w:t xml:space="preserve"> </w:t>
      </w:r>
      <w:r w:rsidR="002F43F9">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2F43F9">
        <w:fldChar w:fldCharType="separate"/>
      </w:r>
      <w:r>
        <w:t>(Hsu et al. 2021)</w:t>
      </w:r>
      <w:r w:rsidR="002F43F9">
        <w:fldChar w:fldCharType="end"/>
      </w:r>
      <w:r>
        <w:rPr>
          <w:rFonts w:hint="eastAsia"/>
        </w:rPr>
        <w:t xml:space="preserve">. </w:t>
      </w:r>
      <w:r>
        <w:t>Quantifying the diet composition will provide critical information to address the concern that generalist predators may switch their diet from pest</w:t>
      </w:r>
      <w:r>
        <w:rPr>
          <w:rFonts w:hint="eastAsia"/>
        </w:rPr>
        <w:t>s</w:t>
      </w:r>
      <w:r>
        <w:t xml:space="preserve"> to alternative prey and thus weakens pest control </w:t>
      </w:r>
      <w:r w:rsidR="002F43F9">
        <w:fldChar w:fldCharType="begin"/>
      </w:r>
      <w:r>
        <w:instrText xml:space="preserve"> ADDIN EN.CITE &lt;EndNote&gt;&lt;Cite&gt;&lt;Author&gt;Michalko&lt;/Author&gt;&lt;Year&gt;2019&lt;/Year&gt;&lt;RecNum&gt;8&lt;/RecNum&gt;&lt;DisplayText&gt;(Michalko et al. 2019b)&lt;/DisplayText&gt;&lt;record&gt;&lt;rec-number&gt;8&lt;/rec-number&gt;&lt;foreign-keys&gt;&lt;key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2F43F9">
        <w:fldChar w:fldCharType="separate"/>
      </w:r>
      <w:r>
        <w:t>(Michalko et al. 2019b)</w:t>
      </w:r>
      <w:r w:rsidR="002F43F9">
        <w:fldChar w:fldCharType="end"/>
      </w:r>
      <w:r>
        <w:t xml:space="preserve">.  If generalist predators consume a high proportion of pests in their diet in field conditions with the presence of alternative prey, the result may help end a long debate on whether generalist predators serve well as </w:t>
      </w:r>
      <w:r>
        <w:lastRenderedPageBreak/>
        <w:t>biocontrol agents</w:t>
      </w:r>
      <w:r>
        <w:rPr>
          <w:rFonts w:hint="eastAsia"/>
        </w:rPr>
        <w:t xml:space="preserve"> </w:t>
      </w:r>
      <w:r w:rsidR="002F43F9">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instrText xml:space="preserve"> ADDIN EN.CITE </w:instrText>
      </w:r>
      <w:r w:rsidR="002F43F9">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instrText xml:space="preserve"> ADDIN EN.CITE.DATA </w:instrText>
      </w:r>
      <w:r w:rsidR="002F43F9">
        <w:fldChar w:fldCharType="end"/>
      </w:r>
      <w:r w:rsidR="002F43F9">
        <w:fldChar w:fldCharType="separate"/>
      </w:r>
      <w:r>
        <w:t>(Symondson et al. 2002, Krey et al. 2017, Michalko et al. 2019b)</w:t>
      </w:r>
      <w:r w:rsidR="002F43F9">
        <w:fldChar w:fldCharType="end"/>
      </w:r>
      <w:r>
        <w:t>.</w:t>
      </w:r>
      <w:r>
        <w:rPr>
          <w:rFonts w:hint="eastAsia"/>
        </w:rPr>
        <w:t xml:space="preserve"> Moreover,</w:t>
      </w:r>
      <w:r>
        <w:t xml:space="preserve"> the relevant time scale to assess the </w:t>
      </w:r>
      <w:r>
        <w:rPr>
          <w:rFonts w:hint="eastAsia"/>
        </w:rPr>
        <w:t xml:space="preserve">effectiveness </w:t>
      </w:r>
      <w:r>
        <w:t xml:space="preserve">of </w:t>
      </w:r>
      <w:r>
        <w:rPr>
          <w:rFonts w:hint="eastAsia"/>
        </w:rPr>
        <w:t>generalist predators as biocontrol agents should</w:t>
      </w:r>
      <w:r>
        <w:t xml:space="preserve"> not </w:t>
      </w:r>
      <w:r>
        <w:rPr>
          <w:rFonts w:hint="eastAsia"/>
        </w:rPr>
        <w:t xml:space="preserve">be limited to a single </w:t>
      </w:r>
      <w:r>
        <w:t>growing season</w:t>
      </w:r>
      <w:r>
        <w:rPr>
          <w:rFonts w:hint="eastAsia"/>
        </w:rPr>
        <w:t>. T</w:t>
      </w:r>
      <w:r>
        <w:t xml:space="preserve">o assess the reliability of </w:t>
      </w:r>
      <w:r>
        <w:rPr>
          <w:rFonts w:hint="eastAsia"/>
        </w:rPr>
        <w:t xml:space="preserve">these </w:t>
      </w:r>
      <w:r>
        <w:t xml:space="preserve">predators as biocontrol agents in real agricultural applications, it is </w:t>
      </w:r>
      <w:r>
        <w:rPr>
          <w:rFonts w:hint="eastAsia"/>
        </w:rPr>
        <w:t xml:space="preserve">also </w:t>
      </w:r>
      <w:r>
        <w:t xml:space="preserve">important to examine their consistency in pest consumption over years in </w:t>
      </w:r>
      <w:r>
        <w:rPr>
          <w:rFonts w:hint="eastAsia"/>
        </w:rPr>
        <w:t>the</w:t>
      </w:r>
      <w:r>
        <w:t xml:space="preserve"> field, although</w:t>
      </w:r>
      <w:r>
        <w:rPr>
          <w:rFonts w:hint="eastAsia"/>
        </w:rPr>
        <w:t xml:space="preserve"> this </w:t>
      </w:r>
      <w:r>
        <w:t>information</w:t>
      </w:r>
      <w:r>
        <w:rPr>
          <w:rFonts w:hint="eastAsia"/>
        </w:rPr>
        <w:t xml:space="preserve"> is lacking</w:t>
      </w:r>
      <w:r>
        <w:t xml:space="preserve"> </w:t>
      </w:r>
      <w:r>
        <w:rPr>
          <w:i/>
        </w:rPr>
        <w:t>(knowledge gap 2)</w:t>
      </w:r>
      <w:r>
        <w:t>.</w:t>
      </w:r>
      <w:r>
        <w:rPr>
          <w:rFonts w:hint="eastAsia"/>
        </w:rPr>
        <w:t xml:space="preserve"> </w:t>
      </w:r>
      <w:r>
        <w:t>Given that dynamics in population density or species composition</w:t>
      </w:r>
      <w:r>
        <w:rPr>
          <w:rFonts w:hint="eastAsia"/>
        </w:rPr>
        <w:t>s</w:t>
      </w:r>
      <w:r>
        <w:t xml:space="preserve"> are common in agro</w:t>
      </w:r>
      <w:r>
        <w:rPr>
          <w:rFonts w:hint="eastAsia"/>
        </w:rPr>
        <w:t>-</w:t>
      </w:r>
      <w:r>
        <w:t>ecosystems</w:t>
      </w:r>
      <w:r>
        <w:rPr>
          <w:rFonts w:hint="eastAsia"/>
        </w:rPr>
        <w:t xml:space="preserve"> </w:t>
      </w:r>
      <w:r w:rsidR="002F43F9">
        <w:fldChar w:fldCharType="begin"/>
      </w:r>
      <w:r>
        <w:instrText xml:space="preserve"> ADDIN EN.CITE &lt;EndNote&gt;&lt;Cite&gt;&lt;Author&gt;Dominik&lt;/Author&gt;&lt;Year&gt;2018&lt;/Year&gt;&lt;RecNum&gt;58&lt;/RecNum&gt;&lt;DisplayText&gt;(Settle et al. 1996, Dominik et al. 2018)&lt;/DisplayText&gt;&lt;record&gt;&lt;rec-number&gt;58&lt;/rec-number&gt;&lt;foreign-keys&gt;&lt;key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rsidR="002F43F9">
        <w:fldChar w:fldCharType="separate"/>
      </w:r>
      <w:r>
        <w:t>(Settle et al. 1996, Dominik et al. 2018)</w:t>
      </w:r>
      <w:r w:rsidR="002F43F9">
        <w:fldChar w:fldCharType="end"/>
      </w:r>
      <w:r>
        <w:t xml:space="preserve">, a consistently high consumption of pest by generalist predators, if it occurs, will provide strong support for applying these </w:t>
      </w:r>
      <w:r>
        <w:rPr>
          <w:rFonts w:hint="eastAsia"/>
        </w:rPr>
        <w:t>predators in pest management programs.</w:t>
      </w:r>
    </w:p>
    <w:p w14:paraId="734DE474" w14:textId="77777777" w:rsidR="000600B7" w:rsidRDefault="00056389">
      <w:pPr>
        <w:jc w:val="left"/>
      </w:pPr>
      <w:r>
        <w:rPr>
          <w:rFonts w:hint="eastAsia"/>
        </w:rPr>
        <w:tab/>
      </w:r>
      <w:r>
        <w:t xml:space="preserve">To better understand the underlying mechanisms for the biocontrol effect of generalist predators, we also need to examine how various abiotic and biotic factors affect the diet compositions of generalist predators in agro-ecosystems </w:t>
      </w:r>
      <w:r>
        <w:rPr>
          <w:i/>
        </w:rPr>
        <w:t>(knowledge gap 3)</w:t>
      </w:r>
      <w:r>
        <w:t xml:space="preserve">. </w:t>
      </w:r>
      <w:r>
        <w:rPr>
          <w:rFonts w:hint="eastAsia"/>
        </w:rPr>
        <w:t>First</w:t>
      </w:r>
      <w:r>
        <w:t xml:space="preserve">, arthropod community composition (e.g., pest vs. alternative prey density) may vary with crop stages over the growth season and affect predator-prey trophic interactions </w:t>
      </w:r>
      <w:r w:rsidR="002F43F9">
        <w:fldChar w:fldCharType="begin"/>
      </w:r>
      <w:r>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w:instrText>
      </w:r>
      <w:r>
        <w:rPr>
          <w:rFonts w:cs="Arial"/>
        </w:rPr>
        <w:instrText>and intraguild prey&lt;/title&gt;&lt;secondary-title&gt;Ecological Applications&lt;/secondary-title&gt;&lt;/titl</w:instrText>
      </w:r>
      <w:r>
        <w:instrText>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2F43F9">
        <w:fldChar w:fldCharType="separate"/>
      </w:r>
      <w:r>
        <w:t>(Roubinet et al. 2017)</w:t>
      </w:r>
      <w:r w:rsidR="002F43F9">
        <w:fldChar w:fldCharType="end"/>
      </w:r>
      <w:r>
        <w:t xml:space="preserve">. Therefore, examining crop stage effect would help reveal how the biocontrol value of generalist predators varies within a growth season. Second, studies should examine whether farming practices (e.g., organic and conventional) influence the diet compositions of predators (e.g., pest consumption) </w:t>
      </w:r>
      <w:r w:rsidR="002F43F9">
        <w:fldChar w:fldCharType="begin"/>
      </w:r>
      <w:r>
        <w:instrText xml:space="preserve"> ADDIN EN.CITE &lt;EndNote&gt;&lt;Cite&gt;&lt;Author&gt;Birkhofer&lt;/Author&gt;&lt;Year&gt;2011&lt;/Year&gt;&lt;RecNum&gt;13&lt;/RecNum&gt;&lt;DisplayText&gt;(Birkhofer et al. 2011)&lt;/DisplayText&gt;&lt;record&gt;&lt;rec-number&gt;13&lt;/rec-number&gt;&lt;foreign-keys&gt;&lt;key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Pr>
          <w:rFonts w:ascii="Cambria Math" w:hAnsi="Cambria Math" w:cs="Cambria Math"/>
        </w:rPr>
        <w:instrText>‐</w:instrText>
      </w:r>
      <w:r>
        <w:rPr>
          <w:rFonts w:cs="Arial"/>
        </w:rPr>
        <w:instrText>term experiment: a stable isotope approach&lt;/title&gt;&lt;secondary-title&gt;Agricultural and Forest Entom</w:instrText>
      </w:r>
      <w:r>
        <w:instrText>ology&lt;/secondary-title&gt;&lt;/titles&gt;&lt;pages&gt;197-204&lt;/pages&gt;&lt;volume&gt;13&lt;/volume&gt;&lt;number&gt;2&lt;/number&gt;&lt;dates&gt;&lt;year&gt;2011&lt;/year&gt;&lt;/dates&gt;&lt;isbn&gt;1461-9555&lt;/isbn&gt;&lt;urls&gt;&lt;/urls&gt;&lt;/record&gt;&lt;/Cite&gt;&lt;/EndNote&gt;</w:instrText>
      </w:r>
      <w:r w:rsidR="002F43F9">
        <w:fldChar w:fldCharType="separate"/>
      </w:r>
      <w:r>
        <w:t>(Birkhofer et al. 2011)</w:t>
      </w:r>
      <w:r w:rsidR="002F43F9">
        <w:fldChar w:fldCharType="end"/>
      </w:r>
      <w:r>
        <w:t xml:space="preserve">. In general, compared to conventional farming, organic farming promotes arthropod diversity (both pest and alternative prey) </w:t>
      </w:r>
      <w:r w:rsidR="002F43F9">
        <w:fldChar w:fldCharType="begin"/>
      </w:r>
      <w:r>
        <w:instrText xml:space="preserve"> ADDIN EN.CITE &lt;EndNote&gt;&lt;Cite&gt;&lt;Author&gt;Bengtsson&lt;/Author&gt;&lt;Year&gt;2005&lt;/Year&gt;&lt;RecNum&gt;43&lt;/RecNum&gt;&lt;DisplayText&gt;(Bengtsson et al. 2005)&lt;/DisplayText&gt;&lt;record&gt;&lt;rec-number&gt;43&lt;/rec-number&gt;&lt;foreign-keys&gt;&lt;key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Pr>
          <w:rFonts w:ascii="Cambria Math" w:hAnsi="Cambria Math" w:cs="Cambria Math"/>
        </w:rPr>
        <w:instrText>‐</w:instrText>
      </w:r>
      <w:r>
        <w:rPr>
          <w:rFonts w:cs="Arial"/>
        </w:rPr>
        <w:instrText>CHRISTIN&lt;/author&gt;&lt;/authors&gt;&lt;/contributors&gt;&lt;titles&gt;&lt;title&gt;The effects of organic agriculture on biodiversi</w:instrText>
      </w:r>
      <w:r>
        <w:instrText>ty and abundance: a meta</w:instrText>
      </w:r>
      <w:r>
        <w:rPr>
          <w:rFonts w:ascii="Cambria Math" w:hAnsi="Cambria Math" w:cs="Cambria Math"/>
        </w:rPr>
        <w:instrText>‐</w:instrText>
      </w:r>
      <w:r>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w:instrText>
      </w:r>
      <w:r>
        <w:instrText>ar&gt;2005&lt;/year&gt;&lt;/dates&gt;&lt;isbn&gt;0021-8901&lt;/isbn&gt;&lt;urls&gt;&lt;/urls&gt;&lt;/record&gt;&lt;/Cite&gt;&lt;/EndNote&gt;</w:instrText>
      </w:r>
      <w:r w:rsidR="002F43F9">
        <w:fldChar w:fldCharType="separate"/>
      </w:r>
      <w:r>
        <w:t>(Bengtsson et al. 2005)</w:t>
      </w:r>
      <w:r w:rsidR="002F43F9">
        <w:fldChar w:fldCharType="end"/>
      </w:r>
      <w:r>
        <w:t>, potentially lowering the consumption of pest by generalist predators</w:t>
      </w:r>
      <w:r>
        <w:rPr>
          <w:rFonts w:hint="eastAsia"/>
        </w:rPr>
        <w:t xml:space="preserve"> </w:t>
      </w:r>
      <w:r w:rsidR="002F43F9">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2F43F9">
        <w:fldChar w:fldCharType="separate"/>
      </w:r>
      <w:r>
        <w:t>(Hsu et al. 2021)</w:t>
      </w:r>
      <w:r w:rsidR="002F43F9">
        <w:fldChar w:fldCharType="end"/>
      </w:r>
      <w:r>
        <w:rPr>
          <w:rFonts w:hint="eastAsia"/>
        </w:rPr>
        <w:t xml:space="preserve">. </w:t>
      </w:r>
      <w:r>
        <w:t xml:space="preserve">In contrast, the application of synthetic chemicals in conventional </w:t>
      </w:r>
      <w:r>
        <w:lastRenderedPageBreak/>
        <w:t>farms may promote the</w:t>
      </w:r>
      <w:r>
        <w:rPr>
          <w:rFonts w:hint="eastAsia"/>
        </w:rPr>
        <w:t xml:space="preserve"> abundance or even resurgence</w:t>
      </w:r>
      <w:r>
        <w:t xml:space="preserve"> of pest herbivores </w:t>
      </w:r>
      <w:r w:rsidR="002F43F9">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L3JlY29yZD48L0NpdGU+PC9FbmROb3RlPnAA
</w:fldData>
        </w:fldChar>
      </w:r>
      <w:r>
        <w:instrText xml:space="preserve"> ADDIN EN.CITE </w:instrText>
      </w:r>
      <w:r w:rsidR="002F43F9">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L3JlY29yZD48L0NpdGU+PC9FbmROb3RlPnAA
</w:fldData>
        </w:fldChar>
      </w:r>
      <w:r>
        <w:instrText xml:space="preserve"> ADDIN EN.CITE.DATA </w:instrText>
      </w:r>
      <w:r w:rsidR="002F43F9">
        <w:fldChar w:fldCharType="end"/>
      </w:r>
      <w:r w:rsidR="002F43F9">
        <w:fldChar w:fldCharType="separate"/>
      </w:r>
      <w:r>
        <w:t>(Hardin et al. 1995, Settle et al. 1996, Birkhofer et al. 2008a, Guedes et al. 2016)</w:t>
      </w:r>
      <w:r w:rsidR="002F43F9">
        <w:fldChar w:fldCharType="end"/>
      </w:r>
      <w:r>
        <w:t>, potentially leading to higher pest consumption in predators’ diet. Third, studies should investigate the relationship between the relative prey abundance and predators’ diet composition.</w:t>
      </w:r>
      <w:r>
        <w:rPr>
          <w:rFonts w:hint="eastAsia"/>
        </w:rPr>
        <w:t xml:space="preserve"> </w:t>
      </w:r>
      <w:r>
        <w:t xml:space="preserve">This will clarify whether pest consumption by predators is due to </w:t>
      </w:r>
      <w:r>
        <w:rPr>
          <w:rFonts w:hint="eastAsia"/>
        </w:rPr>
        <w:t xml:space="preserve">pest </w:t>
      </w:r>
      <w:r>
        <w:t xml:space="preserve">availability (e.g., density effect) </w:t>
      </w:r>
      <w:r w:rsidR="002F43F9">
        <w:fldChar w:fldCharType="begin"/>
      </w:r>
      <w:r>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Pr>
          <w:rFonts w:ascii="Cambria Math" w:hAnsi="Cambria Math" w:cs="Cambria Math"/>
        </w:rPr>
        <w:instrText>‐</w:instrText>
      </w:r>
      <w:r>
        <w:rPr>
          <w:rFonts w:cs="Arial"/>
        </w:rPr>
        <w:instrText>and intraguild prey&lt;/title&gt;&lt;secondary-title&gt;Ecological App</w:instrText>
      </w:r>
      <w:r>
        <w:instrText>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2F43F9">
        <w:fldChar w:fldCharType="separate"/>
      </w:r>
      <w:r>
        <w:t>(Roubinet et al. 2017)</w:t>
      </w:r>
      <w:r w:rsidR="002F43F9">
        <w:fldChar w:fldCharType="end"/>
      </w:r>
      <w:r>
        <w:rPr>
          <w:rFonts w:hint="eastAsia"/>
        </w:rPr>
        <w:t xml:space="preserve"> </w:t>
      </w:r>
      <w:r>
        <w:t>or feeding preference</w:t>
      </w:r>
      <w:r>
        <w:rPr>
          <w:rFonts w:hint="eastAsia"/>
        </w:rPr>
        <w:t xml:space="preserve"> for pests</w:t>
      </w:r>
      <w:r>
        <w:t xml:space="preserve"> </w:t>
      </w:r>
      <w:r w:rsidR="002F43F9">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YXI+MjAwNjwvWWVhcj48UmVjTnVtPjI0PC9SZWNOdW0+PHJlY29yZD48cmVjLW51bWJlcj4yNDwv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</w:fldData>
        </w:fldChar>
      </w:r>
      <w:r w:rsidR="00030576">
        <w:instrText xml:space="preserve"> ADDIN EN.CITE </w:instrText>
      </w:r>
      <w:r w:rsidR="002F43F9">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YXI+MjAwNjwvWWVhcj48UmVjTnVtPjI0PC9SZWNOdW0+PHJlY29yZD48cmVjLW51bWJlcj4yNDwv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</w:fldData>
        </w:fldChar>
      </w:r>
      <w:r w:rsidR="00030576">
        <w:instrText xml:space="preserve"> ADDIN EN.CITE.DATA </w:instrText>
      </w:r>
      <w:r w:rsidR="002F43F9">
        <w:fldChar w:fldCharType="end"/>
      </w:r>
      <w:r w:rsidR="002F43F9">
        <w:fldChar w:fldCharType="separate"/>
      </w:r>
      <w:r>
        <w:rPr>
          <w:noProof/>
        </w:rPr>
        <w:t>(Wise et al. 2006, Kuusk and Ekbom 2012, Eitzinger et al. 2019)</w:t>
      </w:r>
      <w:r w:rsidR="002F43F9">
        <w:fldChar w:fldCharType="end"/>
      </w:r>
      <w:r>
        <w:t xml:space="preserve">. </w:t>
      </w:r>
      <w:r>
        <w:rPr>
          <w:rFonts w:hint="eastAsia"/>
        </w:rPr>
        <w:t>Lastly</w:t>
      </w:r>
      <w:r>
        <w:t>, we should examine how surrounding vegetation (e.g., forest cover) affects the diet composition of generalist predators. P</w:t>
      </w:r>
      <w:r>
        <w:rPr>
          <w:rFonts w:hint="eastAsia"/>
        </w:rPr>
        <w:t>revious</w:t>
      </w:r>
      <w:r>
        <w:t xml:space="preserve"> studies have shown that surrounding vegetation could affect arthropod diversity and predator-prey interactions in agro</w:t>
      </w:r>
      <w:r>
        <w:rPr>
          <w:rFonts w:hint="eastAsia"/>
        </w:rPr>
        <w:t>-</w:t>
      </w:r>
      <w:r>
        <w:t xml:space="preserve">ecosystems </w:t>
      </w:r>
      <w:r w:rsidR="002F43F9">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PC9yZWNvcmQ+PC9DaXRlPjwvRW5kTm90ZT5AADAA
</w:fldData>
        </w:fldChar>
      </w:r>
      <w:r>
        <w:instrText xml:space="preserve"> ADDIN EN.CITE </w:instrText>
      </w:r>
      <w:r w:rsidR="002F43F9">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PC9yZWNvcmQ+PC9DaXRlPjwvRW5kTm90ZT5AADAA
</w:fldData>
        </w:fldChar>
      </w:r>
      <w:r>
        <w:instrText xml:space="preserve"> ADDIN EN.CITE.DATA </w:instrText>
      </w:r>
      <w:r w:rsidR="002F43F9">
        <w:fldChar w:fldCharType="end"/>
      </w:r>
      <w:r w:rsidR="002F43F9">
        <w:fldChar w:fldCharType="separate"/>
      </w:r>
      <w:r>
        <w:t>(Altieri and Letourneau 1982, Altieri 1999, Barbosa and Castellanos 2005, Diehl et al. 2013, Lichtenberg et al. 2017)</w:t>
      </w:r>
      <w:r w:rsidR="002F43F9">
        <w:fldChar w:fldCharType="end"/>
      </w:r>
      <w:r>
        <w:t>. However, l</w:t>
      </w:r>
      <w:r>
        <w:rPr>
          <w:rFonts w:hint="eastAsia"/>
        </w:rPr>
        <w:t>ittle</w:t>
      </w:r>
      <w:r>
        <w:t xml:space="preserve"> is known about </w:t>
      </w:r>
      <w:r>
        <w:rPr>
          <w:rFonts w:hint="eastAsia"/>
        </w:rPr>
        <w:t>the</w:t>
      </w:r>
      <w:r>
        <w:t xml:space="preserve"> </w:t>
      </w:r>
      <w:r>
        <w:rPr>
          <w:rFonts w:hint="eastAsia"/>
        </w:rPr>
        <w:t>effect</w:t>
      </w:r>
      <w:r>
        <w:t xml:space="preserve"> of surrounding vegetation</w:t>
      </w:r>
      <w:r>
        <w:rPr>
          <w:rFonts w:hint="eastAsia"/>
        </w:rPr>
        <w:t xml:space="preserve"> on </w:t>
      </w:r>
      <w:r>
        <w:t>predators’ diet composition</w:t>
      </w:r>
      <w:r>
        <w:rPr>
          <w:rFonts w:hint="eastAsia"/>
        </w:rPr>
        <w:t>s</w:t>
      </w:r>
      <w:r>
        <w:t>. Understanding this will provide insights for managing agricultural landscape and promoting biocontrol services</w:t>
      </w:r>
      <w:r>
        <w:rPr>
          <w:rFonts w:hint="eastAsia"/>
        </w:rPr>
        <w:t xml:space="preserve"> </w:t>
      </w:r>
      <w:r>
        <w:t>by generalist predators.</w:t>
      </w:r>
    </w:p>
    <w:p w14:paraId="0E421920" w14:textId="77777777" w:rsidR="000600B7" w:rsidRDefault="00056389">
      <w:pPr>
        <w:jc w:val="left"/>
      </w:pPr>
      <w:r>
        <w:rPr>
          <w:rFonts w:hint="eastAsia"/>
        </w:rPr>
        <w:tab/>
      </w:r>
      <w:r>
        <w:t>The objective of this study is to address the aforementioned critical knowledge gaps: 1) quantify</w:t>
      </w:r>
      <w:r>
        <w:rPr>
          <w:rFonts w:hint="eastAsia"/>
        </w:rPr>
        <w:t xml:space="preserve"> t</w:t>
      </w:r>
      <w:r>
        <w:t>he diet composition of generalist predators,</w:t>
      </w:r>
      <w:r>
        <w:rPr>
          <w:rFonts w:hint="eastAsia"/>
        </w:rPr>
        <w:t xml:space="preserve"> </w:t>
      </w:r>
      <w:r>
        <w:t>2</w:t>
      </w:r>
      <w:r>
        <w:rPr>
          <w:rFonts w:hint="eastAsia"/>
        </w:rPr>
        <w:t xml:space="preserve">) </w:t>
      </w:r>
      <w:r>
        <w:t>examine the predators’ consistency in pest consumption, and 3) investigate how abiotic and biotic factors affect these predators’ diet composition.  Filling the</w:t>
      </w:r>
      <w:r>
        <w:rPr>
          <w:rFonts w:hint="eastAsia"/>
        </w:rPr>
        <w:t xml:space="preserve">se </w:t>
      </w:r>
      <w:r>
        <w:t xml:space="preserve">gaps will provide insights for biocontrol potential and application of generalist predators. Specifically, this study sampled arthropod prey and generalist predators in sub-tropical organic and conventional rice farms over rice growth season (seedling, tillering, flowering, and ripening stages) in Miaoli County, Taiwan and from 2017 to </w:t>
      </w:r>
      <w:r>
        <w:lastRenderedPageBreak/>
        <w:t>2019. This study</w:t>
      </w:r>
      <w:r>
        <w:rPr>
          <w:rFonts w:hint="eastAsia"/>
        </w:rPr>
        <w:t xml:space="preserve"> </w:t>
      </w:r>
      <w:r>
        <w:t xml:space="preserve">aimed </w:t>
      </w:r>
      <w:r>
        <w:rPr>
          <w:rFonts w:hint="eastAsia"/>
        </w:rPr>
        <w:t>to (1) quantify the diet compositions of generalist arthropod predators (ladybeetles and spiders)</w:t>
      </w:r>
      <w:r>
        <w:t xml:space="preserve"> at each rice stage</w:t>
      </w:r>
      <w:r>
        <w:rPr>
          <w:rFonts w:hint="eastAsia"/>
        </w:rPr>
        <w:t xml:space="preserve"> us</w:t>
      </w:r>
      <w:r>
        <w:t>ing</w:t>
      </w:r>
      <w:r>
        <w:rPr>
          <w:rFonts w:hint="eastAsia"/>
        </w:rPr>
        <w:t xml:space="preserve"> stable isotope analysis</w:t>
      </w:r>
      <w:r>
        <w:t xml:space="preserve"> (δ</w:t>
      </w:r>
      <w:r>
        <w:rPr>
          <w:vertAlign w:val="superscript"/>
        </w:rPr>
        <w:t>13</w:t>
      </w:r>
      <w:r>
        <w:t>C and δ</w:t>
      </w:r>
      <w:r>
        <w:rPr>
          <w:vertAlign w:val="superscript"/>
        </w:rPr>
        <w:t>15</w:t>
      </w:r>
      <w:r>
        <w:t>N)</w:t>
      </w:r>
      <w:r>
        <w:rPr>
          <w:rFonts w:hint="eastAsia"/>
        </w:rPr>
        <w:t>, (2) examine</w:t>
      </w:r>
      <w:r>
        <w:t xml:space="preserve"> predators’ consistency in </w:t>
      </w:r>
      <w:r>
        <w:rPr>
          <w:rFonts w:hint="eastAsia"/>
        </w:rPr>
        <w:t>pest consumption</w:t>
      </w:r>
      <w:r>
        <w:t xml:space="preserve"> over years</w:t>
      </w:r>
      <w:r>
        <w:rPr>
          <w:rFonts w:hint="eastAsia"/>
        </w:rPr>
        <w:t xml:space="preserve"> (i.e., the proportion of rice pests in predators</w:t>
      </w:r>
      <w:r>
        <w:t>’</w:t>
      </w:r>
      <w:r>
        <w:rPr>
          <w:rFonts w:hint="eastAsia"/>
        </w:rPr>
        <w:t xml:space="preserve"> diet</w:t>
      </w:r>
      <w:r>
        <w:t xml:space="preserve"> in 2017-2019</w:t>
      </w:r>
      <w:r>
        <w:rPr>
          <w:rFonts w:hint="eastAsia"/>
        </w:rPr>
        <w:t>), and (3) investigate how 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affect pest consumption by predators. Stable isotope analysis has been widely applied in ecological studies to </w:t>
      </w:r>
      <w:r>
        <w:t>infer predator-prey trophic interactions and to estimate the proportion contribution of different prey sources to predators’ diet</w:t>
      </w:r>
      <w:r>
        <w:rPr>
          <w:rFonts w:hint="eastAsia"/>
        </w:rPr>
        <w:t xml:space="preserve"> </w:t>
      </w:r>
      <w:r w:rsidR="002F43F9">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AGAA
</w:fldData>
        </w:fldChar>
      </w:r>
      <w:r>
        <w:instrText xml:space="preserve"> ADDIN EN.CITE </w:instrText>
      </w:r>
      <w:r w:rsidR="002F43F9">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AGAA
</w:fldData>
        </w:fldChar>
      </w:r>
      <w:r>
        <w:instrText xml:space="preserve"> ADDIN EN.CITE.DATA </w:instrText>
      </w:r>
      <w:r w:rsidR="002F43F9">
        <w:fldChar w:fldCharType="end"/>
      </w:r>
      <w:r w:rsidR="002F43F9">
        <w:fldChar w:fldCharType="separate"/>
      </w:r>
      <w:r>
        <w:t>(Post 2002, Boecklen et al. 2011, Layman et al. 2012)</w:t>
      </w:r>
      <w:r w:rsidR="002F43F9">
        <w:fldChar w:fldCharType="end"/>
      </w:r>
      <w:r>
        <w:rPr>
          <w:rFonts w:hint="eastAsia"/>
        </w:rPr>
        <w:t xml:space="preserve">. </w:t>
      </w:r>
      <w:r>
        <w:t>This quantification method reflects accumulated prey consumption in predators’ diet, which may not be achieved by some “snap</w:t>
      </w:r>
      <w:r>
        <w:rPr>
          <w:rFonts w:hint="eastAsia"/>
        </w:rPr>
        <w:t>-</w:t>
      </w:r>
      <w:r>
        <w:t>shot”</w:t>
      </w:r>
      <w:r>
        <w:rPr>
          <w:rFonts w:hint="eastAsia"/>
        </w:rPr>
        <w:t xml:space="preserve"> techniques</w:t>
      </w:r>
      <w:r>
        <w:t xml:space="preserve"> (e.g., field observations and molecular gut content analysis) </w:t>
      </w:r>
      <w:r w:rsidR="002F43F9">
        <w:fldChar w:fldCharType="begin"/>
      </w:r>
      <w:r>
        <w:instrText xml:space="preserve"> ADDIN EN.CITE &lt;EndNote&gt;&lt;Cite&gt;&lt;Author&gt;Newton&lt;/Author&gt;&lt;Year&gt;2016&lt;/Year&gt;&lt;RecNum&gt;42&lt;/RecNum&gt;&lt;DisplayText&gt;(Newton 2016)&lt;/DisplayText&gt;&lt;record&gt;&lt;rec-number&gt;42&lt;/rec-number&gt;&lt;foreign-keys&gt;&lt;key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rsidR="002F43F9">
        <w:fldChar w:fldCharType="separate"/>
      </w:r>
      <w:r>
        <w:t>(Newton 2016)</w:t>
      </w:r>
      <w:r w:rsidR="002F43F9">
        <w:fldChar w:fldCharType="end"/>
      </w:r>
      <w:r>
        <w:rPr>
          <w:rFonts w:hint="eastAsia"/>
        </w:rPr>
        <w:t xml:space="preserve">. </w:t>
      </w:r>
      <w:r>
        <w:t>W</w:t>
      </w:r>
      <w:r>
        <w:rPr>
          <w:rFonts w:hint="eastAsia"/>
        </w:rPr>
        <w:t>e fi</w:t>
      </w:r>
      <w:r>
        <w:t>n</w:t>
      </w:r>
      <w:r>
        <w:rPr>
          <w:rFonts w:hint="eastAsia"/>
        </w:rPr>
        <w:t>d that predators consumed high proportion</w:t>
      </w:r>
      <w:r>
        <w:t>s</w:t>
      </w:r>
      <w:r>
        <w:rPr>
          <w:rFonts w:hint="eastAsia"/>
        </w:rPr>
        <w:t xml:space="preserve"> of rice pests in the</w:t>
      </w:r>
      <w:r>
        <w:t>ir</w:t>
      </w:r>
      <w:r>
        <w:rPr>
          <w:rFonts w:hint="eastAsia"/>
        </w:rPr>
        <w:t xml:space="preserve"> diet</w:t>
      </w:r>
      <w:r>
        <w:t xml:space="preserve"> at late </w:t>
      </w:r>
      <w:r>
        <w:rPr>
          <w:rFonts w:hint="eastAsia"/>
        </w:rPr>
        <w:t>crop stages</w:t>
      </w:r>
      <w:r>
        <w:t xml:space="preserve"> (e.g., from </w:t>
      </w:r>
      <w:r>
        <w:rPr>
          <w:i/>
        </w:rPr>
        <w:t>ca.</w:t>
      </w:r>
      <w:r>
        <w:t xml:space="preserve"> 25-</w:t>
      </w:r>
      <w:r>
        <w:rPr>
          <w:rFonts w:hint="eastAsia"/>
        </w:rPr>
        <w:t>40</w:t>
      </w:r>
      <w:r>
        <w:t xml:space="preserve">% at </w:t>
      </w:r>
      <w:r>
        <w:rPr>
          <w:rFonts w:hint="eastAsia"/>
        </w:rPr>
        <w:t xml:space="preserve">the </w:t>
      </w:r>
      <w:r>
        <w:t>tillering</w:t>
      </w:r>
      <w:r>
        <w:rPr>
          <w:rFonts w:hint="eastAsia"/>
        </w:rPr>
        <w:t xml:space="preserve"> stage</w:t>
      </w:r>
      <w:r>
        <w:t xml:space="preserve"> to </w:t>
      </w:r>
      <w:r>
        <w:rPr>
          <w:i/>
        </w:rPr>
        <w:t>ca.</w:t>
      </w:r>
      <w:r>
        <w:t xml:space="preserve"> 87-</w:t>
      </w:r>
      <w:r>
        <w:rPr>
          <w:rFonts w:hint="eastAsia"/>
        </w:rPr>
        <w:t>9</w:t>
      </w:r>
      <w:r>
        <w:t xml:space="preserve">4% at </w:t>
      </w:r>
      <w:r>
        <w:rPr>
          <w:rFonts w:hint="eastAsia"/>
        </w:rPr>
        <w:t xml:space="preserve">the </w:t>
      </w:r>
      <w:r>
        <w:t>ripening</w:t>
      </w:r>
      <w:r>
        <w:rPr>
          <w:rFonts w:hint="eastAsia"/>
        </w:rPr>
        <w:t xml:space="preserve"> stage</w:t>
      </w:r>
      <w:r>
        <w:t xml:space="preserve"> in all rice farms during 2017-2019)</w:t>
      </w:r>
      <w:r>
        <w:rPr>
          <w:rFonts w:hint="eastAsia"/>
        </w:rPr>
        <w:t xml:space="preserve">. </w:t>
      </w:r>
      <w:r>
        <w:t>S</w:t>
      </w:r>
      <w:r>
        <w:rPr>
          <w:rFonts w:hint="eastAsia"/>
        </w:rPr>
        <w:t xml:space="preserve">uch </w:t>
      </w:r>
      <w:r>
        <w:t xml:space="preserve">high </w:t>
      </w:r>
      <w:r>
        <w:rPr>
          <w:rFonts w:hint="eastAsia"/>
        </w:rPr>
        <w:t>pest consumption patterns were similar across the three study years</w:t>
      </w:r>
      <w:r>
        <w:t>, suggesting that i) generalist predators’ top-down control of pest are consistent over years, and ii) generalist predators may function as “specialist predators” of pests at late crop stages (when pests are abundant)</w:t>
      </w:r>
      <w:r>
        <w:rPr>
          <w:rFonts w:hint="eastAsia"/>
        </w:rPr>
        <w:t xml:space="preserve">. </w:t>
      </w:r>
      <w:r>
        <w:t xml:space="preserve">Moreover, </w:t>
      </w:r>
      <w:r>
        <w:rPr>
          <w:rFonts w:hint="eastAsia"/>
        </w:rPr>
        <w:t xml:space="preserve">predators in conventional farms consumed higher proportion of rice pests </w:t>
      </w:r>
      <w:r>
        <w:t>than those</w:t>
      </w:r>
      <w:r>
        <w:rPr>
          <w:rFonts w:hint="eastAsia"/>
        </w:rPr>
        <w:t xml:space="preserve"> in organic farms. </w:t>
      </w:r>
      <w:r>
        <w:t>By quantifying diet composition over crop stages and years, o</w:t>
      </w:r>
      <w:r>
        <w:rPr>
          <w:rFonts w:hint="eastAsia"/>
        </w:rPr>
        <w:t xml:space="preserve">ur </w:t>
      </w:r>
      <w:r>
        <w:t xml:space="preserve">study </w:t>
      </w:r>
      <w:r>
        <w:rPr>
          <w:rFonts w:hint="eastAsia"/>
        </w:rPr>
        <w:t>lends</w:t>
      </w:r>
      <w:r>
        <w:t xml:space="preserve"> strong support to apply</w:t>
      </w:r>
      <w:r>
        <w:rPr>
          <w:rFonts w:hint="eastAsia"/>
        </w:rPr>
        <w:t>ing</w:t>
      </w:r>
      <w:r>
        <w:t xml:space="preserve"> generalist predators as biocontrol agents in agro</w:t>
      </w:r>
      <w:r>
        <w:rPr>
          <w:rFonts w:hint="eastAsia"/>
        </w:rPr>
        <w:t>-</w:t>
      </w:r>
      <w:r>
        <w:t xml:space="preserve">ecosystems (e.g., high pest consumption regardless of organic and conventional rice farms). To promote sustainable agriculture, we encourage studies to investigate if generalist predators may </w:t>
      </w:r>
      <w:r>
        <w:lastRenderedPageBreak/>
        <w:t>commonly function as “specialist</w:t>
      </w:r>
      <w:r>
        <w:rPr>
          <w:rFonts w:hint="eastAsia"/>
        </w:rPr>
        <w:t xml:space="preserve"> p</w:t>
      </w:r>
      <w:r>
        <w:t>redators” of crop pests in various agro-ecosystems.</w:t>
      </w:r>
    </w:p>
    <w:p w14:paraId="18CA9228" w14:textId="77777777" w:rsidR="000600B7" w:rsidRDefault="00056389">
      <w:pPr>
        <w:jc w:val="left"/>
      </w:pPr>
      <w:r>
        <w:t xml:space="preserve">   </w:t>
      </w:r>
    </w:p>
    <w:p w14:paraId="2E55BE7B" w14:textId="77777777" w:rsidR="000600B7" w:rsidRDefault="00056389">
      <w:pPr>
        <w:rPr>
          <w:b/>
        </w:rPr>
      </w:pPr>
      <w:r>
        <w:rPr>
          <w:rFonts w:hint="eastAsia"/>
          <w:b/>
        </w:rPr>
        <w:t>Materials and Methods</w:t>
      </w:r>
    </w:p>
    <w:p w14:paraId="2A794622" w14:textId="77777777" w:rsidR="000600B7" w:rsidRDefault="00056389">
      <w:pPr>
        <w:jc w:val="center"/>
        <w:rPr>
          <w:i/>
        </w:rPr>
      </w:pPr>
      <w:r>
        <w:rPr>
          <w:rFonts w:hint="eastAsia"/>
          <w:i/>
        </w:rPr>
        <w:t>Study system and sample collection</w:t>
      </w:r>
    </w:p>
    <w:p w14:paraId="09844AD7" w14:textId="77777777" w:rsidR="000600B7" w:rsidRDefault="00056389">
      <w:pPr>
        <w:rPr>
          <w:i/>
        </w:rPr>
      </w:pPr>
      <w:r>
        <w:rPr>
          <w:rFonts w:hint="eastAsia"/>
        </w:rPr>
        <w:tab/>
        <w:t xml:space="preserve">We collected terrestrial arthropods in organic and conventional rice farms </w:t>
      </w:r>
      <w:r>
        <w:t>in subtropical Taiwan (latitude and longitude ranges)</w:t>
      </w:r>
      <w:r>
        <w:rPr>
          <w:rFonts w:hint="eastAsia"/>
        </w:rPr>
        <w:t xml:space="preserve"> from 2017 to 2019 (three farms each in 2017 and seven farms each in 2018 and 2019). </w:t>
      </w:r>
      <w:r>
        <w:t>These farms were irrigated with surface water and averaged at 0.2 hectares.</w:t>
      </w:r>
      <w:r>
        <w:rPr>
          <w:rFonts w:hint="eastAsia"/>
        </w:rPr>
        <w:t xml:space="preserve"> </w:t>
      </w:r>
      <w:r>
        <w:t>The organic farms were managed with organic fertilizers (manure; 2-3 applications/crop season) and natural pesticides (tea saponins; 1 application/crop season).</w:t>
      </w:r>
      <w:r>
        <w:rPr>
          <w:rFonts w:hint="eastAsia"/>
        </w:rPr>
        <w:t xml:space="preserve"> Th</w:t>
      </w:r>
      <w:r>
        <w:t>e conventional farms were managed with synthetic nitrogen fertilizers (2-3 applications/crop season) and organophosphate pesticides (1 application/crop season).</w:t>
      </w:r>
      <w:r>
        <w:rPr>
          <w:rFonts w:hint="eastAsia"/>
        </w:rPr>
        <w:t xml:space="preserve"> </w:t>
      </w:r>
      <w:r>
        <w:t xml:space="preserve">At each major </w:t>
      </w:r>
      <w:r>
        <w:rPr>
          <w:rFonts w:hint="eastAsia"/>
        </w:rPr>
        <w:t xml:space="preserve">rice </w:t>
      </w:r>
      <w:r>
        <w:t>crop stages (</w:t>
      </w:r>
      <w:r>
        <w:rPr>
          <w:rFonts w:hint="eastAsia"/>
        </w:rPr>
        <w:t xml:space="preserve">seedling, </w:t>
      </w:r>
      <w:r>
        <w:t>tillering, flowering</w:t>
      </w:r>
      <w:r>
        <w:rPr>
          <w:rFonts w:hint="eastAsia"/>
        </w:rPr>
        <w:t>,</w:t>
      </w:r>
      <w:r>
        <w:t xml:space="preserve"> and ripening stage) during the</w:t>
      </w:r>
      <w:r>
        <w:rPr>
          <w:rFonts w:hint="eastAsia"/>
        </w:rPr>
        <w:t xml:space="preserve"> </w:t>
      </w:r>
      <w:r>
        <w:t>growing season</w:t>
      </w:r>
      <w:r>
        <w:rPr>
          <w:rFonts w:hint="eastAsia"/>
        </w:rPr>
        <w:t xml:space="preserve"> (</w:t>
      </w:r>
      <w:r>
        <w:t>April - July</w:t>
      </w:r>
      <w:r>
        <w:rPr>
          <w:rFonts w:hint="eastAsia"/>
        </w:rPr>
        <w:t>) in each study year</w:t>
      </w:r>
      <w:r>
        <w:t>, we collected arthropod samples by sweep-netting</w:t>
      </w:r>
      <w:r>
        <w:rPr>
          <w:rFonts w:hint="eastAsia"/>
        </w:rPr>
        <w:t xml:space="preserve"> </w:t>
      </w:r>
      <w:r>
        <w:t>(</w:t>
      </w:r>
      <w:r>
        <w:rPr>
          <w:rFonts w:hint="eastAsia"/>
        </w:rPr>
        <w:t xml:space="preserve">36 cm in </w:t>
      </w:r>
      <w:r>
        <w:t>diameter</w:t>
      </w:r>
      <w:r>
        <w:rPr>
          <w:rFonts w:hint="eastAsia"/>
        </w:rPr>
        <w:t xml:space="preserve"> with a </w:t>
      </w:r>
      <w:r>
        <w:t>mesh size</w:t>
      </w:r>
      <w:r>
        <w:rPr>
          <w:rFonts w:hint="eastAsia"/>
        </w:rPr>
        <w:t xml:space="preserve"> of 0.2 </w:t>
      </w:r>
      <w:r>
        <w:t>×</w:t>
      </w:r>
      <w:r>
        <w:rPr>
          <w:rFonts w:hint="eastAsia"/>
        </w:rPr>
        <w:t xml:space="preserve"> 0.2 mm)</w:t>
      </w:r>
      <w:r>
        <w:t xml:space="preserve"> the crop canopy 60 times</w:t>
      </w:r>
      <w:r>
        <w:rPr>
          <w:rFonts w:hint="eastAsia"/>
        </w:rPr>
        <w:t xml:space="preserve"> along the</w:t>
      </w:r>
      <w:r>
        <w:t xml:space="preserve"> </w:t>
      </w:r>
      <w:r>
        <w:rPr>
          <w:rFonts w:hint="eastAsia"/>
        </w:rPr>
        <w:t>farm ridges. S</w:t>
      </w:r>
      <w:r>
        <w:t>amples were sealed in bags without chemical preservatives, iced, and transferred to refrigerator   (−20ºC) in the laboratory. We identified and counted arthropod</w:t>
      </w:r>
      <w:r>
        <w:rPr>
          <w:rFonts w:hint="eastAsia"/>
        </w:rPr>
        <w:t>s</w:t>
      </w:r>
      <w:r>
        <w:t xml:space="preserve"> under a dissecting scope</w:t>
      </w:r>
      <w:r>
        <w:rPr>
          <w:rFonts w:hint="eastAsia"/>
        </w:rPr>
        <w:t xml:space="preserve"> </w:t>
      </w:r>
      <w:r>
        <w:t>to the lowest possible taxonomic level</w:t>
      </w:r>
      <w:r>
        <w:rPr>
          <w:rFonts w:hint="eastAsia"/>
        </w:rPr>
        <w:t xml:space="preserve">. </w:t>
      </w:r>
      <w:r>
        <w:t>Main orders, families, and genera have been documented in</w:t>
      </w:r>
      <w:r>
        <w:rPr>
          <w:rFonts w:hint="eastAsia"/>
        </w:rPr>
        <w:t xml:space="preserve"> </w:t>
      </w:r>
      <w:r w:rsidR="002F43F9">
        <w:fldChar w:fldCharType="begin"/>
      </w:r>
      <w:r>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2F43F9">
        <w:fldChar w:fldCharType="separate"/>
      </w:r>
      <w:r>
        <w:t>(Hsu et al. 2021)</w:t>
      </w:r>
      <w:r w:rsidR="002F43F9">
        <w:fldChar w:fldCharType="end"/>
      </w:r>
      <w:r>
        <w:t>.</w:t>
      </w:r>
    </w:p>
    <w:p w14:paraId="3337CE55" w14:textId="77777777" w:rsidR="000600B7" w:rsidRDefault="00056389">
      <w:pPr>
        <w:pStyle w:val="af3"/>
        <w:ind w:left="0"/>
        <w:jc w:val="left"/>
      </w:pPr>
      <w:r>
        <w:rPr>
          <w:rFonts w:hint="eastAsia"/>
        </w:rPr>
        <w:tab/>
        <w:t xml:space="preserve"> </w:t>
      </w:r>
    </w:p>
    <w:p w14:paraId="7EF35D81" w14:textId="77777777" w:rsidR="000600B7" w:rsidRDefault="00056389">
      <w:pPr>
        <w:pStyle w:val="af3"/>
        <w:ind w:left="0"/>
        <w:jc w:val="center"/>
        <w:rPr>
          <w:i/>
        </w:rPr>
      </w:pPr>
      <w:r>
        <w:rPr>
          <w:rFonts w:hint="eastAsia"/>
          <w:i/>
        </w:rPr>
        <w:t>Stable isotope analysis of arthropod samples</w:t>
      </w:r>
    </w:p>
    <w:p w14:paraId="59571AC4" w14:textId="77777777" w:rsidR="000600B7" w:rsidRDefault="00056389">
      <w:r>
        <w:rPr>
          <w:rFonts w:hint="eastAsia"/>
        </w:rPr>
        <w:lastRenderedPageBreak/>
        <w:tab/>
      </w:r>
      <w:r>
        <w:t>After identification, arthropod samples were prepared for stable isotope analysis.  First, samples were oven dried (50ºC) for one week, ground, and</w:t>
      </w:r>
      <w:r>
        <w:rPr>
          <w:rFonts w:hint="eastAsia"/>
        </w:rPr>
        <w:t xml:space="preserve"> </w:t>
      </w:r>
      <w:r>
        <w:t>weighed into individual tin capsules (5</w:t>
      </w:r>
      <w:r>
        <w:rPr>
          <w:rFonts w:hint="eastAsia"/>
        </w:rPr>
        <w:t xml:space="preserve"> </w:t>
      </w:r>
      <w:r>
        <w:t>×</w:t>
      </w:r>
      <w:r>
        <w:rPr>
          <w:rFonts w:hint="eastAsia"/>
        </w:rPr>
        <w:t xml:space="preserve"> </w:t>
      </w:r>
      <w:r>
        <w:t xml:space="preserve">9 mm). </w:t>
      </w:r>
      <w:r>
        <w:rPr>
          <w:rFonts w:hint="eastAsia"/>
        </w:rPr>
        <w:t>I</w:t>
      </w:r>
      <w:r>
        <w:t xml:space="preserve">f a species had low biomass, several conspecifics would be pooled into a capsule to meet the minimum weight required for stable isotope analysis (i.e., 2 mg in this study). Stable isotope analysis </w:t>
      </w:r>
      <w:r>
        <w:rPr>
          <w:rFonts w:hint="eastAsia"/>
        </w:rPr>
        <w:t>w</w:t>
      </w:r>
      <w:r>
        <w:t>as conducted</w:t>
      </w:r>
      <w:r>
        <w:rPr>
          <w:rFonts w:hint="eastAsia"/>
        </w:rPr>
        <w:t xml:space="preserve"> at</w:t>
      </w:r>
      <w:r>
        <w:t xml:space="preserve"> the UC Davis Stable Isotope Facility using a PDZ Europa ANCA-GSL elemental analyzer interfaced to a PDZ Europa 20-20 isotope ratio mass spectrometer (Sercon Ltd., Cheshire, UK). The standards for carbon and nitrogen stable isotope ratios were Vienna PeeDee Beleminte</w:t>
      </w:r>
      <w:r>
        <w:rPr>
          <w:rFonts w:hint="eastAsia"/>
        </w:rPr>
        <w:t xml:space="preserve"> </w:t>
      </w:r>
      <w:r>
        <w:t>and atmospheric N</w:t>
      </w:r>
      <w:r>
        <w:rPr>
          <w:vertAlign w:val="subscript"/>
        </w:rPr>
        <w:t>2</w:t>
      </w:r>
      <w:r>
        <w:t>,</w:t>
      </w:r>
      <w:r>
        <w:rPr>
          <w:rFonts w:hint="eastAsia"/>
        </w:rPr>
        <w:t xml:space="preserve"> </w:t>
      </w:r>
      <w:r>
        <w:t>respectively.  The results of our samples were expressed in per mil (‰) relative to the aforementioned international standards (δ</w:t>
      </w:r>
      <w:r>
        <w:rPr>
          <w:vertAlign w:val="superscript"/>
        </w:rPr>
        <w:t>13</w:t>
      </w:r>
      <w:r>
        <w:t>C and δ</w:t>
      </w:r>
      <w:r>
        <w:rPr>
          <w:vertAlign w:val="superscript"/>
        </w:rPr>
        <w:t>15</w:t>
      </w:r>
      <w:r>
        <w:t>N)</w:t>
      </w:r>
      <w:r>
        <w:rPr>
          <w:rFonts w:hint="eastAsia"/>
        </w:rPr>
        <w:t>.</w:t>
      </w:r>
    </w:p>
    <w:p w14:paraId="7DAAC99C" w14:textId="77777777" w:rsidR="000600B7" w:rsidRDefault="000600B7">
      <w:pPr>
        <w:pStyle w:val="af3"/>
        <w:ind w:left="0"/>
        <w:jc w:val="left"/>
        <w:rPr>
          <w:color w:val="FF0000"/>
        </w:rPr>
      </w:pPr>
    </w:p>
    <w:p w14:paraId="1C0561E8" w14:textId="77777777" w:rsidR="000600B7" w:rsidRDefault="00056389">
      <w:pPr>
        <w:jc w:val="center"/>
        <w:rPr>
          <w:i/>
        </w:rPr>
      </w:pPr>
      <w:r>
        <w:rPr>
          <w:rFonts w:hint="eastAsia"/>
          <w:i/>
        </w:rPr>
        <w:t>Arthropod trophic guild assignment</w:t>
      </w:r>
    </w:p>
    <w:p w14:paraId="1589BB0E" w14:textId="77777777" w:rsidR="000600B7" w:rsidRDefault="00056389">
      <w:r>
        <w:rPr>
          <w:rFonts w:hint="eastAsia"/>
        </w:rPr>
        <w:tab/>
      </w:r>
      <w:r>
        <w:t>A trophic guild represents a group of species using similar resources and forms a basic component of food webs (Root 1967, Hawkins and Macmahon 1989). The concept has been proved to be practical in current ecology because it condens</w:t>
      </w:r>
      <w:r>
        <w:rPr>
          <w:rFonts w:hint="eastAsia"/>
        </w:rPr>
        <w:t>e</w:t>
      </w:r>
      <w:r>
        <w:t xml:space="preserve">s </w:t>
      </w:r>
      <w:r>
        <w:rPr>
          <w:rFonts w:hint="eastAsia"/>
        </w:rPr>
        <w:t xml:space="preserve">broad </w:t>
      </w:r>
      <w:r>
        <w:t>taxonomic information</w:t>
      </w:r>
      <w:r>
        <w:rPr>
          <w:rFonts w:hint="eastAsia"/>
        </w:rPr>
        <w:t xml:space="preserve"> into</w:t>
      </w:r>
      <w:r>
        <w:t xml:space="preserve"> distinct functional groups in communities</w:t>
      </w:r>
      <w:r>
        <w:rPr>
          <w:rFonts w:hint="eastAsia"/>
        </w:rPr>
        <w:t xml:space="preserve"> </w:t>
      </w:r>
      <w:r w:rsidR="002F43F9">
        <w:fldChar w:fldCharType="begin"/>
      </w:r>
      <w:r>
        <w:instrText xml:space="preserve"> ADDIN EN.CITE &lt;EndNote&gt;&lt;Cite&gt;&lt;Author&gt;Blondel&lt;/Author&gt;&lt;Year&gt;2003&lt;/Year&gt;&lt;RecNum&gt;69&lt;/RecNum&gt;&lt;DisplayText&gt;(Blondel 2003)&lt;/DisplayText&gt;&lt;record&gt;&lt;rec-number&gt;69&lt;/rec-number&gt;&lt;foreign-keys&gt;&lt;key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rsidR="002F43F9">
        <w:fldChar w:fldCharType="separate"/>
      </w:r>
      <w:r>
        <w:t>(Blondel 2003)</w:t>
      </w:r>
      <w:r w:rsidR="002F43F9">
        <w:fldChar w:fldCharType="end"/>
      </w:r>
      <w:r>
        <w:t xml:space="preserve">. In this study, we </w:t>
      </w:r>
      <w:r>
        <w:rPr>
          <w:rFonts w:hint="eastAsia"/>
        </w:rPr>
        <w:t xml:space="preserve">classified arthropod samples into four trophic guilds based on their dietary information and isotope signatures </w:t>
      </w:r>
      <w:r w:rsidR="002F43F9">
        <w:fldChar w:fldCharType="begin"/>
      </w:r>
      <w:r>
        <w:instrText xml:space="preserve"> ADDIN EN.CITE &lt;EndNote&gt;&lt;Cite ExcludeAuth="1" ExcludeYear="1"&gt;&lt;Author&gt;Hsu&lt;/Author&gt;&lt;Year&gt;2021&lt;/Year&gt;&lt;RecNum&gt;67&lt;/RecNum&gt;&lt;Suffix&gt;see Hsu et al. [2021] for more details&lt;/Suffix&gt;&lt;DisplayText&gt;(see Hsu et al. [2021] for more details)&lt;/DisplayText&gt;&lt;record&gt;&lt;rec-number&gt;67&lt;/rec-number&gt;&lt;foreign-keys&gt;&lt;key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2F43F9">
        <w:fldChar w:fldCharType="separate"/>
      </w:r>
      <w:r>
        <w:t>(see Hsu et al. [2021] for more details)</w:t>
      </w:r>
      <w:r w:rsidR="002F43F9">
        <w:fldChar w:fldCharType="end"/>
      </w:r>
      <w:r>
        <w:rPr>
          <w:rFonts w:hint="eastAsia"/>
        </w:rPr>
        <w:t xml:space="preserve">: (1) </w:t>
      </w:r>
      <w:r>
        <w:t>“</w:t>
      </w:r>
      <w:r>
        <w:rPr>
          <w:rFonts w:hint="eastAsia"/>
        </w:rPr>
        <w:t>Predators</w:t>
      </w:r>
      <w:r>
        <w:t>”</w:t>
      </w:r>
      <w:r>
        <w:rPr>
          <w:rFonts w:hint="eastAsia"/>
        </w:rPr>
        <w:t xml:space="preserve"> consisted of </w:t>
      </w:r>
      <w:r>
        <w:t>spiders and lady</w:t>
      </w:r>
      <w:r>
        <w:rPr>
          <w:rFonts w:hint="eastAsia"/>
        </w:rPr>
        <w:t xml:space="preserve">beetles, which are </w:t>
      </w:r>
      <w:r>
        <w:t>the primary generalist arthropod predators inhabiting rice farms</w:t>
      </w:r>
      <w:r>
        <w:rPr>
          <w:rFonts w:hint="eastAsia"/>
        </w:rPr>
        <w:t xml:space="preserve">. (2) </w:t>
      </w:r>
      <w:r>
        <w:t>“Rice herbivore</w:t>
      </w:r>
      <w:r>
        <w:rPr>
          <w:rFonts w:hint="eastAsia"/>
        </w:rPr>
        <w:t>s</w:t>
      </w:r>
      <w:r>
        <w:t>” consisted of major rice pests</w:t>
      </w:r>
      <w:r>
        <w:rPr>
          <w:rFonts w:hint="eastAsia"/>
        </w:rPr>
        <w:t xml:space="preserve">, including planthoppers, leafhoppers, and stink bugs. (3) </w:t>
      </w:r>
      <w:r>
        <w:t>“</w:t>
      </w:r>
      <w:r>
        <w:rPr>
          <w:rFonts w:hint="eastAsia"/>
        </w:rPr>
        <w:t>T</w:t>
      </w:r>
      <w:r>
        <w:t>ourist herbivore</w:t>
      </w:r>
      <w:r>
        <w:rPr>
          <w:rFonts w:hint="eastAsia"/>
        </w:rPr>
        <w:t>s</w:t>
      </w:r>
      <w:r>
        <w:t xml:space="preserve">” consisted of herbivorous species </w:t>
      </w:r>
      <w:r>
        <w:lastRenderedPageBreak/>
        <w:t>with</w:t>
      </w:r>
      <w:r>
        <w:rPr>
          <w:rFonts w:hint="eastAsia"/>
        </w:rPr>
        <w:t xml:space="preserve">out </w:t>
      </w:r>
      <w:r>
        <w:t>direct trophic association with rice plants</w:t>
      </w:r>
      <w:r>
        <w:rPr>
          <w:rFonts w:hint="eastAsia"/>
        </w:rPr>
        <w:t>, including grasshoppers and leaf beetles. (4)</w:t>
      </w:r>
      <w:r>
        <w:t xml:space="preserve"> “</w:t>
      </w:r>
      <w:r>
        <w:rPr>
          <w:rFonts w:hint="eastAsia"/>
        </w:rPr>
        <w:t>D</w:t>
      </w:r>
      <w:r>
        <w:t>etritivore</w:t>
      </w:r>
      <w:r>
        <w:rPr>
          <w:rFonts w:hint="eastAsia"/>
        </w:rPr>
        <w:t>s</w:t>
      </w:r>
      <w:r>
        <w:t>” consisted of arthropod</w:t>
      </w:r>
      <w:r>
        <w:rPr>
          <w:rFonts w:hint="eastAsia"/>
        </w:rPr>
        <w:t>s</w:t>
      </w:r>
      <w:r>
        <w:t xml:space="preserve"> that feed on decaying organic material or plankton</w:t>
      </w:r>
      <w:r>
        <w:rPr>
          <w:rFonts w:hint="eastAsia"/>
        </w:rPr>
        <w:t>, including various midge and fly species</w:t>
      </w:r>
      <w:r>
        <w:t>.</w:t>
      </w:r>
      <w:r>
        <w:rPr>
          <w:rFonts w:hint="eastAsia"/>
        </w:rPr>
        <w:t xml:space="preserve"> Detailed information of the</w:t>
      </w:r>
      <w:r>
        <w:rPr>
          <w:bCs/>
        </w:rPr>
        <w:t xml:space="preserve"> arthropod families/genera</w:t>
      </w:r>
      <w:r>
        <w:rPr>
          <w:rFonts w:hint="eastAsia"/>
          <w:bCs/>
        </w:rPr>
        <w:t xml:space="preserve"> in each trophic guild</w:t>
      </w:r>
      <w:r>
        <w:rPr>
          <w:bCs/>
        </w:rPr>
        <w:t xml:space="preserve"> </w:t>
      </w:r>
      <w:r>
        <w:t>is provided in Appendix</w:t>
      </w:r>
      <w:r>
        <w:rPr>
          <w:rFonts w:hint="eastAsia"/>
        </w:rPr>
        <w:t xml:space="preserve"> S1:</w:t>
      </w:r>
      <w:r>
        <w:t xml:space="preserve"> Table S1.</w:t>
      </w:r>
      <w:r>
        <w:rPr>
          <w:rFonts w:hint="eastAsia"/>
        </w:rPr>
        <w:t xml:space="preserve"> </w:t>
      </w:r>
      <w:r>
        <w:t>This study focused on</w:t>
      </w:r>
      <w:r>
        <w:rPr>
          <w:rFonts w:hint="eastAsia"/>
        </w:rPr>
        <w:t xml:space="preserve"> the trophic interactions between </w:t>
      </w:r>
      <w:r>
        <w:t xml:space="preserve">generalist predators and their prey </w:t>
      </w:r>
      <w:r>
        <w:rPr>
          <w:rFonts w:hint="eastAsia"/>
        </w:rPr>
        <w:t>sources</w:t>
      </w:r>
      <w:r>
        <w:t xml:space="preserve"> and therefore did not consider other trophic guilds (e.g., parasitoids)</w:t>
      </w:r>
      <w:r>
        <w:rPr>
          <w:rFonts w:hint="eastAsia"/>
        </w:rPr>
        <w:t xml:space="preserve"> in subsequent analyses</w:t>
      </w:r>
      <w:r>
        <w:t>.</w:t>
      </w:r>
      <w:r>
        <w:rPr>
          <w:rFonts w:hint="eastAsia"/>
        </w:rPr>
        <w:t xml:space="preserve"> </w:t>
      </w:r>
    </w:p>
    <w:p w14:paraId="5FD9BD49" w14:textId="77777777" w:rsidR="000600B7" w:rsidRDefault="000600B7">
      <w:pPr>
        <w:rPr>
          <w:i/>
          <w:color w:val="FF0000"/>
        </w:rPr>
      </w:pPr>
    </w:p>
    <w:p w14:paraId="3F3F7203" w14:textId="77777777" w:rsidR="000600B7" w:rsidRDefault="00056389">
      <w:pPr>
        <w:pStyle w:val="af3"/>
        <w:ind w:left="0"/>
        <w:jc w:val="center"/>
        <w:rPr>
          <w:i/>
        </w:rPr>
      </w:pPr>
      <w:r>
        <w:rPr>
          <w:rFonts w:hint="eastAsia"/>
          <w:i/>
        </w:rPr>
        <w:t>Data analys</w:t>
      </w:r>
      <w:r w:rsidR="00D660B8">
        <w:rPr>
          <w:rFonts w:hint="eastAsia"/>
          <w:i/>
        </w:rPr>
        <w:t>e</w:t>
      </w:r>
      <w:r>
        <w:rPr>
          <w:rFonts w:hint="eastAsia"/>
          <w:i/>
        </w:rPr>
        <w:t>s</w:t>
      </w:r>
    </w:p>
    <w:p w14:paraId="0005A46D" w14:textId="77777777" w:rsidR="000600B7" w:rsidRDefault="00056389">
      <w:r>
        <w:rPr>
          <w:rFonts w:hint="eastAsia"/>
        </w:rPr>
        <w:tab/>
        <w:t>T</w:t>
      </w:r>
      <w:r>
        <w:t xml:space="preserve">o quantify </w:t>
      </w:r>
      <w:r>
        <w:rPr>
          <w:rFonts w:hint="eastAsia"/>
        </w:rPr>
        <w:t xml:space="preserve">the </w:t>
      </w:r>
      <w:r>
        <w:t>diet composition</w:t>
      </w:r>
      <w:r>
        <w:rPr>
          <w:rFonts w:hint="eastAsia"/>
        </w:rPr>
        <w:t xml:space="preserve">s of </w:t>
      </w:r>
      <w:r>
        <w:t>predators</w:t>
      </w:r>
      <w:r>
        <w:rPr>
          <w:rFonts w:hint="eastAsia"/>
        </w:rPr>
        <w:t>,</w:t>
      </w:r>
      <w:r>
        <w:t xml:space="preserve"> </w:t>
      </w:r>
      <w:r>
        <w:rPr>
          <w:rFonts w:hint="eastAsia"/>
        </w:rPr>
        <w:t>w</w:t>
      </w:r>
      <w:r>
        <w:t xml:space="preserve">e constructed a Bayesian stable isotope mixing model using the </w:t>
      </w:r>
      <w:r>
        <w:rPr>
          <w:rFonts w:hint="eastAsia"/>
        </w:rPr>
        <w:t xml:space="preserve">R </w:t>
      </w:r>
      <w:r>
        <w:t>MixSIAR package</w:t>
      </w:r>
      <w:r>
        <w:rPr>
          <w:rFonts w:hint="eastAsia"/>
        </w:rPr>
        <w:t xml:space="preserve"> </w:t>
      </w:r>
      <w:r w:rsidR="002F43F9">
        <w:fldChar w:fldCharType="begin"/>
      </w:r>
      <w:r>
        <w:instrText xml:space="preserve"> ADDIN EN.CITE &lt;EndNote&gt;&lt;Cite&gt;&lt;Author&gt;Stock&lt;/Author&gt;&lt;Year&gt;2017&lt;/Year&gt;&lt;RecNum&gt;49&lt;/RecNum&gt;&lt;DisplayText&gt;(Stock and Semmens 2017)&lt;/DisplayText&gt;&lt;record&gt;&lt;rec-number&gt;49&lt;/rec-number&gt;&lt;foreign-keys&gt;&lt;key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rsidR="002F43F9">
        <w:fldChar w:fldCharType="separate"/>
      </w:r>
      <w:r>
        <w:t>(Stock and Semmens 2017)</w:t>
      </w:r>
      <w:r w:rsidR="002F43F9">
        <w:fldChar w:fldCharType="end"/>
      </w:r>
      <w:r>
        <w:t xml:space="preserve"> </w:t>
      </w:r>
      <w:r>
        <w:rPr>
          <w:rFonts w:hint="eastAsia"/>
        </w:rPr>
        <w:t xml:space="preserve">to estimate the proportions of different </w:t>
      </w:r>
      <w:r>
        <w:t>prey sources</w:t>
      </w:r>
      <w:r>
        <w:rPr>
          <w:rFonts w:hint="eastAsia"/>
        </w:rPr>
        <w:t xml:space="preserve"> </w:t>
      </w:r>
      <w:r>
        <w:t>(i.e., the three prey guilds including rice herbivore</w:t>
      </w:r>
      <w:r>
        <w:rPr>
          <w:rFonts w:hint="eastAsia"/>
        </w:rPr>
        <w:t>s</w:t>
      </w:r>
      <w:r>
        <w:t>, tourist herbivore</w:t>
      </w:r>
      <w:r>
        <w:rPr>
          <w:rFonts w:hint="eastAsia"/>
        </w:rPr>
        <w:t>s</w:t>
      </w:r>
      <w:r>
        <w:t>, and detritivore</w:t>
      </w:r>
      <w:r>
        <w:rPr>
          <w:rFonts w:hint="eastAsia"/>
        </w:rPr>
        <w:t>s</w:t>
      </w:r>
      <w:r>
        <w:t>)</w:t>
      </w:r>
      <w:r>
        <w:rPr>
          <w:rFonts w:hint="eastAsia"/>
        </w:rPr>
        <w:t xml:space="preserve"> in predators</w:t>
      </w:r>
      <w:r>
        <w:t>’</w:t>
      </w:r>
      <w:r>
        <w:rPr>
          <w:rFonts w:hint="eastAsia"/>
        </w:rPr>
        <w:t xml:space="preserve"> diet. </w:t>
      </w:r>
      <w:r>
        <w:t>In the mixing model, individual farm</w:t>
      </w:r>
      <w:r>
        <w:rPr>
          <w:rFonts w:hint="eastAsia"/>
        </w:rPr>
        <w:t>-year</w:t>
      </w:r>
      <w:r>
        <w:t xml:space="preserve"> combination and crop stage were </w:t>
      </w:r>
      <w:r>
        <w:rPr>
          <w:rFonts w:hint="eastAsia"/>
        </w:rPr>
        <w:t>included</w:t>
      </w:r>
      <w:r>
        <w:t xml:space="preserve"> as fixed effects</w:t>
      </w:r>
      <w:r>
        <w:rPr>
          <w:rFonts w:hint="eastAsia"/>
        </w:rPr>
        <w:t xml:space="preserve"> for predator isotope data</w:t>
      </w:r>
      <w:r>
        <w:t xml:space="preserve"> </w:t>
      </w:r>
      <w:r>
        <w:rPr>
          <w:rFonts w:hint="eastAsia"/>
        </w:rPr>
        <w:t>(i</w:t>
      </w:r>
      <w:r>
        <w:t>n order to examine their effect on predators’ diet composition)</w:t>
      </w:r>
      <w:r>
        <w:rPr>
          <w:rFonts w:hint="eastAsia"/>
        </w:rPr>
        <w:t>; isotope data for the three prey guilds</w:t>
      </w:r>
      <w:r>
        <w:t xml:space="preserve"> were pooled</w:t>
      </w:r>
      <w:r>
        <w:rPr>
          <w:rFonts w:hint="eastAsia"/>
        </w:rPr>
        <w:t xml:space="preserve"> respectively to generate</w:t>
      </w:r>
      <w:r>
        <w:t xml:space="preserve"> fixed </w:t>
      </w:r>
      <w:r>
        <w:rPr>
          <w:rFonts w:hint="eastAsia"/>
        </w:rPr>
        <w:t>source values</w:t>
      </w:r>
      <w:r>
        <w:t xml:space="preserve"> due to their high mobility across farms </w:t>
      </w:r>
      <w:r w:rsidR="002F43F9">
        <w:fldChar w:fldCharType="begin"/>
      </w:r>
      <w:r>
        <w:instrText xml:space="preserve"> ADDIN EN.CITE &lt;EndNote&gt;&lt;Cite&gt;&lt;Author&gt;Sun&lt;/Author&gt;&lt;Year&gt;2015&lt;/Year&gt;&lt;RecNum&gt;70&lt;/RecNum&gt;&lt;DisplayText&gt;(Mazzi and Dorn 2012, Sun et al. 2015)&lt;/DisplayText&gt;&lt;record&gt;&lt;rec-number&gt;70&lt;/rec-number&gt;&lt;foreign-keys&gt;&lt;key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rsidR="002F43F9">
        <w:fldChar w:fldCharType="separate"/>
      </w:r>
      <w:r>
        <w:t>(Mazzi and Dorn 2012, Sun et al. 2015)</w:t>
      </w:r>
      <w:r w:rsidR="002F43F9">
        <w:fldChar w:fldCharType="end"/>
      </w:r>
      <w:r>
        <w:rPr>
          <w:rFonts w:hint="eastAsia"/>
        </w:rPr>
        <w:t>. Isotope data</w:t>
      </w:r>
      <w:r>
        <w:t xml:space="preserve"> at the seedling stage</w:t>
      </w:r>
      <w:r>
        <w:rPr>
          <w:rFonts w:hint="eastAsia"/>
        </w:rPr>
        <w:t xml:space="preserve"> for the three study years</w:t>
      </w:r>
      <w:r>
        <w:t xml:space="preserve"> w</w:t>
      </w:r>
      <w:r>
        <w:rPr>
          <w:rFonts w:hint="eastAsia"/>
        </w:rPr>
        <w:t>ere omitted from the analysis</w:t>
      </w:r>
      <w:r>
        <w:t xml:space="preserve"> </w:t>
      </w:r>
      <w:r>
        <w:rPr>
          <w:rFonts w:hint="eastAsia"/>
        </w:rPr>
        <w:t>due to in</w:t>
      </w:r>
      <w:r>
        <w:t>sufficient</w:t>
      </w:r>
      <w:r>
        <w:rPr>
          <w:rFonts w:hint="eastAsia"/>
        </w:rPr>
        <w:t xml:space="preserve"> sample sizes for model estimation</w:t>
      </w:r>
      <w:r>
        <w:t>.</w:t>
      </w:r>
      <w:r>
        <w:rPr>
          <w:rFonts w:hint="eastAsia"/>
        </w:rPr>
        <w:t xml:space="preserve"> </w:t>
      </w:r>
      <w:r>
        <w:t>T</w:t>
      </w:r>
      <w:r>
        <w:rPr>
          <w:rFonts w:hint="eastAsia"/>
        </w:rPr>
        <w:t xml:space="preserve">o </w:t>
      </w:r>
      <w:r>
        <w:t>improve our model estimates, carbon and nitrogen</w:t>
      </w:r>
      <w:r>
        <w:rPr>
          <w:rFonts w:hint="eastAsia"/>
        </w:rPr>
        <w:t xml:space="preserve"> c</w:t>
      </w:r>
      <w:r>
        <w:t>oncentration dependencies</w:t>
      </w:r>
      <w:r>
        <w:rPr>
          <w:rFonts w:hint="eastAsia"/>
        </w:rPr>
        <w:t xml:space="preserve"> </w:t>
      </w:r>
      <w:r>
        <w:t xml:space="preserve">as well as </w:t>
      </w:r>
      <w:r>
        <w:rPr>
          <w:rFonts w:hint="eastAsia"/>
        </w:rPr>
        <w:t xml:space="preserve">the </w:t>
      </w:r>
      <w:r>
        <w:t>residual</w:t>
      </w:r>
      <w:r>
        <w:rPr>
          <w:rFonts w:hint="eastAsia"/>
        </w:rPr>
        <w:t>/</w:t>
      </w:r>
      <w:r>
        <w:t>process error</w:t>
      </w:r>
      <w:r>
        <w:rPr>
          <w:rFonts w:hint="eastAsia"/>
        </w:rPr>
        <w:t>s</w:t>
      </w:r>
      <w:r>
        <w:t xml:space="preserve"> </w:t>
      </w:r>
      <w:r>
        <w:rPr>
          <w:rFonts w:hint="eastAsia"/>
        </w:rPr>
        <w:t xml:space="preserve">were </w:t>
      </w:r>
      <w:r>
        <w:t xml:space="preserve">incorporated </w:t>
      </w:r>
      <w:r w:rsidR="002F43F9">
        <w:fldChar w:fldCharType="begin"/>
      </w:r>
      <w:r>
        <w:instrText xml:space="preserve"> ADDIN EN.CITE &lt;EndNote&gt;&lt;Cite&gt;&lt;Author&gt;Stock&lt;/Author&gt;&lt;Year&gt;2016&lt;/Year&gt;&lt;RecNum&gt;47&lt;/RecNum&gt;&lt;DisplayText&gt;(Phillips and Koch 2002, Stock and Semmens 2016)&lt;/DisplayText&gt;&lt;record&gt;&lt;rec-number&gt;47&lt;/rec-number&gt;&lt;foreign-keys&gt;&lt;key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rsidR="002F43F9">
        <w:fldChar w:fldCharType="separate"/>
      </w:r>
      <w:r>
        <w:t>(Phillips and Koch 2002, Stock and Semmens 2016)</w:t>
      </w:r>
      <w:r w:rsidR="002F43F9">
        <w:fldChar w:fldCharType="end"/>
      </w:r>
      <w:r>
        <w:t>.</w:t>
      </w:r>
      <w:r>
        <w:rPr>
          <w:rFonts w:hint="eastAsia"/>
        </w:rPr>
        <w:t xml:space="preserve"> Trophic </w:t>
      </w:r>
      <w:r>
        <w:t>discrimination</w:t>
      </w:r>
      <w:r>
        <w:rPr>
          <w:rFonts w:hint="eastAsia"/>
        </w:rPr>
        <w:t xml:space="preserve"> factors (</w:t>
      </w:r>
      <w:r>
        <w:t>TDFs</w:t>
      </w:r>
      <w:r>
        <w:rPr>
          <w:rFonts w:hint="eastAsia"/>
        </w:rPr>
        <w:t>)</w:t>
      </w:r>
      <w:r>
        <w:t xml:space="preserve"> were estimated </w:t>
      </w:r>
      <w:r>
        <w:lastRenderedPageBreak/>
        <w:t>from the diet-dependent discrimination equation proposed by</w:t>
      </w:r>
      <w:r>
        <w:rPr>
          <w:rFonts w:hint="eastAsia"/>
        </w:rPr>
        <w:t xml:space="preserve"> </w:t>
      </w:r>
      <w:r w:rsidR="002F43F9">
        <w:fldChar w:fldCharType="begin"/>
      </w:r>
      <w:r w:rsidR="00794E9C">
        <w:instrText xml:space="preserve"> ADDIN EN.CITE &lt;EndNote&gt;&lt;Cite AuthorYear="1"&gt;&lt;Author&gt;Caut&lt;/Author&gt;&lt;Year&gt;2009&lt;/Year&gt;&lt;RecNum&gt;46&lt;/RecNum&gt;&lt;DisplayText&gt;Caut et al. (2009)&lt;/DisplayText&gt;&lt;record&gt;&lt;rec-number&gt;46&lt;/rec-number&gt;&lt;foreign-keys&gt;&lt;key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rsidR="002F43F9">
        <w:fldChar w:fldCharType="separate"/>
      </w:r>
      <w:r>
        <w:rPr>
          <w:noProof/>
        </w:rPr>
        <w:t>Caut et al. (2009)</w:t>
      </w:r>
      <w:r w:rsidR="002F43F9">
        <w:fldChar w:fldCharType="end"/>
      </w:r>
      <w:r>
        <w:rPr>
          <w:rFonts w:hint="eastAsia"/>
        </w:rPr>
        <w:t xml:space="preserve">. </w:t>
      </w:r>
      <w:r>
        <w:t>We ran three Markov Chain Monte Carlo (MCMC) chains, each with 50,000 iterations and a burn-in number of 25,000</w:t>
      </w:r>
      <w:r>
        <w:rPr>
          <w:rFonts w:hint="eastAsia"/>
        </w:rPr>
        <w:t>,</w:t>
      </w:r>
      <w:r>
        <w:t xml:space="preserve"> </w:t>
      </w:r>
      <w:r>
        <w:rPr>
          <w:rFonts w:hint="eastAsia"/>
        </w:rPr>
        <w:t>along with</w:t>
      </w:r>
      <w:r>
        <w:t xml:space="preserve"> a</w:t>
      </w:r>
      <w:r>
        <w:rPr>
          <w:rFonts w:hint="eastAsia"/>
        </w:rPr>
        <w:t xml:space="preserve"> </w:t>
      </w:r>
      <w:r>
        <w:t>non-informative Dirichlet prior.</w:t>
      </w:r>
      <w:r>
        <w:rPr>
          <w:rFonts w:hint="eastAsia"/>
        </w:rPr>
        <w:t xml:space="preserve"> C</w:t>
      </w:r>
      <w:r>
        <w:t>hain convergence</w:t>
      </w:r>
      <w:r>
        <w:rPr>
          <w:rFonts w:hint="eastAsia"/>
        </w:rPr>
        <w:t xml:space="preserve"> was assessed via </w:t>
      </w:r>
      <w:r>
        <w:t xml:space="preserve">Gelman-Rubin and Geweke </w:t>
      </w:r>
      <w:r>
        <w:rPr>
          <w:rFonts w:hint="eastAsia"/>
        </w:rPr>
        <w:t xml:space="preserve">diagnostics. </w:t>
      </w:r>
      <w:r>
        <w:t>Bayesian posterior mean estimates of diet compositions (for each farm-year-stage combination) were extracted for further analysis</w:t>
      </w:r>
      <w:r>
        <w:rPr>
          <w:rFonts w:hint="eastAsia"/>
        </w:rPr>
        <w:t>.</w:t>
      </w:r>
    </w:p>
    <w:p w14:paraId="73819A13" w14:textId="77777777" w:rsidR="000600B7" w:rsidRDefault="00056389">
      <w:r>
        <w:rPr>
          <w:rFonts w:hint="eastAsia"/>
        </w:rPr>
        <w:tab/>
        <w:t>To examine how</w:t>
      </w:r>
      <w:r>
        <w:t xml:space="preserve"> </w:t>
      </w:r>
      <w:r>
        <w:rPr>
          <w:rFonts w:hint="eastAsia"/>
        </w:rPr>
        <w:t>local</w:t>
      </w:r>
      <w:r>
        <w:t xml:space="preserve"> abiotic and biotic</w:t>
      </w:r>
      <w:r>
        <w:rPr>
          <w:rFonts w:hint="eastAsia"/>
        </w:rPr>
        <w:t xml:space="preserve"> factors (</w:t>
      </w:r>
      <w:r>
        <w:t xml:space="preserve">e.g., </w:t>
      </w:r>
      <w:r>
        <w:rPr>
          <w:rFonts w:hint="eastAsia"/>
        </w:rPr>
        <w:t xml:space="preserve">farm type, crop stage, percent forest cover, and the relative abundance of pests in the field) may </w:t>
      </w:r>
      <w:r>
        <w:t>affect</w:t>
      </w:r>
      <w:r>
        <w:rPr>
          <w:rFonts w:hint="eastAsia"/>
        </w:rPr>
        <w:t xml:space="preserve"> the pest consumption by predators, we first </w:t>
      </w:r>
      <w:r>
        <w:t>fit beta regression model</w:t>
      </w:r>
      <w:r>
        <w:rPr>
          <w:rFonts w:hint="eastAsia"/>
        </w:rPr>
        <w:t>s</w:t>
      </w:r>
      <w:r>
        <w:t xml:space="preserve"> with </w:t>
      </w:r>
      <w:r>
        <w:rPr>
          <w:rFonts w:hint="eastAsia"/>
        </w:rPr>
        <w:t xml:space="preserve">year, </w:t>
      </w:r>
      <w:r>
        <w:t>farm type, crop stage,</w:t>
      </w:r>
      <w:r>
        <w:rPr>
          <w:rFonts w:hint="eastAsia"/>
        </w:rPr>
        <w:t xml:space="preserve"> p</w:t>
      </w:r>
      <w:r>
        <w:t>ercent forest cover</w:t>
      </w:r>
      <w:r>
        <w:rPr>
          <w:rFonts w:hint="eastAsia"/>
        </w:rPr>
        <w:t>, and</w:t>
      </w:r>
      <w:r>
        <w:t xml:space="preserve"> the relative abundance of rice herbivores as fixed effects</w:t>
      </w:r>
      <w:r>
        <w:rPr>
          <w:rFonts w:hint="eastAsia"/>
        </w:rPr>
        <w:t xml:space="preserve"> without interactions and the proportion of rice herbivores consumed in predators</w:t>
      </w:r>
      <w:r>
        <w:t>’</w:t>
      </w:r>
      <w:r>
        <w:rPr>
          <w:rFonts w:hint="eastAsia"/>
        </w:rPr>
        <w:t xml:space="preserve"> diet </w:t>
      </w:r>
      <w:r>
        <w:t xml:space="preserve">as the response variable using the </w:t>
      </w:r>
      <w:r>
        <w:rPr>
          <w:rFonts w:hint="eastAsia"/>
        </w:rPr>
        <w:t xml:space="preserve">R </w:t>
      </w:r>
      <w:r>
        <w:t xml:space="preserve">betareg package </w:t>
      </w:r>
      <w:r w:rsidR="002F43F9">
        <w:fldChar w:fldCharType="begin"/>
      </w:r>
      <w:r>
        <w:instrText xml:space="preserve"> ADDIN EN.CITE &lt;EndNote&gt;&lt;Cite&gt;&lt;Author&gt;Zeileis&lt;/Author&gt;&lt;Year&gt;2016&lt;/Year&gt;&lt;RecNum&gt;50&lt;/RecNum&gt;&lt;DisplayText&gt;(Zeileis et al. 2016)&lt;/DisplayText&gt;&lt;record&gt;&lt;rec-number&gt;50&lt;/rec-number&gt;&lt;foreign-keys&gt;&lt;key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rsidR="002F43F9">
        <w:fldChar w:fldCharType="separate"/>
      </w:r>
      <w:r>
        <w:t>(Zeileis et al. 2016)</w:t>
      </w:r>
      <w:r w:rsidR="002F43F9">
        <w:fldChar w:fldCharType="end"/>
      </w:r>
      <w:r>
        <w:t>.</w:t>
      </w:r>
      <w:r>
        <w:rPr>
          <w:rFonts w:hint="eastAsia"/>
        </w:rPr>
        <w:t xml:space="preserve"> We then refit the first model by adding the interaction terms among all the significant factors </w:t>
      </w:r>
      <w:r>
        <w:t>to create</w:t>
      </w:r>
      <w:r>
        <w:rPr>
          <w:rFonts w:hint="eastAsia"/>
        </w:rPr>
        <w:t xml:space="preserve"> the final model. Model p</w:t>
      </w:r>
      <w:r>
        <w:t xml:space="preserve">arameters were estimated </w:t>
      </w:r>
      <w:r>
        <w:rPr>
          <w:rFonts w:hint="eastAsia"/>
        </w:rPr>
        <w:t>using</w:t>
      </w:r>
      <w:r>
        <w:t xml:space="preserve"> maximum likelihood,</w:t>
      </w:r>
      <w:r>
        <w:rPr>
          <w:rFonts w:hint="eastAsia"/>
        </w:rPr>
        <w:t xml:space="preserve"> and the significance of factor terms were then analyzed by a </w:t>
      </w:r>
      <w:r>
        <w:t>two-way ANOVA</w:t>
      </w:r>
      <w:r>
        <w:rPr>
          <w:rFonts w:hint="eastAsia"/>
        </w:rPr>
        <w:t xml:space="preserve"> </w:t>
      </w:r>
      <w:r>
        <w:t>(type II</w:t>
      </w:r>
      <w:r>
        <w:rPr>
          <w:rFonts w:hint="eastAsia"/>
        </w:rPr>
        <w:t xml:space="preserve"> test</w:t>
      </w:r>
      <w:r>
        <w:t>) using the “Anova” function in the</w:t>
      </w:r>
      <w:r>
        <w:rPr>
          <w:rFonts w:hint="eastAsia"/>
        </w:rPr>
        <w:t xml:space="preserve"> R</w:t>
      </w:r>
      <w:r>
        <w:t xml:space="preserve"> car package </w:t>
      </w:r>
      <w:r w:rsidR="002F43F9">
        <w:fldChar w:fldCharType="begin"/>
      </w:r>
      <w: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2F43F9">
        <w:fldChar w:fldCharType="separate"/>
      </w:r>
      <w:r>
        <w:t>(Fox and Weisberg 2018)</w:t>
      </w:r>
      <w:r w:rsidR="002F43F9">
        <w:fldChar w:fldCharType="end"/>
      </w:r>
      <w:r>
        <w:t>.</w:t>
      </w:r>
      <w:r>
        <w:rPr>
          <w:rFonts w:hint="eastAsia"/>
        </w:rPr>
        <w:t xml:space="preserve"> </w:t>
      </w:r>
      <w:r>
        <w:t>Tukey’s post</w:t>
      </w:r>
      <w:r>
        <w:rPr>
          <w:rFonts w:hint="eastAsia"/>
        </w:rPr>
        <w:t>-</w:t>
      </w:r>
      <w:r>
        <w:t xml:space="preserve">hoc tests </w:t>
      </w:r>
      <w:r>
        <w:rPr>
          <w:rFonts w:hint="eastAsia"/>
        </w:rPr>
        <w:t xml:space="preserve">were performed for the significant factors </w:t>
      </w:r>
      <w:r>
        <w:t>using the “cld” function in the</w:t>
      </w:r>
      <w:r>
        <w:rPr>
          <w:rFonts w:hint="eastAsia"/>
        </w:rPr>
        <w:t xml:space="preserve"> R</w:t>
      </w:r>
      <w:r>
        <w:t xml:space="preserve"> emmeans package </w:t>
      </w:r>
      <w:r w:rsidR="002F43F9">
        <w:fldChar w:fldCharType="begin"/>
      </w:r>
      <w:r>
        <w:instrText xml:space="preserve"> ADDIN EN.CITE &lt;EndNote&gt;&lt;Cite&gt;&lt;Author&gt;Lenth&lt;/Author&gt;&lt;Year&gt;2018&lt;/Year&gt;&lt;RecNum&gt;52&lt;/RecNum&gt;&lt;DisplayText&gt;(Lenth and Lenth 2018)&lt;/DisplayText&gt;&lt;record&gt;&lt;rec-number&gt;52&lt;/rec-number&gt;&lt;foreign-keys&gt;&lt;key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2F43F9">
        <w:fldChar w:fldCharType="separate"/>
      </w:r>
      <w:r>
        <w:t>(Lenth and Lenth 2018)</w:t>
      </w:r>
      <w:r w:rsidR="002F43F9">
        <w:fldChar w:fldCharType="end"/>
      </w:r>
      <w:r>
        <w:t>.</w:t>
      </w:r>
      <w:r>
        <w:rPr>
          <w:rFonts w:hint="eastAsia"/>
        </w:rPr>
        <w:t xml:space="preserve"> </w:t>
      </w:r>
      <w:r>
        <w:t>Note that t</w:t>
      </w:r>
      <w:r>
        <w:rPr>
          <w:rFonts w:hint="eastAsia"/>
        </w:rPr>
        <w:t xml:space="preserve">he percent forest cover around each study farm was estimated from </w:t>
      </w:r>
      <w:r>
        <w:t>Google Earth images</w:t>
      </w:r>
      <w:r>
        <w:rPr>
          <w:rFonts w:hint="eastAsia"/>
        </w:rPr>
        <w:t xml:space="preserve"> by manually delimiting the forested areas </w:t>
      </w:r>
      <w:r>
        <w:t>within</w:t>
      </w:r>
      <w:r>
        <w:rPr>
          <w:rFonts w:hint="eastAsia"/>
        </w:rPr>
        <w:t xml:space="preserve"> a 1-km radius</w:t>
      </w:r>
      <w:r>
        <w:t xml:space="preserve"> circular</w:t>
      </w:r>
      <w:r>
        <w:rPr>
          <w:rFonts w:hint="eastAsia"/>
        </w:rPr>
        <w:t xml:space="preserve"> buffer surrounding the farm and computing the fraction of these areas in the buffer zone.</w:t>
      </w:r>
      <w:r>
        <w:t xml:space="preserve"> </w:t>
      </w:r>
      <w:r>
        <w:rPr>
          <w:rFonts w:hint="eastAsia"/>
        </w:rPr>
        <w:t xml:space="preserve">Because spiders and ladybeetles were the most abundant generalist predator groups in our </w:t>
      </w:r>
      <w:r>
        <w:t>agro-eco</w:t>
      </w:r>
      <w:r>
        <w:rPr>
          <w:rFonts w:hint="eastAsia"/>
        </w:rPr>
        <w:t>system and exhibit</w:t>
      </w:r>
      <w:r>
        <w:t>ed</w:t>
      </w:r>
      <w:r>
        <w:rPr>
          <w:rFonts w:hint="eastAsia"/>
        </w:rPr>
        <w:t xml:space="preserve"> </w:t>
      </w:r>
      <w:r>
        <w:rPr>
          <w:rFonts w:hint="eastAsia"/>
        </w:rPr>
        <w:lastRenderedPageBreak/>
        <w:t xml:space="preserve">distinct foraging behavior (e.g., </w:t>
      </w:r>
      <w:r>
        <w:t xml:space="preserve">sit-and-wait </w:t>
      </w:r>
      <w:r>
        <w:rPr>
          <w:rFonts w:hint="eastAsia"/>
        </w:rPr>
        <w:t xml:space="preserve">vs. </w:t>
      </w:r>
      <w:r>
        <w:t>active</w:t>
      </w:r>
      <w:r>
        <w:rPr>
          <w:rFonts w:hint="eastAsia"/>
        </w:rPr>
        <w:t xml:space="preserve"> hunting) and microhabitat use, we also performed all the aforementioned analyses separately for each of the two predator groups. </w:t>
      </w:r>
      <w:r>
        <w:t xml:space="preserve">All analyses were </w:t>
      </w:r>
      <w:r>
        <w:rPr>
          <w:rFonts w:hint="eastAsia"/>
        </w:rPr>
        <w:t>conducted</w:t>
      </w:r>
      <w:r>
        <w:t xml:space="preserve"> </w:t>
      </w:r>
      <w:r>
        <w:rPr>
          <w:rFonts w:hint="eastAsia"/>
        </w:rPr>
        <w:t>in</w:t>
      </w:r>
      <w:r>
        <w:t xml:space="preserve"> R</w:t>
      </w:r>
      <w:r>
        <w:rPr>
          <w:rFonts w:hint="eastAsia"/>
        </w:rPr>
        <w:t xml:space="preserve"> version </w:t>
      </w:r>
      <w:r>
        <w:t xml:space="preserve">4.0.3 </w:t>
      </w:r>
      <w:r w:rsidR="002F43F9">
        <w:fldChar w:fldCharType="begin"/>
      </w:r>
      <w:r>
        <w:instrText xml:space="preserve"> ADDIN EN.CITE &lt;EndNote&gt;&lt;Cite&gt;&lt;Author&gt;R Core Team&lt;/Author&gt;&lt;Year&gt;2021&lt;/Year&gt;&lt;RecNum&gt;53&lt;/RecNum&gt;&lt;DisplayText&gt;(R Core Team 2021)&lt;/DisplayText&gt;&lt;record&gt;&lt;rec-number&gt;53&lt;/rec-number&gt;&lt;foreign-keys&gt;&lt;key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rsidR="002F43F9">
        <w:fldChar w:fldCharType="separate"/>
      </w:r>
      <w:r>
        <w:t>(R Core Team 2021)</w:t>
      </w:r>
      <w:r w:rsidR="002F43F9">
        <w:fldChar w:fldCharType="end"/>
      </w:r>
      <w:r>
        <w:rPr>
          <w:rFonts w:hint="eastAsia"/>
        </w:rPr>
        <w:t>.</w:t>
      </w:r>
    </w:p>
    <w:p w14:paraId="4E00B8C0" w14:textId="77777777" w:rsidR="000600B7" w:rsidRDefault="000600B7">
      <w:pPr>
        <w:rPr>
          <w:b/>
        </w:rPr>
      </w:pPr>
    </w:p>
    <w:p w14:paraId="0CBC6A1B" w14:textId="77777777" w:rsidR="000600B7" w:rsidRDefault="00056389">
      <w:pPr>
        <w:rPr>
          <w:b/>
        </w:rPr>
      </w:pPr>
      <w:r>
        <w:rPr>
          <w:rFonts w:hint="eastAsia"/>
          <w:b/>
        </w:rPr>
        <w:t>Results</w:t>
      </w:r>
    </w:p>
    <w:p w14:paraId="333F44CF" w14:textId="77777777" w:rsidR="000600B7" w:rsidRDefault="00056389">
      <w:pPr>
        <w:jc w:val="center"/>
        <w:rPr>
          <w:i/>
        </w:rPr>
      </w:pPr>
      <w:r>
        <w:rPr>
          <w:rFonts w:hint="eastAsia"/>
          <w:i/>
        </w:rPr>
        <w:t>Diet compositions of predators in rice farms</w:t>
      </w:r>
    </w:p>
    <w:p w14:paraId="1D3F791E" w14:textId="77777777" w:rsidR="000600B7" w:rsidRDefault="00056389">
      <w:r>
        <w:rPr>
          <w:rFonts w:hint="eastAsia"/>
        </w:rPr>
        <w:tab/>
      </w:r>
      <w:r>
        <w:t>Across organic and conventional farms during 2017-2019</w:t>
      </w:r>
      <w:r>
        <w:rPr>
          <w:rFonts w:hint="eastAsia"/>
        </w:rPr>
        <w:t>, the proportion of rice herbivores in all predators</w:t>
      </w:r>
      <w:r>
        <w:t>’</w:t>
      </w:r>
      <w:r>
        <w:rPr>
          <w:rFonts w:hint="eastAsia"/>
        </w:rPr>
        <w:t xml:space="preserve"> diet increased over the course of the crop season from </w:t>
      </w:r>
      <w:r>
        <w:t>ca.</w:t>
      </w:r>
      <w:r>
        <w:rPr>
          <w:rFonts w:hint="eastAsia"/>
        </w:rPr>
        <w:t xml:space="preserve"> </w:t>
      </w:r>
      <w:r>
        <w:t>25-</w:t>
      </w:r>
      <w:r>
        <w:rPr>
          <w:rFonts w:hint="eastAsia"/>
        </w:rPr>
        <w:t xml:space="preserve">40% at the tillering stage to over </w:t>
      </w:r>
      <w:r>
        <w:t>87-</w:t>
      </w:r>
      <w:r>
        <w:rPr>
          <w:rFonts w:hint="eastAsia"/>
        </w:rPr>
        <w:t>9</w:t>
      </w:r>
      <w:r>
        <w:t>4</w:t>
      </w:r>
      <w:r>
        <w:rPr>
          <w:rFonts w:hint="eastAsia"/>
        </w:rPr>
        <w:t>% at the ripening stage; the proportion of detritivores in predator</w:t>
      </w:r>
      <w:r>
        <w:t>’</w:t>
      </w:r>
      <w:r>
        <w:rPr>
          <w:rFonts w:hint="eastAsia"/>
        </w:rPr>
        <w:t xml:space="preserve">s diet decreased from </w:t>
      </w:r>
      <w:r>
        <w:t>ca.</w:t>
      </w:r>
      <w:r>
        <w:rPr>
          <w:rFonts w:hint="eastAsia"/>
        </w:rPr>
        <w:t xml:space="preserve"> </w:t>
      </w:r>
      <w:r>
        <w:t>45-55</w:t>
      </w:r>
      <w:r>
        <w:rPr>
          <w:rFonts w:hint="eastAsia"/>
        </w:rPr>
        <w:t xml:space="preserve">% at the tillering stage to </w:t>
      </w:r>
      <w:r>
        <w:t>1-2</w:t>
      </w:r>
      <w:r>
        <w:rPr>
          <w:rFonts w:hint="eastAsia"/>
        </w:rPr>
        <w:t xml:space="preserve">% at the ripening stage; the proportion of tourist herbivores in the diet also decreased from </w:t>
      </w:r>
      <w:r>
        <w:t>ca.</w:t>
      </w:r>
      <w:r>
        <w:rPr>
          <w:rFonts w:hint="eastAsia"/>
        </w:rPr>
        <w:t xml:space="preserve"> </w:t>
      </w:r>
      <w:r>
        <w:t>16-</w:t>
      </w:r>
      <w:r>
        <w:rPr>
          <w:rFonts w:hint="eastAsia"/>
        </w:rPr>
        <w:t xml:space="preserve">20% at the tillering stage to </w:t>
      </w:r>
      <w:r>
        <w:t>5-</w:t>
      </w:r>
      <w:r>
        <w:rPr>
          <w:rFonts w:hint="eastAsia"/>
        </w:rPr>
        <w:t>10% at the ripening stage (Fig. 1a).</w:t>
      </w:r>
    </w:p>
    <w:p w14:paraId="2716250E" w14:textId="77777777" w:rsidR="000600B7" w:rsidRDefault="00056389">
      <w:r>
        <w:rPr>
          <w:rFonts w:hint="eastAsia"/>
          <w:color w:val="FF0000"/>
        </w:rPr>
        <w:tab/>
      </w:r>
      <w:r>
        <w:rPr>
          <w:rFonts w:hint="eastAsia"/>
        </w:rPr>
        <w:t>Regarding individual predator groups, s</w:t>
      </w:r>
      <w:r>
        <w:t xml:space="preserve">piders </w:t>
      </w:r>
      <w:r>
        <w:rPr>
          <w:rFonts w:hint="eastAsia"/>
        </w:rPr>
        <w:t>and l</w:t>
      </w:r>
      <w:r>
        <w:t>adybeetl</w:t>
      </w:r>
      <w:r>
        <w:rPr>
          <w:rFonts w:hint="eastAsia"/>
        </w:rPr>
        <w:t>e</w:t>
      </w:r>
      <w:r>
        <w:t>s showed a marked difference in</w:t>
      </w:r>
      <w:r>
        <w:rPr>
          <w:rFonts w:hint="eastAsia"/>
        </w:rPr>
        <w:t xml:space="preserve"> their </w:t>
      </w:r>
      <w:r>
        <w:t>diet composition</w:t>
      </w:r>
      <w:r>
        <w:rPr>
          <w:rFonts w:hint="eastAsia"/>
        </w:rPr>
        <w:t>s</w:t>
      </w:r>
      <w:r>
        <w:t xml:space="preserve"> over crop </w:t>
      </w:r>
      <w:r>
        <w:rPr>
          <w:rFonts w:hint="eastAsia"/>
        </w:rPr>
        <w:t>stages</w:t>
      </w:r>
      <w:r>
        <w:t xml:space="preserve"> during 2017-2019. </w:t>
      </w:r>
      <w:r>
        <w:rPr>
          <w:rFonts w:hint="eastAsia"/>
        </w:rPr>
        <w:t>Spiders consumed</w:t>
      </w:r>
      <w:r>
        <w:t xml:space="preserve"> </w:t>
      </w:r>
      <w:r>
        <w:rPr>
          <w:rFonts w:hint="eastAsia"/>
        </w:rPr>
        <w:t>higher proportion of detritivores (</w:t>
      </w:r>
      <w:r>
        <w:t xml:space="preserve">ca. </w:t>
      </w:r>
      <w:r>
        <w:rPr>
          <w:rFonts w:hint="eastAsia"/>
        </w:rPr>
        <w:t>40</w:t>
      </w:r>
      <w:r>
        <w:t>-</w:t>
      </w:r>
      <w:r>
        <w:rPr>
          <w:rFonts w:hint="eastAsia"/>
        </w:rPr>
        <w:t>50%) in the</w:t>
      </w:r>
      <w:r>
        <w:t>ir</w:t>
      </w:r>
      <w:r>
        <w:rPr>
          <w:rFonts w:hint="eastAsia"/>
        </w:rPr>
        <w:t xml:space="preserve"> diet</w:t>
      </w:r>
      <w:r>
        <w:t xml:space="preserve"> in the beginning of crop season (</w:t>
      </w:r>
      <w:r>
        <w:rPr>
          <w:rFonts w:hint="eastAsia"/>
        </w:rPr>
        <w:t>tillering stage</w:t>
      </w:r>
      <w:r>
        <w:t>)</w:t>
      </w:r>
      <w:r>
        <w:rPr>
          <w:rFonts w:hint="eastAsia"/>
        </w:rPr>
        <w:t xml:space="preserve"> and substantially increased the consumption on rice herbivores </w:t>
      </w:r>
      <w:r>
        <w:t>up to 8</w:t>
      </w:r>
      <w:r>
        <w:rPr>
          <w:rFonts w:hint="eastAsia"/>
        </w:rPr>
        <w:t>0</w:t>
      </w:r>
      <w:r>
        <w:t>-</w:t>
      </w:r>
      <w:r>
        <w:rPr>
          <w:rFonts w:hint="eastAsia"/>
        </w:rPr>
        <w:t>9</w:t>
      </w:r>
      <w:r>
        <w:t>3</w:t>
      </w:r>
      <w:r>
        <w:rPr>
          <w:rFonts w:hint="eastAsia"/>
        </w:rPr>
        <w:t>%</w:t>
      </w:r>
      <w:r>
        <w:t xml:space="preserve"> in late </w:t>
      </w:r>
      <w:r>
        <w:rPr>
          <w:rFonts w:hint="eastAsia"/>
        </w:rPr>
        <w:t>crop season</w:t>
      </w:r>
      <w:r>
        <w:t xml:space="preserve"> (</w:t>
      </w:r>
      <w:r>
        <w:rPr>
          <w:rFonts w:hint="eastAsia"/>
        </w:rPr>
        <w:t>ripening stage</w:t>
      </w:r>
      <w:r>
        <w:t>)</w:t>
      </w:r>
      <w:r>
        <w:rPr>
          <w:rFonts w:hint="eastAsia"/>
        </w:rPr>
        <w:t xml:space="preserve"> </w:t>
      </w:r>
      <w:r>
        <w:t xml:space="preserve"> </w:t>
      </w:r>
      <w:r>
        <w:rPr>
          <w:rFonts w:hint="eastAsia"/>
        </w:rPr>
        <w:t>(Fig. 1b).</w:t>
      </w:r>
      <w:r>
        <w:rPr>
          <w:rFonts w:hint="eastAsia"/>
          <w:color w:val="FF0000"/>
        </w:rPr>
        <w:t xml:space="preserve"> </w:t>
      </w:r>
      <w:r>
        <w:rPr>
          <w:rFonts w:ascii="Helvetica" w:hAnsi="Helvetica" w:cs="Helvetica"/>
          <w:color w:val="141823"/>
          <w:szCs w:val="28"/>
          <w:shd w:val="clear" w:color="auto" w:fill="FFFFFF"/>
        </w:rPr>
        <w:t xml:space="preserve">On the </w:t>
      </w:r>
      <w:r>
        <w:rPr>
          <w:rFonts w:ascii="Helvetica" w:hAnsi="Helvetica" w:cs="Helvetica"/>
          <w:szCs w:val="28"/>
          <w:shd w:val="clear" w:color="auto" w:fill="FFFFFF"/>
        </w:rPr>
        <w:t>contrary,</w:t>
      </w:r>
      <w:r>
        <w:rPr>
          <w:rFonts w:ascii="Helvetica" w:hAnsi="Helvetica" w:cs="Helvetica" w:hint="eastAsia"/>
          <w:szCs w:val="28"/>
          <w:shd w:val="clear" w:color="auto" w:fill="FFFFFF"/>
        </w:rPr>
        <w:t xml:space="preserve"> l</w:t>
      </w:r>
      <w:r>
        <w:rPr>
          <w:rFonts w:hint="eastAsia"/>
        </w:rPr>
        <w:t xml:space="preserve">adybeetles </w:t>
      </w:r>
      <w:r>
        <w:t>in both organic and conventional farms</w:t>
      </w:r>
      <w:r>
        <w:rPr>
          <w:rFonts w:hint="eastAsia"/>
        </w:rPr>
        <w:t xml:space="preserve"> </w:t>
      </w:r>
      <w:r>
        <w:t xml:space="preserve">steadily </w:t>
      </w:r>
      <w:r>
        <w:rPr>
          <w:rFonts w:hint="eastAsia"/>
        </w:rPr>
        <w:t xml:space="preserve">consumed </w:t>
      </w:r>
      <w:r>
        <w:t xml:space="preserve">a </w:t>
      </w:r>
      <w:r>
        <w:rPr>
          <w:rFonts w:hint="eastAsia"/>
        </w:rPr>
        <w:t>low proportion</w:t>
      </w:r>
      <w:r>
        <w:t xml:space="preserve"> </w:t>
      </w:r>
      <w:r>
        <w:rPr>
          <w:rFonts w:hint="eastAsia"/>
        </w:rPr>
        <w:t xml:space="preserve">of detritivores </w:t>
      </w:r>
      <w:r>
        <w:t>(e.g., less than 10%)</w:t>
      </w:r>
      <w:r>
        <w:rPr>
          <w:rFonts w:hint="eastAsia"/>
        </w:rPr>
        <w:t xml:space="preserve"> and over 8</w:t>
      </w:r>
      <w:r>
        <w:t>2</w:t>
      </w:r>
      <w:r>
        <w:rPr>
          <w:rFonts w:hint="eastAsia"/>
        </w:rPr>
        <w:t>% of rice herbivores in the</w:t>
      </w:r>
      <w:r>
        <w:t>ir</w:t>
      </w:r>
      <w:r>
        <w:rPr>
          <w:rFonts w:hint="eastAsia"/>
        </w:rPr>
        <w:t xml:space="preserve"> diet throughout the crop season (Fig. 1c). </w:t>
      </w:r>
      <w:r>
        <w:t>F</w:t>
      </w:r>
      <w:r>
        <w:rPr>
          <w:rFonts w:hint="eastAsia"/>
        </w:rPr>
        <w:t>or both predator groups</w:t>
      </w:r>
      <w:r>
        <w:t>,</w:t>
      </w:r>
      <w:r>
        <w:rPr>
          <w:rFonts w:hint="eastAsia"/>
        </w:rPr>
        <w:t xml:space="preserve"> </w:t>
      </w:r>
      <w:r>
        <w:t>t</w:t>
      </w:r>
      <w:r>
        <w:rPr>
          <w:rFonts w:hint="eastAsia"/>
        </w:rPr>
        <w:t>ourist herbivores did not constitute an important prey source and contributed less than 25% to their diet</w:t>
      </w:r>
      <w:r>
        <w:t xml:space="preserve"> (Fig. 1b</w:t>
      </w:r>
      <w:r>
        <w:rPr>
          <w:rFonts w:hint="eastAsia"/>
        </w:rPr>
        <w:t xml:space="preserve">, </w:t>
      </w:r>
      <w:r>
        <w:t>c)</w:t>
      </w:r>
      <w:r>
        <w:rPr>
          <w:rFonts w:hint="eastAsia"/>
        </w:rPr>
        <w:t>.</w:t>
      </w:r>
    </w:p>
    <w:p w14:paraId="1798438F" w14:textId="77777777" w:rsidR="000600B7" w:rsidRDefault="000600B7">
      <w:pPr>
        <w:rPr>
          <w:color w:val="FF0000"/>
        </w:rPr>
      </w:pPr>
    </w:p>
    <w:p w14:paraId="476484A3" w14:textId="77777777" w:rsidR="000600B7" w:rsidRDefault="00056389">
      <w:pPr>
        <w:jc w:val="center"/>
        <w:rPr>
          <w:i/>
        </w:rPr>
      </w:pPr>
      <w:r>
        <w:rPr>
          <w:rFonts w:hint="eastAsia"/>
          <w:i/>
        </w:rPr>
        <w:t>Patterns of rice herbivore consumption by predators</w:t>
      </w:r>
    </w:p>
    <w:p w14:paraId="76414A30" w14:textId="77777777" w:rsidR="000600B7" w:rsidRDefault="00056389">
      <w:r>
        <w:rPr>
          <w:rFonts w:hint="eastAsia"/>
        </w:rPr>
        <w:tab/>
      </w:r>
      <w:r>
        <w:t>We further analyzed rice herbivore consumption</w:t>
      </w:r>
      <w:r>
        <w:rPr>
          <w:rFonts w:hint="eastAsia"/>
        </w:rPr>
        <w:t xml:space="preserve"> by predators</w:t>
      </w:r>
      <w:r>
        <w:t xml:space="preserve"> since these herbivores are the main pest</w:t>
      </w:r>
      <w:r>
        <w:rPr>
          <w:rFonts w:hint="eastAsia"/>
        </w:rPr>
        <w:t>s</w:t>
      </w:r>
      <w:r>
        <w:t xml:space="preserve"> of concern. </w:t>
      </w:r>
      <w:r>
        <w:rPr>
          <w:rFonts w:hint="eastAsia"/>
        </w:rPr>
        <w:t xml:space="preserve">The </w:t>
      </w:r>
      <w:r>
        <w:t>patterns of rice herbivore consumption</w:t>
      </w:r>
      <w:r>
        <w:rPr>
          <w:rFonts w:hint="eastAsia"/>
        </w:rPr>
        <w:t xml:space="preserve"> by all predators in organic and conventional rice farms were generally similar across the three study years, </w:t>
      </w:r>
      <w:r>
        <w:t>suggesting consistency in their feeding</w:t>
      </w:r>
      <w:r>
        <w:rPr>
          <w:rFonts w:hint="eastAsia"/>
        </w:rPr>
        <w:t xml:space="preserve"> habits (Fig. 2). </w:t>
      </w:r>
      <w:r>
        <w:t>The consistency in herbivore consumption over years was also revealed by our</w:t>
      </w:r>
      <w:r>
        <w:rPr>
          <w:rFonts w:hint="eastAsia"/>
        </w:rPr>
        <w:t xml:space="preserve"> beta regression model</w:t>
      </w:r>
      <w:r>
        <w:t>, which</w:t>
      </w:r>
      <w:r>
        <w:rPr>
          <w:rFonts w:hint="eastAsia"/>
        </w:rPr>
        <w:t xml:space="preserve"> i</w:t>
      </w:r>
      <w:r>
        <w:t>ndicat</w:t>
      </w:r>
      <w:r>
        <w:rPr>
          <w:rFonts w:hint="eastAsia"/>
        </w:rPr>
        <w:t>ed</w:t>
      </w:r>
      <w:r>
        <w:t xml:space="preserve"> that</w:t>
      </w:r>
      <w:r>
        <w:rPr>
          <w:rFonts w:hint="eastAsia"/>
        </w:rPr>
        <w:t xml:space="preserve"> the proportion of rice herbivores consumed in all predators</w:t>
      </w:r>
      <w:r>
        <w:t>’</w:t>
      </w:r>
      <w:r>
        <w:rPr>
          <w:rFonts w:hint="eastAsia"/>
        </w:rPr>
        <w:t xml:space="preserve"> diet </w:t>
      </w:r>
      <w:r>
        <w:t xml:space="preserve">did not vary </w:t>
      </w:r>
      <w:r>
        <w:rPr>
          <w:rFonts w:hint="eastAsia"/>
        </w:rPr>
        <w:t>across</w:t>
      </w:r>
      <w:r>
        <w:t xml:space="preserve"> years</w:t>
      </w:r>
      <w:r>
        <w:rPr>
          <w:rFonts w:hint="eastAsia"/>
        </w:rPr>
        <w:t xml:space="preserve"> (</w:t>
      </w:r>
      <w:r>
        <w:rPr>
          <w:rFonts w:cs="Arial"/>
          <w:i/>
          <w:szCs w:val="28"/>
        </w:rPr>
        <w:t>χ</w:t>
      </w:r>
      <w:r>
        <w:rPr>
          <w:rFonts w:cs="Arial"/>
          <w:szCs w:val="28"/>
          <w:vertAlign w:val="superscript"/>
        </w:rPr>
        <w:t>2</w:t>
      </w:r>
      <w:r>
        <w:rPr>
          <w:rFonts w:cs="Arial" w:hint="eastAsia"/>
          <w:szCs w:val="28"/>
        </w:rPr>
        <w:t xml:space="preserve"> = </w:t>
      </w:r>
      <w:r>
        <w:rPr>
          <w:rFonts w:hint="eastAsia"/>
        </w:rPr>
        <w:t xml:space="preserve">1.99, </w:t>
      </w:r>
      <w:r>
        <w:rPr>
          <w:rFonts w:hint="eastAsia"/>
          <w:i/>
        </w:rPr>
        <w:t>P</w:t>
      </w:r>
      <w:r>
        <w:rPr>
          <w:rFonts w:hint="eastAsia"/>
        </w:rPr>
        <w:t xml:space="preserve"> = </w:t>
      </w:r>
      <w:r>
        <w:t>0.3</w:t>
      </w:r>
      <w:r>
        <w:rPr>
          <w:rFonts w:hint="eastAsia"/>
        </w:rPr>
        <w:t xml:space="preserve">7; Table 1). </w:t>
      </w:r>
    </w:p>
    <w:p w14:paraId="41C7FFA2" w14:textId="77777777" w:rsidR="000600B7" w:rsidRDefault="00056389">
      <w:r>
        <w:rPr>
          <w:rFonts w:hint="eastAsia"/>
        </w:rPr>
        <w:tab/>
      </w:r>
      <w:r>
        <w:t>Interestingly, s</w:t>
      </w:r>
      <w:r>
        <w:rPr>
          <w:rFonts w:hint="eastAsia"/>
        </w:rPr>
        <w:t>piders and ladybeetles exhibited distinct within-season patterns of rice herbivore consumption. For spiders</w:t>
      </w:r>
      <w:r>
        <w:t xml:space="preserve"> in organic and conventional farms</w:t>
      </w:r>
      <w:r>
        <w:rPr>
          <w:rFonts w:hint="eastAsia"/>
        </w:rPr>
        <w:t>, the proportion of rice herbivores in the</w:t>
      </w:r>
      <w:r>
        <w:t>ir</w:t>
      </w:r>
      <w:r>
        <w:rPr>
          <w:rFonts w:hint="eastAsia"/>
        </w:rPr>
        <w:t xml:space="preserve"> diet increas</w:t>
      </w:r>
      <w:r>
        <w:t>ed</w:t>
      </w:r>
      <w:r>
        <w:rPr>
          <w:rFonts w:hint="eastAsia"/>
        </w:rPr>
        <w:t xml:space="preserve"> </w:t>
      </w:r>
      <w:r>
        <w:t>toward late</w:t>
      </w:r>
      <w:r>
        <w:rPr>
          <w:rFonts w:hint="eastAsia"/>
        </w:rPr>
        <w:t>r</w:t>
      </w:r>
      <w:r>
        <w:t xml:space="preserve"> </w:t>
      </w:r>
      <w:r>
        <w:rPr>
          <w:rFonts w:hint="eastAsia"/>
        </w:rPr>
        <w:t xml:space="preserve">crop </w:t>
      </w:r>
      <w:r>
        <w:t>season, ranging from 25-41% (tillering) to 80-93% (ripening)</w:t>
      </w:r>
      <w:r>
        <w:rPr>
          <w:rFonts w:hint="eastAsia"/>
        </w:rPr>
        <w:t xml:space="preserve"> (Fig. 2b), whereas for l</w:t>
      </w:r>
      <w:r>
        <w:t>adybeetles in organic and conventional farms</w:t>
      </w:r>
      <w:r>
        <w:rPr>
          <w:rFonts w:hint="eastAsia"/>
        </w:rPr>
        <w:t xml:space="preserve">, the </w:t>
      </w:r>
      <w:r>
        <w:t>proportion</w:t>
      </w:r>
      <w:r>
        <w:rPr>
          <w:rFonts w:hint="eastAsia"/>
        </w:rPr>
        <w:t xml:space="preserve"> of rice herbivores in the</w:t>
      </w:r>
      <w:r>
        <w:t>ir</w:t>
      </w:r>
      <w:r>
        <w:rPr>
          <w:rFonts w:hint="eastAsia"/>
        </w:rPr>
        <w:t xml:space="preserve"> diet remained relatively stable throughout the season</w:t>
      </w:r>
      <w:r>
        <w:t>, ranging from 82-83% (tilling) to 94% (ripening)</w:t>
      </w:r>
      <w:r>
        <w:rPr>
          <w:rFonts w:hint="eastAsia"/>
        </w:rPr>
        <w:t xml:space="preserve"> (Fig. 2c). </w:t>
      </w:r>
    </w:p>
    <w:p w14:paraId="30A6CEC8" w14:textId="77777777" w:rsidR="000600B7" w:rsidRDefault="000600B7"/>
    <w:p w14:paraId="0A579BD6" w14:textId="77777777" w:rsidR="000600B7" w:rsidRDefault="00056389">
      <w:pPr>
        <w:jc w:val="center"/>
        <w:rPr>
          <w:i/>
        </w:rPr>
      </w:pPr>
      <w:r>
        <w:rPr>
          <w:rFonts w:hint="eastAsia"/>
          <w:i/>
        </w:rPr>
        <w:t xml:space="preserve">Factors associated with rice herbivore </w:t>
      </w:r>
      <w:r>
        <w:rPr>
          <w:i/>
        </w:rPr>
        <w:t>consumption</w:t>
      </w:r>
      <w:r>
        <w:rPr>
          <w:rFonts w:hint="eastAsia"/>
          <w:i/>
        </w:rPr>
        <w:t xml:space="preserve"> by predators</w:t>
      </w:r>
    </w:p>
    <w:p w14:paraId="5E0217AA" w14:textId="77777777" w:rsidR="000600B7" w:rsidRDefault="00056389">
      <w:r>
        <w:rPr>
          <w:rFonts w:hint="eastAsia"/>
        </w:rPr>
        <w:tab/>
        <w:t>The proportion of rice herbivores consumed in predators</w:t>
      </w:r>
      <w:r>
        <w:t>’</w:t>
      </w:r>
      <w:r>
        <w:rPr>
          <w:rFonts w:hint="eastAsia"/>
        </w:rPr>
        <w:t xml:space="preserve"> diet differed between organic and conventional farms (All predators: </w:t>
      </w:r>
      <w:r>
        <w:rPr>
          <w:rFonts w:cs="Arial"/>
          <w:i/>
          <w:szCs w:val="28"/>
        </w:rPr>
        <w:t>χ</w:t>
      </w:r>
      <w:r>
        <w:rPr>
          <w:rFonts w:cs="Arial"/>
          <w:szCs w:val="28"/>
          <w:vertAlign w:val="superscript"/>
        </w:rPr>
        <w:t>2</w:t>
      </w:r>
      <w:r>
        <w:rPr>
          <w:rFonts w:cs="Arial" w:hint="eastAsia"/>
          <w:szCs w:val="28"/>
        </w:rPr>
        <w:t xml:space="preserve"> = 15.98</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13.38,</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6.70,</w:t>
      </w:r>
      <w:r>
        <w:rPr>
          <w:rFonts w:hint="eastAsia"/>
        </w:rPr>
        <w:t xml:space="preserve"> </w:t>
      </w:r>
      <w:r>
        <w:rPr>
          <w:rFonts w:hint="eastAsia"/>
          <w:i/>
        </w:rPr>
        <w:t>P</w:t>
      </w:r>
      <w:r>
        <w:rPr>
          <w:rFonts w:hint="eastAsia"/>
        </w:rPr>
        <w:t xml:space="preserve"> = 0.001; Table 1). In particular, all predators in conventional farms consumed higher </w:t>
      </w:r>
      <w:r>
        <w:rPr>
          <w:rFonts w:hint="eastAsia"/>
        </w:rPr>
        <w:lastRenderedPageBreak/>
        <w:t>proportion of rice herbivores in the diet compared with predators in organic farms (Tukey</w:t>
      </w:r>
      <w:r>
        <w:t>’</w:t>
      </w:r>
      <w:r>
        <w:rPr>
          <w:rFonts w:hint="eastAsia"/>
        </w:rPr>
        <w:t xml:space="preserve">s post-hoc test, </w:t>
      </w:r>
      <w:r>
        <w:rPr>
          <w:rFonts w:hint="eastAsia"/>
          <w:i/>
        </w:rPr>
        <w:t>P</w:t>
      </w:r>
      <w:r>
        <w:rPr>
          <w:rFonts w:hint="eastAsia"/>
        </w:rPr>
        <w:t xml:space="preserve"> &lt; 0.05; Table 2)</w:t>
      </w:r>
      <w:r>
        <w:t>, although there was an interactive effect of farm type and year on spiders’ diet composition (</w:t>
      </w:r>
      <w:r>
        <w:rPr>
          <w:rFonts w:cs="Arial"/>
          <w:i/>
          <w:szCs w:val="28"/>
        </w:rPr>
        <w:t>χ</w:t>
      </w:r>
      <w:r>
        <w:rPr>
          <w:rFonts w:cs="Arial"/>
          <w:szCs w:val="28"/>
          <w:vertAlign w:val="superscript"/>
        </w:rPr>
        <w:t>2</w:t>
      </w:r>
      <w:r>
        <w:rPr>
          <w:rFonts w:cs="Arial" w:hint="eastAsia"/>
          <w:szCs w:val="28"/>
        </w:rPr>
        <w:t xml:space="preserve"> =</w:t>
      </w:r>
      <w:r>
        <w:rPr>
          <w:rFonts w:cs="Arial"/>
          <w:szCs w:val="28"/>
        </w:rPr>
        <w:t xml:space="preserve"> </w:t>
      </w:r>
      <w:r>
        <w:t>7.64,</w:t>
      </w:r>
      <w:r>
        <w:rPr>
          <w:i/>
        </w:rPr>
        <w:t xml:space="preserve"> </w:t>
      </w:r>
      <w:r>
        <w:rPr>
          <w:rFonts w:hint="eastAsia"/>
          <w:i/>
        </w:rPr>
        <w:t>P</w:t>
      </w:r>
      <w:r>
        <w:rPr>
          <w:rFonts w:hint="eastAsia"/>
        </w:rPr>
        <w:t xml:space="preserve"> </w:t>
      </w:r>
      <w:r>
        <w:t>=</w:t>
      </w:r>
      <w:r>
        <w:rPr>
          <w:rFonts w:hint="eastAsia"/>
        </w:rPr>
        <w:t xml:space="preserve"> 0.0</w:t>
      </w:r>
      <w:r>
        <w:t>2</w:t>
      </w:r>
      <w:r>
        <w:rPr>
          <w:rFonts w:hint="eastAsia"/>
        </w:rPr>
        <w:t xml:space="preserve">; </w:t>
      </w:r>
      <w:r>
        <w:t>Table 2)</w:t>
      </w:r>
      <w:r>
        <w:rPr>
          <w:rFonts w:hint="eastAsia"/>
        </w:rPr>
        <w:t xml:space="preserve">. </w:t>
      </w:r>
    </w:p>
    <w:p w14:paraId="1152B412" w14:textId="77777777" w:rsidR="000600B7" w:rsidRDefault="00056389">
      <w:r>
        <w:rPr>
          <w:rFonts w:hint="eastAsia"/>
        </w:rPr>
        <w:tab/>
        <w:t>The proportion of rice herbivores consumed in predator</w:t>
      </w:r>
      <w:r>
        <w:t>s’</w:t>
      </w:r>
      <w:r>
        <w:rPr>
          <w:rFonts w:hint="eastAsia"/>
        </w:rPr>
        <w:t xml:space="preserve"> diet also differ</w:t>
      </w:r>
      <w:r>
        <w:t>ed</w:t>
      </w:r>
      <w:r>
        <w:rPr>
          <w:rFonts w:hint="eastAsia"/>
        </w:rPr>
        <w:t xml:space="preserve"> among crop stages (All predators: </w:t>
      </w:r>
      <w:r>
        <w:rPr>
          <w:rFonts w:cs="Arial"/>
          <w:i/>
          <w:szCs w:val="28"/>
        </w:rPr>
        <w:t>χ</w:t>
      </w:r>
      <w:r>
        <w:rPr>
          <w:rFonts w:cs="Arial"/>
          <w:szCs w:val="28"/>
          <w:vertAlign w:val="superscript"/>
        </w:rPr>
        <w:t>2</w:t>
      </w:r>
      <w:r>
        <w:rPr>
          <w:rFonts w:cs="Arial" w:hint="eastAsia"/>
          <w:szCs w:val="28"/>
        </w:rPr>
        <w:t xml:space="preserve"> = </w:t>
      </w:r>
      <w:r>
        <w:rPr>
          <w:rFonts w:cs="Arial"/>
          <w:szCs w:val="28"/>
        </w:rPr>
        <w:t>22</w:t>
      </w:r>
      <w:r>
        <w:rPr>
          <w:rFonts w:cs="Arial" w:hint="eastAsia"/>
          <w:szCs w:val="28"/>
        </w:rPr>
        <w:t>7</w:t>
      </w:r>
      <w:r>
        <w:rPr>
          <w:rFonts w:cs="Arial"/>
          <w:szCs w:val="28"/>
        </w:rPr>
        <w:t>.</w:t>
      </w:r>
      <w:r>
        <w:rPr>
          <w:rFonts w:cs="Arial" w:hint="eastAsia"/>
          <w:szCs w:val="28"/>
        </w:rPr>
        <w:t>93</w:t>
      </w:r>
      <w:r>
        <w:rPr>
          <w:rFonts w:hint="eastAsia"/>
          <w:szCs w:val="28"/>
        </w:rPr>
        <w:t xml:space="preserve">, </w:t>
      </w:r>
      <w:r>
        <w:rPr>
          <w:rFonts w:hint="eastAsia"/>
          <w:i/>
          <w:szCs w:val="28"/>
        </w:rPr>
        <w:t>P</w:t>
      </w:r>
      <w:r>
        <w:rPr>
          <w:rFonts w:hint="eastAsia"/>
          <w:szCs w:val="28"/>
        </w:rPr>
        <w:t xml:space="preserve"> &lt;</w:t>
      </w:r>
      <w:r>
        <w:rPr>
          <w:rFonts w:hint="eastAsia"/>
        </w:rPr>
        <w:t xml:space="preserve"> 0.001; Spiders:</w:t>
      </w:r>
      <w:r>
        <w:rPr>
          <w:rFonts w:cs="Arial"/>
          <w:i/>
          <w:szCs w:val="28"/>
        </w:rPr>
        <w:t xml:space="preserve"> 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15</w:t>
      </w:r>
      <w:r>
        <w:rPr>
          <w:rFonts w:cs="Arial"/>
          <w:szCs w:val="28"/>
        </w:rPr>
        <w:t>.</w:t>
      </w:r>
      <w:r>
        <w:rPr>
          <w:rFonts w:cs="Arial" w:hint="eastAsia"/>
          <w:szCs w:val="28"/>
        </w:rPr>
        <w:t>43,</w:t>
      </w:r>
      <w:r>
        <w:rPr>
          <w:rFonts w:hint="eastAsia"/>
        </w:rPr>
        <w:t xml:space="preserve"> </w:t>
      </w:r>
      <w:r>
        <w:rPr>
          <w:rFonts w:hint="eastAsia"/>
          <w:i/>
        </w:rPr>
        <w:t>P</w:t>
      </w:r>
      <w:r>
        <w:rPr>
          <w:rFonts w:hint="eastAsia"/>
        </w:rPr>
        <w:t xml:space="preserve"> &lt; 0.001; Ladybeetles: </w:t>
      </w:r>
      <w:r>
        <w:rPr>
          <w:rFonts w:cs="Arial"/>
          <w:i/>
          <w:szCs w:val="28"/>
        </w:rPr>
        <w:t>χ</w:t>
      </w:r>
      <w:r>
        <w:rPr>
          <w:rFonts w:cs="Arial"/>
          <w:szCs w:val="28"/>
          <w:vertAlign w:val="superscript"/>
        </w:rPr>
        <w:t>2</w:t>
      </w:r>
      <w:r>
        <w:rPr>
          <w:rFonts w:cs="Arial" w:hint="eastAsia"/>
          <w:szCs w:val="28"/>
        </w:rPr>
        <w:t xml:space="preserve"> = </w:t>
      </w:r>
      <w:r>
        <w:rPr>
          <w:rFonts w:cs="Arial"/>
          <w:szCs w:val="28"/>
        </w:rPr>
        <w:t>1</w:t>
      </w:r>
      <w:r>
        <w:rPr>
          <w:rFonts w:cs="Arial" w:hint="eastAsia"/>
          <w:szCs w:val="28"/>
        </w:rPr>
        <w:t>52</w:t>
      </w:r>
      <w:r>
        <w:rPr>
          <w:rFonts w:cs="Arial"/>
          <w:szCs w:val="28"/>
        </w:rPr>
        <w:t>.</w:t>
      </w:r>
      <w:r>
        <w:rPr>
          <w:rFonts w:cs="Arial" w:hint="eastAsia"/>
          <w:szCs w:val="28"/>
        </w:rPr>
        <w:t>60,</w:t>
      </w:r>
      <w:r>
        <w:rPr>
          <w:rFonts w:hint="eastAsia"/>
        </w:rPr>
        <w:t xml:space="preserve"> </w:t>
      </w:r>
      <w:r>
        <w:rPr>
          <w:rFonts w:hint="eastAsia"/>
          <w:i/>
        </w:rPr>
        <w:t>P</w:t>
      </w:r>
      <w:r>
        <w:rPr>
          <w:rFonts w:hint="eastAsia"/>
        </w:rPr>
        <w:t xml:space="preserve"> &lt; 0.001; Table 1). Specifically, predators consumed higher proportion of rice herbivores in the</w:t>
      </w:r>
      <w:r>
        <w:t>ir</w:t>
      </w:r>
      <w:r>
        <w:rPr>
          <w:rFonts w:hint="eastAsia"/>
        </w:rPr>
        <w:t xml:space="preserve"> diet at the flowering and/or ripening stage than they did at the tillering stage (Tukey</w:t>
      </w:r>
      <w:r>
        <w:t>’</w:t>
      </w:r>
      <w:r>
        <w:rPr>
          <w:rFonts w:hint="eastAsia"/>
        </w:rPr>
        <w:t xml:space="preserve">s post-hoc test, </w:t>
      </w:r>
      <w:r>
        <w:rPr>
          <w:rFonts w:hint="eastAsia"/>
          <w:i/>
        </w:rPr>
        <w:t>P</w:t>
      </w:r>
      <w:r>
        <w:rPr>
          <w:rFonts w:hint="eastAsia"/>
        </w:rPr>
        <w:t xml:space="preserve"> &lt; 0.05; Table 3).</w:t>
      </w:r>
    </w:p>
    <w:p w14:paraId="2CD2CBD1" w14:textId="77777777" w:rsidR="000600B7" w:rsidRDefault="00056389">
      <w:r>
        <w:rPr>
          <w:rFonts w:hint="eastAsia"/>
        </w:rPr>
        <w:tab/>
        <w:t xml:space="preserve">Contrary to </w:t>
      </w:r>
      <w:r>
        <w:t xml:space="preserve">previous studies </w:t>
      </w:r>
      <w:r>
        <w:rPr>
          <w:rFonts w:hint="eastAsia"/>
        </w:rPr>
        <w:t>showing the importance of s</w:t>
      </w:r>
      <w:r>
        <w:t xml:space="preserve">urrounding landscape </w:t>
      </w:r>
      <w:r>
        <w:rPr>
          <w:rFonts w:hint="eastAsia"/>
        </w:rPr>
        <w:t>in determining</w:t>
      </w:r>
      <w:r>
        <w:t xml:space="preserve"> arthropod community structure and </w:t>
      </w:r>
      <w:r>
        <w:rPr>
          <w:rFonts w:hint="eastAsia"/>
        </w:rPr>
        <w:t xml:space="preserve">pest control by predators </w:t>
      </w:r>
      <w:r w:rsidR="002F43F9">
        <w:fldChar w:fldCharType="begin"/>
      </w:r>
      <w:r>
        <w:instrText xml:space="preserve"> ADDIN EN.CITE &lt;EndNote&gt;&lt;Cite&gt;&lt;Author&gt;Rusch&lt;/Author&gt;&lt;Year&gt;2016&lt;/Year&gt;&lt;RecNum&gt;30&lt;/RecNum&gt;&lt;DisplayText&gt;(Rusch et al. 2016)&lt;/DisplayText&gt;&lt;record&gt;&lt;rec-number&gt;30&lt;/rec-number&gt;&lt;foreign-keys&gt;&lt;key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rsidR="002F43F9">
        <w:fldChar w:fldCharType="separate"/>
      </w:r>
      <w:r>
        <w:t>(Rusch et al. 2016)</w:t>
      </w:r>
      <w:r w:rsidR="002F43F9">
        <w:fldChar w:fldCharType="end"/>
      </w:r>
      <w:r>
        <w:rPr>
          <w:rFonts w:hint="eastAsia"/>
        </w:rPr>
        <w:t xml:space="preserve"> , but see </w:t>
      </w:r>
      <w:r w:rsidR="002F43F9">
        <w:fldChar w:fldCharType="begin"/>
      </w:r>
      <w:r>
        <w:instrText xml:space="preserve"> ADDIN EN.CITE &lt;EndNote&gt;&lt;Cite AuthorYear="1"&gt;&lt;Author&gt;Karp&lt;/Author&gt;&lt;Year&gt;2018&lt;/Year&gt;&lt;RecNum&gt;29&lt;/RecNum&gt;&lt;DisplayText&gt;Karp et al. (2018)&lt;/DisplayText&gt;&lt;record&gt;&lt;rec-number&gt;29&lt;/rec-number&gt;&lt;foreign-keys&gt;&lt;key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rsidR="002F43F9">
        <w:fldChar w:fldCharType="separate"/>
      </w:r>
      <w:r>
        <w:t>Karp et al. (2018)</w:t>
      </w:r>
      <w:r w:rsidR="002F43F9">
        <w:fldChar w:fldCharType="end"/>
      </w:r>
      <w:r>
        <w:rPr>
          <w:rFonts w:hint="eastAsia"/>
        </w:rPr>
        <w:t>, the proportion of rice herbivores consumed in predators</w:t>
      </w:r>
      <w:r>
        <w:t>’</w:t>
      </w:r>
      <w:r>
        <w:rPr>
          <w:rFonts w:hint="eastAsia"/>
        </w:rPr>
        <w:t xml:space="preserve"> diet w</w:t>
      </w:r>
      <w:r>
        <w:t>as</w:t>
      </w:r>
      <w:r>
        <w:rPr>
          <w:rFonts w:hint="eastAsia"/>
        </w:rPr>
        <w:t xml:space="preserve"> not associated with the percent forest cover </w:t>
      </w:r>
      <w:r>
        <w:t>within</w:t>
      </w:r>
      <w:r>
        <w:rPr>
          <w:rFonts w:hint="eastAsia"/>
        </w:rPr>
        <w:t xml:space="preserve"> a 1-km radius buffer surrounding the study farms (All predators: </w:t>
      </w:r>
      <w:r>
        <w:rPr>
          <w:rFonts w:cs="Arial"/>
          <w:i/>
          <w:szCs w:val="28"/>
        </w:rPr>
        <w:t>χ</w:t>
      </w:r>
      <w:r>
        <w:rPr>
          <w:rFonts w:cs="Arial"/>
          <w:szCs w:val="28"/>
          <w:vertAlign w:val="superscript"/>
        </w:rPr>
        <w:t>2</w:t>
      </w:r>
      <w:r>
        <w:rPr>
          <w:rFonts w:cs="Arial" w:hint="eastAsia"/>
          <w:szCs w:val="28"/>
        </w:rPr>
        <w:t xml:space="preserve"> = 0.30</w:t>
      </w:r>
      <w:r>
        <w:rPr>
          <w:rFonts w:hint="eastAsia"/>
          <w:szCs w:val="28"/>
        </w:rPr>
        <w:t xml:space="preserve">, </w:t>
      </w:r>
      <w:r>
        <w:rPr>
          <w:rFonts w:hint="eastAsia"/>
          <w:i/>
          <w:szCs w:val="28"/>
        </w:rPr>
        <w:t>P</w:t>
      </w:r>
      <w:r>
        <w:rPr>
          <w:rFonts w:hint="eastAsia"/>
          <w:szCs w:val="28"/>
        </w:rPr>
        <w:t xml:space="preserve"> = 0.58</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1.28,</w:t>
      </w:r>
      <w:r>
        <w:rPr>
          <w:rFonts w:hint="eastAsia"/>
        </w:rPr>
        <w:t xml:space="preserve"> </w:t>
      </w:r>
      <w:r>
        <w:rPr>
          <w:rFonts w:hint="eastAsia"/>
          <w:i/>
        </w:rPr>
        <w:t>P</w:t>
      </w:r>
      <w:r>
        <w:rPr>
          <w:rFonts w:hint="eastAsia"/>
        </w:rPr>
        <w:t xml:space="preserve"> = 0.26; Ladybeetles: </w:t>
      </w:r>
      <w:r>
        <w:rPr>
          <w:rFonts w:cs="Arial"/>
          <w:i/>
          <w:szCs w:val="28"/>
        </w:rPr>
        <w:t>χ</w:t>
      </w:r>
      <w:r>
        <w:rPr>
          <w:rFonts w:cs="Arial"/>
          <w:szCs w:val="28"/>
          <w:vertAlign w:val="superscript"/>
        </w:rPr>
        <w:t>2</w:t>
      </w:r>
      <w:r>
        <w:rPr>
          <w:rFonts w:cs="Arial" w:hint="eastAsia"/>
          <w:szCs w:val="28"/>
        </w:rPr>
        <w:t xml:space="preserve"> = 0.77,</w:t>
      </w:r>
      <w:r>
        <w:rPr>
          <w:rFonts w:hint="eastAsia"/>
        </w:rPr>
        <w:t xml:space="preserve"> </w:t>
      </w:r>
      <w:r>
        <w:rPr>
          <w:rFonts w:hint="eastAsia"/>
          <w:i/>
        </w:rPr>
        <w:t>P</w:t>
      </w:r>
      <w:r>
        <w:rPr>
          <w:rFonts w:hint="eastAsia"/>
        </w:rPr>
        <w:t xml:space="preserve"> = 0.38; Table 1).</w:t>
      </w:r>
      <w:r>
        <w:t xml:space="preserve"> Furthermore, the proportion of rice herbivores consumed was not associated with the relative abundance of rice herbivores in the field</w:t>
      </w:r>
      <w:r>
        <w:rPr>
          <w:rFonts w:hint="eastAsia"/>
        </w:rPr>
        <w:t xml:space="preserve"> (All predators: </w:t>
      </w:r>
      <w:r>
        <w:rPr>
          <w:rFonts w:cs="Arial"/>
          <w:i/>
          <w:szCs w:val="28"/>
        </w:rPr>
        <w:t>χ</w:t>
      </w:r>
      <w:r>
        <w:rPr>
          <w:rFonts w:cs="Arial"/>
          <w:szCs w:val="28"/>
          <w:vertAlign w:val="superscript"/>
        </w:rPr>
        <w:t>2</w:t>
      </w:r>
      <w:r>
        <w:rPr>
          <w:rFonts w:cs="Arial" w:hint="eastAsia"/>
          <w:szCs w:val="28"/>
        </w:rPr>
        <w:t xml:space="preserve"> = 0.36</w:t>
      </w:r>
      <w:r>
        <w:rPr>
          <w:rFonts w:hint="eastAsia"/>
          <w:szCs w:val="28"/>
        </w:rPr>
        <w:t xml:space="preserve">, </w:t>
      </w:r>
      <w:r>
        <w:rPr>
          <w:rFonts w:hint="eastAsia"/>
          <w:i/>
          <w:szCs w:val="28"/>
        </w:rPr>
        <w:t>P</w:t>
      </w:r>
      <w:r>
        <w:rPr>
          <w:rFonts w:hint="eastAsia"/>
          <w:szCs w:val="28"/>
        </w:rPr>
        <w:t xml:space="preserve"> = 0.55</w:t>
      </w:r>
      <w:r>
        <w:rPr>
          <w:rFonts w:hint="eastAsia"/>
        </w:rPr>
        <w:t>; Spiders:</w:t>
      </w:r>
      <w:r>
        <w:rPr>
          <w:rFonts w:cs="Arial"/>
          <w:i/>
          <w:szCs w:val="28"/>
        </w:rPr>
        <w:t xml:space="preserve"> χ</w:t>
      </w:r>
      <w:r>
        <w:rPr>
          <w:rFonts w:cs="Arial"/>
          <w:szCs w:val="28"/>
          <w:vertAlign w:val="superscript"/>
        </w:rPr>
        <w:t>2</w:t>
      </w:r>
      <w:r>
        <w:rPr>
          <w:rFonts w:cs="Arial" w:hint="eastAsia"/>
          <w:szCs w:val="28"/>
        </w:rPr>
        <w:t xml:space="preserve"> = 1.38,</w:t>
      </w:r>
      <w:r>
        <w:rPr>
          <w:rFonts w:hint="eastAsia"/>
        </w:rPr>
        <w:t xml:space="preserve"> </w:t>
      </w:r>
      <w:r>
        <w:rPr>
          <w:rFonts w:hint="eastAsia"/>
          <w:i/>
        </w:rPr>
        <w:t>P</w:t>
      </w:r>
      <w:r>
        <w:rPr>
          <w:rFonts w:hint="eastAsia"/>
        </w:rPr>
        <w:t xml:space="preserve"> = 0.24; Ladybeetles: </w:t>
      </w:r>
      <w:r>
        <w:rPr>
          <w:rFonts w:cs="Arial"/>
          <w:i/>
          <w:szCs w:val="28"/>
        </w:rPr>
        <w:t>χ</w:t>
      </w:r>
      <w:r>
        <w:rPr>
          <w:rFonts w:cs="Arial"/>
          <w:szCs w:val="28"/>
          <w:vertAlign w:val="superscript"/>
        </w:rPr>
        <w:t>2</w:t>
      </w:r>
      <w:r>
        <w:rPr>
          <w:rFonts w:cs="Arial" w:hint="eastAsia"/>
          <w:szCs w:val="28"/>
        </w:rPr>
        <w:t xml:space="preserve"> = 0.93,</w:t>
      </w:r>
      <w:r>
        <w:rPr>
          <w:rFonts w:hint="eastAsia"/>
        </w:rPr>
        <w:t xml:space="preserve"> </w:t>
      </w:r>
      <w:r>
        <w:rPr>
          <w:rFonts w:hint="eastAsia"/>
          <w:i/>
        </w:rPr>
        <w:t>P</w:t>
      </w:r>
      <w:r>
        <w:rPr>
          <w:rFonts w:hint="eastAsia"/>
        </w:rPr>
        <w:t xml:space="preserve"> = 0.33; Table 1). </w:t>
      </w:r>
    </w:p>
    <w:p w14:paraId="2DE1CA06" w14:textId="77777777" w:rsidR="000600B7" w:rsidRDefault="00056389">
      <w:pPr>
        <w:rPr>
          <w:color w:val="FF0000"/>
        </w:rPr>
      </w:pPr>
      <w:r>
        <w:rPr>
          <w:color w:val="FF0000"/>
        </w:rPr>
        <w:br w:type="page"/>
      </w:r>
    </w:p>
    <w:p w14:paraId="4A100B64" w14:textId="77777777" w:rsidR="000600B7" w:rsidRDefault="00056389">
      <w:pPr>
        <w:rPr>
          <w:sz w:val="24"/>
        </w:rPr>
      </w:pPr>
      <w:r>
        <w:rPr>
          <w:rFonts w:hint="eastAsia"/>
          <w:sz w:val="24"/>
        </w:rPr>
        <w:lastRenderedPageBreak/>
        <w:t>Table 1. A</w:t>
      </w:r>
      <w:r>
        <w:rPr>
          <w:sz w:val="24"/>
        </w:rPr>
        <w:t xml:space="preserve">nalysis of </w:t>
      </w:r>
      <w:r>
        <w:rPr>
          <w:rFonts w:hint="eastAsia"/>
          <w:sz w:val="24"/>
        </w:rPr>
        <w:t>d</w:t>
      </w:r>
      <w:r>
        <w:rPr>
          <w:sz w:val="24"/>
        </w:rPr>
        <w:t>eviance (</w:t>
      </w:r>
      <w:r>
        <w:rPr>
          <w:rFonts w:hint="eastAsia"/>
          <w:sz w:val="24"/>
        </w:rPr>
        <w:t>t</w:t>
      </w:r>
      <w:r>
        <w:rPr>
          <w:sz w:val="24"/>
        </w:rPr>
        <w:t>ype II test)</w:t>
      </w:r>
      <w:r>
        <w:rPr>
          <w:rFonts w:hint="eastAsia"/>
          <w:sz w:val="24"/>
        </w:rPr>
        <w:t xml:space="preserve"> for the beta regression models fitted to data for all predators, spiders only, and ladybeetles only. The </w:t>
      </w:r>
      <w:r>
        <w:rPr>
          <w:sz w:val="24"/>
        </w:rPr>
        <w:t>results</w:t>
      </w:r>
      <w:r>
        <w:rPr>
          <w:rFonts w:hint="eastAsia"/>
          <w:sz w:val="24"/>
        </w:rPr>
        <w:t xml:space="preserve"> were obtained from the Anova() </w:t>
      </w:r>
      <w:r>
        <w:rPr>
          <w:sz w:val="24"/>
        </w:rPr>
        <w:t>function</w:t>
      </w:r>
      <w:r>
        <w:rPr>
          <w:rFonts w:hint="eastAsia"/>
          <w:sz w:val="24"/>
        </w:rPr>
        <w:t xml:space="preserve"> in the R </w:t>
      </w:r>
      <w:r>
        <w:rPr>
          <w:sz w:val="24"/>
        </w:rPr>
        <w:t>“</w:t>
      </w:r>
      <w:r>
        <w:rPr>
          <w:rFonts w:hint="eastAsia"/>
          <w:sz w:val="24"/>
        </w:rPr>
        <w:t>car</w:t>
      </w:r>
      <w:r>
        <w:rPr>
          <w:sz w:val="24"/>
        </w:rPr>
        <w:t>”</w:t>
      </w:r>
      <w:r>
        <w:rPr>
          <w:rFonts w:hint="eastAsia"/>
          <w:sz w:val="24"/>
        </w:rPr>
        <w:t xml:space="preserve"> package </w:t>
      </w:r>
      <w:r w:rsidR="002F43F9">
        <w:rPr>
          <w:sz w:val="24"/>
        </w:rPr>
        <w:fldChar w:fldCharType="begin"/>
      </w:r>
      <w:r>
        <w:rPr>
          <w:sz w:val="24"/>
        </w:rP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2F43F9">
        <w:rPr>
          <w:sz w:val="24"/>
        </w:rPr>
        <w:fldChar w:fldCharType="separate"/>
      </w:r>
      <w:r>
        <w:rPr>
          <w:sz w:val="24"/>
        </w:rPr>
        <w:t>(Fox and Weisberg 2018)</w:t>
      </w:r>
      <w:r w:rsidR="002F43F9">
        <w:rPr>
          <w:sz w:val="24"/>
        </w:rPr>
        <w:fldChar w:fldCharType="end"/>
      </w:r>
      <w:r>
        <w:rPr>
          <w:rFonts w:hint="eastAsia"/>
          <w:sz w:val="24"/>
        </w:rPr>
        <w:t xml:space="preserve">. For each model, interactions were tested only between significant factors. </w:t>
      </w:r>
    </w:p>
    <w:tbl>
      <w:tblPr>
        <w:tblStyle w:val="11"/>
        <w:tblW w:w="0" w:type="auto"/>
        <w:jc w:val="center"/>
        <w:tblLook w:val="04A0" w:firstRow="1" w:lastRow="0" w:firstColumn="1" w:lastColumn="0" w:noHBand="0" w:noVBand="1"/>
      </w:tblPr>
      <w:tblGrid>
        <w:gridCol w:w="1845"/>
        <w:gridCol w:w="2761"/>
        <w:gridCol w:w="1207"/>
        <w:gridCol w:w="1417"/>
        <w:gridCol w:w="1417"/>
      </w:tblGrid>
      <w:tr w:rsidR="000600B7" w14:paraId="7928BC16" w14:textId="77777777" w:rsidTr="000600B7">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6491D28B" w14:textId="77777777" w:rsidR="000600B7" w:rsidRDefault="00056389" w:rsidP="00464717">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Model</w:t>
            </w:r>
          </w:p>
        </w:tc>
        <w:tc>
          <w:tcPr>
            <w:tcW w:w="2761" w:type="dxa"/>
            <w:shd w:val="clear" w:color="auto" w:fill="auto"/>
            <w:vAlign w:val="center"/>
          </w:tcPr>
          <w:p w14:paraId="494708D2" w14:textId="77777777" w:rsidR="000600B7" w:rsidRDefault="00056389" w:rsidP="00464717">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2"/>
                <w:szCs w:val="28"/>
              </w:rPr>
            </w:pPr>
            <w:r>
              <w:rPr>
                <w:rFonts w:cs="Arial" w:hint="eastAsia"/>
                <w:b w:val="0"/>
                <w:color w:val="auto"/>
                <w:sz w:val="22"/>
              </w:rPr>
              <w:t>Factor</w:t>
            </w:r>
          </w:p>
        </w:tc>
        <w:tc>
          <w:tcPr>
            <w:tcW w:w="1207" w:type="dxa"/>
            <w:shd w:val="clear" w:color="auto" w:fill="auto"/>
            <w:vAlign w:val="center"/>
          </w:tcPr>
          <w:p w14:paraId="452A3076" w14:textId="77777777" w:rsidR="000600B7" w:rsidRDefault="00056389" w:rsidP="00464717">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i/>
                <w:color w:val="auto"/>
                <w:sz w:val="22"/>
                <w:szCs w:val="28"/>
              </w:rPr>
            </w:pPr>
            <w:r>
              <w:rPr>
                <w:rFonts w:cs="Arial"/>
                <w:b w:val="0"/>
                <w:i/>
                <w:color w:val="auto"/>
                <w:sz w:val="22"/>
              </w:rPr>
              <w:t>d.f.</w:t>
            </w:r>
          </w:p>
        </w:tc>
        <w:tc>
          <w:tcPr>
            <w:tcW w:w="1417" w:type="dxa"/>
            <w:shd w:val="clear" w:color="auto" w:fill="auto"/>
            <w:vAlign w:val="center"/>
          </w:tcPr>
          <w:p w14:paraId="7E920657" w14:textId="77777777" w:rsidR="000600B7" w:rsidRDefault="00056389" w:rsidP="00464717">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2"/>
                <w:szCs w:val="28"/>
              </w:rPr>
            </w:pPr>
            <w:r>
              <w:rPr>
                <w:rFonts w:cs="Arial" w:hint="eastAsia"/>
                <w:b w:val="0"/>
                <w:i/>
                <w:color w:val="auto"/>
                <w:sz w:val="22"/>
              </w:rPr>
              <w:t xml:space="preserve">    </w:t>
            </w:r>
            <w:r>
              <w:rPr>
                <w:rFonts w:cs="Arial"/>
                <w:b w:val="0"/>
                <w:i/>
                <w:color w:val="auto"/>
                <w:sz w:val="22"/>
              </w:rPr>
              <w:t>χ</w:t>
            </w:r>
            <w:r>
              <w:rPr>
                <w:rFonts w:cs="Arial"/>
                <w:b w:val="0"/>
                <w:color w:val="auto"/>
                <w:sz w:val="22"/>
                <w:vertAlign w:val="superscript"/>
              </w:rPr>
              <w:t>2</w:t>
            </w:r>
          </w:p>
        </w:tc>
        <w:tc>
          <w:tcPr>
            <w:tcW w:w="1417" w:type="dxa"/>
            <w:shd w:val="clear" w:color="auto" w:fill="auto"/>
            <w:vAlign w:val="center"/>
          </w:tcPr>
          <w:p w14:paraId="430A31E3" w14:textId="77777777" w:rsidR="000600B7" w:rsidRDefault="00056389" w:rsidP="00464717">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i/>
                <w:color w:val="auto"/>
                <w:sz w:val="22"/>
                <w:szCs w:val="28"/>
              </w:rPr>
            </w:pPr>
            <w:r>
              <w:rPr>
                <w:rFonts w:cs="Arial" w:hint="eastAsia"/>
                <w:b w:val="0"/>
                <w:i/>
                <w:color w:val="auto"/>
                <w:sz w:val="22"/>
              </w:rPr>
              <w:t xml:space="preserve">    </w:t>
            </w:r>
            <w:r>
              <w:rPr>
                <w:rFonts w:cs="Arial"/>
                <w:b w:val="0"/>
                <w:i/>
                <w:color w:val="auto"/>
                <w:sz w:val="22"/>
              </w:rPr>
              <w:t>P</w:t>
            </w:r>
          </w:p>
        </w:tc>
      </w:tr>
      <w:tr w:rsidR="000600B7" w14:paraId="72EAF432"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2AC4840A" w14:textId="77777777" w:rsidR="000600B7" w:rsidRDefault="00056389" w:rsidP="00464717">
            <w:pPr>
              <w:spacing w:after="0" w:line="240" w:lineRule="auto"/>
              <w:rPr>
                <w:rFonts w:asciiTheme="majorHAnsi" w:eastAsiaTheme="majorEastAsia" w:hAnsiTheme="majorHAnsi" w:cs="Arial"/>
                <w:b w:val="0"/>
                <w:color w:val="365F91" w:themeColor="accent1" w:themeShade="BF"/>
                <w:sz w:val="22"/>
                <w:szCs w:val="28"/>
              </w:rPr>
            </w:pPr>
            <w:r>
              <w:rPr>
                <w:rFonts w:cs="Arial" w:hint="eastAsia"/>
                <w:b w:val="0"/>
                <w:sz w:val="22"/>
              </w:rPr>
              <w:t>All predators</w:t>
            </w:r>
          </w:p>
        </w:tc>
        <w:tc>
          <w:tcPr>
            <w:tcW w:w="2761" w:type="dxa"/>
            <w:tcBorders>
              <w:right w:val="nil"/>
            </w:tcBorders>
            <w:shd w:val="clear" w:color="auto" w:fill="auto"/>
            <w:vAlign w:val="center"/>
          </w:tcPr>
          <w:p w14:paraId="500A4AC6"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tcBorders>
              <w:right w:val="nil"/>
            </w:tcBorders>
            <w:shd w:val="clear" w:color="auto" w:fill="auto"/>
            <w:vAlign w:val="center"/>
          </w:tcPr>
          <w:p w14:paraId="35E37149"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color w:val="auto"/>
                <w:sz w:val="22"/>
              </w:rPr>
              <w:t>2</w:t>
            </w:r>
          </w:p>
        </w:tc>
        <w:tc>
          <w:tcPr>
            <w:tcW w:w="1417" w:type="dxa"/>
            <w:tcBorders>
              <w:right w:val="nil"/>
            </w:tcBorders>
            <w:shd w:val="clear" w:color="auto" w:fill="auto"/>
            <w:vAlign w:val="center"/>
          </w:tcPr>
          <w:p w14:paraId="717DD1D0"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hint="eastAsia"/>
                <w:color w:val="auto"/>
                <w:sz w:val="22"/>
              </w:rPr>
              <w:t xml:space="preserve">    1.99</w:t>
            </w:r>
          </w:p>
        </w:tc>
        <w:tc>
          <w:tcPr>
            <w:tcW w:w="1417" w:type="dxa"/>
            <w:tcBorders>
              <w:right w:val="nil"/>
            </w:tcBorders>
            <w:shd w:val="clear" w:color="auto" w:fill="auto"/>
            <w:vAlign w:val="center"/>
          </w:tcPr>
          <w:p w14:paraId="02E6FFAB"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2"/>
                <w:szCs w:val="28"/>
              </w:rPr>
            </w:pPr>
            <w:r>
              <w:rPr>
                <w:rFonts w:cs="Arial" w:hint="eastAsia"/>
                <w:color w:val="auto"/>
                <w:sz w:val="22"/>
              </w:rPr>
              <w:t xml:space="preserve">    </w:t>
            </w:r>
            <w:r>
              <w:rPr>
                <w:rFonts w:cs="Arial"/>
                <w:color w:val="auto"/>
                <w:sz w:val="22"/>
              </w:rPr>
              <w:t>0.3</w:t>
            </w:r>
            <w:r>
              <w:rPr>
                <w:rFonts w:cs="Arial" w:hint="eastAsia"/>
                <w:color w:val="auto"/>
                <w:sz w:val="22"/>
              </w:rPr>
              <w:t>7</w:t>
            </w:r>
          </w:p>
        </w:tc>
      </w:tr>
      <w:tr w:rsidR="000600B7" w14:paraId="6D8985E4"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3AA72165" w14:textId="77777777"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14:paraId="38B8FA95"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shd w:val="clear" w:color="auto" w:fill="auto"/>
            <w:vAlign w:val="center"/>
          </w:tcPr>
          <w:p w14:paraId="2B71E645"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4B9BAB20"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15.</w:t>
            </w:r>
            <w:r>
              <w:rPr>
                <w:rFonts w:cs="Arial" w:hint="eastAsia"/>
                <w:color w:val="auto"/>
                <w:sz w:val="22"/>
              </w:rPr>
              <w:t>98</w:t>
            </w:r>
          </w:p>
        </w:tc>
        <w:tc>
          <w:tcPr>
            <w:tcW w:w="1417" w:type="dxa"/>
            <w:shd w:val="clear" w:color="auto" w:fill="auto"/>
            <w:vAlign w:val="center"/>
          </w:tcPr>
          <w:p w14:paraId="2E00BE19"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0600B7" w14:paraId="3AEC99B4"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4FE2809A" w14:textId="77777777"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14:paraId="3F6C68B1"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tcBorders>
              <w:right w:val="nil"/>
            </w:tcBorders>
            <w:shd w:val="clear" w:color="auto" w:fill="auto"/>
            <w:vAlign w:val="center"/>
          </w:tcPr>
          <w:p w14:paraId="3CF9127C"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3A470420"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22</w:t>
            </w:r>
            <w:r>
              <w:rPr>
                <w:rFonts w:cs="Arial" w:hint="eastAsia"/>
                <w:color w:val="auto"/>
                <w:sz w:val="22"/>
              </w:rPr>
              <w:t>7</w:t>
            </w:r>
            <w:r>
              <w:rPr>
                <w:rFonts w:cs="Arial"/>
                <w:color w:val="auto"/>
                <w:sz w:val="22"/>
              </w:rPr>
              <w:t>.</w:t>
            </w:r>
            <w:r>
              <w:rPr>
                <w:rFonts w:cs="Arial" w:hint="eastAsia"/>
                <w:color w:val="auto"/>
                <w:sz w:val="22"/>
              </w:rPr>
              <w:t>93</w:t>
            </w:r>
          </w:p>
        </w:tc>
        <w:tc>
          <w:tcPr>
            <w:tcW w:w="1417" w:type="dxa"/>
            <w:tcBorders>
              <w:right w:val="nil"/>
            </w:tcBorders>
            <w:shd w:val="clear" w:color="auto" w:fill="auto"/>
            <w:vAlign w:val="center"/>
          </w:tcPr>
          <w:p w14:paraId="51761ABD"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0600B7" w14:paraId="410678DC"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21D16E73" w14:textId="77777777"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14:paraId="7A87065E"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14:paraId="290C4720"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57115D95"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30</w:t>
            </w:r>
          </w:p>
        </w:tc>
        <w:tc>
          <w:tcPr>
            <w:tcW w:w="1417" w:type="dxa"/>
            <w:shd w:val="clear" w:color="auto" w:fill="auto"/>
            <w:vAlign w:val="center"/>
          </w:tcPr>
          <w:p w14:paraId="503FF77E"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58</w:t>
            </w:r>
          </w:p>
        </w:tc>
      </w:tr>
      <w:tr w:rsidR="000600B7" w14:paraId="6DD3B235"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305772D4" w14:textId="77777777"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14:paraId="25DCFFDD"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14:paraId="2A509AC0"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714D8CF1"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36</w:t>
            </w:r>
          </w:p>
        </w:tc>
        <w:tc>
          <w:tcPr>
            <w:tcW w:w="1417" w:type="dxa"/>
            <w:tcBorders>
              <w:right w:val="nil"/>
            </w:tcBorders>
            <w:shd w:val="clear" w:color="auto" w:fill="auto"/>
            <w:vAlign w:val="center"/>
          </w:tcPr>
          <w:p w14:paraId="4724E78C"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 xml:space="preserve">    </w:t>
            </w:r>
            <w:r>
              <w:rPr>
                <w:rFonts w:cs="Arial"/>
                <w:color w:val="auto"/>
                <w:sz w:val="22"/>
              </w:rPr>
              <w:t>0.</w:t>
            </w:r>
            <w:r>
              <w:rPr>
                <w:rFonts w:cs="Arial" w:hint="eastAsia"/>
                <w:color w:val="auto"/>
                <w:sz w:val="22"/>
              </w:rPr>
              <w:t>55</w:t>
            </w:r>
          </w:p>
        </w:tc>
      </w:tr>
      <w:tr w:rsidR="000600B7" w14:paraId="333DD39B"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6D689EFA" w14:textId="77777777"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14:paraId="61A7C33F"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7BFA2D69"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47AD1A11"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2.06</w:t>
            </w:r>
          </w:p>
        </w:tc>
        <w:tc>
          <w:tcPr>
            <w:tcW w:w="1417" w:type="dxa"/>
            <w:shd w:val="clear" w:color="auto" w:fill="auto"/>
            <w:vAlign w:val="center"/>
          </w:tcPr>
          <w:p w14:paraId="56CDE101"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0.36</w:t>
            </w:r>
          </w:p>
        </w:tc>
      </w:tr>
      <w:tr w:rsidR="000600B7" w14:paraId="53D53081"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65EBBEE4" w14:textId="77777777" w:rsidR="000600B7" w:rsidRDefault="00056389" w:rsidP="00464717">
            <w:pPr>
              <w:spacing w:after="0" w:line="240" w:lineRule="auto"/>
              <w:rPr>
                <w:rFonts w:cs="Arial"/>
                <w:b w:val="0"/>
                <w:bCs w:val="0"/>
                <w:color w:val="auto"/>
                <w:sz w:val="22"/>
              </w:rPr>
            </w:pPr>
            <w:r>
              <w:rPr>
                <w:rFonts w:cs="Arial" w:hint="eastAsia"/>
                <w:b w:val="0"/>
                <w:sz w:val="22"/>
              </w:rPr>
              <w:t>Spiders</w:t>
            </w:r>
          </w:p>
        </w:tc>
        <w:tc>
          <w:tcPr>
            <w:tcW w:w="2761" w:type="dxa"/>
            <w:tcBorders>
              <w:right w:val="nil"/>
            </w:tcBorders>
            <w:shd w:val="clear" w:color="auto" w:fill="auto"/>
            <w:vAlign w:val="center"/>
          </w:tcPr>
          <w:p w14:paraId="20072C03"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tcBorders>
              <w:right w:val="nil"/>
            </w:tcBorders>
            <w:shd w:val="clear" w:color="auto" w:fill="auto"/>
            <w:vAlign w:val="center"/>
          </w:tcPr>
          <w:p w14:paraId="4E303A3E"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2B373D7B"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7.</w:t>
            </w:r>
            <w:r>
              <w:rPr>
                <w:rFonts w:cs="Arial" w:hint="eastAsia"/>
                <w:color w:val="000000"/>
                <w:sz w:val="22"/>
              </w:rPr>
              <w:t>92</w:t>
            </w:r>
          </w:p>
        </w:tc>
        <w:tc>
          <w:tcPr>
            <w:tcW w:w="1417" w:type="dxa"/>
            <w:tcBorders>
              <w:right w:val="nil"/>
            </w:tcBorders>
            <w:shd w:val="clear" w:color="auto" w:fill="auto"/>
            <w:vAlign w:val="center"/>
          </w:tcPr>
          <w:p w14:paraId="013E732D"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0.02</w:t>
            </w:r>
          </w:p>
        </w:tc>
      </w:tr>
      <w:tr w:rsidR="000600B7" w14:paraId="5B916B29"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34B2B6AE" w14:textId="77777777"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14:paraId="47171324"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shd w:val="clear" w:color="auto" w:fill="auto"/>
            <w:vAlign w:val="center"/>
          </w:tcPr>
          <w:p w14:paraId="5B46356D"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2F7C7F46"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3.38</w:t>
            </w:r>
          </w:p>
        </w:tc>
        <w:tc>
          <w:tcPr>
            <w:tcW w:w="1417" w:type="dxa"/>
            <w:shd w:val="clear" w:color="auto" w:fill="auto"/>
            <w:vAlign w:val="center"/>
          </w:tcPr>
          <w:p w14:paraId="562B70C0"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0600B7" w14:paraId="4C420709"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74C8F5EF" w14:textId="77777777"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14:paraId="5C8FBD32"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tcBorders>
              <w:right w:val="nil"/>
            </w:tcBorders>
            <w:shd w:val="clear" w:color="auto" w:fill="auto"/>
            <w:vAlign w:val="center"/>
          </w:tcPr>
          <w:p w14:paraId="115A0C3F"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tcBorders>
              <w:right w:val="nil"/>
            </w:tcBorders>
            <w:shd w:val="clear" w:color="auto" w:fill="auto"/>
            <w:vAlign w:val="center"/>
          </w:tcPr>
          <w:p w14:paraId="469481A3"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color w:val="000000"/>
                <w:sz w:val="22"/>
              </w:rPr>
              <w:t>1</w:t>
            </w:r>
            <w:r>
              <w:rPr>
                <w:rFonts w:cs="Arial" w:hint="eastAsia"/>
                <w:color w:val="000000"/>
                <w:sz w:val="22"/>
              </w:rPr>
              <w:t>15.43</w:t>
            </w:r>
          </w:p>
        </w:tc>
        <w:tc>
          <w:tcPr>
            <w:tcW w:w="1417" w:type="dxa"/>
            <w:tcBorders>
              <w:right w:val="nil"/>
            </w:tcBorders>
            <w:shd w:val="clear" w:color="auto" w:fill="auto"/>
            <w:vAlign w:val="center"/>
          </w:tcPr>
          <w:p w14:paraId="4A3E1F42"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&lt;0.001</w:t>
            </w:r>
          </w:p>
        </w:tc>
      </w:tr>
      <w:tr w:rsidR="000600B7" w14:paraId="1F43F938"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1C14B8DE" w14:textId="77777777"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14:paraId="6204D2E5"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shd w:val="clear" w:color="auto" w:fill="auto"/>
            <w:vAlign w:val="center"/>
          </w:tcPr>
          <w:p w14:paraId="6E1B8882"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3150E3F4"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28</w:t>
            </w:r>
          </w:p>
        </w:tc>
        <w:tc>
          <w:tcPr>
            <w:tcW w:w="1417" w:type="dxa"/>
            <w:shd w:val="clear" w:color="auto" w:fill="auto"/>
            <w:vAlign w:val="center"/>
          </w:tcPr>
          <w:p w14:paraId="0745E3E2"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6</w:t>
            </w:r>
          </w:p>
        </w:tc>
      </w:tr>
      <w:tr w:rsidR="000600B7" w14:paraId="55BBFEDA"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0DBCA1F4" w14:textId="77777777"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14:paraId="189DC17E"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tcBorders>
              <w:right w:val="nil"/>
            </w:tcBorders>
            <w:shd w:val="clear" w:color="auto" w:fill="auto"/>
            <w:vAlign w:val="center"/>
          </w:tcPr>
          <w:p w14:paraId="7714CCEC"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740664E1"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38</w:t>
            </w:r>
          </w:p>
        </w:tc>
        <w:tc>
          <w:tcPr>
            <w:tcW w:w="1417" w:type="dxa"/>
            <w:tcBorders>
              <w:right w:val="nil"/>
            </w:tcBorders>
            <w:shd w:val="clear" w:color="auto" w:fill="auto"/>
            <w:vAlign w:val="center"/>
          </w:tcPr>
          <w:p w14:paraId="3459025A"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0.2</w:t>
            </w:r>
            <w:r>
              <w:rPr>
                <w:rFonts w:cs="Arial" w:hint="eastAsia"/>
                <w:color w:val="000000"/>
                <w:sz w:val="22"/>
              </w:rPr>
              <w:t>4</w:t>
            </w:r>
          </w:p>
        </w:tc>
      </w:tr>
      <w:tr w:rsidR="000600B7" w14:paraId="24AEB10C"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282CC7F7" w14:textId="77777777"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14:paraId="59000F3E"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shd w:val="clear" w:color="auto" w:fill="auto"/>
            <w:vAlign w:val="center"/>
          </w:tcPr>
          <w:p w14:paraId="7255A66C"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5ADE6276"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7.64</w:t>
            </w:r>
          </w:p>
        </w:tc>
        <w:tc>
          <w:tcPr>
            <w:tcW w:w="1417" w:type="dxa"/>
            <w:shd w:val="clear" w:color="auto" w:fill="auto"/>
            <w:vAlign w:val="center"/>
          </w:tcPr>
          <w:p w14:paraId="207431FE"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0.02</w:t>
            </w:r>
          </w:p>
        </w:tc>
      </w:tr>
      <w:tr w:rsidR="000600B7" w14:paraId="7071179B"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5CCACFAE" w14:textId="77777777"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14:paraId="6B8E3A7F"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tcBorders>
              <w:right w:val="nil"/>
            </w:tcBorders>
            <w:shd w:val="clear" w:color="auto" w:fill="auto"/>
            <w:vAlign w:val="center"/>
          </w:tcPr>
          <w:p w14:paraId="4A6716BE"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tcBorders>
              <w:right w:val="nil"/>
            </w:tcBorders>
            <w:shd w:val="clear" w:color="auto" w:fill="auto"/>
            <w:vAlign w:val="center"/>
          </w:tcPr>
          <w:p w14:paraId="6FE0538F"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0.99</w:t>
            </w:r>
          </w:p>
        </w:tc>
        <w:tc>
          <w:tcPr>
            <w:tcW w:w="1417" w:type="dxa"/>
            <w:tcBorders>
              <w:right w:val="nil"/>
            </w:tcBorders>
            <w:shd w:val="clear" w:color="auto" w:fill="auto"/>
            <w:vAlign w:val="center"/>
          </w:tcPr>
          <w:p w14:paraId="0BF27B4E"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0.91</w:t>
            </w:r>
          </w:p>
        </w:tc>
      </w:tr>
      <w:tr w:rsidR="000600B7" w14:paraId="5EAB770D"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3DA37EF5" w14:textId="77777777"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14:paraId="444A5B57"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739EE661"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shd w:val="clear" w:color="auto" w:fill="auto"/>
            <w:vAlign w:val="center"/>
          </w:tcPr>
          <w:p w14:paraId="31F905E9"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1.12</w:t>
            </w:r>
          </w:p>
        </w:tc>
        <w:tc>
          <w:tcPr>
            <w:tcW w:w="1417" w:type="dxa"/>
            <w:shd w:val="clear" w:color="auto" w:fill="auto"/>
            <w:vAlign w:val="center"/>
          </w:tcPr>
          <w:p w14:paraId="39647A0F"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0.57</w:t>
            </w:r>
          </w:p>
        </w:tc>
      </w:tr>
      <w:tr w:rsidR="000600B7" w14:paraId="69811B33"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7303133F" w14:textId="77777777"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14:paraId="58065CCF"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14:paraId="07235409"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tcBorders>
              <w:right w:val="nil"/>
            </w:tcBorders>
            <w:shd w:val="clear" w:color="auto" w:fill="auto"/>
            <w:vAlign w:val="center"/>
          </w:tcPr>
          <w:p w14:paraId="715B80C8"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0.44</w:t>
            </w:r>
          </w:p>
        </w:tc>
        <w:tc>
          <w:tcPr>
            <w:tcW w:w="1417" w:type="dxa"/>
            <w:tcBorders>
              <w:right w:val="nil"/>
            </w:tcBorders>
            <w:shd w:val="clear" w:color="auto" w:fill="auto"/>
            <w:vAlign w:val="center"/>
          </w:tcPr>
          <w:p w14:paraId="5E687C9A"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0.98</w:t>
            </w:r>
          </w:p>
        </w:tc>
      </w:tr>
      <w:tr w:rsidR="000600B7" w14:paraId="23F281C4"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18FD6C04" w14:textId="77777777" w:rsidR="000600B7" w:rsidRDefault="00056389" w:rsidP="00464717">
            <w:pPr>
              <w:spacing w:after="0" w:line="240" w:lineRule="auto"/>
              <w:rPr>
                <w:rFonts w:cs="Arial"/>
                <w:b w:val="0"/>
                <w:bCs w:val="0"/>
                <w:color w:val="auto"/>
                <w:sz w:val="22"/>
              </w:rPr>
            </w:pPr>
            <w:r>
              <w:rPr>
                <w:rFonts w:cs="Arial" w:hint="eastAsia"/>
                <w:b w:val="0"/>
                <w:sz w:val="22"/>
              </w:rPr>
              <w:t>Ladybeetles</w:t>
            </w:r>
          </w:p>
        </w:tc>
        <w:tc>
          <w:tcPr>
            <w:tcW w:w="2761" w:type="dxa"/>
            <w:shd w:val="clear" w:color="auto" w:fill="auto"/>
            <w:vAlign w:val="center"/>
          </w:tcPr>
          <w:p w14:paraId="4D258BED"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Year</w:t>
            </w:r>
          </w:p>
        </w:tc>
        <w:tc>
          <w:tcPr>
            <w:tcW w:w="1207" w:type="dxa"/>
            <w:shd w:val="clear" w:color="auto" w:fill="auto"/>
            <w:vAlign w:val="center"/>
          </w:tcPr>
          <w:p w14:paraId="3475DEF6"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shd w:val="clear" w:color="auto" w:fill="auto"/>
            <w:vAlign w:val="center"/>
          </w:tcPr>
          <w:p w14:paraId="28F7515F"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1</w:t>
            </w:r>
            <w:r>
              <w:rPr>
                <w:rFonts w:cs="Arial" w:hint="eastAsia"/>
                <w:color w:val="000000"/>
                <w:sz w:val="22"/>
              </w:rPr>
              <w:t>3.20</w:t>
            </w:r>
          </w:p>
        </w:tc>
        <w:tc>
          <w:tcPr>
            <w:tcW w:w="1417" w:type="dxa"/>
            <w:shd w:val="clear" w:color="auto" w:fill="auto"/>
            <w:vAlign w:val="center"/>
          </w:tcPr>
          <w:p w14:paraId="32F9605C"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0.00</w:t>
            </w:r>
            <w:r>
              <w:rPr>
                <w:rFonts w:cs="Arial" w:hint="eastAsia"/>
                <w:color w:val="000000"/>
                <w:sz w:val="22"/>
              </w:rPr>
              <w:t>1</w:t>
            </w:r>
          </w:p>
        </w:tc>
      </w:tr>
      <w:tr w:rsidR="000600B7" w14:paraId="315846B3"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tcPr>
          <w:p w14:paraId="2968F59A" w14:textId="77777777"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14:paraId="3AA2CDAB"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Farm type</w:t>
            </w:r>
          </w:p>
        </w:tc>
        <w:tc>
          <w:tcPr>
            <w:tcW w:w="1207" w:type="dxa"/>
            <w:tcBorders>
              <w:right w:val="nil"/>
            </w:tcBorders>
            <w:shd w:val="clear" w:color="auto" w:fill="auto"/>
            <w:vAlign w:val="center"/>
          </w:tcPr>
          <w:p w14:paraId="12B8DFDB"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59709A04"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6.70</w:t>
            </w:r>
          </w:p>
        </w:tc>
        <w:tc>
          <w:tcPr>
            <w:tcW w:w="1417" w:type="dxa"/>
            <w:tcBorders>
              <w:right w:val="nil"/>
            </w:tcBorders>
            <w:shd w:val="clear" w:color="auto" w:fill="auto"/>
            <w:vAlign w:val="center"/>
          </w:tcPr>
          <w:p w14:paraId="4FD173E7"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0.0</w:t>
            </w:r>
            <w:r>
              <w:rPr>
                <w:rFonts w:cs="Arial" w:hint="eastAsia"/>
                <w:color w:val="000000"/>
                <w:sz w:val="22"/>
              </w:rPr>
              <w:t>01</w:t>
            </w:r>
          </w:p>
        </w:tc>
      </w:tr>
      <w:tr w:rsidR="000600B7" w14:paraId="5BFB209A"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229D1C71" w14:textId="77777777"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14:paraId="0058E59C"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Crop stage</w:t>
            </w:r>
          </w:p>
        </w:tc>
        <w:tc>
          <w:tcPr>
            <w:tcW w:w="1207" w:type="dxa"/>
            <w:shd w:val="clear" w:color="auto" w:fill="auto"/>
            <w:vAlign w:val="center"/>
          </w:tcPr>
          <w:p w14:paraId="6D6D3AE1"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c>
          <w:tcPr>
            <w:tcW w:w="1417" w:type="dxa"/>
            <w:shd w:val="clear" w:color="auto" w:fill="auto"/>
            <w:vAlign w:val="center"/>
          </w:tcPr>
          <w:p w14:paraId="1278C633"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color w:val="000000"/>
                <w:sz w:val="22"/>
              </w:rPr>
              <w:t>1</w:t>
            </w:r>
            <w:r>
              <w:rPr>
                <w:rFonts w:cs="Arial" w:hint="eastAsia"/>
                <w:color w:val="000000"/>
                <w:sz w:val="22"/>
              </w:rPr>
              <w:t>52</w:t>
            </w:r>
            <w:r>
              <w:rPr>
                <w:rFonts w:cs="Arial"/>
                <w:color w:val="000000"/>
                <w:sz w:val="22"/>
              </w:rPr>
              <w:t>.</w:t>
            </w:r>
            <w:r>
              <w:rPr>
                <w:rFonts w:cs="Arial" w:hint="eastAsia"/>
                <w:color w:val="000000"/>
                <w:sz w:val="22"/>
              </w:rPr>
              <w:t>60</w:t>
            </w:r>
          </w:p>
        </w:tc>
        <w:tc>
          <w:tcPr>
            <w:tcW w:w="1417" w:type="dxa"/>
            <w:shd w:val="clear" w:color="auto" w:fill="auto"/>
            <w:vAlign w:val="center"/>
          </w:tcPr>
          <w:p w14:paraId="3E584927"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auto"/>
                <w:sz w:val="22"/>
              </w:rPr>
              <w:t xml:space="preserve"> &lt;0.001</w:t>
            </w:r>
          </w:p>
        </w:tc>
      </w:tr>
      <w:tr w:rsidR="000600B7" w14:paraId="2EDA9942"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tcPr>
          <w:p w14:paraId="4C1EA011" w14:textId="77777777"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14:paraId="4DEF8A23"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color w:val="auto"/>
                <w:sz w:val="22"/>
              </w:rPr>
              <w:t>Percent f</w:t>
            </w:r>
            <w:r>
              <w:rPr>
                <w:rFonts w:cs="Arial"/>
                <w:color w:val="auto"/>
                <w:sz w:val="22"/>
              </w:rPr>
              <w:t>orest cover</w:t>
            </w:r>
          </w:p>
        </w:tc>
        <w:tc>
          <w:tcPr>
            <w:tcW w:w="1207" w:type="dxa"/>
            <w:tcBorders>
              <w:right w:val="nil"/>
            </w:tcBorders>
            <w:shd w:val="clear" w:color="auto" w:fill="auto"/>
            <w:vAlign w:val="center"/>
          </w:tcPr>
          <w:p w14:paraId="79933202"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tcBorders>
              <w:right w:val="nil"/>
            </w:tcBorders>
            <w:shd w:val="clear" w:color="auto" w:fill="auto"/>
            <w:vAlign w:val="center"/>
          </w:tcPr>
          <w:p w14:paraId="1EF27A01"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0.77</w:t>
            </w:r>
          </w:p>
        </w:tc>
        <w:tc>
          <w:tcPr>
            <w:tcW w:w="1417" w:type="dxa"/>
            <w:tcBorders>
              <w:right w:val="nil"/>
            </w:tcBorders>
            <w:shd w:val="clear" w:color="auto" w:fill="auto"/>
            <w:vAlign w:val="center"/>
          </w:tcPr>
          <w:p w14:paraId="573F34D4"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38</w:t>
            </w:r>
          </w:p>
        </w:tc>
      </w:tr>
      <w:tr w:rsidR="000600B7" w14:paraId="0A84ED8F"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13365691" w14:textId="77777777"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14:paraId="26A3A722"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Relative abundance of rice herbivores</w:t>
            </w:r>
          </w:p>
        </w:tc>
        <w:tc>
          <w:tcPr>
            <w:tcW w:w="1207" w:type="dxa"/>
            <w:shd w:val="clear" w:color="auto" w:fill="auto"/>
            <w:vAlign w:val="center"/>
          </w:tcPr>
          <w:p w14:paraId="6F4F8E81"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c>
          <w:tcPr>
            <w:tcW w:w="1417" w:type="dxa"/>
            <w:shd w:val="clear" w:color="auto" w:fill="auto"/>
            <w:vAlign w:val="center"/>
          </w:tcPr>
          <w:p w14:paraId="5A1ACBD2"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0.93</w:t>
            </w:r>
          </w:p>
        </w:tc>
        <w:tc>
          <w:tcPr>
            <w:tcW w:w="1417" w:type="dxa"/>
            <w:shd w:val="clear" w:color="auto" w:fill="auto"/>
            <w:vAlign w:val="center"/>
          </w:tcPr>
          <w:p w14:paraId="510A12ED"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Pr>
                <w:rFonts w:cs="Arial"/>
                <w:color w:val="000000"/>
                <w:sz w:val="22"/>
              </w:rPr>
              <w:t>0.</w:t>
            </w:r>
            <w:r>
              <w:rPr>
                <w:rFonts w:cs="Arial" w:hint="eastAsia"/>
                <w:color w:val="000000"/>
                <w:sz w:val="22"/>
              </w:rPr>
              <w:t>33</w:t>
            </w:r>
          </w:p>
        </w:tc>
      </w:tr>
      <w:tr w:rsidR="000600B7" w14:paraId="7E04FA44"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289A4A29" w14:textId="77777777"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14:paraId="421BDE1C"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p>
        </w:tc>
        <w:tc>
          <w:tcPr>
            <w:tcW w:w="1207" w:type="dxa"/>
            <w:tcBorders>
              <w:right w:val="nil"/>
            </w:tcBorders>
            <w:shd w:val="clear" w:color="auto" w:fill="auto"/>
            <w:vAlign w:val="center"/>
          </w:tcPr>
          <w:p w14:paraId="4224C27F"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tcBorders>
              <w:right w:val="nil"/>
            </w:tcBorders>
            <w:shd w:val="clear" w:color="auto" w:fill="auto"/>
            <w:vAlign w:val="center"/>
          </w:tcPr>
          <w:p w14:paraId="17465250"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5.78</w:t>
            </w:r>
          </w:p>
        </w:tc>
        <w:tc>
          <w:tcPr>
            <w:tcW w:w="1417" w:type="dxa"/>
            <w:tcBorders>
              <w:right w:val="nil"/>
            </w:tcBorders>
            <w:shd w:val="clear" w:color="auto" w:fill="auto"/>
            <w:vAlign w:val="center"/>
          </w:tcPr>
          <w:p w14:paraId="7FD0882C"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0.06</w:t>
            </w:r>
          </w:p>
        </w:tc>
      </w:tr>
      <w:tr w:rsidR="000600B7" w14:paraId="6EA09819"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2001ED54" w14:textId="77777777"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14:paraId="04FA7547"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 Crop stage</w:t>
            </w:r>
          </w:p>
        </w:tc>
        <w:tc>
          <w:tcPr>
            <w:tcW w:w="1207" w:type="dxa"/>
            <w:shd w:val="clear" w:color="auto" w:fill="auto"/>
            <w:vAlign w:val="center"/>
          </w:tcPr>
          <w:p w14:paraId="1771DC64"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shd w:val="clear" w:color="auto" w:fill="auto"/>
            <w:vAlign w:val="center"/>
          </w:tcPr>
          <w:p w14:paraId="0620B9A1"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6.80</w:t>
            </w:r>
          </w:p>
        </w:tc>
        <w:tc>
          <w:tcPr>
            <w:tcW w:w="1417" w:type="dxa"/>
            <w:shd w:val="clear" w:color="auto" w:fill="auto"/>
            <w:vAlign w:val="center"/>
          </w:tcPr>
          <w:p w14:paraId="307E0C0A"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0.15</w:t>
            </w:r>
          </w:p>
        </w:tc>
      </w:tr>
      <w:tr w:rsidR="000600B7" w14:paraId="564F8340"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tcBorders>
              <w:left w:val="nil"/>
              <w:right w:val="nil"/>
            </w:tcBorders>
            <w:shd w:val="clear" w:color="auto" w:fill="auto"/>
            <w:vAlign w:val="center"/>
          </w:tcPr>
          <w:p w14:paraId="21F7E754" w14:textId="77777777" w:rsidR="000600B7" w:rsidRDefault="000600B7" w:rsidP="00464717">
            <w:pPr>
              <w:spacing w:after="0" w:line="240" w:lineRule="auto"/>
              <w:rPr>
                <w:rFonts w:cs="Arial"/>
                <w:b w:val="0"/>
                <w:bCs w:val="0"/>
                <w:color w:val="auto"/>
                <w:sz w:val="22"/>
              </w:rPr>
            </w:pPr>
          </w:p>
        </w:tc>
        <w:tc>
          <w:tcPr>
            <w:tcW w:w="2761" w:type="dxa"/>
            <w:tcBorders>
              <w:right w:val="nil"/>
            </w:tcBorders>
            <w:shd w:val="clear" w:color="auto" w:fill="auto"/>
            <w:vAlign w:val="center"/>
          </w:tcPr>
          <w:p w14:paraId="3E7238E3"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tcBorders>
              <w:right w:val="nil"/>
            </w:tcBorders>
            <w:shd w:val="clear" w:color="auto" w:fill="auto"/>
            <w:vAlign w:val="center"/>
          </w:tcPr>
          <w:p w14:paraId="3EFD3F39"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2</w:t>
            </w:r>
          </w:p>
        </w:tc>
        <w:tc>
          <w:tcPr>
            <w:tcW w:w="1417" w:type="dxa"/>
            <w:tcBorders>
              <w:right w:val="nil"/>
            </w:tcBorders>
            <w:shd w:val="clear" w:color="auto" w:fill="auto"/>
            <w:vAlign w:val="center"/>
          </w:tcPr>
          <w:p w14:paraId="146F309F"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1.95</w:t>
            </w:r>
          </w:p>
        </w:tc>
        <w:tc>
          <w:tcPr>
            <w:tcW w:w="1417" w:type="dxa"/>
            <w:tcBorders>
              <w:right w:val="nil"/>
            </w:tcBorders>
            <w:shd w:val="clear" w:color="auto" w:fill="auto"/>
            <w:vAlign w:val="center"/>
          </w:tcPr>
          <w:p w14:paraId="08A8FF1C"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0.38</w:t>
            </w:r>
          </w:p>
        </w:tc>
      </w:tr>
      <w:tr w:rsidR="000600B7" w14:paraId="632E1C81" w14:textId="77777777" w:rsidTr="000600B7">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436B234A" w14:textId="77777777" w:rsidR="000600B7" w:rsidRDefault="000600B7" w:rsidP="00464717">
            <w:pPr>
              <w:spacing w:after="0" w:line="240" w:lineRule="auto"/>
              <w:rPr>
                <w:rFonts w:cs="Arial"/>
                <w:b w:val="0"/>
                <w:bCs w:val="0"/>
                <w:color w:val="auto"/>
                <w:sz w:val="22"/>
              </w:rPr>
            </w:pPr>
          </w:p>
        </w:tc>
        <w:tc>
          <w:tcPr>
            <w:tcW w:w="2761" w:type="dxa"/>
            <w:shd w:val="clear" w:color="auto" w:fill="auto"/>
            <w:vAlign w:val="center"/>
          </w:tcPr>
          <w:p w14:paraId="00359D16"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sz w:val="22"/>
              </w:rPr>
            </w:pPr>
            <w:r>
              <w:rPr>
                <w:rFonts w:cs="Arial"/>
                <w:color w:val="auto"/>
                <w:sz w:val="22"/>
              </w:rPr>
              <w:t>Year</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Farm type</w:t>
            </w:r>
            <w:r>
              <w:rPr>
                <w:rFonts w:cs="Arial" w:hint="eastAsia"/>
                <w:color w:val="auto"/>
                <w:sz w:val="22"/>
              </w:rPr>
              <w:t xml:space="preserve"> </w:t>
            </w:r>
            <w:r>
              <w:rPr>
                <w:rFonts w:cs="Arial"/>
                <w:color w:val="auto"/>
                <w:sz w:val="22"/>
              </w:rPr>
              <w:t>×</w:t>
            </w:r>
            <w:r>
              <w:rPr>
                <w:rFonts w:cs="Arial" w:hint="eastAsia"/>
                <w:color w:val="auto"/>
                <w:sz w:val="22"/>
              </w:rPr>
              <w:t xml:space="preserve"> </w:t>
            </w:r>
            <w:r>
              <w:rPr>
                <w:rFonts w:cs="Arial"/>
                <w:color w:val="auto"/>
                <w:sz w:val="22"/>
              </w:rPr>
              <w:t>Crop stage</w:t>
            </w:r>
          </w:p>
        </w:tc>
        <w:tc>
          <w:tcPr>
            <w:tcW w:w="1207" w:type="dxa"/>
            <w:shd w:val="clear" w:color="auto" w:fill="auto"/>
            <w:vAlign w:val="center"/>
          </w:tcPr>
          <w:p w14:paraId="23D8083F"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hint="eastAsia"/>
                <w:sz w:val="22"/>
              </w:rPr>
              <w:t>4</w:t>
            </w:r>
          </w:p>
        </w:tc>
        <w:tc>
          <w:tcPr>
            <w:tcW w:w="1417" w:type="dxa"/>
            <w:shd w:val="clear" w:color="auto" w:fill="auto"/>
            <w:vAlign w:val="center"/>
          </w:tcPr>
          <w:p w14:paraId="31C115A8"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2.37</w:t>
            </w:r>
          </w:p>
        </w:tc>
        <w:tc>
          <w:tcPr>
            <w:tcW w:w="1417" w:type="dxa"/>
            <w:shd w:val="clear" w:color="auto" w:fill="auto"/>
            <w:vAlign w:val="center"/>
          </w:tcPr>
          <w:p w14:paraId="57689BCE" w14:textId="77777777" w:rsidR="000600B7" w:rsidRDefault="00056389" w:rsidP="00464717">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0.67</w:t>
            </w:r>
          </w:p>
        </w:tc>
      </w:tr>
    </w:tbl>
    <w:p w14:paraId="7B086590" w14:textId="77777777" w:rsidR="000600B7" w:rsidRDefault="00056389">
      <w:pPr>
        <w:rPr>
          <w:sz w:val="24"/>
        </w:rPr>
      </w:pPr>
      <w:r>
        <w:rPr>
          <w:color w:val="FF0000"/>
          <w:sz w:val="24"/>
        </w:rPr>
        <w:br w:type="page"/>
      </w:r>
      <w:r>
        <w:rPr>
          <w:rFonts w:hint="eastAsia"/>
          <w:sz w:val="24"/>
        </w:rPr>
        <w:lastRenderedPageBreak/>
        <w:t>Table 2. Tukey</w:t>
      </w:r>
      <w:r>
        <w:rPr>
          <w:sz w:val="24"/>
        </w:rPr>
        <w:t>’</w:t>
      </w:r>
      <w:r>
        <w:rPr>
          <w:rFonts w:hint="eastAsia"/>
          <w:sz w:val="24"/>
        </w:rPr>
        <w:t>s post-hoc tests comparing the proportion of rice herbivores consumed in predators</w:t>
      </w:r>
      <w:r>
        <w:rPr>
          <w:sz w:val="24"/>
        </w:rPr>
        <w:t>’</w:t>
      </w:r>
      <w:r>
        <w:rPr>
          <w:rFonts w:hint="eastAsia"/>
          <w:sz w:val="24"/>
        </w:rPr>
        <w:t xml:space="preserve"> diet in organic and conventional rice farms. The tests were performed using </w:t>
      </w:r>
      <w:r>
        <w:rPr>
          <w:sz w:val="24"/>
        </w:rPr>
        <w:t xml:space="preserve">the function cld() from the </w:t>
      </w:r>
      <w:r>
        <w:rPr>
          <w:rFonts w:hint="eastAsia"/>
          <w:sz w:val="24"/>
        </w:rPr>
        <w:t xml:space="preserve">R </w:t>
      </w:r>
      <w:r>
        <w:rPr>
          <w:sz w:val="24"/>
        </w:rPr>
        <w:t xml:space="preserve">“multcomp” package </w:t>
      </w:r>
      <w:r w:rsidR="002F43F9">
        <w:rPr>
          <w:sz w:val="24"/>
        </w:rPr>
        <w:fldChar w:fldCharType="begin"/>
      </w:r>
      <w:r>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2F43F9">
        <w:rPr>
          <w:sz w:val="24"/>
        </w:rPr>
        <w:fldChar w:fldCharType="separate"/>
      </w:r>
      <w:r>
        <w:rPr>
          <w:sz w:val="24"/>
        </w:rPr>
        <w:t>(Hothorn et al. 2008)</w:t>
      </w:r>
      <w:r w:rsidR="002F43F9">
        <w:rPr>
          <w:sz w:val="24"/>
        </w:rPr>
        <w:fldChar w:fldCharType="end"/>
      </w:r>
      <w:r>
        <w:rPr>
          <w:sz w:val="24"/>
        </w:rPr>
        <w:t>.</w:t>
      </w:r>
      <w:r>
        <w:rPr>
          <w:rFonts w:hint="eastAsia"/>
          <w:sz w:val="24"/>
        </w:rPr>
        <w:t xml:space="preserve"> </w:t>
      </w:r>
      <w:r>
        <w:rPr>
          <w:sz w:val="24"/>
        </w:rPr>
        <w:t>Different superscript letters</w:t>
      </w:r>
      <w:r>
        <w:rPr>
          <w:rFonts w:hint="eastAsia"/>
          <w:sz w:val="24"/>
        </w:rPr>
        <w:t xml:space="preserve"> </w:t>
      </w:r>
      <w:r>
        <w:rPr>
          <w:sz w:val="24"/>
        </w:rPr>
        <w:t>indicate significant differences</w:t>
      </w:r>
      <w:r>
        <w:rPr>
          <w:rFonts w:hint="eastAsia"/>
          <w:sz w:val="24"/>
        </w:rPr>
        <w:t xml:space="preserve"> in</w:t>
      </w:r>
      <w:r>
        <w:rPr>
          <w:sz w:val="24"/>
        </w:rPr>
        <w:t xml:space="preserve"> </w:t>
      </w:r>
      <w:r>
        <w:rPr>
          <w:rFonts w:hint="eastAsia"/>
          <w:sz w:val="24"/>
        </w:rPr>
        <w:t>the means (</w:t>
      </w:r>
      <w:r>
        <w:rPr>
          <w:sz w:val="24"/>
        </w:rPr>
        <w:t>α</w:t>
      </w:r>
      <w:r>
        <w:rPr>
          <w:rFonts w:hint="eastAsia"/>
          <w:sz w:val="24"/>
        </w:rPr>
        <w:t xml:space="preserve"> </w:t>
      </w:r>
      <w:r>
        <w:rPr>
          <w:sz w:val="24"/>
        </w:rPr>
        <w:t>= 0.05</w:t>
      </w:r>
      <w:r>
        <w:rPr>
          <w:rFonts w:hint="eastAsia"/>
          <w:sz w:val="24"/>
        </w:rPr>
        <w:t>) within each model</w:t>
      </w:r>
      <w:r>
        <w:rPr>
          <w:sz w:val="24"/>
        </w:rPr>
        <w:t>.</w:t>
      </w:r>
    </w:p>
    <w:tbl>
      <w:tblPr>
        <w:tblStyle w:val="11"/>
        <w:tblW w:w="8576" w:type="dxa"/>
        <w:jc w:val="center"/>
        <w:tblLook w:val="04A0" w:firstRow="1" w:lastRow="0" w:firstColumn="1" w:lastColumn="0" w:noHBand="0" w:noVBand="1"/>
      </w:tblPr>
      <w:tblGrid>
        <w:gridCol w:w="1689"/>
        <w:gridCol w:w="1745"/>
        <w:gridCol w:w="1940"/>
        <w:gridCol w:w="1601"/>
        <w:gridCol w:w="1601"/>
      </w:tblGrid>
      <w:tr w:rsidR="000600B7" w14:paraId="463BD197" w14:textId="77777777" w:rsidTr="000600B7">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0C2D4A50" w14:textId="77777777"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0" w:type="auto"/>
            <w:shd w:val="clear" w:color="auto" w:fill="auto"/>
            <w:noWrap/>
            <w:vAlign w:val="center"/>
          </w:tcPr>
          <w:p w14:paraId="4088A26C"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b w:val="0"/>
                <w:color w:val="auto"/>
                <w:sz w:val="24"/>
                <w:szCs w:val="32"/>
              </w:rPr>
            </w:pPr>
            <w:r>
              <w:rPr>
                <w:rFonts w:eastAsia="Times New Roman" w:cs="Arial"/>
                <w:b w:val="0"/>
                <w:color w:val="auto"/>
                <w:sz w:val="24"/>
                <w:szCs w:val="32"/>
              </w:rPr>
              <w:t>Farm</w:t>
            </w:r>
            <w:r>
              <w:rPr>
                <w:rFonts w:cs="Arial"/>
                <w:b w:val="0"/>
                <w:color w:val="auto"/>
                <w:sz w:val="24"/>
                <w:szCs w:val="32"/>
              </w:rPr>
              <w:t xml:space="preserve"> </w:t>
            </w:r>
            <w:r>
              <w:rPr>
                <w:rFonts w:eastAsia="Times New Roman" w:cs="Arial"/>
                <w:b w:val="0"/>
                <w:color w:val="auto"/>
                <w:sz w:val="24"/>
                <w:szCs w:val="32"/>
              </w:rPr>
              <w:t>type</w:t>
            </w:r>
          </w:p>
        </w:tc>
        <w:tc>
          <w:tcPr>
            <w:tcW w:w="0" w:type="auto"/>
            <w:shd w:val="clear" w:color="auto" w:fill="auto"/>
            <w:noWrap/>
            <w:vAlign w:val="center"/>
          </w:tcPr>
          <w:p w14:paraId="54CBEE63"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0" w:type="auto"/>
            <w:shd w:val="clear" w:color="auto" w:fill="auto"/>
            <w:noWrap/>
            <w:vAlign w:val="center"/>
          </w:tcPr>
          <w:p w14:paraId="2E852E0C"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Lower 2.5%</w:t>
            </w:r>
          </w:p>
        </w:tc>
        <w:tc>
          <w:tcPr>
            <w:tcW w:w="0" w:type="auto"/>
            <w:shd w:val="clear" w:color="auto" w:fill="auto"/>
            <w:noWrap/>
            <w:vAlign w:val="center"/>
          </w:tcPr>
          <w:p w14:paraId="46445348"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Upper 2.5%</w:t>
            </w:r>
          </w:p>
        </w:tc>
      </w:tr>
      <w:tr w:rsidR="000600B7" w14:paraId="07C8D2D6"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7FE45EED" w14:textId="77777777"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0" w:type="auto"/>
            <w:tcBorders>
              <w:right w:val="nil"/>
            </w:tcBorders>
            <w:shd w:val="clear" w:color="auto" w:fill="auto"/>
            <w:noWrap/>
            <w:vAlign w:val="center"/>
          </w:tcPr>
          <w:p w14:paraId="771A9877"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14:paraId="5257FC80"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5</w:t>
            </w:r>
            <w:r>
              <w:rPr>
                <w:rFonts w:cs="Arial" w:hint="eastAsia"/>
                <w:color w:val="auto"/>
                <w:sz w:val="24"/>
                <w:szCs w:val="32"/>
              </w:rPr>
              <w:t>)</w:t>
            </w:r>
          </w:p>
        </w:tc>
        <w:tc>
          <w:tcPr>
            <w:tcW w:w="0" w:type="auto"/>
            <w:tcBorders>
              <w:right w:val="nil"/>
            </w:tcBorders>
            <w:shd w:val="clear" w:color="auto" w:fill="auto"/>
            <w:noWrap/>
            <w:vAlign w:val="center"/>
          </w:tcPr>
          <w:p w14:paraId="147E8A4D"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0.6</w:t>
            </w:r>
            <w:r>
              <w:rPr>
                <w:rFonts w:cs="Arial"/>
                <w:color w:val="auto"/>
                <w:sz w:val="24"/>
                <w:szCs w:val="32"/>
              </w:rPr>
              <w:t>3</w:t>
            </w:r>
          </w:p>
        </w:tc>
        <w:tc>
          <w:tcPr>
            <w:tcW w:w="0" w:type="auto"/>
            <w:tcBorders>
              <w:right w:val="nil"/>
            </w:tcBorders>
            <w:shd w:val="clear" w:color="auto" w:fill="auto"/>
            <w:noWrap/>
            <w:vAlign w:val="center"/>
          </w:tcPr>
          <w:p w14:paraId="558C709B"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Arial"/>
                <w:b/>
                <w:bCs/>
                <w:color w:val="auto"/>
                <w:sz w:val="24"/>
                <w:szCs w:val="32"/>
              </w:rPr>
            </w:pPr>
            <w:r>
              <w:rPr>
                <w:rFonts w:eastAsia="Times New Roman" w:cs="Arial"/>
                <w:color w:val="auto"/>
                <w:sz w:val="24"/>
                <w:szCs w:val="32"/>
              </w:rPr>
              <w:t>0.6</w:t>
            </w:r>
            <w:r>
              <w:rPr>
                <w:rFonts w:cs="Arial"/>
                <w:color w:val="auto"/>
                <w:sz w:val="24"/>
                <w:szCs w:val="32"/>
              </w:rPr>
              <w:t>9</w:t>
            </w:r>
          </w:p>
        </w:tc>
      </w:tr>
      <w:tr w:rsidR="000600B7" w14:paraId="796E2E60"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3E4D1E21" w14:textId="77777777"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14:paraId="2F89AF48"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14:paraId="50162815"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color w:val="auto"/>
                <w:sz w:val="24"/>
                <w:szCs w:val="32"/>
              </w:rPr>
              <w:t>4</w:t>
            </w:r>
            <w:r>
              <w:rPr>
                <w:rFonts w:cs="Arial" w:hint="eastAsia"/>
                <w:color w:val="auto"/>
                <w:sz w:val="24"/>
                <w:szCs w:val="32"/>
              </w:rPr>
              <w:t>)</w:t>
            </w:r>
          </w:p>
        </w:tc>
        <w:tc>
          <w:tcPr>
            <w:tcW w:w="0" w:type="auto"/>
            <w:shd w:val="clear" w:color="auto" w:fill="auto"/>
            <w:noWrap/>
            <w:vAlign w:val="center"/>
          </w:tcPr>
          <w:p w14:paraId="7D0CA00A"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0.70</w:t>
            </w:r>
          </w:p>
        </w:tc>
        <w:tc>
          <w:tcPr>
            <w:tcW w:w="0" w:type="auto"/>
            <w:shd w:val="clear" w:color="auto" w:fill="auto"/>
            <w:noWrap/>
            <w:vAlign w:val="center"/>
          </w:tcPr>
          <w:p w14:paraId="6864ADD8"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6</w:t>
            </w:r>
          </w:p>
        </w:tc>
      </w:tr>
      <w:tr w:rsidR="000600B7" w14:paraId="0062D3A2"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12F62332" w14:textId="77777777" w:rsidR="000600B7" w:rsidRDefault="00056389">
            <w:pPr>
              <w:spacing w:after="0" w:line="240" w:lineRule="auto"/>
              <w:rPr>
                <w:rFonts w:cs="Arial"/>
                <w:b w:val="0"/>
                <w:bCs w:val="0"/>
                <w:color w:val="auto"/>
                <w:sz w:val="24"/>
                <w:szCs w:val="32"/>
              </w:rPr>
            </w:pPr>
            <w:r>
              <w:rPr>
                <w:rFonts w:cs="Arial" w:hint="eastAsia"/>
                <w:b w:val="0"/>
                <w:color w:val="auto"/>
                <w:sz w:val="24"/>
                <w:szCs w:val="32"/>
              </w:rPr>
              <w:t>Spiders</w:t>
            </w:r>
          </w:p>
        </w:tc>
        <w:tc>
          <w:tcPr>
            <w:tcW w:w="0" w:type="auto"/>
            <w:tcBorders>
              <w:right w:val="nil"/>
            </w:tcBorders>
            <w:shd w:val="clear" w:color="auto" w:fill="auto"/>
            <w:noWrap/>
            <w:vAlign w:val="center"/>
          </w:tcPr>
          <w:p w14:paraId="07B0F4A2"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14:paraId="2AA5988F"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0.6</w:t>
            </w:r>
            <w:r>
              <w:rPr>
                <w:rFonts w:cs="Arial" w:hint="eastAsia"/>
                <w:color w:val="auto"/>
                <w:sz w:val="24"/>
                <w:szCs w:val="32"/>
              </w:rPr>
              <w:t>4</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20)</w:t>
            </w:r>
          </w:p>
        </w:tc>
        <w:tc>
          <w:tcPr>
            <w:tcW w:w="0" w:type="auto"/>
            <w:tcBorders>
              <w:right w:val="nil"/>
            </w:tcBorders>
            <w:shd w:val="clear" w:color="auto" w:fill="auto"/>
            <w:noWrap/>
            <w:vAlign w:val="center"/>
          </w:tcPr>
          <w:p w14:paraId="2DDA7826"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0.60</w:t>
            </w:r>
          </w:p>
        </w:tc>
        <w:tc>
          <w:tcPr>
            <w:tcW w:w="0" w:type="auto"/>
            <w:tcBorders>
              <w:right w:val="nil"/>
            </w:tcBorders>
            <w:shd w:val="clear" w:color="auto" w:fill="auto"/>
            <w:noWrap/>
            <w:vAlign w:val="center"/>
          </w:tcPr>
          <w:p w14:paraId="3140073F"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0.68</w:t>
            </w:r>
          </w:p>
        </w:tc>
      </w:tr>
      <w:tr w:rsidR="000600B7" w14:paraId="47BA2A05"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6A5D95DC" w14:textId="77777777"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14:paraId="234B18FA"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14:paraId="130A00F2"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0.7</w:t>
            </w:r>
            <w:r>
              <w:rPr>
                <w:rFonts w:cs="Arial"/>
                <w:color w:val="auto"/>
                <w:sz w:val="24"/>
                <w:szCs w:val="32"/>
              </w:rPr>
              <w:t>3</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9)</w:t>
            </w:r>
          </w:p>
        </w:tc>
        <w:tc>
          <w:tcPr>
            <w:tcW w:w="0" w:type="auto"/>
            <w:shd w:val="clear" w:color="auto" w:fill="auto"/>
            <w:noWrap/>
            <w:vAlign w:val="center"/>
          </w:tcPr>
          <w:p w14:paraId="01D2FA64"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0.69</w:t>
            </w:r>
          </w:p>
        </w:tc>
        <w:tc>
          <w:tcPr>
            <w:tcW w:w="0" w:type="auto"/>
            <w:shd w:val="clear" w:color="auto" w:fill="auto"/>
            <w:noWrap/>
            <w:vAlign w:val="center"/>
          </w:tcPr>
          <w:p w14:paraId="15DC83D4"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0.77</w:t>
            </w:r>
          </w:p>
        </w:tc>
      </w:tr>
      <w:tr w:rsidR="000600B7" w14:paraId="535EDE81"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4BEACFAB" w14:textId="77777777" w:rsidR="000600B7" w:rsidRDefault="00056389">
            <w:pPr>
              <w:spacing w:after="0" w:line="240" w:lineRule="auto"/>
              <w:rPr>
                <w:rFonts w:cs="Arial"/>
                <w:b w:val="0"/>
                <w:bCs w:val="0"/>
                <w:color w:val="auto"/>
                <w:sz w:val="24"/>
                <w:szCs w:val="32"/>
              </w:rPr>
            </w:pPr>
            <w:r>
              <w:rPr>
                <w:rFonts w:cs="Arial" w:hint="eastAsia"/>
                <w:b w:val="0"/>
                <w:color w:val="auto"/>
                <w:sz w:val="24"/>
                <w:szCs w:val="32"/>
              </w:rPr>
              <w:t>Ladybeetles</w:t>
            </w:r>
          </w:p>
        </w:tc>
        <w:tc>
          <w:tcPr>
            <w:tcW w:w="0" w:type="auto"/>
            <w:tcBorders>
              <w:right w:val="nil"/>
            </w:tcBorders>
            <w:shd w:val="clear" w:color="auto" w:fill="auto"/>
            <w:noWrap/>
            <w:vAlign w:val="center"/>
          </w:tcPr>
          <w:p w14:paraId="0A2DA266"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Or</w:t>
            </w:r>
            <w:r>
              <w:rPr>
                <w:rFonts w:cs="Arial"/>
                <w:color w:val="auto"/>
                <w:sz w:val="24"/>
                <w:szCs w:val="32"/>
              </w:rPr>
              <w:t>ganic</w:t>
            </w:r>
          </w:p>
        </w:tc>
        <w:tc>
          <w:tcPr>
            <w:tcW w:w="0" w:type="auto"/>
            <w:tcBorders>
              <w:right w:val="nil"/>
            </w:tcBorders>
            <w:shd w:val="clear" w:color="auto" w:fill="auto"/>
            <w:noWrap/>
            <w:vAlign w:val="center"/>
          </w:tcPr>
          <w:p w14:paraId="13BBDD47"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86</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07)</w:t>
            </w:r>
          </w:p>
        </w:tc>
        <w:tc>
          <w:tcPr>
            <w:tcW w:w="0" w:type="auto"/>
            <w:tcBorders>
              <w:right w:val="nil"/>
            </w:tcBorders>
            <w:shd w:val="clear" w:color="auto" w:fill="auto"/>
            <w:noWrap/>
            <w:vAlign w:val="center"/>
          </w:tcPr>
          <w:p w14:paraId="2924A571"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0.85</w:t>
            </w:r>
          </w:p>
        </w:tc>
        <w:tc>
          <w:tcPr>
            <w:tcW w:w="0" w:type="auto"/>
            <w:tcBorders>
              <w:right w:val="nil"/>
            </w:tcBorders>
            <w:shd w:val="clear" w:color="auto" w:fill="auto"/>
            <w:noWrap/>
            <w:vAlign w:val="center"/>
          </w:tcPr>
          <w:p w14:paraId="7DEB9FD0"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0.87</w:t>
            </w:r>
          </w:p>
        </w:tc>
      </w:tr>
      <w:tr w:rsidR="000600B7" w14:paraId="70B9DE16"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798AE316" w14:textId="77777777"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14:paraId="6036B63B"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C</w:t>
            </w:r>
            <w:r>
              <w:rPr>
                <w:rFonts w:cs="Arial"/>
                <w:color w:val="auto"/>
                <w:sz w:val="24"/>
                <w:szCs w:val="32"/>
              </w:rPr>
              <w:t>onventional</w:t>
            </w:r>
          </w:p>
        </w:tc>
        <w:tc>
          <w:tcPr>
            <w:tcW w:w="0" w:type="auto"/>
            <w:shd w:val="clear" w:color="auto" w:fill="auto"/>
            <w:noWrap/>
            <w:vAlign w:val="center"/>
          </w:tcPr>
          <w:p w14:paraId="2DF9DD5C"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88</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05)</w:t>
            </w:r>
          </w:p>
        </w:tc>
        <w:tc>
          <w:tcPr>
            <w:tcW w:w="0" w:type="auto"/>
            <w:shd w:val="clear" w:color="auto" w:fill="auto"/>
            <w:noWrap/>
            <w:vAlign w:val="center"/>
          </w:tcPr>
          <w:p w14:paraId="65ADE9C9"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0.87</w:t>
            </w:r>
          </w:p>
        </w:tc>
        <w:tc>
          <w:tcPr>
            <w:tcW w:w="0" w:type="auto"/>
            <w:shd w:val="clear" w:color="auto" w:fill="auto"/>
            <w:noWrap/>
            <w:vAlign w:val="center"/>
          </w:tcPr>
          <w:p w14:paraId="5BEEBC47"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color w:val="auto"/>
                <w:sz w:val="24"/>
                <w:szCs w:val="32"/>
              </w:rPr>
              <w:t>0.89</w:t>
            </w:r>
          </w:p>
        </w:tc>
      </w:tr>
    </w:tbl>
    <w:p w14:paraId="2589DA38" w14:textId="77777777" w:rsidR="000600B7" w:rsidRDefault="000600B7">
      <w:pPr>
        <w:rPr>
          <w:b/>
          <w:color w:val="FF0000"/>
        </w:rPr>
      </w:pPr>
    </w:p>
    <w:p w14:paraId="3485634C" w14:textId="77777777" w:rsidR="000600B7" w:rsidRDefault="000600B7">
      <w:pPr>
        <w:rPr>
          <w:b/>
          <w:color w:val="FF0000"/>
        </w:rPr>
      </w:pPr>
    </w:p>
    <w:p w14:paraId="7C3F22FD" w14:textId="77777777" w:rsidR="000600B7" w:rsidRDefault="00056389">
      <w:pPr>
        <w:rPr>
          <w:sz w:val="24"/>
        </w:rPr>
      </w:pPr>
      <w:r>
        <w:rPr>
          <w:sz w:val="24"/>
        </w:rPr>
        <w:br w:type="page"/>
      </w:r>
    </w:p>
    <w:p w14:paraId="1D2E2F96" w14:textId="77777777" w:rsidR="000600B7" w:rsidRDefault="00056389">
      <w:pPr>
        <w:rPr>
          <w:sz w:val="24"/>
        </w:rPr>
      </w:pPr>
      <w:r>
        <w:rPr>
          <w:rFonts w:hint="eastAsia"/>
          <w:sz w:val="24"/>
        </w:rPr>
        <w:lastRenderedPageBreak/>
        <w:t>Table 3. Tukey</w:t>
      </w:r>
      <w:r>
        <w:rPr>
          <w:sz w:val="24"/>
        </w:rPr>
        <w:t>’</w:t>
      </w:r>
      <w:r>
        <w:rPr>
          <w:rFonts w:hint="eastAsia"/>
          <w:sz w:val="24"/>
        </w:rPr>
        <w:t>s post-hoc tests comparing the proportion of rice herbivores consumed in predators</w:t>
      </w:r>
      <w:r>
        <w:rPr>
          <w:sz w:val="24"/>
        </w:rPr>
        <w:t>’</w:t>
      </w:r>
      <w:r>
        <w:rPr>
          <w:rFonts w:hint="eastAsia"/>
          <w:sz w:val="24"/>
        </w:rPr>
        <w:t xml:space="preserve"> diet among the three crop stages (tillering, flowering, and ripening stage). The tests were performed using </w:t>
      </w:r>
      <w:r>
        <w:rPr>
          <w:sz w:val="24"/>
        </w:rPr>
        <w:t xml:space="preserve">the function cld() from the </w:t>
      </w:r>
      <w:r>
        <w:rPr>
          <w:rFonts w:hint="eastAsia"/>
          <w:sz w:val="24"/>
        </w:rPr>
        <w:t xml:space="preserve">R </w:t>
      </w:r>
      <w:r>
        <w:rPr>
          <w:sz w:val="24"/>
        </w:rPr>
        <w:t xml:space="preserve">“multcomp” package </w:t>
      </w:r>
      <w:r w:rsidR="002F43F9">
        <w:rPr>
          <w:sz w:val="24"/>
        </w:rPr>
        <w:fldChar w:fldCharType="begin"/>
      </w:r>
      <w:r>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2F43F9">
        <w:rPr>
          <w:sz w:val="24"/>
        </w:rPr>
        <w:fldChar w:fldCharType="separate"/>
      </w:r>
      <w:r>
        <w:rPr>
          <w:sz w:val="24"/>
        </w:rPr>
        <w:t>(Hothorn et al. 2008)</w:t>
      </w:r>
      <w:r w:rsidR="002F43F9">
        <w:rPr>
          <w:sz w:val="24"/>
        </w:rPr>
        <w:fldChar w:fldCharType="end"/>
      </w:r>
      <w:r>
        <w:rPr>
          <w:sz w:val="24"/>
        </w:rPr>
        <w:t>.</w:t>
      </w:r>
      <w:r>
        <w:rPr>
          <w:rFonts w:hint="eastAsia"/>
          <w:sz w:val="24"/>
        </w:rPr>
        <w:t xml:space="preserve"> </w:t>
      </w:r>
      <w:r>
        <w:rPr>
          <w:sz w:val="24"/>
        </w:rPr>
        <w:t>Different superscript letters</w:t>
      </w:r>
      <w:r>
        <w:rPr>
          <w:rFonts w:hint="eastAsia"/>
          <w:sz w:val="24"/>
        </w:rPr>
        <w:t xml:space="preserve"> </w:t>
      </w:r>
      <w:r>
        <w:rPr>
          <w:sz w:val="24"/>
        </w:rPr>
        <w:t>indicate significant differences</w:t>
      </w:r>
      <w:r>
        <w:rPr>
          <w:rFonts w:hint="eastAsia"/>
          <w:sz w:val="24"/>
        </w:rPr>
        <w:t xml:space="preserve"> in</w:t>
      </w:r>
      <w:r>
        <w:rPr>
          <w:sz w:val="24"/>
        </w:rPr>
        <w:t xml:space="preserve"> </w:t>
      </w:r>
      <w:r>
        <w:rPr>
          <w:rFonts w:hint="eastAsia"/>
          <w:sz w:val="24"/>
        </w:rPr>
        <w:t>the means (</w:t>
      </w:r>
      <w:r>
        <w:rPr>
          <w:sz w:val="24"/>
        </w:rPr>
        <w:t>α</w:t>
      </w:r>
      <w:r>
        <w:rPr>
          <w:rFonts w:hint="eastAsia"/>
          <w:sz w:val="24"/>
        </w:rPr>
        <w:t xml:space="preserve"> </w:t>
      </w:r>
      <w:r>
        <w:rPr>
          <w:sz w:val="24"/>
        </w:rPr>
        <w:t>= 0.05</w:t>
      </w:r>
      <w:r>
        <w:rPr>
          <w:rFonts w:hint="eastAsia"/>
          <w:sz w:val="24"/>
        </w:rPr>
        <w:t>) within each model</w:t>
      </w:r>
      <w:r>
        <w:rPr>
          <w:sz w:val="24"/>
        </w:rPr>
        <w:t>.</w:t>
      </w:r>
    </w:p>
    <w:tbl>
      <w:tblPr>
        <w:tblStyle w:val="11"/>
        <w:tblW w:w="8576" w:type="dxa"/>
        <w:jc w:val="center"/>
        <w:tblLook w:val="04A0" w:firstRow="1" w:lastRow="0" w:firstColumn="1" w:lastColumn="0" w:noHBand="0" w:noVBand="1"/>
      </w:tblPr>
      <w:tblGrid>
        <w:gridCol w:w="1737"/>
        <w:gridCol w:w="1544"/>
        <w:gridCol w:w="1997"/>
        <w:gridCol w:w="1649"/>
        <w:gridCol w:w="1649"/>
      </w:tblGrid>
      <w:tr w:rsidR="000600B7" w14:paraId="27F69768" w14:textId="77777777" w:rsidTr="000600B7">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0FE441B8" w14:textId="77777777"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Model</w:t>
            </w:r>
          </w:p>
        </w:tc>
        <w:tc>
          <w:tcPr>
            <w:tcW w:w="0" w:type="auto"/>
            <w:shd w:val="clear" w:color="auto" w:fill="auto"/>
            <w:noWrap/>
            <w:vAlign w:val="center"/>
          </w:tcPr>
          <w:p w14:paraId="42B9FA79"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hint="eastAsia"/>
                <w:b w:val="0"/>
                <w:color w:val="auto"/>
                <w:sz w:val="24"/>
                <w:szCs w:val="32"/>
              </w:rPr>
              <w:t>Crop stage</w:t>
            </w:r>
          </w:p>
        </w:tc>
        <w:tc>
          <w:tcPr>
            <w:tcW w:w="0" w:type="auto"/>
            <w:shd w:val="clear" w:color="auto" w:fill="auto"/>
            <w:noWrap/>
            <w:vAlign w:val="center"/>
          </w:tcPr>
          <w:p w14:paraId="73CACA7F"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Mean</w:t>
            </w:r>
            <w:r>
              <w:rPr>
                <w:rFonts w:cs="Arial" w:hint="eastAsia"/>
                <w:b w:val="0"/>
                <w:color w:val="auto"/>
                <w:sz w:val="24"/>
                <w:szCs w:val="32"/>
              </w:rPr>
              <w:t xml:space="preserve"> (</w:t>
            </w:r>
            <w:r>
              <w:rPr>
                <w:rFonts w:cs="Arial"/>
                <w:b w:val="0"/>
                <w:color w:val="auto"/>
                <w:sz w:val="24"/>
                <w:szCs w:val="32"/>
              </w:rPr>
              <w:t>±</w:t>
            </w:r>
            <w:r>
              <w:rPr>
                <w:rFonts w:cs="Arial" w:hint="eastAsia"/>
                <w:b w:val="0"/>
                <w:color w:val="auto"/>
                <w:sz w:val="24"/>
                <w:szCs w:val="32"/>
              </w:rPr>
              <w:t xml:space="preserve"> </w:t>
            </w:r>
            <w:r>
              <w:rPr>
                <w:rFonts w:cs="Arial"/>
                <w:b w:val="0"/>
                <w:color w:val="auto"/>
                <w:sz w:val="24"/>
                <w:szCs w:val="32"/>
              </w:rPr>
              <w:t>SE</w:t>
            </w:r>
            <w:r>
              <w:rPr>
                <w:rFonts w:cs="Arial" w:hint="eastAsia"/>
                <w:b w:val="0"/>
                <w:color w:val="auto"/>
                <w:sz w:val="24"/>
                <w:szCs w:val="32"/>
              </w:rPr>
              <w:t>)</w:t>
            </w:r>
          </w:p>
        </w:tc>
        <w:tc>
          <w:tcPr>
            <w:tcW w:w="0" w:type="auto"/>
            <w:shd w:val="clear" w:color="auto" w:fill="auto"/>
            <w:noWrap/>
            <w:vAlign w:val="center"/>
          </w:tcPr>
          <w:p w14:paraId="45C76279"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Lower 2.5%</w:t>
            </w:r>
          </w:p>
        </w:tc>
        <w:tc>
          <w:tcPr>
            <w:tcW w:w="0" w:type="auto"/>
            <w:shd w:val="clear" w:color="auto" w:fill="auto"/>
            <w:noWrap/>
            <w:vAlign w:val="center"/>
          </w:tcPr>
          <w:p w14:paraId="0D198B03" w14:textId="77777777" w:rsidR="000600B7" w:rsidRDefault="00056389">
            <w:pPr>
              <w:spacing w:after="0" w:line="240" w:lineRule="auto"/>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b w:val="0"/>
                <w:color w:val="auto"/>
                <w:sz w:val="24"/>
                <w:szCs w:val="32"/>
              </w:rPr>
              <w:t>Upper 2.5%</w:t>
            </w:r>
          </w:p>
        </w:tc>
      </w:tr>
      <w:tr w:rsidR="000600B7" w14:paraId="2B722637"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3A1B35CA" w14:textId="77777777" w:rsidR="000600B7" w:rsidRDefault="00056389">
            <w:pPr>
              <w:spacing w:after="0" w:line="240" w:lineRule="auto"/>
              <w:rPr>
                <w:rFonts w:asciiTheme="majorHAnsi" w:eastAsiaTheme="majorEastAsia" w:hAnsiTheme="majorHAnsi" w:cs="Arial"/>
                <w:b w:val="0"/>
                <w:color w:val="auto"/>
                <w:sz w:val="24"/>
                <w:szCs w:val="32"/>
              </w:rPr>
            </w:pPr>
            <w:r>
              <w:rPr>
                <w:rFonts w:cs="Arial" w:hint="eastAsia"/>
                <w:b w:val="0"/>
                <w:color w:val="auto"/>
                <w:sz w:val="24"/>
                <w:szCs w:val="32"/>
              </w:rPr>
              <w:t>All predators</w:t>
            </w:r>
          </w:p>
        </w:tc>
        <w:tc>
          <w:tcPr>
            <w:tcW w:w="0" w:type="auto"/>
            <w:tcBorders>
              <w:right w:val="nil"/>
            </w:tcBorders>
            <w:shd w:val="clear" w:color="auto" w:fill="auto"/>
            <w:noWrap/>
            <w:vAlign w:val="center"/>
          </w:tcPr>
          <w:p w14:paraId="40EB6B63"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Tillering</w:t>
            </w:r>
          </w:p>
        </w:tc>
        <w:tc>
          <w:tcPr>
            <w:tcW w:w="0" w:type="auto"/>
            <w:tcBorders>
              <w:right w:val="nil"/>
            </w:tcBorders>
            <w:shd w:val="clear" w:color="auto" w:fill="auto"/>
            <w:noWrap/>
            <w:vAlign w:val="center"/>
          </w:tcPr>
          <w:p w14:paraId="2283891D"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32</w:t>
            </w:r>
            <w:r>
              <w:rPr>
                <w:rFonts w:cs="Arial" w:hint="eastAsia"/>
                <w:color w:val="auto"/>
                <w:sz w:val="24"/>
                <w:szCs w:val="32"/>
                <w:vertAlign w:val="superscript"/>
              </w:rPr>
              <w:t>a</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w:t>
            </w:r>
            <w:r>
              <w:rPr>
                <w:rFonts w:cs="Arial" w:hint="eastAsia"/>
                <w:color w:val="auto"/>
                <w:sz w:val="24"/>
                <w:szCs w:val="32"/>
              </w:rPr>
              <w:t>29)</w:t>
            </w:r>
          </w:p>
        </w:tc>
        <w:tc>
          <w:tcPr>
            <w:tcW w:w="0" w:type="auto"/>
            <w:tcBorders>
              <w:right w:val="nil"/>
            </w:tcBorders>
            <w:shd w:val="clear" w:color="auto" w:fill="auto"/>
            <w:noWrap/>
            <w:vAlign w:val="center"/>
          </w:tcPr>
          <w:p w14:paraId="2B2FD057"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27</w:t>
            </w:r>
          </w:p>
        </w:tc>
        <w:tc>
          <w:tcPr>
            <w:tcW w:w="0" w:type="auto"/>
            <w:tcBorders>
              <w:right w:val="nil"/>
            </w:tcBorders>
            <w:shd w:val="clear" w:color="auto" w:fill="auto"/>
            <w:noWrap/>
            <w:vAlign w:val="center"/>
          </w:tcPr>
          <w:p w14:paraId="645852EC"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asciiTheme="majorHAnsi" w:eastAsiaTheme="majorEastAsia" w:hAnsiTheme="majorHAnsi" w:cs="Arial"/>
                <w:b/>
                <w:bCs/>
                <w:color w:val="auto"/>
                <w:sz w:val="24"/>
                <w:szCs w:val="32"/>
              </w:rPr>
            </w:pPr>
            <w:r>
              <w:rPr>
                <w:rFonts w:eastAsia="Times New Roman" w:cs="Arial"/>
                <w:color w:val="auto"/>
                <w:sz w:val="24"/>
                <w:szCs w:val="32"/>
              </w:rPr>
              <w:t>0.</w:t>
            </w:r>
            <w:r>
              <w:rPr>
                <w:rFonts w:cs="Arial" w:hint="eastAsia"/>
                <w:color w:val="auto"/>
                <w:sz w:val="24"/>
                <w:szCs w:val="32"/>
              </w:rPr>
              <w:t>38</w:t>
            </w:r>
          </w:p>
        </w:tc>
      </w:tr>
      <w:tr w:rsidR="000600B7" w14:paraId="1B3EAB22"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5530D6D5" w14:textId="77777777"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14:paraId="4DAE94D3"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Flowering</w:t>
            </w:r>
          </w:p>
        </w:tc>
        <w:tc>
          <w:tcPr>
            <w:tcW w:w="0" w:type="auto"/>
            <w:shd w:val="clear" w:color="auto" w:fill="auto"/>
            <w:noWrap/>
            <w:vAlign w:val="center"/>
          </w:tcPr>
          <w:p w14:paraId="3D904EA0"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84</w:t>
            </w:r>
            <w:r>
              <w:rPr>
                <w:rFonts w:cs="Arial" w:hint="eastAsia"/>
                <w:color w:val="auto"/>
                <w:sz w:val="24"/>
                <w:szCs w:val="32"/>
                <w:vertAlign w:val="superscript"/>
              </w:rPr>
              <w:t>b</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6)</w:t>
            </w:r>
          </w:p>
        </w:tc>
        <w:tc>
          <w:tcPr>
            <w:tcW w:w="0" w:type="auto"/>
            <w:shd w:val="clear" w:color="auto" w:fill="auto"/>
            <w:noWrap/>
            <w:vAlign w:val="center"/>
          </w:tcPr>
          <w:p w14:paraId="64252026"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81</w:t>
            </w:r>
          </w:p>
        </w:tc>
        <w:tc>
          <w:tcPr>
            <w:tcW w:w="0" w:type="auto"/>
            <w:shd w:val="clear" w:color="auto" w:fill="auto"/>
            <w:noWrap/>
            <w:vAlign w:val="center"/>
          </w:tcPr>
          <w:p w14:paraId="7F4F2B57"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eastAsia="Times New Roman" w:cs="Arial"/>
                <w:color w:val="auto"/>
                <w:sz w:val="24"/>
                <w:szCs w:val="32"/>
              </w:rPr>
              <w:t>0.</w:t>
            </w:r>
            <w:r>
              <w:rPr>
                <w:rFonts w:cs="Arial" w:hint="eastAsia"/>
                <w:color w:val="auto"/>
                <w:sz w:val="24"/>
                <w:szCs w:val="32"/>
              </w:rPr>
              <w:t>87</w:t>
            </w:r>
          </w:p>
        </w:tc>
      </w:tr>
      <w:tr w:rsidR="000600B7" w14:paraId="5DF47F0F"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4E37FB03" w14:textId="77777777" w:rsidR="000600B7" w:rsidRDefault="000600B7">
            <w:pPr>
              <w:spacing w:after="0" w:line="240" w:lineRule="auto"/>
              <w:rPr>
                <w:rFonts w:eastAsia="Times New Roman" w:cs="Arial"/>
                <w:b w:val="0"/>
                <w:bCs w:val="0"/>
                <w:color w:val="auto"/>
                <w:sz w:val="24"/>
                <w:szCs w:val="32"/>
              </w:rPr>
            </w:pPr>
          </w:p>
        </w:tc>
        <w:tc>
          <w:tcPr>
            <w:tcW w:w="0" w:type="auto"/>
            <w:tcBorders>
              <w:right w:val="nil"/>
            </w:tcBorders>
            <w:shd w:val="clear" w:color="auto" w:fill="auto"/>
            <w:noWrap/>
            <w:vAlign w:val="center"/>
          </w:tcPr>
          <w:p w14:paraId="54A57CC1"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auto"/>
                <w:sz w:val="24"/>
              </w:rPr>
            </w:pPr>
            <w:r>
              <w:rPr>
                <w:color w:val="auto"/>
                <w:sz w:val="24"/>
              </w:rPr>
              <w:t>Ripening</w:t>
            </w:r>
          </w:p>
        </w:tc>
        <w:tc>
          <w:tcPr>
            <w:tcW w:w="0" w:type="auto"/>
            <w:tcBorders>
              <w:right w:val="nil"/>
            </w:tcBorders>
            <w:shd w:val="clear" w:color="auto" w:fill="auto"/>
            <w:noWrap/>
            <w:vAlign w:val="center"/>
          </w:tcPr>
          <w:p w14:paraId="6BAFC9B5"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auto"/>
                <w:sz w:val="24"/>
                <w:szCs w:val="32"/>
              </w:rPr>
            </w:pPr>
            <w:r>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Pr>
                <w:rFonts w:cs="Arial" w:hint="eastAsia"/>
                <w:color w:val="auto"/>
                <w:sz w:val="24"/>
                <w:szCs w:val="32"/>
              </w:rPr>
              <w:t xml:space="preserve"> (</w:t>
            </w:r>
            <w:r>
              <w:rPr>
                <w:rFonts w:cs="Arial"/>
                <w:color w:val="auto"/>
                <w:sz w:val="24"/>
                <w:szCs w:val="32"/>
              </w:rPr>
              <w:t>±</w:t>
            </w:r>
            <w:r>
              <w:rPr>
                <w:rFonts w:cs="Arial" w:hint="eastAsia"/>
                <w:color w:val="auto"/>
                <w:sz w:val="24"/>
                <w:szCs w:val="32"/>
              </w:rPr>
              <w:t xml:space="preserve"> </w:t>
            </w:r>
            <w:r>
              <w:rPr>
                <w:rFonts w:eastAsia="Times New Roman" w:cs="Arial"/>
                <w:color w:val="auto"/>
                <w:sz w:val="24"/>
                <w:szCs w:val="32"/>
              </w:rPr>
              <w:t>0.01</w:t>
            </w:r>
            <w:r>
              <w:rPr>
                <w:rFonts w:cs="Arial" w:hint="eastAsia"/>
                <w:color w:val="auto"/>
                <w:sz w:val="24"/>
                <w:szCs w:val="32"/>
              </w:rPr>
              <w:t>3)</w:t>
            </w:r>
          </w:p>
        </w:tc>
        <w:tc>
          <w:tcPr>
            <w:tcW w:w="0" w:type="auto"/>
            <w:tcBorders>
              <w:right w:val="nil"/>
            </w:tcBorders>
            <w:shd w:val="clear" w:color="auto" w:fill="auto"/>
            <w:noWrap/>
            <w:vAlign w:val="center"/>
          </w:tcPr>
          <w:p w14:paraId="51DA1D8A"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sz w:val="24"/>
                <w:szCs w:val="32"/>
              </w:rPr>
              <w:t>0.90</w:t>
            </w:r>
          </w:p>
        </w:tc>
        <w:tc>
          <w:tcPr>
            <w:tcW w:w="0" w:type="auto"/>
            <w:tcBorders>
              <w:right w:val="nil"/>
            </w:tcBorders>
            <w:shd w:val="clear" w:color="auto" w:fill="auto"/>
            <w:noWrap/>
            <w:vAlign w:val="center"/>
          </w:tcPr>
          <w:p w14:paraId="37AC097B"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Pr>
                <w:rFonts w:cs="Arial" w:hint="eastAsia"/>
                <w:sz w:val="24"/>
                <w:szCs w:val="32"/>
              </w:rPr>
              <w:t>0.95</w:t>
            </w:r>
          </w:p>
        </w:tc>
      </w:tr>
      <w:tr w:rsidR="000600B7" w14:paraId="0FAADC86"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07BB5851" w14:textId="77777777" w:rsidR="000600B7" w:rsidRDefault="00056389">
            <w:pPr>
              <w:spacing w:after="0" w:line="240" w:lineRule="auto"/>
              <w:rPr>
                <w:rFonts w:cs="Arial"/>
                <w:b w:val="0"/>
                <w:bCs w:val="0"/>
                <w:color w:val="auto"/>
                <w:sz w:val="24"/>
                <w:szCs w:val="32"/>
              </w:rPr>
            </w:pPr>
            <w:r>
              <w:rPr>
                <w:rFonts w:cs="Arial" w:hint="eastAsia"/>
                <w:b w:val="0"/>
                <w:color w:val="auto"/>
                <w:sz w:val="24"/>
                <w:szCs w:val="32"/>
              </w:rPr>
              <w:t>Spiders</w:t>
            </w:r>
          </w:p>
        </w:tc>
        <w:tc>
          <w:tcPr>
            <w:tcW w:w="0" w:type="auto"/>
            <w:shd w:val="clear" w:color="auto" w:fill="auto"/>
            <w:noWrap/>
            <w:vAlign w:val="center"/>
          </w:tcPr>
          <w:p w14:paraId="3937C430"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Tillering</w:t>
            </w:r>
          </w:p>
        </w:tc>
        <w:tc>
          <w:tcPr>
            <w:tcW w:w="0" w:type="auto"/>
            <w:shd w:val="clear" w:color="auto" w:fill="auto"/>
            <w:noWrap/>
            <w:vAlign w:val="center"/>
          </w:tcPr>
          <w:p w14:paraId="2B6E3816"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35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36)</w:t>
            </w:r>
          </w:p>
        </w:tc>
        <w:tc>
          <w:tcPr>
            <w:tcW w:w="0" w:type="auto"/>
            <w:shd w:val="clear" w:color="auto" w:fill="auto"/>
            <w:noWrap/>
            <w:vAlign w:val="center"/>
          </w:tcPr>
          <w:p w14:paraId="3E6A64E1"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0.28</w:t>
            </w:r>
          </w:p>
        </w:tc>
        <w:tc>
          <w:tcPr>
            <w:tcW w:w="0" w:type="auto"/>
            <w:shd w:val="clear" w:color="auto" w:fill="auto"/>
            <w:noWrap/>
            <w:vAlign w:val="center"/>
          </w:tcPr>
          <w:p w14:paraId="12ACF11F"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0.42</w:t>
            </w:r>
          </w:p>
        </w:tc>
      </w:tr>
      <w:tr w:rsidR="000600B7" w14:paraId="50AC1E98"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28DAC53E" w14:textId="77777777" w:rsidR="000600B7" w:rsidRDefault="000600B7">
            <w:pPr>
              <w:spacing w:after="0" w:line="240" w:lineRule="auto"/>
              <w:rPr>
                <w:rFonts w:eastAsia="Times New Roman" w:cs="Arial"/>
                <w:b w:val="0"/>
                <w:bCs w:val="0"/>
                <w:color w:val="auto"/>
                <w:sz w:val="24"/>
                <w:szCs w:val="32"/>
              </w:rPr>
            </w:pPr>
          </w:p>
        </w:tc>
        <w:tc>
          <w:tcPr>
            <w:tcW w:w="0" w:type="auto"/>
            <w:tcBorders>
              <w:right w:val="nil"/>
            </w:tcBorders>
            <w:shd w:val="clear" w:color="auto" w:fill="auto"/>
            <w:noWrap/>
            <w:vAlign w:val="center"/>
          </w:tcPr>
          <w:p w14:paraId="6BCD96B7"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Flowering</w:t>
            </w:r>
          </w:p>
        </w:tc>
        <w:tc>
          <w:tcPr>
            <w:tcW w:w="0" w:type="auto"/>
            <w:tcBorders>
              <w:right w:val="nil"/>
            </w:tcBorders>
            <w:shd w:val="clear" w:color="auto" w:fill="auto"/>
            <w:noWrap/>
            <w:vAlign w:val="center"/>
          </w:tcPr>
          <w:p w14:paraId="491BD75A"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21)</w:t>
            </w:r>
          </w:p>
        </w:tc>
        <w:tc>
          <w:tcPr>
            <w:tcW w:w="0" w:type="auto"/>
            <w:tcBorders>
              <w:right w:val="nil"/>
            </w:tcBorders>
            <w:shd w:val="clear" w:color="auto" w:fill="auto"/>
            <w:noWrap/>
            <w:vAlign w:val="center"/>
          </w:tcPr>
          <w:p w14:paraId="4C216EB0"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0.78</w:t>
            </w:r>
          </w:p>
        </w:tc>
        <w:tc>
          <w:tcPr>
            <w:tcW w:w="0" w:type="auto"/>
            <w:tcBorders>
              <w:right w:val="nil"/>
            </w:tcBorders>
            <w:shd w:val="clear" w:color="auto" w:fill="auto"/>
            <w:noWrap/>
            <w:vAlign w:val="center"/>
          </w:tcPr>
          <w:p w14:paraId="39A02B5B"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0.86</w:t>
            </w:r>
          </w:p>
        </w:tc>
      </w:tr>
      <w:tr w:rsidR="000600B7" w14:paraId="7C01F777"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761E9391" w14:textId="77777777" w:rsidR="000600B7" w:rsidRDefault="000600B7">
            <w:pPr>
              <w:spacing w:after="0" w:line="240" w:lineRule="auto"/>
              <w:rPr>
                <w:rFonts w:eastAsia="Times New Roman" w:cs="Arial"/>
                <w:b w:val="0"/>
                <w:bCs w:val="0"/>
                <w:color w:val="auto"/>
                <w:sz w:val="24"/>
                <w:szCs w:val="32"/>
              </w:rPr>
            </w:pPr>
          </w:p>
        </w:tc>
        <w:tc>
          <w:tcPr>
            <w:tcW w:w="0" w:type="auto"/>
            <w:shd w:val="clear" w:color="auto" w:fill="auto"/>
            <w:noWrap/>
            <w:vAlign w:val="center"/>
          </w:tcPr>
          <w:p w14:paraId="0E102687"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Ripening</w:t>
            </w:r>
          </w:p>
        </w:tc>
        <w:tc>
          <w:tcPr>
            <w:tcW w:w="0" w:type="auto"/>
            <w:shd w:val="clear" w:color="auto" w:fill="auto"/>
            <w:noWrap/>
            <w:vAlign w:val="center"/>
          </w:tcPr>
          <w:p w14:paraId="1CA2BE78"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89</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24)</w:t>
            </w:r>
          </w:p>
        </w:tc>
        <w:tc>
          <w:tcPr>
            <w:tcW w:w="0" w:type="auto"/>
            <w:shd w:val="clear" w:color="auto" w:fill="auto"/>
            <w:noWrap/>
            <w:vAlign w:val="center"/>
          </w:tcPr>
          <w:p w14:paraId="2A71C8A1"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0.84</w:t>
            </w:r>
          </w:p>
        </w:tc>
        <w:tc>
          <w:tcPr>
            <w:tcW w:w="0" w:type="auto"/>
            <w:shd w:val="clear" w:color="auto" w:fill="auto"/>
            <w:noWrap/>
            <w:vAlign w:val="center"/>
          </w:tcPr>
          <w:p w14:paraId="6A2A8374"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0.93</w:t>
            </w:r>
          </w:p>
        </w:tc>
      </w:tr>
      <w:tr w:rsidR="000600B7" w14:paraId="123A458E"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vAlign w:val="center"/>
          </w:tcPr>
          <w:p w14:paraId="727F99DF" w14:textId="77777777" w:rsidR="000600B7" w:rsidRDefault="00056389">
            <w:pPr>
              <w:spacing w:after="0" w:line="240" w:lineRule="auto"/>
              <w:rPr>
                <w:rFonts w:cs="Arial"/>
                <w:b w:val="0"/>
                <w:bCs w:val="0"/>
                <w:color w:val="000000" w:themeColor="text1"/>
                <w:sz w:val="24"/>
                <w:szCs w:val="32"/>
              </w:rPr>
            </w:pPr>
            <w:r>
              <w:rPr>
                <w:rFonts w:cs="Arial" w:hint="eastAsia"/>
                <w:b w:val="0"/>
                <w:color w:val="000000" w:themeColor="text1"/>
                <w:sz w:val="24"/>
                <w:szCs w:val="32"/>
              </w:rPr>
              <w:t>Ladybeetles</w:t>
            </w:r>
          </w:p>
        </w:tc>
        <w:tc>
          <w:tcPr>
            <w:tcW w:w="0" w:type="auto"/>
            <w:tcBorders>
              <w:right w:val="nil"/>
            </w:tcBorders>
            <w:shd w:val="clear" w:color="auto" w:fill="auto"/>
            <w:noWrap/>
            <w:vAlign w:val="center"/>
          </w:tcPr>
          <w:p w14:paraId="243EF3C7"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Tillering</w:t>
            </w:r>
          </w:p>
        </w:tc>
        <w:tc>
          <w:tcPr>
            <w:tcW w:w="0" w:type="auto"/>
            <w:tcBorders>
              <w:right w:val="nil"/>
            </w:tcBorders>
            <w:shd w:val="clear" w:color="auto" w:fill="auto"/>
            <w:noWrap/>
            <w:vAlign w:val="center"/>
          </w:tcPr>
          <w:p w14:paraId="1E1AE533"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82</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12)</w:t>
            </w:r>
          </w:p>
        </w:tc>
        <w:tc>
          <w:tcPr>
            <w:tcW w:w="0" w:type="auto"/>
            <w:tcBorders>
              <w:right w:val="nil"/>
            </w:tcBorders>
            <w:shd w:val="clear" w:color="auto" w:fill="auto"/>
            <w:noWrap/>
            <w:vAlign w:val="center"/>
          </w:tcPr>
          <w:p w14:paraId="08D78915"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0.80</w:t>
            </w:r>
          </w:p>
        </w:tc>
        <w:tc>
          <w:tcPr>
            <w:tcW w:w="0" w:type="auto"/>
            <w:tcBorders>
              <w:right w:val="nil"/>
            </w:tcBorders>
            <w:shd w:val="clear" w:color="auto" w:fill="auto"/>
            <w:noWrap/>
            <w:vAlign w:val="center"/>
          </w:tcPr>
          <w:p w14:paraId="4FB29CE8"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0.85</w:t>
            </w:r>
          </w:p>
        </w:tc>
      </w:tr>
      <w:tr w:rsidR="000600B7" w14:paraId="31EC6B98"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608B00D2" w14:textId="77777777" w:rsidR="000600B7" w:rsidRDefault="000600B7">
            <w:pPr>
              <w:spacing w:after="0" w:line="240" w:lineRule="auto"/>
              <w:rPr>
                <w:rFonts w:eastAsia="Times New Roman" w:cs="Arial"/>
                <w:b w:val="0"/>
                <w:bCs w:val="0"/>
                <w:color w:val="000000" w:themeColor="text1"/>
                <w:sz w:val="24"/>
                <w:szCs w:val="32"/>
              </w:rPr>
            </w:pPr>
          </w:p>
        </w:tc>
        <w:tc>
          <w:tcPr>
            <w:tcW w:w="0" w:type="auto"/>
            <w:shd w:val="clear" w:color="auto" w:fill="auto"/>
            <w:noWrap/>
            <w:vAlign w:val="center"/>
          </w:tcPr>
          <w:p w14:paraId="4FAB66E2"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Flowering</w:t>
            </w:r>
          </w:p>
        </w:tc>
        <w:tc>
          <w:tcPr>
            <w:tcW w:w="0" w:type="auto"/>
            <w:shd w:val="clear" w:color="auto" w:fill="auto"/>
            <w:noWrap/>
            <w:vAlign w:val="center"/>
          </w:tcPr>
          <w:p w14:paraId="7D96C9D5"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85</w:t>
            </w:r>
            <w:r>
              <w:rPr>
                <w:rFonts w:cs="Arial" w:hint="eastAsia"/>
                <w:color w:val="000000" w:themeColor="text1"/>
                <w:sz w:val="24"/>
                <w:szCs w:val="32"/>
                <w:vertAlign w:val="superscript"/>
              </w:rPr>
              <w:t>a</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07)</w:t>
            </w:r>
          </w:p>
        </w:tc>
        <w:tc>
          <w:tcPr>
            <w:tcW w:w="0" w:type="auto"/>
            <w:shd w:val="clear" w:color="auto" w:fill="auto"/>
            <w:noWrap/>
            <w:vAlign w:val="center"/>
          </w:tcPr>
          <w:p w14:paraId="1CC9F980"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0.84</w:t>
            </w:r>
          </w:p>
        </w:tc>
        <w:tc>
          <w:tcPr>
            <w:tcW w:w="0" w:type="auto"/>
            <w:shd w:val="clear" w:color="auto" w:fill="auto"/>
            <w:noWrap/>
            <w:vAlign w:val="center"/>
          </w:tcPr>
          <w:p w14:paraId="0B756690"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0.87</w:t>
            </w:r>
          </w:p>
        </w:tc>
      </w:tr>
      <w:tr w:rsidR="000600B7" w14:paraId="0423F5EC" w14:textId="77777777" w:rsidTr="000600B7">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tcBorders>
              <w:left w:val="nil"/>
              <w:right w:val="nil"/>
            </w:tcBorders>
            <w:shd w:val="clear" w:color="auto" w:fill="auto"/>
          </w:tcPr>
          <w:p w14:paraId="55E8726B" w14:textId="77777777" w:rsidR="000600B7" w:rsidRDefault="000600B7">
            <w:pPr>
              <w:spacing w:after="0" w:line="240" w:lineRule="auto"/>
              <w:rPr>
                <w:rFonts w:eastAsia="Times New Roman" w:cs="Arial"/>
                <w:b w:val="0"/>
                <w:bCs w:val="0"/>
                <w:color w:val="000000" w:themeColor="text1"/>
                <w:sz w:val="24"/>
                <w:szCs w:val="32"/>
              </w:rPr>
            </w:pPr>
          </w:p>
        </w:tc>
        <w:tc>
          <w:tcPr>
            <w:tcW w:w="0" w:type="auto"/>
            <w:tcBorders>
              <w:right w:val="nil"/>
            </w:tcBorders>
            <w:shd w:val="clear" w:color="auto" w:fill="auto"/>
            <w:noWrap/>
            <w:vAlign w:val="center"/>
          </w:tcPr>
          <w:p w14:paraId="517A68A8"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color w:val="000000" w:themeColor="text1"/>
                <w:sz w:val="24"/>
              </w:rPr>
            </w:pPr>
            <w:r>
              <w:rPr>
                <w:color w:val="000000" w:themeColor="text1"/>
                <w:sz w:val="24"/>
              </w:rPr>
              <w:t>Ripening</w:t>
            </w:r>
          </w:p>
        </w:tc>
        <w:tc>
          <w:tcPr>
            <w:tcW w:w="0" w:type="auto"/>
            <w:tcBorders>
              <w:right w:val="nil"/>
            </w:tcBorders>
            <w:shd w:val="clear" w:color="auto" w:fill="auto"/>
            <w:noWrap/>
            <w:vAlign w:val="center"/>
          </w:tcPr>
          <w:p w14:paraId="600DE38D"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eastAsia="Times New Roman" w:cs="Arial"/>
                <w:color w:val="000000" w:themeColor="text1"/>
                <w:sz w:val="24"/>
                <w:szCs w:val="32"/>
              </w:rPr>
              <w:t>0.</w:t>
            </w:r>
            <w:r>
              <w:rPr>
                <w:rFonts w:cs="Arial" w:hint="eastAsia"/>
                <w:color w:val="000000" w:themeColor="text1"/>
                <w:sz w:val="24"/>
                <w:szCs w:val="32"/>
              </w:rPr>
              <w:t>94</w:t>
            </w:r>
            <w:r>
              <w:rPr>
                <w:rFonts w:cs="Arial" w:hint="eastAsia"/>
                <w:color w:val="000000" w:themeColor="text1"/>
                <w:sz w:val="24"/>
                <w:szCs w:val="32"/>
                <w:vertAlign w:val="superscript"/>
              </w:rPr>
              <w:t>b</w:t>
            </w:r>
            <w:r>
              <w:rPr>
                <w:rFonts w:cs="Arial" w:hint="eastAsia"/>
                <w:color w:val="000000" w:themeColor="text1"/>
                <w:sz w:val="24"/>
                <w:szCs w:val="32"/>
              </w:rPr>
              <w:t xml:space="preserve"> (</w:t>
            </w:r>
            <w:r>
              <w:rPr>
                <w:rFonts w:cs="Arial"/>
                <w:color w:val="000000" w:themeColor="text1"/>
                <w:sz w:val="24"/>
                <w:szCs w:val="32"/>
              </w:rPr>
              <w:t>±</w:t>
            </w:r>
            <w:r>
              <w:rPr>
                <w:rFonts w:cs="Arial" w:hint="eastAsia"/>
                <w:color w:val="000000" w:themeColor="text1"/>
                <w:sz w:val="24"/>
                <w:szCs w:val="32"/>
              </w:rPr>
              <w:t xml:space="preserve"> </w:t>
            </w:r>
            <w:r>
              <w:rPr>
                <w:rFonts w:eastAsia="Times New Roman" w:cs="Arial"/>
                <w:color w:val="000000" w:themeColor="text1"/>
                <w:sz w:val="24"/>
                <w:szCs w:val="32"/>
              </w:rPr>
              <w:t>0.0</w:t>
            </w:r>
            <w:r>
              <w:rPr>
                <w:rFonts w:cs="Arial" w:hint="eastAsia"/>
                <w:color w:val="000000" w:themeColor="text1"/>
                <w:sz w:val="24"/>
                <w:szCs w:val="32"/>
              </w:rPr>
              <w:t>04)</w:t>
            </w:r>
          </w:p>
        </w:tc>
        <w:tc>
          <w:tcPr>
            <w:tcW w:w="0" w:type="auto"/>
            <w:tcBorders>
              <w:right w:val="nil"/>
            </w:tcBorders>
            <w:shd w:val="clear" w:color="auto" w:fill="auto"/>
            <w:noWrap/>
            <w:vAlign w:val="center"/>
          </w:tcPr>
          <w:p w14:paraId="0FDF6EFE"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0.93</w:t>
            </w:r>
          </w:p>
        </w:tc>
        <w:tc>
          <w:tcPr>
            <w:tcW w:w="0" w:type="auto"/>
            <w:tcBorders>
              <w:right w:val="nil"/>
            </w:tcBorders>
            <w:shd w:val="clear" w:color="auto" w:fill="auto"/>
            <w:noWrap/>
            <w:vAlign w:val="center"/>
          </w:tcPr>
          <w:p w14:paraId="09B1C6CA" w14:textId="77777777" w:rsidR="000600B7" w:rsidRDefault="00056389">
            <w:pPr>
              <w:spacing w:after="0" w:line="240" w:lineRule="auto"/>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Pr>
                <w:rFonts w:cs="Arial" w:hint="eastAsia"/>
                <w:color w:val="000000" w:themeColor="text1"/>
                <w:sz w:val="24"/>
                <w:szCs w:val="32"/>
              </w:rPr>
              <w:t>0.95</w:t>
            </w:r>
          </w:p>
        </w:tc>
      </w:tr>
    </w:tbl>
    <w:p w14:paraId="729E1D99" w14:textId="77777777" w:rsidR="000600B7" w:rsidRDefault="00056389">
      <w:pPr>
        <w:rPr>
          <w:b/>
          <w:color w:val="FF0000"/>
        </w:rPr>
      </w:pPr>
      <w:r>
        <w:rPr>
          <w:b/>
          <w:color w:val="FF0000"/>
        </w:rPr>
        <w:br w:type="page"/>
      </w:r>
    </w:p>
    <w:p w14:paraId="36E25FA2" w14:textId="77777777" w:rsidR="000600B7" w:rsidRDefault="00056389">
      <w:pPr>
        <w:jc w:val="center"/>
      </w:pPr>
      <w:r>
        <w:rPr>
          <w:noProof/>
        </w:rPr>
        <w:lastRenderedPageBreak/>
        <w:drawing>
          <wp:inline distT="0" distB="0" distL="0" distR="0" wp14:anchorId="48522BC4" wp14:editId="1365D1FA">
            <wp:extent cx="4897120" cy="5596255"/>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0" descr="Diet_proportion.tiff"/>
                    <pic:cNvPicPr>
                      <a:picLocks noChangeAspect="1"/>
                    </pic:cNvPicPr>
                  </pic:nvPicPr>
                  <pic:blipFill>
                    <a:blip r:embed="rId9" cstate="print"/>
                    <a:stretch>
                      <a:fillRect/>
                    </a:stretch>
                  </pic:blipFill>
                  <pic:spPr>
                    <a:xfrm>
                      <a:off x="0" y="0"/>
                      <a:ext cx="4898353" cy="5598043"/>
                    </a:xfrm>
                    <a:prstGeom prst="rect">
                      <a:avLst/>
                    </a:prstGeom>
                  </pic:spPr>
                </pic:pic>
              </a:graphicData>
            </a:graphic>
          </wp:inline>
        </w:drawing>
      </w:r>
    </w:p>
    <w:p w14:paraId="257B96CE" w14:textId="77777777" w:rsidR="000600B7" w:rsidRDefault="00056389">
      <w:pPr>
        <w:rPr>
          <w:sz w:val="24"/>
        </w:rPr>
      </w:pPr>
      <w:r>
        <w:rPr>
          <w:rFonts w:hint="eastAsia"/>
          <w:sz w:val="24"/>
        </w:rPr>
        <w:t xml:space="preserve">Figure 1. The proportions (mean </w:t>
      </w:r>
      <w:r>
        <w:rPr>
          <w:sz w:val="24"/>
        </w:rPr>
        <w:t>±</w:t>
      </w:r>
      <w:r>
        <w:rPr>
          <w:rFonts w:hint="eastAsia"/>
          <w:sz w:val="24"/>
        </w:rPr>
        <w:t xml:space="preserve"> SE) of prey sources (rice herbivores, tourist herbivores, detritivores) consumed in predators</w:t>
      </w:r>
      <w:r>
        <w:rPr>
          <w:sz w:val="24"/>
        </w:rPr>
        <w:t>’</w:t>
      </w:r>
      <w:r>
        <w:rPr>
          <w:rFonts w:hint="eastAsia"/>
          <w:sz w:val="24"/>
        </w:rPr>
        <w:t xml:space="preserve"> diet in organic and conventional rice farms over crop stages. (a) All predators as a whole feeding guild; (b) spiders only; (c) ladybeetles only. The proportions are the posterior mean estimates from the Bayesian stable isotope mixing models averaged over all replicate farms and across three study years.</w:t>
      </w:r>
    </w:p>
    <w:p w14:paraId="11552538" w14:textId="77777777" w:rsidR="000600B7" w:rsidRDefault="000600B7">
      <w:pPr>
        <w:rPr>
          <w:sz w:val="24"/>
        </w:rPr>
      </w:pPr>
    </w:p>
    <w:p w14:paraId="0A819AA8" w14:textId="77777777" w:rsidR="000600B7" w:rsidRDefault="00056389">
      <w:pPr>
        <w:jc w:val="center"/>
      </w:pPr>
      <w:r>
        <w:rPr>
          <w:noProof/>
        </w:rPr>
        <w:lastRenderedPageBreak/>
        <w:drawing>
          <wp:inline distT="0" distB="0" distL="0" distR="0" wp14:anchorId="44351A25" wp14:editId="4438CB5E">
            <wp:extent cx="4446905" cy="5081905"/>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2" descr="Rice_herb_consumption.tiff"/>
                    <pic:cNvPicPr>
                      <a:picLocks noChangeAspect="1"/>
                    </pic:cNvPicPr>
                  </pic:nvPicPr>
                  <pic:blipFill>
                    <a:blip r:embed="rId10" cstate="print"/>
                    <a:stretch>
                      <a:fillRect/>
                    </a:stretch>
                  </pic:blipFill>
                  <pic:spPr>
                    <a:xfrm>
                      <a:off x="0" y="0"/>
                      <a:ext cx="4447201" cy="5082516"/>
                    </a:xfrm>
                    <a:prstGeom prst="rect">
                      <a:avLst/>
                    </a:prstGeom>
                  </pic:spPr>
                </pic:pic>
              </a:graphicData>
            </a:graphic>
          </wp:inline>
        </w:drawing>
      </w:r>
    </w:p>
    <w:p w14:paraId="2916D32F" w14:textId="77777777" w:rsidR="000600B7" w:rsidRDefault="00056389">
      <w:pPr>
        <w:rPr>
          <w:sz w:val="24"/>
        </w:rPr>
      </w:pPr>
      <w:r>
        <w:rPr>
          <w:rFonts w:hint="eastAsia"/>
          <w:sz w:val="24"/>
        </w:rPr>
        <w:t>Figure 2. The proportion of rice herbivores consumed in predators</w:t>
      </w:r>
      <w:r>
        <w:rPr>
          <w:sz w:val="24"/>
        </w:rPr>
        <w:t>’</w:t>
      </w:r>
      <w:r>
        <w:rPr>
          <w:rFonts w:hint="eastAsia"/>
          <w:sz w:val="24"/>
        </w:rPr>
        <w:t xml:space="preserve"> diet in organic and conventional rice farms over crop stages in the three study years. (a) All predators as a whole feeding guild; (b) spiders only; (c) ladybeetles only. The proportions are the posterior mean estimates from the Bayesian stable isotope mixing models.</w:t>
      </w:r>
    </w:p>
    <w:p w14:paraId="6BB075BB" w14:textId="77777777" w:rsidR="000600B7" w:rsidRDefault="000600B7">
      <w:pPr>
        <w:rPr>
          <w:b/>
          <w:color w:val="FF0000"/>
        </w:rPr>
      </w:pPr>
    </w:p>
    <w:p w14:paraId="6BA187F5" w14:textId="77777777" w:rsidR="000600B7" w:rsidRDefault="000600B7">
      <w:pPr>
        <w:rPr>
          <w:b/>
          <w:color w:val="FF0000"/>
        </w:rPr>
      </w:pPr>
    </w:p>
    <w:p w14:paraId="2EE9BA1E" w14:textId="77777777" w:rsidR="000600B7" w:rsidRDefault="000600B7">
      <w:pPr>
        <w:rPr>
          <w:b/>
          <w:color w:val="FF0000"/>
        </w:rPr>
      </w:pPr>
    </w:p>
    <w:p w14:paraId="5795CAF7" w14:textId="77777777" w:rsidR="000600B7" w:rsidRDefault="000600B7">
      <w:pPr>
        <w:rPr>
          <w:b/>
          <w:color w:val="FF0000"/>
        </w:rPr>
      </w:pPr>
    </w:p>
    <w:p w14:paraId="28985D2B" w14:textId="77777777" w:rsidR="000600B7" w:rsidRDefault="00056389">
      <w:pPr>
        <w:jc w:val="center"/>
        <w:rPr>
          <w:color w:val="FF0000"/>
          <w:sz w:val="24"/>
        </w:rPr>
      </w:pPr>
      <w:r>
        <w:rPr>
          <w:rFonts w:hint="eastAsia"/>
          <w:noProof/>
          <w:color w:val="FF0000"/>
          <w:sz w:val="24"/>
        </w:rPr>
        <w:lastRenderedPageBreak/>
        <w:drawing>
          <wp:inline distT="0" distB="0" distL="0" distR="0" wp14:anchorId="51DEAB64" wp14:editId="6661F7CA">
            <wp:extent cx="4848860" cy="5541645"/>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 descr="Rel_abd.tiff"/>
                    <pic:cNvPicPr>
                      <a:picLocks noChangeAspect="1"/>
                    </pic:cNvPicPr>
                  </pic:nvPicPr>
                  <pic:blipFill>
                    <a:blip r:embed="rId11" cstate="print"/>
                    <a:stretch>
                      <a:fillRect/>
                    </a:stretch>
                  </pic:blipFill>
                  <pic:spPr>
                    <a:xfrm>
                      <a:off x="0" y="0"/>
                      <a:ext cx="4850925" cy="5543839"/>
                    </a:xfrm>
                    <a:prstGeom prst="rect">
                      <a:avLst/>
                    </a:prstGeom>
                  </pic:spPr>
                </pic:pic>
              </a:graphicData>
            </a:graphic>
          </wp:inline>
        </w:drawing>
      </w:r>
    </w:p>
    <w:p w14:paraId="783B02A0" w14:textId="77777777" w:rsidR="000600B7" w:rsidRDefault="00056389">
      <w:pPr>
        <w:rPr>
          <w:b/>
          <w:color w:val="FF0000"/>
        </w:rPr>
      </w:pPr>
      <w:r>
        <w:rPr>
          <w:rFonts w:hint="eastAsia"/>
          <w:sz w:val="24"/>
        </w:rPr>
        <w:t xml:space="preserve">Figure 3. The relative abundances of prey sources in organic and conventional rice farms over crop stages in the three study years. The relative abundances were determined from the sweep-net samples pooled across the replicate farms. </w:t>
      </w:r>
      <w:r>
        <w:rPr>
          <w:sz w:val="24"/>
        </w:rPr>
        <w:t xml:space="preserve"> </w:t>
      </w:r>
    </w:p>
    <w:p w14:paraId="0AE0A352" w14:textId="77777777" w:rsidR="000600B7" w:rsidRDefault="00056389">
      <w:pPr>
        <w:rPr>
          <w:rFonts w:cs="Arial"/>
          <w:b/>
          <w:szCs w:val="28"/>
        </w:rPr>
      </w:pPr>
      <w:r>
        <w:rPr>
          <w:rFonts w:cs="Arial"/>
          <w:b/>
          <w:szCs w:val="28"/>
        </w:rPr>
        <w:br w:type="page"/>
      </w:r>
    </w:p>
    <w:p w14:paraId="66E6498B" w14:textId="77777777" w:rsidR="000600B7" w:rsidRDefault="00056389">
      <w:pPr>
        <w:rPr>
          <w:rFonts w:cs="Arial"/>
          <w:b/>
          <w:szCs w:val="28"/>
        </w:rPr>
      </w:pPr>
      <w:r>
        <w:rPr>
          <w:rFonts w:cs="Arial"/>
          <w:b/>
          <w:szCs w:val="28"/>
        </w:rPr>
        <w:lastRenderedPageBreak/>
        <w:t>Discussion</w:t>
      </w:r>
    </w:p>
    <w:p w14:paraId="2BA041A6" w14:textId="77777777" w:rsidR="000600B7" w:rsidRDefault="00056389">
      <w:pPr>
        <w:rPr>
          <w:rFonts w:cs="Arial"/>
          <w:szCs w:val="28"/>
        </w:rPr>
      </w:pPr>
      <w:r>
        <w:rPr>
          <w:rFonts w:cs="Arial" w:hint="eastAsia"/>
          <w:szCs w:val="28"/>
        </w:rPr>
        <w:tab/>
      </w:r>
      <w:r>
        <w:rPr>
          <w:rFonts w:cs="Arial"/>
          <w:szCs w:val="28"/>
        </w:rPr>
        <w:t xml:space="preserve">To echo the global demand for environmentally friendly practices in agriculture, we </w:t>
      </w:r>
      <w:r>
        <w:rPr>
          <w:rFonts w:cs="Arial" w:hint="eastAsia"/>
          <w:szCs w:val="28"/>
        </w:rPr>
        <w:t>investigate</w:t>
      </w:r>
      <w:r>
        <w:rPr>
          <w:rFonts w:cs="Arial"/>
          <w:szCs w:val="28"/>
        </w:rPr>
        <w:t>d the</w:t>
      </w:r>
      <w:r>
        <w:rPr>
          <w:rFonts w:cs="Arial" w:hint="eastAsia"/>
          <w:szCs w:val="28"/>
        </w:rPr>
        <w:t xml:space="preserve"> potential of</w:t>
      </w:r>
      <w:r>
        <w:rPr>
          <w:rFonts w:cs="Arial"/>
          <w:szCs w:val="28"/>
        </w:rPr>
        <w:t xml:space="preserve"> generalist arthropod predators</w:t>
      </w:r>
      <w:r>
        <w:rPr>
          <w:rFonts w:cs="Arial" w:hint="eastAsia"/>
          <w:szCs w:val="28"/>
        </w:rPr>
        <w:t xml:space="preserve"> as biocontrol agents</w:t>
      </w:r>
      <w:r>
        <w:rPr>
          <w:rFonts w:cs="Arial"/>
          <w:szCs w:val="28"/>
        </w:rPr>
        <w:t xml:space="preserve"> in agro-ecosystems. Specifically, we used stable isotopes to examine the diet composition</w:t>
      </w:r>
      <w:r>
        <w:rPr>
          <w:rFonts w:cs="Arial" w:hint="eastAsia"/>
          <w:szCs w:val="28"/>
        </w:rPr>
        <w:t>s</w:t>
      </w:r>
      <w:r>
        <w:rPr>
          <w:rFonts w:cs="Arial"/>
          <w:szCs w:val="28"/>
        </w:rPr>
        <w:t xml:space="preserve"> of</w:t>
      </w:r>
      <w:r>
        <w:rPr>
          <w:rFonts w:cs="Arial" w:hint="eastAsia"/>
          <w:szCs w:val="28"/>
        </w:rPr>
        <w:t xml:space="preserve"> </w:t>
      </w:r>
      <w:r>
        <w:rPr>
          <w:rFonts w:cs="Arial"/>
          <w:szCs w:val="28"/>
        </w:rPr>
        <w:t>predators in organic and conventional rice</w:t>
      </w:r>
      <w:r>
        <w:rPr>
          <w:rFonts w:cs="Arial" w:hint="eastAsia"/>
          <w:szCs w:val="28"/>
        </w:rPr>
        <w:t xml:space="preserve"> farms</w:t>
      </w:r>
      <w:r>
        <w:rPr>
          <w:rFonts w:cs="Arial"/>
          <w:szCs w:val="28"/>
        </w:rPr>
        <w:t xml:space="preserve"> during the crop season</w:t>
      </w:r>
      <w:r>
        <w:rPr>
          <w:rFonts w:cs="Arial" w:hint="eastAsia"/>
          <w:szCs w:val="28"/>
        </w:rPr>
        <w:t xml:space="preserve"> in three consecutive years. Our</w:t>
      </w:r>
      <w:r>
        <w:rPr>
          <w:rFonts w:cs="Arial"/>
          <w:szCs w:val="28"/>
        </w:rPr>
        <w:t xml:space="preserve"> main</w:t>
      </w:r>
      <w:r>
        <w:rPr>
          <w:rFonts w:cs="Arial" w:hint="eastAsia"/>
          <w:szCs w:val="28"/>
        </w:rPr>
        <w:t xml:space="preserve"> </w:t>
      </w:r>
      <w:r>
        <w:rPr>
          <w:rFonts w:cs="Arial"/>
          <w:szCs w:val="28"/>
        </w:rPr>
        <w:t>results</w:t>
      </w:r>
      <w:r>
        <w:rPr>
          <w:rFonts w:cs="Arial" w:hint="eastAsia"/>
          <w:szCs w:val="28"/>
        </w:rPr>
        <w:t xml:space="preserve"> </w:t>
      </w:r>
      <w:r>
        <w:rPr>
          <w:rFonts w:cs="Arial"/>
          <w:szCs w:val="28"/>
        </w:rPr>
        <w:t xml:space="preserve">include the following: 1) Across </w:t>
      </w:r>
      <w:r>
        <w:rPr>
          <w:rFonts w:cs="Arial" w:hint="eastAsia"/>
          <w:szCs w:val="28"/>
        </w:rPr>
        <w:t xml:space="preserve">the three study years, predator consumption on rice herbivores increased in both </w:t>
      </w:r>
      <w:r>
        <w:rPr>
          <w:rFonts w:cs="Arial"/>
          <w:szCs w:val="28"/>
        </w:rPr>
        <w:t>organic and conventional farms</w:t>
      </w:r>
      <w:r>
        <w:rPr>
          <w:rFonts w:cs="Arial" w:hint="eastAsia"/>
          <w:szCs w:val="28"/>
        </w:rPr>
        <w:t xml:space="preserve"> over the crop season, from around </w:t>
      </w:r>
      <w:r>
        <w:rPr>
          <w:rFonts w:cs="Arial"/>
          <w:szCs w:val="28"/>
        </w:rPr>
        <w:t>25-</w:t>
      </w:r>
      <w:r>
        <w:rPr>
          <w:rFonts w:cs="Arial" w:hint="eastAsia"/>
          <w:szCs w:val="28"/>
        </w:rPr>
        <w:t xml:space="preserve">40% at the tillering stage to over </w:t>
      </w:r>
      <w:r>
        <w:rPr>
          <w:rFonts w:cs="Arial"/>
          <w:szCs w:val="28"/>
        </w:rPr>
        <w:t>87-</w:t>
      </w:r>
      <w:r>
        <w:rPr>
          <w:rFonts w:cs="Arial" w:hint="eastAsia"/>
          <w:szCs w:val="28"/>
        </w:rPr>
        <w:t>9</w:t>
      </w:r>
      <w:r>
        <w:rPr>
          <w:rFonts w:cs="Arial"/>
          <w:szCs w:val="28"/>
        </w:rPr>
        <w:t>4</w:t>
      </w:r>
      <w:r>
        <w:rPr>
          <w:rFonts w:cs="Arial" w:hint="eastAsia"/>
          <w:szCs w:val="28"/>
        </w:rPr>
        <w:t>% at the ripening stage (Fig. 1a). Th</w:t>
      </w:r>
      <w:r>
        <w:rPr>
          <w:rFonts w:cs="Arial"/>
          <w:szCs w:val="28"/>
        </w:rPr>
        <w:t>e high percentage at the ripening stage</w:t>
      </w:r>
      <w:r>
        <w:rPr>
          <w:rFonts w:cs="Arial" w:hint="eastAsia"/>
          <w:szCs w:val="28"/>
        </w:rPr>
        <w:t xml:space="preserve"> indicates that g</w:t>
      </w:r>
      <w:r>
        <w:rPr>
          <w:rFonts w:cs="Arial"/>
          <w:szCs w:val="28"/>
        </w:rPr>
        <w:t xml:space="preserve">eneralist </w:t>
      </w:r>
      <w:r>
        <w:rPr>
          <w:rFonts w:cs="Arial" w:hint="eastAsia"/>
          <w:szCs w:val="28"/>
        </w:rPr>
        <w:t xml:space="preserve">arthropod </w:t>
      </w:r>
      <w:r>
        <w:rPr>
          <w:rFonts w:cs="Arial"/>
          <w:szCs w:val="28"/>
        </w:rPr>
        <w:t>predators could function as specialist</w:t>
      </w:r>
      <w:r>
        <w:rPr>
          <w:rFonts w:cs="Arial" w:hint="eastAsia"/>
          <w:szCs w:val="28"/>
        </w:rPr>
        <w:t xml:space="preserve">s </w:t>
      </w:r>
      <w:r>
        <w:rPr>
          <w:rFonts w:cs="Arial"/>
          <w:szCs w:val="28"/>
        </w:rPr>
        <w:t>in pest management when things matter</w:t>
      </w:r>
      <w:r>
        <w:rPr>
          <w:rFonts w:cs="Arial" w:hint="eastAsia"/>
          <w:szCs w:val="28"/>
        </w:rPr>
        <w:t xml:space="preserve"> </w:t>
      </w:r>
      <w:r>
        <w:rPr>
          <w:rFonts w:cs="Arial"/>
          <w:szCs w:val="28"/>
        </w:rPr>
        <w:t>(</w:t>
      </w:r>
      <w:r>
        <w:rPr>
          <w:rFonts w:cs="Arial" w:hint="eastAsia"/>
          <w:szCs w:val="28"/>
        </w:rPr>
        <w:t>late crop stages</w:t>
      </w:r>
      <w:r>
        <w:rPr>
          <w:rFonts w:cs="Arial"/>
          <w:szCs w:val="28"/>
        </w:rPr>
        <w:t>)</w:t>
      </w:r>
      <w:r>
        <w:rPr>
          <w:rFonts w:cs="Arial" w:hint="eastAsia"/>
          <w:szCs w:val="28"/>
        </w:rPr>
        <w:t>. I</w:t>
      </w:r>
      <w:r>
        <w:rPr>
          <w:rFonts w:cs="Arial"/>
          <w:szCs w:val="28"/>
        </w:rPr>
        <w:t xml:space="preserve">nterestingly, </w:t>
      </w:r>
      <w:r>
        <w:rPr>
          <w:rFonts w:cs="Arial" w:hint="eastAsia"/>
          <w:szCs w:val="28"/>
        </w:rPr>
        <w:t>rice herbivore consumption</w:t>
      </w:r>
      <w:r>
        <w:rPr>
          <w:rFonts w:cs="Arial"/>
          <w:szCs w:val="28"/>
        </w:rPr>
        <w:t xml:space="preserve"> by spiders </w:t>
      </w:r>
      <w:r>
        <w:rPr>
          <w:rFonts w:cs="Arial" w:hint="eastAsia"/>
          <w:szCs w:val="28"/>
        </w:rPr>
        <w:t>increas</w:t>
      </w:r>
      <w:r>
        <w:rPr>
          <w:rFonts w:cs="Arial"/>
          <w:szCs w:val="28"/>
        </w:rPr>
        <w:t>ed</w:t>
      </w:r>
      <w:r>
        <w:rPr>
          <w:rFonts w:cs="Arial" w:hint="eastAsia"/>
          <w:szCs w:val="28"/>
        </w:rPr>
        <w:t xml:space="preserve"> gradually </w:t>
      </w:r>
      <w:r>
        <w:rPr>
          <w:rFonts w:cs="Arial"/>
          <w:szCs w:val="28"/>
        </w:rPr>
        <w:t>toward late</w:t>
      </w:r>
      <w:r>
        <w:rPr>
          <w:rFonts w:cs="Arial" w:hint="eastAsia"/>
          <w:szCs w:val="28"/>
        </w:rPr>
        <w:t>r</w:t>
      </w:r>
      <w:r>
        <w:rPr>
          <w:rFonts w:cs="Arial"/>
          <w:szCs w:val="28"/>
        </w:rPr>
        <w:t xml:space="preserve"> </w:t>
      </w:r>
      <w:r>
        <w:rPr>
          <w:rFonts w:cs="Arial" w:hint="eastAsia"/>
          <w:szCs w:val="28"/>
        </w:rPr>
        <w:t xml:space="preserve">crop </w:t>
      </w:r>
      <w:r>
        <w:rPr>
          <w:rFonts w:cs="Arial"/>
          <w:szCs w:val="28"/>
        </w:rPr>
        <w:t>season</w:t>
      </w:r>
      <w:r>
        <w:rPr>
          <w:rFonts w:cs="Arial" w:hint="eastAsia"/>
          <w:szCs w:val="28"/>
        </w:rPr>
        <w:t xml:space="preserve"> (Fig. 2b), whereas </w:t>
      </w:r>
      <w:r>
        <w:rPr>
          <w:rFonts w:cs="Arial"/>
          <w:szCs w:val="28"/>
        </w:rPr>
        <w:t xml:space="preserve">the consumption by </w:t>
      </w:r>
      <w:r>
        <w:rPr>
          <w:rFonts w:cs="Arial" w:hint="eastAsia"/>
          <w:szCs w:val="28"/>
        </w:rPr>
        <w:t xml:space="preserve">ladybeetles remained stable throughout the season (Fig. 2c). </w:t>
      </w:r>
      <w:r>
        <w:rPr>
          <w:rFonts w:cs="Arial"/>
          <w:szCs w:val="28"/>
        </w:rPr>
        <w:t>2) Our results revealed similar</w:t>
      </w:r>
      <w:r>
        <w:rPr>
          <w:rFonts w:cs="Arial" w:hint="eastAsia"/>
          <w:szCs w:val="28"/>
        </w:rPr>
        <w:t xml:space="preserve"> among-year patterns in r</w:t>
      </w:r>
      <w:r>
        <w:rPr>
          <w:rFonts w:cs="Arial"/>
          <w:szCs w:val="28"/>
        </w:rPr>
        <w:t>ice herbivore consumption</w:t>
      </w:r>
      <w:r>
        <w:rPr>
          <w:rFonts w:cs="Arial" w:hint="eastAsia"/>
          <w:szCs w:val="28"/>
        </w:rPr>
        <w:t xml:space="preserve"> by predators in organic and conventional rice farms, </w:t>
      </w:r>
      <w:r>
        <w:rPr>
          <w:rFonts w:cs="Arial"/>
          <w:szCs w:val="28"/>
        </w:rPr>
        <w:t>suggesting a consistency in their feeding</w:t>
      </w:r>
      <w:r>
        <w:rPr>
          <w:rFonts w:cs="Arial" w:hint="eastAsia"/>
          <w:szCs w:val="28"/>
        </w:rPr>
        <w:t xml:space="preserve"> habits</w:t>
      </w:r>
      <w:r>
        <w:rPr>
          <w:rFonts w:cs="Arial"/>
          <w:szCs w:val="28"/>
        </w:rPr>
        <w:t xml:space="preserve"> and biocontrol value</w:t>
      </w:r>
      <w:r>
        <w:rPr>
          <w:rFonts w:cs="Arial" w:hint="eastAsia"/>
          <w:szCs w:val="28"/>
        </w:rPr>
        <w:t xml:space="preserve"> (Fig. 2; Table 1). </w:t>
      </w:r>
      <w:r>
        <w:rPr>
          <w:rFonts w:cs="Arial"/>
          <w:szCs w:val="28"/>
        </w:rPr>
        <w:t xml:space="preserve">3) </w:t>
      </w:r>
      <w:r>
        <w:rPr>
          <w:rFonts w:cs="Arial" w:hint="eastAsia"/>
          <w:szCs w:val="28"/>
        </w:rPr>
        <w:t xml:space="preserve">The proportion of rice </w:t>
      </w:r>
      <w:r>
        <w:rPr>
          <w:rFonts w:cs="Arial"/>
          <w:szCs w:val="28"/>
        </w:rPr>
        <w:t>herbivore</w:t>
      </w:r>
      <w:r>
        <w:rPr>
          <w:rFonts w:cs="Arial" w:hint="eastAsia"/>
          <w:szCs w:val="28"/>
        </w:rPr>
        <w:t>s consumed in predators</w:t>
      </w:r>
      <w:r>
        <w:rPr>
          <w:rFonts w:cs="Arial"/>
          <w:szCs w:val="28"/>
        </w:rPr>
        <w:t>’</w:t>
      </w:r>
      <w:r>
        <w:rPr>
          <w:rFonts w:cs="Arial" w:hint="eastAsia"/>
          <w:szCs w:val="28"/>
        </w:rPr>
        <w:t xml:space="preserve"> diet </w:t>
      </w:r>
      <w:r>
        <w:rPr>
          <w:rFonts w:cs="Arial"/>
          <w:szCs w:val="28"/>
        </w:rPr>
        <w:t>varied with</w:t>
      </w:r>
      <w:r>
        <w:rPr>
          <w:rFonts w:cs="Arial" w:hint="eastAsia"/>
          <w:szCs w:val="28"/>
        </w:rPr>
        <w:t xml:space="preserve"> farm types </w:t>
      </w:r>
      <w:r>
        <w:rPr>
          <w:rFonts w:cs="Arial"/>
          <w:szCs w:val="28"/>
        </w:rPr>
        <w:t xml:space="preserve">and </w:t>
      </w:r>
      <w:r>
        <w:rPr>
          <w:rFonts w:cs="Arial" w:hint="eastAsia"/>
          <w:szCs w:val="28"/>
        </w:rPr>
        <w:t>crop stages</w:t>
      </w:r>
      <w:r>
        <w:rPr>
          <w:rFonts w:cs="Arial"/>
          <w:szCs w:val="28"/>
        </w:rPr>
        <w:t xml:space="preserve"> (e.g., higher in conventional farms and flowering/ripening stages)</w:t>
      </w:r>
      <w:r>
        <w:rPr>
          <w:rFonts w:cs="Arial" w:hint="eastAsia"/>
          <w:szCs w:val="28"/>
        </w:rPr>
        <w:t>. However, contrary to previous studies, pest consumption by predators w</w:t>
      </w:r>
      <w:r>
        <w:rPr>
          <w:rFonts w:cs="Arial"/>
          <w:szCs w:val="28"/>
        </w:rPr>
        <w:t>as</w:t>
      </w:r>
      <w:r>
        <w:rPr>
          <w:rFonts w:cs="Arial" w:hint="eastAsia"/>
          <w:szCs w:val="28"/>
        </w:rPr>
        <w:t xml:space="preserve"> not associated with </w:t>
      </w:r>
      <w:r>
        <w:rPr>
          <w:rFonts w:cs="Arial"/>
          <w:szCs w:val="28"/>
        </w:rPr>
        <w:t xml:space="preserve">surrounding landscape (e.g., </w:t>
      </w:r>
      <w:r>
        <w:rPr>
          <w:rFonts w:cs="Arial" w:hint="eastAsia"/>
          <w:szCs w:val="28"/>
        </w:rPr>
        <w:t xml:space="preserve">percent forest cover) </w:t>
      </w:r>
      <w:r w:rsidR="0049352C">
        <w:rPr>
          <w:rFonts w:cs="Arial"/>
          <w:szCs w:val="28"/>
        </w:rPr>
        <w:t>or</w:t>
      </w:r>
      <w:r>
        <w:rPr>
          <w:rFonts w:cs="Arial"/>
          <w:szCs w:val="28"/>
        </w:rPr>
        <w:t xml:space="preserve"> </w:t>
      </w:r>
      <w:r>
        <w:rPr>
          <w:rFonts w:cs="Arial" w:hint="eastAsia"/>
          <w:szCs w:val="28"/>
        </w:rPr>
        <w:t xml:space="preserve">the </w:t>
      </w:r>
      <w:r>
        <w:rPr>
          <w:rFonts w:cs="Arial"/>
          <w:szCs w:val="28"/>
        </w:rPr>
        <w:t>relative abundance of rice herbivores in the field</w:t>
      </w:r>
      <w:r>
        <w:rPr>
          <w:rFonts w:cs="Arial" w:hint="eastAsia"/>
          <w:szCs w:val="28"/>
        </w:rPr>
        <w:t xml:space="preserve"> (Table 1). W</w:t>
      </w:r>
      <w:r>
        <w:rPr>
          <w:rFonts w:cs="Arial"/>
          <w:szCs w:val="28"/>
        </w:rPr>
        <w:t>e discuss</w:t>
      </w:r>
      <w:r>
        <w:rPr>
          <w:rFonts w:cs="Arial" w:hint="eastAsia"/>
          <w:szCs w:val="28"/>
        </w:rPr>
        <w:t xml:space="preserve"> in the following</w:t>
      </w:r>
      <w:r>
        <w:rPr>
          <w:rFonts w:cs="Arial"/>
          <w:szCs w:val="28"/>
        </w:rPr>
        <w:t xml:space="preserve"> </w:t>
      </w:r>
      <w:commentRangeStart w:id="1"/>
      <w:r>
        <w:rPr>
          <w:rFonts w:cs="Arial"/>
          <w:szCs w:val="28"/>
        </w:rPr>
        <w:t xml:space="preserve">a) </w:t>
      </w:r>
      <w:r>
        <w:rPr>
          <w:rFonts w:cs="Arial" w:hint="eastAsia"/>
          <w:szCs w:val="28"/>
        </w:rPr>
        <w:t>the patterns of diet compositions of</w:t>
      </w:r>
      <w:r>
        <w:rPr>
          <w:rFonts w:cs="Arial"/>
          <w:szCs w:val="28"/>
        </w:rPr>
        <w:t xml:space="preserve"> generalist arthropod predators, b) the effect of </w:t>
      </w:r>
      <w:r>
        <w:rPr>
          <w:rFonts w:cs="Arial" w:hint="eastAsia"/>
          <w:szCs w:val="28"/>
        </w:rPr>
        <w:t>various abiotic and biotic factors</w:t>
      </w:r>
      <w:r>
        <w:rPr>
          <w:rFonts w:cs="Arial"/>
          <w:szCs w:val="28"/>
        </w:rPr>
        <w:t xml:space="preserve"> on </w:t>
      </w:r>
      <w:r>
        <w:rPr>
          <w:rFonts w:cs="Arial" w:hint="eastAsia"/>
          <w:szCs w:val="28"/>
        </w:rPr>
        <w:t>pest consumption by predators</w:t>
      </w:r>
      <w:commentRangeEnd w:id="1"/>
      <w:r>
        <w:rPr>
          <w:rStyle w:val="a5"/>
        </w:rPr>
        <w:commentReference w:id="1"/>
      </w:r>
      <w:r>
        <w:rPr>
          <w:rFonts w:cs="Arial"/>
          <w:szCs w:val="28"/>
        </w:rPr>
        <w:t xml:space="preserve">, </w:t>
      </w:r>
      <w:r>
        <w:rPr>
          <w:rFonts w:cs="Arial" w:hint="eastAsia"/>
          <w:szCs w:val="28"/>
        </w:rPr>
        <w:t xml:space="preserve">and </w:t>
      </w:r>
      <w:r>
        <w:rPr>
          <w:rFonts w:cs="Arial"/>
          <w:szCs w:val="28"/>
        </w:rPr>
        <w:t xml:space="preserve">c) the </w:t>
      </w:r>
      <w:r>
        <w:rPr>
          <w:rFonts w:cs="Arial" w:hint="eastAsia"/>
          <w:szCs w:val="28"/>
        </w:rPr>
        <w:lastRenderedPageBreak/>
        <w:t xml:space="preserve">potential </w:t>
      </w:r>
      <w:r>
        <w:rPr>
          <w:rFonts w:cs="Arial"/>
          <w:szCs w:val="28"/>
        </w:rPr>
        <w:t xml:space="preserve">caveats of this study. We </w:t>
      </w:r>
      <w:r>
        <w:rPr>
          <w:rFonts w:cs="Arial" w:hint="eastAsia"/>
          <w:szCs w:val="28"/>
        </w:rPr>
        <w:t>finish</w:t>
      </w:r>
      <w:r>
        <w:rPr>
          <w:rFonts w:cs="Arial"/>
          <w:szCs w:val="28"/>
        </w:rPr>
        <w:t xml:space="preserve"> by</w:t>
      </w:r>
      <w:r>
        <w:rPr>
          <w:rFonts w:cs="Arial" w:hint="eastAsia"/>
          <w:szCs w:val="28"/>
        </w:rPr>
        <w:t xml:space="preserve"> highlighting</w:t>
      </w:r>
      <w:r>
        <w:rPr>
          <w:rFonts w:cs="Arial"/>
          <w:szCs w:val="28"/>
        </w:rPr>
        <w:t xml:space="preserve"> the implications</w:t>
      </w:r>
      <w:r>
        <w:rPr>
          <w:rFonts w:cs="Arial" w:hint="eastAsia"/>
          <w:szCs w:val="28"/>
        </w:rPr>
        <w:t xml:space="preserve"> of our results</w:t>
      </w:r>
      <w:r>
        <w:rPr>
          <w:rFonts w:cs="Arial"/>
          <w:szCs w:val="28"/>
        </w:rPr>
        <w:t xml:space="preserve"> for agricultural management.</w:t>
      </w:r>
    </w:p>
    <w:p w14:paraId="3E034337" w14:textId="77777777" w:rsidR="000600B7" w:rsidRDefault="000600B7">
      <w:pPr>
        <w:rPr>
          <w:rFonts w:cs="Arial"/>
          <w:szCs w:val="28"/>
        </w:rPr>
      </w:pPr>
    </w:p>
    <w:p w14:paraId="1E365A84" w14:textId="77777777" w:rsidR="000600B7" w:rsidRDefault="00056389">
      <w:pPr>
        <w:ind w:firstLine="720"/>
        <w:jc w:val="center"/>
        <w:rPr>
          <w:rFonts w:cs="Arial"/>
          <w:i/>
          <w:szCs w:val="28"/>
        </w:rPr>
      </w:pPr>
      <w:r>
        <w:rPr>
          <w:rFonts w:cs="Arial"/>
          <w:i/>
          <w:szCs w:val="28"/>
        </w:rPr>
        <w:t>Generalist predators function as specialists at late crop stages (or when things matter)</w:t>
      </w:r>
    </w:p>
    <w:p w14:paraId="263B4303" w14:textId="77777777" w:rsidR="000600B7" w:rsidRDefault="00056389">
      <w:pPr>
        <w:ind w:firstLine="720"/>
        <w:rPr>
          <w:rFonts w:cs="Arial"/>
          <w:szCs w:val="28"/>
        </w:rPr>
      </w:pPr>
      <w:r>
        <w:rPr>
          <w:rFonts w:cs="Arial"/>
          <w:szCs w:val="28"/>
        </w:rPr>
        <w:t xml:space="preserve">As the world seeks to transform from synthetic pesticides to </w:t>
      </w:r>
      <w:r>
        <w:rPr>
          <w:rFonts w:cs="Arial" w:hint="eastAsia"/>
          <w:szCs w:val="28"/>
        </w:rPr>
        <w:t>environmental-friendly practices</w:t>
      </w:r>
      <w:r>
        <w:rPr>
          <w:rFonts w:cs="Arial"/>
          <w:szCs w:val="28"/>
        </w:rPr>
        <w:t xml:space="preserve"> in agriculture, biocontrol, a farming practice with a long history, has regained its significance as a promising solution. To </w:t>
      </w:r>
      <w:r>
        <w:rPr>
          <w:rFonts w:cs="Arial" w:hint="eastAsia"/>
          <w:szCs w:val="28"/>
        </w:rPr>
        <w:t>address</w:t>
      </w:r>
      <w:r>
        <w:rPr>
          <w:rFonts w:cs="Arial"/>
          <w:szCs w:val="28"/>
        </w:rPr>
        <w:t xml:space="preserve"> the concern of using generalist arthropod predators as biocontrol agents (i.e., potentially switching diet between pests and alternative prey), this study quantified their diet composition</w:t>
      </w:r>
      <w:r>
        <w:rPr>
          <w:rFonts w:cs="Arial" w:hint="eastAsia"/>
          <w:szCs w:val="28"/>
        </w:rPr>
        <w:t>s</w:t>
      </w:r>
      <w:r>
        <w:rPr>
          <w:rFonts w:cs="Arial"/>
          <w:szCs w:val="28"/>
        </w:rPr>
        <w:t xml:space="preserve"> and revealed their high pest consumption at late crop stages consistently over three years of sampling. In other words, these generalist predators actually functioned as specialist predators of pests, providing strong support for their application in sustainable pest management. Specifically, </w:t>
      </w:r>
      <w:r>
        <w:rPr>
          <w:rFonts w:cs="Arial" w:hint="eastAsia"/>
          <w:szCs w:val="28"/>
        </w:rPr>
        <w:t xml:space="preserve">across the three study years, predators in both </w:t>
      </w:r>
      <w:r>
        <w:rPr>
          <w:rFonts w:cs="Arial"/>
          <w:szCs w:val="28"/>
        </w:rPr>
        <w:t>organic and conventional farms</w:t>
      </w:r>
      <w:r>
        <w:rPr>
          <w:rFonts w:cs="Arial" w:hint="eastAsia"/>
          <w:szCs w:val="28"/>
        </w:rPr>
        <w:t xml:space="preserve"> consumed</w:t>
      </w:r>
      <w:r>
        <w:rPr>
          <w:rFonts w:cs="Arial"/>
          <w:szCs w:val="28"/>
        </w:rPr>
        <w:t xml:space="preserve"> </w:t>
      </w:r>
      <w:r>
        <w:rPr>
          <w:rFonts w:cs="Arial" w:hint="eastAsia"/>
          <w:szCs w:val="28"/>
        </w:rPr>
        <w:t xml:space="preserve">increasing </w:t>
      </w:r>
      <w:r>
        <w:rPr>
          <w:rFonts w:cs="Arial"/>
          <w:szCs w:val="28"/>
        </w:rPr>
        <w:t>proportions</w:t>
      </w:r>
      <w:r>
        <w:rPr>
          <w:rFonts w:cs="Arial" w:hint="eastAsia"/>
          <w:szCs w:val="28"/>
        </w:rPr>
        <w:t xml:space="preserve"> of rice </w:t>
      </w:r>
      <w:r>
        <w:rPr>
          <w:rFonts w:cs="Arial"/>
          <w:szCs w:val="28"/>
        </w:rPr>
        <w:t>herbivores</w:t>
      </w:r>
      <w:r>
        <w:rPr>
          <w:rFonts w:cs="Arial" w:hint="eastAsia"/>
          <w:szCs w:val="28"/>
        </w:rPr>
        <w:t xml:space="preserve"> over the crop season</w:t>
      </w:r>
      <w:r>
        <w:rPr>
          <w:rFonts w:cs="Arial"/>
          <w:szCs w:val="28"/>
        </w:rPr>
        <w:t xml:space="preserve">, reaching around </w:t>
      </w:r>
      <w:r>
        <w:rPr>
          <w:rFonts w:cs="Arial" w:hint="eastAsia"/>
          <w:szCs w:val="28"/>
        </w:rPr>
        <w:t xml:space="preserve">90% in </w:t>
      </w:r>
      <w:r>
        <w:rPr>
          <w:rFonts w:cs="Arial"/>
          <w:szCs w:val="28"/>
        </w:rPr>
        <w:t>predators’</w:t>
      </w:r>
      <w:r>
        <w:rPr>
          <w:rFonts w:cs="Arial" w:hint="eastAsia"/>
          <w:szCs w:val="28"/>
        </w:rPr>
        <w:t xml:space="preserve"> diet</w:t>
      </w:r>
      <w:r>
        <w:rPr>
          <w:rFonts w:cs="Arial"/>
          <w:szCs w:val="28"/>
        </w:rPr>
        <w:t xml:space="preserve"> at the ripening stage</w:t>
      </w:r>
      <w:r>
        <w:rPr>
          <w:rFonts w:cs="Arial" w:hint="eastAsia"/>
          <w:szCs w:val="28"/>
        </w:rPr>
        <w:t xml:space="preserve">, whereas the proportion of </w:t>
      </w:r>
      <w:r>
        <w:rPr>
          <w:rFonts w:cs="Arial"/>
          <w:szCs w:val="28"/>
        </w:rPr>
        <w:t xml:space="preserve">alternative prey (e.g., </w:t>
      </w:r>
      <w:r>
        <w:rPr>
          <w:rFonts w:cs="Arial" w:hint="eastAsia"/>
          <w:szCs w:val="28"/>
        </w:rPr>
        <w:t>detritivores and tourist herbivores</w:t>
      </w:r>
      <w:r>
        <w:rPr>
          <w:rFonts w:cs="Arial"/>
          <w:szCs w:val="28"/>
        </w:rPr>
        <w:t>) in predators’ diet</w:t>
      </w:r>
      <w:r>
        <w:rPr>
          <w:rFonts w:cs="Arial" w:hint="eastAsia"/>
          <w:szCs w:val="28"/>
        </w:rPr>
        <w:t xml:space="preserve"> gradually decreased </w:t>
      </w:r>
      <w:r>
        <w:rPr>
          <w:rFonts w:cs="Arial"/>
          <w:szCs w:val="28"/>
        </w:rPr>
        <w:t xml:space="preserve">to </w:t>
      </w:r>
      <w:r>
        <w:rPr>
          <w:rFonts w:cs="Arial" w:hint="eastAsia"/>
          <w:szCs w:val="28"/>
        </w:rPr>
        <w:t>less than 10%</w:t>
      </w:r>
      <w:r>
        <w:rPr>
          <w:rFonts w:cs="Arial"/>
          <w:szCs w:val="28"/>
        </w:rPr>
        <w:t xml:space="preserve"> at the ripening stage </w:t>
      </w:r>
      <w:r>
        <w:rPr>
          <w:rFonts w:cs="Arial" w:hint="eastAsia"/>
          <w:szCs w:val="28"/>
        </w:rPr>
        <w:t xml:space="preserve">(Fig. 1; </w:t>
      </w:r>
      <w:r>
        <w:rPr>
          <w:rFonts w:cs="Arial"/>
          <w:szCs w:val="28"/>
        </w:rPr>
        <w:t xml:space="preserve">Appendix S1: </w:t>
      </w:r>
      <w:r>
        <w:rPr>
          <w:rFonts w:cs="Arial" w:hint="eastAsia"/>
          <w:szCs w:val="28"/>
        </w:rPr>
        <w:t xml:space="preserve">Table S2). </w:t>
      </w:r>
      <w:r>
        <w:rPr>
          <w:rFonts w:cs="Arial"/>
          <w:szCs w:val="28"/>
        </w:rPr>
        <w:t xml:space="preserve">The increase in rice herbivore consumption over time suggests that the biocontrol potential of predators increases toward the late crop stages and peaks when things matter most to crop production. Note that </w:t>
      </w:r>
      <w:r>
        <w:rPr>
          <w:rFonts w:cs="Arial" w:hint="eastAsia"/>
          <w:szCs w:val="28"/>
        </w:rPr>
        <w:t xml:space="preserve">generalist </w:t>
      </w:r>
      <w:r w:rsidRPr="00585FBE">
        <w:rPr>
          <w:rFonts w:cs="Arial" w:hint="eastAsia"/>
          <w:szCs w:val="28"/>
        </w:rPr>
        <w:t xml:space="preserve">predators </w:t>
      </w:r>
      <w:r w:rsidRPr="00585FBE">
        <w:rPr>
          <w:rFonts w:cs="Arial"/>
          <w:szCs w:val="28"/>
        </w:rPr>
        <w:t>have been reported</w:t>
      </w:r>
      <w:r w:rsidRPr="00585FBE">
        <w:rPr>
          <w:rFonts w:cs="Arial" w:hint="eastAsia"/>
          <w:szCs w:val="28"/>
        </w:rPr>
        <w:t xml:space="preserve"> to </w:t>
      </w:r>
      <w:r w:rsidRPr="00585FBE">
        <w:rPr>
          <w:rFonts w:cs="Arial"/>
          <w:szCs w:val="28"/>
        </w:rPr>
        <w:t xml:space="preserve">opportunistically </w:t>
      </w:r>
      <w:r w:rsidRPr="00585FBE">
        <w:rPr>
          <w:rFonts w:cs="Arial" w:hint="eastAsia"/>
          <w:szCs w:val="28"/>
        </w:rPr>
        <w:t>exploit a wide range of prey items</w:t>
      </w:r>
      <w:r w:rsidRPr="00585FBE">
        <w:rPr>
          <w:rFonts w:cs="Arial"/>
          <w:szCs w:val="28"/>
        </w:rPr>
        <w:t xml:space="preserve"> </w:t>
      </w:r>
      <w:r w:rsidR="002F43F9" w:rsidRPr="00585FBE">
        <w:rPr>
          <w:rFonts w:cs="Arial"/>
          <w:szCs w:val="28"/>
        </w:rPr>
        <w:fldChar w:fldCharType="begin">
          <w:fldData xml:space="preserve">PEVuZE5vdGU+PENpdGU+PEF1dGhvcj5QcmFzYWQ8L0F1dGhvcj48WWVhcj4yMDA2PC9ZZWFyPjxS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</w:fldData>
        </w:fldChar>
      </w:r>
      <w:r w:rsidR="00585FBE" w:rsidRPr="00585FBE">
        <w:rPr>
          <w:rFonts w:cs="Arial"/>
          <w:szCs w:val="28"/>
        </w:rPr>
        <w:instrText xml:space="preserve"> ADDIN EN.CITE </w:instrText>
      </w:r>
      <w:r w:rsidR="002F43F9" w:rsidRPr="00585FBE">
        <w:rPr>
          <w:rFonts w:cs="Arial"/>
          <w:szCs w:val="28"/>
        </w:rPr>
        <w:fldChar w:fldCharType="begin">
          <w:fldData xml:space="preserve">PEVuZE5vdGU+PENpdGU+PEF1dGhvcj5QcmFzYWQ8L0F1dGhvcj48WWVhcj4yMDA2PC9ZZWFyPjxS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</w:fldData>
        </w:fldChar>
      </w:r>
      <w:r w:rsidR="00585FBE" w:rsidRPr="00585FBE">
        <w:rPr>
          <w:rFonts w:cs="Arial"/>
          <w:szCs w:val="28"/>
        </w:rPr>
        <w:instrText xml:space="preserve"> ADDIN EN.CITE.DATA </w:instrText>
      </w:r>
      <w:r w:rsidR="002F43F9" w:rsidRPr="00585FBE">
        <w:rPr>
          <w:rFonts w:cs="Arial"/>
          <w:szCs w:val="28"/>
        </w:rPr>
      </w:r>
      <w:r w:rsidR="002F43F9" w:rsidRPr="00585FBE">
        <w:rPr>
          <w:rFonts w:cs="Arial"/>
          <w:szCs w:val="28"/>
        </w:rPr>
        <w:fldChar w:fldCharType="end"/>
      </w:r>
      <w:r w:rsidR="002F43F9" w:rsidRPr="00585FBE">
        <w:rPr>
          <w:rFonts w:cs="Arial"/>
          <w:szCs w:val="28"/>
        </w:rPr>
      </w:r>
      <w:r w:rsidR="002F43F9" w:rsidRPr="00585FBE">
        <w:rPr>
          <w:rFonts w:cs="Arial"/>
          <w:szCs w:val="28"/>
        </w:rPr>
        <w:fldChar w:fldCharType="separate"/>
      </w:r>
      <w:r w:rsidR="00585FBE" w:rsidRPr="00585FBE">
        <w:rPr>
          <w:rFonts w:cs="Arial"/>
          <w:noProof/>
          <w:szCs w:val="28"/>
        </w:rPr>
        <w:t xml:space="preserve">(Albajes and Alomar </w:t>
      </w:r>
      <w:r w:rsidR="00585FBE" w:rsidRPr="00585FBE">
        <w:rPr>
          <w:rFonts w:cs="Arial"/>
          <w:noProof/>
          <w:szCs w:val="28"/>
        </w:rPr>
        <w:lastRenderedPageBreak/>
        <w:t>1999, Prasad and Snyder 2006, Roubinet et al. 2018)</w:t>
      </w:r>
      <w:r w:rsidR="002F43F9" w:rsidRPr="00585FBE">
        <w:rPr>
          <w:rFonts w:cs="Arial"/>
          <w:szCs w:val="28"/>
        </w:rPr>
        <w:fldChar w:fldCharType="end"/>
      </w:r>
      <w:r w:rsidRPr="00585FBE">
        <w:rPr>
          <w:rFonts w:cs="Arial"/>
          <w:szCs w:val="28"/>
        </w:rPr>
        <w:t xml:space="preserve"> </w:t>
      </w:r>
      <w:r w:rsidRPr="00585FBE">
        <w:rPr>
          <w:rFonts w:cs="Arial" w:hint="eastAsia"/>
          <w:szCs w:val="28"/>
        </w:rPr>
        <w:t xml:space="preserve">, </w:t>
      </w:r>
      <w:r w:rsidRPr="00585FBE">
        <w:rPr>
          <w:rFonts w:cs="Arial"/>
          <w:szCs w:val="28"/>
        </w:rPr>
        <w:t>yet</w:t>
      </w:r>
      <w:r>
        <w:rPr>
          <w:rFonts w:cs="Arial"/>
          <w:szCs w:val="28"/>
        </w:rPr>
        <w:t xml:space="preserve"> </w:t>
      </w:r>
      <w:r>
        <w:rPr>
          <w:rFonts w:cs="Arial" w:hint="eastAsia"/>
          <w:szCs w:val="28"/>
        </w:rPr>
        <w:t>our</w:t>
      </w:r>
      <w:r>
        <w:rPr>
          <w:rFonts w:cs="Arial"/>
          <w:szCs w:val="28"/>
        </w:rPr>
        <w:t xml:space="preserve"> results from</w:t>
      </w:r>
      <w:r>
        <w:rPr>
          <w:rFonts w:cs="Arial" w:hint="eastAsia"/>
          <w:szCs w:val="28"/>
        </w:rPr>
        <w:t xml:space="preserve"> </w:t>
      </w:r>
      <w:r>
        <w:rPr>
          <w:rFonts w:cs="Arial"/>
          <w:szCs w:val="28"/>
        </w:rPr>
        <w:t>stable isotope analysis provide</w:t>
      </w:r>
      <w:r>
        <w:rPr>
          <w:rFonts w:cs="Arial" w:hint="eastAsia"/>
          <w:szCs w:val="28"/>
        </w:rPr>
        <w:t xml:space="preserve"> a</w:t>
      </w:r>
      <w:r>
        <w:rPr>
          <w:rFonts w:cs="Arial"/>
          <w:szCs w:val="28"/>
        </w:rPr>
        <w:t xml:space="preserve"> novel </w:t>
      </w:r>
      <w:r>
        <w:rPr>
          <w:rFonts w:cs="Arial" w:hint="eastAsia"/>
          <w:szCs w:val="28"/>
        </w:rPr>
        <w:t xml:space="preserve">aspect of </w:t>
      </w:r>
      <w:r>
        <w:rPr>
          <w:rFonts w:cs="Arial"/>
          <w:szCs w:val="28"/>
        </w:rPr>
        <w:t>their functional role—generalists in agro-ecosystem may become specialists during later crop season</w:t>
      </w:r>
      <w:r>
        <w:rPr>
          <w:rFonts w:cs="Arial" w:hint="eastAsia"/>
          <w:szCs w:val="28"/>
        </w:rPr>
        <w:t>.</w:t>
      </w:r>
      <w:r>
        <w:rPr>
          <w:rFonts w:cs="Arial"/>
          <w:szCs w:val="28"/>
        </w:rPr>
        <w:t xml:space="preserve"> </w:t>
      </w:r>
      <w:r>
        <w:rPr>
          <w:rFonts w:cs="Arial" w:hint="eastAsia"/>
          <w:szCs w:val="28"/>
        </w:rPr>
        <w:t>This</w:t>
      </w:r>
      <w:r>
        <w:rPr>
          <w:rFonts w:cs="Arial"/>
          <w:szCs w:val="28"/>
        </w:rPr>
        <w:t xml:space="preserve"> could be because of a higher</w:t>
      </w:r>
      <w:r>
        <w:rPr>
          <w:rFonts w:cs="Arial" w:hint="eastAsia"/>
          <w:szCs w:val="28"/>
        </w:rPr>
        <w:t xml:space="preserve"> </w:t>
      </w:r>
      <w:r>
        <w:rPr>
          <w:rFonts w:cs="Arial"/>
          <w:szCs w:val="28"/>
        </w:rPr>
        <w:t xml:space="preserve">herbivore (pest) density at late crop stages, and our analysis indeed suggested a significant correlation between rice herbivore consumption and crop stage (see the section </w:t>
      </w:r>
      <w:r>
        <w:rPr>
          <w:rFonts w:cs="Arial"/>
          <w:i/>
          <w:iCs/>
          <w:szCs w:val="28"/>
        </w:rPr>
        <w:t>F</w:t>
      </w:r>
      <w:r>
        <w:rPr>
          <w:rFonts w:cs="Arial"/>
          <w:i/>
          <w:szCs w:val="28"/>
        </w:rPr>
        <w:t>actors associated with pest consumption by predators</w:t>
      </w:r>
      <w:r>
        <w:rPr>
          <w:rFonts w:cs="Arial"/>
          <w:szCs w:val="28"/>
        </w:rPr>
        <w:t>)</w:t>
      </w:r>
      <w:r>
        <w:rPr>
          <w:rFonts w:cs="Arial" w:hint="eastAsia"/>
          <w:szCs w:val="28"/>
        </w:rPr>
        <w:t xml:space="preserve">. </w:t>
      </w:r>
      <w:r>
        <w:rPr>
          <w:rFonts w:cs="Arial"/>
          <w:szCs w:val="28"/>
        </w:rPr>
        <w:t xml:space="preserve"> </w:t>
      </w:r>
    </w:p>
    <w:p w14:paraId="4A868163" w14:textId="77777777" w:rsidR="000600B7" w:rsidRDefault="00C701E2">
      <w:pPr>
        <w:ind w:firstLine="720"/>
        <w:rPr>
          <w:rFonts w:cs="Arial"/>
          <w:szCs w:val="28"/>
        </w:rPr>
      </w:pPr>
      <w:r>
        <w:rPr>
          <w:rFonts w:cs="Arial"/>
          <w:szCs w:val="28"/>
        </w:rPr>
        <w:t>While our generalist predators consumed a high proportion of pests at late crop stages, t</w:t>
      </w:r>
      <w:r w:rsidR="00056389">
        <w:rPr>
          <w:rFonts w:cs="Arial" w:hint="eastAsia"/>
          <w:szCs w:val="28"/>
        </w:rPr>
        <w:t xml:space="preserve">he two main predator </w:t>
      </w:r>
      <w:r w:rsidR="00056389">
        <w:rPr>
          <w:rFonts w:cs="Arial"/>
          <w:szCs w:val="28"/>
        </w:rPr>
        <w:t>groups</w:t>
      </w:r>
      <w:r w:rsidR="00056389">
        <w:rPr>
          <w:rFonts w:cs="Arial" w:hint="eastAsia"/>
          <w:szCs w:val="28"/>
        </w:rPr>
        <w:t xml:space="preserve"> in our study system, spiders and ladybeetles</w:t>
      </w:r>
      <w:r>
        <w:rPr>
          <w:rFonts w:cs="Arial"/>
          <w:szCs w:val="28"/>
        </w:rPr>
        <w:t xml:space="preserve"> (Table S1)</w:t>
      </w:r>
      <w:r w:rsidR="00056389">
        <w:rPr>
          <w:rFonts w:cs="Arial" w:hint="eastAsia"/>
          <w:szCs w:val="28"/>
        </w:rPr>
        <w:t>, exhibited distinct</w:t>
      </w:r>
      <w:r w:rsidR="00056389">
        <w:rPr>
          <w:rFonts w:cs="Arial"/>
          <w:szCs w:val="28"/>
        </w:rPr>
        <w:t xml:space="preserve"> dietary patterns</w:t>
      </w:r>
      <w:r w:rsidR="00056389">
        <w:rPr>
          <w:rFonts w:cs="Arial" w:hint="eastAsia"/>
          <w:szCs w:val="28"/>
        </w:rPr>
        <w:t xml:space="preserve"> over the crop season (Fig. 1; Fig. 2).</w:t>
      </w:r>
      <w:r w:rsidR="009D2789">
        <w:rPr>
          <w:rFonts w:cs="Arial"/>
          <w:szCs w:val="28"/>
        </w:rPr>
        <w:t xml:space="preserve"> </w:t>
      </w:r>
      <w:r w:rsidR="00B725FB">
        <w:rPr>
          <w:rFonts w:cs="Arial"/>
          <w:szCs w:val="28"/>
        </w:rPr>
        <w:t>Specifically,</w:t>
      </w:r>
      <w:r w:rsidR="0017413D">
        <w:rPr>
          <w:rFonts w:cs="Arial"/>
          <w:szCs w:val="28"/>
        </w:rPr>
        <w:t xml:space="preserve"> </w:t>
      </w:r>
      <w:r w:rsidR="00CF52BA">
        <w:rPr>
          <w:rFonts w:cs="Arial"/>
          <w:szCs w:val="28"/>
        </w:rPr>
        <w:t>pest</w:t>
      </w:r>
      <w:r w:rsidR="0017413D">
        <w:rPr>
          <w:rFonts w:cs="Arial"/>
          <w:szCs w:val="28"/>
        </w:rPr>
        <w:t xml:space="preserve"> consumption </w:t>
      </w:r>
      <w:r w:rsidR="00CF52BA">
        <w:rPr>
          <w:rFonts w:cs="Arial"/>
          <w:szCs w:val="28"/>
        </w:rPr>
        <w:t>by spider</w:t>
      </w:r>
      <w:r w:rsidR="0017413D">
        <w:rPr>
          <w:rFonts w:cs="Arial"/>
          <w:szCs w:val="28"/>
        </w:rPr>
        <w:t>s increased substantially, but</w:t>
      </w:r>
      <w:r w:rsidR="00CF52BA">
        <w:rPr>
          <w:rFonts w:cs="Arial"/>
          <w:szCs w:val="28"/>
        </w:rPr>
        <w:t xml:space="preserve"> pest</w:t>
      </w:r>
      <w:r w:rsidR="0017413D">
        <w:rPr>
          <w:rFonts w:cs="Arial"/>
          <w:szCs w:val="28"/>
        </w:rPr>
        <w:t xml:space="preserve"> consumption</w:t>
      </w:r>
      <w:r w:rsidR="00CF52BA">
        <w:rPr>
          <w:rFonts w:cs="Arial"/>
          <w:szCs w:val="28"/>
        </w:rPr>
        <w:t xml:space="preserve"> by ladybeetles</w:t>
      </w:r>
      <w:r w:rsidR="0017413D">
        <w:rPr>
          <w:rFonts w:cs="Arial"/>
          <w:szCs w:val="28"/>
        </w:rPr>
        <w:t xml:space="preserve"> remained stable over the season </w:t>
      </w:r>
      <w:r w:rsidR="00B725FB">
        <w:rPr>
          <w:rFonts w:cs="Arial"/>
          <w:szCs w:val="28"/>
        </w:rPr>
        <w:t>(Fig</w:t>
      </w:r>
      <w:r w:rsidR="0017413D">
        <w:rPr>
          <w:rFonts w:cs="Arial"/>
          <w:szCs w:val="28"/>
        </w:rPr>
        <w:t>. 2b vs. 2c</w:t>
      </w:r>
      <w:r w:rsidR="00B725FB">
        <w:rPr>
          <w:rFonts w:cs="Arial"/>
          <w:szCs w:val="28"/>
        </w:rPr>
        <w:t>).</w:t>
      </w:r>
      <w:r w:rsidR="00056389">
        <w:rPr>
          <w:rFonts w:cs="Arial" w:hint="eastAsia"/>
          <w:szCs w:val="28"/>
        </w:rPr>
        <w:t xml:space="preserve"> Such distinct patterns may be </w:t>
      </w:r>
      <w:r w:rsidR="00836817">
        <w:rPr>
          <w:rFonts w:cs="Arial"/>
          <w:szCs w:val="28"/>
        </w:rPr>
        <w:t>due to the difference in the</w:t>
      </w:r>
      <w:r w:rsidR="00836817">
        <w:rPr>
          <w:rFonts w:cs="Arial" w:hint="eastAsia"/>
          <w:szCs w:val="28"/>
        </w:rPr>
        <w:t>ir</w:t>
      </w:r>
      <w:r w:rsidR="00056389">
        <w:rPr>
          <w:rFonts w:cs="Arial"/>
          <w:szCs w:val="28"/>
        </w:rPr>
        <w:t xml:space="preserve"> f</w:t>
      </w:r>
      <w:r w:rsidR="00056389">
        <w:rPr>
          <w:rFonts w:cs="Arial" w:hint="eastAsia"/>
          <w:szCs w:val="28"/>
        </w:rPr>
        <w:t>orag</w:t>
      </w:r>
      <w:r w:rsidR="00056389">
        <w:rPr>
          <w:rFonts w:cs="Arial"/>
          <w:szCs w:val="28"/>
        </w:rPr>
        <w:t xml:space="preserve">ing </w:t>
      </w:r>
      <w:r w:rsidR="00056389">
        <w:rPr>
          <w:rFonts w:cs="Arial" w:hint="eastAsia"/>
          <w:szCs w:val="28"/>
        </w:rPr>
        <w:t>modes</w:t>
      </w:r>
      <w:r w:rsidR="00056389">
        <w:rPr>
          <w:rFonts w:cs="Arial"/>
          <w:szCs w:val="28"/>
        </w:rPr>
        <w:t>—sit-and-wait</w:t>
      </w:r>
      <w:r w:rsidR="00AC6CDE">
        <w:rPr>
          <w:rFonts w:cs="Arial"/>
          <w:szCs w:val="28"/>
        </w:rPr>
        <w:t xml:space="preserve"> (spiders)</w:t>
      </w:r>
      <w:r w:rsidR="00056389">
        <w:rPr>
          <w:rFonts w:cs="Arial" w:hint="eastAsia"/>
          <w:szCs w:val="28"/>
        </w:rPr>
        <w:t xml:space="preserve"> vs. </w:t>
      </w:r>
      <w:r w:rsidR="00056389">
        <w:rPr>
          <w:rFonts w:cs="Arial"/>
          <w:szCs w:val="28"/>
        </w:rPr>
        <w:t>active</w:t>
      </w:r>
      <w:r w:rsidR="00002BBA">
        <w:rPr>
          <w:rFonts w:cs="Arial"/>
          <w:szCs w:val="28"/>
        </w:rPr>
        <w:t>ly hunting</w:t>
      </w:r>
      <w:r w:rsidR="00AC6CDE">
        <w:rPr>
          <w:rFonts w:cs="Arial"/>
          <w:szCs w:val="28"/>
        </w:rPr>
        <w:t xml:space="preserve"> (ladybeetles)</w:t>
      </w:r>
      <w:r w:rsidR="00056389">
        <w:rPr>
          <w:rFonts w:cs="Arial" w:hint="eastAsia"/>
          <w:szCs w:val="28"/>
        </w:rPr>
        <w:t>, which could largely affect</w:t>
      </w:r>
      <w:r w:rsidR="00056389">
        <w:rPr>
          <w:rFonts w:cs="Arial"/>
          <w:szCs w:val="28"/>
        </w:rPr>
        <w:t xml:space="preserve"> prey capture and thus diet compositions</w:t>
      </w:r>
      <w:r w:rsidR="00056389">
        <w:rPr>
          <w:rFonts w:cs="Arial" w:hint="eastAsia"/>
          <w:szCs w:val="28"/>
        </w:rPr>
        <w:t xml:space="preserve"> </w:t>
      </w:r>
      <w:r w:rsidR="002F43F9">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cmVjb3JkPjwvQ2l0ZT48L0VuZE5vdGU+AGAA
</w:fldData>
        </w:fldChar>
      </w:r>
      <w:r w:rsidR="00056389">
        <w:rPr>
          <w:rFonts w:cs="Arial"/>
          <w:szCs w:val="28"/>
        </w:rPr>
        <w:instrText xml:space="preserve"> ADDIN EN.CITE </w:instrText>
      </w:r>
      <w:r w:rsidR="002F43F9">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cmVjb3JkPjwvQ2l0ZT48L0VuZE5vdGU+AGAA
</w:fldData>
        </w:fldChar>
      </w:r>
      <w:r w:rsidR="00056389">
        <w:rPr>
          <w:rFonts w:cs="Arial"/>
          <w:szCs w:val="28"/>
        </w:rPr>
        <w:instrText xml:space="preserve"> ADDIN EN.CITE.DATA </w:instrText>
      </w:r>
      <w:r w:rsidR="002F43F9">
        <w:rPr>
          <w:rFonts w:cs="Arial"/>
          <w:szCs w:val="28"/>
        </w:rPr>
      </w:r>
      <w:r w:rsidR="002F43F9">
        <w:rPr>
          <w:rFonts w:cs="Arial"/>
          <w:szCs w:val="28"/>
        </w:rPr>
        <w:fldChar w:fldCharType="end"/>
      </w:r>
      <w:r w:rsidR="002F43F9">
        <w:rPr>
          <w:rFonts w:cs="Arial"/>
          <w:szCs w:val="28"/>
        </w:rPr>
      </w:r>
      <w:r w:rsidR="002F43F9">
        <w:rPr>
          <w:rFonts w:cs="Arial"/>
          <w:szCs w:val="28"/>
        </w:rPr>
        <w:fldChar w:fldCharType="separate"/>
      </w:r>
      <w:r w:rsidR="00056389">
        <w:rPr>
          <w:rFonts w:cs="Arial"/>
          <w:szCs w:val="28"/>
        </w:rPr>
        <w:t>(Allan et al. 1987, Nyffeler 1999, Klecka and Boukal 2013)</w:t>
      </w:r>
      <w:r w:rsidR="002F43F9">
        <w:rPr>
          <w:rFonts w:cs="Arial"/>
          <w:szCs w:val="28"/>
        </w:rPr>
        <w:fldChar w:fldCharType="end"/>
      </w:r>
      <w:r w:rsidR="00056389">
        <w:rPr>
          <w:rFonts w:cs="Arial"/>
          <w:szCs w:val="28"/>
        </w:rPr>
        <w:t>.</w:t>
      </w:r>
      <w:r w:rsidR="00056389">
        <w:rPr>
          <w:rFonts w:cs="Arial" w:hint="eastAsia"/>
          <w:szCs w:val="28"/>
        </w:rPr>
        <w:t xml:space="preserve"> </w:t>
      </w:r>
      <w:r w:rsidR="00AC6CDE">
        <w:rPr>
          <w:rFonts w:cs="Arial"/>
          <w:szCs w:val="28"/>
        </w:rPr>
        <w:t>For example, l</w:t>
      </w:r>
      <w:r w:rsidR="00056389">
        <w:rPr>
          <w:rFonts w:cs="Arial" w:hint="eastAsia"/>
          <w:szCs w:val="28"/>
        </w:rPr>
        <w:t xml:space="preserve">ong-jawed orb-weavers </w:t>
      </w:r>
      <w:r w:rsidR="00056389">
        <w:rPr>
          <w:rFonts w:cs="Arial"/>
          <w:szCs w:val="28"/>
        </w:rPr>
        <w:t>(Tetragnathidae)</w:t>
      </w:r>
      <w:r w:rsidR="00056389">
        <w:rPr>
          <w:rFonts w:cs="Arial" w:hint="eastAsia"/>
          <w:szCs w:val="28"/>
        </w:rPr>
        <w:t>, the most abundant family</w:t>
      </w:r>
      <w:r w:rsidR="00056389">
        <w:rPr>
          <w:rFonts w:cs="Arial"/>
          <w:szCs w:val="28"/>
        </w:rPr>
        <w:t xml:space="preserve"> in our </w:t>
      </w:r>
      <w:r w:rsidR="00056389">
        <w:rPr>
          <w:rFonts w:cs="Arial" w:hint="eastAsia"/>
          <w:szCs w:val="28"/>
        </w:rPr>
        <w:t xml:space="preserve">spider samples, are </w:t>
      </w:r>
      <w:r w:rsidR="00056389">
        <w:rPr>
          <w:rFonts w:cs="Arial"/>
          <w:szCs w:val="28"/>
        </w:rPr>
        <w:t>sit-and-wait</w:t>
      </w:r>
      <w:r w:rsidR="00056389">
        <w:rPr>
          <w:rFonts w:cs="Arial" w:hint="eastAsia"/>
          <w:szCs w:val="28"/>
        </w:rPr>
        <w:t xml:space="preserve"> predators</w:t>
      </w:r>
      <w:r w:rsidR="00056389">
        <w:rPr>
          <w:rFonts w:cs="Arial"/>
          <w:szCs w:val="28"/>
        </w:rPr>
        <w:t xml:space="preserve"> and </w:t>
      </w:r>
      <w:r w:rsidR="00056389">
        <w:rPr>
          <w:rFonts w:cs="Arial" w:hint="eastAsia"/>
          <w:szCs w:val="28"/>
        </w:rPr>
        <w:t>encounter prey in a passive manner. Therefore,</w:t>
      </w:r>
      <w:r w:rsidR="00056389">
        <w:rPr>
          <w:rFonts w:cs="Arial"/>
          <w:szCs w:val="28"/>
        </w:rPr>
        <w:t xml:space="preserve"> </w:t>
      </w:r>
      <w:r w:rsidR="00056389">
        <w:rPr>
          <w:rFonts w:cs="Arial" w:hint="eastAsia"/>
          <w:szCs w:val="28"/>
        </w:rPr>
        <w:t>its</w:t>
      </w:r>
      <w:r w:rsidR="00056389">
        <w:rPr>
          <w:rFonts w:cs="Arial"/>
          <w:szCs w:val="28"/>
        </w:rPr>
        <w:t xml:space="preserve"> diet composition</w:t>
      </w:r>
      <w:r w:rsidR="00056389">
        <w:rPr>
          <w:rFonts w:cs="Arial" w:hint="eastAsia"/>
          <w:szCs w:val="28"/>
        </w:rPr>
        <w:t>s</w:t>
      </w:r>
      <w:r w:rsidR="00056389">
        <w:rPr>
          <w:rFonts w:cs="Arial"/>
          <w:szCs w:val="28"/>
        </w:rPr>
        <w:t xml:space="preserve"> </w:t>
      </w:r>
      <w:r w:rsidR="009D2789">
        <w:rPr>
          <w:rFonts w:cs="Arial" w:hint="eastAsia"/>
          <w:szCs w:val="28"/>
        </w:rPr>
        <w:t>may</w:t>
      </w:r>
      <w:r w:rsidR="00056389">
        <w:rPr>
          <w:rFonts w:cs="Arial" w:hint="eastAsia"/>
          <w:szCs w:val="28"/>
        </w:rPr>
        <w:t xml:space="preserve"> be</w:t>
      </w:r>
      <w:r w:rsidR="00056389">
        <w:rPr>
          <w:rFonts w:cs="Arial"/>
          <w:szCs w:val="28"/>
        </w:rPr>
        <w:t xml:space="preserve"> </w:t>
      </w:r>
      <w:r w:rsidR="00056389">
        <w:rPr>
          <w:rFonts w:cs="Arial" w:hint="eastAsia"/>
          <w:szCs w:val="28"/>
        </w:rPr>
        <w:t>associated with</w:t>
      </w:r>
      <w:r w:rsidR="00056389">
        <w:rPr>
          <w:rFonts w:cs="Arial"/>
          <w:szCs w:val="28"/>
        </w:rPr>
        <w:t xml:space="preserve"> the relative abundances of the prey items in </w:t>
      </w:r>
      <w:r w:rsidR="00056389">
        <w:rPr>
          <w:rFonts w:cs="Arial" w:hint="eastAsia"/>
          <w:szCs w:val="28"/>
        </w:rPr>
        <w:t>close</w:t>
      </w:r>
      <w:r w:rsidR="00056389">
        <w:rPr>
          <w:rFonts w:cs="Arial"/>
          <w:szCs w:val="28"/>
        </w:rPr>
        <w:t xml:space="preserve"> </w:t>
      </w:r>
      <w:r w:rsidR="00056389">
        <w:rPr>
          <w:rFonts w:cs="Arial" w:hint="eastAsia"/>
          <w:szCs w:val="28"/>
        </w:rPr>
        <w:t xml:space="preserve">proximity </w:t>
      </w:r>
      <w:r w:rsidR="002F43F9">
        <w:rPr>
          <w:rFonts w:cs="Arial"/>
          <w:szCs w:val="28"/>
        </w:rPr>
        <w:fldChar w:fldCharType="begin"/>
      </w:r>
      <w:r w:rsidR="00056389">
        <w:rPr>
          <w:rFonts w:cs="Arial"/>
          <w:szCs w:val="28"/>
        </w:rPr>
        <w:instrText xml:space="preserve"> ADDIN EN.CITE &lt;EndNote&gt;&lt;Cite&gt;&lt;Author&gt;Nyffeler&lt;/Author&gt;&lt;Year&gt;1999&lt;/Year&gt;&lt;RecNum&gt;97&lt;/RecNum&gt;&lt;DisplayText&gt;(Nyffeler 1999)&lt;/DisplayText&gt;&lt;record&gt;&lt;rec-number&gt;97&lt;/rec-number&gt;&lt;foreign-keys&gt;&lt;key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sidR="002F43F9">
        <w:rPr>
          <w:rFonts w:cs="Arial"/>
          <w:szCs w:val="28"/>
        </w:rPr>
        <w:fldChar w:fldCharType="separate"/>
      </w:r>
      <w:r w:rsidR="00056389">
        <w:rPr>
          <w:rFonts w:cs="Arial"/>
          <w:szCs w:val="28"/>
        </w:rPr>
        <w:t>(Nyffeler 1999)</w:t>
      </w:r>
      <w:r w:rsidR="002F43F9">
        <w:rPr>
          <w:rFonts w:cs="Arial"/>
          <w:szCs w:val="28"/>
        </w:rPr>
        <w:fldChar w:fldCharType="end"/>
      </w:r>
      <w:r w:rsidR="00056389">
        <w:rPr>
          <w:rFonts w:cs="Arial"/>
          <w:szCs w:val="28"/>
        </w:rPr>
        <w:t xml:space="preserve">. </w:t>
      </w:r>
      <w:r w:rsidR="00BA1E09">
        <w:rPr>
          <w:rFonts w:cs="Arial"/>
          <w:szCs w:val="28"/>
        </w:rPr>
        <w:t>This explanation is consistent with</w:t>
      </w:r>
      <w:r w:rsidR="00BA1E09">
        <w:rPr>
          <w:rFonts w:cs="Arial" w:hint="eastAsia"/>
          <w:szCs w:val="28"/>
        </w:rPr>
        <w:t xml:space="preserve"> </w:t>
      </w:r>
      <w:r w:rsidR="00BA1E09">
        <w:rPr>
          <w:rFonts w:cs="Arial"/>
          <w:szCs w:val="28"/>
        </w:rPr>
        <w:t>o</w:t>
      </w:r>
      <w:r w:rsidR="00056389">
        <w:rPr>
          <w:rFonts w:cs="Arial"/>
          <w:szCs w:val="28"/>
        </w:rPr>
        <w:t xml:space="preserve">ur </w:t>
      </w:r>
      <w:r w:rsidR="00056389">
        <w:rPr>
          <w:rFonts w:cs="Arial" w:hint="eastAsia"/>
          <w:szCs w:val="28"/>
        </w:rPr>
        <w:t>findings</w:t>
      </w:r>
      <w:r w:rsidR="00056389">
        <w:rPr>
          <w:rFonts w:cs="Arial"/>
          <w:szCs w:val="28"/>
        </w:rPr>
        <w:t xml:space="preserve"> that</w:t>
      </w:r>
      <w:r w:rsidR="00056389">
        <w:rPr>
          <w:rFonts w:cs="Arial" w:hint="eastAsia"/>
          <w:szCs w:val="28"/>
        </w:rPr>
        <w:t xml:space="preserve"> the</w:t>
      </w:r>
      <w:r w:rsidR="00056389">
        <w:rPr>
          <w:rFonts w:cs="Arial"/>
          <w:szCs w:val="28"/>
        </w:rPr>
        <w:t xml:space="preserve"> </w:t>
      </w:r>
      <w:r w:rsidR="00056389">
        <w:rPr>
          <w:rFonts w:cs="Arial" w:hint="eastAsia"/>
          <w:szCs w:val="28"/>
        </w:rPr>
        <w:t>proportions of different prey sources</w:t>
      </w:r>
      <w:r w:rsidR="00056389">
        <w:rPr>
          <w:rFonts w:cs="Arial"/>
          <w:szCs w:val="28"/>
        </w:rPr>
        <w:t xml:space="preserve"> consum</w:t>
      </w:r>
      <w:r w:rsidR="00056389">
        <w:rPr>
          <w:rFonts w:cs="Arial" w:hint="eastAsia"/>
          <w:szCs w:val="28"/>
        </w:rPr>
        <w:t>ed in spiders</w:t>
      </w:r>
      <w:r w:rsidR="00056389">
        <w:rPr>
          <w:rFonts w:cs="Arial"/>
          <w:szCs w:val="28"/>
        </w:rPr>
        <w:t>’</w:t>
      </w:r>
      <w:r w:rsidR="00056389">
        <w:rPr>
          <w:rFonts w:cs="Arial" w:hint="eastAsia"/>
          <w:szCs w:val="28"/>
        </w:rPr>
        <w:t xml:space="preserve"> diet</w:t>
      </w:r>
      <w:r w:rsidR="00056389">
        <w:rPr>
          <w:rFonts w:cs="Arial"/>
          <w:szCs w:val="28"/>
        </w:rPr>
        <w:t xml:space="preserve">s </w:t>
      </w:r>
      <w:r w:rsidR="00056389">
        <w:rPr>
          <w:rFonts w:cs="Arial" w:hint="eastAsia"/>
          <w:szCs w:val="28"/>
        </w:rPr>
        <w:t>correspond</w:t>
      </w:r>
      <w:r w:rsidR="0049352C">
        <w:rPr>
          <w:rFonts w:cs="Arial"/>
          <w:szCs w:val="28"/>
        </w:rPr>
        <w:t>ed</w:t>
      </w:r>
      <w:r w:rsidR="00056389">
        <w:rPr>
          <w:rFonts w:cs="Arial" w:hint="eastAsia"/>
          <w:szCs w:val="28"/>
        </w:rPr>
        <w:t xml:space="preserve"> to </w:t>
      </w:r>
      <w:r w:rsidR="00056389">
        <w:rPr>
          <w:rFonts w:cs="Arial"/>
          <w:szCs w:val="28"/>
        </w:rPr>
        <w:t>the relative abundances of these sources in the field</w:t>
      </w:r>
      <w:r w:rsidR="00056389">
        <w:rPr>
          <w:rFonts w:cs="Arial" w:hint="eastAsia"/>
          <w:szCs w:val="28"/>
        </w:rPr>
        <w:t xml:space="preserve"> (Fig. 1b; Fig. 3)</w:t>
      </w:r>
      <w:r w:rsidR="0049352C">
        <w:rPr>
          <w:rFonts w:cs="Arial"/>
          <w:szCs w:val="28"/>
        </w:rPr>
        <w:t>,</w:t>
      </w:r>
      <w:r w:rsidR="00A1268D">
        <w:rPr>
          <w:rFonts w:cs="Arial"/>
          <w:szCs w:val="28"/>
        </w:rPr>
        <w:t xml:space="preserve"> </w:t>
      </w:r>
      <w:r w:rsidR="00A1268D">
        <w:rPr>
          <w:rFonts w:cs="Arial" w:hint="eastAsia"/>
          <w:szCs w:val="28"/>
        </w:rPr>
        <w:t>a</w:t>
      </w:r>
      <w:r w:rsidR="00A1268D">
        <w:rPr>
          <w:rFonts w:cs="Arial"/>
          <w:szCs w:val="28"/>
        </w:rPr>
        <w:t xml:space="preserve">lthough </w:t>
      </w:r>
      <w:r w:rsidR="0049352C">
        <w:rPr>
          <w:rFonts w:cs="Arial"/>
          <w:szCs w:val="28"/>
        </w:rPr>
        <w:t>our</w:t>
      </w:r>
      <w:r w:rsidR="00CF52BA">
        <w:rPr>
          <w:rFonts w:cs="Arial"/>
          <w:szCs w:val="28"/>
        </w:rPr>
        <w:t xml:space="preserve"> later</w:t>
      </w:r>
      <w:r w:rsidR="0049352C">
        <w:rPr>
          <w:rFonts w:cs="Arial"/>
          <w:szCs w:val="28"/>
        </w:rPr>
        <w:t xml:space="preserve"> analysis suggested </w:t>
      </w:r>
      <w:r w:rsidR="00A1268D">
        <w:rPr>
          <w:rFonts w:cs="Arial"/>
          <w:szCs w:val="28"/>
        </w:rPr>
        <w:t>crop stage</w:t>
      </w:r>
      <w:r w:rsidR="0049352C">
        <w:rPr>
          <w:rFonts w:cs="Arial"/>
          <w:szCs w:val="28"/>
        </w:rPr>
        <w:t>, instead of</w:t>
      </w:r>
      <w:r w:rsidR="009D2789">
        <w:rPr>
          <w:rFonts w:cs="Arial" w:hint="eastAsia"/>
          <w:szCs w:val="28"/>
        </w:rPr>
        <w:t xml:space="preserve"> pest</w:t>
      </w:r>
      <w:r w:rsidR="0049352C">
        <w:rPr>
          <w:rFonts w:cs="Arial"/>
          <w:szCs w:val="28"/>
        </w:rPr>
        <w:t xml:space="preserve"> </w:t>
      </w:r>
      <w:r w:rsidR="009D2789">
        <w:rPr>
          <w:rFonts w:cs="Arial" w:hint="eastAsia"/>
          <w:szCs w:val="28"/>
        </w:rPr>
        <w:t>relative abundances</w:t>
      </w:r>
      <w:r w:rsidR="0049352C">
        <w:rPr>
          <w:rFonts w:cs="Arial"/>
          <w:szCs w:val="28"/>
        </w:rPr>
        <w:t>,</w:t>
      </w:r>
      <w:r w:rsidR="00CF52BA">
        <w:rPr>
          <w:rFonts w:cs="Arial"/>
          <w:szCs w:val="28"/>
        </w:rPr>
        <w:t xml:space="preserve"> as a</w:t>
      </w:r>
      <w:r w:rsidR="0049352C">
        <w:rPr>
          <w:rFonts w:cs="Arial"/>
          <w:szCs w:val="28"/>
        </w:rPr>
        <w:t xml:space="preserve"> better </w:t>
      </w:r>
      <w:r w:rsidR="00CF52BA">
        <w:rPr>
          <w:rFonts w:cs="Arial"/>
          <w:szCs w:val="28"/>
        </w:rPr>
        <w:t>predictor for</w:t>
      </w:r>
      <w:r w:rsidR="00A1268D">
        <w:rPr>
          <w:rFonts w:cs="Arial"/>
          <w:szCs w:val="28"/>
        </w:rPr>
        <w:t xml:space="preserve"> </w:t>
      </w:r>
      <w:r w:rsidR="00CF52BA">
        <w:rPr>
          <w:rFonts w:cs="Arial"/>
          <w:szCs w:val="28"/>
        </w:rPr>
        <w:t xml:space="preserve">pest consumption by predators (see the section for </w:t>
      </w:r>
      <w:r w:rsidR="00CF52BA">
        <w:rPr>
          <w:rFonts w:cs="Arial"/>
          <w:i/>
          <w:szCs w:val="28"/>
        </w:rPr>
        <w:t>F</w:t>
      </w:r>
      <w:r w:rsidR="00691C80" w:rsidRPr="00691C80">
        <w:rPr>
          <w:rFonts w:cs="Arial"/>
          <w:i/>
          <w:szCs w:val="28"/>
        </w:rPr>
        <w:t>actors associated with pest consumption by predators</w:t>
      </w:r>
      <w:r w:rsidR="00CF52BA">
        <w:rPr>
          <w:rFonts w:cs="Arial"/>
          <w:szCs w:val="28"/>
        </w:rPr>
        <w:t>)</w:t>
      </w:r>
      <w:r w:rsidR="00056389">
        <w:rPr>
          <w:rFonts w:cs="Arial" w:hint="eastAsia"/>
          <w:szCs w:val="28"/>
        </w:rPr>
        <w:t xml:space="preserve">. By </w:t>
      </w:r>
      <w:r w:rsidR="00056389">
        <w:rPr>
          <w:rFonts w:cs="Arial" w:hint="eastAsia"/>
          <w:szCs w:val="28"/>
        </w:rPr>
        <w:lastRenderedPageBreak/>
        <w:t>contrast</w:t>
      </w:r>
      <w:r w:rsidR="00056389">
        <w:rPr>
          <w:rFonts w:cs="Arial"/>
          <w:szCs w:val="28"/>
        </w:rPr>
        <w:t xml:space="preserve">, </w:t>
      </w:r>
      <w:r w:rsidR="00056389">
        <w:rPr>
          <w:rFonts w:cs="Arial" w:hint="eastAsia"/>
          <w:szCs w:val="28"/>
        </w:rPr>
        <w:t>l</w:t>
      </w:r>
      <w:r w:rsidR="00056389">
        <w:rPr>
          <w:rFonts w:cs="Arial"/>
          <w:szCs w:val="28"/>
        </w:rPr>
        <w:t xml:space="preserve">adybeetles are </w:t>
      </w:r>
      <w:r w:rsidR="00002BBA">
        <w:rPr>
          <w:rFonts w:cs="Arial"/>
          <w:szCs w:val="28"/>
        </w:rPr>
        <w:t>actively hunting</w:t>
      </w:r>
      <w:r w:rsidR="00056389">
        <w:rPr>
          <w:rFonts w:cs="Arial"/>
          <w:szCs w:val="28"/>
        </w:rPr>
        <w:t xml:space="preserve"> </w:t>
      </w:r>
      <w:r w:rsidR="00056389">
        <w:rPr>
          <w:rFonts w:cs="Arial" w:hint="eastAsia"/>
          <w:szCs w:val="28"/>
        </w:rPr>
        <w:t>predators</w:t>
      </w:r>
      <w:r w:rsidR="00056389">
        <w:rPr>
          <w:rFonts w:cs="Arial"/>
          <w:szCs w:val="28"/>
        </w:rPr>
        <w:t xml:space="preserve"> and may prefer</w:t>
      </w:r>
      <w:r w:rsidR="00056389">
        <w:rPr>
          <w:rFonts w:cs="Arial" w:hint="eastAsia"/>
          <w:szCs w:val="28"/>
        </w:rPr>
        <w:t>entially</w:t>
      </w:r>
      <w:r w:rsidR="00056389">
        <w:rPr>
          <w:rFonts w:cs="Arial"/>
          <w:szCs w:val="28"/>
        </w:rPr>
        <w:t xml:space="preserve"> </w:t>
      </w:r>
      <w:r w:rsidR="00056389">
        <w:rPr>
          <w:rFonts w:cs="Arial" w:hint="eastAsia"/>
          <w:szCs w:val="28"/>
        </w:rPr>
        <w:t xml:space="preserve">feed on </w:t>
      </w:r>
      <w:r w:rsidR="00056389">
        <w:rPr>
          <w:rFonts w:cs="Arial"/>
          <w:szCs w:val="28"/>
        </w:rPr>
        <w:t xml:space="preserve">rice </w:t>
      </w:r>
      <w:r w:rsidR="00056389">
        <w:rPr>
          <w:rFonts w:cs="Arial" w:hint="eastAsia"/>
          <w:szCs w:val="28"/>
        </w:rPr>
        <w:t xml:space="preserve">herbivores, </w:t>
      </w:r>
      <w:r w:rsidR="00D84613">
        <w:rPr>
          <w:rFonts w:cs="Arial"/>
          <w:szCs w:val="28"/>
        </w:rPr>
        <w:t xml:space="preserve">resulting in stable pest consumption </w:t>
      </w:r>
      <w:r w:rsidR="005C51BC">
        <w:rPr>
          <w:rFonts w:cs="Arial"/>
          <w:szCs w:val="28"/>
        </w:rPr>
        <w:t xml:space="preserve">over time </w:t>
      </w:r>
      <w:r w:rsidR="00056389">
        <w:rPr>
          <w:rFonts w:cs="Arial" w:hint="eastAsia"/>
          <w:szCs w:val="28"/>
        </w:rPr>
        <w:t>(Fig. 1c; Fig. 2c; Fig. 3).</w:t>
      </w:r>
      <w:r w:rsidR="00002BBA">
        <w:rPr>
          <w:rFonts w:cs="Arial"/>
          <w:szCs w:val="28"/>
        </w:rPr>
        <w:t xml:space="preserve"> </w:t>
      </w:r>
      <w:r w:rsidR="00002BBA">
        <w:rPr>
          <w:rFonts w:cs="Arial" w:hint="eastAsia"/>
          <w:szCs w:val="28"/>
        </w:rPr>
        <w:t>Since p</w:t>
      </w:r>
      <w:r w:rsidR="00002BBA">
        <w:rPr>
          <w:rFonts w:cs="Arial"/>
          <w:szCs w:val="28"/>
        </w:rPr>
        <w:t xml:space="preserve">redator foraging modes </w:t>
      </w:r>
      <w:r w:rsidR="00002BBA">
        <w:rPr>
          <w:rFonts w:cs="Arial" w:hint="eastAsia"/>
          <w:szCs w:val="28"/>
        </w:rPr>
        <w:t>play a key role in</w:t>
      </w:r>
      <w:r w:rsidR="00002BBA">
        <w:rPr>
          <w:rFonts w:cs="Arial"/>
          <w:szCs w:val="28"/>
        </w:rPr>
        <w:t xml:space="preserve"> </w:t>
      </w:r>
      <w:r w:rsidR="00002BBA">
        <w:rPr>
          <w:rFonts w:cs="Arial" w:hint="eastAsia"/>
          <w:szCs w:val="28"/>
        </w:rPr>
        <w:t>mediating predator-prey</w:t>
      </w:r>
      <w:r w:rsidR="001D42B4">
        <w:rPr>
          <w:rFonts w:cs="Arial"/>
          <w:szCs w:val="28"/>
        </w:rPr>
        <w:t>-plant</w:t>
      </w:r>
      <w:r w:rsidR="00002BBA">
        <w:rPr>
          <w:rFonts w:cs="Arial" w:hint="eastAsia"/>
          <w:szCs w:val="28"/>
        </w:rPr>
        <w:t xml:space="preserve"> interactions</w:t>
      </w:r>
      <w:r w:rsidR="001D42B4">
        <w:rPr>
          <w:rFonts w:cs="Arial"/>
          <w:szCs w:val="28"/>
        </w:rPr>
        <w:t xml:space="preserve"> </w:t>
      </w:r>
      <w:r w:rsidR="002F43F9">
        <w:rPr>
          <w:rFonts w:cs="Arial"/>
          <w:szCs w:val="28"/>
        </w:rPr>
        <w:fldChar w:fldCharType="begin"/>
      </w:r>
      <w:r w:rsidR="00030576">
        <w:rPr>
          <w:rFonts w:cs="Arial"/>
          <w:szCs w:val="28"/>
        </w:rPr>
        <w:instrText xml:space="preserve"> ADDIN EN.CITE &lt;EndNote&gt;&lt;Cite&gt;&lt;Author&gt;Schmitz&lt;/Author&gt;&lt;Year&gt;2008&lt;/Year&gt;&lt;RecNum&gt;101&lt;/RecNum&gt;&lt;DisplayText&gt;(Schmitz 2008)&lt;/DisplayText&gt;&lt;record&gt;&lt;rec-number&gt;101&lt;/rec-number&gt;&lt;foreign-keys&gt;&lt;key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EndNote&gt;</w:instrText>
      </w:r>
      <w:r w:rsidR="002F43F9">
        <w:rPr>
          <w:rFonts w:cs="Arial"/>
          <w:szCs w:val="28"/>
        </w:rPr>
        <w:fldChar w:fldCharType="separate"/>
      </w:r>
      <w:r w:rsidR="00030576">
        <w:rPr>
          <w:rFonts w:cs="Arial"/>
          <w:noProof/>
          <w:szCs w:val="28"/>
        </w:rPr>
        <w:t>(Schmitz 2008)</w:t>
      </w:r>
      <w:r w:rsidR="002F43F9">
        <w:rPr>
          <w:rFonts w:cs="Arial"/>
          <w:szCs w:val="28"/>
        </w:rPr>
        <w:fldChar w:fldCharType="end"/>
      </w:r>
      <w:r w:rsidR="00002BBA">
        <w:rPr>
          <w:rFonts w:cs="Arial" w:hint="eastAsia"/>
          <w:szCs w:val="28"/>
        </w:rPr>
        <w:t>,</w:t>
      </w:r>
      <w:r w:rsidR="00002BBA">
        <w:rPr>
          <w:rFonts w:cs="Arial"/>
          <w:szCs w:val="28"/>
        </w:rPr>
        <w:t xml:space="preserve"> </w:t>
      </w:r>
      <w:r w:rsidR="008274A4">
        <w:rPr>
          <w:rFonts w:cs="Arial"/>
          <w:szCs w:val="28"/>
        </w:rPr>
        <w:t>we suggest future studi</w:t>
      </w:r>
      <w:r w:rsidR="00002BBA">
        <w:rPr>
          <w:rFonts w:cs="Arial"/>
          <w:szCs w:val="28"/>
        </w:rPr>
        <w:t>e</w:t>
      </w:r>
      <w:r w:rsidR="007F3B36">
        <w:rPr>
          <w:rFonts w:cs="Arial"/>
          <w:szCs w:val="28"/>
        </w:rPr>
        <w:t>s</w:t>
      </w:r>
      <w:r w:rsidR="008274A4">
        <w:rPr>
          <w:rFonts w:cs="Arial"/>
          <w:szCs w:val="28"/>
        </w:rPr>
        <w:t xml:space="preserve"> e</w:t>
      </w:r>
      <w:r w:rsidR="00002BBA">
        <w:rPr>
          <w:rFonts w:cs="Arial"/>
          <w:szCs w:val="28"/>
        </w:rPr>
        <w:t>xamin</w:t>
      </w:r>
      <w:r w:rsidR="008274A4">
        <w:rPr>
          <w:rFonts w:cs="Arial"/>
          <w:szCs w:val="28"/>
        </w:rPr>
        <w:t>e</w:t>
      </w:r>
      <w:r w:rsidR="00002BBA">
        <w:rPr>
          <w:rFonts w:cs="Arial"/>
          <w:szCs w:val="28"/>
        </w:rPr>
        <w:t xml:space="preserve"> different </w:t>
      </w:r>
      <w:r w:rsidR="00002BBA">
        <w:rPr>
          <w:rFonts w:cs="Arial" w:hint="eastAsia"/>
          <w:szCs w:val="28"/>
        </w:rPr>
        <w:t xml:space="preserve">assemblages of </w:t>
      </w:r>
      <w:r w:rsidR="001D42B4">
        <w:rPr>
          <w:rFonts w:cs="Arial"/>
          <w:szCs w:val="28"/>
        </w:rPr>
        <w:t xml:space="preserve">sit-and-wait vs. actively hunting </w:t>
      </w:r>
      <w:r w:rsidR="001D42B4">
        <w:rPr>
          <w:rFonts w:cs="Arial" w:hint="eastAsia"/>
          <w:szCs w:val="28"/>
        </w:rPr>
        <w:t xml:space="preserve"> </w:t>
      </w:r>
      <w:r w:rsidR="00002BBA">
        <w:rPr>
          <w:rFonts w:cs="Arial" w:hint="eastAsia"/>
          <w:szCs w:val="28"/>
        </w:rPr>
        <w:t>predators</w:t>
      </w:r>
      <w:r w:rsidR="001D42B4">
        <w:rPr>
          <w:rFonts w:cs="Arial"/>
          <w:szCs w:val="28"/>
        </w:rPr>
        <w:t xml:space="preserve"> in field conditions </w:t>
      </w:r>
      <w:r w:rsidR="008274A4">
        <w:rPr>
          <w:rFonts w:cs="Arial"/>
          <w:szCs w:val="28"/>
        </w:rPr>
        <w:t xml:space="preserve">to </w:t>
      </w:r>
      <w:r w:rsidR="005C51BC">
        <w:rPr>
          <w:rFonts w:cs="Arial"/>
          <w:szCs w:val="28"/>
        </w:rPr>
        <w:t>reveal</w:t>
      </w:r>
      <w:r w:rsidR="001D42B4">
        <w:rPr>
          <w:rFonts w:cs="Arial"/>
          <w:szCs w:val="28"/>
        </w:rPr>
        <w:t xml:space="preserve"> the</w:t>
      </w:r>
      <w:r w:rsidR="005C51BC">
        <w:rPr>
          <w:rFonts w:cs="Arial"/>
          <w:szCs w:val="28"/>
        </w:rPr>
        <w:t xml:space="preserve"> most efficient </w:t>
      </w:r>
      <w:r w:rsidR="001D42B4">
        <w:rPr>
          <w:rFonts w:cs="Arial"/>
          <w:szCs w:val="28"/>
        </w:rPr>
        <w:t xml:space="preserve">pest </w:t>
      </w:r>
      <w:r w:rsidR="008274A4">
        <w:rPr>
          <w:rFonts w:cs="Arial"/>
          <w:szCs w:val="28"/>
        </w:rPr>
        <w:t>control practices</w:t>
      </w:r>
      <w:r w:rsidR="001D42B4">
        <w:rPr>
          <w:rFonts w:cs="Arial"/>
          <w:szCs w:val="28"/>
        </w:rPr>
        <w:t xml:space="preserve"> over the whole crop sea</w:t>
      </w:r>
      <w:r w:rsidR="00396E6D">
        <w:rPr>
          <w:rFonts w:cs="Arial"/>
          <w:szCs w:val="28"/>
        </w:rPr>
        <w:t>s</w:t>
      </w:r>
      <w:r w:rsidR="001D42B4">
        <w:rPr>
          <w:rFonts w:cs="Arial"/>
          <w:szCs w:val="28"/>
        </w:rPr>
        <w:t>on.</w:t>
      </w:r>
      <w:r w:rsidR="005C51BC">
        <w:rPr>
          <w:rFonts w:cs="Arial"/>
          <w:szCs w:val="28"/>
        </w:rPr>
        <w:t xml:space="preserve">  </w:t>
      </w:r>
    </w:p>
    <w:p w14:paraId="251E8EC1" w14:textId="77777777" w:rsidR="000600B7" w:rsidRDefault="000600B7">
      <w:pPr>
        <w:rPr>
          <w:rFonts w:cs="Arial"/>
          <w:b/>
          <w:color w:val="0070C0"/>
          <w:szCs w:val="28"/>
        </w:rPr>
      </w:pPr>
    </w:p>
    <w:p w14:paraId="20574926" w14:textId="77777777" w:rsidR="000600B7" w:rsidRPr="00FA31E1" w:rsidRDefault="00056389">
      <w:pPr>
        <w:ind w:firstLine="720"/>
        <w:rPr>
          <w:rFonts w:cs="Arial"/>
          <w:i/>
          <w:szCs w:val="28"/>
        </w:rPr>
      </w:pPr>
      <w:r w:rsidRPr="00FA31E1">
        <w:rPr>
          <w:rFonts w:cs="Arial"/>
          <w:i/>
          <w:szCs w:val="28"/>
        </w:rPr>
        <w:t>Generalist</w:t>
      </w:r>
      <w:r w:rsidRPr="00FA31E1">
        <w:rPr>
          <w:rFonts w:cs="Arial" w:hint="eastAsia"/>
          <w:i/>
          <w:szCs w:val="28"/>
        </w:rPr>
        <w:t>s exhibit</w:t>
      </w:r>
      <w:r w:rsidRPr="00FA31E1">
        <w:rPr>
          <w:rFonts w:cs="Arial"/>
          <w:i/>
          <w:szCs w:val="28"/>
        </w:rPr>
        <w:t xml:space="preserve"> consistent </w:t>
      </w:r>
      <w:r w:rsidRPr="00FA31E1">
        <w:rPr>
          <w:rFonts w:cs="Arial" w:hint="eastAsia"/>
          <w:i/>
          <w:szCs w:val="28"/>
        </w:rPr>
        <w:t>pest consumption patterns</w:t>
      </w:r>
      <w:r w:rsidRPr="00FA31E1">
        <w:rPr>
          <w:rFonts w:cs="Arial"/>
          <w:i/>
          <w:szCs w:val="28"/>
        </w:rPr>
        <w:t xml:space="preserve"> over years</w:t>
      </w:r>
    </w:p>
    <w:p w14:paraId="4F9DF1C6" w14:textId="77777777" w:rsidR="000600B7" w:rsidRDefault="00CD5C98" w:rsidP="00675F1E">
      <w:pPr>
        <w:ind w:firstLine="720"/>
        <w:rPr>
          <w:rFonts w:cs="Arial"/>
          <w:szCs w:val="28"/>
        </w:rPr>
      </w:pPr>
      <w:r>
        <w:rPr>
          <w:rFonts w:cs="Arial"/>
          <w:szCs w:val="28"/>
        </w:rPr>
        <w:t>Ideal</w:t>
      </w:r>
      <w:r w:rsidR="00AE65D8">
        <w:rPr>
          <w:rFonts w:cs="Arial"/>
          <w:szCs w:val="28"/>
        </w:rPr>
        <w:t xml:space="preserve"> biocontrol </w:t>
      </w:r>
      <w:r>
        <w:rPr>
          <w:rFonts w:cs="Arial"/>
          <w:szCs w:val="28"/>
        </w:rPr>
        <w:t>agents</w:t>
      </w:r>
      <w:r w:rsidR="00AE65D8">
        <w:rPr>
          <w:rFonts w:cs="Arial"/>
          <w:szCs w:val="28"/>
        </w:rPr>
        <w:t xml:space="preserve"> </w:t>
      </w:r>
      <w:r>
        <w:rPr>
          <w:rFonts w:cs="Arial"/>
          <w:szCs w:val="28"/>
        </w:rPr>
        <w:t xml:space="preserve">provide </w:t>
      </w:r>
      <w:r w:rsidR="00AE65D8">
        <w:rPr>
          <w:rFonts w:cs="Arial"/>
          <w:szCs w:val="28"/>
        </w:rPr>
        <w:t>consistent</w:t>
      </w:r>
      <w:r>
        <w:rPr>
          <w:rFonts w:cs="Arial"/>
          <w:szCs w:val="28"/>
        </w:rPr>
        <w:t xml:space="preserve"> top-down control on pests </w:t>
      </w:r>
      <w:r w:rsidR="00E45D6B">
        <w:rPr>
          <w:rFonts w:cs="Arial" w:hint="eastAsia"/>
          <w:szCs w:val="28"/>
        </w:rPr>
        <w:t>under</w:t>
      </w:r>
      <w:r w:rsidR="00AE65D8">
        <w:rPr>
          <w:rFonts w:cs="Arial"/>
          <w:szCs w:val="28"/>
        </w:rPr>
        <w:t xml:space="preserve"> </w:t>
      </w:r>
      <w:r w:rsidR="00E45D6B">
        <w:rPr>
          <w:rFonts w:cs="Arial"/>
          <w:szCs w:val="28"/>
        </w:rPr>
        <w:t>vari</w:t>
      </w:r>
      <w:r w:rsidR="00E45D6B">
        <w:rPr>
          <w:rFonts w:cs="Arial" w:hint="eastAsia"/>
          <w:szCs w:val="28"/>
        </w:rPr>
        <w:t>able</w:t>
      </w:r>
      <w:r>
        <w:rPr>
          <w:rFonts w:cs="Arial"/>
          <w:szCs w:val="28"/>
        </w:rPr>
        <w:t xml:space="preserve"> </w:t>
      </w:r>
      <w:r w:rsidR="00AE65D8">
        <w:rPr>
          <w:rFonts w:cs="Arial"/>
          <w:szCs w:val="28"/>
        </w:rPr>
        <w:t>environmental conditions</w:t>
      </w:r>
      <w:r w:rsidR="00E45D6B">
        <w:rPr>
          <w:rFonts w:cs="Arial"/>
          <w:szCs w:val="28"/>
        </w:rPr>
        <w:t xml:space="preserve"> (</w:t>
      </w:r>
      <w:r w:rsidR="00A36A08">
        <w:rPr>
          <w:rFonts w:cs="Arial"/>
          <w:szCs w:val="28"/>
        </w:rPr>
        <w:t>abiotic and biotic</w:t>
      </w:r>
      <w:r w:rsidR="00A05222">
        <w:rPr>
          <w:rFonts w:cs="Arial"/>
          <w:szCs w:val="28"/>
        </w:rPr>
        <w:t xml:space="preserve"> factors</w:t>
      </w:r>
      <w:r w:rsidR="00A36A08">
        <w:rPr>
          <w:rFonts w:cs="Arial"/>
          <w:szCs w:val="28"/>
        </w:rPr>
        <w:t>)</w:t>
      </w:r>
      <w:r w:rsidR="00E45D6B">
        <w:rPr>
          <w:rFonts w:cs="Arial"/>
          <w:szCs w:val="28"/>
        </w:rPr>
        <w:t>.</w:t>
      </w:r>
      <w:r w:rsidR="00E45D6B">
        <w:rPr>
          <w:rFonts w:cs="Arial" w:hint="eastAsia"/>
          <w:szCs w:val="28"/>
        </w:rPr>
        <w:t xml:space="preserve"> </w:t>
      </w:r>
      <w:r w:rsidR="00AE65D8">
        <w:rPr>
          <w:rFonts w:cs="Arial"/>
          <w:szCs w:val="28"/>
        </w:rPr>
        <w:t>In our case, GAP</w:t>
      </w:r>
      <w:r>
        <w:rPr>
          <w:rFonts w:cs="Arial"/>
          <w:szCs w:val="28"/>
        </w:rPr>
        <w:t xml:space="preserve">s (both spiders and ladybeetles) </w:t>
      </w:r>
      <w:r w:rsidR="00056389">
        <w:rPr>
          <w:rFonts w:cs="Arial" w:hint="eastAsia"/>
          <w:szCs w:val="28"/>
        </w:rPr>
        <w:t>showed consistent patterns</w:t>
      </w:r>
      <w:r w:rsidR="003A6810">
        <w:rPr>
          <w:rFonts w:cs="Arial"/>
          <w:szCs w:val="28"/>
        </w:rPr>
        <w:t xml:space="preserve"> in pest consumption</w:t>
      </w:r>
      <w:r w:rsidR="00056389">
        <w:rPr>
          <w:rFonts w:cs="Arial"/>
          <w:szCs w:val="28"/>
        </w:rPr>
        <w:t xml:space="preserve"> across years</w:t>
      </w:r>
      <w:r w:rsidR="00056389">
        <w:rPr>
          <w:rFonts w:cs="Arial" w:hint="eastAsia"/>
          <w:szCs w:val="28"/>
        </w:rPr>
        <w:t xml:space="preserve"> </w:t>
      </w:r>
      <w:r w:rsidR="003A6810">
        <w:rPr>
          <w:rFonts w:cs="Arial"/>
          <w:szCs w:val="28"/>
        </w:rPr>
        <w:t xml:space="preserve">(e.g., </w:t>
      </w:r>
      <w:r w:rsidR="003D0B46">
        <w:rPr>
          <w:rFonts w:cs="Arial"/>
          <w:szCs w:val="28"/>
        </w:rPr>
        <w:t xml:space="preserve">similar seasonal trends in pest consumption and </w:t>
      </w:r>
      <w:r w:rsidR="00E45D6B">
        <w:rPr>
          <w:rFonts w:cs="Arial"/>
          <w:szCs w:val="28"/>
        </w:rPr>
        <w:t xml:space="preserve">high consumption </w:t>
      </w:r>
      <w:r w:rsidR="00E45D6B">
        <w:rPr>
          <w:rFonts w:cs="Arial" w:hint="eastAsia"/>
          <w:szCs w:val="28"/>
        </w:rPr>
        <w:t>at</w:t>
      </w:r>
      <w:r w:rsidR="003A6810">
        <w:rPr>
          <w:rFonts w:cs="Arial"/>
          <w:szCs w:val="28"/>
        </w:rPr>
        <w:t xml:space="preserve"> late crop stage</w:t>
      </w:r>
      <w:r w:rsidR="00E45D6B">
        <w:rPr>
          <w:rFonts w:cs="Arial" w:hint="eastAsia"/>
          <w:szCs w:val="28"/>
        </w:rPr>
        <w:t>s</w:t>
      </w:r>
      <w:r w:rsidR="00157D73">
        <w:rPr>
          <w:rFonts w:cs="Arial"/>
          <w:szCs w:val="28"/>
        </w:rPr>
        <w:t xml:space="preserve"> in all three years</w:t>
      </w:r>
      <w:r w:rsidR="003A6810">
        <w:rPr>
          <w:rFonts w:cs="Arial"/>
          <w:szCs w:val="28"/>
        </w:rPr>
        <w:t>)</w:t>
      </w:r>
      <w:r w:rsidR="003A6810">
        <w:rPr>
          <w:rFonts w:cs="Arial" w:hint="eastAsia"/>
          <w:szCs w:val="28"/>
        </w:rPr>
        <w:t xml:space="preserve"> </w:t>
      </w:r>
      <w:r w:rsidR="00056389">
        <w:rPr>
          <w:rFonts w:cs="Arial" w:hint="eastAsia"/>
          <w:szCs w:val="28"/>
        </w:rPr>
        <w:t>(Fig. 2)</w:t>
      </w:r>
      <w:r w:rsidR="00056389">
        <w:rPr>
          <w:rFonts w:cs="Arial"/>
          <w:szCs w:val="28"/>
        </w:rPr>
        <w:t xml:space="preserve">, despite </w:t>
      </w:r>
      <w:r w:rsidR="00056389">
        <w:rPr>
          <w:rFonts w:cs="Arial" w:hint="eastAsia"/>
          <w:szCs w:val="28"/>
        </w:rPr>
        <w:t xml:space="preserve">the </w:t>
      </w:r>
      <w:r w:rsidR="00056389">
        <w:rPr>
          <w:rFonts w:cs="Arial"/>
          <w:szCs w:val="28"/>
        </w:rPr>
        <w:t>variation</w:t>
      </w:r>
      <w:r w:rsidR="00056389">
        <w:rPr>
          <w:rFonts w:cs="Arial" w:hint="eastAsia"/>
          <w:szCs w:val="28"/>
        </w:rPr>
        <w:t>s</w:t>
      </w:r>
      <w:r w:rsidR="00056389">
        <w:rPr>
          <w:rFonts w:cs="Arial"/>
          <w:szCs w:val="28"/>
        </w:rPr>
        <w:t xml:space="preserve"> in </w:t>
      </w:r>
      <w:r w:rsidR="00056389">
        <w:rPr>
          <w:rFonts w:cs="Arial" w:hint="eastAsia"/>
          <w:szCs w:val="28"/>
        </w:rPr>
        <w:t xml:space="preserve">the environmental conditions during </w:t>
      </w:r>
      <w:r w:rsidR="003D0B46">
        <w:rPr>
          <w:rFonts w:cs="Arial"/>
          <w:szCs w:val="28"/>
        </w:rPr>
        <w:t>our</w:t>
      </w:r>
      <w:r w:rsidR="00056389">
        <w:rPr>
          <w:rFonts w:cs="Arial" w:hint="eastAsia"/>
          <w:szCs w:val="28"/>
        </w:rPr>
        <w:t xml:space="preserve"> study years</w:t>
      </w:r>
      <w:r w:rsidR="003D0B46">
        <w:rPr>
          <w:rFonts w:cs="Arial"/>
          <w:szCs w:val="28"/>
        </w:rPr>
        <w:t xml:space="preserve"> (details below)</w:t>
      </w:r>
      <w:r w:rsidR="00056389">
        <w:rPr>
          <w:rFonts w:cs="Arial"/>
          <w:szCs w:val="28"/>
        </w:rPr>
        <w:t>.</w:t>
      </w:r>
      <w:r w:rsidR="00E45D6B">
        <w:rPr>
          <w:rFonts w:cs="Arial"/>
          <w:szCs w:val="28"/>
        </w:rPr>
        <w:t xml:space="preserve"> </w:t>
      </w:r>
      <w:r w:rsidR="00044E81">
        <w:rPr>
          <w:rFonts w:cs="Arial"/>
          <w:szCs w:val="28"/>
        </w:rPr>
        <w:t xml:space="preserve">This further suggests that GAPs </w:t>
      </w:r>
      <w:r w:rsidR="003D0B46">
        <w:rPr>
          <w:rFonts w:cs="Arial"/>
          <w:szCs w:val="28"/>
        </w:rPr>
        <w:t xml:space="preserve">can be a predictable, valuable </w:t>
      </w:r>
      <w:r w:rsidR="00044E81">
        <w:rPr>
          <w:rFonts w:cs="Arial"/>
          <w:szCs w:val="28"/>
        </w:rPr>
        <w:t>tool</w:t>
      </w:r>
      <w:r w:rsidR="002E0DB9">
        <w:rPr>
          <w:rFonts w:cs="Arial"/>
          <w:szCs w:val="28"/>
        </w:rPr>
        <w:t xml:space="preserve"> </w:t>
      </w:r>
      <w:r w:rsidR="00E45D6B">
        <w:rPr>
          <w:rFonts w:cs="Arial" w:hint="eastAsia"/>
          <w:szCs w:val="28"/>
        </w:rPr>
        <w:t>for</w:t>
      </w:r>
      <w:r w:rsidR="00E45D6B">
        <w:rPr>
          <w:rFonts w:cs="Arial"/>
          <w:szCs w:val="28"/>
        </w:rPr>
        <w:t xml:space="preserve"> pest control </w:t>
      </w:r>
      <w:r w:rsidR="00E45D6B">
        <w:rPr>
          <w:rFonts w:cs="Arial" w:hint="eastAsia"/>
          <w:szCs w:val="28"/>
        </w:rPr>
        <w:t>in</w:t>
      </w:r>
      <w:r w:rsidR="00044E81">
        <w:rPr>
          <w:rFonts w:cs="Arial"/>
          <w:szCs w:val="28"/>
        </w:rPr>
        <w:t xml:space="preserve"> sustainable agriculture.</w:t>
      </w:r>
      <w:r w:rsidR="00056389">
        <w:rPr>
          <w:rFonts w:cs="Arial"/>
          <w:szCs w:val="28"/>
        </w:rPr>
        <w:t xml:space="preserve"> </w:t>
      </w:r>
      <w:r w:rsidR="002E0DB9">
        <w:rPr>
          <w:rFonts w:cs="Arial"/>
          <w:szCs w:val="28"/>
        </w:rPr>
        <w:t xml:space="preserve"> </w:t>
      </w:r>
      <w:r w:rsidR="00971D96">
        <w:rPr>
          <w:rFonts w:cs="Arial"/>
          <w:szCs w:val="28"/>
        </w:rPr>
        <w:t>Specifically, r</w:t>
      </w:r>
      <w:r w:rsidR="00855732">
        <w:rPr>
          <w:rFonts w:cs="Arial"/>
          <w:szCs w:val="28"/>
        </w:rPr>
        <w:t xml:space="preserve">egarding the abiotic factors, </w:t>
      </w:r>
      <w:r w:rsidR="002E0DB9">
        <w:rPr>
          <w:rFonts w:cs="Arial"/>
          <w:szCs w:val="28"/>
        </w:rPr>
        <w:t>t</w:t>
      </w:r>
      <w:r w:rsidR="00056389">
        <w:rPr>
          <w:rFonts w:cs="Arial" w:hint="eastAsia"/>
          <w:szCs w:val="28"/>
        </w:rPr>
        <w:t>he</w:t>
      </w:r>
      <w:r w:rsidR="00056389">
        <w:rPr>
          <w:rFonts w:cs="Arial"/>
          <w:szCs w:val="28"/>
        </w:rPr>
        <w:t xml:space="preserve"> </w:t>
      </w:r>
      <w:r w:rsidR="00056389">
        <w:rPr>
          <w:rFonts w:cs="Arial" w:hint="eastAsia"/>
          <w:szCs w:val="28"/>
        </w:rPr>
        <w:t xml:space="preserve">daily mean </w:t>
      </w:r>
      <w:r w:rsidR="00056389">
        <w:rPr>
          <w:rFonts w:cs="Arial"/>
          <w:szCs w:val="28"/>
        </w:rPr>
        <w:t>temperature</w:t>
      </w:r>
      <w:r w:rsidR="00056389">
        <w:rPr>
          <w:rFonts w:cs="Arial" w:hint="eastAsia"/>
          <w:szCs w:val="28"/>
        </w:rPr>
        <w:t>, particularly during the early crop season (from</w:t>
      </w:r>
      <w:r w:rsidR="00056389">
        <w:rPr>
          <w:rFonts w:cs="Arial"/>
          <w:szCs w:val="28"/>
        </w:rPr>
        <w:t xml:space="preserve"> April</w:t>
      </w:r>
      <w:r w:rsidR="00056389">
        <w:rPr>
          <w:rFonts w:cs="Arial" w:hint="eastAsia"/>
          <w:szCs w:val="28"/>
        </w:rPr>
        <w:t xml:space="preserve"> to </w:t>
      </w:r>
      <w:r w:rsidR="00056389">
        <w:rPr>
          <w:rFonts w:cs="Arial"/>
          <w:szCs w:val="28"/>
        </w:rPr>
        <w:t>Ju</w:t>
      </w:r>
      <w:r w:rsidR="00056389">
        <w:rPr>
          <w:rFonts w:cs="Arial" w:hint="eastAsia"/>
          <w:szCs w:val="28"/>
        </w:rPr>
        <w:t>ne),</w:t>
      </w:r>
      <w:r w:rsidR="00056389">
        <w:rPr>
          <w:rFonts w:cs="Arial"/>
          <w:szCs w:val="28"/>
        </w:rPr>
        <w:t xml:space="preserve"> </w:t>
      </w:r>
      <w:r w:rsidR="00056389">
        <w:rPr>
          <w:rFonts w:cs="Arial" w:hint="eastAsia"/>
          <w:szCs w:val="28"/>
        </w:rPr>
        <w:t xml:space="preserve">varied substantially </w:t>
      </w:r>
      <w:r w:rsidR="00056389">
        <w:rPr>
          <w:rFonts w:cs="Arial"/>
          <w:szCs w:val="28"/>
        </w:rPr>
        <w:t>among</w:t>
      </w:r>
      <w:r w:rsidR="00056389">
        <w:rPr>
          <w:rFonts w:cs="Arial" w:hint="eastAsia"/>
          <w:szCs w:val="28"/>
        </w:rPr>
        <w:t xml:space="preserve"> </w:t>
      </w:r>
      <w:r w:rsidR="00056389">
        <w:rPr>
          <w:rFonts w:cs="Arial"/>
          <w:szCs w:val="28"/>
        </w:rPr>
        <w:t>year</w:t>
      </w:r>
      <w:r w:rsidR="00056389">
        <w:rPr>
          <w:rFonts w:cs="Arial" w:hint="eastAsia"/>
          <w:szCs w:val="28"/>
        </w:rPr>
        <w:t xml:space="preserve">s </w:t>
      </w:r>
      <w:r w:rsidR="00056389">
        <w:rPr>
          <w:rFonts w:cs="Arial"/>
          <w:szCs w:val="28"/>
        </w:rPr>
        <w:t xml:space="preserve">(Appendix S1: </w:t>
      </w:r>
      <w:r w:rsidR="00056389">
        <w:rPr>
          <w:rFonts w:cs="Arial" w:hint="eastAsia"/>
          <w:szCs w:val="28"/>
        </w:rPr>
        <w:t>Fig.</w:t>
      </w:r>
      <w:r w:rsidR="00056389">
        <w:rPr>
          <w:rFonts w:cs="Arial"/>
          <w:szCs w:val="28"/>
        </w:rPr>
        <w:t xml:space="preserve"> S</w:t>
      </w:r>
      <w:r w:rsidR="00056389">
        <w:rPr>
          <w:rFonts w:cs="Arial" w:hint="eastAsia"/>
          <w:szCs w:val="28"/>
        </w:rPr>
        <w:t>2a</w:t>
      </w:r>
      <w:r w:rsidR="00056389">
        <w:rPr>
          <w:rFonts w:cs="Arial"/>
          <w:szCs w:val="28"/>
        </w:rPr>
        <w:t>)</w:t>
      </w:r>
      <w:r w:rsidR="00056389">
        <w:rPr>
          <w:rFonts w:cs="Arial" w:hint="eastAsia"/>
          <w:szCs w:val="28"/>
        </w:rPr>
        <w:t>.</w:t>
      </w:r>
      <w:r w:rsidR="00056389">
        <w:rPr>
          <w:rFonts w:cs="Arial" w:hint="eastAsia"/>
          <w:color w:val="FF0000"/>
          <w:szCs w:val="28"/>
        </w:rPr>
        <w:t xml:space="preserve"> </w:t>
      </w:r>
      <w:r w:rsidR="00056389">
        <w:rPr>
          <w:rFonts w:cs="Arial" w:hint="eastAsia"/>
          <w:szCs w:val="28"/>
        </w:rPr>
        <w:t xml:space="preserve">The daily </w:t>
      </w:r>
      <w:r w:rsidR="00056389">
        <w:rPr>
          <w:rFonts w:cs="Arial"/>
          <w:szCs w:val="28"/>
        </w:rPr>
        <w:t xml:space="preserve">precipitation </w:t>
      </w:r>
      <w:r w:rsidR="00056389">
        <w:rPr>
          <w:rFonts w:cs="Arial" w:hint="eastAsia"/>
          <w:szCs w:val="28"/>
        </w:rPr>
        <w:t xml:space="preserve">patterns also fluctuated over the three study years, with </w:t>
      </w:r>
      <w:r w:rsidR="00971D96">
        <w:rPr>
          <w:rFonts w:cs="Arial"/>
          <w:szCs w:val="28"/>
        </w:rPr>
        <w:t>multiple</w:t>
      </w:r>
      <w:r w:rsidR="00971D96">
        <w:rPr>
          <w:rFonts w:cs="Arial" w:hint="eastAsia"/>
          <w:szCs w:val="28"/>
        </w:rPr>
        <w:t xml:space="preserve"> </w:t>
      </w:r>
      <w:r w:rsidR="00056389">
        <w:rPr>
          <w:rFonts w:cs="Arial"/>
          <w:szCs w:val="28"/>
        </w:rPr>
        <w:t>high precipitation events in 2017</w:t>
      </w:r>
      <w:r w:rsidR="00056389">
        <w:rPr>
          <w:rFonts w:cs="Arial" w:hint="eastAsia"/>
          <w:szCs w:val="28"/>
        </w:rPr>
        <w:t xml:space="preserve">, overall low precipitation in </w:t>
      </w:r>
      <w:r w:rsidR="00056389">
        <w:rPr>
          <w:rFonts w:cs="Arial"/>
          <w:szCs w:val="28"/>
        </w:rPr>
        <w:t>2018</w:t>
      </w:r>
      <w:r w:rsidR="00056389">
        <w:rPr>
          <w:rFonts w:cs="Arial" w:hint="eastAsia"/>
          <w:szCs w:val="28"/>
        </w:rPr>
        <w:t xml:space="preserve">, and relatively even </w:t>
      </w:r>
      <w:r w:rsidR="00056389">
        <w:rPr>
          <w:rFonts w:cs="Arial"/>
          <w:szCs w:val="28"/>
        </w:rPr>
        <w:t>precipitation</w:t>
      </w:r>
      <w:r w:rsidR="00056389">
        <w:rPr>
          <w:rFonts w:cs="Arial" w:hint="eastAsia"/>
          <w:szCs w:val="28"/>
        </w:rPr>
        <w:t xml:space="preserve"> in 2019 </w:t>
      </w:r>
      <w:r w:rsidR="00056389">
        <w:rPr>
          <w:rFonts w:cs="Arial"/>
          <w:szCs w:val="28"/>
        </w:rPr>
        <w:t xml:space="preserve">(Appendix S1: </w:t>
      </w:r>
      <w:r w:rsidR="00056389">
        <w:rPr>
          <w:rFonts w:cs="Arial" w:hint="eastAsia"/>
          <w:szCs w:val="28"/>
        </w:rPr>
        <w:t>Fig.</w:t>
      </w:r>
      <w:r w:rsidR="00056389">
        <w:rPr>
          <w:rFonts w:cs="Arial"/>
          <w:szCs w:val="28"/>
        </w:rPr>
        <w:t xml:space="preserve"> S</w:t>
      </w:r>
      <w:r w:rsidR="00056389">
        <w:rPr>
          <w:rFonts w:cs="Arial" w:hint="eastAsia"/>
          <w:szCs w:val="28"/>
        </w:rPr>
        <w:t>2b</w:t>
      </w:r>
      <w:r w:rsidR="00056389">
        <w:rPr>
          <w:rFonts w:cs="Arial"/>
          <w:szCs w:val="28"/>
        </w:rPr>
        <w:t>).</w:t>
      </w:r>
      <w:r w:rsidR="00056389">
        <w:rPr>
          <w:rFonts w:cs="Arial" w:hint="eastAsia"/>
          <w:szCs w:val="28"/>
        </w:rPr>
        <w:t xml:space="preserve"> </w:t>
      </w:r>
      <w:r w:rsidR="00971D96">
        <w:rPr>
          <w:rFonts w:cs="Arial"/>
          <w:szCs w:val="28"/>
        </w:rPr>
        <w:t xml:space="preserve">Regarding the biotic factors, </w:t>
      </w:r>
      <w:r w:rsidR="00056389">
        <w:rPr>
          <w:rFonts w:cs="Arial" w:hint="eastAsia"/>
          <w:szCs w:val="28"/>
        </w:rPr>
        <w:t xml:space="preserve">the compositions of rice herbivores at the flowering and ripening stage differed substantially among the three years, in particular the two </w:t>
      </w:r>
      <w:r w:rsidR="00056389">
        <w:rPr>
          <w:rFonts w:cs="Arial" w:hint="eastAsia"/>
          <w:szCs w:val="28"/>
        </w:rPr>
        <w:lastRenderedPageBreak/>
        <w:t>most dominant groups</w:t>
      </w:r>
      <w:r w:rsidR="00157D73">
        <w:rPr>
          <w:rFonts w:cs="Arial"/>
          <w:szCs w:val="28"/>
        </w:rPr>
        <w:t>:</w:t>
      </w:r>
      <w:r w:rsidR="00056389">
        <w:rPr>
          <w:rFonts w:cs="Arial" w:hint="eastAsia"/>
          <w:szCs w:val="28"/>
        </w:rPr>
        <w:t xml:space="preserve"> leafhoppers (</w:t>
      </w:r>
      <w:r w:rsidR="00056389">
        <w:rPr>
          <w:rFonts w:cs="Arial"/>
          <w:szCs w:val="28"/>
        </w:rPr>
        <w:t>Cicadellidae/</w:t>
      </w:r>
      <w:r w:rsidR="00056389">
        <w:rPr>
          <w:rFonts w:cs="Arial"/>
          <w:i/>
          <w:szCs w:val="28"/>
        </w:rPr>
        <w:t>Nephotettix</w:t>
      </w:r>
      <w:r w:rsidR="00056389">
        <w:rPr>
          <w:rFonts w:cs="Arial" w:hint="eastAsia"/>
          <w:szCs w:val="28"/>
        </w:rPr>
        <w:t>) and planthoppers (</w:t>
      </w:r>
      <w:r w:rsidR="00056389">
        <w:rPr>
          <w:rFonts w:cs="Arial"/>
          <w:szCs w:val="28"/>
        </w:rPr>
        <w:t>Delphacidae/</w:t>
      </w:r>
      <w:r w:rsidR="00056389">
        <w:rPr>
          <w:rFonts w:cs="Arial"/>
          <w:i/>
          <w:szCs w:val="28"/>
        </w:rPr>
        <w:t>Nilaparvata</w:t>
      </w:r>
      <w:r w:rsidR="00056389">
        <w:rPr>
          <w:rFonts w:cs="Arial" w:hint="eastAsia"/>
          <w:szCs w:val="28"/>
        </w:rPr>
        <w:t xml:space="preserve">) </w:t>
      </w:r>
      <w:r w:rsidR="00056389">
        <w:rPr>
          <w:rFonts w:cs="Arial"/>
          <w:szCs w:val="28"/>
        </w:rPr>
        <w:t>(Appendix S1: Table S3</w:t>
      </w:r>
      <w:r w:rsidR="00056389">
        <w:rPr>
          <w:rFonts w:cs="Arial" w:hint="eastAsia"/>
          <w:szCs w:val="28"/>
        </w:rPr>
        <w:t xml:space="preserve">). Although </w:t>
      </w:r>
      <w:r w:rsidR="00CD5AF4">
        <w:rPr>
          <w:rFonts w:cs="Arial"/>
          <w:szCs w:val="28"/>
        </w:rPr>
        <w:t xml:space="preserve">abiotic and biotic factors varied substantially over years in our study, </w:t>
      </w:r>
      <w:r w:rsidR="00675F1E">
        <w:rPr>
          <w:rFonts w:cs="Arial"/>
          <w:szCs w:val="28"/>
        </w:rPr>
        <w:t xml:space="preserve">pest consumption by GAPs generally remained stable, different from studies where pest consumption by GAPs was </w:t>
      </w:r>
      <w:r w:rsidR="00E45D6B">
        <w:rPr>
          <w:rFonts w:cs="Arial" w:hint="eastAsia"/>
          <w:szCs w:val="28"/>
        </w:rPr>
        <w:t>largely</w:t>
      </w:r>
      <w:r w:rsidR="00675F1E">
        <w:rPr>
          <w:rFonts w:cs="Arial"/>
          <w:szCs w:val="28"/>
        </w:rPr>
        <w:t xml:space="preserve"> influenced by abiotic or biotic factors</w:t>
      </w:r>
      <w:r w:rsidR="00CD5AF4">
        <w:rPr>
          <w:rFonts w:cs="Arial"/>
          <w:szCs w:val="28"/>
        </w:rPr>
        <w:t xml:space="preserve"> </w:t>
      </w:r>
      <w:r w:rsidR="002F43F9">
        <w:rPr>
          <w:rFonts w:cs="Arial"/>
          <w:szCs w:val="28"/>
        </w:rPr>
        <w:fldChar w:fldCharType="begin"/>
      </w:r>
      <w:r w:rsidR="00056389">
        <w:rPr>
          <w:rFonts w:cs="Arial"/>
          <w:szCs w:val="28"/>
        </w:rPr>
        <w:instrText xml:space="preserve"> ADDIN EN.CITE &lt;EndNote&gt;&lt;Cite&gt;&lt;Author&gt;Whitney&lt;/Author&gt;&lt;Year&gt;2018&lt;/Year&gt;&lt;RecNum&gt;95&lt;/RecNum&gt;&lt;DisplayText&gt;(Whitney et al. 2018, Eitzinger et al. 2021)&lt;/DisplayText&gt;&lt;record&gt;&lt;rec-number&gt;95&lt;/rec-number&gt;&lt;foreign-keys&gt;&lt;key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sidR="002F43F9">
        <w:rPr>
          <w:rFonts w:cs="Arial"/>
          <w:szCs w:val="28"/>
        </w:rPr>
        <w:fldChar w:fldCharType="separate"/>
      </w:r>
      <w:r w:rsidR="00056389">
        <w:rPr>
          <w:rFonts w:cs="Arial"/>
          <w:szCs w:val="28"/>
        </w:rPr>
        <w:t>(Whitney et al. 2018, Eitzinger et al. 2021)</w:t>
      </w:r>
      <w:r w:rsidR="002F43F9">
        <w:rPr>
          <w:rFonts w:cs="Arial"/>
          <w:szCs w:val="28"/>
        </w:rPr>
        <w:fldChar w:fldCharType="end"/>
      </w:r>
      <w:r w:rsidR="00056389">
        <w:rPr>
          <w:rFonts w:cs="Arial" w:hint="eastAsia"/>
          <w:szCs w:val="28"/>
        </w:rPr>
        <w:t>.</w:t>
      </w:r>
      <w:r w:rsidR="00056389">
        <w:rPr>
          <w:rFonts w:cs="Arial"/>
          <w:szCs w:val="28"/>
        </w:rPr>
        <w:t xml:space="preserve"> </w:t>
      </w:r>
      <w:r w:rsidR="00AB4D6A">
        <w:rPr>
          <w:rFonts w:cs="Arial"/>
          <w:szCs w:val="28"/>
        </w:rPr>
        <w:t>Our finding</w:t>
      </w:r>
      <w:r w:rsidR="005E3B8F">
        <w:rPr>
          <w:rFonts w:cs="Arial"/>
          <w:szCs w:val="28"/>
        </w:rPr>
        <w:t xml:space="preserve"> of this </w:t>
      </w:r>
      <w:r w:rsidR="00056389">
        <w:rPr>
          <w:rFonts w:cs="Arial" w:hint="eastAsia"/>
          <w:szCs w:val="28"/>
        </w:rPr>
        <w:t xml:space="preserve">consistency in </w:t>
      </w:r>
      <w:r w:rsidR="005E3B8F">
        <w:rPr>
          <w:rFonts w:cs="Arial"/>
          <w:szCs w:val="28"/>
        </w:rPr>
        <w:t xml:space="preserve">GAPs’ functional role </w:t>
      </w:r>
      <w:r w:rsidR="00167893">
        <w:rPr>
          <w:rFonts w:cs="Arial"/>
          <w:szCs w:val="28"/>
        </w:rPr>
        <w:t>suggests GAPs as</w:t>
      </w:r>
      <w:r w:rsidR="005E3B8F">
        <w:rPr>
          <w:rFonts w:cs="Arial"/>
          <w:szCs w:val="28"/>
        </w:rPr>
        <w:t xml:space="preserve"> </w:t>
      </w:r>
      <w:r w:rsidR="00056389">
        <w:rPr>
          <w:rFonts w:cs="Arial" w:hint="eastAsia"/>
          <w:szCs w:val="28"/>
        </w:rPr>
        <w:t xml:space="preserve">a </w:t>
      </w:r>
      <w:r w:rsidR="00056389">
        <w:rPr>
          <w:rFonts w:cs="Arial"/>
          <w:szCs w:val="28"/>
        </w:rPr>
        <w:t>promising</w:t>
      </w:r>
      <w:r w:rsidR="00056389">
        <w:rPr>
          <w:rFonts w:cs="Arial" w:hint="eastAsia"/>
          <w:szCs w:val="28"/>
        </w:rPr>
        <w:t xml:space="preserve"> </w:t>
      </w:r>
      <w:r w:rsidR="005E3B8F">
        <w:rPr>
          <w:rFonts w:cs="Arial"/>
          <w:szCs w:val="28"/>
        </w:rPr>
        <w:t>tool</w:t>
      </w:r>
      <w:r w:rsidR="006A4A55">
        <w:rPr>
          <w:rFonts w:cs="Arial" w:hint="eastAsia"/>
          <w:szCs w:val="28"/>
        </w:rPr>
        <w:t xml:space="preserve"> that</w:t>
      </w:r>
      <w:r w:rsidR="005E3B8F">
        <w:rPr>
          <w:rFonts w:cs="Arial" w:hint="eastAsia"/>
          <w:szCs w:val="28"/>
        </w:rPr>
        <w:t xml:space="preserve"> </w:t>
      </w:r>
      <w:r w:rsidR="005E3B8F">
        <w:rPr>
          <w:rFonts w:cs="Arial"/>
          <w:szCs w:val="28"/>
        </w:rPr>
        <w:t xml:space="preserve">agricultural </w:t>
      </w:r>
      <w:r w:rsidR="00056389">
        <w:rPr>
          <w:rFonts w:cs="Arial"/>
          <w:szCs w:val="28"/>
        </w:rPr>
        <w:t>practitioner</w:t>
      </w:r>
      <w:r w:rsidR="00056389">
        <w:rPr>
          <w:rFonts w:cs="Arial" w:hint="eastAsia"/>
          <w:szCs w:val="28"/>
        </w:rPr>
        <w:t xml:space="preserve">s </w:t>
      </w:r>
      <w:r w:rsidR="005E3B8F">
        <w:rPr>
          <w:rFonts w:cs="Arial"/>
          <w:szCs w:val="28"/>
        </w:rPr>
        <w:t xml:space="preserve">can apply </w:t>
      </w:r>
      <w:r w:rsidR="006A4A55">
        <w:rPr>
          <w:rFonts w:cs="Arial"/>
          <w:szCs w:val="28"/>
        </w:rPr>
        <w:t>to</w:t>
      </w:r>
      <w:r w:rsidR="005E3B8F">
        <w:rPr>
          <w:rFonts w:cs="Arial"/>
          <w:szCs w:val="28"/>
        </w:rPr>
        <w:t xml:space="preserve"> </w:t>
      </w:r>
      <w:r w:rsidR="00056389">
        <w:rPr>
          <w:rFonts w:cs="Arial" w:hint="eastAsia"/>
          <w:szCs w:val="28"/>
        </w:rPr>
        <w:t xml:space="preserve">pest </w:t>
      </w:r>
      <w:r w:rsidR="006A4A55">
        <w:rPr>
          <w:rFonts w:cs="Arial" w:hint="eastAsia"/>
          <w:szCs w:val="28"/>
        </w:rPr>
        <w:t>m</w:t>
      </w:r>
      <w:r w:rsidR="005B4A35">
        <w:rPr>
          <w:rFonts w:cs="Arial" w:hint="eastAsia"/>
          <w:szCs w:val="28"/>
        </w:rPr>
        <w:t>a</w:t>
      </w:r>
      <w:r w:rsidR="006A4A55">
        <w:rPr>
          <w:rFonts w:cs="Arial" w:hint="eastAsia"/>
          <w:szCs w:val="28"/>
        </w:rPr>
        <w:t>nagement</w:t>
      </w:r>
      <w:r w:rsidR="005E3B8F">
        <w:rPr>
          <w:rFonts w:cs="Arial"/>
          <w:szCs w:val="28"/>
        </w:rPr>
        <w:t>.</w:t>
      </w:r>
    </w:p>
    <w:p w14:paraId="795110E4" w14:textId="77777777" w:rsidR="000600B7" w:rsidRDefault="00056389">
      <w:pPr>
        <w:rPr>
          <w:rFonts w:cs="Arial"/>
          <w:szCs w:val="28"/>
        </w:rPr>
      </w:pPr>
      <w:r>
        <w:rPr>
          <w:rFonts w:cs="Arial" w:hint="eastAsia"/>
          <w:szCs w:val="28"/>
        </w:rPr>
        <w:tab/>
      </w:r>
    </w:p>
    <w:p w14:paraId="36020479" w14:textId="77777777" w:rsidR="000600B7" w:rsidRDefault="00056389">
      <w:pPr>
        <w:jc w:val="center"/>
        <w:rPr>
          <w:rFonts w:cs="Arial"/>
          <w:i/>
          <w:szCs w:val="28"/>
        </w:rPr>
      </w:pPr>
      <w:r>
        <w:rPr>
          <w:rFonts w:cs="Arial"/>
          <w:i/>
          <w:szCs w:val="28"/>
        </w:rPr>
        <w:t>Factors associated with pest consumption by predators</w:t>
      </w:r>
    </w:p>
    <w:p w14:paraId="0672635D" w14:textId="77777777" w:rsidR="000600B7" w:rsidRDefault="00056389">
      <w:pPr>
        <w:ind w:firstLine="720"/>
        <w:rPr>
          <w:rFonts w:cs="Arial"/>
          <w:color w:val="FF0000"/>
          <w:szCs w:val="28"/>
        </w:rPr>
      </w:pPr>
      <w:r>
        <w:rPr>
          <w:rFonts w:cs="Arial" w:hint="eastAsia"/>
          <w:color w:val="FF0000"/>
          <w:szCs w:val="28"/>
        </w:rPr>
        <w:t>(A s</w:t>
      </w:r>
      <w:r>
        <w:rPr>
          <w:rFonts w:cs="Arial"/>
          <w:color w:val="FF0000"/>
          <w:szCs w:val="28"/>
        </w:rPr>
        <w:t xml:space="preserve">entence to synthesize or briefly introduce all messages in this section) 1) Farm type effect &gt; value &gt; mechanism </w:t>
      </w:r>
    </w:p>
    <w:p w14:paraId="6D5A8C3F" w14:textId="77777777" w:rsidR="000600B7" w:rsidRDefault="00056389">
      <w:pPr>
        <w:ind w:firstLine="720"/>
        <w:rPr>
          <w:rFonts w:cs="Arial"/>
          <w:szCs w:val="28"/>
        </w:rPr>
      </w:pPr>
      <w:r>
        <w:rPr>
          <w:rFonts w:cs="Arial" w:hint="eastAsia"/>
          <w:szCs w:val="28"/>
        </w:rPr>
        <w:t>The proportion of rice pest consumed in predators</w:t>
      </w:r>
      <w:r>
        <w:rPr>
          <w:rFonts w:cs="Arial"/>
          <w:szCs w:val="28"/>
        </w:rPr>
        <w:t>’</w:t>
      </w:r>
      <w:r>
        <w:rPr>
          <w:rFonts w:cs="Arial" w:hint="eastAsia"/>
          <w:szCs w:val="28"/>
        </w:rPr>
        <w:t xml:space="preserve"> diets differed between farm types and among crop stages but was not </w:t>
      </w:r>
      <w:r>
        <w:rPr>
          <w:rFonts w:cs="Arial"/>
          <w:szCs w:val="28"/>
        </w:rPr>
        <w:t>associated</w:t>
      </w:r>
      <w:r>
        <w:rPr>
          <w:rFonts w:cs="Arial" w:hint="eastAsia"/>
          <w:szCs w:val="28"/>
        </w:rPr>
        <w:t xml:space="preserve"> with the percent forest cover surrounding the farms or the relative abundance of rice herbivores in the field (Table 1). </w:t>
      </w:r>
      <w:r>
        <w:rPr>
          <w:rFonts w:cs="Arial"/>
          <w:szCs w:val="28"/>
        </w:rPr>
        <w:t xml:space="preserve">Overall, generalist predators in conventional farms consumed higher proportions of rice pests in their diet compared with those in organic farms did (Table 2). </w:t>
      </w:r>
      <w:r w:rsidR="00AA27E7">
        <w:rPr>
          <w:rFonts w:cs="Arial"/>
          <w:szCs w:val="28"/>
        </w:rPr>
        <w:t xml:space="preserve">One explanation is </w:t>
      </w:r>
      <w:r>
        <w:rPr>
          <w:rFonts w:cs="Arial"/>
          <w:szCs w:val="28"/>
        </w:rPr>
        <w:t xml:space="preserve">that organic farming </w:t>
      </w:r>
      <w:r w:rsidR="00AA27E7">
        <w:rPr>
          <w:rFonts w:cs="Arial"/>
          <w:szCs w:val="28"/>
        </w:rPr>
        <w:t xml:space="preserve">may </w:t>
      </w:r>
      <w:r>
        <w:rPr>
          <w:rFonts w:cs="Arial"/>
          <w:szCs w:val="28"/>
        </w:rPr>
        <w:t xml:space="preserve">promote arthropod diversity in the farms </w:t>
      </w:r>
      <w:r w:rsidR="0052589B">
        <w:rPr>
          <w:rFonts w:cs="Arial"/>
          <w:szCs w:val="28"/>
        </w:rPr>
        <w:t xml:space="preserve">and therefore distract predators from feeding on target species </w:t>
      </w:r>
      <w:r w:rsidR="0052589B">
        <w:rPr>
          <w:rFonts w:cs="Arial" w:hint="eastAsia"/>
          <w:szCs w:val="28"/>
        </w:rPr>
        <w:t>(e</w:t>
      </w:r>
      <w:r w:rsidR="0052589B">
        <w:rPr>
          <w:rFonts w:cs="Arial"/>
          <w:szCs w:val="28"/>
        </w:rPr>
        <w:t xml:space="preserve">.g., pests) </w:t>
      </w:r>
      <w:r w:rsidR="002F43F9">
        <w:rPr>
          <w:rFonts w:cs="Arial"/>
          <w:szCs w:val="28"/>
        </w:rPr>
        <w:fldChar w:fldCharType="begin">
          <w:fldData xml:space="preserve">PEVuZE5vdGU+PENpdGU+PEF1dGhvcj5MaWNodGVuYmVyZzwvQXV0aG9yPjxZZWFyPjIwMTc8L1ll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</w:fldData>
        </w:fldChar>
      </w:r>
      <w:r w:rsidR="00794E9C">
        <w:rPr>
          <w:rFonts w:cs="Arial"/>
          <w:szCs w:val="28"/>
        </w:rPr>
        <w:instrText xml:space="preserve"> ADDIN EN.CITE </w:instrText>
      </w:r>
      <w:r w:rsidR="00794E9C">
        <w:rPr>
          <w:rFonts w:cs="Arial"/>
          <w:szCs w:val="28"/>
        </w:rPr>
        <w:fldChar w:fldCharType="begin">
          <w:fldData xml:space="preserve">PEVuZE5vdGU+PENpdGU+PEF1dGhvcj5MaWNodGVuYmVyZzwvQXV0aG9yPjxZZWFyPjIwMTc8L1ll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</w:fldData>
        </w:fldChar>
      </w:r>
      <w:r w:rsidR="00794E9C">
        <w:rPr>
          <w:rFonts w:cs="Arial"/>
          <w:szCs w:val="28"/>
        </w:rPr>
        <w:instrText xml:space="preserve"> ADDIN EN.CITE.DATA </w:instrText>
      </w:r>
      <w:r w:rsidR="00794E9C">
        <w:rPr>
          <w:rFonts w:cs="Arial"/>
          <w:szCs w:val="28"/>
        </w:rPr>
      </w:r>
      <w:r w:rsidR="00794E9C">
        <w:rPr>
          <w:rFonts w:cs="Arial"/>
          <w:szCs w:val="28"/>
        </w:rPr>
        <w:fldChar w:fldCharType="end"/>
      </w:r>
      <w:r w:rsidR="002F43F9">
        <w:rPr>
          <w:rFonts w:cs="Arial"/>
          <w:szCs w:val="28"/>
        </w:rPr>
      </w:r>
      <w:r w:rsidR="002F43F9">
        <w:rPr>
          <w:rFonts w:cs="Arial"/>
          <w:szCs w:val="28"/>
        </w:rPr>
        <w:fldChar w:fldCharType="separate"/>
      </w:r>
      <w:r w:rsidR="00794E9C">
        <w:rPr>
          <w:rFonts w:cs="Arial"/>
          <w:noProof/>
          <w:szCs w:val="28"/>
        </w:rPr>
        <w:t>(Bengtsson et al. 2005, Birkhofer et al. 2008b, Lichtenberg et al. 2017)</w:t>
      </w:r>
      <w:r w:rsidR="002F43F9">
        <w:rPr>
          <w:rFonts w:cs="Arial"/>
          <w:szCs w:val="28"/>
        </w:rPr>
        <w:fldChar w:fldCharType="end"/>
      </w:r>
      <w:r>
        <w:rPr>
          <w:rFonts w:cs="Arial"/>
          <w:szCs w:val="28"/>
        </w:rPr>
        <w:t>. Another possib</w:t>
      </w:r>
      <w:r w:rsidR="0052589B">
        <w:rPr>
          <w:rFonts w:cs="Arial"/>
          <w:szCs w:val="28"/>
        </w:rPr>
        <w:t>le explanation</w:t>
      </w:r>
      <w:r w:rsidR="00C50B88">
        <w:rPr>
          <w:rFonts w:cs="Arial"/>
          <w:szCs w:val="28"/>
        </w:rPr>
        <w:t xml:space="preserve"> for the higher proportion of pest consumption</w:t>
      </w:r>
      <w:r w:rsidR="00EE3ABC">
        <w:rPr>
          <w:rFonts w:cs="Arial"/>
          <w:szCs w:val="28"/>
        </w:rPr>
        <w:t xml:space="preserve"> by predators</w:t>
      </w:r>
      <w:r w:rsidR="00C50B88">
        <w:rPr>
          <w:rFonts w:cs="Arial"/>
          <w:szCs w:val="28"/>
        </w:rPr>
        <w:t xml:space="preserve"> in conventional than organic farms</w:t>
      </w:r>
      <w:r>
        <w:rPr>
          <w:rFonts w:cs="Arial"/>
          <w:szCs w:val="28"/>
        </w:rPr>
        <w:t xml:space="preserve"> is that pest densities</w:t>
      </w:r>
      <w:r w:rsidR="00F90928">
        <w:rPr>
          <w:rFonts w:cs="Arial"/>
          <w:szCs w:val="28"/>
        </w:rPr>
        <w:t xml:space="preserve"> may be higher in conventional farms</w:t>
      </w:r>
      <w:r>
        <w:rPr>
          <w:rFonts w:cs="Arial"/>
          <w:szCs w:val="28"/>
        </w:rPr>
        <w:t xml:space="preserve"> </w:t>
      </w:r>
      <w:r w:rsidR="002F43F9">
        <w:rPr>
          <w:rFonts w:cs="Arial"/>
          <w:szCs w:val="28"/>
        </w:rPr>
        <w:fldChar w:fldCharType="begin"/>
      </w:r>
      <w:r w:rsidR="0052589B">
        <w:rPr>
          <w:rFonts w:cs="Arial"/>
          <w:szCs w:val="28"/>
        </w:rPr>
        <w:instrText xml:space="preserve"> ADDIN EN.CITE &lt;EndNote&gt;&lt;Cite&gt;&lt;Author&gt;Porcel&lt;/Author&gt;&lt;Year&gt;2018&lt;/Year&gt;&lt;RecNum&gt;80&lt;/RecNum&gt;&lt;DisplayText&gt;(Porcel et al. 2018)&lt;/DisplayText&gt;&lt;record&gt;&lt;rec-number&gt;80&lt;/rec-number&gt;&lt;foreign-keys&gt;&lt;key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sidR="002F43F9">
        <w:rPr>
          <w:rFonts w:cs="Arial"/>
          <w:szCs w:val="28"/>
        </w:rPr>
        <w:fldChar w:fldCharType="separate"/>
      </w:r>
      <w:r w:rsidR="0052589B">
        <w:rPr>
          <w:rFonts w:cs="Arial"/>
          <w:noProof/>
          <w:szCs w:val="28"/>
        </w:rPr>
        <w:t>(Porcel et al. 2018)</w:t>
      </w:r>
      <w:r w:rsidR="002F43F9">
        <w:rPr>
          <w:rFonts w:cs="Arial"/>
          <w:szCs w:val="28"/>
        </w:rPr>
        <w:fldChar w:fldCharType="end"/>
      </w:r>
      <w:r>
        <w:rPr>
          <w:rFonts w:cs="Arial"/>
          <w:szCs w:val="28"/>
        </w:rPr>
        <w:t xml:space="preserve">, thus </w:t>
      </w:r>
      <w:r w:rsidR="00F90928">
        <w:rPr>
          <w:rFonts w:cs="Arial"/>
          <w:szCs w:val="28"/>
        </w:rPr>
        <w:t xml:space="preserve">leading to </w:t>
      </w:r>
      <w:r w:rsidR="00C50B88">
        <w:rPr>
          <w:rFonts w:cs="Arial"/>
          <w:szCs w:val="28"/>
        </w:rPr>
        <w:t>higher encounter rates</w:t>
      </w:r>
      <w:r w:rsidR="00C50B88" w:rsidDel="00F90928">
        <w:rPr>
          <w:rFonts w:cs="Arial"/>
          <w:szCs w:val="28"/>
        </w:rPr>
        <w:t xml:space="preserve"> </w:t>
      </w:r>
      <w:r w:rsidR="00C50B88">
        <w:rPr>
          <w:rFonts w:cs="Arial"/>
          <w:szCs w:val="28"/>
        </w:rPr>
        <w:t xml:space="preserve">and consumption </w:t>
      </w:r>
      <w:r w:rsidR="00F90928">
        <w:rPr>
          <w:rFonts w:cs="Arial"/>
          <w:szCs w:val="28"/>
        </w:rPr>
        <w:t>p</w:t>
      </w:r>
      <w:r w:rsidR="00C50B88">
        <w:rPr>
          <w:rFonts w:cs="Arial"/>
          <w:szCs w:val="28"/>
        </w:rPr>
        <w:t xml:space="preserve">ercentage </w:t>
      </w:r>
      <w:r w:rsidR="00F90928">
        <w:rPr>
          <w:rFonts w:cs="Arial" w:hint="eastAsia"/>
          <w:szCs w:val="28"/>
        </w:rPr>
        <w:t>of pests</w:t>
      </w:r>
      <w:r w:rsidR="00F90928">
        <w:rPr>
          <w:rFonts w:cs="Arial"/>
          <w:szCs w:val="28"/>
        </w:rPr>
        <w:t xml:space="preserve"> </w:t>
      </w:r>
      <w:r>
        <w:rPr>
          <w:rFonts w:cs="Arial"/>
          <w:szCs w:val="28"/>
        </w:rPr>
        <w:t xml:space="preserve">in predators’ diet. </w:t>
      </w:r>
      <w:r w:rsidR="006253C3">
        <w:rPr>
          <w:rFonts w:cs="Arial" w:hint="eastAsia"/>
          <w:szCs w:val="28"/>
        </w:rPr>
        <w:lastRenderedPageBreak/>
        <w:t>Re</w:t>
      </w:r>
      <w:r w:rsidR="006253C3">
        <w:rPr>
          <w:rFonts w:cs="Arial"/>
          <w:szCs w:val="28"/>
        </w:rPr>
        <w:t>gardless of the explanations and mechanisms, o</w:t>
      </w:r>
      <w:r>
        <w:rPr>
          <w:rFonts w:cs="Arial"/>
          <w:szCs w:val="28"/>
        </w:rPr>
        <w:t xml:space="preserve">ur results highlight the </w:t>
      </w:r>
      <w:r w:rsidR="006253C3">
        <w:rPr>
          <w:rFonts w:cs="Arial"/>
          <w:szCs w:val="28"/>
        </w:rPr>
        <w:t>important but overlooked biocontrol value of</w:t>
      </w:r>
      <w:r>
        <w:rPr>
          <w:rFonts w:cs="Arial"/>
          <w:szCs w:val="28"/>
        </w:rPr>
        <w:t xml:space="preserve"> generalist arthropod predators in conventional farming systems. </w:t>
      </w:r>
    </w:p>
    <w:p w14:paraId="45C34632" w14:textId="77777777" w:rsidR="000600B7" w:rsidRDefault="00056389">
      <w:pPr>
        <w:ind w:firstLine="720"/>
        <w:rPr>
          <w:rFonts w:cs="Arial"/>
          <w:szCs w:val="28"/>
        </w:rPr>
      </w:pPr>
      <w:r>
        <w:rPr>
          <w:rFonts w:cs="Arial"/>
          <w:color w:val="FF0000"/>
          <w:szCs w:val="28"/>
        </w:rPr>
        <w:t>2) Increasing pest consumption &gt; value &gt; mechanism</w:t>
      </w:r>
      <w:r>
        <w:rPr>
          <w:rFonts w:cs="Arial"/>
          <w:szCs w:val="28"/>
        </w:rPr>
        <w:t xml:space="preserve"> </w:t>
      </w:r>
    </w:p>
    <w:p w14:paraId="6F68C8FF" w14:textId="77777777" w:rsidR="000600B7" w:rsidRDefault="00FA1A41">
      <w:pPr>
        <w:ind w:firstLine="720"/>
        <w:rPr>
          <w:rFonts w:cs="Arial"/>
          <w:color w:val="0070C0"/>
          <w:szCs w:val="28"/>
        </w:rPr>
      </w:pPr>
      <w:r>
        <w:rPr>
          <w:rFonts w:cs="Arial"/>
          <w:szCs w:val="28"/>
        </w:rPr>
        <w:t>Besides farm</w:t>
      </w:r>
      <w:r w:rsidR="00794E9C">
        <w:rPr>
          <w:rFonts w:cs="Arial" w:hint="eastAsia"/>
          <w:szCs w:val="28"/>
        </w:rPr>
        <w:t>ing practice</w:t>
      </w:r>
      <w:r w:rsidR="00794E9C">
        <w:rPr>
          <w:rFonts w:cs="Arial"/>
          <w:szCs w:val="28"/>
        </w:rPr>
        <w:t>, crop stage</w:t>
      </w:r>
      <w:r>
        <w:rPr>
          <w:rFonts w:cs="Arial"/>
          <w:szCs w:val="28"/>
        </w:rPr>
        <w:t xml:space="preserve"> affected pest consumption</w:t>
      </w:r>
      <w:r w:rsidR="00794E9C">
        <w:rPr>
          <w:rFonts w:cs="Arial" w:hint="eastAsia"/>
          <w:szCs w:val="28"/>
        </w:rPr>
        <w:t xml:space="preserve"> as well</w:t>
      </w:r>
      <w:r>
        <w:rPr>
          <w:rFonts w:cs="Arial"/>
          <w:szCs w:val="28"/>
        </w:rPr>
        <w:t>.</w:t>
      </w:r>
      <w:r w:rsidR="00794E9C">
        <w:rPr>
          <w:rFonts w:cs="Arial"/>
          <w:szCs w:val="28"/>
        </w:rPr>
        <w:t xml:space="preserve"> </w:t>
      </w:r>
      <w:r>
        <w:rPr>
          <w:rFonts w:cs="Arial"/>
          <w:szCs w:val="28"/>
        </w:rPr>
        <w:t>Specifically, p</w:t>
      </w:r>
      <w:r w:rsidR="00056389">
        <w:rPr>
          <w:rFonts w:cs="Arial"/>
          <w:szCs w:val="28"/>
        </w:rPr>
        <w:t xml:space="preserve">est consumption by predators increased from </w:t>
      </w:r>
      <w:r>
        <w:rPr>
          <w:rFonts w:cs="Arial"/>
          <w:szCs w:val="28"/>
        </w:rPr>
        <w:t>early (</w:t>
      </w:r>
      <w:r w:rsidR="00056389">
        <w:rPr>
          <w:rFonts w:cs="Arial"/>
          <w:szCs w:val="28"/>
        </w:rPr>
        <w:t>tillering</w:t>
      </w:r>
      <w:r>
        <w:rPr>
          <w:rFonts w:cs="Arial"/>
          <w:szCs w:val="28"/>
        </w:rPr>
        <w:t>)</w:t>
      </w:r>
      <w:r w:rsidR="00056389">
        <w:rPr>
          <w:rFonts w:cs="Arial"/>
          <w:szCs w:val="28"/>
        </w:rPr>
        <w:t xml:space="preserve"> to </w:t>
      </w:r>
      <w:r>
        <w:rPr>
          <w:rFonts w:cs="Arial"/>
          <w:szCs w:val="28"/>
        </w:rPr>
        <w:t>late (</w:t>
      </w:r>
      <w:r w:rsidR="00056389">
        <w:rPr>
          <w:rFonts w:cs="Arial"/>
          <w:szCs w:val="28"/>
        </w:rPr>
        <w:t>ripening</w:t>
      </w:r>
      <w:r>
        <w:rPr>
          <w:rFonts w:cs="Arial"/>
          <w:szCs w:val="28"/>
        </w:rPr>
        <w:t>)</w:t>
      </w:r>
      <w:r w:rsidR="00056389">
        <w:rPr>
          <w:rFonts w:cs="Arial"/>
          <w:szCs w:val="28"/>
        </w:rPr>
        <w:t xml:space="preserve"> stage (Fig. 2; Table 3), consistent with previous studies </w:t>
      </w:r>
      <w:r>
        <w:rPr>
          <w:rFonts w:cs="Arial"/>
          <w:szCs w:val="28"/>
        </w:rPr>
        <w:t>where</w:t>
      </w:r>
      <w:r w:rsidR="00794E9C">
        <w:rPr>
          <w:rFonts w:cs="Arial"/>
          <w:szCs w:val="28"/>
        </w:rPr>
        <w:t xml:space="preserve"> predators consumed </w:t>
      </w:r>
      <w:r w:rsidR="00794E9C">
        <w:rPr>
          <w:rFonts w:cs="Arial" w:hint="eastAsia"/>
          <w:szCs w:val="28"/>
        </w:rPr>
        <w:t>increasing</w:t>
      </w:r>
      <w:r w:rsidR="00056389">
        <w:rPr>
          <w:rFonts w:cs="Arial"/>
          <w:szCs w:val="28"/>
        </w:rPr>
        <w:t xml:space="preserve"> pests in the</w:t>
      </w:r>
      <w:r>
        <w:rPr>
          <w:rFonts w:cs="Arial"/>
          <w:szCs w:val="28"/>
        </w:rPr>
        <w:t>ir</w:t>
      </w:r>
      <w:r w:rsidR="00056389">
        <w:rPr>
          <w:rFonts w:cs="Arial"/>
          <w:szCs w:val="28"/>
        </w:rPr>
        <w:t xml:space="preserve"> diet over the crop season </w:t>
      </w:r>
      <w:r w:rsidR="002F43F9">
        <w:rPr>
          <w:rFonts w:cs="Arial"/>
          <w:szCs w:val="28"/>
        </w:rPr>
        <w:fldChar w:fldCharType="begin"/>
      </w:r>
      <w:r w:rsidR="00056389">
        <w:rPr>
          <w:rFonts w:cs="Arial"/>
          <w:szCs w:val="28"/>
        </w:rPr>
        <w:instrText xml:space="preserve"> ADDIN EN.CITE &lt;EndNote&gt;&lt;Cite&gt;&lt;Author&gt;Roubinet&lt;/Author&gt;&lt;Year&gt;2017&lt;/Year&gt;&lt;RecNum&gt;81&lt;/RecNum&gt;&lt;DisplayText&gt;(Roubinet et al. 2017, Hsu et al. 2021)&lt;/DisplayText&gt;&lt;record&gt;&lt;rec-number&gt;81&lt;/rec-number&gt;&lt;foreign-keys&gt;&lt;key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056389">
        <w:rPr>
          <w:rFonts w:ascii="Cambria Math" w:hAnsi="Cambria Math" w:cs="Cambria Math"/>
          <w:szCs w:val="28"/>
        </w:rPr>
        <w:instrText>‐</w:instrText>
      </w:r>
      <w:r w:rsidR="00056389">
        <w:rPr>
          <w:rFonts w:cs="Arial"/>
          <w:szCs w:val="28"/>
        </w:rPr>
        <w:instrText>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Cite&gt;&lt;Author&gt;Hsu&lt;/Author&gt;&lt;Year&gt;2021&lt;/Year&gt;&lt;RecNum&gt;67&lt;/RecNum&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2F43F9">
        <w:rPr>
          <w:rFonts w:cs="Arial"/>
          <w:szCs w:val="28"/>
        </w:rPr>
        <w:fldChar w:fldCharType="separate"/>
      </w:r>
      <w:r w:rsidR="00056389">
        <w:rPr>
          <w:rFonts w:cs="Arial"/>
          <w:szCs w:val="28"/>
        </w:rPr>
        <w:t>(Roubinet et al. 2017, Hsu et al. 2021)</w:t>
      </w:r>
      <w:r w:rsidR="002F43F9">
        <w:rPr>
          <w:rFonts w:cs="Arial"/>
          <w:szCs w:val="28"/>
        </w:rPr>
        <w:fldChar w:fldCharType="end"/>
      </w:r>
      <w:r w:rsidR="00056389">
        <w:rPr>
          <w:rFonts w:cs="Arial" w:hint="eastAsia"/>
          <w:szCs w:val="28"/>
        </w:rPr>
        <w:t>.</w:t>
      </w:r>
      <w:r w:rsidR="00056389">
        <w:rPr>
          <w:rFonts w:cs="Arial"/>
          <w:szCs w:val="28"/>
        </w:rPr>
        <w:t xml:space="preserve"> </w:t>
      </w:r>
      <w:r w:rsidR="00BB7EBC">
        <w:rPr>
          <w:rFonts w:cs="Arial"/>
          <w:szCs w:val="28"/>
        </w:rPr>
        <w:t xml:space="preserve">The underlying mechanism in our study may be related to the low pest density </w:t>
      </w:r>
      <w:r w:rsidR="00056389">
        <w:rPr>
          <w:rFonts w:cs="Arial"/>
          <w:szCs w:val="28"/>
        </w:rPr>
        <w:t xml:space="preserve">at early crop stage (Fig. 2). As a result, the proportion of </w:t>
      </w:r>
      <w:r w:rsidR="00BB7EBC">
        <w:rPr>
          <w:rFonts w:cs="Arial"/>
          <w:szCs w:val="28"/>
        </w:rPr>
        <w:t xml:space="preserve">pests consumed by </w:t>
      </w:r>
      <w:r w:rsidR="00056389">
        <w:rPr>
          <w:rFonts w:cs="Arial"/>
          <w:szCs w:val="28"/>
        </w:rPr>
        <w:t xml:space="preserve">predators was relatively low. </w:t>
      </w:r>
      <w:r w:rsidR="00BB7EBC">
        <w:rPr>
          <w:rFonts w:cs="Arial"/>
          <w:szCs w:val="28"/>
        </w:rPr>
        <w:t>However, t</w:t>
      </w:r>
      <w:r w:rsidR="00056389">
        <w:rPr>
          <w:rFonts w:cs="Arial"/>
          <w:szCs w:val="28"/>
        </w:rPr>
        <w:t xml:space="preserve">hrough the development of rice plants, </w:t>
      </w:r>
      <w:r w:rsidR="00BB7EBC">
        <w:rPr>
          <w:rFonts w:cs="Arial"/>
          <w:szCs w:val="28"/>
        </w:rPr>
        <w:t>pest</w:t>
      </w:r>
      <w:r w:rsidR="00056389">
        <w:rPr>
          <w:rFonts w:cs="Arial"/>
          <w:szCs w:val="28"/>
        </w:rPr>
        <w:t xml:space="preserve"> populations </w:t>
      </w:r>
      <w:r w:rsidR="00BB7EBC">
        <w:rPr>
          <w:rFonts w:cs="Arial"/>
          <w:szCs w:val="28"/>
        </w:rPr>
        <w:t xml:space="preserve">increased </w:t>
      </w:r>
      <w:r w:rsidR="00056389">
        <w:rPr>
          <w:rFonts w:cs="Arial"/>
          <w:szCs w:val="28"/>
        </w:rPr>
        <w:t xml:space="preserve">and predominated at the ripening stage (Fig. 2), leading to high pest consumption by predators during this period. These findings </w:t>
      </w:r>
      <w:r w:rsidR="002F4DE9">
        <w:rPr>
          <w:rFonts w:cs="Arial"/>
          <w:szCs w:val="28"/>
        </w:rPr>
        <w:t>indicate</w:t>
      </w:r>
      <w:r w:rsidR="00056389">
        <w:rPr>
          <w:rFonts w:cs="Arial"/>
          <w:szCs w:val="28"/>
        </w:rPr>
        <w:t xml:space="preserve"> a higher biocontrol value of predators during later crop season, when the crop production is most vulnerable to pest damage. Therefore, farm management (e.g., chemical applications) that </w:t>
      </w:r>
      <w:r w:rsidR="00E7654F">
        <w:rPr>
          <w:rFonts w:cs="Arial" w:hint="eastAsia"/>
          <w:szCs w:val="28"/>
        </w:rPr>
        <w:t>could potentially harm</w:t>
      </w:r>
      <w:r w:rsidR="00056389">
        <w:rPr>
          <w:rFonts w:cs="Arial"/>
          <w:szCs w:val="28"/>
        </w:rPr>
        <w:t xml:space="preserve"> predator populations should be minimized during later season to maintain healthy populations of predators</w:t>
      </w:r>
      <w:r w:rsidR="00AA2EFB">
        <w:rPr>
          <w:rFonts w:cs="Arial"/>
          <w:szCs w:val="28"/>
        </w:rPr>
        <w:t xml:space="preserve"> and </w:t>
      </w:r>
      <w:r w:rsidR="00AA2EFB">
        <w:rPr>
          <w:rFonts w:cs="Arial" w:hint="eastAsia"/>
          <w:szCs w:val="28"/>
        </w:rPr>
        <w:t>the associated</w:t>
      </w:r>
      <w:r w:rsidR="002F4DE9">
        <w:rPr>
          <w:rFonts w:cs="Arial"/>
          <w:szCs w:val="28"/>
        </w:rPr>
        <w:t xml:space="preserve"> ecosystem service</w:t>
      </w:r>
      <w:r w:rsidR="00AA2EFB">
        <w:rPr>
          <w:rFonts w:cs="Arial" w:hint="eastAsia"/>
          <w:szCs w:val="28"/>
        </w:rPr>
        <w:t>s</w:t>
      </w:r>
      <w:r w:rsidR="00056389">
        <w:rPr>
          <w:rFonts w:cs="Arial"/>
          <w:szCs w:val="28"/>
        </w:rPr>
        <w:t xml:space="preserve"> in the field.</w:t>
      </w:r>
    </w:p>
    <w:p w14:paraId="21F3E0DD" w14:textId="77777777" w:rsidR="000600B7" w:rsidRDefault="00056389">
      <w:pPr>
        <w:rPr>
          <w:rFonts w:cs="Arial"/>
          <w:color w:val="FF0000"/>
          <w:szCs w:val="28"/>
        </w:rPr>
      </w:pPr>
      <w:r>
        <w:rPr>
          <w:rFonts w:cs="Arial" w:hint="eastAsia"/>
          <w:color w:val="FF0000"/>
          <w:szCs w:val="28"/>
        </w:rPr>
        <w:tab/>
      </w:r>
      <w:r>
        <w:rPr>
          <w:rFonts w:cs="Arial"/>
          <w:color w:val="FF0000"/>
          <w:szCs w:val="28"/>
        </w:rPr>
        <w:t xml:space="preserve">3) No vegetated area effect &gt; value &gt; mechanism </w:t>
      </w:r>
    </w:p>
    <w:p w14:paraId="24064C70" w14:textId="77777777" w:rsidR="000600B7" w:rsidRDefault="00056389">
      <w:pPr>
        <w:rPr>
          <w:rFonts w:cs="Arial"/>
          <w:color w:val="0070C0"/>
          <w:szCs w:val="28"/>
        </w:rPr>
      </w:pPr>
      <w:r>
        <w:rPr>
          <w:rFonts w:cs="Arial" w:hint="eastAsia"/>
          <w:szCs w:val="28"/>
        </w:rPr>
        <w:tab/>
      </w:r>
      <w:r w:rsidR="00DE0C61">
        <w:rPr>
          <w:rFonts w:cs="Arial"/>
          <w:szCs w:val="28"/>
        </w:rPr>
        <w:t xml:space="preserve">While habitat structure (e.g., </w:t>
      </w:r>
      <w:r w:rsidR="00C716A8">
        <w:rPr>
          <w:rFonts w:cs="Arial"/>
          <w:szCs w:val="28"/>
        </w:rPr>
        <w:t xml:space="preserve">surrounding vegetation) </w:t>
      </w:r>
      <w:r w:rsidR="0007086E">
        <w:rPr>
          <w:rFonts w:cs="Arial"/>
          <w:szCs w:val="28"/>
        </w:rPr>
        <w:t xml:space="preserve">critically </w:t>
      </w:r>
      <w:r w:rsidR="00C716A8">
        <w:rPr>
          <w:rFonts w:cs="Arial"/>
          <w:szCs w:val="28"/>
        </w:rPr>
        <w:t xml:space="preserve">affects predator abundance and diversity, its effect on predators’ diet composition remains to be investigated. </w:t>
      </w:r>
      <w:r>
        <w:rPr>
          <w:rFonts w:cs="Arial" w:hint="eastAsia"/>
          <w:szCs w:val="28"/>
        </w:rPr>
        <w:t>Habitat structure</w:t>
      </w:r>
      <w:r w:rsidR="00E30840">
        <w:rPr>
          <w:rFonts w:cs="Arial"/>
          <w:szCs w:val="28"/>
        </w:rPr>
        <w:t xml:space="preserve"> </w:t>
      </w:r>
      <w:r>
        <w:rPr>
          <w:rFonts w:cs="Arial" w:hint="eastAsia"/>
          <w:szCs w:val="28"/>
        </w:rPr>
        <w:t>govern</w:t>
      </w:r>
      <w:r w:rsidR="0007086E">
        <w:rPr>
          <w:rFonts w:cs="Arial"/>
          <w:szCs w:val="28"/>
        </w:rPr>
        <w:t>s</w:t>
      </w:r>
      <w:r>
        <w:rPr>
          <w:rFonts w:cs="Arial" w:hint="eastAsia"/>
          <w:szCs w:val="28"/>
        </w:rPr>
        <w:t xml:space="preserve"> the trophic dynamics of terrestrial arthropods </w:t>
      </w:r>
      <w:r w:rsidR="002F43F9">
        <w:rPr>
          <w:rFonts w:cs="Arial"/>
          <w:szCs w:val="28"/>
        </w:rPr>
        <w:fldChar w:fldCharType="begin"/>
      </w:r>
      <w:r>
        <w:rPr>
          <w:rFonts w:cs="Arial"/>
          <w:szCs w:val="28"/>
        </w:rPr>
        <w:instrText xml:space="preserve"> ADDIN EN.CITE &lt;EndNote&gt;&lt;Cite&gt;&lt;Author&gt;Barbosa&lt;/Author&gt;&lt;Year&gt;2005&lt;/Year&gt;&lt;RecNum&gt;82&lt;/RecNum&gt;&lt;DisplayText&gt;(Barbosa and Castellanos 2005)&lt;/DisplayText&gt;&lt;record&gt;&lt;rec-number&gt;82&lt;/rec-number&gt;&lt;foreign-keys&gt;&lt;key app="EN" db-id="2vstfap51s9ztmea0af5fa9f5v90srreddde" timestamp="1630944120"&gt;82&lt;/key&gt;&lt;/foreign-keys&gt;&lt;ref-type name="Book"&gt;6&lt;/ref-type&gt;&lt;contributors&gt;&lt;authors&gt;&lt;author&gt;Barbosa, Pedro&lt;/author&gt;&lt;author&gt;Castellanos, Ignacio&lt;/author&gt;&lt;/authors&gt;&lt;/contributors&gt;&lt;titles&gt;&lt;title&gt;Ecology of predator-prey interactions&lt;/title&gt;&lt;/titles&gt;&lt;dates&gt;&lt;year&gt;2005&lt;/year&gt;&lt;/dates&gt;&lt;publisher&gt;Oxford University Press&lt;/publisher&gt;&lt;isbn&gt;0195171209&lt;/isbn&gt;&lt;urls&gt;&lt;/urls&gt;&lt;/record&gt;&lt;/Cite&gt;&lt;/EndNote&gt;</w:instrText>
      </w:r>
      <w:r w:rsidR="002F43F9">
        <w:rPr>
          <w:rFonts w:cs="Arial"/>
          <w:szCs w:val="28"/>
        </w:rPr>
        <w:fldChar w:fldCharType="separate"/>
      </w:r>
      <w:r>
        <w:rPr>
          <w:rFonts w:cs="Arial"/>
          <w:szCs w:val="28"/>
        </w:rPr>
        <w:t>(Barbosa and Castellanos 2005)</w:t>
      </w:r>
      <w:r w:rsidR="002F43F9">
        <w:rPr>
          <w:rFonts w:cs="Arial"/>
          <w:szCs w:val="28"/>
        </w:rPr>
        <w:fldChar w:fldCharType="end"/>
      </w:r>
      <w:r>
        <w:rPr>
          <w:rFonts w:cs="Arial" w:hint="eastAsia"/>
          <w:szCs w:val="28"/>
        </w:rPr>
        <w:t xml:space="preserve">. </w:t>
      </w:r>
      <w:r w:rsidR="00E30840">
        <w:rPr>
          <w:rFonts w:cs="Arial"/>
          <w:szCs w:val="28"/>
        </w:rPr>
        <w:t xml:space="preserve">For example, </w:t>
      </w:r>
      <w:r w:rsidR="00E30840">
        <w:rPr>
          <w:rFonts w:cs="Arial"/>
          <w:szCs w:val="28"/>
        </w:rPr>
        <w:lastRenderedPageBreak/>
        <w:t>h</w:t>
      </w:r>
      <w:r>
        <w:rPr>
          <w:rFonts w:cs="Arial" w:hint="eastAsia"/>
          <w:szCs w:val="28"/>
        </w:rPr>
        <w:t xml:space="preserve">igher complexity in surrounding </w:t>
      </w:r>
      <w:r w:rsidR="00C716A8">
        <w:rPr>
          <w:rFonts w:cs="Arial"/>
          <w:szCs w:val="28"/>
        </w:rPr>
        <w:t>vegetation</w:t>
      </w:r>
      <w:r>
        <w:rPr>
          <w:rFonts w:cs="Arial" w:hint="eastAsia"/>
          <w:szCs w:val="28"/>
        </w:rPr>
        <w:t xml:space="preserve"> could promote the abundance and diversity of </w:t>
      </w:r>
      <w:r w:rsidR="00935C18">
        <w:rPr>
          <w:rFonts w:cs="Arial"/>
          <w:szCs w:val="28"/>
        </w:rPr>
        <w:t>predator</w:t>
      </w:r>
      <w:r>
        <w:rPr>
          <w:rFonts w:cs="Arial" w:hint="eastAsia"/>
          <w:szCs w:val="28"/>
        </w:rPr>
        <w:t xml:space="preserve">s by facilitating </w:t>
      </w:r>
      <w:r>
        <w:rPr>
          <w:rFonts w:cs="Arial"/>
          <w:szCs w:val="28"/>
        </w:rPr>
        <w:t xml:space="preserve">access to </w:t>
      </w:r>
      <w:r>
        <w:rPr>
          <w:rFonts w:cs="Arial" w:hint="eastAsia"/>
          <w:szCs w:val="28"/>
        </w:rPr>
        <w:t>various</w:t>
      </w:r>
      <w:r>
        <w:rPr>
          <w:rFonts w:cs="Arial"/>
          <w:szCs w:val="28"/>
        </w:rPr>
        <w:t xml:space="preserve"> </w:t>
      </w:r>
      <w:r>
        <w:rPr>
          <w:rFonts w:cs="Arial" w:hint="eastAsia"/>
          <w:szCs w:val="28"/>
        </w:rPr>
        <w:t xml:space="preserve">prey </w:t>
      </w:r>
      <w:r>
        <w:rPr>
          <w:rFonts w:cs="Arial"/>
          <w:szCs w:val="28"/>
        </w:rPr>
        <w:t>resources</w:t>
      </w:r>
      <w:r>
        <w:rPr>
          <w:rFonts w:cs="Arial" w:hint="eastAsia"/>
          <w:szCs w:val="28"/>
        </w:rPr>
        <w:t xml:space="preserve"> </w:t>
      </w:r>
      <w:r w:rsidR="00E30840">
        <w:rPr>
          <w:rFonts w:cs="Arial"/>
          <w:szCs w:val="28"/>
        </w:rPr>
        <w:t>and</w:t>
      </w:r>
      <w:r>
        <w:rPr>
          <w:rFonts w:cs="Arial" w:hint="eastAsia"/>
          <w:szCs w:val="28"/>
        </w:rPr>
        <w:t xml:space="preserve"> providing refuge</w:t>
      </w:r>
      <w:ins w:id="2" w:author="CK NTU" w:date="2022-03-10T15:42:00Z">
        <w:r w:rsidR="005D4CF6">
          <w:rPr>
            <w:rFonts w:cs="Arial"/>
            <w:szCs w:val="28"/>
          </w:rPr>
          <w:t xml:space="preserve"> </w:t>
        </w:r>
      </w:ins>
      <w:ins w:id="3" w:author="CK NTU" w:date="2022-03-10T15:44:00Z">
        <w:r w:rsidR="005D4CF6">
          <w:rPr>
            <w:rFonts w:cs="Arial"/>
            <w:szCs w:val="28"/>
          </w:rPr>
          <w:t>for</w:t>
        </w:r>
      </w:ins>
      <w:ins w:id="4" w:author="CK NTU" w:date="2022-03-10T15:43:00Z">
        <w:r w:rsidR="005D4CF6">
          <w:rPr>
            <w:rFonts w:cs="Arial"/>
            <w:szCs w:val="28"/>
          </w:rPr>
          <w:t xml:space="preserve"> predators </w:t>
        </w:r>
      </w:ins>
      <w:ins w:id="5" w:author="CK NTU" w:date="2022-03-10T15:44:00Z">
        <w:r w:rsidR="005D4CF6">
          <w:rPr>
            <w:rFonts w:cs="Arial"/>
            <w:szCs w:val="28"/>
          </w:rPr>
          <w:t>to avoid</w:t>
        </w:r>
      </w:ins>
      <w:del w:id="6" w:author="CK NTU" w:date="2022-03-10T15:44:00Z">
        <w:r w:rsidDel="005D4CF6">
          <w:rPr>
            <w:rFonts w:cs="Arial" w:hint="eastAsia"/>
            <w:szCs w:val="28"/>
          </w:rPr>
          <w:delText xml:space="preserve"> from</w:delText>
        </w:r>
      </w:del>
      <w:r>
        <w:rPr>
          <w:rFonts w:cs="Arial" w:hint="eastAsia"/>
          <w:szCs w:val="28"/>
        </w:rPr>
        <w:t xml:space="preserve"> intra-guild predation</w:t>
      </w:r>
      <w:r>
        <w:rPr>
          <w:rFonts w:cs="Arial"/>
          <w:szCs w:val="28"/>
        </w:rPr>
        <w:t xml:space="preserve"> </w:t>
      </w:r>
      <w:r w:rsidR="002F43F9">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Pr>
          <w:rFonts w:cs="Arial"/>
          <w:szCs w:val="28"/>
        </w:rPr>
        <w:instrText xml:space="preserve"> ADDIN EN.CITE </w:instrText>
      </w:r>
      <w:r w:rsidR="002F43F9">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Pr>
          <w:rFonts w:cs="Arial"/>
          <w:szCs w:val="28"/>
        </w:rPr>
        <w:instrText xml:space="preserve"> ADDIN EN.CITE.DATA </w:instrText>
      </w:r>
      <w:r w:rsidR="002F43F9">
        <w:rPr>
          <w:rFonts w:cs="Arial"/>
          <w:szCs w:val="28"/>
        </w:rPr>
      </w:r>
      <w:r w:rsidR="002F43F9">
        <w:rPr>
          <w:rFonts w:cs="Arial"/>
          <w:szCs w:val="28"/>
        </w:rPr>
        <w:fldChar w:fldCharType="end"/>
      </w:r>
      <w:r w:rsidR="002F43F9">
        <w:rPr>
          <w:rFonts w:cs="Arial"/>
          <w:szCs w:val="28"/>
        </w:rPr>
      </w:r>
      <w:r w:rsidR="002F43F9">
        <w:rPr>
          <w:rFonts w:cs="Arial"/>
          <w:szCs w:val="28"/>
        </w:rPr>
        <w:fldChar w:fldCharType="separate"/>
      </w:r>
      <w:r>
        <w:rPr>
          <w:rFonts w:cs="Arial"/>
          <w:szCs w:val="28"/>
        </w:rPr>
        <w:t>(Langellotto and Denno 2004, Sanders et al. 2008, Diehl et al. 2013)</w:t>
      </w:r>
      <w:r w:rsidR="002F43F9">
        <w:rPr>
          <w:rFonts w:cs="Arial"/>
          <w:szCs w:val="28"/>
        </w:rPr>
        <w:fldChar w:fldCharType="end"/>
      </w:r>
      <w:r>
        <w:rPr>
          <w:rFonts w:cs="Arial" w:hint="eastAsia"/>
          <w:szCs w:val="28"/>
        </w:rPr>
        <w:t xml:space="preserve">. </w:t>
      </w:r>
      <w:r w:rsidR="00935C18">
        <w:rPr>
          <w:rFonts w:cs="Arial"/>
          <w:szCs w:val="28"/>
        </w:rPr>
        <w:t>Higher complexity in surrounding vegetation, h</w:t>
      </w:r>
      <w:r>
        <w:rPr>
          <w:rFonts w:cs="Arial"/>
          <w:szCs w:val="28"/>
        </w:rPr>
        <w:t>owever,</w:t>
      </w:r>
      <w:r w:rsidR="00C716A8">
        <w:rPr>
          <w:rFonts w:cs="Arial"/>
          <w:szCs w:val="28"/>
        </w:rPr>
        <w:t xml:space="preserve"> </w:t>
      </w:r>
      <w:r w:rsidR="00935C18">
        <w:rPr>
          <w:rFonts w:cs="Arial"/>
          <w:szCs w:val="28"/>
        </w:rPr>
        <w:t xml:space="preserve">does not </w:t>
      </w:r>
      <w:r w:rsidR="00C716A8">
        <w:rPr>
          <w:rFonts w:cs="Arial"/>
          <w:szCs w:val="28"/>
        </w:rPr>
        <w:t xml:space="preserve">seem to </w:t>
      </w:r>
      <w:r w:rsidR="00935C18">
        <w:rPr>
          <w:rFonts w:cs="Arial"/>
          <w:szCs w:val="28"/>
        </w:rPr>
        <w:t>affect predators’ diet composition</w:t>
      </w:r>
      <w:r w:rsidR="00C5403B">
        <w:rPr>
          <w:rFonts w:cs="Arial" w:hint="eastAsia"/>
          <w:szCs w:val="28"/>
        </w:rPr>
        <w:t>s</w:t>
      </w:r>
      <w:r w:rsidR="00935C18">
        <w:rPr>
          <w:rFonts w:cs="Arial"/>
          <w:szCs w:val="28"/>
        </w:rPr>
        <w:t xml:space="preserve">, </w:t>
      </w:r>
      <w:r w:rsidR="00C5403B">
        <w:rPr>
          <w:rFonts w:cs="Arial"/>
          <w:szCs w:val="28"/>
        </w:rPr>
        <w:t xml:space="preserve">at least based on our results </w:t>
      </w:r>
      <w:r w:rsidR="00C5403B">
        <w:rPr>
          <w:rFonts w:cs="Arial" w:hint="eastAsia"/>
          <w:szCs w:val="28"/>
        </w:rPr>
        <w:t>of</w:t>
      </w:r>
      <w:r w:rsidR="00935C18">
        <w:rPr>
          <w:rFonts w:cs="Arial"/>
          <w:szCs w:val="28"/>
        </w:rPr>
        <w:t xml:space="preserve"> the </w:t>
      </w:r>
      <w:r>
        <w:rPr>
          <w:rFonts w:cs="Arial"/>
          <w:szCs w:val="28"/>
        </w:rPr>
        <w:t>pest consumption by predators</w:t>
      </w:r>
      <w:r w:rsidR="00935C18">
        <w:rPr>
          <w:rFonts w:cs="Arial"/>
          <w:szCs w:val="28"/>
        </w:rPr>
        <w:t xml:space="preserve"> </w:t>
      </w:r>
      <w:r w:rsidR="00366364">
        <w:rPr>
          <w:rFonts w:cs="Arial"/>
          <w:szCs w:val="28"/>
        </w:rPr>
        <w:t>(</w:t>
      </w:r>
      <w:r w:rsidR="00935C18" w:rsidRPr="00862FE1">
        <w:rPr>
          <w:rFonts w:cs="Arial"/>
          <w:szCs w:val="28"/>
        </w:rPr>
        <w:t>Table</w:t>
      </w:r>
      <w:r w:rsidR="00C5403B" w:rsidRPr="00862FE1">
        <w:rPr>
          <w:rFonts w:cs="Arial"/>
          <w:szCs w:val="28"/>
        </w:rPr>
        <w:t xml:space="preserve"> </w:t>
      </w:r>
      <w:r w:rsidR="00C5403B" w:rsidRPr="00862FE1">
        <w:rPr>
          <w:rFonts w:cs="Arial" w:hint="eastAsia"/>
          <w:szCs w:val="28"/>
        </w:rPr>
        <w:t>1</w:t>
      </w:r>
      <w:r w:rsidR="00366364" w:rsidRPr="00862FE1">
        <w:rPr>
          <w:rFonts w:cs="Arial"/>
          <w:szCs w:val="28"/>
        </w:rPr>
        <w:t>)</w:t>
      </w:r>
      <w:r w:rsidRPr="00862FE1">
        <w:rPr>
          <w:rFonts w:cs="Arial" w:hint="eastAsia"/>
          <w:szCs w:val="28"/>
        </w:rPr>
        <w:t>.</w:t>
      </w:r>
      <w:r w:rsidR="00935C18" w:rsidRPr="00862FE1">
        <w:rPr>
          <w:rFonts w:cs="Arial"/>
          <w:szCs w:val="28"/>
        </w:rPr>
        <w:t xml:space="preserve"> This might be because </w:t>
      </w:r>
      <w:r w:rsidR="00822E30" w:rsidRPr="00862FE1">
        <w:rPr>
          <w:rFonts w:cs="Arial" w:hint="eastAsia"/>
          <w:szCs w:val="28"/>
        </w:rPr>
        <w:t xml:space="preserve">the </w:t>
      </w:r>
      <w:r w:rsidR="00FB7F33" w:rsidRPr="00862FE1">
        <w:rPr>
          <w:rFonts w:cs="Arial" w:hint="eastAsia"/>
          <w:szCs w:val="28"/>
        </w:rPr>
        <w:t>prey</w:t>
      </w:r>
      <w:r w:rsidR="00822E30" w:rsidRPr="00862FE1">
        <w:rPr>
          <w:rFonts w:cs="Arial" w:hint="eastAsia"/>
          <w:szCs w:val="28"/>
        </w:rPr>
        <w:t xml:space="preserve"> species in our study system </w:t>
      </w:r>
      <w:r w:rsidR="00FB7F33" w:rsidRPr="00862FE1">
        <w:rPr>
          <w:rFonts w:cs="Arial" w:hint="eastAsia"/>
          <w:szCs w:val="28"/>
        </w:rPr>
        <w:t xml:space="preserve">were mostly associated with rice </w:t>
      </w:r>
      <w:r w:rsidR="0047488F" w:rsidRPr="00862FE1">
        <w:rPr>
          <w:rFonts w:cs="Arial" w:hint="eastAsia"/>
          <w:szCs w:val="28"/>
        </w:rPr>
        <w:t>plants</w:t>
      </w:r>
      <w:r w:rsidR="00FB7F33" w:rsidRPr="00862FE1">
        <w:rPr>
          <w:rFonts w:cs="Arial" w:hint="eastAsia"/>
          <w:szCs w:val="28"/>
        </w:rPr>
        <w:t>, and therefore the</w:t>
      </w:r>
      <w:r w:rsidR="00C5403B" w:rsidRPr="00862FE1">
        <w:rPr>
          <w:rFonts w:cs="Arial" w:hint="eastAsia"/>
          <w:szCs w:val="28"/>
        </w:rPr>
        <w:t xml:space="preserve"> </w:t>
      </w:r>
      <w:r w:rsidR="0047488F" w:rsidRPr="00862FE1">
        <w:rPr>
          <w:rFonts w:cs="Arial" w:hint="eastAsia"/>
          <w:szCs w:val="28"/>
        </w:rPr>
        <w:t xml:space="preserve">nearby forest vegetation </w:t>
      </w:r>
      <w:r w:rsidR="00FB7F33" w:rsidRPr="00862FE1">
        <w:rPr>
          <w:rFonts w:cs="Arial" w:hint="eastAsia"/>
          <w:szCs w:val="28"/>
        </w:rPr>
        <w:t>may</w:t>
      </w:r>
      <w:r w:rsidR="001C2A29" w:rsidRPr="00862FE1">
        <w:rPr>
          <w:rFonts w:cs="Arial"/>
          <w:szCs w:val="28"/>
        </w:rPr>
        <w:t xml:space="preserve"> not</w:t>
      </w:r>
      <w:r w:rsidR="00FB7F33" w:rsidRPr="00862FE1">
        <w:rPr>
          <w:rFonts w:cs="Arial" w:hint="eastAsia"/>
          <w:szCs w:val="28"/>
        </w:rPr>
        <w:t xml:space="preserve"> significantly</w:t>
      </w:r>
      <w:r w:rsidR="001C2A29" w:rsidRPr="00862FE1">
        <w:rPr>
          <w:rFonts w:cs="Arial"/>
          <w:szCs w:val="28"/>
        </w:rPr>
        <w:t xml:space="preserve"> </w:t>
      </w:r>
      <w:r w:rsidR="00C5403B" w:rsidRPr="00862FE1">
        <w:rPr>
          <w:rFonts w:cs="Arial" w:hint="eastAsia"/>
          <w:szCs w:val="28"/>
        </w:rPr>
        <w:t>alter</w:t>
      </w:r>
      <w:r w:rsidRPr="00862FE1">
        <w:rPr>
          <w:rFonts w:cs="Arial" w:hint="eastAsia"/>
          <w:szCs w:val="28"/>
        </w:rPr>
        <w:t xml:space="preserve"> </w:t>
      </w:r>
      <w:r w:rsidR="001C2A29" w:rsidRPr="00862FE1">
        <w:rPr>
          <w:rFonts w:cs="Arial" w:hint="eastAsia"/>
          <w:szCs w:val="28"/>
        </w:rPr>
        <w:t>prey availability</w:t>
      </w:r>
      <w:r w:rsidR="00FB7F33" w:rsidRPr="00862FE1">
        <w:rPr>
          <w:rFonts w:cs="Arial"/>
          <w:szCs w:val="28"/>
        </w:rPr>
        <w:t xml:space="preserve"> to predators</w:t>
      </w:r>
      <w:r w:rsidR="00FB7F33" w:rsidRPr="00862FE1">
        <w:rPr>
          <w:rFonts w:cs="Arial" w:hint="eastAsia"/>
          <w:szCs w:val="28"/>
        </w:rPr>
        <w:t>,</w:t>
      </w:r>
      <w:r w:rsidR="00C535E7" w:rsidRPr="00862FE1">
        <w:rPr>
          <w:rFonts w:cs="Arial"/>
          <w:szCs w:val="28"/>
        </w:rPr>
        <w:t xml:space="preserve"> in accordance with </w:t>
      </w:r>
      <w:r w:rsidRPr="00862FE1">
        <w:rPr>
          <w:rFonts w:cs="Arial" w:hint="eastAsia"/>
          <w:szCs w:val="28"/>
        </w:rPr>
        <w:t xml:space="preserve">a meta-analysis </w:t>
      </w:r>
      <w:r w:rsidR="00C535E7" w:rsidRPr="00862FE1">
        <w:rPr>
          <w:rFonts w:cs="Arial"/>
          <w:szCs w:val="28"/>
        </w:rPr>
        <w:t xml:space="preserve">study showing </w:t>
      </w:r>
      <w:r w:rsidRPr="00862FE1">
        <w:rPr>
          <w:rFonts w:cs="Arial" w:hint="eastAsia"/>
          <w:szCs w:val="28"/>
        </w:rPr>
        <w:t>no changes in</w:t>
      </w:r>
      <w:r w:rsidRPr="00862FE1">
        <w:rPr>
          <w:rFonts w:cs="Arial"/>
          <w:szCs w:val="28"/>
        </w:rPr>
        <w:t xml:space="preserve"> </w:t>
      </w:r>
      <w:r w:rsidR="00EE4273" w:rsidRPr="00862FE1">
        <w:rPr>
          <w:rFonts w:cs="Arial" w:hint="eastAsia"/>
          <w:szCs w:val="28"/>
        </w:rPr>
        <w:t xml:space="preserve">the </w:t>
      </w:r>
      <w:r w:rsidR="00EE4273" w:rsidRPr="00862FE1">
        <w:rPr>
          <w:rFonts w:cs="Arial"/>
          <w:szCs w:val="28"/>
        </w:rPr>
        <w:t>densit</w:t>
      </w:r>
      <w:r w:rsidR="00EE4273" w:rsidRPr="00862FE1">
        <w:rPr>
          <w:rFonts w:cs="Arial" w:hint="eastAsia"/>
          <w:szCs w:val="28"/>
        </w:rPr>
        <w:t xml:space="preserve">ies of </w:t>
      </w:r>
      <w:r w:rsidRPr="00862FE1">
        <w:rPr>
          <w:rFonts w:cs="Arial" w:hint="eastAsia"/>
          <w:szCs w:val="28"/>
        </w:rPr>
        <w:t>p</w:t>
      </w:r>
      <w:r w:rsidRPr="00862FE1">
        <w:rPr>
          <w:rFonts w:cs="Arial"/>
          <w:szCs w:val="28"/>
        </w:rPr>
        <w:t>otential prey</w:t>
      </w:r>
      <w:r w:rsidRPr="00862FE1">
        <w:rPr>
          <w:rFonts w:cs="Arial" w:hint="eastAsia"/>
          <w:szCs w:val="28"/>
        </w:rPr>
        <w:t xml:space="preserve"> (</w:t>
      </w:r>
      <w:r w:rsidR="00862FE1" w:rsidRPr="00862FE1">
        <w:rPr>
          <w:rFonts w:cs="Arial" w:hint="eastAsia"/>
          <w:szCs w:val="28"/>
        </w:rPr>
        <w:t xml:space="preserve">e.g., </w:t>
      </w:r>
      <w:r w:rsidRPr="00862FE1">
        <w:rPr>
          <w:rFonts w:cs="Arial" w:hint="eastAsia"/>
          <w:szCs w:val="28"/>
        </w:rPr>
        <w:t>crop herbivore</w:t>
      </w:r>
      <w:r w:rsidR="00C5403B" w:rsidRPr="00862FE1">
        <w:rPr>
          <w:rFonts w:cs="Arial" w:hint="eastAsia"/>
          <w:szCs w:val="28"/>
        </w:rPr>
        <w:t>s</w:t>
      </w:r>
      <w:r w:rsidRPr="00862FE1">
        <w:rPr>
          <w:rFonts w:cs="Arial" w:hint="eastAsia"/>
          <w:szCs w:val="28"/>
        </w:rPr>
        <w:t>) in agricultural fields</w:t>
      </w:r>
      <w:r w:rsidRPr="00862FE1">
        <w:rPr>
          <w:rFonts w:cs="Arial"/>
          <w:szCs w:val="28"/>
        </w:rPr>
        <w:t xml:space="preserve"> </w:t>
      </w:r>
      <w:r w:rsidR="00862FE1" w:rsidRPr="00862FE1">
        <w:rPr>
          <w:rFonts w:cs="Arial" w:hint="eastAsia"/>
          <w:szCs w:val="28"/>
        </w:rPr>
        <w:t>in response to different</w:t>
      </w:r>
      <w:r w:rsidR="00EE4273" w:rsidRPr="00862FE1">
        <w:rPr>
          <w:rFonts w:cs="Arial" w:hint="eastAsia"/>
          <w:szCs w:val="28"/>
        </w:rPr>
        <w:t xml:space="preserve"> levels of</w:t>
      </w:r>
      <w:r w:rsidRPr="00862FE1">
        <w:rPr>
          <w:rFonts w:cs="Arial" w:hint="eastAsia"/>
          <w:szCs w:val="28"/>
        </w:rPr>
        <w:t xml:space="preserve"> </w:t>
      </w:r>
      <w:r w:rsidRPr="00862FE1">
        <w:rPr>
          <w:rFonts w:cs="Arial"/>
          <w:szCs w:val="28"/>
        </w:rPr>
        <w:t xml:space="preserve">habitat complexity </w:t>
      </w:r>
      <w:r w:rsidR="002F43F9" w:rsidRPr="00862FE1">
        <w:rPr>
          <w:rFonts w:cs="Arial"/>
          <w:szCs w:val="28"/>
        </w:rPr>
        <w:fldChar w:fldCharType="begin"/>
      </w:r>
      <w:r w:rsidRPr="00862FE1">
        <w:rPr>
          <w:rFonts w:cs="Arial"/>
          <w:szCs w:val="28"/>
        </w:rPr>
        <w:instrText xml:space="preserve"> ADDIN EN.CITE &lt;EndNote&gt;&lt;Cite&gt;&lt;Author&gt;Langellotto&lt;/Author&gt;&lt;Year&gt;2004&lt;/Year&gt;&lt;RecNum&gt;83&lt;/RecNum&gt;&lt;DisplayText&gt;(Langellotto and Denno 2004)&lt;/DisplayText&gt;&lt;record&gt;&lt;rec-number&gt;83&lt;/rec-number&gt;&lt;foreign-keys&gt;&lt;key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sidR="002F43F9" w:rsidRPr="00862FE1">
        <w:rPr>
          <w:rFonts w:cs="Arial"/>
          <w:szCs w:val="28"/>
        </w:rPr>
        <w:fldChar w:fldCharType="separate"/>
      </w:r>
      <w:r w:rsidRPr="00862FE1">
        <w:rPr>
          <w:rFonts w:cs="Arial"/>
          <w:szCs w:val="28"/>
        </w:rPr>
        <w:t>(Langellotto and Denno 2004)</w:t>
      </w:r>
      <w:r w:rsidR="002F43F9" w:rsidRPr="00862FE1">
        <w:rPr>
          <w:rFonts w:cs="Arial"/>
          <w:szCs w:val="28"/>
        </w:rPr>
        <w:fldChar w:fldCharType="end"/>
      </w:r>
      <w:r w:rsidRPr="00862FE1">
        <w:rPr>
          <w:rFonts w:cs="Arial" w:hint="eastAsia"/>
          <w:szCs w:val="28"/>
        </w:rPr>
        <w:t xml:space="preserve">. </w:t>
      </w:r>
      <w:r w:rsidR="00C535E7" w:rsidRPr="00862FE1">
        <w:rPr>
          <w:rFonts w:cs="Arial"/>
          <w:szCs w:val="28"/>
        </w:rPr>
        <w:t>Taken together,</w:t>
      </w:r>
      <w:r w:rsidR="0007086E" w:rsidRPr="00862FE1">
        <w:rPr>
          <w:rFonts w:cs="Arial"/>
          <w:szCs w:val="28"/>
        </w:rPr>
        <w:t xml:space="preserve"> although</w:t>
      </w:r>
      <w:r w:rsidR="0007086E">
        <w:rPr>
          <w:rFonts w:cs="Arial"/>
          <w:szCs w:val="28"/>
        </w:rPr>
        <w:t xml:space="preserve"> vegetation </w:t>
      </w:r>
      <w:r w:rsidR="00E00B46">
        <w:rPr>
          <w:rFonts w:cs="Arial" w:hint="eastAsia"/>
          <w:szCs w:val="28"/>
        </w:rPr>
        <w:t xml:space="preserve">itself </w:t>
      </w:r>
      <w:r w:rsidR="0007086E">
        <w:rPr>
          <w:rFonts w:cs="Arial"/>
          <w:szCs w:val="28"/>
        </w:rPr>
        <w:t>may not</w:t>
      </w:r>
      <w:r w:rsidR="00EE4273">
        <w:rPr>
          <w:rFonts w:cs="Arial" w:hint="eastAsia"/>
          <w:szCs w:val="28"/>
        </w:rPr>
        <w:t xml:space="preserve"> directly</w:t>
      </w:r>
      <w:r w:rsidR="0007086E">
        <w:rPr>
          <w:rFonts w:cs="Arial"/>
          <w:szCs w:val="28"/>
        </w:rPr>
        <w:t xml:space="preserve"> affect predators’ diet composition</w:t>
      </w:r>
      <w:r w:rsidR="00EE4273">
        <w:rPr>
          <w:rFonts w:cs="Arial" w:hint="eastAsia"/>
          <w:szCs w:val="28"/>
        </w:rPr>
        <w:t>s</w:t>
      </w:r>
      <w:r w:rsidR="0007086E">
        <w:rPr>
          <w:rFonts w:cs="Arial"/>
          <w:szCs w:val="28"/>
        </w:rPr>
        <w:t xml:space="preserve">, </w:t>
      </w:r>
      <w:r w:rsidR="00C535E7">
        <w:rPr>
          <w:rFonts w:cs="Arial"/>
          <w:szCs w:val="28"/>
        </w:rPr>
        <w:t>i</w:t>
      </w:r>
      <w:r>
        <w:rPr>
          <w:rFonts w:cs="Arial" w:hint="eastAsia"/>
          <w:szCs w:val="28"/>
        </w:rPr>
        <w:t xml:space="preserve">ncreasing </w:t>
      </w:r>
      <w:r w:rsidR="00EE4273">
        <w:rPr>
          <w:rFonts w:cs="Arial"/>
          <w:szCs w:val="28"/>
        </w:rPr>
        <w:t>vegetation</w:t>
      </w:r>
      <w:r w:rsidR="00EE4273">
        <w:rPr>
          <w:rFonts w:cs="Arial" w:hint="eastAsia"/>
          <w:szCs w:val="28"/>
        </w:rPr>
        <w:t xml:space="preserve"> </w:t>
      </w:r>
      <w:r w:rsidR="00C535E7">
        <w:rPr>
          <w:rFonts w:cs="Arial" w:hint="eastAsia"/>
          <w:szCs w:val="28"/>
        </w:rPr>
        <w:t>complexity</w:t>
      </w:r>
      <w:r w:rsidR="00C535E7">
        <w:rPr>
          <w:rFonts w:cs="Arial"/>
          <w:szCs w:val="28"/>
        </w:rPr>
        <w:t xml:space="preserve"> </w:t>
      </w:r>
      <w:r w:rsidR="00EE4273">
        <w:rPr>
          <w:rFonts w:cs="Arial" w:hint="eastAsia"/>
          <w:szCs w:val="28"/>
        </w:rPr>
        <w:t>could</w:t>
      </w:r>
      <w:r w:rsidR="008564E5">
        <w:rPr>
          <w:rFonts w:cs="Arial"/>
          <w:szCs w:val="28"/>
        </w:rPr>
        <w:t xml:space="preserve"> stil</w:t>
      </w:r>
      <w:r w:rsidR="00C27B8C">
        <w:rPr>
          <w:rFonts w:cs="Arial"/>
          <w:szCs w:val="28"/>
        </w:rPr>
        <w:t>l</w:t>
      </w:r>
      <w:r w:rsidR="00C535E7">
        <w:rPr>
          <w:rFonts w:cs="Arial"/>
          <w:szCs w:val="28"/>
        </w:rPr>
        <w:t xml:space="preserve"> </w:t>
      </w:r>
      <w:r>
        <w:rPr>
          <w:rFonts w:cs="Arial" w:hint="eastAsia"/>
          <w:szCs w:val="28"/>
        </w:rPr>
        <w:t>benefit pest control through enhancing</w:t>
      </w:r>
      <w:r w:rsidR="00C535E7">
        <w:rPr>
          <w:rFonts w:cs="Arial"/>
          <w:szCs w:val="28"/>
        </w:rPr>
        <w:t xml:space="preserve"> the</w:t>
      </w:r>
      <w:r>
        <w:rPr>
          <w:rFonts w:cs="Arial" w:hint="eastAsia"/>
          <w:szCs w:val="28"/>
        </w:rPr>
        <w:t xml:space="preserve"> </w:t>
      </w:r>
      <w:r w:rsidR="00C535E7">
        <w:rPr>
          <w:rFonts w:cs="Arial" w:hint="eastAsia"/>
          <w:szCs w:val="28"/>
        </w:rPr>
        <w:t>density</w:t>
      </w:r>
      <w:r w:rsidR="00C535E7">
        <w:rPr>
          <w:rFonts w:cs="Arial"/>
          <w:szCs w:val="28"/>
        </w:rPr>
        <w:t xml:space="preserve"> </w:t>
      </w:r>
      <w:r w:rsidR="00C535E7">
        <w:rPr>
          <w:rFonts w:cs="Arial" w:hint="eastAsia"/>
          <w:szCs w:val="28"/>
        </w:rPr>
        <w:t xml:space="preserve">and diversity </w:t>
      </w:r>
      <w:r w:rsidR="00C535E7">
        <w:rPr>
          <w:rFonts w:cs="Arial"/>
          <w:szCs w:val="28"/>
        </w:rPr>
        <w:t xml:space="preserve">of </w:t>
      </w:r>
      <w:r>
        <w:rPr>
          <w:rFonts w:cs="Arial" w:hint="eastAsia"/>
          <w:szCs w:val="28"/>
        </w:rPr>
        <w:t>predator</w:t>
      </w:r>
      <w:r w:rsidR="00C535E7">
        <w:rPr>
          <w:rFonts w:cs="Arial"/>
          <w:szCs w:val="28"/>
        </w:rPr>
        <w:t>s</w:t>
      </w:r>
      <w:r w:rsidR="00EE4273">
        <w:rPr>
          <w:rFonts w:cs="Arial"/>
          <w:szCs w:val="28"/>
        </w:rPr>
        <w:t xml:space="preserve">, whose </w:t>
      </w:r>
      <w:r w:rsidR="00EE4273">
        <w:rPr>
          <w:rFonts w:cs="Arial" w:hint="eastAsia"/>
          <w:szCs w:val="28"/>
        </w:rPr>
        <w:t>pest</w:t>
      </w:r>
      <w:r w:rsidR="00EE4273">
        <w:rPr>
          <w:rFonts w:cs="Arial"/>
          <w:szCs w:val="28"/>
        </w:rPr>
        <w:t xml:space="preserve"> co</w:t>
      </w:r>
      <w:r w:rsidR="00EE4273">
        <w:rPr>
          <w:rFonts w:cs="Arial" w:hint="eastAsia"/>
          <w:szCs w:val="28"/>
        </w:rPr>
        <w:t>nsumption</w:t>
      </w:r>
      <w:r w:rsidR="00C535E7">
        <w:rPr>
          <w:rFonts w:cs="Arial"/>
          <w:szCs w:val="28"/>
        </w:rPr>
        <w:t xml:space="preserve"> </w:t>
      </w:r>
      <w:r w:rsidR="00E00B46">
        <w:rPr>
          <w:rFonts w:cs="Arial" w:hint="eastAsia"/>
          <w:szCs w:val="28"/>
        </w:rPr>
        <w:t>remains</w:t>
      </w:r>
      <w:r w:rsidR="00EE4273">
        <w:rPr>
          <w:rFonts w:cs="Arial"/>
          <w:szCs w:val="28"/>
        </w:rPr>
        <w:t xml:space="preserve"> relatively</w:t>
      </w:r>
      <w:r w:rsidR="00EE4273">
        <w:rPr>
          <w:rFonts w:cs="Arial" w:hint="eastAsia"/>
          <w:szCs w:val="28"/>
        </w:rPr>
        <w:t xml:space="preserve"> stable regardless of the surrounding </w:t>
      </w:r>
      <w:r w:rsidR="00EE4273" w:rsidRPr="00EE4273">
        <w:rPr>
          <w:rFonts w:cs="Arial"/>
          <w:szCs w:val="28"/>
        </w:rPr>
        <w:t>vegetation</w:t>
      </w:r>
      <w:r>
        <w:rPr>
          <w:rFonts w:cs="Arial" w:hint="eastAsia"/>
          <w:szCs w:val="28"/>
        </w:rPr>
        <w:t>.</w:t>
      </w:r>
    </w:p>
    <w:p w14:paraId="20AF2979" w14:textId="77777777" w:rsidR="000600B7" w:rsidRDefault="00056389">
      <w:pPr>
        <w:rPr>
          <w:rFonts w:cs="Arial"/>
          <w:color w:val="FF0000"/>
          <w:szCs w:val="28"/>
        </w:rPr>
      </w:pPr>
      <w:r>
        <w:rPr>
          <w:rFonts w:cs="Arial" w:hint="eastAsia"/>
          <w:color w:val="FF0000"/>
          <w:szCs w:val="28"/>
        </w:rPr>
        <w:tab/>
      </w:r>
      <w:r>
        <w:rPr>
          <w:rFonts w:cs="Arial"/>
          <w:color w:val="FF0000"/>
          <w:szCs w:val="28"/>
        </w:rPr>
        <w:t xml:space="preserve">4) No relationship between pest abundance and pest consumption &gt; value &gt; mechanism </w:t>
      </w:r>
    </w:p>
    <w:p w14:paraId="7AD6D70D" w14:textId="77777777" w:rsidR="000600B7" w:rsidRDefault="00056389">
      <w:pPr>
        <w:rPr>
          <w:rFonts w:cs="Arial"/>
          <w:color w:val="FF0000"/>
          <w:szCs w:val="28"/>
        </w:rPr>
      </w:pPr>
      <w:r>
        <w:rPr>
          <w:rFonts w:cs="Arial" w:hint="eastAsia"/>
          <w:szCs w:val="28"/>
        </w:rPr>
        <w:tab/>
        <w:t xml:space="preserve">Surprisingly, </w:t>
      </w:r>
      <w:r w:rsidR="00223F6C">
        <w:rPr>
          <w:rFonts w:cs="Arial"/>
          <w:szCs w:val="28"/>
        </w:rPr>
        <w:t>a</w:t>
      </w:r>
      <w:r w:rsidR="00223F6C">
        <w:rPr>
          <w:rFonts w:cs="Arial" w:hint="eastAsia"/>
          <w:szCs w:val="28"/>
        </w:rPr>
        <w:t xml:space="preserve">lthough </w:t>
      </w:r>
      <w:r w:rsidR="00223F6C">
        <w:rPr>
          <w:rFonts w:cs="Arial"/>
          <w:szCs w:val="28"/>
        </w:rPr>
        <w:t xml:space="preserve">the </w:t>
      </w:r>
      <w:r w:rsidR="00223F6C">
        <w:rPr>
          <w:rFonts w:cs="Arial" w:hint="eastAsia"/>
          <w:szCs w:val="28"/>
        </w:rPr>
        <w:t xml:space="preserve">diet compositions of generalist predators </w:t>
      </w:r>
      <w:r w:rsidR="00673509">
        <w:rPr>
          <w:rFonts w:cs="Arial"/>
          <w:szCs w:val="28"/>
        </w:rPr>
        <w:t xml:space="preserve">are </w:t>
      </w:r>
      <w:r w:rsidR="00223F6C">
        <w:rPr>
          <w:rFonts w:cs="Arial" w:hint="eastAsia"/>
          <w:szCs w:val="28"/>
        </w:rPr>
        <w:t xml:space="preserve">largely influenced by prey availability in the </w:t>
      </w:r>
      <w:r w:rsidR="00673509">
        <w:rPr>
          <w:rFonts w:cs="Arial"/>
          <w:szCs w:val="28"/>
        </w:rPr>
        <w:t>field</w:t>
      </w:r>
      <w:r w:rsidR="00223F6C">
        <w:rPr>
          <w:rFonts w:cs="Arial" w:hint="eastAsia"/>
          <w:szCs w:val="28"/>
        </w:rPr>
        <w:t xml:space="preserve"> </w:t>
      </w:r>
      <w:r w:rsidR="002F43F9">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L0F1dGhvcj48WWVhcj4yMDA2PC9ZZWFyPjxSZWNOdW0+MjQ8L1JlY051bT48cmVjb3JkPjxyZWMt
bnVtYmVyPjI0PC9yZWMtbnVtYmVyPjxmb3JlaWduLWtleXM+PGtleSBhcHA9IkVOIiBkYi1pZD0i
ZWRyczB0ZHc2ZDVwMGhlZXN3djVzOWVnMjllYXNyMHdmMHd3IiB0aW1lc3RhbXA9IjE2Mjc3ODYz
NzciPjI0PC9rZXk+PC9mb3JlaWduLWtleXM+PHJlZi10eXBlIG5hbWU9IkpvdXJuYWwgQXJ0aWNs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YWw+PGZ1bGwtdGl0bGU+RWNvbG9naWNhbCBBcHBsaWNhdGlvbnM8L2Z1bGwtdGl0bGU+PGFiYnIt
MT5FY29sLiBBcHBsLjwvYWJici0xPjxhYmJyLTI+RWNvbCBBcHBsPC9hYmJyLTI+PC9wZXJpb2Rp
Y2FsPjxwYWdlcz44NjUtODc2PC9wYWdlcz48dm9sdW1lPjE2PC92b2x1bWU+PG51bWJlcj4zPC9u
dW1iZXI+PGRhdGVzPjx5ZWFyPjIwMDY8L3llYXI+PC9kYXRlcz48aXNibj4xOTM5LTU1ODI8L2lz
Ym4+PHVybHM+PC91cmxzPjxlbGVjdHJvbmljLXJlc291cmNlLW51bT5odHRwczovL2RvaS5vcmcv
MTAuMTg5MC8xMDUxLTA3NjEoMjAwNikwMTZbMDg2NTpVU0lUUlNdMi4wLkNPOzI8L2VsZWN0cm9u
aWMtcmVzb3VyY2UtbnVtPjwvcmVjb3JkPjwvQ2l0ZT48L0VuZE5vdGU+AG==
</w:fldData>
        </w:fldChar>
      </w:r>
      <w:r w:rsidR="00223F6C">
        <w:rPr>
          <w:rFonts w:cs="Arial"/>
          <w:szCs w:val="28"/>
        </w:rPr>
        <w:instrText xml:space="preserve"> ADDIN EN.CITE </w:instrText>
      </w:r>
      <w:r w:rsidR="002F43F9">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L0F1dGhvcj48WWVhcj4yMDA2PC9ZZWFyPjxSZWNOdW0+MjQ8L1JlY051bT48cmVjb3JkPjxyZWMt
bnVtYmVyPjI0PC9yZWMtbnVtYmVyPjxmb3JlaWduLWtleXM+PGtleSBhcHA9IkVOIiBkYi1pZD0i
ZWRyczB0ZHc2ZDVwMGhlZXN3djVzOWVnMjllYXNyMHdmMHd3IiB0aW1lc3RhbXA9IjE2Mjc3ODYz
NzciPjI0PC9rZXk+PC9mb3JlaWduLWtleXM+PHJlZi10eXBlIG5hbWU9IkpvdXJuYWwgQXJ0aWNs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YWw+PGZ1bGwtdGl0bGU+RWNvbG9naWNhbCBBcHBsaWNhdGlvbnM8L2Z1bGwtdGl0bGU+PGFiYnIt
MT5FY29sLiBBcHBsLjwvYWJici0xPjxhYmJyLTI+RWNvbCBBcHBsPC9hYmJyLTI+PC9wZXJpb2Rp
Y2FsPjxwYWdlcz44NjUtODc2PC9wYWdlcz48dm9sdW1lPjE2PC92b2x1bWU+PG51bWJlcj4zPC9u
dW1iZXI+PGRhdGVzPjx5ZWFyPjIwMDY8L3llYXI+PC9kYXRlcz48aXNibj4xOTM5LTU1ODI8L2lz
Ym4+PHVybHM+PC91cmxzPjxlbGVjdHJvbmljLXJlc291cmNlLW51bT5odHRwczovL2RvaS5vcmcv
MTAuMTg5MC8xMDUxLTA3NjEoMjAwNikwMTZbMDg2NTpVU0lUUlNdMi4wLkNPOzI8L2VsZWN0cm9u
aWMtcmVzb3VyY2UtbnVtPjwvcmVjb3JkPjwvQ2l0ZT48L0VuZE5vdGU+AG==
</w:fldData>
        </w:fldChar>
      </w:r>
      <w:r w:rsidR="00223F6C">
        <w:rPr>
          <w:rFonts w:cs="Arial"/>
          <w:szCs w:val="28"/>
        </w:rPr>
        <w:instrText xml:space="preserve"> ADDIN EN.CITE.DATA </w:instrText>
      </w:r>
      <w:r w:rsidR="002F43F9">
        <w:rPr>
          <w:rFonts w:cs="Arial"/>
          <w:szCs w:val="28"/>
        </w:rPr>
      </w:r>
      <w:r w:rsidR="002F43F9">
        <w:rPr>
          <w:rFonts w:cs="Arial"/>
          <w:szCs w:val="28"/>
        </w:rPr>
        <w:fldChar w:fldCharType="end"/>
      </w:r>
      <w:r w:rsidR="002F43F9">
        <w:rPr>
          <w:rFonts w:cs="Arial"/>
          <w:szCs w:val="28"/>
        </w:rPr>
      </w:r>
      <w:r w:rsidR="002F43F9">
        <w:rPr>
          <w:rFonts w:cs="Arial"/>
          <w:szCs w:val="28"/>
        </w:rPr>
        <w:fldChar w:fldCharType="separate"/>
      </w:r>
      <w:r w:rsidR="00223F6C">
        <w:rPr>
          <w:rFonts w:cs="Arial"/>
          <w:noProof/>
          <w:szCs w:val="28"/>
        </w:rPr>
        <w:t>(Madsen et al. 2004, Wise et al. 2006, Hsu et al. 2021)</w:t>
      </w:r>
      <w:r w:rsidR="002F43F9">
        <w:rPr>
          <w:rFonts w:cs="Arial"/>
          <w:szCs w:val="28"/>
        </w:rPr>
        <w:fldChar w:fldCharType="end"/>
      </w:r>
      <w:r w:rsidR="00223F6C">
        <w:rPr>
          <w:rFonts w:cs="Arial" w:hint="eastAsia"/>
          <w:szCs w:val="28"/>
        </w:rPr>
        <w:t>,</w:t>
      </w:r>
      <w:r w:rsidR="00673509">
        <w:rPr>
          <w:rFonts w:cs="Arial"/>
          <w:szCs w:val="28"/>
        </w:rPr>
        <w:t xml:space="preserve"> our </w:t>
      </w:r>
      <w:r>
        <w:rPr>
          <w:rFonts w:cs="Arial" w:hint="eastAsia"/>
          <w:szCs w:val="28"/>
        </w:rPr>
        <w:t xml:space="preserve">beta regression model </w:t>
      </w:r>
      <w:r>
        <w:rPr>
          <w:rFonts w:cs="Arial"/>
          <w:szCs w:val="28"/>
        </w:rPr>
        <w:t>suggest</w:t>
      </w:r>
      <w:r>
        <w:rPr>
          <w:rFonts w:cs="Arial" w:hint="eastAsia"/>
          <w:szCs w:val="28"/>
        </w:rPr>
        <w:t xml:space="preserve">s </w:t>
      </w:r>
      <w:r w:rsidR="00673509">
        <w:rPr>
          <w:rFonts w:cs="Arial"/>
          <w:szCs w:val="28"/>
        </w:rPr>
        <w:t xml:space="preserve">that </w:t>
      </w:r>
      <w:r>
        <w:rPr>
          <w:rFonts w:cs="Arial" w:hint="eastAsia"/>
          <w:szCs w:val="28"/>
        </w:rPr>
        <w:t xml:space="preserve">the relative </w:t>
      </w:r>
      <w:r>
        <w:rPr>
          <w:rFonts w:cs="Arial"/>
          <w:szCs w:val="28"/>
        </w:rPr>
        <w:t>abundance</w:t>
      </w:r>
      <w:r>
        <w:rPr>
          <w:rFonts w:cs="Arial" w:hint="eastAsia"/>
          <w:szCs w:val="28"/>
        </w:rPr>
        <w:t xml:space="preserve"> of rice herbivores </w:t>
      </w:r>
      <w:r w:rsidR="00AB17B6">
        <w:rPr>
          <w:rFonts w:cs="Arial" w:hint="eastAsia"/>
          <w:szCs w:val="28"/>
        </w:rPr>
        <w:t>in the farms</w:t>
      </w:r>
      <w:r>
        <w:rPr>
          <w:rFonts w:cs="Arial" w:hint="eastAsia"/>
          <w:szCs w:val="28"/>
        </w:rPr>
        <w:t xml:space="preserve"> </w:t>
      </w:r>
      <w:r w:rsidR="00673509">
        <w:rPr>
          <w:rFonts w:cs="Arial"/>
          <w:szCs w:val="28"/>
        </w:rPr>
        <w:t xml:space="preserve">had no effect </w:t>
      </w:r>
      <w:r>
        <w:rPr>
          <w:rFonts w:cs="Arial" w:hint="eastAsia"/>
          <w:szCs w:val="28"/>
        </w:rPr>
        <w:t>on the proportion of these herbivores consumed in predators</w:t>
      </w:r>
      <w:r>
        <w:rPr>
          <w:rFonts w:cs="Arial"/>
          <w:szCs w:val="28"/>
        </w:rPr>
        <w:t>’</w:t>
      </w:r>
      <w:r>
        <w:rPr>
          <w:rFonts w:cs="Arial" w:hint="eastAsia"/>
          <w:szCs w:val="28"/>
        </w:rPr>
        <w:t xml:space="preserve"> diet (Table 1). An </w:t>
      </w:r>
      <w:r>
        <w:rPr>
          <w:rFonts w:cs="Arial"/>
          <w:szCs w:val="28"/>
        </w:rPr>
        <w:t>explanation</w:t>
      </w:r>
      <w:r>
        <w:rPr>
          <w:rFonts w:cs="Arial" w:hint="eastAsia"/>
          <w:szCs w:val="28"/>
        </w:rPr>
        <w:t xml:space="preserve"> for this is that the relative abundance of rice herbivore</w:t>
      </w:r>
      <w:r w:rsidR="00AB17B6">
        <w:rPr>
          <w:rFonts w:cs="Arial" w:hint="eastAsia"/>
          <w:szCs w:val="28"/>
        </w:rPr>
        <w:t>s</w:t>
      </w:r>
      <w:r>
        <w:rPr>
          <w:rFonts w:cs="Arial" w:hint="eastAsia"/>
          <w:szCs w:val="28"/>
        </w:rPr>
        <w:t xml:space="preserve"> was highly </w:t>
      </w:r>
      <w:r w:rsidR="00AB17B6">
        <w:rPr>
          <w:rFonts w:cs="Arial" w:hint="eastAsia"/>
          <w:szCs w:val="28"/>
        </w:rPr>
        <w:t>correlated with</w:t>
      </w:r>
      <w:r>
        <w:rPr>
          <w:rFonts w:cs="Arial" w:hint="eastAsia"/>
          <w:szCs w:val="28"/>
        </w:rPr>
        <w:t xml:space="preserve"> crop stage, which was </w:t>
      </w:r>
      <w:r w:rsidR="00E45348">
        <w:rPr>
          <w:rFonts w:cs="Arial" w:hint="eastAsia"/>
          <w:szCs w:val="28"/>
        </w:rPr>
        <w:t>also included as a factor in our</w:t>
      </w:r>
      <w:r>
        <w:rPr>
          <w:rFonts w:cs="Arial" w:hint="eastAsia"/>
          <w:szCs w:val="28"/>
        </w:rPr>
        <w:t xml:space="preserve"> </w:t>
      </w:r>
      <w:r>
        <w:rPr>
          <w:rFonts w:cs="Arial" w:hint="eastAsia"/>
          <w:szCs w:val="28"/>
        </w:rPr>
        <w:lastRenderedPageBreak/>
        <w:t xml:space="preserve">model (Fig. 3). </w:t>
      </w:r>
      <w:del w:id="7" w:author="CK NTU" w:date="2022-03-10T15:24:00Z">
        <w:r w:rsidDel="00E82921">
          <w:rPr>
            <w:rFonts w:cs="Arial" w:hint="eastAsia"/>
            <w:szCs w:val="28"/>
          </w:rPr>
          <w:delText xml:space="preserve">This could potentially lead to the confounding effects between these two factors. </w:delText>
        </w:r>
      </w:del>
      <w:r>
        <w:rPr>
          <w:rFonts w:cs="Arial" w:hint="eastAsia"/>
          <w:szCs w:val="28"/>
        </w:rPr>
        <w:t xml:space="preserve">In fact, </w:t>
      </w:r>
      <w:ins w:id="8" w:author="CK NTU" w:date="2022-03-10T15:25:00Z">
        <w:r w:rsidR="00E82921">
          <w:rPr>
            <w:rFonts w:cs="Arial"/>
            <w:szCs w:val="28"/>
          </w:rPr>
          <w:t>our</w:t>
        </w:r>
      </w:ins>
      <w:del w:id="9" w:author="CK NTU" w:date="2022-03-10T15:25:00Z">
        <w:r w:rsidDel="00E82921">
          <w:rPr>
            <w:rFonts w:cs="Arial" w:hint="eastAsia"/>
            <w:szCs w:val="28"/>
          </w:rPr>
          <w:delText>the</w:delText>
        </w:r>
      </w:del>
      <w:r>
        <w:rPr>
          <w:rFonts w:cs="Arial" w:hint="eastAsia"/>
          <w:szCs w:val="28"/>
        </w:rPr>
        <w:t xml:space="preserve"> model did reveal a </w:t>
      </w:r>
      <w:r>
        <w:rPr>
          <w:rFonts w:cs="Arial"/>
          <w:szCs w:val="28"/>
        </w:rPr>
        <w:t>significant</w:t>
      </w:r>
      <w:r>
        <w:rPr>
          <w:rFonts w:cs="Arial" w:hint="eastAsia"/>
          <w:szCs w:val="28"/>
        </w:rPr>
        <w:t xml:space="preserve"> effect of crop stage on pest consumption (Table 1). As a result, the relative abundance of rice herbivores appeared to have no effect since most of the variation may have been explained by crop stage, a broader factor that is </w:t>
      </w:r>
      <w:r>
        <w:rPr>
          <w:rFonts w:cs="Arial"/>
          <w:szCs w:val="28"/>
        </w:rPr>
        <w:t>associated</w:t>
      </w:r>
      <w:r>
        <w:rPr>
          <w:rFonts w:cs="Arial" w:hint="eastAsia"/>
          <w:szCs w:val="28"/>
        </w:rPr>
        <w:t xml:space="preserve"> with various covariates (e.g., rice plant height). </w:t>
      </w:r>
      <w:r w:rsidR="005C6BF7">
        <w:rPr>
          <w:rFonts w:cs="Arial"/>
          <w:szCs w:val="28"/>
        </w:rPr>
        <w:t>T</w:t>
      </w:r>
      <w:r w:rsidR="005C6BF7">
        <w:rPr>
          <w:rFonts w:cs="Arial" w:hint="eastAsia"/>
          <w:szCs w:val="28"/>
        </w:rPr>
        <w:t>o shed light on the potential mechanisms underlying the foraging patterns of predators</w:t>
      </w:r>
      <w:r w:rsidR="005C6BF7">
        <w:rPr>
          <w:rFonts w:cs="Arial"/>
          <w:szCs w:val="28"/>
        </w:rPr>
        <w:t>, we encourage further</w:t>
      </w:r>
      <w:r>
        <w:rPr>
          <w:rFonts w:cs="Arial" w:hint="eastAsia"/>
          <w:szCs w:val="28"/>
        </w:rPr>
        <w:t xml:space="preserve"> experiments, both observational and manipulative, to clarify the link between prey availability and diet compositions of generalist predators in the field. </w:t>
      </w:r>
      <w:r>
        <w:rPr>
          <w:rFonts w:cs="Arial" w:hint="eastAsia"/>
          <w:color w:val="FF0000"/>
          <w:szCs w:val="28"/>
        </w:rPr>
        <w:t>(Discuss f</w:t>
      </w:r>
      <w:r>
        <w:rPr>
          <w:rFonts w:cs="Arial"/>
          <w:color w:val="FF0000"/>
          <w:szCs w:val="28"/>
        </w:rPr>
        <w:t>eeding experiment</w:t>
      </w:r>
      <w:r>
        <w:rPr>
          <w:rFonts w:cs="Arial" w:hint="eastAsia"/>
          <w:color w:val="FF0000"/>
          <w:szCs w:val="28"/>
        </w:rPr>
        <w:t xml:space="preserve"> results here</w:t>
      </w:r>
      <w:r w:rsidR="0007086E">
        <w:rPr>
          <w:rFonts w:cs="Arial"/>
          <w:color w:val="FF0000"/>
          <w:szCs w:val="28"/>
        </w:rPr>
        <w:t>?</w:t>
      </w:r>
      <w:r>
        <w:rPr>
          <w:rFonts w:cs="Arial" w:hint="eastAsia"/>
          <w:color w:val="FF0000"/>
          <w:szCs w:val="28"/>
        </w:rPr>
        <w:t>)</w:t>
      </w:r>
    </w:p>
    <w:p w14:paraId="1F051499" w14:textId="77777777" w:rsidR="0007086E" w:rsidRDefault="0007086E">
      <w:pPr>
        <w:rPr>
          <w:rFonts w:cs="Arial"/>
          <w:szCs w:val="28"/>
        </w:rPr>
      </w:pPr>
    </w:p>
    <w:p w14:paraId="20F3E343" w14:textId="77777777" w:rsidR="000600B7" w:rsidRDefault="00056389">
      <w:pPr>
        <w:jc w:val="center"/>
        <w:rPr>
          <w:rFonts w:cs="Arial"/>
          <w:i/>
          <w:szCs w:val="28"/>
        </w:rPr>
      </w:pPr>
      <w:r>
        <w:rPr>
          <w:rFonts w:cs="Arial"/>
          <w:i/>
          <w:szCs w:val="28"/>
        </w:rPr>
        <w:t>Potential caveats</w:t>
      </w:r>
      <w:r>
        <w:rPr>
          <w:rFonts w:cs="Arial" w:hint="eastAsia"/>
          <w:i/>
          <w:szCs w:val="28"/>
        </w:rPr>
        <w:t xml:space="preserve"> </w:t>
      </w:r>
      <w:del w:id="10" w:author="CK NTU" w:date="2022-03-10T15:29:00Z">
        <w:r w:rsidDel="00E82921">
          <w:rPr>
            <w:rFonts w:cs="Arial" w:hint="eastAsia"/>
            <w:i/>
            <w:szCs w:val="28"/>
          </w:rPr>
          <w:delText>and limitations</w:delText>
        </w:r>
      </w:del>
      <w:ins w:id="11" w:author="CK NTU" w:date="2022-03-10T15:29:00Z">
        <w:r w:rsidR="00E82921">
          <w:rPr>
            <w:rFonts w:cs="Arial"/>
            <w:i/>
            <w:szCs w:val="28"/>
          </w:rPr>
          <w:t>of this study</w:t>
        </w:r>
      </w:ins>
    </w:p>
    <w:p w14:paraId="4762453A" w14:textId="276AF7C3" w:rsidR="000600B7" w:rsidRDefault="00056389">
      <w:pPr>
        <w:rPr>
          <w:rFonts w:cs="Arial"/>
          <w:szCs w:val="28"/>
        </w:rPr>
      </w:pPr>
      <w:r>
        <w:rPr>
          <w:rFonts w:cs="Arial" w:hint="eastAsia"/>
          <w:szCs w:val="28"/>
        </w:rPr>
        <w:tab/>
        <w:t>Our</w:t>
      </w:r>
      <w:r>
        <w:rPr>
          <w:rFonts w:cs="Arial"/>
          <w:szCs w:val="28"/>
        </w:rPr>
        <w:t xml:space="preserve"> study </w:t>
      </w:r>
      <w:ins w:id="12" w:author="CK NTU" w:date="2022-03-10T15:57:00Z">
        <w:r w:rsidR="00B64FCA">
          <w:rPr>
            <w:rFonts w:cs="Arial"/>
            <w:szCs w:val="28"/>
          </w:rPr>
          <w:t>demonstrates</w:t>
        </w:r>
      </w:ins>
      <w:del w:id="13" w:author="CK NTU" w:date="2022-03-10T15:30:00Z">
        <w:r w:rsidDel="00E82921">
          <w:rPr>
            <w:rFonts w:cs="Arial" w:hint="eastAsia"/>
            <w:szCs w:val="28"/>
          </w:rPr>
          <w:delText>provides three-year quantitative information on</w:delText>
        </w:r>
      </w:del>
      <w:r>
        <w:rPr>
          <w:rFonts w:cs="Arial" w:hint="eastAsia"/>
          <w:szCs w:val="28"/>
        </w:rPr>
        <w:t xml:space="preserve"> the</w:t>
      </w:r>
      <w:r>
        <w:rPr>
          <w:rFonts w:cs="Arial"/>
          <w:szCs w:val="28"/>
        </w:rPr>
        <w:t xml:space="preserve"> </w:t>
      </w:r>
      <w:ins w:id="14" w:author="CK NTU" w:date="2022-03-10T15:57:00Z">
        <w:r w:rsidR="00B64FCA">
          <w:rPr>
            <w:rFonts w:cs="Arial"/>
            <w:szCs w:val="28"/>
          </w:rPr>
          <w:t xml:space="preserve">high consumption of rice pests by </w:t>
        </w:r>
      </w:ins>
      <w:del w:id="15" w:author="CK NTU" w:date="2022-03-10T15:58:00Z">
        <w:r w:rsidDel="00B64FCA">
          <w:rPr>
            <w:rFonts w:cs="Arial"/>
            <w:szCs w:val="28"/>
          </w:rPr>
          <w:delText>diet composition</w:delText>
        </w:r>
        <w:r w:rsidDel="00B64FCA">
          <w:rPr>
            <w:rFonts w:cs="Arial" w:hint="eastAsia"/>
            <w:szCs w:val="28"/>
          </w:rPr>
          <w:delText>s</w:delText>
        </w:r>
        <w:r w:rsidDel="00B64FCA">
          <w:rPr>
            <w:rFonts w:cs="Arial"/>
            <w:szCs w:val="28"/>
          </w:rPr>
          <w:delText xml:space="preserve"> of </w:delText>
        </w:r>
      </w:del>
      <w:r>
        <w:rPr>
          <w:rFonts w:cs="Arial"/>
          <w:szCs w:val="28"/>
        </w:rPr>
        <w:t xml:space="preserve">generalist arthropod predators in the field over three consecutive years </w:t>
      </w:r>
      <w:r>
        <w:rPr>
          <w:rFonts w:cs="Arial" w:hint="eastAsia"/>
          <w:szCs w:val="28"/>
        </w:rPr>
        <w:t>and</w:t>
      </w:r>
      <w:r>
        <w:rPr>
          <w:rFonts w:cs="Arial"/>
          <w:szCs w:val="28"/>
        </w:rPr>
        <w:t xml:space="preserve"> examine</w:t>
      </w:r>
      <w:r>
        <w:rPr>
          <w:rFonts w:cs="Arial" w:hint="eastAsia"/>
          <w:szCs w:val="28"/>
        </w:rPr>
        <w:t>s</w:t>
      </w:r>
      <w:r>
        <w:rPr>
          <w:rFonts w:cs="Arial"/>
          <w:szCs w:val="28"/>
        </w:rPr>
        <w:t xml:space="preserve"> </w:t>
      </w:r>
      <w:r>
        <w:rPr>
          <w:rFonts w:cs="Arial" w:hint="eastAsia"/>
          <w:szCs w:val="28"/>
        </w:rPr>
        <w:t xml:space="preserve">the </w:t>
      </w:r>
      <w:del w:id="16" w:author="CK NTU" w:date="2022-03-10T15:31:00Z">
        <w:r w:rsidDel="00E82921">
          <w:rPr>
            <w:rFonts w:cs="Arial"/>
            <w:szCs w:val="28"/>
          </w:rPr>
          <w:delText xml:space="preserve">potential </w:delText>
        </w:r>
      </w:del>
      <w:r>
        <w:rPr>
          <w:rFonts w:cs="Arial"/>
          <w:szCs w:val="28"/>
        </w:rPr>
        <w:t xml:space="preserve">factors that may influence predators’ dietary patterns, providing </w:t>
      </w:r>
      <w:del w:id="17" w:author="CK NTU" w:date="2022-03-10T15:33:00Z">
        <w:r w:rsidDel="006725B9">
          <w:rPr>
            <w:rFonts w:cs="Arial"/>
            <w:szCs w:val="28"/>
          </w:rPr>
          <w:delText xml:space="preserve">more </w:delText>
        </w:r>
      </w:del>
      <w:del w:id="18" w:author="CK NTU" w:date="2022-03-10T15:35:00Z">
        <w:r w:rsidDel="006725B9">
          <w:rPr>
            <w:rFonts w:cs="Arial"/>
            <w:szCs w:val="28"/>
          </w:rPr>
          <w:delText xml:space="preserve">convincing </w:delText>
        </w:r>
      </w:del>
      <w:r>
        <w:rPr>
          <w:rFonts w:cs="Arial"/>
          <w:szCs w:val="28"/>
        </w:rPr>
        <w:t>evidence for the biocontrol potential of these predators</w:t>
      </w:r>
      <w:r>
        <w:rPr>
          <w:rFonts w:cs="Arial" w:hint="eastAsia"/>
          <w:szCs w:val="28"/>
        </w:rPr>
        <w:t>. Nonetheless,</w:t>
      </w:r>
      <w:r>
        <w:rPr>
          <w:rFonts w:cs="Arial"/>
          <w:szCs w:val="28"/>
        </w:rPr>
        <w:t xml:space="preserve"> some </w:t>
      </w:r>
      <w:r>
        <w:rPr>
          <w:rFonts w:cs="Arial" w:hint="eastAsia"/>
          <w:szCs w:val="28"/>
        </w:rPr>
        <w:t xml:space="preserve">potential caveats </w:t>
      </w:r>
      <w:del w:id="19" w:author="CK NTU" w:date="2022-03-10T15:36:00Z">
        <w:r w:rsidDel="006725B9">
          <w:rPr>
            <w:rFonts w:cs="Arial" w:hint="eastAsia"/>
            <w:szCs w:val="28"/>
          </w:rPr>
          <w:delText xml:space="preserve">and </w:delText>
        </w:r>
        <w:r w:rsidDel="006725B9">
          <w:rPr>
            <w:rFonts w:cs="Arial"/>
            <w:szCs w:val="28"/>
          </w:rPr>
          <w:delText>limitations</w:delText>
        </w:r>
      </w:del>
      <w:ins w:id="20" w:author="CK NTU" w:date="2022-03-10T15:36:00Z">
        <w:r w:rsidR="006725B9">
          <w:rPr>
            <w:rFonts w:cs="Arial"/>
            <w:szCs w:val="28"/>
          </w:rPr>
          <w:t>may</w:t>
        </w:r>
      </w:ins>
      <w:r>
        <w:rPr>
          <w:rFonts w:cs="Arial" w:hint="eastAsia"/>
          <w:szCs w:val="28"/>
        </w:rPr>
        <w:t xml:space="preserve"> exist</w:t>
      </w:r>
      <w:r>
        <w:rPr>
          <w:rFonts w:cs="Arial"/>
          <w:szCs w:val="28"/>
        </w:rPr>
        <w:t>.</w:t>
      </w:r>
      <w:r>
        <w:rPr>
          <w:rFonts w:cs="Arial" w:hint="eastAsia"/>
          <w:szCs w:val="28"/>
        </w:rPr>
        <w:t xml:space="preserve"> First, </w:t>
      </w:r>
      <w:r>
        <w:rPr>
          <w:rFonts w:cs="Arial"/>
          <w:szCs w:val="28"/>
        </w:rPr>
        <w:t>high consumption</w:t>
      </w:r>
      <w:r>
        <w:rPr>
          <w:rFonts w:cs="Arial" w:hint="eastAsia"/>
          <w:szCs w:val="28"/>
        </w:rPr>
        <w:t xml:space="preserve"> of rice pests</w:t>
      </w:r>
      <w:r>
        <w:rPr>
          <w:rFonts w:cs="Arial"/>
          <w:szCs w:val="28"/>
        </w:rPr>
        <w:t xml:space="preserve"> </w:t>
      </w:r>
      <w:r>
        <w:rPr>
          <w:rFonts w:cs="Arial" w:hint="eastAsia"/>
          <w:szCs w:val="28"/>
        </w:rPr>
        <w:t>in</w:t>
      </w:r>
      <w:r>
        <w:rPr>
          <w:rFonts w:cs="Arial"/>
          <w:szCs w:val="28"/>
        </w:rPr>
        <w:t xml:space="preserve"> predators’</w:t>
      </w:r>
      <w:r>
        <w:rPr>
          <w:rFonts w:cs="Arial" w:hint="eastAsia"/>
          <w:szCs w:val="28"/>
        </w:rPr>
        <w:t xml:space="preserve"> diet does</w:t>
      </w:r>
      <w:r>
        <w:rPr>
          <w:rFonts w:cs="Arial"/>
          <w:szCs w:val="28"/>
        </w:rPr>
        <w:t xml:space="preserve"> not necessarily </w:t>
      </w:r>
      <w:r>
        <w:rPr>
          <w:rFonts w:cs="Arial" w:hint="eastAsia"/>
          <w:szCs w:val="28"/>
        </w:rPr>
        <w:t xml:space="preserve">imply a strong </w:t>
      </w:r>
      <w:r>
        <w:rPr>
          <w:rFonts w:cs="Arial"/>
          <w:szCs w:val="28"/>
        </w:rPr>
        <w:t xml:space="preserve">suppression of pest populations in the </w:t>
      </w:r>
      <w:r>
        <w:rPr>
          <w:rFonts w:cs="Arial" w:hint="eastAsia"/>
          <w:szCs w:val="28"/>
        </w:rPr>
        <w:t>farms</w:t>
      </w:r>
      <w:r>
        <w:rPr>
          <w:rFonts w:cs="Arial"/>
          <w:szCs w:val="28"/>
        </w:rPr>
        <w:t xml:space="preserve">, </w:t>
      </w:r>
      <w:r>
        <w:rPr>
          <w:rFonts w:cs="Arial" w:hint="eastAsia"/>
          <w:szCs w:val="28"/>
        </w:rPr>
        <w:t xml:space="preserve">as the population dynamics of pests </w:t>
      </w:r>
      <w:r>
        <w:rPr>
          <w:rFonts w:cs="Arial"/>
          <w:szCs w:val="28"/>
        </w:rPr>
        <w:t xml:space="preserve">depend on </w:t>
      </w:r>
      <w:r>
        <w:rPr>
          <w:rFonts w:cs="Arial" w:hint="eastAsia"/>
          <w:szCs w:val="28"/>
        </w:rPr>
        <w:t xml:space="preserve">not only </w:t>
      </w:r>
      <w:r>
        <w:rPr>
          <w:rFonts w:cs="Arial"/>
          <w:szCs w:val="28"/>
        </w:rPr>
        <w:t xml:space="preserve">the per capita effect of predators </w:t>
      </w:r>
      <w:r>
        <w:rPr>
          <w:rFonts w:cs="Arial" w:hint="eastAsia"/>
          <w:szCs w:val="28"/>
        </w:rPr>
        <w:t xml:space="preserve">but also </w:t>
      </w:r>
      <w:del w:id="21" w:author="CK NTU" w:date="2022-03-10T15:37:00Z">
        <w:r w:rsidDel="006725B9">
          <w:rPr>
            <w:rFonts w:cs="Arial"/>
            <w:szCs w:val="28"/>
          </w:rPr>
          <w:delText>the</w:delText>
        </w:r>
        <w:r w:rsidDel="006725B9">
          <w:rPr>
            <w:rFonts w:cs="Arial" w:hint="eastAsia"/>
            <w:szCs w:val="28"/>
          </w:rPr>
          <w:delText>ir</w:delText>
        </w:r>
        <w:r w:rsidDel="006725B9">
          <w:rPr>
            <w:rFonts w:cs="Arial"/>
            <w:szCs w:val="28"/>
          </w:rPr>
          <w:delText xml:space="preserve"> </w:delText>
        </w:r>
      </w:del>
      <w:ins w:id="22" w:author="CK NTU" w:date="2022-03-10T15:37:00Z">
        <w:r w:rsidR="006725B9">
          <w:rPr>
            <w:rFonts w:cs="Arial"/>
            <w:szCs w:val="28"/>
          </w:rPr>
          <w:t xml:space="preserve">predator </w:t>
        </w:r>
      </w:ins>
      <w:r>
        <w:rPr>
          <w:rFonts w:cs="Arial"/>
          <w:szCs w:val="28"/>
        </w:rPr>
        <w:t xml:space="preserve">density and diversity in the field </w:t>
      </w:r>
      <w:r w:rsidR="002F43F9">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Pjx1cmxzPjwvdXJscz48L3JlY29yZD48L0NpdGU+PC9FbmROb3RlPnAA
</w:fldData>
        </w:fldChar>
      </w:r>
      <w:r>
        <w:rPr>
          <w:rFonts w:cs="Arial"/>
          <w:szCs w:val="28"/>
        </w:rPr>
        <w:instrText xml:space="preserve"> ADDIN EN.CITE </w:instrText>
      </w:r>
      <w:r w:rsidR="002F43F9">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Pjx1cmxzPjwvdXJscz48L3JlY29yZD48L0NpdGU+PC9FbmROb3RlPnAA
</w:fldData>
        </w:fldChar>
      </w:r>
      <w:r>
        <w:rPr>
          <w:rFonts w:cs="Arial"/>
          <w:szCs w:val="28"/>
        </w:rPr>
        <w:instrText xml:space="preserve"> ADDIN EN.CITE.DATA </w:instrText>
      </w:r>
      <w:r w:rsidR="002F43F9">
        <w:rPr>
          <w:rFonts w:cs="Arial"/>
          <w:szCs w:val="28"/>
        </w:rPr>
      </w:r>
      <w:r w:rsidR="002F43F9">
        <w:rPr>
          <w:rFonts w:cs="Arial"/>
          <w:szCs w:val="28"/>
        </w:rPr>
        <w:fldChar w:fldCharType="end"/>
      </w:r>
      <w:r w:rsidR="002F43F9">
        <w:rPr>
          <w:rFonts w:cs="Arial"/>
          <w:szCs w:val="28"/>
        </w:rPr>
      </w:r>
      <w:r w:rsidR="002F43F9">
        <w:rPr>
          <w:rFonts w:cs="Arial"/>
          <w:szCs w:val="28"/>
        </w:rPr>
        <w:fldChar w:fldCharType="separate"/>
      </w:r>
      <w:r>
        <w:rPr>
          <w:rFonts w:cs="Arial"/>
          <w:szCs w:val="28"/>
        </w:rPr>
        <w:t>(Duelli and Obrist 2003, Letourneau et al. 2009, Rusch et al. 2016)</w:t>
      </w:r>
      <w:r w:rsidR="002F43F9">
        <w:rPr>
          <w:rFonts w:cs="Arial"/>
          <w:szCs w:val="28"/>
        </w:rPr>
        <w:fldChar w:fldCharType="end"/>
      </w:r>
      <w:r>
        <w:rPr>
          <w:rFonts w:cs="Arial" w:hint="eastAsia"/>
          <w:szCs w:val="28"/>
        </w:rPr>
        <w:t xml:space="preserve">. The effectiveness of biocontrol </w:t>
      </w:r>
      <w:del w:id="23" w:author="CK NTU" w:date="2022-03-10T16:57:00Z">
        <w:r w:rsidDel="008C7A08">
          <w:rPr>
            <w:rFonts w:cs="Arial" w:hint="eastAsia"/>
            <w:szCs w:val="28"/>
          </w:rPr>
          <w:delText>can only</w:delText>
        </w:r>
      </w:del>
      <w:ins w:id="24" w:author="CK NTU" w:date="2022-03-10T16:57:00Z">
        <w:r w:rsidR="008C7A08">
          <w:rPr>
            <w:rFonts w:cs="Arial"/>
            <w:szCs w:val="28"/>
          </w:rPr>
          <w:t>should</w:t>
        </w:r>
      </w:ins>
      <w:r>
        <w:rPr>
          <w:rFonts w:cs="Arial" w:hint="eastAsia"/>
          <w:szCs w:val="28"/>
        </w:rPr>
        <w:t xml:space="preserve"> be realized in the context of pest density. Therefore, </w:t>
      </w:r>
      <w:r>
        <w:rPr>
          <w:rFonts w:cs="Arial"/>
          <w:szCs w:val="28"/>
        </w:rPr>
        <w:t xml:space="preserve">future work </w:t>
      </w:r>
      <w:r>
        <w:rPr>
          <w:rFonts w:cs="Arial" w:hint="eastAsia"/>
          <w:szCs w:val="28"/>
        </w:rPr>
        <w:t>would require</w:t>
      </w:r>
      <w:r>
        <w:rPr>
          <w:rFonts w:cs="Arial"/>
          <w:szCs w:val="28"/>
        </w:rPr>
        <w:t xml:space="preserve"> complement</w:t>
      </w:r>
      <w:r>
        <w:rPr>
          <w:rFonts w:cs="Arial" w:hint="eastAsia"/>
          <w:szCs w:val="28"/>
        </w:rPr>
        <w:t>ing</w:t>
      </w:r>
      <w:r>
        <w:rPr>
          <w:rFonts w:cs="Arial"/>
          <w:szCs w:val="28"/>
        </w:rPr>
        <w:t xml:space="preserve"> stable isotope analysis with field </w:t>
      </w:r>
      <w:r>
        <w:rPr>
          <w:rFonts w:cs="Arial" w:hint="eastAsia"/>
          <w:szCs w:val="28"/>
        </w:rPr>
        <w:t>observations of predator and pest populations t</w:t>
      </w:r>
      <w:r>
        <w:rPr>
          <w:rFonts w:cs="Arial"/>
          <w:szCs w:val="28"/>
        </w:rPr>
        <w:t xml:space="preserve">o </w:t>
      </w:r>
      <w:r>
        <w:rPr>
          <w:rFonts w:cs="Arial" w:hint="eastAsia"/>
          <w:szCs w:val="28"/>
        </w:rPr>
        <w:t>unveil the connection</w:t>
      </w:r>
      <w:r>
        <w:rPr>
          <w:rFonts w:cs="Arial"/>
          <w:szCs w:val="28"/>
        </w:rPr>
        <w:t xml:space="preserve"> between the per capita</w:t>
      </w:r>
      <w:r>
        <w:rPr>
          <w:rFonts w:cs="Arial" w:hint="eastAsia"/>
          <w:szCs w:val="28"/>
        </w:rPr>
        <w:t xml:space="preserve"> pest</w:t>
      </w:r>
      <w:r>
        <w:rPr>
          <w:rFonts w:cs="Arial"/>
          <w:szCs w:val="28"/>
        </w:rPr>
        <w:t xml:space="preserve"> consumption and</w:t>
      </w:r>
      <w:r>
        <w:rPr>
          <w:rFonts w:cs="Arial" w:hint="eastAsia"/>
          <w:szCs w:val="28"/>
        </w:rPr>
        <w:t xml:space="preserve"> the</w:t>
      </w:r>
      <w:r>
        <w:rPr>
          <w:rFonts w:cs="Arial"/>
          <w:szCs w:val="28"/>
        </w:rPr>
        <w:t xml:space="preserve"> </w:t>
      </w:r>
      <w:r>
        <w:rPr>
          <w:rFonts w:cs="Arial" w:hint="eastAsia"/>
          <w:szCs w:val="28"/>
        </w:rPr>
        <w:t xml:space="preserve">overall pest dynamics. </w:t>
      </w:r>
      <w:r>
        <w:rPr>
          <w:rFonts w:cs="Arial" w:hint="eastAsia"/>
          <w:szCs w:val="28"/>
        </w:rPr>
        <w:lastRenderedPageBreak/>
        <w:t>Second</w:t>
      </w:r>
      <w:r>
        <w:rPr>
          <w:rFonts w:cs="Arial"/>
          <w:szCs w:val="28"/>
        </w:rPr>
        <w:t xml:space="preserve">, </w:t>
      </w:r>
      <w:ins w:id="25" w:author="CK NTU" w:date="2022-03-10T15:55:00Z">
        <w:r w:rsidR="00B64FCA">
          <w:rPr>
            <w:rFonts w:cs="Arial"/>
            <w:szCs w:val="28"/>
          </w:rPr>
          <w:t xml:space="preserve">while </w:t>
        </w:r>
      </w:ins>
      <w:ins w:id="26" w:author="CK NTU" w:date="2022-03-10T16:26:00Z">
        <w:r w:rsidR="001561B9">
          <w:rPr>
            <w:rFonts w:cs="Arial"/>
            <w:szCs w:val="28"/>
          </w:rPr>
          <w:t xml:space="preserve">some </w:t>
        </w:r>
      </w:ins>
      <w:ins w:id="27" w:author="CK NTU" w:date="2022-03-10T16:27:00Z">
        <w:r w:rsidR="001561B9">
          <w:rPr>
            <w:rFonts w:cs="Arial"/>
            <w:szCs w:val="28"/>
          </w:rPr>
          <w:t xml:space="preserve">cases of </w:t>
        </w:r>
      </w:ins>
      <w:r>
        <w:rPr>
          <w:rFonts w:cs="Arial" w:hint="eastAsia"/>
          <w:szCs w:val="28"/>
        </w:rPr>
        <w:t>i</w:t>
      </w:r>
      <w:r>
        <w:rPr>
          <w:rFonts w:cs="Arial"/>
          <w:szCs w:val="28"/>
        </w:rPr>
        <w:t>ntra</w:t>
      </w:r>
      <w:r>
        <w:rPr>
          <w:rFonts w:cs="Arial" w:hint="eastAsia"/>
          <w:szCs w:val="28"/>
        </w:rPr>
        <w:t>-</w:t>
      </w:r>
      <w:r>
        <w:rPr>
          <w:rFonts w:cs="Arial"/>
          <w:szCs w:val="28"/>
        </w:rPr>
        <w:t>guild predation</w:t>
      </w:r>
      <w:ins w:id="28" w:author="CK NTU" w:date="2022-03-10T15:45:00Z">
        <w:r w:rsidR="005D4CF6">
          <w:rPr>
            <w:rFonts w:cs="Arial"/>
            <w:szCs w:val="28"/>
          </w:rPr>
          <w:t xml:space="preserve"> among predators</w:t>
        </w:r>
      </w:ins>
      <w:r>
        <w:rPr>
          <w:rFonts w:cs="Arial" w:hint="eastAsia"/>
          <w:szCs w:val="28"/>
        </w:rPr>
        <w:t xml:space="preserve"> </w:t>
      </w:r>
      <w:del w:id="29" w:author="CK NTU" w:date="2022-03-10T15:59:00Z">
        <w:r w:rsidDel="00B64FCA">
          <w:rPr>
            <w:rFonts w:cs="Arial" w:hint="eastAsia"/>
            <w:szCs w:val="28"/>
          </w:rPr>
          <w:delText>has been shown to</w:delText>
        </w:r>
      </w:del>
      <w:del w:id="30" w:author="CK NTU" w:date="2022-03-10T16:27:00Z">
        <w:r w:rsidDel="001561B9">
          <w:rPr>
            <w:rFonts w:cs="Arial" w:hint="eastAsia"/>
            <w:szCs w:val="28"/>
          </w:rPr>
          <w:delText xml:space="preserve"> </w:delText>
        </w:r>
      </w:del>
      <w:r>
        <w:rPr>
          <w:rFonts w:cs="Arial" w:hint="eastAsia"/>
          <w:szCs w:val="28"/>
        </w:rPr>
        <w:t>impact</w:t>
      </w:r>
      <w:ins w:id="31" w:author="CK NTU" w:date="2022-03-10T16:00:00Z">
        <w:r w:rsidR="00B64FCA">
          <w:rPr>
            <w:rFonts w:cs="Arial"/>
            <w:szCs w:val="28"/>
          </w:rPr>
          <w:t>ed</w:t>
        </w:r>
      </w:ins>
      <w:r>
        <w:rPr>
          <w:rFonts w:cs="Arial" w:hint="eastAsia"/>
          <w:szCs w:val="28"/>
        </w:rPr>
        <w:t xml:space="preserve"> the pest control by generalist predators </w:t>
      </w:r>
      <w:r w:rsidR="002F43F9">
        <w:rPr>
          <w:rFonts w:cs="Arial"/>
          <w:szCs w:val="28"/>
        </w:rPr>
        <w:fldChar w:fldCharType="begin"/>
      </w:r>
      <w:r>
        <w:rPr>
          <w:rFonts w:cs="Arial"/>
          <w:szCs w:val="28"/>
        </w:rPr>
        <w:instrText xml:space="preserve"> ADDIN EN.CITE &lt;EndNote&gt;&lt;Cite&gt;&lt;Author&gt;Straub&lt;/Author&gt;&lt;Year&gt;2008&lt;/Year&gt;&lt;RecNum&gt;73&lt;/RecNum&gt;&lt;DisplayText&gt;(Straub et al. 2008)&lt;/DisplayText&gt;&lt;record&gt;&lt;rec-number&gt;73&lt;/rec-number&gt;&lt;foreign-keys&gt;&lt;key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EndNote&gt;</w:instrText>
      </w:r>
      <w:r w:rsidR="002F43F9">
        <w:rPr>
          <w:rFonts w:cs="Arial"/>
          <w:szCs w:val="28"/>
        </w:rPr>
        <w:fldChar w:fldCharType="separate"/>
      </w:r>
      <w:r>
        <w:rPr>
          <w:rFonts w:cs="Arial"/>
          <w:szCs w:val="28"/>
        </w:rPr>
        <w:t>(Straub et al. 2008)</w:t>
      </w:r>
      <w:r w:rsidR="002F43F9">
        <w:rPr>
          <w:rFonts w:cs="Arial"/>
          <w:szCs w:val="28"/>
        </w:rPr>
        <w:fldChar w:fldCharType="end"/>
      </w:r>
      <w:ins w:id="32" w:author="CK NTU" w:date="2022-03-10T16:23:00Z">
        <w:r w:rsidR="001561B9" w:rsidRPr="001561B9">
          <w:rPr>
            <w:rFonts w:cs="Arial"/>
            <w:szCs w:val="28"/>
          </w:rPr>
          <w:t xml:space="preserve"> </w:t>
        </w:r>
        <w:r w:rsidR="001561B9">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PjxsYW5ndWFnZT5FbmdsaXNoPC9sYW5ndWFnZT48L3JlY29yZD48L0NpdGU+PC9FbmROb3RlPgBA
AA==
</w:fldData>
          </w:fldChar>
        </w:r>
        <w:r w:rsidR="001561B9">
          <w:rPr>
            <w:rFonts w:cs="Arial"/>
            <w:szCs w:val="28"/>
          </w:rPr>
          <w:instrText xml:space="preserve"> ADDIN EN.CITE </w:instrText>
        </w:r>
        <w:r w:rsidR="001561B9">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PjxsYW5ndWFnZT5FbmdsaXNoPC9sYW5ndWFnZT48L3JlY29yZD48L0NpdGU+PC9FbmROb3RlPgBA
AA==
</w:fldData>
          </w:fldChar>
        </w:r>
        <w:r w:rsidR="001561B9">
          <w:rPr>
            <w:rFonts w:cs="Arial"/>
            <w:szCs w:val="28"/>
          </w:rPr>
          <w:instrText xml:space="preserve"> ADDIN EN.CITE.DATA </w:instrText>
        </w:r>
        <w:r w:rsidR="001561B9">
          <w:rPr>
            <w:rFonts w:cs="Arial"/>
            <w:szCs w:val="28"/>
          </w:rPr>
        </w:r>
        <w:r w:rsidR="001561B9">
          <w:rPr>
            <w:rFonts w:cs="Arial"/>
            <w:szCs w:val="28"/>
          </w:rPr>
          <w:fldChar w:fldCharType="end"/>
        </w:r>
        <w:r w:rsidR="001561B9">
          <w:rPr>
            <w:rFonts w:cs="Arial"/>
            <w:szCs w:val="28"/>
          </w:rPr>
        </w:r>
        <w:r w:rsidR="001561B9">
          <w:rPr>
            <w:rFonts w:cs="Arial"/>
            <w:szCs w:val="28"/>
          </w:rPr>
          <w:fldChar w:fldCharType="separate"/>
        </w:r>
        <w:r w:rsidR="001561B9">
          <w:rPr>
            <w:rFonts w:cs="Arial"/>
            <w:szCs w:val="28"/>
          </w:rPr>
          <w:t>(Michalko et al. 2019a)</w:t>
        </w:r>
        <w:r w:rsidR="001561B9">
          <w:rPr>
            <w:rFonts w:cs="Arial"/>
            <w:szCs w:val="28"/>
          </w:rPr>
          <w:fldChar w:fldCharType="end"/>
        </w:r>
      </w:ins>
      <w:ins w:id="33" w:author="CK NTU" w:date="2022-03-10T16:00:00Z">
        <w:r w:rsidR="00B64FCA">
          <w:rPr>
            <w:rFonts w:cs="Arial"/>
            <w:szCs w:val="28"/>
          </w:rPr>
          <w:t xml:space="preserve">, </w:t>
        </w:r>
      </w:ins>
      <w:ins w:id="34" w:author="CK NTU" w:date="2022-03-10T16:05:00Z">
        <w:r w:rsidR="004C1E1B">
          <w:rPr>
            <w:rFonts w:cs="Arial" w:hint="eastAsia"/>
            <w:szCs w:val="28"/>
          </w:rPr>
          <w:t>i</w:t>
        </w:r>
        <w:r w:rsidR="004C1E1B">
          <w:rPr>
            <w:rFonts w:cs="Arial"/>
            <w:szCs w:val="28"/>
          </w:rPr>
          <w:t>ntra</w:t>
        </w:r>
        <w:r w:rsidR="004C1E1B">
          <w:rPr>
            <w:rFonts w:cs="Arial" w:hint="eastAsia"/>
            <w:szCs w:val="28"/>
          </w:rPr>
          <w:t>-</w:t>
        </w:r>
        <w:r w:rsidR="004C1E1B">
          <w:rPr>
            <w:rFonts w:cs="Arial"/>
            <w:szCs w:val="28"/>
          </w:rPr>
          <w:t>guild predation</w:t>
        </w:r>
      </w:ins>
      <w:ins w:id="35" w:author="CK NTU" w:date="2022-03-10T16:00:00Z">
        <w:r w:rsidR="00B64FCA">
          <w:rPr>
            <w:rFonts w:cs="Arial"/>
            <w:szCs w:val="28"/>
          </w:rPr>
          <w:t xml:space="preserve"> </w:t>
        </w:r>
        <w:r w:rsidR="00B64FCA">
          <w:rPr>
            <w:rFonts w:cs="Arial" w:hint="eastAsia"/>
            <w:szCs w:val="28"/>
          </w:rPr>
          <w:t xml:space="preserve">was not accounted for in our </w:t>
        </w:r>
      </w:ins>
      <w:ins w:id="36" w:author="CK NTU" w:date="2022-03-10T16:01:00Z">
        <w:r w:rsidR="00B64FCA">
          <w:rPr>
            <w:rFonts w:cs="Arial"/>
            <w:szCs w:val="28"/>
          </w:rPr>
          <w:t>diet composition analysis</w:t>
        </w:r>
      </w:ins>
      <w:ins w:id="37" w:author="CK NTU" w:date="2022-03-10T16:02:00Z">
        <w:r w:rsidR="00B64FCA">
          <w:rPr>
            <w:rFonts w:cs="Arial"/>
            <w:szCs w:val="28"/>
          </w:rPr>
          <w:t xml:space="preserve"> because</w:t>
        </w:r>
      </w:ins>
      <w:ins w:id="38" w:author="CK NTU" w:date="2022-03-10T16:04:00Z">
        <w:r w:rsidR="00B64FCA">
          <w:rPr>
            <w:rFonts w:cs="Arial"/>
            <w:szCs w:val="28"/>
          </w:rPr>
          <w:t xml:space="preserve"> it </w:t>
        </w:r>
        <w:r w:rsidR="004C1E1B">
          <w:rPr>
            <w:rFonts w:cs="Arial"/>
            <w:szCs w:val="28"/>
          </w:rPr>
          <w:t>remains</w:t>
        </w:r>
      </w:ins>
      <w:ins w:id="39" w:author="CK NTU" w:date="2022-03-10T16:02:00Z">
        <w:r w:rsidR="00B64FCA">
          <w:rPr>
            <w:rFonts w:cs="Arial"/>
            <w:szCs w:val="28"/>
          </w:rPr>
          <w:t xml:space="preserve"> </w:t>
        </w:r>
      </w:ins>
      <w:ins w:id="40" w:author="CK NTU" w:date="2022-03-10T16:03:00Z">
        <w:r w:rsidR="00B64FCA">
          <w:rPr>
            <w:rFonts w:cs="Arial"/>
            <w:szCs w:val="28"/>
          </w:rPr>
          <w:t xml:space="preserve">a challenge for </w:t>
        </w:r>
      </w:ins>
      <w:ins w:id="41" w:author="CK NTU" w:date="2022-03-10T16:04:00Z">
        <w:r w:rsidR="00B64FCA">
          <w:rPr>
            <w:rFonts w:cs="Arial"/>
            <w:szCs w:val="28"/>
          </w:rPr>
          <w:t xml:space="preserve">stable isotope </w:t>
        </w:r>
      </w:ins>
      <w:ins w:id="42" w:author="CK NTU" w:date="2022-03-10T16:03:00Z">
        <w:r w:rsidR="00B64FCA">
          <w:rPr>
            <w:rFonts w:cs="Arial"/>
            <w:szCs w:val="28"/>
          </w:rPr>
          <w:t>mixing model</w:t>
        </w:r>
      </w:ins>
      <w:ins w:id="43" w:author="CK NTU" w:date="2022-03-10T16:04:00Z">
        <w:r w:rsidR="00B64FCA">
          <w:rPr>
            <w:rFonts w:cs="Arial"/>
            <w:szCs w:val="28"/>
          </w:rPr>
          <w:t>s</w:t>
        </w:r>
        <w:r w:rsidR="004C1E1B">
          <w:rPr>
            <w:rFonts w:cs="Arial"/>
            <w:szCs w:val="28"/>
          </w:rPr>
          <w:t xml:space="preserve"> (Hsu et a</w:t>
        </w:r>
      </w:ins>
      <w:ins w:id="44" w:author="CK NTU" w:date="2022-03-10T16:05:00Z">
        <w:r w:rsidR="004C1E1B">
          <w:rPr>
            <w:rFonts w:cs="Arial"/>
            <w:szCs w:val="28"/>
          </w:rPr>
          <w:t>l. 2021)</w:t>
        </w:r>
      </w:ins>
      <w:r>
        <w:rPr>
          <w:rFonts w:cs="Arial" w:hint="eastAsia"/>
          <w:szCs w:val="28"/>
        </w:rPr>
        <w:t xml:space="preserve">. </w:t>
      </w:r>
      <w:ins w:id="45" w:author="CK NTU" w:date="2022-03-10T16:23:00Z">
        <w:r w:rsidR="001561B9">
          <w:rPr>
            <w:rFonts w:cs="Arial"/>
            <w:szCs w:val="28"/>
          </w:rPr>
          <w:t>We, however, argue that this may not be a major concern in our study</w:t>
        </w:r>
      </w:ins>
      <w:ins w:id="46" w:author="CK NTU" w:date="2022-03-10T16:27:00Z">
        <w:r w:rsidR="001561B9">
          <w:rPr>
            <w:rFonts w:cs="Arial"/>
            <w:szCs w:val="28"/>
          </w:rPr>
          <w:t xml:space="preserve"> for two reasons</w:t>
        </w:r>
      </w:ins>
      <w:ins w:id="47" w:author="CK NTU" w:date="2022-03-10T16:29:00Z">
        <w:r w:rsidR="001561B9">
          <w:rPr>
            <w:rFonts w:cs="Arial"/>
            <w:szCs w:val="28"/>
          </w:rPr>
          <w:t>: a)</w:t>
        </w:r>
      </w:ins>
      <w:del w:id="48" w:author="CK NTU" w:date="2022-03-10T16:06:00Z">
        <w:r w:rsidDel="004C1E1B">
          <w:rPr>
            <w:rFonts w:cs="Arial" w:hint="eastAsia"/>
            <w:szCs w:val="28"/>
          </w:rPr>
          <w:delText>E</w:delText>
        </w:r>
        <w:r w:rsidDel="004C1E1B">
          <w:rPr>
            <w:rFonts w:cs="Arial"/>
            <w:szCs w:val="28"/>
          </w:rPr>
          <w:delText xml:space="preserve">stimating </w:delText>
        </w:r>
        <w:r w:rsidDel="004C1E1B">
          <w:rPr>
            <w:rFonts w:cs="Arial" w:hint="eastAsia"/>
            <w:szCs w:val="28"/>
          </w:rPr>
          <w:delText xml:space="preserve">the degree of </w:delText>
        </w:r>
        <w:r w:rsidDel="004C1E1B">
          <w:rPr>
            <w:rFonts w:cs="Arial"/>
            <w:szCs w:val="28"/>
          </w:rPr>
          <w:delText>intra</w:delText>
        </w:r>
        <w:r w:rsidDel="004C1E1B">
          <w:rPr>
            <w:rFonts w:cs="Arial" w:hint="eastAsia"/>
            <w:szCs w:val="28"/>
          </w:rPr>
          <w:delText>-</w:delText>
        </w:r>
        <w:r w:rsidDel="004C1E1B">
          <w:rPr>
            <w:rFonts w:cs="Arial"/>
            <w:szCs w:val="28"/>
          </w:rPr>
          <w:delText>guild predation</w:delText>
        </w:r>
        <w:r w:rsidDel="004C1E1B">
          <w:rPr>
            <w:rFonts w:cs="Arial" w:hint="eastAsia"/>
            <w:szCs w:val="28"/>
          </w:rPr>
          <w:delText xml:space="preserve"> in the field remains challenging</w:delText>
        </w:r>
        <w:r w:rsidDel="004C1E1B">
          <w:rPr>
            <w:rFonts w:cs="Arial"/>
            <w:szCs w:val="28"/>
          </w:rPr>
          <w:delText xml:space="preserve"> </w:delText>
        </w:r>
        <w:r w:rsidDel="004C1E1B">
          <w:rPr>
            <w:rFonts w:cs="Arial" w:hint="eastAsia"/>
            <w:szCs w:val="28"/>
          </w:rPr>
          <w:delText>and</w:delText>
        </w:r>
      </w:del>
      <w:del w:id="49" w:author="CK NTU" w:date="2022-03-10T16:00:00Z">
        <w:r w:rsidDel="00B64FCA">
          <w:rPr>
            <w:rFonts w:cs="Arial" w:hint="eastAsia"/>
            <w:szCs w:val="28"/>
          </w:rPr>
          <w:delText xml:space="preserve"> was not accounted for in our study</w:delText>
        </w:r>
      </w:del>
      <w:del w:id="50" w:author="CK NTU" w:date="2022-03-10T16:29:00Z">
        <w:r w:rsidDel="001561B9">
          <w:rPr>
            <w:rFonts w:cs="Arial"/>
            <w:szCs w:val="28"/>
          </w:rPr>
          <w:delText>.</w:delText>
        </w:r>
      </w:del>
      <w:r>
        <w:rPr>
          <w:rFonts w:cs="Arial"/>
          <w:szCs w:val="28"/>
        </w:rPr>
        <w:t xml:space="preserve"> </w:t>
      </w:r>
      <w:ins w:id="51" w:author="CK NTU" w:date="2022-03-10T16:30:00Z">
        <w:r w:rsidR="001561B9">
          <w:rPr>
            <w:rFonts w:cs="Arial"/>
            <w:szCs w:val="28"/>
          </w:rPr>
          <w:t xml:space="preserve">Intra-guild </w:t>
        </w:r>
      </w:ins>
      <w:del w:id="52" w:author="CK NTU" w:date="2022-03-10T16:24:00Z">
        <w:r w:rsidDel="001561B9">
          <w:rPr>
            <w:rFonts w:cs="Arial" w:hint="eastAsia"/>
            <w:szCs w:val="28"/>
          </w:rPr>
          <w:delText>Although</w:delText>
        </w:r>
        <w:r w:rsidDel="001561B9">
          <w:rPr>
            <w:rFonts w:cs="Arial"/>
            <w:szCs w:val="28"/>
          </w:rPr>
          <w:delText xml:space="preserve"> intra</w:delText>
        </w:r>
        <w:r w:rsidDel="001561B9">
          <w:rPr>
            <w:rFonts w:cs="Arial" w:hint="eastAsia"/>
            <w:szCs w:val="28"/>
          </w:rPr>
          <w:delText>-</w:delText>
        </w:r>
        <w:r w:rsidDel="001561B9">
          <w:rPr>
            <w:rFonts w:cs="Arial"/>
            <w:szCs w:val="28"/>
          </w:rPr>
          <w:delText>guild predation among</w:delText>
        </w:r>
        <w:r w:rsidDel="001561B9">
          <w:rPr>
            <w:rFonts w:cs="Arial" w:hint="eastAsia"/>
            <w:szCs w:val="28"/>
          </w:rPr>
          <w:delText xml:space="preserve"> spiders</w:delText>
        </w:r>
        <w:r w:rsidDel="001561B9">
          <w:rPr>
            <w:rFonts w:cs="Arial"/>
            <w:szCs w:val="28"/>
          </w:rPr>
          <w:delText xml:space="preserve"> </w:delText>
        </w:r>
        <w:r w:rsidDel="001561B9">
          <w:rPr>
            <w:rFonts w:cs="Arial" w:hint="eastAsia"/>
            <w:szCs w:val="28"/>
          </w:rPr>
          <w:delText>is</w:delText>
        </w:r>
        <w:r w:rsidDel="001561B9">
          <w:rPr>
            <w:rFonts w:cs="Arial"/>
            <w:szCs w:val="28"/>
          </w:rPr>
          <w:delText xml:space="preserve"> </w:delText>
        </w:r>
        <w:r w:rsidDel="001561B9">
          <w:rPr>
            <w:rFonts w:cs="Arial" w:hint="eastAsia"/>
            <w:szCs w:val="28"/>
          </w:rPr>
          <w:delText>common in agro-ecosystems</w:delText>
        </w:r>
      </w:del>
      <w:del w:id="53" w:author="CK NTU" w:date="2022-03-10T16:23:00Z">
        <w:r w:rsidDel="001561B9">
          <w:rPr>
            <w:rFonts w:cs="Arial"/>
            <w:szCs w:val="28"/>
          </w:rPr>
          <w:delText xml:space="preserve"> </w:delText>
        </w:r>
        <w:r w:rsidR="002F43F9" w:rsidDel="001561B9">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PjxsYW5ndWFnZT5FbmdsaXNoPC9sYW5ndWFnZT48L3JlY29yZD48L0NpdGU+PC9FbmROb3RlPgBA
AA==
</w:fldData>
          </w:fldChar>
        </w:r>
        <w:r w:rsidDel="001561B9">
          <w:rPr>
            <w:rFonts w:cs="Arial"/>
            <w:szCs w:val="28"/>
          </w:rPr>
          <w:delInstrText xml:space="preserve"> ADDIN EN.CITE </w:delInstrText>
        </w:r>
        <w:r w:rsidR="002F43F9" w:rsidDel="001561B9">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PjxsYW5ndWFnZT5FbmdsaXNoPC9sYW5ndWFnZT48L3JlY29yZD48L0NpdGU+PC9FbmROb3RlPgBA
AA==
</w:fldData>
          </w:fldChar>
        </w:r>
        <w:r w:rsidDel="001561B9">
          <w:rPr>
            <w:rFonts w:cs="Arial"/>
            <w:szCs w:val="28"/>
          </w:rPr>
          <w:delInstrText xml:space="preserve"> ADDIN EN.CITE.DATA </w:delInstrText>
        </w:r>
        <w:r w:rsidR="002F43F9" w:rsidDel="001561B9">
          <w:rPr>
            <w:rFonts w:cs="Arial"/>
            <w:szCs w:val="28"/>
          </w:rPr>
        </w:r>
        <w:r w:rsidR="002F43F9" w:rsidDel="001561B9">
          <w:rPr>
            <w:rFonts w:cs="Arial"/>
            <w:szCs w:val="28"/>
          </w:rPr>
          <w:fldChar w:fldCharType="end"/>
        </w:r>
        <w:r w:rsidR="002F43F9" w:rsidDel="001561B9">
          <w:rPr>
            <w:rFonts w:cs="Arial"/>
            <w:szCs w:val="28"/>
          </w:rPr>
        </w:r>
        <w:r w:rsidR="002F43F9" w:rsidDel="001561B9">
          <w:rPr>
            <w:rFonts w:cs="Arial"/>
            <w:szCs w:val="28"/>
          </w:rPr>
          <w:fldChar w:fldCharType="separate"/>
        </w:r>
        <w:r w:rsidDel="001561B9">
          <w:rPr>
            <w:rFonts w:cs="Arial"/>
            <w:szCs w:val="28"/>
          </w:rPr>
          <w:delText>(Michalko et al. 2019a)</w:delText>
        </w:r>
        <w:r w:rsidR="002F43F9" w:rsidDel="001561B9">
          <w:rPr>
            <w:rFonts w:cs="Arial"/>
            <w:szCs w:val="28"/>
          </w:rPr>
          <w:fldChar w:fldCharType="end"/>
        </w:r>
      </w:del>
      <w:del w:id="54" w:author="CK NTU" w:date="2022-03-10T16:24:00Z">
        <w:r w:rsidDel="001561B9">
          <w:rPr>
            <w:rFonts w:cs="Arial"/>
            <w:szCs w:val="28"/>
          </w:rPr>
          <w:delText xml:space="preserve">, </w:delText>
        </w:r>
      </w:del>
      <w:del w:id="55" w:author="CK NTU" w:date="2022-03-10T16:30:00Z">
        <w:r w:rsidDel="001561B9">
          <w:rPr>
            <w:rFonts w:cs="Arial" w:hint="eastAsia"/>
            <w:szCs w:val="28"/>
          </w:rPr>
          <w:delText xml:space="preserve">the </w:delText>
        </w:r>
      </w:del>
      <w:r>
        <w:rPr>
          <w:rFonts w:cs="Arial"/>
          <w:szCs w:val="28"/>
        </w:rPr>
        <w:t xml:space="preserve">predation pressure </w:t>
      </w:r>
      <w:r>
        <w:rPr>
          <w:rFonts w:cs="Arial" w:hint="eastAsia"/>
          <w:szCs w:val="28"/>
        </w:rPr>
        <w:t xml:space="preserve">can be substantially relaxed </w:t>
      </w:r>
      <w:ins w:id="56" w:author="CK NTU" w:date="2022-03-10T16:30:00Z">
        <w:r w:rsidR="001561B9">
          <w:rPr>
            <w:rFonts w:cs="Arial"/>
            <w:szCs w:val="28"/>
          </w:rPr>
          <w:t xml:space="preserve">with </w:t>
        </w:r>
      </w:ins>
      <w:del w:id="57" w:author="CK NTU" w:date="2022-03-10T16:30:00Z">
        <w:r w:rsidDel="001561B9">
          <w:rPr>
            <w:rFonts w:cs="Arial" w:hint="eastAsia"/>
            <w:szCs w:val="28"/>
          </w:rPr>
          <w:delText xml:space="preserve">by </w:delText>
        </w:r>
      </w:del>
      <w:r>
        <w:rPr>
          <w:rFonts w:cs="Arial" w:hint="eastAsia"/>
          <w:szCs w:val="28"/>
        </w:rPr>
        <w:t>increas</w:t>
      </w:r>
      <w:ins w:id="58" w:author="CK NTU" w:date="2022-03-10T16:30:00Z">
        <w:r w:rsidR="001561B9">
          <w:rPr>
            <w:rFonts w:cs="Arial"/>
            <w:szCs w:val="28"/>
          </w:rPr>
          <w:t>ing</w:t>
        </w:r>
      </w:ins>
      <w:del w:id="59" w:author="CK NTU" w:date="2022-03-10T16:30:00Z">
        <w:r w:rsidDel="001561B9">
          <w:rPr>
            <w:rFonts w:cs="Arial" w:hint="eastAsia"/>
            <w:szCs w:val="28"/>
          </w:rPr>
          <w:delText>ed</w:delText>
        </w:r>
      </w:del>
      <w:r>
        <w:rPr>
          <w:rFonts w:cs="Arial"/>
          <w:szCs w:val="28"/>
        </w:rPr>
        <w:t xml:space="preserve"> </w:t>
      </w:r>
      <w:r>
        <w:rPr>
          <w:rFonts w:cs="Arial" w:hint="eastAsia"/>
          <w:szCs w:val="28"/>
        </w:rPr>
        <w:t>habitat</w:t>
      </w:r>
      <w:ins w:id="60" w:author="CK NTU" w:date="2022-03-10T16:31:00Z">
        <w:r w:rsidR="00693B63">
          <w:rPr>
            <w:rFonts w:cs="Arial"/>
            <w:szCs w:val="28"/>
          </w:rPr>
          <w:t xml:space="preserve"> (vegetation)</w:t>
        </w:r>
      </w:ins>
      <w:r>
        <w:rPr>
          <w:rFonts w:cs="Arial" w:hint="eastAsia"/>
          <w:szCs w:val="28"/>
        </w:rPr>
        <w:t xml:space="preserve"> </w:t>
      </w:r>
      <w:r>
        <w:rPr>
          <w:rFonts w:cs="Arial"/>
          <w:szCs w:val="28"/>
        </w:rPr>
        <w:t xml:space="preserve">complexity </w:t>
      </w:r>
      <w:r w:rsidR="002F43F9">
        <w:rPr>
          <w:rFonts w:cs="Arial"/>
          <w:szCs w:val="28"/>
        </w:rPr>
        <w:fldChar w:fldCharType="begin"/>
      </w:r>
      <w:r>
        <w:rPr>
          <w:rFonts w:cs="Arial"/>
          <w:szCs w:val="28"/>
        </w:rPr>
        <w:instrText xml:space="preserve"> ADDIN EN.CITE &lt;EndNote&gt;&lt;Cite&gt;&lt;Author&gt;Finke&lt;/Author&gt;&lt;Year&gt;2006&lt;/Year&gt;&lt;RecNum&gt;392&lt;/RecNum&gt;&lt;DisplayText&gt;(Finke and Denno 2006, Janssen et al. 2007)&lt;/DisplayText&gt;&lt;record&gt;&lt;rec-number&gt;392&lt;/rec-number&gt;&lt;foreign-keys&gt;&lt;key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sidR="002F43F9">
        <w:rPr>
          <w:rFonts w:cs="Arial"/>
          <w:szCs w:val="28"/>
        </w:rPr>
        <w:fldChar w:fldCharType="separate"/>
      </w:r>
      <w:r>
        <w:rPr>
          <w:rFonts w:cs="Arial"/>
          <w:szCs w:val="28"/>
        </w:rPr>
        <w:t>(Finke and Denno 2006, Janssen et al. 2007)</w:t>
      </w:r>
      <w:r w:rsidR="002F43F9">
        <w:rPr>
          <w:rFonts w:cs="Arial"/>
          <w:szCs w:val="28"/>
        </w:rPr>
        <w:fldChar w:fldCharType="end"/>
      </w:r>
      <w:r>
        <w:rPr>
          <w:rFonts w:cs="Arial"/>
          <w:szCs w:val="28"/>
        </w:rPr>
        <w:t xml:space="preserve">. </w:t>
      </w:r>
      <w:r>
        <w:rPr>
          <w:rFonts w:cs="Arial" w:hint="eastAsia"/>
          <w:szCs w:val="28"/>
        </w:rPr>
        <w:t>Such effect</w:t>
      </w:r>
      <w:del w:id="61" w:author="CK NTU" w:date="2022-03-10T16:33:00Z">
        <w:r w:rsidDel="00693B63">
          <w:rPr>
            <w:rFonts w:cs="Arial" w:hint="eastAsia"/>
            <w:szCs w:val="28"/>
          </w:rPr>
          <w:delText>s</w:delText>
        </w:r>
      </w:del>
      <w:r>
        <w:rPr>
          <w:rFonts w:cs="Arial" w:hint="eastAsia"/>
          <w:szCs w:val="28"/>
        </w:rPr>
        <w:t xml:space="preserve"> </w:t>
      </w:r>
      <w:del w:id="62" w:author="CK NTU" w:date="2022-03-10T16:33:00Z">
        <w:r w:rsidDel="00693B63">
          <w:rPr>
            <w:rFonts w:cs="Arial"/>
            <w:szCs w:val="28"/>
          </w:rPr>
          <w:delText xml:space="preserve">would </w:delText>
        </w:r>
      </w:del>
      <w:r>
        <w:rPr>
          <w:rFonts w:cs="Arial"/>
          <w:szCs w:val="28"/>
        </w:rPr>
        <w:t>likely occur</w:t>
      </w:r>
      <w:ins w:id="63" w:author="CK NTU" w:date="2022-03-10T16:33:00Z">
        <w:r w:rsidR="00693B63">
          <w:rPr>
            <w:rFonts w:cs="Arial"/>
            <w:szCs w:val="28"/>
          </w:rPr>
          <w:t>red</w:t>
        </w:r>
      </w:ins>
      <w:r>
        <w:rPr>
          <w:rFonts w:cs="Arial"/>
          <w:szCs w:val="28"/>
        </w:rPr>
        <w:t xml:space="preserve"> in our study </w:t>
      </w:r>
      <w:r>
        <w:rPr>
          <w:rFonts w:cs="Arial" w:hint="eastAsia"/>
          <w:szCs w:val="28"/>
        </w:rPr>
        <w:t>system</w:t>
      </w:r>
      <w:r>
        <w:rPr>
          <w:rFonts w:cs="Arial"/>
          <w:szCs w:val="28"/>
        </w:rPr>
        <w:t xml:space="preserve">, </w:t>
      </w:r>
      <w:r>
        <w:rPr>
          <w:rFonts w:cs="Arial" w:hint="eastAsia"/>
          <w:szCs w:val="28"/>
        </w:rPr>
        <w:t>where</w:t>
      </w:r>
      <w:r>
        <w:rPr>
          <w:rFonts w:cs="Arial"/>
          <w:szCs w:val="28"/>
        </w:rPr>
        <w:t xml:space="preserve"> </w:t>
      </w:r>
      <w:r>
        <w:rPr>
          <w:rFonts w:cs="Arial" w:hint="eastAsia"/>
          <w:szCs w:val="28"/>
        </w:rPr>
        <w:t xml:space="preserve">the </w:t>
      </w:r>
      <w:r>
        <w:rPr>
          <w:rFonts w:cs="Arial"/>
          <w:szCs w:val="28"/>
        </w:rPr>
        <w:t xml:space="preserve">rice plants grew rapidly and formed dense </w:t>
      </w:r>
      <w:r>
        <w:rPr>
          <w:rFonts w:cs="Arial" w:hint="eastAsia"/>
          <w:szCs w:val="28"/>
        </w:rPr>
        <w:t>clumps throughout the crop season</w:t>
      </w:r>
      <w:r>
        <w:rPr>
          <w:rFonts w:cs="Arial"/>
          <w:szCs w:val="28"/>
        </w:rPr>
        <w:t>.</w:t>
      </w:r>
      <w:r>
        <w:rPr>
          <w:rFonts w:cs="Arial" w:hint="eastAsia"/>
          <w:szCs w:val="28"/>
        </w:rPr>
        <w:t xml:space="preserve"> </w:t>
      </w:r>
      <w:ins w:id="64" w:author="CK NTU" w:date="2022-03-10T16:34:00Z">
        <w:r w:rsidR="00693B63">
          <w:rPr>
            <w:rFonts w:cs="Arial"/>
            <w:szCs w:val="28"/>
          </w:rPr>
          <w:t xml:space="preserve">b) </w:t>
        </w:r>
      </w:ins>
      <w:del w:id="65" w:author="CK NTU" w:date="2022-03-10T16:35:00Z">
        <w:r w:rsidDel="00693B63">
          <w:rPr>
            <w:rFonts w:cs="Arial" w:hint="eastAsia"/>
            <w:szCs w:val="28"/>
          </w:rPr>
          <w:delText xml:space="preserve">In fact, some studies have </w:delText>
        </w:r>
        <w:r w:rsidDel="00693B63">
          <w:rPr>
            <w:rFonts w:cs="Arial"/>
            <w:szCs w:val="28"/>
          </w:rPr>
          <w:delText>suggested</w:delText>
        </w:r>
        <w:r w:rsidDel="00693B63">
          <w:rPr>
            <w:rFonts w:cs="Arial" w:hint="eastAsia"/>
            <w:szCs w:val="28"/>
          </w:rPr>
          <w:delText xml:space="preserve"> that i</w:delText>
        </w:r>
      </w:del>
      <w:ins w:id="66" w:author="CK NTU" w:date="2022-03-10T16:35:00Z">
        <w:r w:rsidR="00693B63">
          <w:rPr>
            <w:rFonts w:cs="Arial"/>
            <w:szCs w:val="28"/>
          </w:rPr>
          <w:t>I</w:t>
        </w:r>
      </w:ins>
      <w:r>
        <w:rPr>
          <w:rFonts w:cs="Arial" w:hint="eastAsia"/>
          <w:szCs w:val="28"/>
        </w:rPr>
        <w:t>ntra-guild predation</w:t>
      </w:r>
      <w:ins w:id="67" w:author="CK NTU" w:date="2022-03-10T16:35:00Z">
        <w:r w:rsidR="00693B63">
          <w:rPr>
            <w:rFonts w:cs="Arial"/>
            <w:szCs w:val="28"/>
          </w:rPr>
          <w:t xml:space="preserve"> </w:t>
        </w:r>
      </w:ins>
      <w:ins w:id="68" w:author="CK NTU" w:date="2022-03-10T16:38:00Z">
        <w:r w:rsidR="00693B63">
          <w:rPr>
            <w:rFonts w:cs="Arial"/>
            <w:szCs w:val="28"/>
          </w:rPr>
          <w:t xml:space="preserve">in </w:t>
        </w:r>
      </w:ins>
      <w:ins w:id="69" w:author="CK NTU" w:date="2022-03-10T16:43:00Z">
        <w:r w:rsidR="000A3F52">
          <w:rPr>
            <w:rFonts w:cs="Arial"/>
            <w:szCs w:val="28"/>
          </w:rPr>
          <w:t xml:space="preserve">general may </w:t>
        </w:r>
      </w:ins>
      <w:ins w:id="70" w:author="CK NTU" w:date="2022-03-10T16:46:00Z">
        <w:r w:rsidR="000A3F52">
          <w:rPr>
            <w:rFonts w:cs="Arial"/>
            <w:szCs w:val="28"/>
          </w:rPr>
          <w:t xml:space="preserve">only </w:t>
        </w:r>
      </w:ins>
      <w:ins w:id="71" w:author="CK NTU" w:date="2022-03-10T16:43:00Z">
        <w:r w:rsidR="000A3F52">
          <w:rPr>
            <w:rFonts w:cs="Arial"/>
            <w:szCs w:val="28"/>
          </w:rPr>
          <w:t>p</w:t>
        </w:r>
      </w:ins>
      <w:ins w:id="72" w:author="CK NTU" w:date="2022-03-10T16:44:00Z">
        <w:r w:rsidR="000A3F52">
          <w:rPr>
            <w:rFonts w:cs="Arial"/>
            <w:szCs w:val="28"/>
          </w:rPr>
          <w:t xml:space="preserve">lay a minor role in affecting predator-prey interaction in </w:t>
        </w:r>
      </w:ins>
      <w:ins w:id="73" w:author="CK NTU" w:date="2022-03-10T16:45:00Z">
        <w:r w:rsidR="000A3F52">
          <w:rPr>
            <w:rFonts w:cs="Arial"/>
            <w:szCs w:val="28"/>
          </w:rPr>
          <w:t xml:space="preserve">the </w:t>
        </w:r>
      </w:ins>
      <w:ins w:id="74" w:author="CK NTU" w:date="2022-03-10T16:44:00Z">
        <w:r w:rsidR="000A3F52">
          <w:rPr>
            <w:rFonts w:cs="Arial"/>
            <w:szCs w:val="28"/>
          </w:rPr>
          <w:t>field</w:t>
        </w:r>
      </w:ins>
      <w:ins w:id="75" w:author="CK NTU" w:date="2022-03-10T16:46:00Z">
        <w:r w:rsidR="000A3F52">
          <w:rPr>
            <w:rFonts w:cs="Arial"/>
            <w:szCs w:val="28"/>
          </w:rPr>
          <w:t xml:space="preserve"> </w:t>
        </w:r>
      </w:ins>
      <w:del w:id="76" w:author="CK NTU" w:date="2022-03-10T16:45:00Z">
        <w:r w:rsidDel="000A3F52">
          <w:rPr>
            <w:rFonts w:cs="Arial" w:hint="eastAsia"/>
            <w:szCs w:val="28"/>
          </w:rPr>
          <w:delText xml:space="preserve"> usually does not lead to the disruption of pest control </w:delText>
        </w:r>
      </w:del>
      <w:r w:rsidR="002F43F9">
        <w:rPr>
          <w:rFonts w:cs="Arial"/>
          <w:szCs w:val="28"/>
        </w:rPr>
        <w:fldChar w:fldCharType="begin"/>
      </w:r>
      <w:r>
        <w:rPr>
          <w:rFonts w:cs="Arial"/>
          <w:szCs w:val="28"/>
        </w:rPr>
        <w:instrText xml:space="preserve"> ADDIN EN.CITE &lt;EndNote&gt;&lt;Cite&gt;&lt;Author&gt;Janssen&lt;/Author&gt;&lt;Year&gt;2006&lt;/Year&gt;&lt;RecNum&gt;74&lt;/RecNum&gt;&lt;DisplayText&gt;(Janssen et al. 2006)&lt;/DisplayText&gt;&lt;record&gt;&lt;rec-number&gt;74&lt;/rec-number&gt;&lt;foreign-keys&gt;&lt;key app="EN" db-id="2vstfap51s9ztmea0af5fa9f5v90srreddde" timestamp="1630897315"&gt;74&lt;/key&gt;&lt;/foreign-keys&gt;&lt;ref-type name="Book Section"&gt;5&lt;/ref-type&gt;&lt;contributors&gt;&lt;authors&gt;&lt;author&gt;Janssen, Arne&lt;/author&gt;&lt;author&gt;Montserrat, Marta&lt;/author&gt;&lt;author&gt;HilleRisLambers, Reinier&lt;/author&gt;&lt;author&gt;de Roos, André M&lt;/author&gt;&lt;author&gt;Pallini, Angelo&lt;/author&gt;&lt;author&gt;Sabelis, Maurice W&lt;/author&gt;&lt;/authors&gt;&lt;/contributors&gt;&lt;titles&gt;&lt;title&gt;Intraguild predation usually does not disrupt biological control&lt;/title&gt;&lt;secondary-title&gt;Trophic and guild in biological interactions control&lt;/secondary-title&gt;&lt;/titles&gt;&lt;pages&gt;21-44&lt;/pages&gt;&lt;dates&gt;&lt;year&gt;2006&lt;/year&gt;&lt;/dates&gt;&lt;publisher&gt;Springer&lt;/publisher&gt;&lt;urls&gt;&lt;/urls&gt;&lt;/record&gt;&lt;/Cite&gt;&lt;/EndNote&gt;</w:instrText>
      </w:r>
      <w:r w:rsidR="002F43F9">
        <w:rPr>
          <w:rFonts w:cs="Arial"/>
          <w:szCs w:val="28"/>
        </w:rPr>
        <w:fldChar w:fldCharType="separate"/>
      </w:r>
      <w:r>
        <w:rPr>
          <w:rFonts w:cs="Arial"/>
          <w:szCs w:val="28"/>
        </w:rPr>
        <w:t>(Janssen et al. 2006)</w:t>
      </w:r>
      <w:r w:rsidR="002F43F9">
        <w:rPr>
          <w:rFonts w:cs="Arial"/>
          <w:szCs w:val="28"/>
        </w:rPr>
        <w:fldChar w:fldCharType="end"/>
      </w:r>
      <w:del w:id="77" w:author="CK NTU" w:date="2022-03-10T16:45:00Z">
        <w:r w:rsidDel="000A3F52">
          <w:rPr>
            <w:rFonts w:cs="Arial" w:hint="eastAsia"/>
            <w:szCs w:val="28"/>
          </w:rPr>
          <w:delText xml:space="preserve">. For example, intra-guild predation among spiders was relatively minor compared with their predation on pests </w:delText>
        </w:r>
      </w:del>
      <w:r w:rsidR="002F43F9">
        <w:rPr>
          <w:rFonts w:cs="Arial"/>
          <w:szCs w:val="28"/>
        </w:rPr>
        <w:fldChar w:fldCharType="begin"/>
      </w:r>
      <w:r>
        <w:rPr>
          <w:rFonts w:cs="Arial"/>
          <w:szCs w:val="28"/>
        </w:rPr>
        <w:instrText xml:space="preserve"> ADDIN EN.CITE &lt;EndNote&gt;&lt;Cite&gt;&lt;Author&gt;Petrakova&lt;/Author&gt;&lt;Year&gt;2016&lt;/Year&gt;&lt;RecNum&gt;75&lt;/RecNum&gt;&lt;DisplayText&gt;(Petrakova et al. 2016)&lt;/DisplayText&gt;&lt;record&gt;&lt;rec-number&gt;75&lt;/rec-number&gt;&lt;foreign-keys&gt;&lt;key app="EN" db-id="2vstfap51s9ztmea0af5fa9f5v90srreddde" timestamp="1630897348"&gt;75&lt;/key&gt;&lt;/foreign-keys&gt;&lt;ref-type name="Journal Article"&gt;17&lt;/ref-type&gt;&lt;contributors&gt;&lt;authors&gt;&lt;author&gt;Petrakova, Lenka&lt;/author&gt;&lt;author&gt;Michalko, Radek&lt;/author&gt;&lt;author&gt;Loverre, Pamela&lt;/author&gt;&lt;author&gt;Sentenska, Lenka&lt;/author&gt;&lt;author&gt;Korenko, Stanislav&lt;/author&gt;&lt;author&gt;Pekar, Stano&lt;/author&gt;&lt;/authors&gt;&lt;/contributors&gt;&lt;titles&gt;&lt;title&gt;Intraguild predation among spiders and their effect on the pear psylla during winter&lt;/title&gt;&lt;secondary-title&gt;Agriculture, Ecosystems &amp;amp; Environment&lt;/secondary-title&gt;&lt;/titles&gt;&lt;periodical&gt;&lt;full-title&gt;Agriculture, Ecosystems &amp;amp; Environment&lt;/full-title&gt;&lt;/periodical&gt;&lt;pages&gt;67-74&lt;/pages&gt;&lt;volume&gt;233&lt;/volume&gt;&lt;dates&gt;&lt;year&gt;2016&lt;/year&gt;&lt;/dates&gt;&lt;isbn&gt;0167-8809&lt;/isbn&gt;&lt;urls&gt;&lt;/urls&gt;&lt;/record&gt;&lt;/Cite&gt;&lt;/EndNote&gt;</w:instrText>
      </w:r>
      <w:r w:rsidR="002F43F9">
        <w:rPr>
          <w:rFonts w:cs="Arial"/>
          <w:szCs w:val="28"/>
        </w:rPr>
        <w:fldChar w:fldCharType="separate"/>
      </w:r>
      <w:r>
        <w:rPr>
          <w:rFonts w:cs="Arial"/>
          <w:szCs w:val="28"/>
        </w:rPr>
        <w:t>(Petrakova et al. 2016)</w:t>
      </w:r>
      <w:r w:rsidR="002F43F9">
        <w:rPr>
          <w:rFonts w:cs="Arial"/>
          <w:szCs w:val="28"/>
        </w:rPr>
        <w:fldChar w:fldCharType="end"/>
      </w:r>
      <w:r>
        <w:rPr>
          <w:rFonts w:cs="Arial" w:hint="eastAsia"/>
          <w:szCs w:val="28"/>
        </w:rPr>
        <w:t xml:space="preserve">. </w:t>
      </w:r>
      <w:ins w:id="78" w:author="CK NTU" w:date="2022-03-10T16:46:00Z">
        <w:r w:rsidR="000A3F52">
          <w:rPr>
            <w:rFonts w:cs="Arial"/>
            <w:szCs w:val="28"/>
          </w:rPr>
          <w:t>That being said</w:t>
        </w:r>
      </w:ins>
      <w:del w:id="79" w:author="CK NTU" w:date="2022-03-10T16:46:00Z">
        <w:r w:rsidDel="000A3F52">
          <w:rPr>
            <w:rFonts w:cs="Arial" w:hint="eastAsia"/>
            <w:szCs w:val="28"/>
          </w:rPr>
          <w:delText>Still</w:delText>
        </w:r>
      </w:del>
      <w:r>
        <w:rPr>
          <w:rFonts w:cs="Arial" w:hint="eastAsia"/>
          <w:szCs w:val="28"/>
        </w:rPr>
        <w:t>, w</w:t>
      </w:r>
      <w:r>
        <w:rPr>
          <w:rFonts w:cs="Arial"/>
          <w:szCs w:val="28"/>
        </w:rPr>
        <w:t xml:space="preserve">e </w:t>
      </w:r>
      <w:r>
        <w:rPr>
          <w:rFonts w:cs="Arial" w:hint="eastAsia"/>
          <w:szCs w:val="28"/>
        </w:rPr>
        <w:t xml:space="preserve">caution that our diet estimates of predators </w:t>
      </w:r>
      <w:ins w:id="80" w:author="CK NTU" w:date="2022-03-10T16:52:00Z">
        <w:r w:rsidR="0089504F">
          <w:rPr>
            <w:rFonts w:cs="Arial"/>
            <w:szCs w:val="28"/>
          </w:rPr>
          <w:t>(</w:t>
        </w:r>
      </w:ins>
      <w:del w:id="81" w:author="CK NTU" w:date="2022-03-10T16:52:00Z">
        <w:r w:rsidDel="0089504F">
          <w:rPr>
            <w:rFonts w:cs="Arial" w:hint="eastAsia"/>
            <w:szCs w:val="28"/>
          </w:rPr>
          <w:delText xml:space="preserve">represent the situations </w:delText>
        </w:r>
      </w:del>
      <w:r>
        <w:rPr>
          <w:rFonts w:cs="Arial" w:hint="eastAsia"/>
          <w:szCs w:val="28"/>
        </w:rPr>
        <w:t>without predator-predator interferences</w:t>
      </w:r>
      <w:ins w:id="82" w:author="CK NTU" w:date="2022-03-10T16:52:00Z">
        <w:r w:rsidR="0089504F">
          <w:rPr>
            <w:rFonts w:cs="Arial"/>
            <w:szCs w:val="28"/>
          </w:rPr>
          <w:t>)</w:t>
        </w:r>
      </w:ins>
      <w:r>
        <w:rPr>
          <w:rFonts w:cs="Arial" w:hint="eastAsia"/>
          <w:szCs w:val="28"/>
        </w:rPr>
        <w:t xml:space="preserve"> </w:t>
      </w:r>
      <w:del w:id="83" w:author="CK NTU" w:date="2022-03-10T16:52:00Z">
        <w:r w:rsidDel="0089504F">
          <w:rPr>
            <w:rFonts w:cs="Arial" w:hint="eastAsia"/>
            <w:szCs w:val="28"/>
          </w:rPr>
          <w:delText xml:space="preserve">and thus </w:delText>
        </w:r>
      </w:del>
      <w:r>
        <w:rPr>
          <w:rFonts w:cs="Arial" w:hint="eastAsia"/>
          <w:szCs w:val="28"/>
        </w:rPr>
        <w:t xml:space="preserve">might </w:t>
      </w:r>
      <w:ins w:id="84" w:author="CK NTU" w:date="2022-03-10T17:00:00Z">
        <w:r w:rsidR="000113F6">
          <w:rPr>
            <w:rFonts w:cs="Arial"/>
            <w:szCs w:val="28"/>
          </w:rPr>
          <w:t xml:space="preserve">not apply to </w:t>
        </w:r>
      </w:ins>
      <w:ins w:id="85" w:author="CK NTU" w:date="2022-03-10T17:01:00Z">
        <w:r w:rsidR="000113F6">
          <w:rPr>
            <w:rFonts w:cs="Arial"/>
            <w:szCs w:val="28"/>
          </w:rPr>
          <w:t xml:space="preserve">a particular rice </w:t>
        </w:r>
        <w:r w:rsidR="000113F6">
          <w:rPr>
            <w:rFonts w:cs="Arial" w:hint="eastAsia"/>
            <w:szCs w:val="28"/>
          </w:rPr>
          <w:t>system</w:t>
        </w:r>
        <w:r w:rsidR="000113F6">
          <w:rPr>
            <w:rFonts w:cs="Arial" w:hint="eastAsia"/>
            <w:szCs w:val="28"/>
          </w:rPr>
          <w:t xml:space="preserve"> </w:t>
        </w:r>
        <w:r w:rsidR="000113F6">
          <w:rPr>
            <w:rFonts w:cs="Arial"/>
            <w:szCs w:val="28"/>
          </w:rPr>
          <w:t xml:space="preserve">where </w:t>
        </w:r>
      </w:ins>
      <w:del w:id="86" w:author="CK NTU" w:date="2022-03-10T17:01:00Z">
        <w:r w:rsidDel="000113F6">
          <w:rPr>
            <w:rFonts w:cs="Arial" w:hint="eastAsia"/>
            <w:szCs w:val="28"/>
          </w:rPr>
          <w:delText xml:space="preserve">be biased if </w:delText>
        </w:r>
      </w:del>
      <w:ins w:id="87" w:author="CK NTU" w:date="2022-03-10T16:54:00Z">
        <w:r w:rsidR="0089504F">
          <w:rPr>
            <w:rFonts w:cs="Arial"/>
            <w:szCs w:val="28"/>
          </w:rPr>
          <w:t>i</w:t>
        </w:r>
      </w:ins>
      <w:ins w:id="88" w:author="CK NTU" w:date="2022-03-10T16:53:00Z">
        <w:r w:rsidR="0089504F">
          <w:rPr>
            <w:rFonts w:cs="Arial" w:hint="eastAsia"/>
            <w:szCs w:val="28"/>
          </w:rPr>
          <w:t>ntra-guild predation</w:t>
        </w:r>
        <w:r w:rsidR="0089504F">
          <w:rPr>
            <w:rFonts w:cs="Arial"/>
            <w:szCs w:val="28"/>
          </w:rPr>
          <w:t xml:space="preserve"> </w:t>
        </w:r>
      </w:ins>
      <w:ins w:id="89" w:author="CK NTU" w:date="2022-03-10T17:01:00Z">
        <w:r w:rsidR="00860806">
          <w:rPr>
            <w:rFonts w:cs="Arial"/>
            <w:szCs w:val="28"/>
          </w:rPr>
          <w:t>prevails</w:t>
        </w:r>
      </w:ins>
      <w:del w:id="90" w:author="CK NTU" w:date="2022-03-10T16:55:00Z">
        <w:r w:rsidDel="0089504F">
          <w:rPr>
            <w:rFonts w:cs="Arial" w:hint="eastAsia"/>
            <w:szCs w:val="28"/>
          </w:rPr>
          <w:delText xml:space="preserve">such interactions do occur in our </w:delText>
        </w:r>
      </w:del>
      <w:del w:id="91" w:author="CK NTU" w:date="2022-03-10T17:01:00Z">
        <w:r w:rsidDel="000113F6">
          <w:rPr>
            <w:rFonts w:cs="Arial" w:hint="eastAsia"/>
            <w:szCs w:val="28"/>
          </w:rPr>
          <w:delText>system</w:delText>
        </w:r>
      </w:del>
      <w:r>
        <w:rPr>
          <w:rFonts w:cs="Arial" w:hint="eastAsia"/>
          <w:szCs w:val="28"/>
        </w:rPr>
        <w:t xml:space="preserve">. </w:t>
      </w:r>
    </w:p>
    <w:p w14:paraId="20068B47" w14:textId="77777777" w:rsidR="000600B7" w:rsidRDefault="000600B7">
      <w:pPr>
        <w:rPr>
          <w:rFonts w:cs="Arial"/>
          <w:i/>
          <w:color w:val="FF0000"/>
          <w:szCs w:val="28"/>
        </w:rPr>
      </w:pPr>
    </w:p>
    <w:p w14:paraId="3619E807" w14:textId="77777777" w:rsidR="000600B7" w:rsidRDefault="00056389">
      <w:pPr>
        <w:jc w:val="center"/>
        <w:rPr>
          <w:rFonts w:cs="Arial"/>
          <w:i/>
          <w:szCs w:val="28"/>
        </w:rPr>
      </w:pPr>
      <w:r>
        <w:rPr>
          <w:rFonts w:cs="Arial"/>
          <w:i/>
          <w:szCs w:val="28"/>
        </w:rPr>
        <w:t>Conclusions</w:t>
      </w:r>
    </w:p>
    <w:p w14:paraId="1AE72817" w14:textId="77777777" w:rsidR="000600B7" w:rsidRDefault="00056389">
      <w:pPr>
        <w:pStyle w:val="af3"/>
        <w:numPr>
          <w:ilvl w:val="0"/>
          <w:numId w:val="3"/>
        </w:numPr>
        <w:rPr>
          <w:rFonts w:cs="Arial"/>
          <w:color w:val="FF0000"/>
          <w:szCs w:val="28"/>
        </w:rPr>
      </w:pPr>
      <w:r>
        <w:rPr>
          <w:rFonts w:cs="Arial"/>
          <w:color w:val="FF0000"/>
          <w:szCs w:val="28"/>
        </w:rPr>
        <w:t xml:space="preserve">Quantify data &gt; biocontrol value, </w:t>
      </w:r>
      <w:r>
        <w:rPr>
          <w:rFonts w:cs="Arial" w:hint="eastAsia"/>
          <w:color w:val="FF0000"/>
          <w:szCs w:val="28"/>
        </w:rPr>
        <w:t>f</w:t>
      </w:r>
      <w:r>
        <w:rPr>
          <w:rFonts w:cs="Arial"/>
          <w:color w:val="FF0000"/>
          <w:szCs w:val="28"/>
        </w:rPr>
        <w:t>unction as specialist when things matter.  While different within-season patterns between spiders and ladybeetles (less important)</w:t>
      </w:r>
    </w:p>
    <w:p w14:paraId="30F9C223" w14:textId="77777777" w:rsidR="000600B7" w:rsidRDefault="00056389">
      <w:pPr>
        <w:pStyle w:val="af3"/>
        <w:numPr>
          <w:ilvl w:val="0"/>
          <w:numId w:val="3"/>
        </w:numPr>
        <w:rPr>
          <w:rFonts w:cs="Arial"/>
          <w:color w:val="FF0000"/>
          <w:szCs w:val="28"/>
        </w:rPr>
      </w:pPr>
      <w:r>
        <w:rPr>
          <w:rFonts w:cs="Arial"/>
          <w:color w:val="FF0000"/>
          <w:szCs w:val="28"/>
        </w:rPr>
        <w:t>Consistent over years</w:t>
      </w:r>
    </w:p>
    <w:p w14:paraId="78999300" w14:textId="77777777" w:rsidR="000600B7" w:rsidRDefault="00056389">
      <w:pPr>
        <w:pStyle w:val="af3"/>
        <w:numPr>
          <w:ilvl w:val="0"/>
          <w:numId w:val="3"/>
        </w:numPr>
        <w:rPr>
          <w:rFonts w:cs="Arial"/>
          <w:color w:val="FF0000"/>
          <w:szCs w:val="28"/>
        </w:rPr>
      </w:pPr>
      <w:r>
        <w:rPr>
          <w:rFonts w:cs="Arial"/>
          <w:color w:val="FF0000"/>
          <w:szCs w:val="28"/>
        </w:rPr>
        <w:t>Analysis in abiotic and biotic factors &gt; value / implication</w:t>
      </w:r>
    </w:p>
    <w:p w14:paraId="36A9627C" w14:textId="77777777" w:rsidR="000600B7" w:rsidRDefault="00056389">
      <w:pPr>
        <w:pStyle w:val="af3"/>
        <w:numPr>
          <w:ilvl w:val="0"/>
          <w:numId w:val="3"/>
        </w:numPr>
        <w:rPr>
          <w:rFonts w:cs="Arial"/>
          <w:color w:val="FF0000"/>
          <w:szCs w:val="28"/>
        </w:rPr>
      </w:pPr>
      <w:r>
        <w:rPr>
          <w:rFonts w:cs="Arial"/>
          <w:color w:val="FF0000"/>
          <w:szCs w:val="28"/>
        </w:rPr>
        <w:t>Take home messages &gt; Global shift toward sustainable agriculture.</w:t>
      </w:r>
    </w:p>
    <w:p w14:paraId="1B33EFB6" w14:textId="77777777" w:rsidR="000600B7" w:rsidRDefault="00056389">
      <w:pPr>
        <w:ind w:firstLine="720"/>
        <w:rPr>
          <w:rFonts w:cs="Arial"/>
          <w:i/>
          <w:szCs w:val="28"/>
        </w:rPr>
      </w:pPr>
      <w:r>
        <w:rPr>
          <w:rFonts w:cs="Arial" w:hint="eastAsia"/>
          <w:szCs w:val="28"/>
        </w:rPr>
        <w:t xml:space="preserve">By </w:t>
      </w:r>
      <w:r>
        <w:rPr>
          <w:rFonts w:cs="Arial"/>
          <w:szCs w:val="28"/>
        </w:rPr>
        <w:t>quantify</w:t>
      </w:r>
      <w:r>
        <w:rPr>
          <w:rFonts w:cs="Arial" w:hint="eastAsia"/>
          <w:szCs w:val="28"/>
        </w:rPr>
        <w:t>ing</w:t>
      </w:r>
      <w:r>
        <w:rPr>
          <w:rFonts w:cs="Arial"/>
          <w:szCs w:val="28"/>
        </w:rPr>
        <w:t xml:space="preserve"> the diet compositions of generalist arthropod predators in </w:t>
      </w:r>
      <w:r>
        <w:rPr>
          <w:rFonts w:cs="Arial" w:hint="eastAsia"/>
          <w:szCs w:val="28"/>
        </w:rPr>
        <w:t>rice farms</w:t>
      </w:r>
      <w:r>
        <w:rPr>
          <w:rFonts w:cs="Arial"/>
          <w:szCs w:val="28"/>
        </w:rPr>
        <w:t xml:space="preserve"> over three consecutive years, </w:t>
      </w:r>
      <w:r>
        <w:rPr>
          <w:rFonts w:cs="Arial" w:hint="eastAsia"/>
          <w:szCs w:val="28"/>
        </w:rPr>
        <w:t>our study clarifies</w:t>
      </w:r>
      <w:r>
        <w:rPr>
          <w:rFonts w:cs="Arial"/>
          <w:szCs w:val="28"/>
        </w:rPr>
        <w:t xml:space="preserve"> a previous</w:t>
      </w:r>
      <w:r>
        <w:rPr>
          <w:rFonts w:cs="Arial" w:hint="eastAsia"/>
          <w:szCs w:val="28"/>
        </w:rPr>
        <w:t xml:space="preserve"> </w:t>
      </w:r>
      <w:r>
        <w:rPr>
          <w:rFonts w:cs="Arial"/>
          <w:szCs w:val="28"/>
        </w:rPr>
        <w:lastRenderedPageBreak/>
        <w:t>puzzle</w:t>
      </w:r>
      <w:r>
        <w:rPr>
          <w:rFonts w:cs="Arial" w:hint="eastAsia"/>
          <w:szCs w:val="28"/>
        </w:rPr>
        <w:t xml:space="preserve"> </w:t>
      </w:r>
      <w:r>
        <w:rPr>
          <w:rFonts w:cs="Arial"/>
          <w:szCs w:val="28"/>
        </w:rPr>
        <w:t>concerning</w:t>
      </w:r>
      <w:r>
        <w:rPr>
          <w:rFonts w:cs="Arial" w:hint="eastAsia"/>
          <w:szCs w:val="28"/>
        </w:rPr>
        <w:t xml:space="preserve"> the use of these predators as biocontrol agents in pest management programs. High </w:t>
      </w:r>
      <w:r>
        <w:rPr>
          <w:rFonts w:cs="Arial"/>
          <w:szCs w:val="28"/>
        </w:rPr>
        <w:t>proportion</w:t>
      </w:r>
      <w:r>
        <w:rPr>
          <w:rFonts w:cs="Arial" w:hint="eastAsia"/>
          <w:szCs w:val="28"/>
        </w:rPr>
        <w:t xml:space="preserve"> of rice pests in the diet of predators in both organic and conventional farms indicates strong per-capita pest consumption by predators, highlighting their promising biocontrol potential regardless of farming system. Furthermore, the </w:t>
      </w:r>
      <w:r>
        <w:rPr>
          <w:rFonts w:cs="Arial"/>
          <w:szCs w:val="28"/>
        </w:rPr>
        <w:t>consisten</w:t>
      </w:r>
      <w:r>
        <w:rPr>
          <w:rFonts w:cs="Arial" w:hint="eastAsia"/>
          <w:szCs w:val="28"/>
        </w:rPr>
        <w:t xml:space="preserve">cy in </w:t>
      </w:r>
      <w:r>
        <w:rPr>
          <w:rFonts w:cs="Arial"/>
          <w:szCs w:val="28"/>
        </w:rPr>
        <w:t>pest consumption</w:t>
      </w:r>
      <w:r>
        <w:rPr>
          <w:rFonts w:cs="Arial" w:hint="eastAsia"/>
          <w:szCs w:val="28"/>
        </w:rPr>
        <w:t xml:space="preserve"> patterns across years</w:t>
      </w:r>
      <w:r>
        <w:rPr>
          <w:rFonts w:cs="Arial"/>
          <w:szCs w:val="28"/>
        </w:rPr>
        <w:t xml:space="preserve"> </w:t>
      </w:r>
      <w:r>
        <w:rPr>
          <w:rFonts w:cs="Arial" w:hint="eastAsia"/>
          <w:szCs w:val="28"/>
        </w:rPr>
        <w:t>offers</w:t>
      </w:r>
      <w:r>
        <w:rPr>
          <w:rFonts w:cs="Arial"/>
          <w:szCs w:val="28"/>
        </w:rPr>
        <w:t xml:space="preserve"> convincing evidence </w:t>
      </w:r>
      <w:r>
        <w:rPr>
          <w:rFonts w:cs="Arial" w:hint="eastAsia"/>
          <w:szCs w:val="28"/>
        </w:rPr>
        <w:t>of</w:t>
      </w:r>
      <w:r>
        <w:rPr>
          <w:rFonts w:cs="Arial"/>
          <w:szCs w:val="28"/>
        </w:rPr>
        <w:t xml:space="preserve"> the</w:t>
      </w:r>
      <w:r>
        <w:rPr>
          <w:rFonts w:cs="Arial" w:hint="eastAsia"/>
          <w:szCs w:val="28"/>
        </w:rPr>
        <w:t>ir</w:t>
      </w:r>
      <w:r>
        <w:rPr>
          <w:rFonts w:cs="Arial"/>
          <w:szCs w:val="28"/>
        </w:rPr>
        <w:t xml:space="preserve"> </w:t>
      </w:r>
      <w:r>
        <w:rPr>
          <w:rFonts w:cs="Arial" w:hint="eastAsia"/>
          <w:szCs w:val="28"/>
        </w:rPr>
        <w:t>stable and reliable top-down effect on pests. Therefore, incorporating generalist arthropod predators as biocontrol agents in management schemes will likely</w:t>
      </w:r>
      <w:r>
        <w:rPr>
          <w:rFonts w:cs="Arial"/>
          <w:szCs w:val="28"/>
        </w:rPr>
        <w:t xml:space="preserve"> enhance </w:t>
      </w:r>
      <w:r>
        <w:rPr>
          <w:rFonts w:cs="Arial" w:hint="eastAsia"/>
          <w:szCs w:val="28"/>
        </w:rPr>
        <w:t xml:space="preserve">pest </w:t>
      </w:r>
      <w:r>
        <w:rPr>
          <w:rFonts w:cs="Arial"/>
          <w:szCs w:val="28"/>
        </w:rPr>
        <w:t>control</w:t>
      </w:r>
      <w:r>
        <w:rPr>
          <w:rFonts w:cs="Arial" w:hint="eastAsia"/>
          <w:szCs w:val="28"/>
        </w:rPr>
        <w:t xml:space="preserve"> in </w:t>
      </w:r>
      <w:r>
        <w:rPr>
          <w:rFonts w:cs="Arial"/>
          <w:szCs w:val="28"/>
        </w:rPr>
        <w:t>agricultural</w:t>
      </w:r>
      <w:r>
        <w:rPr>
          <w:rFonts w:cs="Arial" w:hint="eastAsia"/>
          <w:szCs w:val="28"/>
        </w:rPr>
        <w:t xml:space="preserve"> fields.</w:t>
      </w:r>
    </w:p>
    <w:p w14:paraId="327FE997" w14:textId="77777777" w:rsidR="000600B7" w:rsidRDefault="000600B7" w:rsidP="00464717">
      <w:pPr>
        <w:spacing w:afterLines="200" w:after="480"/>
        <w:rPr>
          <w:b/>
        </w:rPr>
      </w:pPr>
    </w:p>
    <w:p w14:paraId="703122D7" w14:textId="77777777" w:rsidR="000600B7" w:rsidRDefault="00056389">
      <w:pPr>
        <w:rPr>
          <w:b/>
        </w:rPr>
      </w:pPr>
      <w:r>
        <w:rPr>
          <w:b/>
        </w:rPr>
        <w:br w:type="page"/>
      </w:r>
    </w:p>
    <w:p w14:paraId="28127BE8" w14:textId="77777777" w:rsidR="000600B7" w:rsidRDefault="00056389" w:rsidP="00464717">
      <w:pPr>
        <w:spacing w:afterLines="200" w:after="480"/>
        <w:rPr>
          <w:b/>
        </w:rPr>
      </w:pPr>
      <w:r>
        <w:rPr>
          <w:rFonts w:hint="eastAsia"/>
          <w:b/>
        </w:rPr>
        <w:lastRenderedPageBreak/>
        <w:t>Acknowledgement</w:t>
      </w:r>
    </w:p>
    <w:p w14:paraId="6828390A" w14:textId="77777777" w:rsidR="000600B7" w:rsidRDefault="00056389">
      <w:pPr>
        <w:rPr>
          <w:rFonts w:cs="Arial"/>
          <w:szCs w:val="28"/>
        </w:rPr>
      </w:pPr>
      <w:r>
        <w:rPr>
          <w:rFonts w:cs="Arial"/>
          <w:szCs w:val="28"/>
        </w:rPr>
        <w:t>We thank Miaoli District Agricultural Research and Extension Station for providing</w:t>
      </w:r>
      <w:r>
        <w:rPr>
          <w:rFonts w:cs="Arial" w:hint="eastAsia"/>
          <w:szCs w:val="28"/>
        </w:rPr>
        <w:t xml:space="preserve"> </w:t>
      </w:r>
      <w:r>
        <w:rPr>
          <w:rFonts w:cs="Arial"/>
          <w:szCs w:val="28"/>
          <w:shd w:val="clear" w:color="auto" w:fill="FFFFFF"/>
        </w:rPr>
        <w:t xml:space="preserve">field assistance </w:t>
      </w:r>
      <w:r>
        <w:rPr>
          <w:rFonts w:cs="Arial" w:hint="eastAsia"/>
          <w:szCs w:val="28"/>
          <w:shd w:val="clear" w:color="auto" w:fill="FFFFFF"/>
        </w:rPr>
        <w:t>and</w:t>
      </w:r>
      <w:r>
        <w:rPr>
          <w:rFonts w:cs="Arial"/>
          <w:szCs w:val="28"/>
          <w:shd w:val="clear" w:color="auto" w:fill="FFFFFF"/>
        </w:rPr>
        <w:t xml:space="preserve"> logistic</w:t>
      </w:r>
      <w:r>
        <w:rPr>
          <w:rFonts w:cs="Arial" w:hint="eastAsia"/>
          <w:szCs w:val="28"/>
          <w:shd w:val="clear" w:color="auto" w:fill="FFFFFF"/>
        </w:rPr>
        <w:t xml:space="preserve"> support</w:t>
      </w:r>
      <w:r>
        <w:rPr>
          <w:rFonts w:cs="Arial"/>
          <w:szCs w:val="28"/>
        </w:rPr>
        <w:t xml:space="preserve">. This study </w:t>
      </w:r>
      <w:r>
        <w:rPr>
          <w:rFonts w:cs="Arial" w:hint="eastAsia"/>
          <w:szCs w:val="28"/>
        </w:rPr>
        <w:t>wa</w:t>
      </w:r>
      <w:r>
        <w:rPr>
          <w:rFonts w:cs="Arial"/>
          <w:szCs w:val="28"/>
        </w:rPr>
        <w:t>s funded by Council of Agriculture, R.O.C.</w:t>
      </w:r>
    </w:p>
    <w:p w14:paraId="6A211297" w14:textId="77777777" w:rsidR="000600B7" w:rsidRDefault="00056389">
      <w:pPr>
        <w:jc w:val="left"/>
        <w:rPr>
          <w:b/>
        </w:rPr>
      </w:pPr>
      <w:r>
        <w:rPr>
          <w:b/>
        </w:rPr>
        <w:br w:type="page"/>
      </w:r>
    </w:p>
    <w:p w14:paraId="11D32285" w14:textId="77777777" w:rsidR="00AB17B6" w:rsidRPr="00AB17B6" w:rsidRDefault="002F43F9" w:rsidP="00AB17B6">
      <w:pPr>
        <w:pStyle w:val="EndNoteBibliographyTitle"/>
        <w:rPr>
          <w:noProof/>
        </w:rPr>
      </w:pPr>
      <w:r>
        <w:lastRenderedPageBreak/>
        <w:fldChar w:fldCharType="begin"/>
      </w:r>
      <w:r w:rsidR="00056389">
        <w:instrText xml:space="preserve"> ADDIN EN.REFLIST </w:instrText>
      </w:r>
      <w:r>
        <w:fldChar w:fldCharType="separate"/>
      </w:r>
      <w:r w:rsidR="00AB17B6" w:rsidRPr="00AB17B6">
        <w:rPr>
          <w:noProof/>
        </w:rPr>
        <w:t>Reference</w:t>
      </w:r>
    </w:p>
    <w:p w14:paraId="6BDFFEDD" w14:textId="77777777" w:rsidR="00AB17B6" w:rsidRPr="00AB17B6" w:rsidRDefault="00AB17B6" w:rsidP="00AB17B6">
      <w:pPr>
        <w:pStyle w:val="EndNoteBibliographyTitle"/>
        <w:rPr>
          <w:noProof/>
        </w:rPr>
      </w:pPr>
    </w:p>
    <w:p w14:paraId="0B41471E" w14:textId="77777777" w:rsidR="00AB17B6" w:rsidRPr="00AB17B6" w:rsidRDefault="00AB17B6" w:rsidP="00AB17B6">
      <w:pPr>
        <w:pStyle w:val="EndNoteBibliography"/>
        <w:spacing w:after="0"/>
        <w:ind w:left="720" w:hanging="720"/>
        <w:rPr>
          <w:noProof/>
        </w:rPr>
      </w:pPr>
      <w:r w:rsidRPr="00AB17B6">
        <w:rPr>
          <w:noProof/>
        </w:rPr>
        <w:t>Albajes, R., and Ò. Alomar. 1999. Current and potential use of polyphagous predators. Pages 265-275  Integrated pest and disease management in greenhouse crops. Springer.</w:t>
      </w:r>
    </w:p>
    <w:p w14:paraId="625213DA" w14:textId="77777777" w:rsidR="00AB17B6" w:rsidRPr="00AB17B6" w:rsidRDefault="00AB17B6" w:rsidP="00AB17B6">
      <w:pPr>
        <w:pStyle w:val="EndNoteBibliography"/>
        <w:spacing w:after="0"/>
        <w:ind w:left="720" w:hanging="720"/>
        <w:rPr>
          <w:noProof/>
        </w:rPr>
      </w:pPr>
      <w:r w:rsidRPr="00AB17B6">
        <w:rPr>
          <w:noProof/>
        </w:rPr>
        <w:t xml:space="preserve">Albertini, A., S. Marchi, C. Ratti, G. Burgio, R. Petacchi, and S. Magagnoli. 2018. Bactrocera oleae pupae predation by Ocypus olens detected by molecular gut content analysis. BioControl </w:t>
      </w:r>
      <w:r w:rsidRPr="00AB17B6">
        <w:rPr>
          <w:b/>
          <w:noProof/>
        </w:rPr>
        <w:t>63</w:t>
      </w:r>
      <w:r w:rsidRPr="00AB17B6">
        <w:rPr>
          <w:noProof/>
        </w:rPr>
        <w:t>:227-239.</w:t>
      </w:r>
    </w:p>
    <w:p w14:paraId="01D076C1" w14:textId="77777777" w:rsidR="00AB17B6" w:rsidRPr="00AB17B6" w:rsidRDefault="00AB17B6" w:rsidP="00AB17B6">
      <w:pPr>
        <w:pStyle w:val="EndNoteBibliography"/>
        <w:spacing w:after="0"/>
        <w:ind w:left="720" w:hanging="720"/>
        <w:rPr>
          <w:noProof/>
        </w:rPr>
      </w:pPr>
      <w:r w:rsidRPr="00AB17B6">
        <w:rPr>
          <w:noProof/>
        </w:rPr>
        <w:t>Allan, J., A. Flecker, and N. McClintock. 1987. Prey preference of stoneflies: sedentary vs mobile prey. Oikos:323-331.</w:t>
      </w:r>
    </w:p>
    <w:p w14:paraId="35687473" w14:textId="77777777" w:rsidR="00AB17B6" w:rsidRPr="00AB17B6" w:rsidRDefault="00AB17B6" w:rsidP="00AB17B6">
      <w:pPr>
        <w:pStyle w:val="EndNoteBibliography"/>
        <w:spacing w:after="0"/>
        <w:ind w:left="720" w:hanging="720"/>
        <w:rPr>
          <w:noProof/>
        </w:rPr>
      </w:pPr>
      <w:r w:rsidRPr="00AB17B6">
        <w:rPr>
          <w:noProof/>
        </w:rPr>
        <w:t>Altieri, M. A. 1999. The ecological role of biodiversity in agroecosystems. Pages 19-31  Invertebrate biodiversity as bioindicators of sustainable landscapes. Elsevier.</w:t>
      </w:r>
    </w:p>
    <w:p w14:paraId="03482B50" w14:textId="77777777" w:rsidR="00AB17B6" w:rsidRPr="00AB17B6" w:rsidRDefault="00AB17B6" w:rsidP="00AB17B6">
      <w:pPr>
        <w:pStyle w:val="EndNoteBibliography"/>
        <w:spacing w:after="0"/>
        <w:ind w:left="720" w:hanging="720"/>
        <w:rPr>
          <w:noProof/>
        </w:rPr>
      </w:pPr>
      <w:r w:rsidRPr="00AB17B6">
        <w:rPr>
          <w:noProof/>
        </w:rPr>
        <w:t xml:space="preserve">Altieri, M. A., and D. K. Letourneau. 1982. Vegetation management and biological control in agroecosystems. Crop Protection </w:t>
      </w:r>
      <w:r w:rsidRPr="00AB17B6">
        <w:rPr>
          <w:b/>
          <w:noProof/>
        </w:rPr>
        <w:t>1</w:t>
      </w:r>
      <w:r w:rsidRPr="00AB17B6">
        <w:rPr>
          <w:noProof/>
        </w:rPr>
        <w:t>:405-430.</w:t>
      </w:r>
    </w:p>
    <w:p w14:paraId="02B243C7" w14:textId="77777777" w:rsidR="00AB17B6" w:rsidRPr="00AB17B6" w:rsidRDefault="00AB17B6" w:rsidP="00AB17B6">
      <w:pPr>
        <w:pStyle w:val="EndNoteBibliography"/>
        <w:spacing w:after="0"/>
        <w:ind w:left="720" w:hanging="720"/>
        <w:rPr>
          <w:noProof/>
        </w:rPr>
      </w:pPr>
      <w:r w:rsidRPr="00AB17B6">
        <w:rPr>
          <w:noProof/>
        </w:rPr>
        <w:t>Barbosa, P., and I. Castellanos. 2005. Ecology of predator-prey interactions. Oxford University Press.</w:t>
      </w:r>
    </w:p>
    <w:p w14:paraId="0BDEE71D" w14:textId="77777777" w:rsidR="00AB17B6" w:rsidRPr="00AB17B6" w:rsidRDefault="00AB17B6" w:rsidP="00AB17B6">
      <w:pPr>
        <w:pStyle w:val="EndNoteBibliography"/>
        <w:spacing w:after="0"/>
        <w:ind w:left="720" w:hanging="720"/>
        <w:rPr>
          <w:noProof/>
        </w:rPr>
      </w:pPr>
      <w:r w:rsidRPr="00AB17B6">
        <w:rPr>
          <w:noProof/>
        </w:rPr>
        <w:t>Bengtsson, J., J. Ahnström, and A. C. WEIBULL. 2005. The effects of organic agriculture on biodiversity and abundance: a meta</w:t>
      </w:r>
      <w:r w:rsidRPr="00AB17B6">
        <w:rPr>
          <w:rFonts w:ascii="Cambria Math" w:hAnsi="Cambria Math" w:cs="Cambria Math"/>
          <w:noProof/>
        </w:rPr>
        <w:t>‐</w:t>
      </w:r>
      <w:r w:rsidRPr="00AB17B6">
        <w:rPr>
          <w:noProof/>
        </w:rPr>
        <w:t xml:space="preserve">analysis. Journal of Applied Ecology </w:t>
      </w:r>
      <w:r w:rsidRPr="00AB17B6">
        <w:rPr>
          <w:b/>
          <w:noProof/>
        </w:rPr>
        <w:t>42</w:t>
      </w:r>
      <w:r w:rsidRPr="00AB17B6">
        <w:rPr>
          <w:noProof/>
        </w:rPr>
        <w:t>:261-269.</w:t>
      </w:r>
    </w:p>
    <w:p w14:paraId="01550865" w14:textId="77777777" w:rsidR="00AB17B6" w:rsidRPr="00AB17B6" w:rsidRDefault="00AB17B6" w:rsidP="00AB17B6">
      <w:pPr>
        <w:pStyle w:val="EndNoteBibliography"/>
        <w:spacing w:after="0"/>
        <w:ind w:left="720" w:hanging="720"/>
        <w:rPr>
          <w:noProof/>
        </w:rPr>
      </w:pPr>
      <w:r w:rsidRPr="00AB17B6">
        <w:rPr>
          <w:noProof/>
        </w:rPr>
        <w:t xml:space="preserve">Birkhofer, K., T. M. Bezemer, J. Bloem, M. Bonkowski, S. Christensen, D. Dubois, F. Ekelund, A. Fließbach, L. Gunst, and K. Hedlund. 2008a. Long-term organic farming fosters below and aboveground biota: Implications for soil quality, biological control and productivity. Soil Biology and Biochemistry </w:t>
      </w:r>
      <w:r w:rsidRPr="00AB17B6">
        <w:rPr>
          <w:b/>
          <w:noProof/>
        </w:rPr>
        <w:t>40</w:t>
      </w:r>
      <w:r w:rsidRPr="00AB17B6">
        <w:rPr>
          <w:noProof/>
        </w:rPr>
        <w:t>:2297-2308.</w:t>
      </w:r>
    </w:p>
    <w:p w14:paraId="362FB3C6" w14:textId="77777777" w:rsidR="00AB17B6" w:rsidRPr="00AB17B6" w:rsidRDefault="00AB17B6" w:rsidP="00AB17B6">
      <w:pPr>
        <w:pStyle w:val="EndNoteBibliography"/>
        <w:spacing w:after="0"/>
        <w:ind w:left="720" w:hanging="720"/>
        <w:rPr>
          <w:noProof/>
        </w:rPr>
      </w:pPr>
      <w:r w:rsidRPr="00AB17B6">
        <w:rPr>
          <w:noProof/>
        </w:rPr>
        <w:t>Birkhofer, K., A. Fließbach, D. H. Wise, and S. Scheu. 2011. Arthropod food webs in organic and conventional wheat farming systems of an agricultural long</w:t>
      </w:r>
      <w:r w:rsidRPr="00AB17B6">
        <w:rPr>
          <w:rFonts w:ascii="Cambria Math" w:hAnsi="Cambria Math" w:cs="Cambria Math"/>
          <w:noProof/>
        </w:rPr>
        <w:t>‐</w:t>
      </w:r>
      <w:r w:rsidRPr="00AB17B6">
        <w:rPr>
          <w:noProof/>
        </w:rPr>
        <w:t xml:space="preserve">term experiment: a stable isotope approach. Agricultural and Forest Entomology </w:t>
      </w:r>
      <w:r w:rsidRPr="00AB17B6">
        <w:rPr>
          <w:b/>
          <w:noProof/>
        </w:rPr>
        <w:t>13</w:t>
      </w:r>
      <w:r w:rsidRPr="00AB17B6">
        <w:rPr>
          <w:noProof/>
        </w:rPr>
        <w:t>:197-204.</w:t>
      </w:r>
    </w:p>
    <w:p w14:paraId="5F10733D" w14:textId="77777777" w:rsidR="00AB17B6" w:rsidRPr="00AB17B6" w:rsidRDefault="00AB17B6" w:rsidP="00AB17B6">
      <w:pPr>
        <w:pStyle w:val="EndNoteBibliography"/>
        <w:spacing w:after="0"/>
        <w:ind w:left="720" w:hanging="720"/>
        <w:rPr>
          <w:noProof/>
        </w:rPr>
      </w:pPr>
      <w:r w:rsidRPr="00AB17B6">
        <w:rPr>
          <w:noProof/>
        </w:rPr>
        <w:t xml:space="preserve">Birkhofer, K., D. H. Wise, and S. Scheu. 2008b. Subsidy from the detrital food web, but not microhabitat complexity, affects the role of generalist predators in an aboveground herbivore food web. Oikos </w:t>
      </w:r>
      <w:r w:rsidRPr="00AB17B6">
        <w:rPr>
          <w:b/>
          <w:noProof/>
        </w:rPr>
        <w:t>117</w:t>
      </w:r>
      <w:r w:rsidRPr="00AB17B6">
        <w:rPr>
          <w:noProof/>
        </w:rPr>
        <w:t>:494-500.</w:t>
      </w:r>
    </w:p>
    <w:p w14:paraId="1521C2D4" w14:textId="77777777" w:rsidR="00AB17B6" w:rsidRPr="00AB17B6" w:rsidRDefault="00AB17B6" w:rsidP="00AB17B6">
      <w:pPr>
        <w:pStyle w:val="EndNoteBibliography"/>
        <w:spacing w:after="0"/>
        <w:ind w:left="720" w:hanging="720"/>
        <w:rPr>
          <w:noProof/>
        </w:rPr>
      </w:pPr>
      <w:r w:rsidRPr="00AB17B6">
        <w:rPr>
          <w:noProof/>
        </w:rPr>
        <w:t xml:space="preserve">Blondel, J. 2003. Guilds or functional groups: does it matter? Oikos </w:t>
      </w:r>
      <w:r w:rsidRPr="00AB17B6">
        <w:rPr>
          <w:b/>
          <w:noProof/>
        </w:rPr>
        <w:t>100</w:t>
      </w:r>
      <w:r w:rsidRPr="00AB17B6">
        <w:rPr>
          <w:noProof/>
        </w:rPr>
        <w:t>:223-231.</w:t>
      </w:r>
    </w:p>
    <w:p w14:paraId="4B3C066C" w14:textId="77777777" w:rsidR="00AB17B6" w:rsidRPr="00AB17B6" w:rsidRDefault="00AB17B6" w:rsidP="00AB17B6">
      <w:pPr>
        <w:pStyle w:val="EndNoteBibliography"/>
        <w:spacing w:after="0"/>
        <w:ind w:left="720" w:hanging="720"/>
        <w:rPr>
          <w:noProof/>
        </w:rPr>
      </w:pPr>
      <w:r w:rsidRPr="00AB17B6">
        <w:rPr>
          <w:noProof/>
        </w:rPr>
        <w:t xml:space="preserve">Boecklen, W. J., C. T. Yarnes, B. A. Cook, and A. C. James. 2011. On the use of stable isotopes in trophic ecology. Annual review of ecology, evolution, and systematics </w:t>
      </w:r>
      <w:r w:rsidRPr="00AB17B6">
        <w:rPr>
          <w:b/>
          <w:noProof/>
        </w:rPr>
        <w:t>42</w:t>
      </w:r>
      <w:r w:rsidRPr="00AB17B6">
        <w:rPr>
          <w:noProof/>
        </w:rPr>
        <w:t>:411-440.</w:t>
      </w:r>
    </w:p>
    <w:p w14:paraId="58CF3B0B" w14:textId="77777777" w:rsidR="00AB17B6" w:rsidRPr="00AB17B6" w:rsidRDefault="00AB17B6" w:rsidP="00AB17B6">
      <w:pPr>
        <w:pStyle w:val="EndNoteBibliography"/>
        <w:spacing w:after="0"/>
        <w:ind w:left="720" w:hanging="720"/>
        <w:rPr>
          <w:noProof/>
        </w:rPr>
      </w:pPr>
      <w:r w:rsidRPr="00AB17B6">
        <w:rPr>
          <w:noProof/>
        </w:rPr>
        <w:lastRenderedPageBreak/>
        <w:t xml:space="preserve">Campbell, B. M., D. J. Beare, E. M. Bennett, J. M. Hall-Spencer, J. S. Ingram, F. Jaramillo, R. Ortiz, N. Ramankutty, J. A. Sayer, and D. Shindell. 2017. Agriculture production as a major driver of the Earth system exceeding planetary boundaries. Ecology and Society </w:t>
      </w:r>
      <w:r w:rsidRPr="00AB17B6">
        <w:rPr>
          <w:b/>
          <w:noProof/>
        </w:rPr>
        <w:t>22</w:t>
      </w:r>
      <w:r w:rsidRPr="00AB17B6">
        <w:rPr>
          <w:noProof/>
        </w:rPr>
        <w:t>.</w:t>
      </w:r>
    </w:p>
    <w:p w14:paraId="2118FEB9" w14:textId="77777777" w:rsidR="00AB17B6" w:rsidRPr="00AB17B6" w:rsidRDefault="00AB17B6" w:rsidP="00AB17B6">
      <w:pPr>
        <w:pStyle w:val="EndNoteBibliography"/>
        <w:spacing w:after="0"/>
        <w:ind w:left="720" w:hanging="720"/>
        <w:rPr>
          <w:noProof/>
        </w:rPr>
      </w:pPr>
      <w:r w:rsidRPr="00AB17B6">
        <w:rPr>
          <w:noProof/>
        </w:rPr>
        <w:t xml:space="preserve">Caut, S., E. Angulo, and F. Courchamp. 2009. Variation in discrimination factors (Δ15N and Δ13C): the effect of diet isotopic values and applications for diet reconstruction. Journal of Applied Ecology </w:t>
      </w:r>
      <w:r w:rsidRPr="00AB17B6">
        <w:rPr>
          <w:b/>
          <w:noProof/>
        </w:rPr>
        <w:t>46</w:t>
      </w:r>
      <w:r w:rsidRPr="00AB17B6">
        <w:rPr>
          <w:noProof/>
        </w:rPr>
        <w:t>:443-453.</w:t>
      </w:r>
    </w:p>
    <w:p w14:paraId="56F0BDFF" w14:textId="77777777" w:rsidR="00AB17B6" w:rsidRPr="00AB17B6" w:rsidRDefault="00AB17B6" w:rsidP="00AB17B6">
      <w:pPr>
        <w:pStyle w:val="EndNoteBibliography"/>
        <w:spacing w:after="0"/>
        <w:ind w:left="720" w:hanging="720"/>
        <w:rPr>
          <w:noProof/>
        </w:rPr>
      </w:pPr>
      <w:r w:rsidRPr="00AB17B6">
        <w:rPr>
          <w:noProof/>
        </w:rPr>
        <w:t xml:space="preserve">Diehl, E., V. L. Mader, V. Wolters, and K. Birkhofer. 2013. Management intensity and vegetation complexity affect web-building spiders and their prey. Oecologia </w:t>
      </w:r>
      <w:r w:rsidRPr="00AB17B6">
        <w:rPr>
          <w:b/>
          <w:noProof/>
        </w:rPr>
        <w:t>173</w:t>
      </w:r>
      <w:r w:rsidRPr="00AB17B6">
        <w:rPr>
          <w:noProof/>
        </w:rPr>
        <w:t>:579-589.</w:t>
      </w:r>
    </w:p>
    <w:p w14:paraId="6CB5C1B7" w14:textId="77777777" w:rsidR="00AB17B6" w:rsidRPr="00AB17B6" w:rsidRDefault="00AB17B6" w:rsidP="00AB17B6">
      <w:pPr>
        <w:pStyle w:val="EndNoteBibliography"/>
        <w:spacing w:after="0"/>
        <w:ind w:left="720" w:hanging="720"/>
        <w:rPr>
          <w:noProof/>
        </w:rPr>
      </w:pPr>
      <w:r w:rsidRPr="00AB17B6">
        <w:rPr>
          <w:noProof/>
        </w:rPr>
        <w:t xml:space="preserve">Dominik, C., R. Seppelt, F. G. Horgan, J. Settele, and T. Václavík. 2018. Landscape composition, configuration, and trophic interactions shape arthropod communities in rice agroecosystems. Journal of Applied Ecology </w:t>
      </w:r>
      <w:r w:rsidRPr="00AB17B6">
        <w:rPr>
          <w:b/>
          <w:noProof/>
        </w:rPr>
        <w:t>55</w:t>
      </w:r>
      <w:r w:rsidRPr="00AB17B6">
        <w:rPr>
          <w:noProof/>
        </w:rPr>
        <w:t>:2461-2472.</w:t>
      </w:r>
    </w:p>
    <w:p w14:paraId="13D580C5" w14:textId="77777777" w:rsidR="00AB17B6" w:rsidRPr="00AB17B6" w:rsidRDefault="00AB17B6" w:rsidP="00AB17B6">
      <w:pPr>
        <w:pStyle w:val="EndNoteBibliography"/>
        <w:spacing w:after="0"/>
        <w:ind w:left="720" w:hanging="720"/>
        <w:rPr>
          <w:noProof/>
        </w:rPr>
      </w:pPr>
      <w:r w:rsidRPr="00AB17B6">
        <w:rPr>
          <w:noProof/>
        </w:rPr>
        <w:t xml:space="preserve">Duelli, P., and M. K. Obrist. 2003. Biodiversity indicators: the choice of values and measures. Agriculture Ecosystems &amp; Environment </w:t>
      </w:r>
      <w:r w:rsidRPr="00AB17B6">
        <w:rPr>
          <w:b/>
          <w:noProof/>
        </w:rPr>
        <w:t>98</w:t>
      </w:r>
      <w:r w:rsidRPr="00AB17B6">
        <w:rPr>
          <w:noProof/>
        </w:rPr>
        <w:t>:87-98.</w:t>
      </w:r>
    </w:p>
    <w:p w14:paraId="00B9BFA4" w14:textId="77777777" w:rsidR="00AB17B6" w:rsidRPr="00AB17B6" w:rsidRDefault="00AB17B6" w:rsidP="00AB17B6">
      <w:pPr>
        <w:pStyle w:val="EndNoteBibliography"/>
        <w:spacing w:after="0"/>
        <w:ind w:left="720" w:hanging="720"/>
        <w:rPr>
          <w:noProof/>
        </w:rPr>
      </w:pPr>
      <w:r w:rsidRPr="00AB17B6">
        <w:rPr>
          <w:noProof/>
        </w:rPr>
        <w:t>EC. 2020. Communication from the commission to the European parliament, the council, the European economic and social committee and the committee of the regions - a farm to Fork strategy for a fair, healthy and environmentally-friendly food system. 381 final, Brussels.</w:t>
      </w:r>
    </w:p>
    <w:p w14:paraId="70F9A149" w14:textId="77777777" w:rsidR="00AB17B6" w:rsidRPr="00AB17B6" w:rsidRDefault="00AB17B6" w:rsidP="00AB17B6">
      <w:pPr>
        <w:pStyle w:val="EndNoteBibliography"/>
        <w:spacing w:after="0"/>
        <w:ind w:left="720" w:hanging="720"/>
        <w:rPr>
          <w:noProof/>
        </w:rPr>
      </w:pPr>
      <w:r w:rsidRPr="00AB17B6">
        <w:rPr>
          <w:noProof/>
        </w:rPr>
        <w:t>Eitzinger, B., N. Abrego, D. Gravel, T. Huotari, E. J. Vesterinen, and T. Roslin. 2019. Assessing changes in arthropod predator–prey interactions through DNA</w:t>
      </w:r>
      <w:r w:rsidRPr="00AB17B6">
        <w:rPr>
          <w:rFonts w:ascii="Cambria Math" w:hAnsi="Cambria Math" w:cs="Cambria Math"/>
          <w:noProof/>
        </w:rPr>
        <w:t>‐</w:t>
      </w:r>
      <w:r w:rsidRPr="00AB17B6">
        <w:rPr>
          <w:noProof/>
        </w:rPr>
        <w:t xml:space="preserve">based gut content analysis—variable environment, stable diet. Molecular ecology </w:t>
      </w:r>
      <w:r w:rsidRPr="00AB17B6">
        <w:rPr>
          <w:b/>
          <w:noProof/>
        </w:rPr>
        <w:t>28</w:t>
      </w:r>
      <w:r w:rsidRPr="00AB17B6">
        <w:rPr>
          <w:noProof/>
        </w:rPr>
        <w:t>:266-280.</w:t>
      </w:r>
    </w:p>
    <w:p w14:paraId="33AD5BE4" w14:textId="77777777" w:rsidR="00AB17B6" w:rsidRPr="00AB17B6" w:rsidRDefault="00AB17B6" w:rsidP="00AB17B6">
      <w:pPr>
        <w:pStyle w:val="EndNoteBibliography"/>
        <w:spacing w:after="0"/>
        <w:ind w:left="720" w:hanging="720"/>
        <w:rPr>
          <w:noProof/>
        </w:rPr>
      </w:pPr>
      <w:r w:rsidRPr="00AB17B6">
        <w:rPr>
          <w:noProof/>
        </w:rPr>
        <w:t xml:space="preserve">Eitzinger, B., T. Roslin, E. J. Vesterinen, S. I. Robinson, and E. J. O'Gorman. 2021. Temperature affects both the Grinnellian and Eltonian dimensions of ecological niches–A tale of two Arctic wolf spiders. Basic and Applied Ecology </w:t>
      </w:r>
      <w:r w:rsidRPr="00AB17B6">
        <w:rPr>
          <w:b/>
          <w:noProof/>
        </w:rPr>
        <w:t>50</w:t>
      </w:r>
      <w:r w:rsidRPr="00AB17B6">
        <w:rPr>
          <w:noProof/>
        </w:rPr>
        <w:t>:132-143.</w:t>
      </w:r>
    </w:p>
    <w:p w14:paraId="1CAB0E46" w14:textId="77777777" w:rsidR="00AB17B6" w:rsidRPr="00AB17B6" w:rsidRDefault="00AB17B6" w:rsidP="00AB17B6">
      <w:pPr>
        <w:pStyle w:val="EndNoteBibliography"/>
        <w:spacing w:after="0"/>
        <w:ind w:left="720" w:hanging="720"/>
        <w:rPr>
          <w:noProof/>
        </w:rPr>
      </w:pPr>
      <w:r w:rsidRPr="00AB17B6">
        <w:rPr>
          <w:noProof/>
        </w:rPr>
        <w:t>Eitzinger, B., and M. Traugott. 2011. Which prey sustains cold</w:t>
      </w:r>
      <w:r w:rsidRPr="00AB17B6">
        <w:rPr>
          <w:rFonts w:ascii="Cambria Math" w:hAnsi="Cambria Math" w:cs="Cambria Math"/>
          <w:noProof/>
        </w:rPr>
        <w:t>‐</w:t>
      </w:r>
      <w:r w:rsidRPr="00AB17B6">
        <w:rPr>
          <w:noProof/>
        </w:rPr>
        <w:t>adapted invertebrate generalist predators in arable land? Examining prey choices by molecular gut</w:t>
      </w:r>
      <w:r w:rsidRPr="00AB17B6">
        <w:rPr>
          <w:rFonts w:ascii="Cambria Math" w:hAnsi="Cambria Math" w:cs="Cambria Math"/>
          <w:noProof/>
        </w:rPr>
        <w:t>‐</w:t>
      </w:r>
      <w:r w:rsidRPr="00AB17B6">
        <w:rPr>
          <w:noProof/>
        </w:rPr>
        <w:t xml:space="preserve">content analysis. Journal of Applied Ecology </w:t>
      </w:r>
      <w:r w:rsidRPr="00AB17B6">
        <w:rPr>
          <w:b/>
          <w:noProof/>
        </w:rPr>
        <w:t>48</w:t>
      </w:r>
      <w:r w:rsidRPr="00AB17B6">
        <w:rPr>
          <w:noProof/>
        </w:rPr>
        <w:t>:591-599.</w:t>
      </w:r>
    </w:p>
    <w:p w14:paraId="694F621A" w14:textId="77777777" w:rsidR="00AB17B6" w:rsidRPr="00AB17B6" w:rsidRDefault="00AB17B6" w:rsidP="00AB17B6">
      <w:pPr>
        <w:pStyle w:val="EndNoteBibliography"/>
        <w:spacing w:after="0"/>
        <w:ind w:left="720" w:hanging="720"/>
        <w:rPr>
          <w:noProof/>
        </w:rPr>
      </w:pPr>
      <w:r w:rsidRPr="00AB17B6">
        <w:rPr>
          <w:noProof/>
        </w:rPr>
        <w:t xml:space="preserve">Finke, D. L., and R. F. Denno. 2006. Spatial refuge from intraguild predation: implications for prey suppression and trophic cascades. Oecologia </w:t>
      </w:r>
      <w:r w:rsidRPr="00AB17B6">
        <w:rPr>
          <w:b/>
          <w:noProof/>
        </w:rPr>
        <w:t>149</w:t>
      </w:r>
      <w:r w:rsidRPr="00AB17B6">
        <w:rPr>
          <w:noProof/>
        </w:rPr>
        <w:t>:265-275.</w:t>
      </w:r>
    </w:p>
    <w:p w14:paraId="25737502" w14:textId="77777777" w:rsidR="00AB17B6" w:rsidRPr="00AB17B6" w:rsidRDefault="00AB17B6" w:rsidP="00AB17B6">
      <w:pPr>
        <w:pStyle w:val="EndNoteBibliography"/>
        <w:spacing w:after="0"/>
        <w:ind w:left="720" w:hanging="720"/>
        <w:rPr>
          <w:noProof/>
        </w:rPr>
      </w:pPr>
      <w:r w:rsidRPr="00AB17B6">
        <w:rPr>
          <w:noProof/>
        </w:rPr>
        <w:t>Fox, J., and S. Weisberg. 2018. An R companion to applied regression. Sage publications.</w:t>
      </w:r>
    </w:p>
    <w:p w14:paraId="595CA757" w14:textId="77777777" w:rsidR="00AB17B6" w:rsidRPr="00AB17B6" w:rsidRDefault="00AB17B6" w:rsidP="00AB17B6">
      <w:pPr>
        <w:pStyle w:val="EndNoteBibliography"/>
        <w:spacing w:after="0"/>
        <w:ind w:left="720" w:hanging="720"/>
        <w:rPr>
          <w:noProof/>
        </w:rPr>
      </w:pPr>
      <w:r w:rsidRPr="00AB17B6">
        <w:rPr>
          <w:noProof/>
        </w:rPr>
        <w:lastRenderedPageBreak/>
        <w:t xml:space="preserve">Geiger, F., J. Bengtsson, F. Berendse, W. W. Weisser, M. Emmerson, M. B. Morales, P. Ceryngier, J. Liira, T. Tscharntke, and C. Winqvist. 2010. Persistent negative effects of pesticides on biodiversity and biological control potential on European farmland. Basic and Applied Ecology </w:t>
      </w:r>
      <w:r w:rsidRPr="00AB17B6">
        <w:rPr>
          <w:b/>
          <w:noProof/>
        </w:rPr>
        <w:t>11</w:t>
      </w:r>
      <w:r w:rsidRPr="00AB17B6">
        <w:rPr>
          <w:noProof/>
        </w:rPr>
        <w:t>:97-105.</w:t>
      </w:r>
    </w:p>
    <w:p w14:paraId="528C97BC" w14:textId="77777777" w:rsidR="00AB17B6" w:rsidRPr="00AB17B6" w:rsidRDefault="00AB17B6" w:rsidP="00AB17B6">
      <w:pPr>
        <w:pStyle w:val="EndNoteBibliography"/>
        <w:spacing w:after="0"/>
        <w:ind w:left="720" w:hanging="720"/>
        <w:rPr>
          <w:noProof/>
        </w:rPr>
      </w:pPr>
      <w:r w:rsidRPr="00AB17B6">
        <w:rPr>
          <w:noProof/>
        </w:rPr>
        <w:t xml:space="preserve">Gomiero, T., D. Pimentel, and M. G. Paoletti. 2011. Is there a need for a more sustainable agriculture? Critical reviews in plant sciences </w:t>
      </w:r>
      <w:r w:rsidRPr="00AB17B6">
        <w:rPr>
          <w:b/>
          <w:noProof/>
        </w:rPr>
        <w:t>30</w:t>
      </w:r>
      <w:r w:rsidRPr="00AB17B6">
        <w:rPr>
          <w:noProof/>
        </w:rPr>
        <w:t>:6-23.</w:t>
      </w:r>
    </w:p>
    <w:p w14:paraId="76A5ED0C" w14:textId="77777777" w:rsidR="00AB17B6" w:rsidRPr="00AB17B6" w:rsidRDefault="00AB17B6" w:rsidP="00AB17B6">
      <w:pPr>
        <w:pStyle w:val="EndNoteBibliography"/>
        <w:spacing w:after="0"/>
        <w:ind w:left="720" w:hanging="720"/>
        <w:rPr>
          <w:noProof/>
        </w:rPr>
      </w:pPr>
      <w:r w:rsidRPr="00AB17B6">
        <w:rPr>
          <w:noProof/>
        </w:rPr>
        <w:t xml:space="preserve">Guedes, R., G. Smagghe, J. Stark, and N. Desneux. 2016. Pesticide-induced stress in arthropod pests for optimized integrated pest management programs. Annual review of entomology </w:t>
      </w:r>
      <w:r w:rsidRPr="00AB17B6">
        <w:rPr>
          <w:b/>
          <w:noProof/>
        </w:rPr>
        <w:t>61</w:t>
      </w:r>
      <w:r w:rsidRPr="00AB17B6">
        <w:rPr>
          <w:noProof/>
        </w:rPr>
        <w:t>:43-62.</w:t>
      </w:r>
    </w:p>
    <w:p w14:paraId="5683D8D3" w14:textId="77777777" w:rsidR="00AB17B6" w:rsidRPr="00AB17B6" w:rsidRDefault="00AB17B6" w:rsidP="00AB17B6">
      <w:pPr>
        <w:pStyle w:val="EndNoteBibliography"/>
        <w:spacing w:after="0"/>
        <w:ind w:left="720" w:hanging="720"/>
        <w:rPr>
          <w:noProof/>
        </w:rPr>
      </w:pPr>
      <w:r w:rsidRPr="00AB17B6">
        <w:rPr>
          <w:noProof/>
        </w:rPr>
        <w:t xml:space="preserve">Hardin, M. R., B. Benrey, M. Coll, W. O. Lamp, G. K. Roderick, and P. Barbosa. 1995. Arthropod pest resurgence: an overview of potential mechanisms. Crop Protection </w:t>
      </w:r>
      <w:r w:rsidRPr="00AB17B6">
        <w:rPr>
          <w:b/>
          <w:noProof/>
        </w:rPr>
        <w:t>14</w:t>
      </w:r>
      <w:r w:rsidRPr="00AB17B6">
        <w:rPr>
          <w:noProof/>
        </w:rPr>
        <w:t>:3-18.</w:t>
      </w:r>
    </w:p>
    <w:p w14:paraId="1B21ED0C" w14:textId="77777777" w:rsidR="00AB17B6" w:rsidRPr="00AB17B6" w:rsidRDefault="00AB17B6" w:rsidP="00AB17B6">
      <w:pPr>
        <w:pStyle w:val="EndNoteBibliography"/>
        <w:spacing w:after="0"/>
        <w:ind w:left="720" w:hanging="720"/>
        <w:rPr>
          <w:noProof/>
        </w:rPr>
      </w:pPr>
      <w:r w:rsidRPr="00AB17B6">
        <w:rPr>
          <w:noProof/>
        </w:rPr>
        <w:t xml:space="preserve">Hothorn, T., F. Bretz, and P. Westfall. 2008. Simultaneous inference in general parametric models. Biometrical Journal: Journal of Mathematical Methods in Biosciences </w:t>
      </w:r>
      <w:r w:rsidRPr="00AB17B6">
        <w:rPr>
          <w:b/>
          <w:noProof/>
        </w:rPr>
        <w:t>50</w:t>
      </w:r>
      <w:r w:rsidRPr="00AB17B6">
        <w:rPr>
          <w:noProof/>
        </w:rPr>
        <w:t>:346-363.</w:t>
      </w:r>
    </w:p>
    <w:p w14:paraId="7F8FA964" w14:textId="77777777" w:rsidR="00AB17B6" w:rsidRPr="00AB17B6" w:rsidRDefault="00AB17B6" w:rsidP="00AB17B6">
      <w:pPr>
        <w:pStyle w:val="EndNoteBibliography"/>
        <w:spacing w:after="0"/>
        <w:ind w:left="720" w:hanging="720"/>
        <w:rPr>
          <w:noProof/>
        </w:rPr>
      </w:pPr>
      <w:r w:rsidRPr="00AB17B6">
        <w:rPr>
          <w:noProof/>
        </w:rPr>
        <w:t xml:space="preserve">Hsu, G.-C., J.-A. Ou, and C.-K. Ho. 2021. Pest consumption by generalist arthropod predators increases with crop stage in both organic and conventional farms. Ecosphere </w:t>
      </w:r>
      <w:r w:rsidRPr="00AB17B6">
        <w:rPr>
          <w:b/>
          <w:noProof/>
        </w:rPr>
        <w:t>12</w:t>
      </w:r>
      <w:r w:rsidRPr="00AB17B6">
        <w:rPr>
          <w:noProof/>
        </w:rPr>
        <w:t>:e03625.</w:t>
      </w:r>
    </w:p>
    <w:p w14:paraId="45625ED5" w14:textId="77777777" w:rsidR="00AB17B6" w:rsidRPr="00AB17B6" w:rsidRDefault="00AB17B6" w:rsidP="00AB17B6">
      <w:pPr>
        <w:pStyle w:val="EndNoteBibliography"/>
        <w:spacing w:after="0"/>
        <w:ind w:left="720" w:hanging="720"/>
        <w:rPr>
          <w:noProof/>
        </w:rPr>
      </w:pPr>
      <w:r w:rsidRPr="00AB17B6">
        <w:rPr>
          <w:noProof/>
        </w:rPr>
        <w:t xml:space="preserve">Huang, H., and P. Yang. 1987. The ancient cultured citrus ant. BioScience </w:t>
      </w:r>
      <w:r w:rsidRPr="00AB17B6">
        <w:rPr>
          <w:b/>
          <w:noProof/>
        </w:rPr>
        <w:t>37</w:t>
      </w:r>
      <w:r w:rsidRPr="00AB17B6">
        <w:rPr>
          <w:noProof/>
        </w:rPr>
        <w:t>:665-671.</w:t>
      </w:r>
    </w:p>
    <w:p w14:paraId="69DCF4CE" w14:textId="77777777" w:rsidR="00AB17B6" w:rsidRPr="00AB17B6" w:rsidRDefault="00AB17B6" w:rsidP="00AB17B6">
      <w:pPr>
        <w:pStyle w:val="EndNoteBibliography"/>
        <w:spacing w:after="0"/>
        <w:ind w:left="720" w:hanging="720"/>
        <w:rPr>
          <w:noProof/>
        </w:rPr>
      </w:pPr>
      <w:r w:rsidRPr="00AB17B6">
        <w:rPr>
          <w:noProof/>
        </w:rPr>
        <w:t xml:space="preserve">Ingrao, A. J., J. Schmidt, J. Jubenville, A. Grode, L. Komondy, D. VanderZee, and Z. Szendrei. 2017. Biocontrol on the edge: Field margin habitats in asparagus fields influence natural enemy-pest interactions. Agriculture, Ecosystems &amp; Environment </w:t>
      </w:r>
      <w:r w:rsidRPr="00AB17B6">
        <w:rPr>
          <w:b/>
          <w:noProof/>
        </w:rPr>
        <w:t>243</w:t>
      </w:r>
      <w:r w:rsidRPr="00AB17B6">
        <w:rPr>
          <w:noProof/>
        </w:rPr>
        <w:t>:47-54.</w:t>
      </w:r>
    </w:p>
    <w:p w14:paraId="5CA88476" w14:textId="77777777" w:rsidR="00AB17B6" w:rsidRPr="00AB17B6" w:rsidRDefault="00AB17B6" w:rsidP="00AB17B6">
      <w:pPr>
        <w:pStyle w:val="EndNoteBibliography"/>
        <w:spacing w:after="0"/>
        <w:ind w:left="720" w:hanging="720"/>
        <w:rPr>
          <w:noProof/>
        </w:rPr>
      </w:pPr>
      <w:r w:rsidRPr="00AB17B6">
        <w:rPr>
          <w:noProof/>
        </w:rPr>
        <w:t>Janssen, A., M. Montserrat, R. HilleRisLambers, A. M. de Roos, A. Pallini, and M. W. Sabelis. 2006. Intraguild predation usually does not disrupt biological control. Pages 21-44  Trophic and guild in biological interactions control. Springer.</w:t>
      </w:r>
    </w:p>
    <w:p w14:paraId="47EE85D9" w14:textId="77777777" w:rsidR="00AB17B6" w:rsidRPr="00AB17B6" w:rsidRDefault="00AB17B6" w:rsidP="00AB17B6">
      <w:pPr>
        <w:pStyle w:val="EndNoteBibliography"/>
        <w:spacing w:after="0"/>
        <w:ind w:left="720" w:hanging="720"/>
        <w:rPr>
          <w:noProof/>
        </w:rPr>
      </w:pPr>
      <w:r w:rsidRPr="00AB17B6">
        <w:rPr>
          <w:noProof/>
        </w:rPr>
        <w:t xml:space="preserve">Janssen, A., M. W. Sabelis, S. Magalhães, M. Montserrat, and T. Van der Hammen. 2007. Habitat structure affects intraguild predation. Ecology </w:t>
      </w:r>
      <w:r w:rsidRPr="00AB17B6">
        <w:rPr>
          <w:b/>
          <w:noProof/>
        </w:rPr>
        <w:t>88</w:t>
      </w:r>
      <w:r w:rsidRPr="00AB17B6">
        <w:rPr>
          <w:noProof/>
        </w:rPr>
        <w:t>:2713-2719.</w:t>
      </w:r>
    </w:p>
    <w:p w14:paraId="2491ADA6" w14:textId="77777777" w:rsidR="00AB17B6" w:rsidRPr="00AB17B6" w:rsidRDefault="00AB17B6" w:rsidP="00AB17B6">
      <w:pPr>
        <w:pStyle w:val="EndNoteBibliography"/>
        <w:spacing w:after="0"/>
        <w:ind w:left="720" w:hanging="720"/>
        <w:rPr>
          <w:noProof/>
        </w:rPr>
      </w:pPr>
      <w:r w:rsidRPr="00AB17B6">
        <w:rPr>
          <w:noProof/>
        </w:rPr>
        <w:t xml:space="preserve">Karp, D. S., R. Chaplin-Kramer, T. D. Meehan, E. A. Martin, F. DeClerck, H. Grab, C. Gratton, L. Hunt, A. E. Larsen, and A. Martínez-Salinas. 2018. Crop pests and predators exhibit inconsistent responses to surrounding landscape composition. Proceedings of the National Academy of Sciences </w:t>
      </w:r>
      <w:r w:rsidRPr="00AB17B6">
        <w:rPr>
          <w:b/>
          <w:noProof/>
        </w:rPr>
        <w:t>115</w:t>
      </w:r>
      <w:r w:rsidRPr="00AB17B6">
        <w:rPr>
          <w:noProof/>
        </w:rPr>
        <w:t>:E7863-E7870.</w:t>
      </w:r>
    </w:p>
    <w:p w14:paraId="03BF8EA7" w14:textId="77777777" w:rsidR="00AB17B6" w:rsidRPr="00AB17B6" w:rsidRDefault="00AB17B6" w:rsidP="00AB17B6">
      <w:pPr>
        <w:pStyle w:val="EndNoteBibliography"/>
        <w:spacing w:after="0"/>
        <w:ind w:left="720" w:hanging="720"/>
        <w:rPr>
          <w:noProof/>
        </w:rPr>
      </w:pPr>
      <w:r w:rsidRPr="00AB17B6">
        <w:rPr>
          <w:noProof/>
        </w:rPr>
        <w:t xml:space="preserve">Kehoe, L., A. Romero-Muñoz, E. Polaina, L. Estes, H. Kreft, and T. Kuemmerle. 2017. Biodiversity at risk under future cropland </w:t>
      </w:r>
      <w:r w:rsidRPr="00AB17B6">
        <w:rPr>
          <w:noProof/>
        </w:rPr>
        <w:lastRenderedPageBreak/>
        <w:t xml:space="preserve">expansion and intensification. Nature Ecology &amp; Evolution </w:t>
      </w:r>
      <w:r w:rsidRPr="00AB17B6">
        <w:rPr>
          <w:b/>
          <w:noProof/>
        </w:rPr>
        <w:t>1</w:t>
      </w:r>
      <w:r w:rsidRPr="00AB17B6">
        <w:rPr>
          <w:noProof/>
        </w:rPr>
        <w:t>:1129-1135.</w:t>
      </w:r>
    </w:p>
    <w:p w14:paraId="66D04BDF" w14:textId="77777777" w:rsidR="00AB17B6" w:rsidRPr="00AB17B6" w:rsidRDefault="00AB17B6" w:rsidP="00AB17B6">
      <w:pPr>
        <w:pStyle w:val="EndNoteBibliography"/>
        <w:spacing w:after="0"/>
        <w:ind w:left="720" w:hanging="720"/>
        <w:rPr>
          <w:noProof/>
        </w:rPr>
      </w:pPr>
      <w:r w:rsidRPr="00AB17B6">
        <w:rPr>
          <w:noProof/>
        </w:rPr>
        <w:t xml:space="preserve">Klecka, J., and D. S. Boukal. 2013. Foraging and vulnerability traits modify predator–prey body mass allometry: freshwater macroinvertebrates as a case study. Journal of Animal Ecology </w:t>
      </w:r>
      <w:r w:rsidRPr="00AB17B6">
        <w:rPr>
          <w:b/>
          <w:noProof/>
        </w:rPr>
        <w:t>82</w:t>
      </w:r>
      <w:r w:rsidRPr="00AB17B6">
        <w:rPr>
          <w:noProof/>
        </w:rPr>
        <w:t>:1031-1041.</w:t>
      </w:r>
    </w:p>
    <w:p w14:paraId="5FFB947C" w14:textId="77777777" w:rsidR="00AB17B6" w:rsidRPr="00AB17B6" w:rsidRDefault="00AB17B6" w:rsidP="00AB17B6">
      <w:pPr>
        <w:pStyle w:val="EndNoteBibliography"/>
        <w:spacing w:after="0"/>
        <w:ind w:left="720" w:hanging="720"/>
        <w:rPr>
          <w:noProof/>
        </w:rPr>
      </w:pPr>
      <w:r w:rsidRPr="00AB17B6">
        <w:rPr>
          <w:noProof/>
        </w:rPr>
        <w:t xml:space="preserve">Krey, K. L., C. K. Blubaugh, E. G. Chapman, C. A. Lynch, G. B. Snyder, A. S. Jensen, Z. Fu, D. A. Prischmann-Voldseth, J. D. Harwood, and W. E. Snyder. 2017. Generalist predators consume spider mites despite the presence of alternative prey. Biological Control </w:t>
      </w:r>
      <w:r w:rsidRPr="00AB17B6">
        <w:rPr>
          <w:b/>
          <w:noProof/>
        </w:rPr>
        <w:t>115</w:t>
      </w:r>
      <w:r w:rsidRPr="00AB17B6">
        <w:rPr>
          <w:noProof/>
        </w:rPr>
        <w:t>:157-164.</w:t>
      </w:r>
    </w:p>
    <w:p w14:paraId="517C3728" w14:textId="77777777" w:rsidR="00AB17B6" w:rsidRPr="00AB17B6" w:rsidRDefault="00AB17B6" w:rsidP="00AB17B6">
      <w:pPr>
        <w:pStyle w:val="EndNoteBibliography"/>
        <w:spacing w:after="0"/>
        <w:ind w:left="720" w:hanging="720"/>
        <w:rPr>
          <w:noProof/>
        </w:rPr>
      </w:pPr>
      <w:r w:rsidRPr="00AB17B6">
        <w:rPr>
          <w:noProof/>
        </w:rPr>
        <w:t xml:space="preserve">Kuusk, A.-K., and B. Ekbom. 2012. Feeding habits of lycosid spiders in field habitats. Journal of Pest Science </w:t>
      </w:r>
      <w:r w:rsidRPr="00AB17B6">
        <w:rPr>
          <w:b/>
          <w:noProof/>
        </w:rPr>
        <w:t>85</w:t>
      </w:r>
      <w:r w:rsidRPr="00AB17B6">
        <w:rPr>
          <w:noProof/>
        </w:rPr>
        <w:t>:253-260.</w:t>
      </w:r>
    </w:p>
    <w:p w14:paraId="255CD8C4" w14:textId="77777777" w:rsidR="00AB17B6" w:rsidRPr="00AB17B6" w:rsidRDefault="00AB17B6" w:rsidP="00AB17B6">
      <w:pPr>
        <w:pStyle w:val="EndNoteBibliography"/>
        <w:spacing w:after="0"/>
        <w:ind w:left="720" w:hanging="720"/>
        <w:rPr>
          <w:noProof/>
        </w:rPr>
      </w:pPr>
      <w:r w:rsidRPr="00AB17B6">
        <w:rPr>
          <w:noProof/>
        </w:rPr>
        <w:t xml:space="preserve">Langellotto, G. A., and R. F. Denno. 2004. Responses of invertebrate natural enemies to complex-structured habitats: a meta-analytical synthesis. Oecologia </w:t>
      </w:r>
      <w:r w:rsidRPr="00AB17B6">
        <w:rPr>
          <w:b/>
          <w:noProof/>
        </w:rPr>
        <w:t>139</w:t>
      </w:r>
      <w:r w:rsidRPr="00AB17B6">
        <w:rPr>
          <w:noProof/>
        </w:rPr>
        <w:t>:1-10.</w:t>
      </w:r>
    </w:p>
    <w:p w14:paraId="75F4ABDE" w14:textId="77777777" w:rsidR="00AB17B6" w:rsidRPr="00AB17B6" w:rsidRDefault="00AB17B6" w:rsidP="00AB17B6">
      <w:pPr>
        <w:pStyle w:val="EndNoteBibliography"/>
        <w:spacing w:after="0"/>
        <w:ind w:left="720" w:hanging="720"/>
        <w:rPr>
          <w:noProof/>
        </w:rPr>
      </w:pPr>
      <w:r w:rsidRPr="00AB17B6">
        <w:rPr>
          <w:noProof/>
        </w:rPr>
        <w:t>Layman, C. A., M. S. Araujo, R. Boucek, C. M. Hammerschlag</w:t>
      </w:r>
      <w:r w:rsidRPr="00AB17B6">
        <w:rPr>
          <w:rFonts w:ascii="Cambria Math" w:hAnsi="Cambria Math" w:cs="Cambria Math"/>
          <w:noProof/>
        </w:rPr>
        <w:t>‐</w:t>
      </w:r>
      <w:r w:rsidRPr="00AB17B6">
        <w:rPr>
          <w:noProof/>
        </w:rPr>
        <w:t>Peyer, E. Harrison, Z. R. Jud, P. Matich, A. E. Rosenblatt, J. J. Vaudo, and L. A. Yeager. 2012. Applying stable isotopes to examine food</w:t>
      </w:r>
      <w:r w:rsidRPr="00AB17B6">
        <w:rPr>
          <w:rFonts w:ascii="Cambria Math" w:hAnsi="Cambria Math" w:cs="Cambria Math"/>
          <w:noProof/>
        </w:rPr>
        <w:t>‐</w:t>
      </w:r>
      <w:r w:rsidRPr="00AB17B6">
        <w:rPr>
          <w:noProof/>
        </w:rPr>
        <w:t xml:space="preserve">web structure: an overview of analytical tools. Biological Reviews </w:t>
      </w:r>
      <w:r w:rsidRPr="00AB17B6">
        <w:rPr>
          <w:b/>
          <w:noProof/>
        </w:rPr>
        <w:t>87</w:t>
      </w:r>
      <w:r w:rsidRPr="00AB17B6">
        <w:rPr>
          <w:noProof/>
        </w:rPr>
        <w:t>:545-562.</w:t>
      </w:r>
    </w:p>
    <w:p w14:paraId="46726D97" w14:textId="77777777" w:rsidR="00AB17B6" w:rsidRPr="00AB17B6" w:rsidRDefault="00AB17B6" w:rsidP="00AB17B6">
      <w:pPr>
        <w:pStyle w:val="EndNoteBibliography"/>
        <w:spacing w:after="0"/>
        <w:ind w:left="720" w:hanging="720"/>
        <w:rPr>
          <w:noProof/>
        </w:rPr>
      </w:pPr>
      <w:r w:rsidRPr="00AB17B6">
        <w:rPr>
          <w:noProof/>
        </w:rPr>
        <w:t xml:space="preserve">Lenth, R., and M. R. Lenth. 2018. Package ‘lsmeans’. The American Statistician </w:t>
      </w:r>
      <w:r w:rsidRPr="00AB17B6">
        <w:rPr>
          <w:b/>
          <w:noProof/>
        </w:rPr>
        <w:t>34</w:t>
      </w:r>
      <w:r w:rsidRPr="00AB17B6">
        <w:rPr>
          <w:noProof/>
        </w:rPr>
        <w:t>:216-221.</w:t>
      </w:r>
    </w:p>
    <w:p w14:paraId="2EE32322" w14:textId="77777777" w:rsidR="00AB17B6" w:rsidRPr="00AB17B6" w:rsidRDefault="00AB17B6" w:rsidP="00AB17B6">
      <w:pPr>
        <w:pStyle w:val="EndNoteBibliography"/>
        <w:spacing w:after="0"/>
        <w:ind w:left="720" w:hanging="720"/>
        <w:rPr>
          <w:noProof/>
        </w:rPr>
      </w:pPr>
      <w:r w:rsidRPr="00AB17B6">
        <w:rPr>
          <w:noProof/>
        </w:rPr>
        <w:t xml:space="preserve">Letourneau, D. K., J. A. Jedlicka, S. G. Bothwell, and C. R. Moreno. 2009. Effects of natural enemy biodiversity on the suppression of arthropod herbivores in terrestrial ecosystems. Annual Review of Ecology Evolution and Systematics </w:t>
      </w:r>
      <w:r w:rsidRPr="00AB17B6">
        <w:rPr>
          <w:b/>
          <w:noProof/>
        </w:rPr>
        <w:t>40</w:t>
      </w:r>
      <w:r w:rsidRPr="00AB17B6">
        <w:rPr>
          <w:noProof/>
        </w:rPr>
        <w:t>:573-592.</w:t>
      </w:r>
    </w:p>
    <w:p w14:paraId="5AC78AB2" w14:textId="77777777" w:rsidR="00AB17B6" w:rsidRPr="00AB17B6" w:rsidRDefault="00AB17B6" w:rsidP="00AB17B6">
      <w:pPr>
        <w:pStyle w:val="EndNoteBibliography"/>
        <w:spacing w:after="0"/>
        <w:ind w:left="720" w:hanging="720"/>
        <w:rPr>
          <w:noProof/>
        </w:rPr>
      </w:pPr>
      <w:r w:rsidRPr="00AB17B6">
        <w:rPr>
          <w:noProof/>
        </w:rPr>
        <w:t>Lichtenberg, E. M., C. M. Kennedy, C. Kremen, P. Batary, F. Berendse, R. Bommarco, N. A. Bosque</w:t>
      </w:r>
      <w:r w:rsidRPr="00AB17B6">
        <w:rPr>
          <w:rFonts w:ascii="Cambria Math" w:hAnsi="Cambria Math" w:cs="Cambria Math"/>
          <w:noProof/>
        </w:rPr>
        <w:t>‐</w:t>
      </w:r>
      <w:r w:rsidRPr="00AB17B6">
        <w:rPr>
          <w:noProof/>
        </w:rPr>
        <w:t xml:space="preserve">Pérez, L. G. Carvalheiro, W. E. Snyder, and N. M. Williams. 2017. A global synthesis of the effects of diversified farming systems on arthropod diversity within fields and across agricultural landscapes. Global change biology </w:t>
      </w:r>
      <w:r w:rsidRPr="00AB17B6">
        <w:rPr>
          <w:b/>
          <w:noProof/>
        </w:rPr>
        <w:t>23</w:t>
      </w:r>
      <w:r w:rsidRPr="00AB17B6">
        <w:rPr>
          <w:noProof/>
        </w:rPr>
        <w:t>:4946-4957.</w:t>
      </w:r>
    </w:p>
    <w:p w14:paraId="3420A31C" w14:textId="77777777" w:rsidR="00AB17B6" w:rsidRPr="00AB17B6" w:rsidRDefault="00AB17B6" w:rsidP="00AB17B6">
      <w:pPr>
        <w:pStyle w:val="EndNoteBibliography"/>
        <w:spacing w:after="0"/>
        <w:ind w:left="720" w:hanging="720"/>
        <w:rPr>
          <w:noProof/>
        </w:rPr>
      </w:pPr>
      <w:r w:rsidRPr="00AB17B6">
        <w:rPr>
          <w:noProof/>
        </w:rPr>
        <w:t xml:space="preserve">Madsen, M., S. Terkildsen, and S. Toft. 2004. Microcosm studies on control of aphids by generalist arthropod predators: effects of alternative prey. BioControl </w:t>
      </w:r>
      <w:r w:rsidRPr="00AB17B6">
        <w:rPr>
          <w:b/>
          <w:noProof/>
        </w:rPr>
        <w:t>49</w:t>
      </w:r>
      <w:r w:rsidRPr="00AB17B6">
        <w:rPr>
          <w:noProof/>
        </w:rPr>
        <w:t>:483-504.</w:t>
      </w:r>
    </w:p>
    <w:p w14:paraId="631E37D8" w14:textId="77777777" w:rsidR="00AB17B6" w:rsidRPr="00AB17B6" w:rsidRDefault="00AB17B6" w:rsidP="00AB17B6">
      <w:pPr>
        <w:pStyle w:val="EndNoteBibliography"/>
        <w:spacing w:after="0"/>
        <w:ind w:left="720" w:hanging="720"/>
        <w:rPr>
          <w:noProof/>
        </w:rPr>
      </w:pPr>
      <w:r w:rsidRPr="00AB17B6">
        <w:rPr>
          <w:noProof/>
        </w:rPr>
        <w:t xml:space="preserve">Mazzi, D., and S. Dorn. 2012. Movement of insect pests in agricultural landscapes. Annals of applied biology </w:t>
      </w:r>
      <w:r w:rsidRPr="00AB17B6">
        <w:rPr>
          <w:b/>
          <w:noProof/>
        </w:rPr>
        <w:t>160</w:t>
      </w:r>
      <w:r w:rsidRPr="00AB17B6">
        <w:rPr>
          <w:noProof/>
        </w:rPr>
        <w:t>:97-113.</w:t>
      </w:r>
    </w:p>
    <w:p w14:paraId="19514F09" w14:textId="77777777" w:rsidR="00AB17B6" w:rsidRPr="00AB17B6" w:rsidRDefault="00AB17B6" w:rsidP="00AB17B6">
      <w:pPr>
        <w:pStyle w:val="EndNoteBibliography"/>
        <w:spacing w:after="0"/>
        <w:ind w:left="720" w:hanging="720"/>
        <w:rPr>
          <w:noProof/>
        </w:rPr>
      </w:pPr>
      <w:r w:rsidRPr="00AB17B6">
        <w:rPr>
          <w:noProof/>
        </w:rPr>
        <w:t xml:space="preserve">Michalko, R., S. Pekar, and M. H. Entling. 2019a. An updated perspective on spiders as generalist predators in biological control. Oecologia </w:t>
      </w:r>
      <w:r w:rsidRPr="00AB17B6">
        <w:rPr>
          <w:b/>
          <w:noProof/>
        </w:rPr>
        <w:t>189</w:t>
      </w:r>
      <w:r w:rsidRPr="00AB17B6">
        <w:rPr>
          <w:noProof/>
        </w:rPr>
        <w:t>:21-36.</w:t>
      </w:r>
    </w:p>
    <w:p w14:paraId="5F51BF85" w14:textId="77777777" w:rsidR="00AB17B6" w:rsidRPr="00AB17B6" w:rsidRDefault="00AB17B6" w:rsidP="00AB17B6">
      <w:pPr>
        <w:pStyle w:val="EndNoteBibliography"/>
        <w:spacing w:after="0"/>
        <w:ind w:left="720" w:hanging="720"/>
        <w:rPr>
          <w:noProof/>
        </w:rPr>
      </w:pPr>
      <w:r w:rsidRPr="00AB17B6">
        <w:rPr>
          <w:noProof/>
        </w:rPr>
        <w:lastRenderedPageBreak/>
        <w:t xml:space="preserve">Michalko, R., S. Pekár, and M. H. Entling. 2019b. An updated perspective on spiders as generalist predators in biological control. Oecologia </w:t>
      </w:r>
      <w:r w:rsidRPr="00AB17B6">
        <w:rPr>
          <w:b/>
          <w:noProof/>
        </w:rPr>
        <w:t>189</w:t>
      </w:r>
      <w:r w:rsidRPr="00AB17B6">
        <w:rPr>
          <w:noProof/>
        </w:rPr>
        <w:t>:21-36.</w:t>
      </w:r>
    </w:p>
    <w:p w14:paraId="5E2D3472" w14:textId="77777777" w:rsidR="00AB17B6" w:rsidRPr="00AB17B6" w:rsidRDefault="00AB17B6" w:rsidP="00AB17B6">
      <w:pPr>
        <w:pStyle w:val="EndNoteBibliography"/>
        <w:spacing w:after="0"/>
        <w:ind w:left="720" w:hanging="720"/>
        <w:rPr>
          <w:noProof/>
        </w:rPr>
      </w:pPr>
      <w:r w:rsidRPr="00AB17B6">
        <w:rPr>
          <w:noProof/>
        </w:rPr>
        <w:t>Newton, J. 2016. Stable isotopes as tools in ecological research. eLS:1-8.</w:t>
      </w:r>
    </w:p>
    <w:p w14:paraId="0741DF2C" w14:textId="77777777" w:rsidR="00AB17B6" w:rsidRPr="00AB17B6" w:rsidRDefault="00AB17B6" w:rsidP="00AB17B6">
      <w:pPr>
        <w:pStyle w:val="EndNoteBibliography"/>
        <w:spacing w:after="0"/>
        <w:ind w:left="720" w:hanging="720"/>
        <w:rPr>
          <w:noProof/>
        </w:rPr>
      </w:pPr>
      <w:r w:rsidRPr="00AB17B6">
        <w:rPr>
          <w:noProof/>
        </w:rPr>
        <w:t>Nyffeler, M. 1999. Prey selection of spiders in the field. Journal of Arachnology:317-324.</w:t>
      </w:r>
    </w:p>
    <w:p w14:paraId="051B41BA" w14:textId="77777777" w:rsidR="00AB17B6" w:rsidRPr="00AB17B6" w:rsidRDefault="00AB17B6" w:rsidP="00AB17B6">
      <w:pPr>
        <w:pStyle w:val="EndNoteBibliography"/>
        <w:spacing w:after="0"/>
        <w:ind w:left="720" w:hanging="720"/>
        <w:rPr>
          <w:noProof/>
        </w:rPr>
      </w:pPr>
      <w:r w:rsidRPr="00AB17B6">
        <w:rPr>
          <w:noProof/>
        </w:rPr>
        <w:t xml:space="preserve">Petrakova, L., R. Michalko, P. Loverre, L. Sentenska, S. Korenko, and S. Pekar. 2016. Intraguild predation among spiders and their effect on the pear psylla during winter. Agriculture, Ecosystems &amp; Environment </w:t>
      </w:r>
      <w:r w:rsidRPr="00AB17B6">
        <w:rPr>
          <w:b/>
          <w:noProof/>
        </w:rPr>
        <w:t>233</w:t>
      </w:r>
      <w:r w:rsidRPr="00AB17B6">
        <w:rPr>
          <w:noProof/>
        </w:rPr>
        <w:t>:67-74.</w:t>
      </w:r>
    </w:p>
    <w:p w14:paraId="01B52C87" w14:textId="77777777" w:rsidR="00AB17B6" w:rsidRPr="00AB17B6" w:rsidRDefault="00AB17B6" w:rsidP="00AB17B6">
      <w:pPr>
        <w:pStyle w:val="EndNoteBibliography"/>
        <w:spacing w:after="0"/>
        <w:ind w:left="720" w:hanging="720"/>
        <w:rPr>
          <w:noProof/>
        </w:rPr>
      </w:pPr>
      <w:r w:rsidRPr="00AB17B6">
        <w:rPr>
          <w:noProof/>
        </w:rPr>
        <w:t xml:space="preserve">Phillips, D. L., and P. L. Koch. 2002. Incorporating concentration dependence in stable isotope mixing models. Oecologia </w:t>
      </w:r>
      <w:r w:rsidRPr="00AB17B6">
        <w:rPr>
          <w:b/>
          <w:noProof/>
        </w:rPr>
        <w:t>130</w:t>
      </w:r>
      <w:r w:rsidRPr="00AB17B6">
        <w:rPr>
          <w:noProof/>
        </w:rPr>
        <w:t>:114-125.</w:t>
      </w:r>
    </w:p>
    <w:p w14:paraId="1E79F41D" w14:textId="77777777" w:rsidR="00AB17B6" w:rsidRPr="00AB17B6" w:rsidRDefault="00AB17B6" w:rsidP="00AB17B6">
      <w:pPr>
        <w:pStyle w:val="EndNoteBibliography"/>
        <w:spacing w:after="0"/>
        <w:ind w:left="720" w:hanging="720"/>
        <w:rPr>
          <w:noProof/>
        </w:rPr>
      </w:pPr>
      <w:r w:rsidRPr="00AB17B6">
        <w:rPr>
          <w:noProof/>
        </w:rPr>
        <w:t xml:space="preserve">Porcel, M., G. K. Andersson, J. Pålsson, and M. Tasin. 2018. Organic management in apple orchards: higher impacts on biological control than on pollination. Journal of Applied Ecology </w:t>
      </w:r>
      <w:r w:rsidRPr="00AB17B6">
        <w:rPr>
          <w:b/>
          <w:noProof/>
        </w:rPr>
        <w:t>55</w:t>
      </w:r>
      <w:r w:rsidRPr="00AB17B6">
        <w:rPr>
          <w:noProof/>
        </w:rPr>
        <w:t>:2779-2789.</w:t>
      </w:r>
    </w:p>
    <w:p w14:paraId="4796B170" w14:textId="77777777" w:rsidR="00AB17B6" w:rsidRPr="00AB17B6" w:rsidRDefault="00AB17B6" w:rsidP="00AB17B6">
      <w:pPr>
        <w:pStyle w:val="EndNoteBibliography"/>
        <w:spacing w:after="0"/>
        <w:ind w:left="720" w:hanging="720"/>
        <w:rPr>
          <w:noProof/>
        </w:rPr>
      </w:pPr>
      <w:r w:rsidRPr="00AB17B6">
        <w:rPr>
          <w:noProof/>
        </w:rPr>
        <w:t xml:space="preserve">Post, D. M. 2002. Using stable isotopes to estimate trophic position: models, methods, and assumptions. Ecology </w:t>
      </w:r>
      <w:r w:rsidRPr="00AB17B6">
        <w:rPr>
          <w:b/>
          <w:noProof/>
        </w:rPr>
        <w:t>83</w:t>
      </w:r>
      <w:r w:rsidRPr="00AB17B6">
        <w:rPr>
          <w:noProof/>
        </w:rPr>
        <w:t>:703-718.</w:t>
      </w:r>
    </w:p>
    <w:p w14:paraId="7B21E94E" w14:textId="77777777" w:rsidR="00AB17B6" w:rsidRPr="00AB17B6" w:rsidRDefault="00AB17B6" w:rsidP="00AB17B6">
      <w:pPr>
        <w:pStyle w:val="EndNoteBibliography"/>
        <w:spacing w:after="0"/>
        <w:ind w:left="720" w:hanging="720"/>
        <w:rPr>
          <w:noProof/>
        </w:rPr>
      </w:pPr>
      <w:r w:rsidRPr="00AB17B6">
        <w:rPr>
          <w:noProof/>
        </w:rPr>
        <w:t xml:space="preserve">Prasad, R., and W. Snyder. 2006. Polyphagy complicates conservation biological control that targets generalist predators. Journal of Applied Ecology </w:t>
      </w:r>
      <w:r w:rsidRPr="00AB17B6">
        <w:rPr>
          <w:b/>
          <w:noProof/>
        </w:rPr>
        <w:t>43</w:t>
      </w:r>
      <w:r w:rsidRPr="00AB17B6">
        <w:rPr>
          <w:noProof/>
        </w:rPr>
        <w:t>:343-352.</w:t>
      </w:r>
    </w:p>
    <w:p w14:paraId="5F004A73" w14:textId="77777777" w:rsidR="00AB17B6" w:rsidRPr="00AB17B6" w:rsidRDefault="00AB17B6" w:rsidP="00AB17B6">
      <w:pPr>
        <w:pStyle w:val="EndNoteBibliography"/>
        <w:spacing w:after="0"/>
        <w:ind w:left="720" w:hanging="720"/>
        <w:rPr>
          <w:noProof/>
        </w:rPr>
      </w:pPr>
      <w:r w:rsidRPr="00AB17B6">
        <w:rPr>
          <w:noProof/>
        </w:rPr>
        <w:t>R Core Team. 2021. R: A language and environment for statistical computing. R Foundation for Statistical Computing, Vienna, Austria.</w:t>
      </w:r>
    </w:p>
    <w:p w14:paraId="2934F406" w14:textId="77777777" w:rsidR="00AB17B6" w:rsidRPr="00AB17B6" w:rsidRDefault="00AB17B6" w:rsidP="00AB17B6">
      <w:pPr>
        <w:pStyle w:val="EndNoteBibliography"/>
        <w:spacing w:after="0"/>
        <w:ind w:left="720" w:hanging="720"/>
        <w:rPr>
          <w:noProof/>
        </w:rPr>
      </w:pPr>
      <w:r w:rsidRPr="00AB17B6">
        <w:rPr>
          <w:noProof/>
        </w:rPr>
        <w:t>Roubinet, E., K. Birkhofer, G. Malsher, K. Staudacher, B. Ekbom, M. Traugott, and M. Jonsson. 2017. Diet of generalist predators reflects effects of cropping period and farming system on extra</w:t>
      </w:r>
      <w:r w:rsidRPr="00AB17B6">
        <w:rPr>
          <w:rFonts w:ascii="Cambria Math" w:hAnsi="Cambria Math" w:cs="Cambria Math"/>
          <w:noProof/>
        </w:rPr>
        <w:t>‐</w:t>
      </w:r>
      <w:r w:rsidRPr="00AB17B6">
        <w:rPr>
          <w:noProof/>
        </w:rPr>
        <w:t xml:space="preserve">and intraguild prey. Ecological Applications </w:t>
      </w:r>
      <w:r w:rsidRPr="00AB17B6">
        <w:rPr>
          <w:b/>
          <w:noProof/>
        </w:rPr>
        <w:t>27</w:t>
      </w:r>
      <w:r w:rsidRPr="00AB17B6">
        <w:rPr>
          <w:noProof/>
        </w:rPr>
        <w:t>:1167-1177.</w:t>
      </w:r>
    </w:p>
    <w:p w14:paraId="6F824046" w14:textId="77777777" w:rsidR="00AB17B6" w:rsidRPr="00AB17B6" w:rsidRDefault="00AB17B6" w:rsidP="00AB17B6">
      <w:pPr>
        <w:pStyle w:val="EndNoteBibliography"/>
        <w:spacing w:after="0"/>
        <w:ind w:left="720" w:hanging="720"/>
        <w:rPr>
          <w:noProof/>
        </w:rPr>
      </w:pPr>
      <w:r w:rsidRPr="00AB17B6">
        <w:rPr>
          <w:noProof/>
        </w:rPr>
        <w:t xml:space="preserve">Roubinet, E., T. Jonsson, G. Malsher, K. Staudacher, M. Traugott, B. Ekbom, and M. Jonsson. 2018. High redundancy as well as complementary prey choice characterize generalist predator food webs in agroecosystems. Scientific Reports </w:t>
      </w:r>
      <w:r w:rsidRPr="00AB17B6">
        <w:rPr>
          <w:b/>
          <w:noProof/>
        </w:rPr>
        <w:t>8</w:t>
      </w:r>
      <w:r w:rsidRPr="00AB17B6">
        <w:rPr>
          <w:noProof/>
        </w:rPr>
        <w:t>:1-10.</w:t>
      </w:r>
    </w:p>
    <w:p w14:paraId="72E8C32D" w14:textId="77777777" w:rsidR="00AB17B6" w:rsidRPr="00AB17B6" w:rsidRDefault="00AB17B6" w:rsidP="00AB17B6">
      <w:pPr>
        <w:pStyle w:val="EndNoteBibliography"/>
        <w:spacing w:after="0"/>
        <w:ind w:left="720" w:hanging="720"/>
        <w:rPr>
          <w:noProof/>
        </w:rPr>
      </w:pPr>
      <w:r w:rsidRPr="00AB17B6">
        <w:rPr>
          <w:noProof/>
        </w:rPr>
        <w:t xml:space="preserve">Rusch, A., R. Chaplin-Kramer, M. M. Gardiner, V. Hawro, J. Holland, D. Landis, C. Thies, T. Tscharntke, W. W. Weisser, and C. Winqvist. 2016. Agricultural landscape simplification reduces natural pest control: A quantitative synthesis. Agriculture, Ecosystems &amp; Environment </w:t>
      </w:r>
      <w:r w:rsidRPr="00AB17B6">
        <w:rPr>
          <w:b/>
          <w:noProof/>
        </w:rPr>
        <w:t>221</w:t>
      </w:r>
      <w:r w:rsidRPr="00AB17B6">
        <w:rPr>
          <w:noProof/>
        </w:rPr>
        <w:t>:198-204.</w:t>
      </w:r>
    </w:p>
    <w:p w14:paraId="66947807" w14:textId="77777777" w:rsidR="00AB17B6" w:rsidRPr="00AB17B6" w:rsidRDefault="00AB17B6" w:rsidP="00AB17B6">
      <w:pPr>
        <w:pStyle w:val="EndNoteBibliography"/>
        <w:spacing w:after="0"/>
        <w:ind w:left="720" w:hanging="720"/>
        <w:rPr>
          <w:noProof/>
        </w:rPr>
      </w:pPr>
      <w:r w:rsidRPr="00AB17B6">
        <w:rPr>
          <w:noProof/>
        </w:rPr>
        <w:t xml:space="preserve">Sanders, D., H. Nickel, T. Grützner, and C. Platner. 2008. Habitat structure mediates top–down effects of spiders and ants on herbivores. Basic and Applied Ecology </w:t>
      </w:r>
      <w:r w:rsidRPr="00AB17B6">
        <w:rPr>
          <w:b/>
          <w:noProof/>
        </w:rPr>
        <w:t>9</w:t>
      </w:r>
      <w:r w:rsidRPr="00AB17B6">
        <w:rPr>
          <w:noProof/>
        </w:rPr>
        <w:t>:152-160.</w:t>
      </w:r>
    </w:p>
    <w:p w14:paraId="68CD86EC" w14:textId="77777777" w:rsidR="00AB17B6" w:rsidRPr="00AB17B6" w:rsidRDefault="00AB17B6" w:rsidP="00AB17B6">
      <w:pPr>
        <w:pStyle w:val="EndNoteBibliography"/>
        <w:spacing w:after="0"/>
        <w:ind w:left="720" w:hanging="720"/>
        <w:rPr>
          <w:noProof/>
        </w:rPr>
      </w:pPr>
      <w:r w:rsidRPr="00AB17B6">
        <w:rPr>
          <w:noProof/>
        </w:rPr>
        <w:t xml:space="preserve">Schmitz, O. J. 2008. Effects of predator hunting mode on grassland ecosystem function. Science </w:t>
      </w:r>
      <w:r w:rsidRPr="00AB17B6">
        <w:rPr>
          <w:b/>
          <w:noProof/>
        </w:rPr>
        <w:t>319</w:t>
      </w:r>
      <w:r w:rsidRPr="00AB17B6">
        <w:rPr>
          <w:noProof/>
        </w:rPr>
        <w:t>:952-954.</w:t>
      </w:r>
    </w:p>
    <w:p w14:paraId="2FBDF888" w14:textId="77777777" w:rsidR="00AB17B6" w:rsidRPr="00AB17B6" w:rsidRDefault="00AB17B6" w:rsidP="00AB17B6">
      <w:pPr>
        <w:pStyle w:val="EndNoteBibliography"/>
        <w:spacing w:after="0"/>
        <w:ind w:left="720" w:hanging="720"/>
        <w:rPr>
          <w:noProof/>
        </w:rPr>
      </w:pPr>
      <w:r w:rsidRPr="00AB17B6">
        <w:rPr>
          <w:noProof/>
        </w:rPr>
        <w:lastRenderedPageBreak/>
        <w:t xml:space="preserve">Settle, W. H., H. Ariawan, E. T. Astuti, W. Cahyana, A. L. Hakim, D. Hindayana, and A. S. Lestari. 1996. Managing tropical rice pests through conservation of generalist natural enemies and alternative prey. Ecology </w:t>
      </w:r>
      <w:r w:rsidRPr="00AB17B6">
        <w:rPr>
          <w:b/>
          <w:noProof/>
        </w:rPr>
        <w:t>77</w:t>
      </w:r>
      <w:r w:rsidRPr="00AB17B6">
        <w:rPr>
          <w:noProof/>
        </w:rPr>
        <w:t>:1975-1988.</w:t>
      </w:r>
    </w:p>
    <w:p w14:paraId="25F4495B" w14:textId="77777777" w:rsidR="00AB17B6" w:rsidRPr="00AB17B6" w:rsidRDefault="00AB17B6" w:rsidP="00AB17B6">
      <w:pPr>
        <w:pStyle w:val="EndNoteBibliography"/>
        <w:spacing w:after="0"/>
        <w:ind w:left="720" w:hanging="720"/>
        <w:rPr>
          <w:noProof/>
        </w:rPr>
      </w:pPr>
      <w:r w:rsidRPr="00AB17B6">
        <w:rPr>
          <w:noProof/>
        </w:rPr>
        <w:t xml:space="preserve">Stiling, P., and T. Cornelissen. 2005. What makes a successful biocontrol agent? A meta-analysis of biological control agent performance. Biological Control </w:t>
      </w:r>
      <w:r w:rsidRPr="00AB17B6">
        <w:rPr>
          <w:b/>
          <w:noProof/>
        </w:rPr>
        <w:t>34</w:t>
      </w:r>
      <w:r w:rsidRPr="00AB17B6">
        <w:rPr>
          <w:noProof/>
        </w:rPr>
        <w:t>:236-246.</w:t>
      </w:r>
    </w:p>
    <w:p w14:paraId="27AEFAA2" w14:textId="77777777" w:rsidR="00AB17B6" w:rsidRPr="00AB17B6" w:rsidRDefault="00AB17B6" w:rsidP="00AB17B6">
      <w:pPr>
        <w:pStyle w:val="EndNoteBibliography"/>
        <w:spacing w:after="0"/>
        <w:ind w:left="720" w:hanging="720"/>
        <w:rPr>
          <w:noProof/>
        </w:rPr>
      </w:pPr>
      <w:r w:rsidRPr="00AB17B6">
        <w:rPr>
          <w:noProof/>
        </w:rPr>
        <w:t>Stock, B., and B. Semmens. 2017. MixSIAR GUI user manual v3. 1. San Diego.</w:t>
      </w:r>
    </w:p>
    <w:p w14:paraId="7ED1D2C5" w14:textId="77777777" w:rsidR="00AB17B6" w:rsidRPr="00AB17B6" w:rsidRDefault="00AB17B6" w:rsidP="00AB17B6">
      <w:pPr>
        <w:pStyle w:val="EndNoteBibliography"/>
        <w:spacing w:after="0"/>
        <w:ind w:left="720" w:hanging="720"/>
        <w:rPr>
          <w:noProof/>
        </w:rPr>
      </w:pPr>
      <w:r w:rsidRPr="00AB17B6">
        <w:rPr>
          <w:noProof/>
        </w:rPr>
        <w:t xml:space="preserve">Stock, B. C., and B. X. Semmens. 2016. Unifying error structures in commonly used biotracer mixing models. Ecology </w:t>
      </w:r>
      <w:r w:rsidRPr="00AB17B6">
        <w:rPr>
          <w:b/>
          <w:noProof/>
        </w:rPr>
        <w:t>97</w:t>
      </w:r>
      <w:r w:rsidRPr="00AB17B6">
        <w:rPr>
          <w:noProof/>
        </w:rPr>
        <w:t>:2562-2569.</w:t>
      </w:r>
    </w:p>
    <w:p w14:paraId="528FB911" w14:textId="77777777" w:rsidR="00AB17B6" w:rsidRPr="00AB17B6" w:rsidRDefault="00AB17B6" w:rsidP="00AB17B6">
      <w:pPr>
        <w:pStyle w:val="EndNoteBibliography"/>
        <w:spacing w:after="0"/>
        <w:ind w:left="720" w:hanging="720"/>
        <w:rPr>
          <w:noProof/>
        </w:rPr>
      </w:pPr>
      <w:r w:rsidRPr="00AB17B6">
        <w:rPr>
          <w:noProof/>
        </w:rPr>
        <w:t xml:space="preserve">Straub, C. S., D. L. Finke, and W. E. Snyder. 2008. Are the conservation of natural enemy biodiversity and biological control compatible goals? Biological Control </w:t>
      </w:r>
      <w:r w:rsidRPr="00AB17B6">
        <w:rPr>
          <w:b/>
          <w:noProof/>
        </w:rPr>
        <w:t>45</w:t>
      </w:r>
      <w:r w:rsidRPr="00AB17B6">
        <w:rPr>
          <w:noProof/>
        </w:rPr>
        <w:t>:225-237.</w:t>
      </w:r>
    </w:p>
    <w:p w14:paraId="6EBB916C" w14:textId="77777777" w:rsidR="00AB17B6" w:rsidRPr="00AB17B6" w:rsidRDefault="00AB17B6" w:rsidP="00AB17B6">
      <w:pPr>
        <w:pStyle w:val="EndNoteBibliography"/>
        <w:spacing w:after="0"/>
        <w:ind w:left="720" w:hanging="720"/>
        <w:rPr>
          <w:noProof/>
        </w:rPr>
      </w:pPr>
      <w:r w:rsidRPr="00AB17B6">
        <w:rPr>
          <w:noProof/>
        </w:rPr>
        <w:t xml:space="preserve">Sun, J.-T., M.-M. Wang, Y.-K. Zhang, M.-P. Chapuis, X.-Y. Jiang, G. Hu, X.-M. Yang, C. Ge, X.-F. Xue, and X.-Y. Hong. 2015. Evidence for high dispersal ability and mito-nuclear discordance in the small brown planthopper, Laodelphax striatellus. Scientific Reports </w:t>
      </w:r>
      <w:r w:rsidRPr="00AB17B6">
        <w:rPr>
          <w:b/>
          <w:noProof/>
        </w:rPr>
        <w:t>5</w:t>
      </w:r>
      <w:r w:rsidRPr="00AB17B6">
        <w:rPr>
          <w:noProof/>
        </w:rPr>
        <w:t>:1-10.</w:t>
      </w:r>
    </w:p>
    <w:p w14:paraId="2CC6CAAE" w14:textId="77777777" w:rsidR="00AB17B6" w:rsidRPr="00AB17B6" w:rsidRDefault="00AB17B6" w:rsidP="00AB17B6">
      <w:pPr>
        <w:pStyle w:val="EndNoteBibliography"/>
        <w:spacing w:after="0"/>
        <w:ind w:left="720" w:hanging="720"/>
        <w:rPr>
          <w:noProof/>
        </w:rPr>
      </w:pPr>
      <w:r w:rsidRPr="00AB17B6">
        <w:rPr>
          <w:noProof/>
        </w:rPr>
        <w:t xml:space="preserve">Symondson, W., K. Sunderland, and M. Greenstone. 2002. Can generalist predators be effective biocontrol agents? Annual review of entomology </w:t>
      </w:r>
      <w:r w:rsidRPr="00AB17B6">
        <w:rPr>
          <w:b/>
          <w:noProof/>
        </w:rPr>
        <w:t>47</w:t>
      </w:r>
      <w:r w:rsidRPr="00AB17B6">
        <w:rPr>
          <w:noProof/>
        </w:rPr>
        <w:t>:561-594.</w:t>
      </w:r>
    </w:p>
    <w:p w14:paraId="615A4528" w14:textId="77777777" w:rsidR="00AB17B6" w:rsidRPr="00AB17B6" w:rsidRDefault="00AB17B6" w:rsidP="00AB17B6">
      <w:pPr>
        <w:pStyle w:val="EndNoteBibliography"/>
        <w:spacing w:after="0"/>
        <w:ind w:left="720" w:hanging="720"/>
        <w:rPr>
          <w:noProof/>
        </w:rPr>
      </w:pPr>
      <w:r w:rsidRPr="00AB17B6">
        <w:rPr>
          <w:noProof/>
        </w:rPr>
        <w:t xml:space="preserve">Whitney, T. D., M. I. Sitvarin, E. A. Roualdes, S. J. Bonner, and J. D. Harwood. 2018. Selectivity underlies the dissociation between seasonal prey availability and prey consumption in a generalist predator. Molecular ecology </w:t>
      </w:r>
      <w:r w:rsidRPr="00AB17B6">
        <w:rPr>
          <w:b/>
          <w:noProof/>
        </w:rPr>
        <w:t>27</w:t>
      </w:r>
      <w:r w:rsidRPr="00AB17B6">
        <w:rPr>
          <w:noProof/>
        </w:rPr>
        <w:t>:1739-1748.</w:t>
      </w:r>
    </w:p>
    <w:p w14:paraId="5F1C0877" w14:textId="77777777" w:rsidR="00AB17B6" w:rsidRPr="00AB17B6" w:rsidRDefault="00AB17B6" w:rsidP="00AB17B6">
      <w:pPr>
        <w:pStyle w:val="EndNoteBibliography"/>
        <w:spacing w:after="0"/>
        <w:ind w:left="720" w:hanging="720"/>
        <w:rPr>
          <w:noProof/>
        </w:rPr>
      </w:pPr>
      <w:r w:rsidRPr="00AB17B6">
        <w:rPr>
          <w:noProof/>
        </w:rPr>
        <w:t xml:space="preserve">Wise, D. H., D. M. Moldenhauer, and J. Halaj. 2006. Using stable isotopes to reveal shifts in prey consumption by generalist predators. Ecological Applications </w:t>
      </w:r>
      <w:r w:rsidRPr="00AB17B6">
        <w:rPr>
          <w:b/>
          <w:noProof/>
        </w:rPr>
        <w:t>16</w:t>
      </w:r>
      <w:r w:rsidRPr="00AB17B6">
        <w:rPr>
          <w:noProof/>
        </w:rPr>
        <w:t>:865-876.</w:t>
      </w:r>
    </w:p>
    <w:p w14:paraId="517D9D83" w14:textId="77777777" w:rsidR="00AB17B6" w:rsidRPr="00AB17B6" w:rsidRDefault="00AB17B6" w:rsidP="00AB17B6">
      <w:pPr>
        <w:pStyle w:val="EndNoteBibliography"/>
        <w:ind w:left="720" w:hanging="720"/>
        <w:rPr>
          <w:noProof/>
        </w:rPr>
      </w:pPr>
      <w:r w:rsidRPr="00AB17B6">
        <w:rPr>
          <w:noProof/>
        </w:rPr>
        <w:t xml:space="preserve">Zeileis, A., F. Cribari-Neto, B. Gruen, I. Kosmidis, A. B. Simas, A. V. Rocha, and M. A. Zeileis. 2016. Package ‘betareg’. R package </w:t>
      </w:r>
      <w:r w:rsidRPr="00AB17B6">
        <w:rPr>
          <w:b/>
          <w:noProof/>
        </w:rPr>
        <w:t>3</w:t>
      </w:r>
      <w:r w:rsidRPr="00AB17B6">
        <w:rPr>
          <w:noProof/>
        </w:rPr>
        <w:t>:2.</w:t>
      </w:r>
    </w:p>
    <w:p w14:paraId="5B109416" w14:textId="77777777" w:rsidR="000600B7" w:rsidRDefault="002F43F9">
      <w:pPr>
        <w:jc w:val="center"/>
        <w:rPr>
          <w:color w:val="FF0000"/>
        </w:rPr>
      </w:pPr>
      <w:r>
        <w:rPr>
          <w:color w:val="FF0000"/>
        </w:rPr>
        <w:fldChar w:fldCharType="end"/>
      </w:r>
      <w:r w:rsidR="00056389">
        <w:rPr>
          <w:color w:val="FF0000"/>
        </w:rPr>
        <w:br w:type="page"/>
      </w:r>
    </w:p>
    <w:p w14:paraId="260E069B" w14:textId="77777777" w:rsidR="000600B7" w:rsidRDefault="00056389">
      <w:pPr>
        <w:jc w:val="center"/>
        <w:rPr>
          <w:b/>
          <w:bCs/>
          <w:szCs w:val="24"/>
        </w:rPr>
      </w:pPr>
      <w:r>
        <w:rPr>
          <w:rFonts w:hint="eastAsia"/>
          <w:b/>
          <w:bCs/>
          <w:szCs w:val="24"/>
        </w:rPr>
        <w:lastRenderedPageBreak/>
        <w:t>Appendix S1</w:t>
      </w:r>
    </w:p>
    <w:p w14:paraId="03203065" w14:textId="77777777" w:rsidR="000600B7" w:rsidRDefault="00056389">
      <w:pPr>
        <w:rPr>
          <w:bCs/>
          <w:szCs w:val="24"/>
        </w:rPr>
      </w:pPr>
      <w:r>
        <w:rPr>
          <w:b/>
          <w:bCs/>
          <w:szCs w:val="24"/>
        </w:rPr>
        <w:t xml:space="preserve">Table </w:t>
      </w:r>
      <w:r>
        <w:rPr>
          <w:rFonts w:hint="eastAsia"/>
          <w:b/>
          <w:bCs/>
          <w:szCs w:val="24"/>
        </w:rPr>
        <w:t>S</w:t>
      </w:r>
      <w:r>
        <w:rPr>
          <w:b/>
          <w:bCs/>
          <w:szCs w:val="24"/>
        </w:rPr>
        <w:t>1</w:t>
      </w:r>
      <w:r>
        <w:rPr>
          <w:bCs/>
          <w:szCs w:val="24"/>
        </w:rPr>
        <w:t xml:space="preserve">. </w:t>
      </w:r>
      <w:r>
        <w:rPr>
          <w:rFonts w:hint="eastAsia"/>
          <w:bCs/>
          <w:szCs w:val="24"/>
        </w:rPr>
        <w:t>The taxonomic information and trophic guild</w:t>
      </w:r>
      <w:r>
        <w:rPr>
          <w:bCs/>
          <w:szCs w:val="24"/>
        </w:rPr>
        <w:t>s</w:t>
      </w:r>
      <w:r>
        <w:rPr>
          <w:rFonts w:hint="eastAsia"/>
          <w:bCs/>
          <w:szCs w:val="24"/>
        </w:rPr>
        <w:t xml:space="preserve"> of the </w:t>
      </w:r>
      <w:r>
        <w:rPr>
          <w:bCs/>
          <w:szCs w:val="24"/>
        </w:rPr>
        <w:t>arthropod</w:t>
      </w:r>
      <w:r>
        <w:rPr>
          <w:rFonts w:hint="eastAsia"/>
          <w:bCs/>
          <w:szCs w:val="24"/>
        </w:rPr>
        <w:t xml:space="preserve"> samples in the three study years</w:t>
      </w:r>
      <w:r>
        <w:rPr>
          <w:bCs/>
          <w:szCs w:val="24"/>
        </w:rPr>
        <w:t>.</w:t>
      </w:r>
    </w:p>
    <w:p w14:paraId="04ED3C21" w14:textId="77777777" w:rsidR="000600B7" w:rsidRDefault="00056389">
      <w:pPr>
        <w:spacing w:line="240" w:lineRule="auto"/>
        <w:rPr>
          <w:bCs/>
          <w:sz w:val="24"/>
          <w:szCs w:val="24"/>
        </w:rPr>
      </w:pPr>
      <w:r>
        <w:rPr>
          <w:rFonts w:hint="eastAsia"/>
          <w:bCs/>
          <w:sz w:val="24"/>
          <w:szCs w:val="24"/>
        </w:rPr>
        <w:t>(a) Year 2017</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51"/>
        <w:gridCol w:w="3519"/>
      </w:tblGrid>
      <w:tr w:rsidR="000600B7" w14:paraId="389DB481" w14:textId="77777777">
        <w:trPr>
          <w:trHeight w:hRule="exact" w:val="452"/>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1C2882A1" w14:textId="77777777" w:rsidR="000600B7" w:rsidRDefault="00056389">
            <w:pPr>
              <w:ind w:left="-572" w:firstLine="572"/>
              <w:rPr>
                <w:sz w:val="24"/>
                <w:szCs w:val="24"/>
              </w:rPr>
            </w:pPr>
            <w:r>
              <w:rPr>
                <w:sz w:val="24"/>
                <w:szCs w:val="24"/>
              </w:rPr>
              <w:t>Trophic guild</w:t>
            </w:r>
          </w:p>
        </w:tc>
        <w:tc>
          <w:tcPr>
            <w:tcW w:w="2151" w:type="dxa"/>
            <w:tcBorders>
              <w:top w:val="single" w:sz="4" w:space="0" w:color="auto"/>
              <w:bottom w:val="single" w:sz="4" w:space="0" w:color="auto"/>
            </w:tcBorders>
            <w:shd w:val="clear" w:color="auto" w:fill="auto"/>
            <w:vAlign w:val="center"/>
          </w:tcPr>
          <w:p w14:paraId="59280D47" w14:textId="77777777" w:rsidR="000600B7" w:rsidRDefault="00056389">
            <w:pPr>
              <w:ind w:left="-572" w:firstLine="572"/>
              <w:rPr>
                <w:sz w:val="24"/>
                <w:szCs w:val="24"/>
              </w:rPr>
            </w:pPr>
            <w:r>
              <w:rPr>
                <w:sz w:val="24"/>
                <w:szCs w:val="24"/>
              </w:rPr>
              <w:t>Order</w:t>
            </w:r>
          </w:p>
        </w:tc>
        <w:tc>
          <w:tcPr>
            <w:tcW w:w="3519"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70925397" w14:textId="77777777" w:rsidR="000600B7" w:rsidRDefault="00056389">
            <w:pPr>
              <w:ind w:left="-572" w:firstLine="572"/>
              <w:rPr>
                <w:sz w:val="24"/>
                <w:szCs w:val="24"/>
              </w:rPr>
            </w:pPr>
            <w:r>
              <w:rPr>
                <w:sz w:val="24"/>
                <w:szCs w:val="24"/>
              </w:rPr>
              <w:t>Family/Genus</w:t>
            </w:r>
          </w:p>
        </w:tc>
      </w:tr>
      <w:tr w:rsidR="000600B7" w14:paraId="0A9FB90C" w14:textId="77777777">
        <w:trPr>
          <w:trHeight w:hRule="exact" w:val="368"/>
        </w:trPr>
        <w:tc>
          <w:tcPr>
            <w:tcW w:w="2410" w:type="dxa"/>
            <w:tcBorders>
              <w:top w:val="single" w:sz="4" w:space="0" w:color="auto"/>
            </w:tcBorders>
            <w:shd w:val="clear" w:color="auto" w:fill="auto"/>
            <w:tcMar>
              <w:top w:w="80" w:type="dxa"/>
              <w:left w:w="80" w:type="dxa"/>
              <w:bottom w:w="80" w:type="dxa"/>
              <w:right w:w="80" w:type="dxa"/>
            </w:tcMar>
            <w:vAlign w:val="center"/>
          </w:tcPr>
          <w:p w14:paraId="15227B07" w14:textId="77777777" w:rsidR="000600B7" w:rsidRDefault="00056389">
            <w:pPr>
              <w:ind w:left="-572" w:firstLine="572"/>
              <w:rPr>
                <w:sz w:val="24"/>
                <w:szCs w:val="24"/>
              </w:rPr>
            </w:pPr>
            <w:r>
              <w:rPr>
                <w:sz w:val="24"/>
                <w:szCs w:val="24"/>
              </w:rPr>
              <w:t>Predator</w:t>
            </w:r>
            <w:r>
              <w:rPr>
                <w:rFonts w:hint="eastAsia"/>
                <w:sz w:val="24"/>
                <w:szCs w:val="24"/>
              </w:rPr>
              <w:t>s</w:t>
            </w:r>
          </w:p>
        </w:tc>
        <w:tc>
          <w:tcPr>
            <w:tcW w:w="2151" w:type="dxa"/>
            <w:tcBorders>
              <w:top w:val="single" w:sz="4" w:space="0" w:color="auto"/>
            </w:tcBorders>
            <w:shd w:val="clear" w:color="auto" w:fill="auto"/>
            <w:vAlign w:val="center"/>
          </w:tcPr>
          <w:p w14:paraId="66D67DED" w14:textId="77777777" w:rsidR="000600B7" w:rsidRDefault="00056389">
            <w:pPr>
              <w:ind w:left="-572" w:firstLine="572"/>
              <w:rPr>
                <w:sz w:val="24"/>
                <w:szCs w:val="24"/>
              </w:rPr>
            </w:pPr>
            <w:r>
              <w:rPr>
                <w:sz w:val="24"/>
                <w:szCs w:val="24"/>
              </w:rPr>
              <w:t>Araneae</w:t>
            </w:r>
          </w:p>
        </w:tc>
        <w:tc>
          <w:tcPr>
            <w:tcW w:w="3519" w:type="dxa"/>
            <w:tcBorders>
              <w:top w:val="single" w:sz="4" w:space="0" w:color="auto"/>
            </w:tcBorders>
            <w:shd w:val="clear" w:color="auto" w:fill="auto"/>
            <w:tcMar>
              <w:top w:w="80" w:type="dxa"/>
              <w:left w:w="80" w:type="dxa"/>
              <w:bottom w:w="80" w:type="dxa"/>
              <w:right w:w="80" w:type="dxa"/>
            </w:tcMar>
            <w:vAlign w:val="center"/>
          </w:tcPr>
          <w:p w14:paraId="4DA9EAC0" w14:textId="77777777" w:rsidR="000600B7" w:rsidRDefault="00056389">
            <w:pPr>
              <w:ind w:left="-572" w:firstLine="572"/>
              <w:rPr>
                <w:sz w:val="24"/>
                <w:szCs w:val="24"/>
              </w:rPr>
            </w:pPr>
            <w:r>
              <w:rPr>
                <w:sz w:val="24"/>
                <w:szCs w:val="24"/>
              </w:rPr>
              <w:t>Araneidae</w:t>
            </w:r>
          </w:p>
        </w:tc>
      </w:tr>
      <w:tr w:rsidR="000600B7" w14:paraId="47B24E78" w14:textId="77777777">
        <w:trPr>
          <w:trHeight w:hRule="exact" w:val="368"/>
        </w:trPr>
        <w:tc>
          <w:tcPr>
            <w:tcW w:w="2410" w:type="dxa"/>
            <w:shd w:val="clear" w:color="auto" w:fill="auto"/>
            <w:tcMar>
              <w:top w:w="80" w:type="dxa"/>
              <w:left w:w="80" w:type="dxa"/>
              <w:bottom w:w="80" w:type="dxa"/>
              <w:right w:w="80" w:type="dxa"/>
            </w:tcMar>
            <w:vAlign w:val="center"/>
          </w:tcPr>
          <w:p w14:paraId="2C8AA70D" w14:textId="77777777" w:rsidR="000600B7" w:rsidRDefault="000600B7">
            <w:pPr>
              <w:ind w:left="-572" w:firstLine="572"/>
              <w:rPr>
                <w:sz w:val="24"/>
                <w:szCs w:val="24"/>
              </w:rPr>
            </w:pPr>
          </w:p>
        </w:tc>
        <w:tc>
          <w:tcPr>
            <w:tcW w:w="2151" w:type="dxa"/>
            <w:shd w:val="clear" w:color="auto" w:fill="auto"/>
            <w:vAlign w:val="center"/>
          </w:tcPr>
          <w:p w14:paraId="5E375F35" w14:textId="77777777" w:rsidR="000600B7" w:rsidRDefault="00056389">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0D4C6B05" w14:textId="77777777" w:rsidR="000600B7" w:rsidRDefault="00056389">
            <w:pPr>
              <w:ind w:left="-572" w:firstLine="572"/>
              <w:rPr>
                <w:sz w:val="24"/>
                <w:szCs w:val="24"/>
              </w:rPr>
            </w:pPr>
            <w:r>
              <w:rPr>
                <w:sz w:val="24"/>
                <w:szCs w:val="24"/>
              </w:rPr>
              <w:t>Clubionidae</w:t>
            </w:r>
          </w:p>
        </w:tc>
      </w:tr>
      <w:tr w:rsidR="000600B7" w14:paraId="0CDAC31D" w14:textId="77777777">
        <w:trPr>
          <w:trHeight w:hRule="exact" w:val="368"/>
        </w:trPr>
        <w:tc>
          <w:tcPr>
            <w:tcW w:w="2410" w:type="dxa"/>
            <w:shd w:val="clear" w:color="auto" w:fill="auto"/>
            <w:tcMar>
              <w:top w:w="80" w:type="dxa"/>
              <w:left w:w="80" w:type="dxa"/>
              <w:bottom w:w="80" w:type="dxa"/>
              <w:right w:w="80" w:type="dxa"/>
            </w:tcMar>
            <w:vAlign w:val="center"/>
          </w:tcPr>
          <w:p w14:paraId="1E793F84" w14:textId="77777777" w:rsidR="000600B7" w:rsidRDefault="000600B7">
            <w:pPr>
              <w:ind w:left="-572" w:firstLine="572"/>
              <w:rPr>
                <w:sz w:val="24"/>
                <w:szCs w:val="24"/>
              </w:rPr>
            </w:pPr>
          </w:p>
        </w:tc>
        <w:tc>
          <w:tcPr>
            <w:tcW w:w="2151" w:type="dxa"/>
            <w:shd w:val="clear" w:color="auto" w:fill="auto"/>
            <w:vAlign w:val="center"/>
          </w:tcPr>
          <w:p w14:paraId="2C867057" w14:textId="77777777" w:rsidR="000600B7" w:rsidRDefault="00056389">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3C9074B9" w14:textId="77777777" w:rsidR="000600B7" w:rsidRDefault="00056389">
            <w:pPr>
              <w:ind w:left="-572" w:firstLine="572"/>
              <w:rPr>
                <w:sz w:val="24"/>
                <w:szCs w:val="24"/>
              </w:rPr>
            </w:pPr>
            <w:r>
              <w:rPr>
                <w:sz w:val="24"/>
                <w:szCs w:val="24"/>
              </w:rPr>
              <w:t>Oxyopidae</w:t>
            </w:r>
          </w:p>
        </w:tc>
      </w:tr>
      <w:tr w:rsidR="000600B7" w14:paraId="513105E7" w14:textId="77777777">
        <w:trPr>
          <w:trHeight w:hRule="exact" w:val="368"/>
        </w:trPr>
        <w:tc>
          <w:tcPr>
            <w:tcW w:w="2410" w:type="dxa"/>
            <w:shd w:val="clear" w:color="auto" w:fill="auto"/>
            <w:tcMar>
              <w:top w:w="80" w:type="dxa"/>
              <w:left w:w="80" w:type="dxa"/>
              <w:bottom w:w="80" w:type="dxa"/>
              <w:right w:w="80" w:type="dxa"/>
            </w:tcMar>
            <w:vAlign w:val="center"/>
          </w:tcPr>
          <w:p w14:paraId="3F7BE436" w14:textId="77777777" w:rsidR="000600B7" w:rsidRDefault="000600B7">
            <w:pPr>
              <w:ind w:left="-572" w:firstLine="572"/>
              <w:rPr>
                <w:sz w:val="24"/>
                <w:szCs w:val="24"/>
              </w:rPr>
            </w:pPr>
          </w:p>
        </w:tc>
        <w:tc>
          <w:tcPr>
            <w:tcW w:w="2151" w:type="dxa"/>
            <w:shd w:val="clear" w:color="auto" w:fill="auto"/>
            <w:vAlign w:val="center"/>
          </w:tcPr>
          <w:p w14:paraId="0EEEB9B2" w14:textId="77777777" w:rsidR="000600B7" w:rsidRDefault="00056389">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77569F7A" w14:textId="77777777" w:rsidR="000600B7" w:rsidRDefault="00056389">
            <w:pPr>
              <w:ind w:left="-572" w:firstLine="572"/>
              <w:rPr>
                <w:sz w:val="24"/>
                <w:szCs w:val="24"/>
              </w:rPr>
            </w:pPr>
            <w:r>
              <w:rPr>
                <w:sz w:val="24"/>
                <w:szCs w:val="24"/>
              </w:rPr>
              <w:t>Tetragnathidae</w:t>
            </w:r>
          </w:p>
        </w:tc>
      </w:tr>
      <w:tr w:rsidR="000600B7" w14:paraId="77A2886B" w14:textId="77777777">
        <w:trPr>
          <w:trHeight w:hRule="exact" w:val="368"/>
        </w:trPr>
        <w:tc>
          <w:tcPr>
            <w:tcW w:w="2410" w:type="dxa"/>
            <w:shd w:val="clear" w:color="auto" w:fill="auto"/>
            <w:tcMar>
              <w:top w:w="80" w:type="dxa"/>
              <w:left w:w="80" w:type="dxa"/>
              <w:bottom w:w="80" w:type="dxa"/>
              <w:right w:w="80" w:type="dxa"/>
            </w:tcMar>
            <w:vAlign w:val="center"/>
          </w:tcPr>
          <w:p w14:paraId="60BC4F0D" w14:textId="77777777" w:rsidR="000600B7" w:rsidRDefault="000600B7">
            <w:pPr>
              <w:ind w:left="-572" w:firstLine="572"/>
              <w:rPr>
                <w:sz w:val="24"/>
                <w:szCs w:val="24"/>
              </w:rPr>
            </w:pPr>
          </w:p>
        </w:tc>
        <w:tc>
          <w:tcPr>
            <w:tcW w:w="2151" w:type="dxa"/>
            <w:shd w:val="clear" w:color="auto" w:fill="auto"/>
            <w:vAlign w:val="center"/>
          </w:tcPr>
          <w:p w14:paraId="33318149" w14:textId="77777777" w:rsidR="000600B7" w:rsidRDefault="00056389">
            <w:pPr>
              <w:ind w:left="-572" w:firstLine="572"/>
              <w:rPr>
                <w:sz w:val="24"/>
                <w:szCs w:val="24"/>
              </w:rPr>
            </w:pPr>
            <w:r>
              <w:rPr>
                <w:sz w:val="24"/>
                <w:szCs w:val="24"/>
              </w:rPr>
              <w:t>Araneae</w:t>
            </w:r>
          </w:p>
        </w:tc>
        <w:tc>
          <w:tcPr>
            <w:tcW w:w="3519" w:type="dxa"/>
            <w:shd w:val="clear" w:color="auto" w:fill="auto"/>
            <w:tcMar>
              <w:top w:w="80" w:type="dxa"/>
              <w:left w:w="80" w:type="dxa"/>
              <w:bottom w:w="80" w:type="dxa"/>
              <w:right w:w="80" w:type="dxa"/>
            </w:tcMar>
            <w:vAlign w:val="center"/>
          </w:tcPr>
          <w:p w14:paraId="0D39A603" w14:textId="77777777" w:rsidR="000600B7" w:rsidRDefault="00056389">
            <w:pPr>
              <w:ind w:left="-572" w:firstLine="572"/>
              <w:rPr>
                <w:sz w:val="24"/>
                <w:szCs w:val="24"/>
              </w:rPr>
            </w:pPr>
            <w:r>
              <w:rPr>
                <w:sz w:val="24"/>
                <w:szCs w:val="24"/>
              </w:rPr>
              <w:t>Thomisidae</w:t>
            </w:r>
          </w:p>
        </w:tc>
      </w:tr>
      <w:tr w:rsidR="000600B7" w14:paraId="66412AC0" w14:textId="77777777">
        <w:trPr>
          <w:trHeight w:hRule="exact" w:val="368"/>
        </w:trPr>
        <w:tc>
          <w:tcPr>
            <w:tcW w:w="2410" w:type="dxa"/>
            <w:shd w:val="clear" w:color="auto" w:fill="auto"/>
            <w:tcMar>
              <w:top w:w="80" w:type="dxa"/>
              <w:left w:w="80" w:type="dxa"/>
              <w:bottom w:w="80" w:type="dxa"/>
              <w:right w:w="80" w:type="dxa"/>
            </w:tcMar>
            <w:vAlign w:val="center"/>
          </w:tcPr>
          <w:p w14:paraId="31586E14" w14:textId="77777777" w:rsidR="000600B7" w:rsidRDefault="000600B7">
            <w:pPr>
              <w:ind w:left="-572" w:firstLine="572"/>
              <w:rPr>
                <w:sz w:val="24"/>
                <w:szCs w:val="24"/>
              </w:rPr>
            </w:pPr>
          </w:p>
        </w:tc>
        <w:tc>
          <w:tcPr>
            <w:tcW w:w="2151" w:type="dxa"/>
            <w:shd w:val="clear" w:color="auto" w:fill="auto"/>
            <w:vAlign w:val="center"/>
          </w:tcPr>
          <w:p w14:paraId="2883BCD3" w14:textId="77777777" w:rsidR="000600B7" w:rsidRDefault="00056389">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60EFB009" w14:textId="77777777" w:rsidR="000600B7" w:rsidRDefault="00056389">
            <w:pPr>
              <w:ind w:left="-572" w:firstLine="572"/>
              <w:rPr>
                <w:sz w:val="24"/>
                <w:szCs w:val="24"/>
              </w:rPr>
            </w:pPr>
            <w:r>
              <w:rPr>
                <w:bCs/>
                <w:sz w:val="24"/>
                <w:szCs w:val="24"/>
              </w:rPr>
              <w:t>Carabidae</w:t>
            </w:r>
          </w:p>
        </w:tc>
      </w:tr>
      <w:tr w:rsidR="000600B7" w14:paraId="063AEC12" w14:textId="77777777">
        <w:trPr>
          <w:trHeight w:hRule="exact" w:val="368"/>
        </w:trPr>
        <w:tc>
          <w:tcPr>
            <w:tcW w:w="2410" w:type="dxa"/>
            <w:shd w:val="clear" w:color="auto" w:fill="auto"/>
            <w:tcMar>
              <w:top w:w="80" w:type="dxa"/>
              <w:left w:w="80" w:type="dxa"/>
              <w:bottom w:w="80" w:type="dxa"/>
              <w:right w:w="80" w:type="dxa"/>
            </w:tcMar>
            <w:vAlign w:val="center"/>
          </w:tcPr>
          <w:p w14:paraId="6D11EDA6" w14:textId="77777777" w:rsidR="000600B7" w:rsidRDefault="000600B7">
            <w:pPr>
              <w:ind w:left="-572" w:firstLine="572"/>
              <w:rPr>
                <w:sz w:val="24"/>
                <w:szCs w:val="24"/>
              </w:rPr>
            </w:pPr>
          </w:p>
        </w:tc>
        <w:tc>
          <w:tcPr>
            <w:tcW w:w="2151" w:type="dxa"/>
            <w:shd w:val="clear" w:color="auto" w:fill="auto"/>
            <w:vAlign w:val="center"/>
          </w:tcPr>
          <w:p w14:paraId="63D6FAB4" w14:textId="77777777" w:rsidR="000600B7" w:rsidRDefault="00056389">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495CBFE7" w14:textId="77777777" w:rsidR="000600B7" w:rsidRDefault="00056389">
            <w:pPr>
              <w:ind w:left="-572" w:firstLine="572"/>
              <w:rPr>
                <w:sz w:val="24"/>
                <w:szCs w:val="24"/>
              </w:rPr>
            </w:pPr>
            <w:r>
              <w:rPr>
                <w:sz w:val="24"/>
                <w:szCs w:val="24"/>
              </w:rPr>
              <w:t>Coccinellidae</w:t>
            </w:r>
          </w:p>
        </w:tc>
      </w:tr>
      <w:tr w:rsidR="000600B7" w14:paraId="48C74B52" w14:textId="77777777">
        <w:trPr>
          <w:trHeight w:hRule="exact" w:val="368"/>
        </w:trPr>
        <w:tc>
          <w:tcPr>
            <w:tcW w:w="2410" w:type="dxa"/>
            <w:shd w:val="clear" w:color="auto" w:fill="auto"/>
            <w:tcMar>
              <w:top w:w="80" w:type="dxa"/>
              <w:left w:w="80" w:type="dxa"/>
              <w:bottom w:w="80" w:type="dxa"/>
              <w:right w:w="80" w:type="dxa"/>
            </w:tcMar>
            <w:vAlign w:val="center"/>
          </w:tcPr>
          <w:p w14:paraId="1D7F1847" w14:textId="77777777" w:rsidR="000600B7" w:rsidRDefault="00056389">
            <w:pPr>
              <w:ind w:left="-572" w:firstLine="572"/>
              <w:rPr>
                <w:sz w:val="24"/>
                <w:szCs w:val="24"/>
              </w:rPr>
            </w:pPr>
            <w:r>
              <w:rPr>
                <w:sz w:val="24"/>
                <w:szCs w:val="24"/>
              </w:rPr>
              <w:t>Rice herbivore</w:t>
            </w:r>
            <w:r>
              <w:rPr>
                <w:rFonts w:hint="eastAsia"/>
                <w:sz w:val="24"/>
                <w:szCs w:val="24"/>
              </w:rPr>
              <w:t>s</w:t>
            </w:r>
          </w:p>
        </w:tc>
        <w:tc>
          <w:tcPr>
            <w:tcW w:w="2151" w:type="dxa"/>
            <w:shd w:val="clear" w:color="auto" w:fill="auto"/>
            <w:vAlign w:val="center"/>
          </w:tcPr>
          <w:p w14:paraId="2FD315F0" w14:textId="77777777" w:rsidR="000600B7" w:rsidRDefault="00056389">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4FFD703A" w14:textId="77777777" w:rsidR="000600B7" w:rsidRDefault="00056389">
            <w:pPr>
              <w:ind w:left="-572" w:firstLine="572"/>
              <w:rPr>
                <w:sz w:val="24"/>
                <w:szCs w:val="24"/>
              </w:rPr>
            </w:pPr>
            <w:r>
              <w:rPr>
                <w:sz w:val="24"/>
                <w:szCs w:val="24"/>
              </w:rPr>
              <w:t>Cicadellidae/</w:t>
            </w:r>
            <w:r>
              <w:rPr>
                <w:i/>
                <w:sz w:val="24"/>
                <w:szCs w:val="24"/>
              </w:rPr>
              <w:t>Nephotettix</w:t>
            </w:r>
          </w:p>
        </w:tc>
      </w:tr>
      <w:tr w:rsidR="000600B7" w14:paraId="08E763BC" w14:textId="77777777">
        <w:trPr>
          <w:trHeight w:hRule="exact" w:val="368"/>
        </w:trPr>
        <w:tc>
          <w:tcPr>
            <w:tcW w:w="2410" w:type="dxa"/>
            <w:shd w:val="clear" w:color="auto" w:fill="auto"/>
            <w:tcMar>
              <w:top w:w="80" w:type="dxa"/>
              <w:left w:w="80" w:type="dxa"/>
              <w:bottom w:w="80" w:type="dxa"/>
              <w:right w:w="80" w:type="dxa"/>
            </w:tcMar>
            <w:vAlign w:val="center"/>
          </w:tcPr>
          <w:p w14:paraId="20A151FF" w14:textId="77777777" w:rsidR="000600B7" w:rsidRDefault="000600B7">
            <w:pPr>
              <w:ind w:left="-572" w:firstLine="572"/>
              <w:rPr>
                <w:sz w:val="24"/>
                <w:szCs w:val="24"/>
              </w:rPr>
            </w:pPr>
          </w:p>
        </w:tc>
        <w:tc>
          <w:tcPr>
            <w:tcW w:w="2151" w:type="dxa"/>
            <w:shd w:val="clear" w:color="auto" w:fill="auto"/>
            <w:vAlign w:val="center"/>
          </w:tcPr>
          <w:p w14:paraId="67D368DE" w14:textId="77777777" w:rsidR="000600B7" w:rsidRDefault="00056389">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346B068F" w14:textId="77777777" w:rsidR="000600B7" w:rsidRDefault="00056389">
            <w:pPr>
              <w:ind w:left="-572" w:firstLine="572"/>
              <w:rPr>
                <w:sz w:val="24"/>
                <w:szCs w:val="24"/>
              </w:rPr>
            </w:pPr>
            <w:r>
              <w:rPr>
                <w:sz w:val="24"/>
                <w:szCs w:val="24"/>
              </w:rPr>
              <w:t>Delphacidae/</w:t>
            </w:r>
            <w:r>
              <w:rPr>
                <w:i/>
                <w:sz w:val="24"/>
                <w:szCs w:val="24"/>
              </w:rPr>
              <w:t>Nilaparvata</w:t>
            </w:r>
          </w:p>
        </w:tc>
      </w:tr>
      <w:tr w:rsidR="000600B7" w14:paraId="5684FEAF" w14:textId="77777777">
        <w:trPr>
          <w:trHeight w:hRule="exact" w:val="368"/>
        </w:trPr>
        <w:tc>
          <w:tcPr>
            <w:tcW w:w="2410" w:type="dxa"/>
            <w:shd w:val="clear" w:color="auto" w:fill="auto"/>
            <w:tcMar>
              <w:top w:w="80" w:type="dxa"/>
              <w:left w:w="80" w:type="dxa"/>
              <w:bottom w:w="80" w:type="dxa"/>
              <w:right w:w="80" w:type="dxa"/>
            </w:tcMar>
            <w:vAlign w:val="center"/>
          </w:tcPr>
          <w:p w14:paraId="2FE9D739" w14:textId="77777777" w:rsidR="000600B7" w:rsidRDefault="000600B7">
            <w:pPr>
              <w:ind w:left="-572" w:firstLine="572"/>
              <w:rPr>
                <w:sz w:val="24"/>
                <w:szCs w:val="24"/>
              </w:rPr>
            </w:pPr>
          </w:p>
        </w:tc>
        <w:tc>
          <w:tcPr>
            <w:tcW w:w="2151" w:type="dxa"/>
            <w:shd w:val="clear" w:color="auto" w:fill="auto"/>
            <w:vAlign w:val="center"/>
          </w:tcPr>
          <w:p w14:paraId="38F27AD4" w14:textId="77777777" w:rsidR="000600B7" w:rsidRDefault="00056389">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495ED7AE" w14:textId="77777777" w:rsidR="000600B7" w:rsidRDefault="00056389">
            <w:pPr>
              <w:ind w:left="-572" w:firstLine="572"/>
              <w:rPr>
                <w:sz w:val="24"/>
                <w:szCs w:val="24"/>
              </w:rPr>
            </w:pPr>
            <w:r>
              <w:rPr>
                <w:sz w:val="24"/>
                <w:szCs w:val="24"/>
              </w:rPr>
              <w:t>Lygaeidae/</w:t>
            </w:r>
            <w:r>
              <w:rPr>
                <w:i/>
                <w:sz w:val="24"/>
                <w:szCs w:val="24"/>
              </w:rPr>
              <w:t>Pachybrachius</w:t>
            </w:r>
          </w:p>
        </w:tc>
      </w:tr>
      <w:tr w:rsidR="000600B7" w14:paraId="4CC3F330" w14:textId="77777777">
        <w:trPr>
          <w:trHeight w:hRule="exact" w:val="368"/>
        </w:trPr>
        <w:tc>
          <w:tcPr>
            <w:tcW w:w="2410" w:type="dxa"/>
            <w:shd w:val="clear" w:color="auto" w:fill="auto"/>
            <w:tcMar>
              <w:top w:w="80" w:type="dxa"/>
              <w:left w:w="80" w:type="dxa"/>
              <w:bottom w:w="80" w:type="dxa"/>
              <w:right w:w="80" w:type="dxa"/>
            </w:tcMar>
            <w:vAlign w:val="center"/>
          </w:tcPr>
          <w:p w14:paraId="472B5C8F" w14:textId="77777777" w:rsidR="000600B7" w:rsidRDefault="000600B7">
            <w:pPr>
              <w:ind w:left="-572" w:firstLine="572"/>
              <w:rPr>
                <w:sz w:val="24"/>
                <w:szCs w:val="24"/>
              </w:rPr>
            </w:pPr>
          </w:p>
        </w:tc>
        <w:tc>
          <w:tcPr>
            <w:tcW w:w="2151" w:type="dxa"/>
            <w:shd w:val="clear" w:color="auto" w:fill="auto"/>
            <w:vAlign w:val="center"/>
          </w:tcPr>
          <w:p w14:paraId="658AC3BF" w14:textId="77777777" w:rsidR="000600B7" w:rsidRDefault="00056389">
            <w:pPr>
              <w:ind w:left="-572" w:firstLine="572"/>
              <w:rPr>
                <w:sz w:val="24"/>
                <w:szCs w:val="24"/>
              </w:rPr>
            </w:pPr>
            <w:r>
              <w:rPr>
                <w:sz w:val="24"/>
                <w:szCs w:val="24"/>
              </w:rPr>
              <w:t>Hemiptera</w:t>
            </w:r>
          </w:p>
        </w:tc>
        <w:tc>
          <w:tcPr>
            <w:tcW w:w="3519" w:type="dxa"/>
            <w:shd w:val="clear" w:color="auto" w:fill="auto"/>
            <w:tcMar>
              <w:top w:w="80" w:type="dxa"/>
              <w:left w:w="80" w:type="dxa"/>
              <w:bottom w:w="80" w:type="dxa"/>
              <w:right w:w="80" w:type="dxa"/>
            </w:tcMar>
            <w:vAlign w:val="center"/>
          </w:tcPr>
          <w:p w14:paraId="17846283" w14:textId="77777777" w:rsidR="000600B7" w:rsidRDefault="00056389">
            <w:pPr>
              <w:ind w:left="-572" w:firstLine="572"/>
              <w:rPr>
                <w:sz w:val="24"/>
                <w:szCs w:val="24"/>
              </w:rPr>
            </w:pPr>
            <w:r>
              <w:rPr>
                <w:sz w:val="24"/>
                <w:szCs w:val="24"/>
              </w:rPr>
              <w:t>Pentatomidae/</w:t>
            </w:r>
            <w:r>
              <w:rPr>
                <w:i/>
                <w:sz w:val="24"/>
                <w:szCs w:val="24"/>
              </w:rPr>
              <w:t>Scotinophara</w:t>
            </w:r>
          </w:p>
        </w:tc>
      </w:tr>
      <w:tr w:rsidR="000600B7" w14:paraId="10A897E0" w14:textId="77777777">
        <w:trPr>
          <w:trHeight w:hRule="exact" w:val="368"/>
        </w:trPr>
        <w:tc>
          <w:tcPr>
            <w:tcW w:w="2410" w:type="dxa"/>
            <w:shd w:val="clear" w:color="auto" w:fill="auto"/>
            <w:tcMar>
              <w:top w:w="80" w:type="dxa"/>
              <w:left w:w="80" w:type="dxa"/>
              <w:bottom w:w="80" w:type="dxa"/>
              <w:right w:w="80" w:type="dxa"/>
            </w:tcMar>
            <w:vAlign w:val="center"/>
          </w:tcPr>
          <w:p w14:paraId="145549BD" w14:textId="77777777" w:rsidR="000600B7" w:rsidRDefault="000600B7">
            <w:pPr>
              <w:ind w:left="-572" w:firstLine="572"/>
              <w:rPr>
                <w:sz w:val="24"/>
                <w:szCs w:val="24"/>
              </w:rPr>
            </w:pPr>
          </w:p>
        </w:tc>
        <w:tc>
          <w:tcPr>
            <w:tcW w:w="2151" w:type="dxa"/>
            <w:shd w:val="clear" w:color="auto" w:fill="auto"/>
            <w:vAlign w:val="center"/>
          </w:tcPr>
          <w:p w14:paraId="26FA8E36" w14:textId="77777777" w:rsidR="000600B7" w:rsidRDefault="0005638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752E6A15" w14:textId="77777777" w:rsidR="000600B7" w:rsidRDefault="00056389">
            <w:pPr>
              <w:ind w:left="-572" w:firstLine="572"/>
              <w:rPr>
                <w:sz w:val="24"/>
                <w:szCs w:val="24"/>
              </w:rPr>
            </w:pPr>
            <w:r>
              <w:rPr>
                <w:sz w:val="24"/>
                <w:szCs w:val="24"/>
              </w:rPr>
              <w:t>Hesperiidae</w:t>
            </w:r>
          </w:p>
        </w:tc>
      </w:tr>
      <w:tr w:rsidR="000600B7" w14:paraId="75717566" w14:textId="77777777">
        <w:trPr>
          <w:trHeight w:hRule="exact" w:val="368"/>
        </w:trPr>
        <w:tc>
          <w:tcPr>
            <w:tcW w:w="2410" w:type="dxa"/>
            <w:shd w:val="clear" w:color="auto" w:fill="auto"/>
            <w:tcMar>
              <w:top w:w="80" w:type="dxa"/>
              <w:left w:w="80" w:type="dxa"/>
              <w:bottom w:w="80" w:type="dxa"/>
              <w:right w:w="80" w:type="dxa"/>
            </w:tcMar>
            <w:vAlign w:val="center"/>
          </w:tcPr>
          <w:p w14:paraId="2ED723C0" w14:textId="77777777" w:rsidR="000600B7" w:rsidRDefault="000600B7">
            <w:pPr>
              <w:ind w:left="-572" w:firstLine="572"/>
              <w:rPr>
                <w:sz w:val="24"/>
                <w:szCs w:val="24"/>
              </w:rPr>
            </w:pPr>
          </w:p>
        </w:tc>
        <w:tc>
          <w:tcPr>
            <w:tcW w:w="2151" w:type="dxa"/>
            <w:shd w:val="clear" w:color="auto" w:fill="auto"/>
            <w:vAlign w:val="center"/>
          </w:tcPr>
          <w:p w14:paraId="0E833925" w14:textId="77777777" w:rsidR="000600B7" w:rsidRDefault="0005638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5B34035A" w14:textId="77777777" w:rsidR="000600B7" w:rsidRDefault="00056389">
            <w:pPr>
              <w:ind w:left="-572" w:firstLine="572"/>
              <w:rPr>
                <w:sz w:val="24"/>
                <w:szCs w:val="24"/>
              </w:rPr>
            </w:pPr>
            <w:r>
              <w:rPr>
                <w:sz w:val="24"/>
                <w:szCs w:val="24"/>
              </w:rPr>
              <w:t>Pyralidae</w:t>
            </w:r>
          </w:p>
        </w:tc>
      </w:tr>
      <w:tr w:rsidR="000600B7" w14:paraId="18DF9A55" w14:textId="77777777">
        <w:trPr>
          <w:trHeight w:hRule="exact" w:val="368"/>
        </w:trPr>
        <w:tc>
          <w:tcPr>
            <w:tcW w:w="2410" w:type="dxa"/>
            <w:shd w:val="clear" w:color="auto" w:fill="auto"/>
            <w:tcMar>
              <w:top w:w="80" w:type="dxa"/>
              <w:left w:w="80" w:type="dxa"/>
              <w:bottom w:w="80" w:type="dxa"/>
              <w:right w:w="80" w:type="dxa"/>
            </w:tcMar>
            <w:vAlign w:val="center"/>
          </w:tcPr>
          <w:p w14:paraId="1CB1C4DD" w14:textId="77777777" w:rsidR="000600B7" w:rsidRDefault="000600B7">
            <w:pPr>
              <w:ind w:left="-572" w:firstLine="572"/>
              <w:rPr>
                <w:sz w:val="24"/>
                <w:szCs w:val="24"/>
              </w:rPr>
            </w:pPr>
          </w:p>
        </w:tc>
        <w:tc>
          <w:tcPr>
            <w:tcW w:w="2151" w:type="dxa"/>
            <w:shd w:val="clear" w:color="auto" w:fill="auto"/>
            <w:vAlign w:val="center"/>
          </w:tcPr>
          <w:p w14:paraId="6ADA2108" w14:textId="77777777" w:rsidR="000600B7" w:rsidRDefault="00056389">
            <w:pPr>
              <w:ind w:left="-572" w:firstLine="572"/>
              <w:rPr>
                <w:sz w:val="24"/>
                <w:szCs w:val="24"/>
              </w:rPr>
            </w:pPr>
            <w:r>
              <w:rPr>
                <w:sz w:val="24"/>
                <w:szCs w:val="24"/>
              </w:rPr>
              <w:t>Lepidoptera</w:t>
            </w:r>
          </w:p>
        </w:tc>
        <w:tc>
          <w:tcPr>
            <w:tcW w:w="3519" w:type="dxa"/>
            <w:shd w:val="clear" w:color="auto" w:fill="auto"/>
            <w:tcMar>
              <w:top w:w="80" w:type="dxa"/>
              <w:left w:w="80" w:type="dxa"/>
              <w:bottom w:w="80" w:type="dxa"/>
              <w:right w:w="80" w:type="dxa"/>
            </w:tcMar>
            <w:vAlign w:val="center"/>
          </w:tcPr>
          <w:p w14:paraId="4D322C70" w14:textId="77777777" w:rsidR="000600B7" w:rsidRDefault="00056389">
            <w:pPr>
              <w:ind w:left="-572" w:firstLine="572"/>
              <w:rPr>
                <w:sz w:val="24"/>
                <w:szCs w:val="24"/>
              </w:rPr>
            </w:pPr>
            <w:r>
              <w:rPr>
                <w:sz w:val="24"/>
              </w:rPr>
              <w:t>Nymphalidae</w:t>
            </w:r>
          </w:p>
        </w:tc>
      </w:tr>
      <w:tr w:rsidR="000600B7" w14:paraId="30DDEF40" w14:textId="77777777">
        <w:trPr>
          <w:trHeight w:hRule="exact" w:val="368"/>
        </w:trPr>
        <w:tc>
          <w:tcPr>
            <w:tcW w:w="2410" w:type="dxa"/>
            <w:shd w:val="clear" w:color="auto" w:fill="auto"/>
            <w:tcMar>
              <w:top w:w="80" w:type="dxa"/>
              <w:left w:w="80" w:type="dxa"/>
              <w:bottom w:w="80" w:type="dxa"/>
              <w:right w:w="80" w:type="dxa"/>
            </w:tcMar>
            <w:vAlign w:val="center"/>
          </w:tcPr>
          <w:p w14:paraId="553079F5" w14:textId="77777777" w:rsidR="000600B7" w:rsidRDefault="000600B7">
            <w:pPr>
              <w:ind w:left="-572" w:firstLine="572"/>
              <w:rPr>
                <w:sz w:val="24"/>
                <w:szCs w:val="24"/>
              </w:rPr>
            </w:pPr>
          </w:p>
        </w:tc>
        <w:tc>
          <w:tcPr>
            <w:tcW w:w="2151" w:type="dxa"/>
            <w:shd w:val="clear" w:color="auto" w:fill="auto"/>
            <w:vAlign w:val="center"/>
          </w:tcPr>
          <w:p w14:paraId="3FC385FE" w14:textId="77777777" w:rsidR="000600B7" w:rsidRDefault="00056389">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4AF840E2" w14:textId="77777777" w:rsidR="000600B7" w:rsidRDefault="00056389">
            <w:pPr>
              <w:ind w:left="-572" w:firstLine="572"/>
              <w:rPr>
                <w:sz w:val="24"/>
                <w:szCs w:val="24"/>
              </w:rPr>
            </w:pPr>
            <w:r>
              <w:rPr>
                <w:sz w:val="24"/>
                <w:szCs w:val="24"/>
              </w:rPr>
              <w:t>Pyrgomorphidae/</w:t>
            </w:r>
            <w:r>
              <w:rPr>
                <w:i/>
                <w:sz w:val="24"/>
                <w:szCs w:val="24"/>
              </w:rPr>
              <w:t>Atractomorpha</w:t>
            </w:r>
            <w:r>
              <w:rPr>
                <w:sz w:val="24"/>
                <w:szCs w:val="24"/>
              </w:rPr>
              <w:t xml:space="preserve"> </w:t>
            </w:r>
          </w:p>
        </w:tc>
      </w:tr>
      <w:tr w:rsidR="000600B7" w14:paraId="620C1AA5" w14:textId="77777777">
        <w:trPr>
          <w:trHeight w:hRule="exact" w:val="368"/>
        </w:trPr>
        <w:tc>
          <w:tcPr>
            <w:tcW w:w="2410" w:type="dxa"/>
            <w:shd w:val="clear" w:color="auto" w:fill="auto"/>
            <w:tcMar>
              <w:top w:w="80" w:type="dxa"/>
              <w:left w:w="80" w:type="dxa"/>
              <w:bottom w:w="80" w:type="dxa"/>
              <w:right w:w="80" w:type="dxa"/>
            </w:tcMar>
            <w:vAlign w:val="center"/>
          </w:tcPr>
          <w:p w14:paraId="4D303939" w14:textId="77777777" w:rsidR="000600B7" w:rsidRDefault="00056389">
            <w:pPr>
              <w:ind w:left="-572" w:firstLine="572"/>
              <w:rPr>
                <w:sz w:val="24"/>
                <w:szCs w:val="24"/>
              </w:rPr>
            </w:pPr>
            <w:r>
              <w:rPr>
                <w:sz w:val="24"/>
                <w:szCs w:val="24"/>
              </w:rPr>
              <w:t>Tourist herbivore</w:t>
            </w:r>
            <w:r>
              <w:rPr>
                <w:rFonts w:hint="eastAsia"/>
                <w:sz w:val="24"/>
                <w:szCs w:val="24"/>
              </w:rPr>
              <w:t>s</w:t>
            </w:r>
          </w:p>
        </w:tc>
        <w:tc>
          <w:tcPr>
            <w:tcW w:w="2151" w:type="dxa"/>
            <w:shd w:val="clear" w:color="auto" w:fill="auto"/>
            <w:vAlign w:val="center"/>
          </w:tcPr>
          <w:p w14:paraId="4E102AC7" w14:textId="77777777" w:rsidR="000600B7" w:rsidRDefault="00056389">
            <w:pPr>
              <w:ind w:left="-572" w:firstLine="572"/>
              <w:rPr>
                <w:sz w:val="24"/>
                <w:szCs w:val="24"/>
              </w:rPr>
            </w:pPr>
            <w:r>
              <w:rPr>
                <w:sz w:val="24"/>
                <w:szCs w:val="24"/>
              </w:rPr>
              <w:t>Coleoptera</w:t>
            </w:r>
          </w:p>
        </w:tc>
        <w:tc>
          <w:tcPr>
            <w:tcW w:w="3519" w:type="dxa"/>
            <w:shd w:val="clear" w:color="auto" w:fill="auto"/>
            <w:tcMar>
              <w:top w:w="80" w:type="dxa"/>
              <w:left w:w="80" w:type="dxa"/>
              <w:bottom w:w="80" w:type="dxa"/>
              <w:right w:w="80" w:type="dxa"/>
            </w:tcMar>
            <w:vAlign w:val="center"/>
          </w:tcPr>
          <w:p w14:paraId="5D4603C9" w14:textId="77777777" w:rsidR="000600B7" w:rsidRDefault="00056389">
            <w:pPr>
              <w:ind w:left="-572" w:firstLine="572"/>
              <w:rPr>
                <w:sz w:val="24"/>
                <w:szCs w:val="24"/>
              </w:rPr>
            </w:pPr>
            <w:r>
              <w:rPr>
                <w:sz w:val="24"/>
                <w:szCs w:val="24"/>
              </w:rPr>
              <w:t>Chrysomelidae</w:t>
            </w:r>
          </w:p>
        </w:tc>
      </w:tr>
      <w:tr w:rsidR="000600B7" w14:paraId="4A87EA71" w14:textId="77777777">
        <w:trPr>
          <w:trHeight w:hRule="exact" w:val="368"/>
        </w:trPr>
        <w:tc>
          <w:tcPr>
            <w:tcW w:w="2410" w:type="dxa"/>
            <w:shd w:val="clear" w:color="auto" w:fill="auto"/>
            <w:tcMar>
              <w:top w:w="80" w:type="dxa"/>
              <w:left w:w="80" w:type="dxa"/>
              <w:bottom w:w="80" w:type="dxa"/>
              <w:right w:w="80" w:type="dxa"/>
            </w:tcMar>
            <w:vAlign w:val="center"/>
          </w:tcPr>
          <w:p w14:paraId="056729FA" w14:textId="77777777" w:rsidR="000600B7" w:rsidRDefault="000600B7">
            <w:pPr>
              <w:ind w:left="-572" w:firstLine="572"/>
              <w:rPr>
                <w:sz w:val="24"/>
                <w:szCs w:val="24"/>
              </w:rPr>
            </w:pPr>
          </w:p>
        </w:tc>
        <w:tc>
          <w:tcPr>
            <w:tcW w:w="2151" w:type="dxa"/>
            <w:shd w:val="clear" w:color="auto" w:fill="auto"/>
            <w:vAlign w:val="center"/>
          </w:tcPr>
          <w:p w14:paraId="61C1FCDD" w14:textId="77777777" w:rsidR="000600B7" w:rsidRDefault="00056389">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6A0E8818" w14:textId="77777777" w:rsidR="000600B7" w:rsidRDefault="00056389">
            <w:pPr>
              <w:ind w:left="-572" w:firstLine="572"/>
              <w:rPr>
                <w:sz w:val="24"/>
                <w:szCs w:val="24"/>
              </w:rPr>
            </w:pPr>
            <w:r>
              <w:rPr>
                <w:sz w:val="24"/>
                <w:szCs w:val="24"/>
              </w:rPr>
              <w:t>Acrididae</w:t>
            </w:r>
          </w:p>
        </w:tc>
      </w:tr>
      <w:tr w:rsidR="000600B7" w14:paraId="20BFA0AC" w14:textId="77777777">
        <w:trPr>
          <w:trHeight w:hRule="exact" w:val="368"/>
        </w:trPr>
        <w:tc>
          <w:tcPr>
            <w:tcW w:w="2410" w:type="dxa"/>
            <w:shd w:val="clear" w:color="auto" w:fill="auto"/>
            <w:tcMar>
              <w:top w:w="80" w:type="dxa"/>
              <w:left w:w="80" w:type="dxa"/>
              <w:bottom w:w="80" w:type="dxa"/>
              <w:right w:w="80" w:type="dxa"/>
            </w:tcMar>
            <w:vAlign w:val="center"/>
          </w:tcPr>
          <w:p w14:paraId="5B39D634" w14:textId="77777777" w:rsidR="000600B7" w:rsidRDefault="00056389">
            <w:pPr>
              <w:ind w:left="-572" w:firstLine="572"/>
              <w:rPr>
                <w:sz w:val="24"/>
                <w:szCs w:val="24"/>
              </w:rPr>
            </w:pPr>
            <w:r>
              <w:rPr>
                <w:sz w:val="24"/>
                <w:szCs w:val="24"/>
              </w:rPr>
              <w:t>Detritivore</w:t>
            </w:r>
            <w:r>
              <w:rPr>
                <w:rFonts w:hint="eastAsia"/>
                <w:sz w:val="24"/>
                <w:szCs w:val="24"/>
              </w:rPr>
              <w:t>s</w:t>
            </w:r>
          </w:p>
        </w:tc>
        <w:tc>
          <w:tcPr>
            <w:tcW w:w="2151" w:type="dxa"/>
            <w:shd w:val="clear" w:color="auto" w:fill="auto"/>
            <w:vAlign w:val="center"/>
          </w:tcPr>
          <w:p w14:paraId="54DB6AF9" w14:textId="77777777" w:rsidR="000600B7" w:rsidRDefault="0005638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00A3A362" w14:textId="77777777" w:rsidR="000600B7" w:rsidRDefault="00056389">
            <w:pPr>
              <w:ind w:left="-572" w:firstLine="572"/>
              <w:rPr>
                <w:sz w:val="24"/>
                <w:szCs w:val="24"/>
              </w:rPr>
            </w:pPr>
            <w:r>
              <w:rPr>
                <w:sz w:val="24"/>
                <w:szCs w:val="24"/>
              </w:rPr>
              <w:t>Chironomidae</w:t>
            </w:r>
          </w:p>
        </w:tc>
      </w:tr>
      <w:tr w:rsidR="000600B7" w14:paraId="06C5FB86" w14:textId="77777777">
        <w:trPr>
          <w:trHeight w:hRule="exact" w:val="368"/>
        </w:trPr>
        <w:tc>
          <w:tcPr>
            <w:tcW w:w="2410" w:type="dxa"/>
            <w:shd w:val="clear" w:color="auto" w:fill="auto"/>
            <w:tcMar>
              <w:top w:w="80" w:type="dxa"/>
              <w:left w:w="80" w:type="dxa"/>
              <w:bottom w:w="80" w:type="dxa"/>
              <w:right w:w="80" w:type="dxa"/>
            </w:tcMar>
            <w:vAlign w:val="center"/>
          </w:tcPr>
          <w:p w14:paraId="7283B78E" w14:textId="77777777" w:rsidR="000600B7" w:rsidRDefault="000600B7">
            <w:pPr>
              <w:ind w:left="-572" w:firstLine="572"/>
              <w:rPr>
                <w:sz w:val="24"/>
                <w:szCs w:val="24"/>
              </w:rPr>
            </w:pPr>
          </w:p>
        </w:tc>
        <w:tc>
          <w:tcPr>
            <w:tcW w:w="2151" w:type="dxa"/>
            <w:shd w:val="clear" w:color="auto" w:fill="auto"/>
            <w:vAlign w:val="center"/>
          </w:tcPr>
          <w:p w14:paraId="4225BC75" w14:textId="77777777" w:rsidR="000600B7" w:rsidRDefault="0005638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3CBBAC18" w14:textId="77777777" w:rsidR="000600B7" w:rsidRDefault="00056389">
            <w:pPr>
              <w:ind w:left="-572" w:firstLine="572"/>
              <w:rPr>
                <w:sz w:val="24"/>
                <w:szCs w:val="24"/>
              </w:rPr>
            </w:pPr>
            <w:r>
              <w:rPr>
                <w:sz w:val="24"/>
                <w:szCs w:val="24"/>
              </w:rPr>
              <w:t>Chloropidae</w:t>
            </w:r>
          </w:p>
        </w:tc>
      </w:tr>
      <w:tr w:rsidR="000600B7" w14:paraId="46FEE505" w14:textId="77777777">
        <w:trPr>
          <w:trHeight w:hRule="exact" w:val="368"/>
        </w:trPr>
        <w:tc>
          <w:tcPr>
            <w:tcW w:w="2410" w:type="dxa"/>
            <w:shd w:val="clear" w:color="auto" w:fill="auto"/>
            <w:tcMar>
              <w:top w:w="80" w:type="dxa"/>
              <w:left w:w="80" w:type="dxa"/>
              <w:bottom w:w="80" w:type="dxa"/>
              <w:right w:w="80" w:type="dxa"/>
            </w:tcMar>
            <w:vAlign w:val="center"/>
          </w:tcPr>
          <w:p w14:paraId="744EFF3F" w14:textId="77777777" w:rsidR="000600B7" w:rsidRDefault="000600B7">
            <w:pPr>
              <w:ind w:left="-572" w:firstLine="572"/>
              <w:rPr>
                <w:sz w:val="24"/>
                <w:szCs w:val="24"/>
              </w:rPr>
            </w:pPr>
          </w:p>
        </w:tc>
        <w:tc>
          <w:tcPr>
            <w:tcW w:w="2151" w:type="dxa"/>
            <w:shd w:val="clear" w:color="auto" w:fill="auto"/>
            <w:vAlign w:val="center"/>
          </w:tcPr>
          <w:p w14:paraId="15A2FD3D" w14:textId="77777777" w:rsidR="000600B7" w:rsidRDefault="0005638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28D9CFA0" w14:textId="77777777" w:rsidR="000600B7" w:rsidRDefault="00056389">
            <w:pPr>
              <w:ind w:left="-572" w:firstLine="572"/>
              <w:rPr>
                <w:sz w:val="24"/>
                <w:szCs w:val="24"/>
              </w:rPr>
            </w:pPr>
            <w:r>
              <w:rPr>
                <w:sz w:val="24"/>
                <w:szCs w:val="24"/>
              </w:rPr>
              <w:t>Ephydridae</w:t>
            </w:r>
          </w:p>
        </w:tc>
      </w:tr>
      <w:tr w:rsidR="000600B7" w14:paraId="7A194531" w14:textId="77777777">
        <w:trPr>
          <w:trHeight w:hRule="exact" w:val="368"/>
        </w:trPr>
        <w:tc>
          <w:tcPr>
            <w:tcW w:w="2410" w:type="dxa"/>
            <w:shd w:val="clear" w:color="auto" w:fill="auto"/>
            <w:tcMar>
              <w:top w:w="80" w:type="dxa"/>
              <w:left w:w="80" w:type="dxa"/>
              <w:bottom w:w="80" w:type="dxa"/>
              <w:right w:w="80" w:type="dxa"/>
            </w:tcMar>
            <w:vAlign w:val="center"/>
          </w:tcPr>
          <w:p w14:paraId="3BA4DDFD" w14:textId="77777777" w:rsidR="000600B7" w:rsidRDefault="000600B7">
            <w:pPr>
              <w:ind w:left="-572" w:firstLine="572"/>
              <w:rPr>
                <w:sz w:val="24"/>
                <w:szCs w:val="24"/>
              </w:rPr>
            </w:pPr>
          </w:p>
        </w:tc>
        <w:tc>
          <w:tcPr>
            <w:tcW w:w="2151" w:type="dxa"/>
            <w:shd w:val="clear" w:color="auto" w:fill="auto"/>
            <w:vAlign w:val="center"/>
          </w:tcPr>
          <w:p w14:paraId="3EE4FF56" w14:textId="77777777" w:rsidR="000600B7" w:rsidRDefault="0005638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72246A92" w14:textId="77777777" w:rsidR="000600B7" w:rsidRDefault="00056389">
            <w:pPr>
              <w:ind w:left="-572" w:firstLine="572"/>
              <w:rPr>
                <w:sz w:val="24"/>
                <w:szCs w:val="24"/>
              </w:rPr>
            </w:pPr>
            <w:r>
              <w:rPr>
                <w:sz w:val="24"/>
                <w:szCs w:val="24"/>
              </w:rPr>
              <w:t>Muscidae</w:t>
            </w:r>
          </w:p>
        </w:tc>
      </w:tr>
      <w:tr w:rsidR="000600B7" w14:paraId="6FA9F5CB" w14:textId="77777777">
        <w:trPr>
          <w:trHeight w:hRule="exact" w:val="368"/>
        </w:trPr>
        <w:tc>
          <w:tcPr>
            <w:tcW w:w="2410" w:type="dxa"/>
            <w:shd w:val="clear" w:color="auto" w:fill="auto"/>
            <w:tcMar>
              <w:top w:w="80" w:type="dxa"/>
              <w:left w:w="80" w:type="dxa"/>
              <w:bottom w:w="80" w:type="dxa"/>
              <w:right w:w="80" w:type="dxa"/>
            </w:tcMar>
            <w:vAlign w:val="center"/>
          </w:tcPr>
          <w:p w14:paraId="36806735" w14:textId="77777777" w:rsidR="000600B7" w:rsidRDefault="000600B7">
            <w:pPr>
              <w:ind w:left="-572" w:firstLine="572"/>
              <w:rPr>
                <w:sz w:val="24"/>
                <w:szCs w:val="24"/>
              </w:rPr>
            </w:pPr>
          </w:p>
        </w:tc>
        <w:tc>
          <w:tcPr>
            <w:tcW w:w="2151" w:type="dxa"/>
            <w:shd w:val="clear" w:color="auto" w:fill="auto"/>
            <w:vAlign w:val="center"/>
          </w:tcPr>
          <w:p w14:paraId="77042036" w14:textId="77777777" w:rsidR="000600B7" w:rsidRDefault="0005638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7454AE27" w14:textId="77777777" w:rsidR="000600B7" w:rsidRDefault="00056389">
            <w:pPr>
              <w:ind w:left="-572" w:firstLine="572"/>
              <w:rPr>
                <w:sz w:val="24"/>
                <w:szCs w:val="24"/>
              </w:rPr>
            </w:pPr>
            <w:r>
              <w:rPr>
                <w:sz w:val="24"/>
                <w:szCs w:val="24"/>
              </w:rPr>
              <w:t>Sphaeroceridae</w:t>
            </w:r>
          </w:p>
        </w:tc>
      </w:tr>
      <w:tr w:rsidR="000600B7" w14:paraId="0CD10C53" w14:textId="77777777">
        <w:trPr>
          <w:trHeight w:hRule="exact" w:val="368"/>
        </w:trPr>
        <w:tc>
          <w:tcPr>
            <w:tcW w:w="2410" w:type="dxa"/>
            <w:shd w:val="clear" w:color="auto" w:fill="auto"/>
            <w:tcMar>
              <w:top w:w="80" w:type="dxa"/>
              <w:left w:w="80" w:type="dxa"/>
              <w:bottom w:w="80" w:type="dxa"/>
              <w:right w:w="80" w:type="dxa"/>
            </w:tcMar>
            <w:vAlign w:val="center"/>
          </w:tcPr>
          <w:p w14:paraId="66474EAD" w14:textId="77777777" w:rsidR="000600B7" w:rsidRDefault="000600B7">
            <w:pPr>
              <w:ind w:left="-572" w:firstLine="572"/>
              <w:rPr>
                <w:sz w:val="24"/>
                <w:szCs w:val="24"/>
              </w:rPr>
            </w:pPr>
          </w:p>
        </w:tc>
        <w:tc>
          <w:tcPr>
            <w:tcW w:w="2151" w:type="dxa"/>
            <w:shd w:val="clear" w:color="auto" w:fill="auto"/>
            <w:vAlign w:val="center"/>
          </w:tcPr>
          <w:p w14:paraId="58A22C45" w14:textId="77777777" w:rsidR="000600B7" w:rsidRDefault="0005638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vAlign w:val="center"/>
          </w:tcPr>
          <w:p w14:paraId="608942B5" w14:textId="77777777" w:rsidR="000600B7" w:rsidRDefault="00056389">
            <w:pPr>
              <w:ind w:left="-572" w:firstLine="572"/>
              <w:rPr>
                <w:sz w:val="24"/>
                <w:szCs w:val="24"/>
              </w:rPr>
            </w:pPr>
            <w:r>
              <w:rPr>
                <w:sz w:val="24"/>
                <w:szCs w:val="24"/>
              </w:rPr>
              <w:t>Stratiomyidae</w:t>
            </w:r>
          </w:p>
        </w:tc>
      </w:tr>
      <w:tr w:rsidR="000600B7" w14:paraId="3342F590" w14:textId="77777777">
        <w:trPr>
          <w:trHeight w:hRule="exact" w:val="368"/>
        </w:trPr>
        <w:tc>
          <w:tcPr>
            <w:tcW w:w="2410" w:type="dxa"/>
            <w:shd w:val="clear" w:color="auto" w:fill="auto"/>
            <w:tcMar>
              <w:top w:w="80" w:type="dxa"/>
              <w:left w:w="80" w:type="dxa"/>
              <w:bottom w:w="80" w:type="dxa"/>
              <w:right w:w="80" w:type="dxa"/>
            </w:tcMar>
            <w:vAlign w:val="center"/>
          </w:tcPr>
          <w:p w14:paraId="4AD27536" w14:textId="77777777" w:rsidR="000600B7" w:rsidRDefault="000600B7">
            <w:pPr>
              <w:ind w:left="-572" w:firstLine="572"/>
              <w:rPr>
                <w:sz w:val="24"/>
                <w:szCs w:val="24"/>
              </w:rPr>
            </w:pPr>
          </w:p>
        </w:tc>
        <w:tc>
          <w:tcPr>
            <w:tcW w:w="2151" w:type="dxa"/>
            <w:shd w:val="clear" w:color="auto" w:fill="auto"/>
            <w:vAlign w:val="center"/>
          </w:tcPr>
          <w:p w14:paraId="06E78724" w14:textId="77777777" w:rsidR="000600B7" w:rsidRDefault="00056389">
            <w:pPr>
              <w:ind w:left="-572" w:firstLine="572"/>
              <w:rPr>
                <w:sz w:val="24"/>
                <w:szCs w:val="24"/>
              </w:rPr>
            </w:pPr>
            <w:r>
              <w:rPr>
                <w:sz w:val="24"/>
                <w:szCs w:val="24"/>
              </w:rPr>
              <w:t>Diptera</w:t>
            </w:r>
          </w:p>
        </w:tc>
        <w:tc>
          <w:tcPr>
            <w:tcW w:w="3519" w:type="dxa"/>
            <w:shd w:val="clear" w:color="auto" w:fill="auto"/>
            <w:tcMar>
              <w:top w:w="80" w:type="dxa"/>
              <w:left w:w="80" w:type="dxa"/>
              <w:bottom w:w="80" w:type="dxa"/>
              <w:right w:w="80" w:type="dxa"/>
            </w:tcMar>
          </w:tcPr>
          <w:p w14:paraId="7B38207B" w14:textId="77777777" w:rsidR="000600B7" w:rsidRDefault="00056389">
            <w:pPr>
              <w:ind w:left="-572" w:firstLine="572"/>
              <w:rPr>
                <w:sz w:val="24"/>
                <w:szCs w:val="24"/>
              </w:rPr>
            </w:pPr>
            <w:r>
              <w:rPr>
                <w:sz w:val="24"/>
                <w:szCs w:val="24"/>
              </w:rPr>
              <w:t>Tephritidae</w:t>
            </w:r>
          </w:p>
        </w:tc>
      </w:tr>
      <w:tr w:rsidR="000600B7" w14:paraId="4DE0C081" w14:textId="77777777">
        <w:trPr>
          <w:trHeight w:hRule="exact" w:val="368"/>
        </w:trPr>
        <w:tc>
          <w:tcPr>
            <w:tcW w:w="2410" w:type="dxa"/>
            <w:shd w:val="clear" w:color="auto" w:fill="auto"/>
            <w:tcMar>
              <w:top w:w="80" w:type="dxa"/>
              <w:left w:w="80" w:type="dxa"/>
              <w:bottom w:w="80" w:type="dxa"/>
              <w:right w:w="80" w:type="dxa"/>
            </w:tcMar>
            <w:vAlign w:val="center"/>
          </w:tcPr>
          <w:p w14:paraId="2AD357ED" w14:textId="77777777" w:rsidR="000600B7" w:rsidRDefault="000600B7">
            <w:pPr>
              <w:ind w:left="-572" w:firstLine="572"/>
              <w:rPr>
                <w:sz w:val="24"/>
                <w:szCs w:val="24"/>
              </w:rPr>
            </w:pPr>
          </w:p>
        </w:tc>
        <w:tc>
          <w:tcPr>
            <w:tcW w:w="2151" w:type="dxa"/>
            <w:shd w:val="clear" w:color="auto" w:fill="auto"/>
            <w:vAlign w:val="center"/>
          </w:tcPr>
          <w:p w14:paraId="08E0E4EF" w14:textId="77777777" w:rsidR="000600B7" w:rsidRDefault="00056389">
            <w:pPr>
              <w:ind w:left="-572" w:firstLine="572"/>
              <w:rPr>
                <w:sz w:val="24"/>
                <w:szCs w:val="24"/>
              </w:rPr>
            </w:pPr>
            <w:r>
              <w:rPr>
                <w:sz w:val="24"/>
                <w:szCs w:val="24"/>
              </w:rPr>
              <w:t>Orthoptera</w:t>
            </w:r>
          </w:p>
        </w:tc>
        <w:tc>
          <w:tcPr>
            <w:tcW w:w="3519" w:type="dxa"/>
            <w:shd w:val="clear" w:color="auto" w:fill="auto"/>
            <w:tcMar>
              <w:top w:w="80" w:type="dxa"/>
              <w:left w:w="80" w:type="dxa"/>
              <w:bottom w:w="80" w:type="dxa"/>
              <w:right w:w="80" w:type="dxa"/>
            </w:tcMar>
            <w:vAlign w:val="center"/>
          </w:tcPr>
          <w:p w14:paraId="36BB6364" w14:textId="77777777" w:rsidR="000600B7" w:rsidRDefault="00056389">
            <w:pPr>
              <w:ind w:left="-572" w:firstLine="572"/>
              <w:rPr>
                <w:sz w:val="24"/>
                <w:szCs w:val="24"/>
              </w:rPr>
            </w:pPr>
            <w:r>
              <w:rPr>
                <w:sz w:val="24"/>
                <w:szCs w:val="24"/>
              </w:rPr>
              <w:t>Tetrigidae</w:t>
            </w:r>
          </w:p>
        </w:tc>
      </w:tr>
    </w:tbl>
    <w:p w14:paraId="4245F226" w14:textId="77777777" w:rsidR="000600B7" w:rsidRDefault="000600B7">
      <w:pPr>
        <w:spacing w:line="480" w:lineRule="auto"/>
        <w:rPr>
          <w:bCs/>
        </w:rPr>
      </w:pPr>
    </w:p>
    <w:p w14:paraId="10677B1E" w14:textId="77777777" w:rsidR="000600B7" w:rsidRDefault="00056389">
      <w:pPr>
        <w:spacing w:line="240" w:lineRule="auto"/>
        <w:rPr>
          <w:bCs/>
          <w:sz w:val="24"/>
          <w:szCs w:val="24"/>
        </w:rPr>
      </w:pPr>
      <w:r>
        <w:rPr>
          <w:rFonts w:hint="eastAsia"/>
          <w:bCs/>
          <w:sz w:val="24"/>
          <w:szCs w:val="24"/>
        </w:rPr>
        <w:t>(b) Year 2018</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26"/>
        <w:gridCol w:w="3544"/>
      </w:tblGrid>
      <w:tr w:rsidR="000600B7" w14:paraId="0823E716" w14:textId="77777777">
        <w:trPr>
          <w:trHeight w:hRule="exact" w:val="413"/>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6CEAE32C" w14:textId="77777777" w:rsidR="000600B7" w:rsidRDefault="00056389">
            <w:pPr>
              <w:rPr>
                <w:sz w:val="24"/>
                <w:szCs w:val="24"/>
              </w:rPr>
            </w:pPr>
            <w:r>
              <w:rPr>
                <w:sz w:val="24"/>
                <w:szCs w:val="24"/>
              </w:rPr>
              <w:t>Trophic guild</w:t>
            </w:r>
          </w:p>
        </w:tc>
        <w:tc>
          <w:tcPr>
            <w:tcW w:w="2126" w:type="dxa"/>
            <w:tcBorders>
              <w:top w:val="single" w:sz="4" w:space="0" w:color="auto"/>
              <w:bottom w:val="single" w:sz="4" w:space="0" w:color="auto"/>
            </w:tcBorders>
            <w:shd w:val="clear" w:color="auto" w:fill="auto"/>
            <w:vAlign w:val="center"/>
          </w:tcPr>
          <w:p w14:paraId="0A19EE72" w14:textId="77777777" w:rsidR="000600B7" w:rsidRDefault="00056389">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1FDD4EC7" w14:textId="77777777" w:rsidR="000600B7" w:rsidRDefault="00056389">
            <w:pPr>
              <w:rPr>
                <w:sz w:val="24"/>
                <w:szCs w:val="24"/>
              </w:rPr>
            </w:pPr>
            <w:r>
              <w:rPr>
                <w:sz w:val="24"/>
                <w:szCs w:val="24"/>
              </w:rPr>
              <w:t>Family/Genus</w:t>
            </w:r>
          </w:p>
        </w:tc>
      </w:tr>
      <w:tr w:rsidR="000600B7" w14:paraId="6F06063F" w14:textId="77777777">
        <w:trPr>
          <w:trHeight w:hRule="exact" w:val="336"/>
        </w:trPr>
        <w:tc>
          <w:tcPr>
            <w:tcW w:w="2410" w:type="dxa"/>
            <w:tcBorders>
              <w:top w:val="single" w:sz="4" w:space="0" w:color="auto"/>
            </w:tcBorders>
            <w:shd w:val="clear" w:color="auto" w:fill="auto"/>
            <w:tcMar>
              <w:top w:w="80" w:type="dxa"/>
              <w:left w:w="80" w:type="dxa"/>
              <w:bottom w:w="80" w:type="dxa"/>
              <w:right w:w="80" w:type="dxa"/>
            </w:tcMar>
            <w:vAlign w:val="center"/>
          </w:tcPr>
          <w:p w14:paraId="6464F2B5" w14:textId="77777777" w:rsidR="000600B7" w:rsidRDefault="00056389">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14:paraId="0FC0010B" w14:textId="77777777" w:rsidR="000600B7" w:rsidRDefault="00056389">
            <w:pPr>
              <w:ind w:left="141"/>
              <w:rPr>
                <w:sz w:val="24"/>
                <w:szCs w:val="24"/>
              </w:rPr>
            </w:pPr>
            <w:r>
              <w:rPr>
                <w:sz w:val="24"/>
                <w:szCs w:val="24"/>
              </w:rPr>
              <w:t>Araneae</w:t>
            </w:r>
          </w:p>
        </w:tc>
        <w:tc>
          <w:tcPr>
            <w:tcW w:w="3544" w:type="dxa"/>
            <w:tcBorders>
              <w:top w:val="single" w:sz="4" w:space="0" w:color="auto"/>
            </w:tcBorders>
            <w:shd w:val="clear" w:color="auto" w:fill="auto"/>
            <w:tcMar>
              <w:top w:w="80" w:type="dxa"/>
              <w:left w:w="80" w:type="dxa"/>
              <w:bottom w:w="80" w:type="dxa"/>
              <w:right w:w="80" w:type="dxa"/>
            </w:tcMar>
            <w:vAlign w:val="center"/>
          </w:tcPr>
          <w:p w14:paraId="53F4BD11" w14:textId="77777777" w:rsidR="000600B7" w:rsidRDefault="00056389">
            <w:pPr>
              <w:rPr>
                <w:sz w:val="24"/>
                <w:szCs w:val="24"/>
              </w:rPr>
            </w:pPr>
            <w:r>
              <w:rPr>
                <w:sz w:val="24"/>
                <w:szCs w:val="24"/>
              </w:rPr>
              <w:t>Araneidae</w:t>
            </w:r>
          </w:p>
        </w:tc>
      </w:tr>
      <w:tr w:rsidR="000600B7" w14:paraId="5D9528AE" w14:textId="77777777">
        <w:trPr>
          <w:trHeight w:hRule="exact" w:val="336"/>
        </w:trPr>
        <w:tc>
          <w:tcPr>
            <w:tcW w:w="2410" w:type="dxa"/>
            <w:shd w:val="clear" w:color="auto" w:fill="auto"/>
            <w:tcMar>
              <w:top w:w="80" w:type="dxa"/>
              <w:left w:w="80" w:type="dxa"/>
              <w:bottom w:w="80" w:type="dxa"/>
              <w:right w:w="80" w:type="dxa"/>
            </w:tcMar>
            <w:vAlign w:val="center"/>
          </w:tcPr>
          <w:p w14:paraId="552A8D41" w14:textId="77777777" w:rsidR="000600B7" w:rsidRDefault="000600B7">
            <w:pPr>
              <w:rPr>
                <w:sz w:val="24"/>
                <w:szCs w:val="24"/>
              </w:rPr>
            </w:pPr>
          </w:p>
        </w:tc>
        <w:tc>
          <w:tcPr>
            <w:tcW w:w="2126" w:type="dxa"/>
            <w:shd w:val="clear" w:color="auto" w:fill="auto"/>
            <w:vAlign w:val="center"/>
          </w:tcPr>
          <w:p w14:paraId="5C79E5E1" w14:textId="77777777" w:rsidR="000600B7" w:rsidRDefault="0005638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4B74DED3" w14:textId="77777777" w:rsidR="000600B7" w:rsidRDefault="00056389">
            <w:pPr>
              <w:rPr>
                <w:sz w:val="24"/>
                <w:szCs w:val="24"/>
              </w:rPr>
            </w:pPr>
            <w:r>
              <w:rPr>
                <w:sz w:val="24"/>
                <w:szCs w:val="24"/>
              </w:rPr>
              <w:t>Clubionidae</w:t>
            </w:r>
          </w:p>
        </w:tc>
      </w:tr>
      <w:tr w:rsidR="000600B7" w14:paraId="6A894FBF" w14:textId="77777777">
        <w:trPr>
          <w:trHeight w:hRule="exact" w:val="336"/>
        </w:trPr>
        <w:tc>
          <w:tcPr>
            <w:tcW w:w="2410" w:type="dxa"/>
            <w:shd w:val="clear" w:color="auto" w:fill="auto"/>
            <w:tcMar>
              <w:top w:w="80" w:type="dxa"/>
              <w:left w:w="80" w:type="dxa"/>
              <w:bottom w:w="80" w:type="dxa"/>
              <w:right w:w="80" w:type="dxa"/>
            </w:tcMar>
            <w:vAlign w:val="center"/>
          </w:tcPr>
          <w:p w14:paraId="3E4687DB" w14:textId="77777777" w:rsidR="000600B7" w:rsidRDefault="000600B7">
            <w:pPr>
              <w:rPr>
                <w:sz w:val="24"/>
                <w:szCs w:val="24"/>
              </w:rPr>
            </w:pPr>
          </w:p>
        </w:tc>
        <w:tc>
          <w:tcPr>
            <w:tcW w:w="2126" w:type="dxa"/>
            <w:shd w:val="clear" w:color="auto" w:fill="auto"/>
            <w:vAlign w:val="center"/>
          </w:tcPr>
          <w:p w14:paraId="32D6C4EF" w14:textId="77777777" w:rsidR="000600B7" w:rsidRDefault="0005638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744DDFA2" w14:textId="77777777" w:rsidR="000600B7" w:rsidRDefault="00056389">
            <w:pPr>
              <w:rPr>
                <w:sz w:val="24"/>
                <w:szCs w:val="24"/>
              </w:rPr>
            </w:pPr>
            <w:r>
              <w:rPr>
                <w:sz w:val="24"/>
                <w:szCs w:val="24"/>
              </w:rPr>
              <w:t>Oxyopidae</w:t>
            </w:r>
          </w:p>
        </w:tc>
      </w:tr>
      <w:tr w:rsidR="000600B7" w14:paraId="6B01A65F" w14:textId="77777777">
        <w:trPr>
          <w:trHeight w:hRule="exact" w:val="336"/>
        </w:trPr>
        <w:tc>
          <w:tcPr>
            <w:tcW w:w="2410" w:type="dxa"/>
            <w:shd w:val="clear" w:color="auto" w:fill="auto"/>
            <w:tcMar>
              <w:top w:w="80" w:type="dxa"/>
              <w:left w:w="80" w:type="dxa"/>
              <w:bottom w:w="80" w:type="dxa"/>
              <w:right w:w="80" w:type="dxa"/>
            </w:tcMar>
            <w:vAlign w:val="center"/>
          </w:tcPr>
          <w:p w14:paraId="30C54301" w14:textId="77777777" w:rsidR="000600B7" w:rsidRDefault="000600B7">
            <w:pPr>
              <w:rPr>
                <w:sz w:val="24"/>
                <w:szCs w:val="24"/>
              </w:rPr>
            </w:pPr>
          </w:p>
        </w:tc>
        <w:tc>
          <w:tcPr>
            <w:tcW w:w="2126" w:type="dxa"/>
            <w:shd w:val="clear" w:color="auto" w:fill="auto"/>
            <w:vAlign w:val="center"/>
          </w:tcPr>
          <w:p w14:paraId="1AA8576E" w14:textId="77777777" w:rsidR="000600B7" w:rsidRDefault="0005638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472ED72D" w14:textId="77777777" w:rsidR="000600B7" w:rsidRDefault="00056389">
            <w:pPr>
              <w:rPr>
                <w:sz w:val="24"/>
                <w:szCs w:val="24"/>
              </w:rPr>
            </w:pPr>
            <w:r>
              <w:rPr>
                <w:sz w:val="24"/>
                <w:szCs w:val="24"/>
              </w:rPr>
              <w:t>Tetragnathidae</w:t>
            </w:r>
          </w:p>
        </w:tc>
      </w:tr>
      <w:tr w:rsidR="000600B7" w14:paraId="2AA676AE" w14:textId="77777777">
        <w:trPr>
          <w:trHeight w:hRule="exact" w:val="336"/>
        </w:trPr>
        <w:tc>
          <w:tcPr>
            <w:tcW w:w="2410" w:type="dxa"/>
            <w:shd w:val="clear" w:color="auto" w:fill="auto"/>
            <w:tcMar>
              <w:top w:w="80" w:type="dxa"/>
              <w:left w:w="80" w:type="dxa"/>
              <w:bottom w:w="80" w:type="dxa"/>
              <w:right w:w="80" w:type="dxa"/>
            </w:tcMar>
            <w:vAlign w:val="center"/>
          </w:tcPr>
          <w:p w14:paraId="3958803A" w14:textId="77777777" w:rsidR="000600B7" w:rsidRDefault="000600B7">
            <w:pPr>
              <w:rPr>
                <w:sz w:val="24"/>
                <w:szCs w:val="24"/>
              </w:rPr>
            </w:pPr>
          </w:p>
        </w:tc>
        <w:tc>
          <w:tcPr>
            <w:tcW w:w="2126" w:type="dxa"/>
            <w:shd w:val="clear" w:color="auto" w:fill="auto"/>
            <w:vAlign w:val="center"/>
          </w:tcPr>
          <w:p w14:paraId="133BF256" w14:textId="77777777" w:rsidR="000600B7" w:rsidRDefault="0005638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7DCC88BB" w14:textId="77777777" w:rsidR="000600B7" w:rsidRDefault="00056389">
            <w:pPr>
              <w:rPr>
                <w:sz w:val="24"/>
                <w:szCs w:val="24"/>
              </w:rPr>
            </w:pPr>
            <w:r>
              <w:rPr>
                <w:sz w:val="24"/>
                <w:szCs w:val="24"/>
              </w:rPr>
              <w:t>Thomisidae</w:t>
            </w:r>
          </w:p>
        </w:tc>
      </w:tr>
      <w:tr w:rsidR="000600B7" w14:paraId="7D508689" w14:textId="77777777">
        <w:trPr>
          <w:trHeight w:hRule="exact" w:val="336"/>
        </w:trPr>
        <w:tc>
          <w:tcPr>
            <w:tcW w:w="2410" w:type="dxa"/>
            <w:shd w:val="clear" w:color="auto" w:fill="auto"/>
            <w:tcMar>
              <w:top w:w="80" w:type="dxa"/>
              <w:left w:w="80" w:type="dxa"/>
              <w:bottom w:w="80" w:type="dxa"/>
              <w:right w:w="80" w:type="dxa"/>
            </w:tcMar>
            <w:vAlign w:val="center"/>
          </w:tcPr>
          <w:p w14:paraId="4F23B7B8" w14:textId="77777777" w:rsidR="000600B7" w:rsidRDefault="000600B7">
            <w:pPr>
              <w:rPr>
                <w:sz w:val="24"/>
                <w:szCs w:val="24"/>
              </w:rPr>
            </w:pPr>
          </w:p>
        </w:tc>
        <w:tc>
          <w:tcPr>
            <w:tcW w:w="2126" w:type="dxa"/>
            <w:shd w:val="clear" w:color="auto" w:fill="auto"/>
            <w:vAlign w:val="center"/>
          </w:tcPr>
          <w:p w14:paraId="284BE4C3" w14:textId="77777777" w:rsidR="000600B7" w:rsidRDefault="00056389">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0293DB4B" w14:textId="77777777" w:rsidR="000600B7" w:rsidRDefault="00056389">
            <w:pPr>
              <w:rPr>
                <w:sz w:val="24"/>
                <w:szCs w:val="24"/>
              </w:rPr>
            </w:pPr>
            <w:r>
              <w:rPr>
                <w:sz w:val="24"/>
                <w:szCs w:val="24"/>
              </w:rPr>
              <w:t>Coccinellidae</w:t>
            </w:r>
          </w:p>
        </w:tc>
      </w:tr>
      <w:tr w:rsidR="000600B7" w14:paraId="17AD8EBF" w14:textId="77777777">
        <w:trPr>
          <w:trHeight w:hRule="exact" w:val="336"/>
        </w:trPr>
        <w:tc>
          <w:tcPr>
            <w:tcW w:w="2410" w:type="dxa"/>
            <w:shd w:val="clear" w:color="auto" w:fill="auto"/>
            <w:tcMar>
              <w:top w:w="80" w:type="dxa"/>
              <w:left w:w="80" w:type="dxa"/>
              <w:bottom w:w="80" w:type="dxa"/>
              <w:right w:w="80" w:type="dxa"/>
            </w:tcMar>
            <w:vAlign w:val="center"/>
          </w:tcPr>
          <w:p w14:paraId="1546421E" w14:textId="77777777" w:rsidR="000600B7" w:rsidRDefault="00056389">
            <w:pPr>
              <w:rPr>
                <w:sz w:val="24"/>
                <w:szCs w:val="24"/>
              </w:rPr>
            </w:pPr>
            <w:r>
              <w:rPr>
                <w:sz w:val="24"/>
                <w:szCs w:val="24"/>
              </w:rPr>
              <w:t>Rice herbivore</w:t>
            </w:r>
            <w:r>
              <w:rPr>
                <w:rFonts w:hint="eastAsia"/>
                <w:sz w:val="24"/>
                <w:szCs w:val="24"/>
              </w:rPr>
              <w:t>s</w:t>
            </w:r>
          </w:p>
        </w:tc>
        <w:tc>
          <w:tcPr>
            <w:tcW w:w="2126" w:type="dxa"/>
            <w:shd w:val="clear" w:color="auto" w:fill="auto"/>
            <w:vAlign w:val="center"/>
          </w:tcPr>
          <w:p w14:paraId="4363252E"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4D963CF6" w14:textId="77777777" w:rsidR="000600B7" w:rsidRDefault="00056389">
            <w:pPr>
              <w:rPr>
                <w:sz w:val="24"/>
                <w:szCs w:val="24"/>
              </w:rPr>
            </w:pPr>
            <w:r>
              <w:rPr>
                <w:sz w:val="24"/>
                <w:szCs w:val="24"/>
              </w:rPr>
              <w:t>Alydidae/</w:t>
            </w:r>
            <w:r>
              <w:rPr>
                <w:i/>
                <w:sz w:val="24"/>
                <w:szCs w:val="24"/>
              </w:rPr>
              <w:t>Leptocorisa</w:t>
            </w:r>
          </w:p>
        </w:tc>
      </w:tr>
      <w:tr w:rsidR="000600B7" w14:paraId="3AAB2EAA" w14:textId="77777777">
        <w:trPr>
          <w:trHeight w:hRule="exact" w:val="336"/>
        </w:trPr>
        <w:tc>
          <w:tcPr>
            <w:tcW w:w="2410" w:type="dxa"/>
            <w:shd w:val="clear" w:color="auto" w:fill="auto"/>
            <w:tcMar>
              <w:top w:w="80" w:type="dxa"/>
              <w:left w:w="80" w:type="dxa"/>
              <w:bottom w:w="80" w:type="dxa"/>
              <w:right w:w="80" w:type="dxa"/>
            </w:tcMar>
            <w:vAlign w:val="center"/>
          </w:tcPr>
          <w:p w14:paraId="784A0602" w14:textId="77777777" w:rsidR="000600B7" w:rsidRDefault="000600B7">
            <w:pPr>
              <w:rPr>
                <w:sz w:val="24"/>
                <w:szCs w:val="24"/>
              </w:rPr>
            </w:pPr>
          </w:p>
        </w:tc>
        <w:tc>
          <w:tcPr>
            <w:tcW w:w="2126" w:type="dxa"/>
            <w:shd w:val="clear" w:color="auto" w:fill="auto"/>
            <w:vAlign w:val="center"/>
          </w:tcPr>
          <w:p w14:paraId="4AD565A6"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77A972EF" w14:textId="77777777" w:rsidR="000600B7" w:rsidRDefault="00056389">
            <w:pPr>
              <w:rPr>
                <w:sz w:val="24"/>
                <w:szCs w:val="24"/>
              </w:rPr>
            </w:pPr>
            <w:r>
              <w:rPr>
                <w:sz w:val="24"/>
                <w:szCs w:val="24"/>
              </w:rPr>
              <w:t>Cicadellidae/</w:t>
            </w:r>
            <w:r>
              <w:rPr>
                <w:i/>
                <w:sz w:val="24"/>
                <w:szCs w:val="24"/>
              </w:rPr>
              <w:t>Nephotettix</w:t>
            </w:r>
          </w:p>
        </w:tc>
      </w:tr>
      <w:tr w:rsidR="000600B7" w14:paraId="382D20EF" w14:textId="77777777">
        <w:trPr>
          <w:trHeight w:hRule="exact" w:val="336"/>
        </w:trPr>
        <w:tc>
          <w:tcPr>
            <w:tcW w:w="2410" w:type="dxa"/>
            <w:shd w:val="clear" w:color="auto" w:fill="auto"/>
            <w:tcMar>
              <w:top w:w="80" w:type="dxa"/>
              <w:left w:w="80" w:type="dxa"/>
              <w:bottom w:w="80" w:type="dxa"/>
              <w:right w:w="80" w:type="dxa"/>
            </w:tcMar>
            <w:vAlign w:val="center"/>
          </w:tcPr>
          <w:p w14:paraId="542A02B4" w14:textId="77777777" w:rsidR="000600B7" w:rsidRDefault="000600B7">
            <w:pPr>
              <w:rPr>
                <w:sz w:val="24"/>
                <w:szCs w:val="24"/>
              </w:rPr>
            </w:pPr>
          </w:p>
        </w:tc>
        <w:tc>
          <w:tcPr>
            <w:tcW w:w="2126" w:type="dxa"/>
            <w:shd w:val="clear" w:color="auto" w:fill="auto"/>
            <w:vAlign w:val="center"/>
          </w:tcPr>
          <w:p w14:paraId="6AB69026"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78C4FD0F" w14:textId="77777777" w:rsidR="000600B7" w:rsidRDefault="00056389">
            <w:pPr>
              <w:rPr>
                <w:sz w:val="24"/>
                <w:szCs w:val="24"/>
              </w:rPr>
            </w:pPr>
            <w:r>
              <w:rPr>
                <w:sz w:val="24"/>
                <w:szCs w:val="24"/>
              </w:rPr>
              <w:t>Delphacidae/</w:t>
            </w:r>
            <w:r>
              <w:rPr>
                <w:i/>
                <w:sz w:val="24"/>
                <w:szCs w:val="24"/>
              </w:rPr>
              <w:t>Nilaparvata</w:t>
            </w:r>
          </w:p>
        </w:tc>
      </w:tr>
      <w:tr w:rsidR="000600B7" w14:paraId="0E370909" w14:textId="77777777">
        <w:trPr>
          <w:trHeight w:hRule="exact" w:val="336"/>
        </w:trPr>
        <w:tc>
          <w:tcPr>
            <w:tcW w:w="2410" w:type="dxa"/>
            <w:shd w:val="clear" w:color="auto" w:fill="auto"/>
            <w:tcMar>
              <w:top w:w="80" w:type="dxa"/>
              <w:left w:w="80" w:type="dxa"/>
              <w:bottom w:w="80" w:type="dxa"/>
              <w:right w:w="80" w:type="dxa"/>
            </w:tcMar>
            <w:vAlign w:val="center"/>
          </w:tcPr>
          <w:p w14:paraId="36554DA9" w14:textId="77777777" w:rsidR="000600B7" w:rsidRDefault="000600B7">
            <w:pPr>
              <w:rPr>
                <w:sz w:val="24"/>
                <w:szCs w:val="24"/>
              </w:rPr>
            </w:pPr>
          </w:p>
        </w:tc>
        <w:tc>
          <w:tcPr>
            <w:tcW w:w="2126" w:type="dxa"/>
            <w:shd w:val="clear" w:color="auto" w:fill="auto"/>
            <w:vAlign w:val="center"/>
          </w:tcPr>
          <w:p w14:paraId="01912843"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38C239FA" w14:textId="77777777" w:rsidR="000600B7" w:rsidRDefault="00056389">
            <w:pPr>
              <w:rPr>
                <w:sz w:val="24"/>
                <w:szCs w:val="24"/>
              </w:rPr>
            </w:pPr>
            <w:r>
              <w:rPr>
                <w:sz w:val="24"/>
                <w:szCs w:val="24"/>
              </w:rPr>
              <w:t>Lygaeidae/</w:t>
            </w:r>
            <w:r>
              <w:rPr>
                <w:i/>
                <w:sz w:val="24"/>
                <w:szCs w:val="24"/>
              </w:rPr>
              <w:t>Pachybrachius</w:t>
            </w:r>
          </w:p>
        </w:tc>
      </w:tr>
      <w:tr w:rsidR="000600B7" w14:paraId="630B972B" w14:textId="77777777">
        <w:trPr>
          <w:trHeight w:hRule="exact" w:val="336"/>
        </w:trPr>
        <w:tc>
          <w:tcPr>
            <w:tcW w:w="2410" w:type="dxa"/>
            <w:shd w:val="clear" w:color="auto" w:fill="auto"/>
            <w:tcMar>
              <w:top w:w="80" w:type="dxa"/>
              <w:left w:w="80" w:type="dxa"/>
              <w:bottom w:w="80" w:type="dxa"/>
              <w:right w:w="80" w:type="dxa"/>
            </w:tcMar>
            <w:vAlign w:val="center"/>
          </w:tcPr>
          <w:p w14:paraId="70625BB5" w14:textId="77777777" w:rsidR="000600B7" w:rsidRDefault="000600B7">
            <w:pPr>
              <w:rPr>
                <w:sz w:val="24"/>
                <w:szCs w:val="24"/>
              </w:rPr>
            </w:pPr>
          </w:p>
        </w:tc>
        <w:tc>
          <w:tcPr>
            <w:tcW w:w="2126" w:type="dxa"/>
            <w:shd w:val="clear" w:color="auto" w:fill="auto"/>
            <w:vAlign w:val="center"/>
          </w:tcPr>
          <w:p w14:paraId="08652CDD"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2C76C260" w14:textId="77777777" w:rsidR="000600B7" w:rsidRDefault="00056389">
            <w:pPr>
              <w:rPr>
                <w:sz w:val="24"/>
                <w:szCs w:val="24"/>
              </w:rPr>
            </w:pPr>
            <w:r>
              <w:rPr>
                <w:sz w:val="24"/>
                <w:szCs w:val="24"/>
              </w:rPr>
              <w:t>Pentatomidae/</w:t>
            </w:r>
            <w:r>
              <w:rPr>
                <w:i/>
                <w:sz w:val="24"/>
                <w:szCs w:val="24"/>
              </w:rPr>
              <w:t>Scotinophara</w:t>
            </w:r>
          </w:p>
        </w:tc>
      </w:tr>
      <w:tr w:rsidR="000600B7" w14:paraId="2745ECC1" w14:textId="77777777">
        <w:trPr>
          <w:trHeight w:hRule="exact" w:val="336"/>
        </w:trPr>
        <w:tc>
          <w:tcPr>
            <w:tcW w:w="2410" w:type="dxa"/>
            <w:shd w:val="clear" w:color="auto" w:fill="auto"/>
            <w:tcMar>
              <w:top w:w="80" w:type="dxa"/>
              <w:left w:w="80" w:type="dxa"/>
              <w:bottom w:w="80" w:type="dxa"/>
              <w:right w:w="80" w:type="dxa"/>
            </w:tcMar>
            <w:vAlign w:val="center"/>
          </w:tcPr>
          <w:p w14:paraId="4EB33299" w14:textId="77777777" w:rsidR="000600B7" w:rsidRDefault="000600B7">
            <w:pPr>
              <w:rPr>
                <w:sz w:val="24"/>
                <w:szCs w:val="24"/>
              </w:rPr>
            </w:pPr>
          </w:p>
        </w:tc>
        <w:tc>
          <w:tcPr>
            <w:tcW w:w="2126" w:type="dxa"/>
            <w:shd w:val="clear" w:color="auto" w:fill="auto"/>
            <w:vAlign w:val="center"/>
          </w:tcPr>
          <w:p w14:paraId="4BA8F996" w14:textId="77777777"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2C7BDFD0" w14:textId="77777777" w:rsidR="000600B7" w:rsidRDefault="00056389">
            <w:pPr>
              <w:rPr>
                <w:sz w:val="24"/>
                <w:szCs w:val="24"/>
              </w:rPr>
            </w:pPr>
            <w:r>
              <w:rPr>
                <w:sz w:val="24"/>
                <w:szCs w:val="24"/>
              </w:rPr>
              <w:t>Hesperiidae</w:t>
            </w:r>
          </w:p>
        </w:tc>
      </w:tr>
      <w:tr w:rsidR="000600B7" w14:paraId="386C2CA1" w14:textId="77777777">
        <w:trPr>
          <w:trHeight w:hRule="exact" w:val="336"/>
        </w:trPr>
        <w:tc>
          <w:tcPr>
            <w:tcW w:w="2410" w:type="dxa"/>
            <w:shd w:val="clear" w:color="auto" w:fill="auto"/>
            <w:tcMar>
              <w:top w:w="80" w:type="dxa"/>
              <w:left w:w="80" w:type="dxa"/>
              <w:bottom w:w="80" w:type="dxa"/>
              <w:right w:w="80" w:type="dxa"/>
            </w:tcMar>
            <w:vAlign w:val="center"/>
          </w:tcPr>
          <w:p w14:paraId="409878D0" w14:textId="77777777" w:rsidR="000600B7" w:rsidRDefault="000600B7">
            <w:pPr>
              <w:rPr>
                <w:sz w:val="24"/>
                <w:szCs w:val="24"/>
              </w:rPr>
            </w:pPr>
          </w:p>
        </w:tc>
        <w:tc>
          <w:tcPr>
            <w:tcW w:w="2126" w:type="dxa"/>
            <w:shd w:val="clear" w:color="auto" w:fill="auto"/>
            <w:vAlign w:val="center"/>
          </w:tcPr>
          <w:p w14:paraId="345F8F17" w14:textId="77777777"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510142CA" w14:textId="77777777" w:rsidR="000600B7" w:rsidRDefault="00056389">
            <w:pPr>
              <w:rPr>
                <w:sz w:val="24"/>
                <w:szCs w:val="24"/>
              </w:rPr>
            </w:pPr>
            <w:r>
              <w:rPr>
                <w:sz w:val="24"/>
                <w:szCs w:val="24"/>
              </w:rPr>
              <w:t>Pyralidae</w:t>
            </w:r>
          </w:p>
        </w:tc>
      </w:tr>
      <w:tr w:rsidR="000600B7" w14:paraId="7F14B9E0" w14:textId="77777777">
        <w:trPr>
          <w:trHeight w:hRule="exact" w:val="336"/>
        </w:trPr>
        <w:tc>
          <w:tcPr>
            <w:tcW w:w="2410" w:type="dxa"/>
            <w:shd w:val="clear" w:color="auto" w:fill="auto"/>
            <w:tcMar>
              <w:top w:w="80" w:type="dxa"/>
              <w:left w:w="80" w:type="dxa"/>
              <w:bottom w:w="80" w:type="dxa"/>
              <w:right w:w="80" w:type="dxa"/>
            </w:tcMar>
            <w:vAlign w:val="center"/>
          </w:tcPr>
          <w:p w14:paraId="28F8EFE3" w14:textId="77777777" w:rsidR="000600B7" w:rsidRDefault="000600B7">
            <w:pPr>
              <w:rPr>
                <w:sz w:val="24"/>
                <w:szCs w:val="24"/>
              </w:rPr>
            </w:pPr>
          </w:p>
        </w:tc>
        <w:tc>
          <w:tcPr>
            <w:tcW w:w="2126" w:type="dxa"/>
            <w:shd w:val="clear" w:color="auto" w:fill="auto"/>
            <w:vAlign w:val="center"/>
          </w:tcPr>
          <w:p w14:paraId="7117914F" w14:textId="77777777" w:rsidR="000600B7" w:rsidRDefault="0005638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302E663B" w14:textId="77777777" w:rsidR="000600B7" w:rsidRDefault="00056389">
            <w:pPr>
              <w:rPr>
                <w:sz w:val="24"/>
                <w:szCs w:val="24"/>
              </w:rPr>
            </w:pPr>
            <w:r>
              <w:rPr>
                <w:sz w:val="24"/>
                <w:szCs w:val="24"/>
              </w:rPr>
              <w:t>Pyrgomorphidae/</w:t>
            </w:r>
            <w:r>
              <w:rPr>
                <w:i/>
                <w:sz w:val="24"/>
                <w:szCs w:val="24"/>
              </w:rPr>
              <w:t>Atractomorpha</w:t>
            </w:r>
            <w:r>
              <w:rPr>
                <w:sz w:val="24"/>
                <w:szCs w:val="24"/>
              </w:rPr>
              <w:t xml:space="preserve"> </w:t>
            </w:r>
          </w:p>
        </w:tc>
      </w:tr>
      <w:tr w:rsidR="000600B7" w14:paraId="5449E235" w14:textId="77777777">
        <w:trPr>
          <w:trHeight w:hRule="exact" w:val="336"/>
        </w:trPr>
        <w:tc>
          <w:tcPr>
            <w:tcW w:w="2410" w:type="dxa"/>
            <w:shd w:val="clear" w:color="auto" w:fill="auto"/>
            <w:tcMar>
              <w:top w:w="80" w:type="dxa"/>
              <w:left w:w="80" w:type="dxa"/>
              <w:bottom w:w="80" w:type="dxa"/>
              <w:right w:w="80" w:type="dxa"/>
            </w:tcMar>
            <w:vAlign w:val="center"/>
          </w:tcPr>
          <w:p w14:paraId="592BBB69" w14:textId="77777777" w:rsidR="000600B7" w:rsidRDefault="00056389">
            <w:pPr>
              <w:rPr>
                <w:sz w:val="24"/>
                <w:szCs w:val="24"/>
              </w:rPr>
            </w:pPr>
            <w:r>
              <w:rPr>
                <w:sz w:val="24"/>
                <w:szCs w:val="24"/>
              </w:rPr>
              <w:t>Tourist herbivore</w:t>
            </w:r>
            <w:r>
              <w:rPr>
                <w:rFonts w:hint="eastAsia"/>
                <w:sz w:val="24"/>
                <w:szCs w:val="24"/>
              </w:rPr>
              <w:t>s</w:t>
            </w:r>
          </w:p>
        </w:tc>
        <w:tc>
          <w:tcPr>
            <w:tcW w:w="2126" w:type="dxa"/>
            <w:shd w:val="clear" w:color="auto" w:fill="auto"/>
            <w:vAlign w:val="center"/>
          </w:tcPr>
          <w:p w14:paraId="7DC1A0DA" w14:textId="77777777" w:rsidR="000600B7" w:rsidRDefault="00056389">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0844D91D" w14:textId="77777777" w:rsidR="000600B7" w:rsidRDefault="00056389">
            <w:pPr>
              <w:rPr>
                <w:sz w:val="24"/>
                <w:szCs w:val="24"/>
              </w:rPr>
            </w:pPr>
            <w:r>
              <w:rPr>
                <w:sz w:val="24"/>
                <w:szCs w:val="24"/>
              </w:rPr>
              <w:t>Chrysomelidae</w:t>
            </w:r>
          </w:p>
        </w:tc>
      </w:tr>
      <w:tr w:rsidR="000600B7" w14:paraId="7E1AAD0C" w14:textId="77777777">
        <w:trPr>
          <w:trHeight w:hRule="exact" w:val="336"/>
        </w:trPr>
        <w:tc>
          <w:tcPr>
            <w:tcW w:w="2410" w:type="dxa"/>
            <w:shd w:val="clear" w:color="auto" w:fill="auto"/>
            <w:tcMar>
              <w:top w:w="80" w:type="dxa"/>
              <w:left w:w="80" w:type="dxa"/>
              <w:bottom w:w="80" w:type="dxa"/>
              <w:right w:w="80" w:type="dxa"/>
            </w:tcMar>
            <w:vAlign w:val="center"/>
          </w:tcPr>
          <w:p w14:paraId="3177FFB2" w14:textId="77777777" w:rsidR="000600B7" w:rsidRDefault="000600B7">
            <w:pPr>
              <w:rPr>
                <w:sz w:val="24"/>
                <w:szCs w:val="24"/>
              </w:rPr>
            </w:pPr>
          </w:p>
        </w:tc>
        <w:tc>
          <w:tcPr>
            <w:tcW w:w="2126" w:type="dxa"/>
            <w:shd w:val="clear" w:color="auto" w:fill="auto"/>
            <w:vAlign w:val="center"/>
          </w:tcPr>
          <w:p w14:paraId="63990D7A" w14:textId="77777777" w:rsidR="000600B7" w:rsidRDefault="0005638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01A6FBE8" w14:textId="77777777" w:rsidR="000600B7" w:rsidRDefault="00056389">
            <w:pPr>
              <w:rPr>
                <w:sz w:val="24"/>
                <w:szCs w:val="24"/>
              </w:rPr>
            </w:pPr>
            <w:r>
              <w:rPr>
                <w:sz w:val="24"/>
                <w:szCs w:val="24"/>
              </w:rPr>
              <w:t>Acrididae</w:t>
            </w:r>
          </w:p>
        </w:tc>
      </w:tr>
      <w:tr w:rsidR="000600B7" w14:paraId="3990DF3D" w14:textId="77777777">
        <w:trPr>
          <w:trHeight w:hRule="exact" w:val="336"/>
        </w:trPr>
        <w:tc>
          <w:tcPr>
            <w:tcW w:w="2410" w:type="dxa"/>
            <w:shd w:val="clear" w:color="auto" w:fill="auto"/>
            <w:tcMar>
              <w:top w:w="80" w:type="dxa"/>
              <w:left w:w="80" w:type="dxa"/>
              <w:bottom w:w="80" w:type="dxa"/>
              <w:right w:w="80" w:type="dxa"/>
            </w:tcMar>
            <w:vAlign w:val="center"/>
          </w:tcPr>
          <w:p w14:paraId="606DA749" w14:textId="77777777" w:rsidR="000600B7" w:rsidRDefault="00056389">
            <w:pPr>
              <w:rPr>
                <w:sz w:val="24"/>
                <w:szCs w:val="24"/>
              </w:rPr>
            </w:pPr>
            <w:r>
              <w:rPr>
                <w:sz w:val="24"/>
                <w:szCs w:val="24"/>
              </w:rPr>
              <w:t>Detritivore</w:t>
            </w:r>
            <w:r>
              <w:rPr>
                <w:rFonts w:hint="eastAsia"/>
                <w:sz w:val="24"/>
                <w:szCs w:val="24"/>
              </w:rPr>
              <w:t>s</w:t>
            </w:r>
          </w:p>
        </w:tc>
        <w:tc>
          <w:tcPr>
            <w:tcW w:w="2126" w:type="dxa"/>
            <w:shd w:val="clear" w:color="auto" w:fill="auto"/>
            <w:vAlign w:val="center"/>
          </w:tcPr>
          <w:p w14:paraId="69B77F8C"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FA50A81" w14:textId="77777777" w:rsidR="000600B7" w:rsidRDefault="00056389">
            <w:pPr>
              <w:rPr>
                <w:sz w:val="24"/>
                <w:szCs w:val="24"/>
              </w:rPr>
            </w:pPr>
            <w:r>
              <w:rPr>
                <w:sz w:val="24"/>
                <w:szCs w:val="24"/>
              </w:rPr>
              <w:t>Chironomidae</w:t>
            </w:r>
          </w:p>
        </w:tc>
      </w:tr>
      <w:tr w:rsidR="000600B7" w14:paraId="39EA533D" w14:textId="77777777">
        <w:trPr>
          <w:trHeight w:hRule="exact" w:val="336"/>
        </w:trPr>
        <w:tc>
          <w:tcPr>
            <w:tcW w:w="2410" w:type="dxa"/>
            <w:shd w:val="clear" w:color="auto" w:fill="auto"/>
            <w:tcMar>
              <w:top w:w="80" w:type="dxa"/>
              <w:left w:w="80" w:type="dxa"/>
              <w:bottom w:w="80" w:type="dxa"/>
              <w:right w:w="80" w:type="dxa"/>
            </w:tcMar>
            <w:vAlign w:val="center"/>
          </w:tcPr>
          <w:p w14:paraId="05D101FA" w14:textId="77777777" w:rsidR="000600B7" w:rsidRDefault="000600B7">
            <w:pPr>
              <w:rPr>
                <w:sz w:val="24"/>
                <w:szCs w:val="24"/>
              </w:rPr>
            </w:pPr>
          </w:p>
        </w:tc>
        <w:tc>
          <w:tcPr>
            <w:tcW w:w="2126" w:type="dxa"/>
            <w:shd w:val="clear" w:color="auto" w:fill="auto"/>
            <w:vAlign w:val="center"/>
          </w:tcPr>
          <w:p w14:paraId="3E458CFE"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0D3EB675" w14:textId="77777777" w:rsidR="000600B7" w:rsidRDefault="00056389">
            <w:pPr>
              <w:rPr>
                <w:sz w:val="24"/>
                <w:szCs w:val="24"/>
              </w:rPr>
            </w:pPr>
            <w:r>
              <w:rPr>
                <w:sz w:val="24"/>
                <w:szCs w:val="24"/>
              </w:rPr>
              <w:t>Chloropidae</w:t>
            </w:r>
          </w:p>
        </w:tc>
      </w:tr>
      <w:tr w:rsidR="000600B7" w14:paraId="2332EA47" w14:textId="77777777">
        <w:trPr>
          <w:trHeight w:hRule="exact" w:val="336"/>
        </w:trPr>
        <w:tc>
          <w:tcPr>
            <w:tcW w:w="2410" w:type="dxa"/>
            <w:shd w:val="clear" w:color="auto" w:fill="auto"/>
            <w:tcMar>
              <w:top w:w="80" w:type="dxa"/>
              <w:left w:w="80" w:type="dxa"/>
              <w:bottom w:w="80" w:type="dxa"/>
              <w:right w:w="80" w:type="dxa"/>
            </w:tcMar>
            <w:vAlign w:val="center"/>
          </w:tcPr>
          <w:p w14:paraId="6D880F7E" w14:textId="77777777" w:rsidR="000600B7" w:rsidRDefault="000600B7">
            <w:pPr>
              <w:rPr>
                <w:sz w:val="24"/>
                <w:szCs w:val="24"/>
              </w:rPr>
            </w:pPr>
          </w:p>
        </w:tc>
        <w:tc>
          <w:tcPr>
            <w:tcW w:w="2126" w:type="dxa"/>
            <w:shd w:val="clear" w:color="auto" w:fill="auto"/>
            <w:vAlign w:val="center"/>
          </w:tcPr>
          <w:p w14:paraId="17C747CB"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5319E354" w14:textId="77777777" w:rsidR="000600B7" w:rsidRDefault="00056389">
            <w:pPr>
              <w:rPr>
                <w:sz w:val="24"/>
                <w:szCs w:val="24"/>
              </w:rPr>
            </w:pPr>
            <w:r>
              <w:rPr>
                <w:sz w:val="24"/>
                <w:szCs w:val="24"/>
              </w:rPr>
              <w:t>Ephydridae</w:t>
            </w:r>
          </w:p>
        </w:tc>
      </w:tr>
      <w:tr w:rsidR="000600B7" w14:paraId="7B599C61" w14:textId="77777777">
        <w:trPr>
          <w:trHeight w:hRule="exact" w:val="336"/>
        </w:trPr>
        <w:tc>
          <w:tcPr>
            <w:tcW w:w="2410" w:type="dxa"/>
            <w:shd w:val="clear" w:color="auto" w:fill="auto"/>
            <w:tcMar>
              <w:top w:w="80" w:type="dxa"/>
              <w:left w:w="80" w:type="dxa"/>
              <w:bottom w:w="80" w:type="dxa"/>
              <w:right w:w="80" w:type="dxa"/>
            </w:tcMar>
            <w:vAlign w:val="center"/>
          </w:tcPr>
          <w:p w14:paraId="73527AAF" w14:textId="77777777" w:rsidR="000600B7" w:rsidRDefault="000600B7">
            <w:pPr>
              <w:rPr>
                <w:sz w:val="24"/>
                <w:szCs w:val="24"/>
              </w:rPr>
            </w:pPr>
          </w:p>
        </w:tc>
        <w:tc>
          <w:tcPr>
            <w:tcW w:w="2126" w:type="dxa"/>
            <w:shd w:val="clear" w:color="auto" w:fill="auto"/>
            <w:vAlign w:val="center"/>
          </w:tcPr>
          <w:p w14:paraId="3E39840F"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F8C1049" w14:textId="77777777" w:rsidR="000600B7" w:rsidRDefault="00056389">
            <w:pPr>
              <w:rPr>
                <w:sz w:val="24"/>
                <w:szCs w:val="24"/>
              </w:rPr>
            </w:pPr>
            <w:r>
              <w:rPr>
                <w:sz w:val="24"/>
                <w:szCs w:val="24"/>
              </w:rPr>
              <w:t>Muscidae</w:t>
            </w:r>
          </w:p>
        </w:tc>
      </w:tr>
      <w:tr w:rsidR="000600B7" w14:paraId="1C5378AA" w14:textId="77777777">
        <w:trPr>
          <w:trHeight w:hRule="exact" w:val="336"/>
        </w:trPr>
        <w:tc>
          <w:tcPr>
            <w:tcW w:w="2410" w:type="dxa"/>
            <w:shd w:val="clear" w:color="auto" w:fill="auto"/>
            <w:tcMar>
              <w:top w:w="80" w:type="dxa"/>
              <w:left w:w="80" w:type="dxa"/>
              <w:bottom w:w="80" w:type="dxa"/>
              <w:right w:w="80" w:type="dxa"/>
            </w:tcMar>
            <w:vAlign w:val="center"/>
          </w:tcPr>
          <w:p w14:paraId="37D1299A" w14:textId="77777777" w:rsidR="000600B7" w:rsidRDefault="000600B7">
            <w:pPr>
              <w:rPr>
                <w:sz w:val="24"/>
                <w:szCs w:val="24"/>
              </w:rPr>
            </w:pPr>
          </w:p>
        </w:tc>
        <w:tc>
          <w:tcPr>
            <w:tcW w:w="2126" w:type="dxa"/>
            <w:shd w:val="clear" w:color="auto" w:fill="auto"/>
            <w:vAlign w:val="center"/>
          </w:tcPr>
          <w:p w14:paraId="6E35D63B"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226874BF" w14:textId="77777777" w:rsidR="000600B7" w:rsidRDefault="00056389">
            <w:pPr>
              <w:rPr>
                <w:sz w:val="24"/>
                <w:szCs w:val="24"/>
              </w:rPr>
            </w:pPr>
            <w:r>
              <w:rPr>
                <w:sz w:val="24"/>
                <w:szCs w:val="24"/>
              </w:rPr>
              <w:t>Sciomyzidae</w:t>
            </w:r>
          </w:p>
        </w:tc>
      </w:tr>
      <w:tr w:rsidR="000600B7" w14:paraId="767F74FA" w14:textId="77777777">
        <w:trPr>
          <w:trHeight w:hRule="exact" w:val="336"/>
        </w:trPr>
        <w:tc>
          <w:tcPr>
            <w:tcW w:w="2410" w:type="dxa"/>
            <w:shd w:val="clear" w:color="auto" w:fill="auto"/>
            <w:tcMar>
              <w:top w:w="80" w:type="dxa"/>
              <w:left w:w="80" w:type="dxa"/>
              <w:bottom w:w="80" w:type="dxa"/>
              <w:right w:w="80" w:type="dxa"/>
            </w:tcMar>
            <w:vAlign w:val="center"/>
          </w:tcPr>
          <w:p w14:paraId="4948CADA" w14:textId="77777777" w:rsidR="000600B7" w:rsidRDefault="000600B7">
            <w:pPr>
              <w:rPr>
                <w:sz w:val="24"/>
                <w:szCs w:val="24"/>
              </w:rPr>
            </w:pPr>
          </w:p>
        </w:tc>
        <w:tc>
          <w:tcPr>
            <w:tcW w:w="2126" w:type="dxa"/>
            <w:shd w:val="clear" w:color="auto" w:fill="auto"/>
            <w:vAlign w:val="center"/>
          </w:tcPr>
          <w:p w14:paraId="089AF6C6"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BF9BAC9" w14:textId="77777777" w:rsidR="000600B7" w:rsidRDefault="00056389">
            <w:pPr>
              <w:rPr>
                <w:sz w:val="24"/>
                <w:szCs w:val="24"/>
              </w:rPr>
            </w:pPr>
            <w:r>
              <w:rPr>
                <w:sz w:val="24"/>
                <w:szCs w:val="24"/>
              </w:rPr>
              <w:t>Stratiomyidae</w:t>
            </w:r>
          </w:p>
        </w:tc>
      </w:tr>
      <w:tr w:rsidR="000600B7" w14:paraId="65EA5C57" w14:textId="77777777">
        <w:trPr>
          <w:trHeight w:hRule="exact" w:val="336"/>
        </w:trPr>
        <w:tc>
          <w:tcPr>
            <w:tcW w:w="2410" w:type="dxa"/>
            <w:shd w:val="clear" w:color="auto" w:fill="auto"/>
            <w:tcMar>
              <w:top w:w="80" w:type="dxa"/>
              <w:left w:w="80" w:type="dxa"/>
              <w:bottom w:w="80" w:type="dxa"/>
              <w:right w:w="80" w:type="dxa"/>
            </w:tcMar>
            <w:vAlign w:val="center"/>
          </w:tcPr>
          <w:p w14:paraId="12B7915C" w14:textId="77777777" w:rsidR="000600B7" w:rsidRDefault="000600B7">
            <w:pPr>
              <w:rPr>
                <w:sz w:val="24"/>
                <w:szCs w:val="24"/>
              </w:rPr>
            </w:pPr>
          </w:p>
        </w:tc>
        <w:tc>
          <w:tcPr>
            <w:tcW w:w="2126" w:type="dxa"/>
            <w:shd w:val="clear" w:color="auto" w:fill="auto"/>
            <w:vAlign w:val="center"/>
          </w:tcPr>
          <w:p w14:paraId="275037B0" w14:textId="77777777" w:rsidR="000600B7" w:rsidRDefault="0005638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4B75166E" w14:textId="77777777" w:rsidR="000600B7" w:rsidRDefault="00056389">
            <w:pPr>
              <w:rPr>
                <w:sz w:val="24"/>
                <w:szCs w:val="24"/>
              </w:rPr>
            </w:pPr>
            <w:r>
              <w:rPr>
                <w:sz w:val="24"/>
                <w:szCs w:val="24"/>
              </w:rPr>
              <w:t>Tetrigidae</w:t>
            </w:r>
          </w:p>
        </w:tc>
      </w:tr>
    </w:tbl>
    <w:p w14:paraId="6AE56266" w14:textId="77777777" w:rsidR="000600B7" w:rsidRDefault="000600B7">
      <w:pPr>
        <w:spacing w:line="480" w:lineRule="auto"/>
        <w:rPr>
          <w:bCs/>
          <w:color w:val="FF0000"/>
        </w:rPr>
      </w:pPr>
    </w:p>
    <w:p w14:paraId="7CFCD95D" w14:textId="77777777" w:rsidR="000600B7" w:rsidRDefault="00056389">
      <w:pPr>
        <w:spacing w:line="240" w:lineRule="auto"/>
        <w:rPr>
          <w:bCs/>
          <w:sz w:val="24"/>
          <w:szCs w:val="24"/>
        </w:rPr>
      </w:pPr>
      <w:r>
        <w:rPr>
          <w:rFonts w:hint="eastAsia"/>
          <w:bCs/>
          <w:sz w:val="24"/>
          <w:szCs w:val="24"/>
        </w:rPr>
        <w:t>(c) Year 2019</w:t>
      </w:r>
    </w:p>
    <w:tbl>
      <w:tblPr>
        <w:tblW w:w="8080" w:type="dxa"/>
        <w:tblInd w:w="80" w:type="dxa"/>
        <w:tblBorders>
          <w:top w:val="single" w:sz="4" w:space="0" w:color="auto"/>
          <w:bottom w:val="single" w:sz="4" w:space="0" w:color="auto"/>
        </w:tblBorders>
        <w:tblLayout w:type="fixed"/>
        <w:tblCellMar>
          <w:left w:w="0" w:type="dxa"/>
          <w:right w:w="0" w:type="dxa"/>
        </w:tblCellMar>
        <w:tblLook w:val="04A0" w:firstRow="1" w:lastRow="0" w:firstColumn="1" w:lastColumn="0" w:noHBand="0" w:noVBand="1"/>
      </w:tblPr>
      <w:tblGrid>
        <w:gridCol w:w="2410"/>
        <w:gridCol w:w="2126"/>
        <w:gridCol w:w="3544"/>
      </w:tblGrid>
      <w:tr w:rsidR="000600B7" w14:paraId="2A1D12F8" w14:textId="77777777">
        <w:trPr>
          <w:trHeight w:hRule="exact" w:val="454"/>
        </w:trPr>
        <w:tc>
          <w:tcPr>
            <w:tcW w:w="2410"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0B2BBDCC" w14:textId="77777777" w:rsidR="000600B7" w:rsidRDefault="00056389">
            <w:pPr>
              <w:rPr>
                <w:sz w:val="24"/>
                <w:szCs w:val="24"/>
              </w:rPr>
            </w:pPr>
            <w:r>
              <w:rPr>
                <w:sz w:val="24"/>
                <w:szCs w:val="24"/>
              </w:rPr>
              <w:t>Trophic guild</w:t>
            </w:r>
          </w:p>
        </w:tc>
        <w:tc>
          <w:tcPr>
            <w:tcW w:w="2126" w:type="dxa"/>
            <w:tcBorders>
              <w:top w:val="single" w:sz="4" w:space="0" w:color="auto"/>
              <w:bottom w:val="single" w:sz="4" w:space="0" w:color="auto"/>
            </w:tcBorders>
            <w:shd w:val="clear" w:color="auto" w:fill="auto"/>
            <w:vAlign w:val="center"/>
          </w:tcPr>
          <w:p w14:paraId="281CFC13" w14:textId="77777777" w:rsidR="000600B7" w:rsidRDefault="00056389">
            <w:pPr>
              <w:ind w:firstLine="141"/>
              <w:rPr>
                <w:sz w:val="24"/>
                <w:szCs w:val="24"/>
              </w:rPr>
            </w:pPr>
            <w:r>
              <w:rPr>
                <w:sz w:val="24"/>
                <w:szCs w:val="24"/>
              </w:rPr>
              <w:t>Order</w:t>
            </w:r>
          </w:p>
        </w:tc>
        <w:tc>
          <w:tcPr>
            <w:tcW w:w="354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7AFF2AE2" w14:textId="77777777" w:rsidR="000600B7" w:rsidRDefault="00056389">
            <w:pPr>
              <w:rPr>
                <w:sz w:val="24"/>
                <w:szCs w:val="24"/>
              </w:rPr>
            </w:pPr>
            <w:r>
              <w:rPr>
                <w:sz w:val="24"/>
                <w:szCs w:val="24"/>
              </w:rPr>
              <w:t>Family/Genus</w:t>
            </w:r>
          </w:p>
        </w:tc>
      </w:tr>
      <w:tr w:rsidR="000600B7" w14:paraId="2251A0E7" w14:textId="77777777">
        <w:trPr>
          <w:trHeight w:hRule="exact" w:val="369"/>
        </w:trPr>
        <w:tc>
          <w:tcPr>
            <w:tcW w:w="2410" w:type="dxa"/>
            <w:tcBorders>
              <w:top w:val="single" w:sz="4" w:space="0" w:color="auto"/>
            </w:tcBorders>
            <w:shd w:val="clear" w:color="auto" w:fill="auto"/>
            <w:tcMar>
              <w:top w:w="80" w:type="dxa"/>
              <w:left w:w="80" w:type="dxa"/>
              <w:bottom w:w="80" w:type="dxa"/>
              <w:right w:w="80" w:type="dxa"/>
            </w:tcMar>
            <w:vAlign w:val="center"/>
          </w:tcPr>
          <w:p w14:paraId="386D791A" w14:textId="77777777" w:rsidR="000600B7" w:rsidRDefault="00056389">
            <w:pPr>
              <w:rPr>
                <w:sz w:val="24"/>
                <w:szCs w:val="24"/>
              </w:rPr>
            </w:pPr>
            <w:r>
              <w:rPr>
                <w:sz w:val="24"/>
                <w:szCs w:val="24"/>
              </w:rPr>
              <w:t>Predator</w:t>
            </w:r>
            <w:r>
              <w:rPr>
                <w:rFonts w:hint="eastAsia"/>
                <w:sz w:val="24"/>
                <w:szCs w:val="24"/>
              </w:rPr>
              <w:t>s</w:t>
            </w:r>
          </w:p>
        </w:tc>
        <w:tc>
          <w:tcPr>
            <w:tcW w:w="2126" w:type="dxa"/>
            <w:tcBorders>
              <w:top w:val="single" w:sz="4" w:space="0" w:color="auto"/>
            </w:tcBorders>
            <w:shd w:val="clear" w:color="auto" w:fill="auto"/>
            <w:vAlign w:val="center"/>
          </w:tcPr>
          <w:p w14:paraId="5ACBBF73" w14:textId="77777777" w:rsidR="000600B7" w:rsidRDefault="00056389">
            <w:pPr>
              <w:ind w:left="141"/>
              <w:rPr>
                <w:sz w:val="24"/>
                <w:szCs w:val="24"/>
              </w:rPr>
            </w:pPr>
            <w:r>
              <w:rPr>
                <w:sz w:val="24"/>
                <w:szCs w:val="24"/>
              </w:rPr>
              <w:t>Araneae</w:t>
            </w:r>
          </w:p>
        </w:tc>
        <w:tc>
          <w:tcPr>
            <w:tcW w:w="3544" w:type="dxa"/>
            <w:tcBorders>
              <w:top w:val="single" w:sz="4" w:space="0" w:color="auto"/>
            </w:tcBorders>
            <w:shd w:val="clear" w:color="auto" w:fill="auto"/>
            <w:tcMar>
              <w:top w:w="80" w:type="dxa"/>
              <w:left w:w="80" w:type="dxa"/>
              <w:bottom w:w="80" w:type="dxa"/>
              <w:right w:w="80" w:type="dxa"/>
            </w:tcMar>
            <w:vAlign w:val="center"/>
          </w:tcPr>
          <w:p w14:paraId="557C72EC" w14:textId="77777777" w:rsidR="000600B7" w:rsidRDefault="00056389">
            <w:pPr>
              <w:rPr>
                <w:sz w:val="24"/>
                <w:szCs w:val="24"/>
              </w:rPr>
            </w:pPr>
            <w:r>
              <w:rPr>
                <w:sz w:val="24"/>
                <w:szCs w:val="24"/>
              </w:rPr>
              <w:t>Araneidae</w:t>
            </w:r>
          </w:p>
        </w:tc>
      </w:tr>
      <w:tr w:rsidR="000600B7" w14:paraId="0533CA64" w14:textId="77777777">
        <w:trPr>
          <w:trHeight w:hRule="exact" w:val="369"/>
        </w:trPr>
        <w:tc>
          <w:tcPr>
            <w:tcW w:w="2410" w:type="dxa"/>
            <w:shd w:val="clear" w:color="auto" w:fill="auto"/>
            <w:tcMar>
              <w:top w:w="80" w:type="dxa"/>
              <w:left w:w="80" w:type="dxa"/>
              <w:bottom w:w="80" w:type="dxa"/>
              <w:right w:w="80" w:type="dxa"/>
            </w:tcMar>
            <w:vAlign w:val="center"/>
          </w:tcPr>
          <w:p w14:paraId="3096773D" w14:textId="77777777" w:rsidR="000600B7" w:rsidRDefault="000600B7">
            <w:pPr>
              <w:rPr>
                <w:sz w:val="24"/>
                <w:szCs w:val="24"/>
              </w:rPr>
            </w:pPr>
          </w:p>
        </w:tc>
        <w:tc>
          <w:tcPr>
            <w:tcW w:w="2126" w:type="dxa"/>
            <w:shd w:val="clear" w:color="auto" w:fill="auto"/>
            <w:vAlign w:val="center"/>
          </w:tcPr>
          <w:p w14:paraId="17693747" w14:textId="77777777" w:rsidR="000600B7" w:rsidRDefault="0005638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3A7A69A6" w14:textId="77777777" w:rsidR="000600B7" w:rsidRDefault="00056389">
            <w:pPr>
              <w:rPr>
                <w:sz w:val="24"/>
                <w:szCs w:val="24"/>
              </w:rPr>
            </w:pPr>
            <w:r>
              <w:rPr>
                <w:sz w:val="24"/>
                <w:szCs w:val="24"/>
              </w:rPr>
              <w:t>Clubionidae</w:t>
            </w:r>
          </w:p>
        </w:tc>
      </w:tr>
      <w:tr w:rsidR="000600B7" w14:paraId="018C55B2" w14:textId="77777777">
        <w:trPr>
          <w:trHeight w:hRule="exact" w:val="369"/>
        </w:trPr>
        <w:tc>
          <w:tcPr>
            <w:tcW w:w="2410" w:type="dxa"/>
            <w:shd w:val="clear" w:color="auto" w:fill="auto"/>
            <w:tcMar>
              <w:top w:w="80" w:type="dxa"/>
              <w:left w:w="80" w:type="dxa"/>
              <w:bottom w:w="80" w:type="dxa"/>
              <w:right w:w="80" w:type="dxa"/>
            </w:tcMar>
            <w:vAlign w:val="center"/>
          </w:tcPr>
          <w:p w14:paraId="2EE823F0" w14:textId="77777777" w:rsidR="000600B7" w:rsidRDefault="000600B7">
            <w:pPr>
              <w:rPr>
                <w:sz w:val="24"/>
                <w:szCs w:val="24"/>
              </w:rPr>
            </w:pPr>
          </w:p>
        </w:tc>
        <w:tc>
          <w:tcPr>
            <w:tcW w:w="2126" w:type="dxa"/>
            <w:shd w:val="clear" w:color="auto" w:fill="auto"/>
            <w:vAlign w:val="center"/>
          </w:tcPr>
          <w:p w14:paraId="1AB77E37" w14:textId="77777777" w:rsidR="000600B7" w:rsidRDefault="0005638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0C71B729" w14:textId="77777777" w:rsidR="000600B7" w:rsidRDefault="00056389">
            <w:pPr>
              <w:rPr>
                <w:sz w:val="24"/>
                <w:szCs w:val="24"/>
              </w:rPr>
            </w:pPr>
            <w:r>
              <w:rPr>
                <w:sz w:val="24"/>
                <w:szCs w:val="24"/>
              </w:rPr>
              <w:t>Oxyopidae</w:t>
            </w:r>
          </w:p>
        </w:tc>
      </w:tr>
      <w:tr w:rsidR="000600B7" w14:paraId="2C0458C8" w14:textId="77777777">
        <w:trPr>
          <w:trHeight w:hRule="exact" w:val="369"/>
        </w:trPr>
        <w:tc>
          <w:tcPr>
            <w:tcW w:w="2410" w:type="dxa"/>
            <w:shd w:val="clear" w:color="auto" w:fill="auto"/>
            <w:tcMar>
              <w:top w:w="80" w:type="dxa"/>
              <w:left w:w="80" w:type="dxa"/>
              <w:bottom w:w="80" w:type="dxa"/>
              <w:right w:w="80" w:type="dxa"/>
            </w:tcMar>
            <w:vAlign w:val="center"/>
          </w:tcPr>
          <w:p w14:paraId="7FC0512C" w14:textId="77777777" w:rsidR="000600B7" w:rsidRDefault="000600B7">
            <w:pPr>
              <w:rPr>
                <w:sz w:val="24"/>
                <w:szCs w:val="24"/>
              </w:rPr>
            </w:pPr>
          </w:p>
        </w:tc>
        <w:tc>
          <w:tcPr>
            <w:tcW w:w="2126" w:type="dxa"/>
            <w:shd w:val="clear" w:color="auto" w:fill="auto"/>
            <w:vAlign w:val="center"/>
          </w:tcPr>
          <w:p w14:paraId="0FF6F814" w14:textId="77777777" w:rsidR="000600B7" w:rsidRDefault="0005638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1097D649" w14:textId="77777777" w:rsidR="000600B7" w:rsidRDefault="00056389">
            <w:pPr>
              <w:rPr>
                <w:sz w:val="24"/>
                <w:szCs w:val="24"/>
              </w:rPr>
            </w:pPr>
            <w:r>
              <w:rPr>
                <w:sz w:val="24"/>
                <w:szCs w:val="24"/>
              </w:rPr>
              <w:t>Tetragnathidae</w:t>
            </w:r>
          </w:p>
        </w:tc>
      </w:tr>
      <w:tr w:rsidR="000600B7" w14:paraId="4B6E6E7F" w14:textId="77777777">
        <w:trPr>
          <w:trHeight w:hRule="exact" w:val="369"/>
        </w:trPr>
        <w:tc>
          <w:tcPr>
            <w:tcW w:w="2410" w:type="dxa"/>
            <w:shd w:val="clear" w:color="auto" w:fill="auto"/>
            <w:tcMar>
              <w:top w:w="80" w:type="dxa"/>
              <w:left w:w="80" w:type="dxa"/>
              <w:bottom w:w="80" w:type="dxa"/>
              <w:right w:w="80" w:type="dxa"/>
            </w:tcMar>
            <w:vAlign w:val="center"/>
          </w:tcPr>
          <w:p w14:paraId="3DCEB537" w14:textId="77777777" w:rsidR="000600B7" w:rsidRDefault="000600B7">
            <w:pPr>
              <w:rPr>
                <w:sz w:val="24"/>
                <w:szCs w:val="24"/>
              </w:rPr>
            </w:pPr>
          </w:p>
        </w:tc>
        <w:tc>
          <w:tcPr>
            <w:tcW w:w="2126" w:type="dxa"/>
            <w:shd w:val="clear" w:color="auto" w:fill="auto"/>
            <w:vAlign w:val="center"/>
          </w:tcPr>
          <w:p w14:paraId="3E0AE08A" w14:textId="77777777" w:rsidR="000600B7" w:rsidRDefault="00056389">
            <w:pPr>
              <w:ind w:left="141"/>
              <w:rPr>
                <w:sz w:val="24"/>
                <w:szCs w:val="24"/>
              </w:rPr>
            </w:pPr>
            <w:r>
              <w:rPr>
                <w:sz w:val="24"/>
                <w:szCs w:val="24"/>
              </w:rPr>
              <w:t>Araneae</w:t>
            </w:r>
          </w:p>
        </w:tc>
        <w:tc>
          <w:tcPr>
            <w:tcW w:w="3544" w:type="dxa"/>
            <w:shd w:val="clear" w:color="auto" w:fill="auto"/>
            <w:tcMar>
              <w:top w:w="80" w:type="dxa"/>
              <w:left w:w="80" w:type="dxa"/>
              <w:bottom w:w="80" w:type="dxa"/>
              <w:right w:w="80" w:type="dxa"/>
            </w:tcMar>
            <w:vAlign w:val="center"/>
          </w:tcPr>
          <w:p w14:paraId="4254D4A4" w14:textId="77777777" w:rsidR="000600B7" w:rsidRDefault="00056389">
            <w:pPr>
              <w:rPr>
                <w:sz w:val="24"/>
                <w:szCs w:val="24"/>
              </w:rPr>
            </w:pPr>
            <w:r>
              <w:rPr>
                <w:sz w:val="24"/>
                <w:szCs w:val="24"/>
              </w:rPr>
              <w:t>Thomisidae</w:t>
            </w:r>
          </w:p>
        </w:tc>
      </w:tr>
      <w:tr w:rsidR="000600B7" w14:paraId="0D8024AB" w14:textId="77777777">
        <w:trPr>
          <w:trHeight w:hRule="exact" w:val="369"/>
        </w:trPr>
        <w:tc>
          <w:tcPr>
            <w:tcW w:w="2410" w:type="dxa"/>
            <w:shd w:val="clear" w:color="auto" w:fill="auto"/>
            <w:tcMar>
              <w:top w:w="80" w:type="dxa"/>
              <w:left w:w="80" w:type="dxa"/>
              <w:bottom w:w="80" w:type="dxa"/>
              <w:right w:w="80" w:type="dxa"/>
            </w:tcMar>
            <w:vAlign w:val="center"/>
          </w:tcPr>
          <w:p w14:paraId="6691CC96" w14:textId="77777777" w:rsidR="000600B7" w:rsidRDefault="000600B7">
            <w:pPr>
              <w:rPr>
                <w:sz w:val="24"/>
                <w:szCs w:val="24"/>
              </w:rPr>
            </w:pPr>
          </w:p>
        </w:tc>
        <w:tc>
          <w:tcPr>
            <w:tcW w:w="2126" w:type="dxa"/>
            <w:shd w:val="clear" w:color="auto" w:fill="auto"/>
            <w:vAlign w:val="center"/>
          </w:tcPr>
          <w:p w14:paraId="02627727" w14:textId="77777777" w:rsidR="000600B7" w:rsidRDefault="00056389">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1681D2C9" w14:textId="77777777" w:rsidR="000600B7" w:rsidRDefault="00056389">
            <w:pPr>
              <w:rPr>
                <w:sz w:val="24"/>
                <w:szCs w:val="24"/>
              </w:rPr>
            </w:pPr>
            <w:r>
              <w:rPr>
                <w:sz w:val="24"/>
                <w:szCs w:val="24"/>
              </w:rPr>
              <w:t>Coccinellidae</w:t>
            </w:r>
          </w:p>
        </w:tc>
      </w:tr>
      <w:tr w:rsidR="000600B7" w14:paraId="2FC28CDA" w14:textId="77777777">
        <w:trPr>
          <w:trHeight w:hRule="exact" w:val="369"/>
        </w:trPr>
        <w:tc>
          <w:tcPr>
            <w:tcW w:w="2410" w:type="dxa"/>
            <w:shd w:val="clear" w:color="auto" w:fill="auto"/>
            <w:tcMar>
              <w:top w:w="80" w:type="dxa"/>
              <w:left w:w="80" w:type="dxa"/>
              <w:bottom w:w="80" w:type="dxa"/>
              <w:right w:w="80" w:type="dxa"/>
            </w:tcMar>
            <w:vAlign w:val="center"/>
          </w:tcPr>
          <w:p w14:paraId="080B6EB8" w14:textId="77777777" w:rsidR="000600B7" w:rsidRDefault="00056389">
            <w:pPr>
              <w:rPr>
                <w:sz w:val="24"/>
                <w:szCs w:val="24"/>
              </w:rPr>
            </w:pPr>
            <w:r>
              <w:rPr>
                <w:sz w:val="24"/>
                <w:szCs w:val="24"/>
              </w:rPr>
              <w:t>Rice herbivore</w:t>
            </w:r>
            <w:r>
              <w:rPr>
                <w:rFonts w:hint="eastAsia"/>
                <w:sz w:val="24"/>
                <w:szCs w:val="24"/>
              </w:rPr>
              <w:t>s</w:t>
            </w:r>
          </w:p>
        </w:tc>
        <w:tc>
          <w:tcPr>
            <w:tcW w:w="2126" w:type="dxa"/>
            <w:shd w:val="clear" w:color="auto" w:fill="auto"/>
          </w:tcPr>
          <w:p w14:paraId="39A33DF8" w14:textId="77777777" w:rsidR="000600B7" w:rsidRDefault="00056389">
            <w:pPr>
              <w:rPr>
                <w:sz w:val="24"/>
              </w:rPr>
            </w:pPr>
            <w:r>
              <w:rPr>
                <w:rFonts w:hint="eastAsia"/>
                <w:sz w:val="24"/>
              </w:rPr>
              <w:t xml:space="preserve">  </w:t>
            </w:r>
            <w:r>
              <w:rPr>
                <w:sz w:val="24"/>
              </w:rPr>
              <w:t>Diptera</w:t>
            </w:r>
          </w:p>
        </w:tc>
        <w:tc>
          <w:tcPr>
            <w:tcW w:w="3544" w:type="dxa"/>
            <w:shd w:val="clear" w:color="auto" w:fill="auto"/>
            <w:tcMar>
              <w:top w:w="80" w:type="dxa"/>
              <w:left w:w="80" w:type="dxa"/>
              <w:bottom w:w="80" w:type="dxa"/>
              <w:right w:w="80" w:type="dxa"/>
            </w:tcMar>
          </w:tcPr>
          <w:p w14:paraId="468D249E" w14:textId="77777777" w:rsidR="000600B7" w:rsidRDefault="00056389">
            <w:pPr>
              <w:rPr>
                <w:sz w:val="24"/>
              </w:rPr>
            </w:pPr>
            <w:r>
              <w:rPr>
                <w:sz w:val="24"/>
              </w:rPr>
              <w:t>Agromyzidae</w:t>
            </w:r>
          </w:p>
        </w:tc>
      </w:tr>
      <w:tr w:rsidR="000600B7" w14:paraId="30290FA7" w14:textId="77777777">
        <w:trPr>
          <w:trHeight w:hRule="exact" w:val="369"/>
        </w:trPr>
        <w:tc>
          <w:tcPr>
            <w:tcW w:w="2410" w:type="dxa"/>
            <w:shd w:val="clear" w:color="auto" w:fill="auto"/>
            <w:tcMar>
              <w:top w:w="80" w:type="dxa"/>
              <w:left w:w="80" w:type="dxa"/>
              <w:bottom w:w="80" w:type="dxa"/>
              <w:right w:w="80" w:type="dxa"/>
            </w:tcMar>
            <w:vAlign w:val="center"/>
          </w:tcPr>
          <w:p w14:paraId="55A25DA9" w14:textId="77777777" w:rsidR="000600B7" w:rsidRDefault="000600B7">
            <w:pPr>
              <w:rPr>
                <w:sz w:val="24"/>
                <w:szCs w:val="24"/>
              </w:rPr>
            </w:pPr>
          </w:p>
        </w:tc>
        <w:tc>
          <w:tcPr>
            <w:tcW w:w="2126" w:type="dxa"/>
            <w:shd w:val="clear" w:color="auto" w:fill="auto"/>
            <w:vAlign w:val="center"/>
          </w:tcPr>
          <w:p w14:paraId="50F00DC3"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244CC4DD" w14:textId="77777777" w:rsidR="000600B7" w:rsidRDefault="00056389">
            <w:pPr>
              <w:rPr>
                <w:sz w:val="24"/>
                <w:szCs w:val="24"/>
              </w:rPr>
            </w:pPr>
            <w:r>
              <w:rPr>
                <w:sz w:val="24"/>
                <w:szCs w:val="24"/>
              </w:rPr>
              <w:t>Alydidae/</w:t>
            </w:r>
            <w:r>
              <w:rPr>
                <w:i/>
                <w:sz w:val="24"/>
                <w:szCs w:val="24"/>
              </w:rPr>
              <w:t>Leptocorisa</w:t>
            </w:r>
          </w:p>
        </w:tc>
      </w:tr>
      <w:tr w:rsidR="000600B7" w14:paraId="3FF2849B" w14:textId="77777777">
        <w:trPr>
          <w:trHeight w:hRule="exact" w:val="369"/>
        </w:trPr>
        <w:tc>
          <w:tcPr>
            <w:tcW w:w="2410" w:type="dxa"/>
            <w:shd w:val="clear" w:color="auto" w:fill="auto"/>
            <w:tcMar>
              <w:top w:w="80" w:type="dxa"/>
              <w:left w:w="80" w:type="dxa"/>
              <w:bottom w:w="80" w:type="dxa"/>
              <w:right w:w="80" w:type="dxa"/>
            </w:tcMar>
            <w:vAlign w:val="center"/>
          </w:tcPr>
          <w:p w14:paraId="324A4A71" w14:textId="77777777" w:rsidR="000600B7" w:rsidRDefault="000600B7">
            <w:pPr>
              <w:rPr>
                <w:sz w:val="24"/>
                <w:szCs w:val="24"/>
              </w:rPr>
            </w:pPr>
          </w:p>
        </w:tc>
        <w:tc>
          <w:tcPr>
            <w:tcW w:w="2126" w:type="dxa"/>
            <w:shd w:val="clear" w:color="auto" w:fill="auto"/>
            <w:vAlign w:val="center"/>
          </w:tcPr>
          <w:p w14:paraId="6716A38B"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6A8D0B2C" w14:textId="77777777" w:rsidR="000600B7" w:rsidRDefault="00056389">
            <w:pPr>
              <w:rPr>
                <w:sz w:val="24"/>
                <w:szCs w:val="24"/>
              </w:rPr>
            </w:pPr>
            <w:r>
              <w:rPr>
                <w:sz w:val="24"/>
                <w:szCs w:val="24"/>
              </w:rPr>
              <w:t>Cicadellidae/</w:t>
            </w:r>
            <w:r>
              <w:rPr>
                <w:i/>
                <w:sz w:val="24"/>
                <w:szCs w:val="24"/>
              </w:rPr>
              <w:t>Nephotettix</w:t>
            </w:r>
          </w:p>
        </w:tc>
      </w:tr>
      <w:tr w:rsidR="000600B7" w14:paraId="02656961" w14:textId="77777777">
        <w:trPr>
          <w:trHeight w:hRule="exact" w:val="369"/>
        </w:trPr>
        <w:tc>
          <w:tcPr>
            <w:tcW w:w="2410" w:type="dxa"/>
            <w:shd w:val="clear" w:color="auto" w:fill="auto"/>
            <w:tcMar>
              <w:top w:w="80" w:type="dxa"/>
              <w:left w:w="80" w:type="dxa"/>
              <w:bottom w:w="80" w:type="dxa"/>
              <w:right w:w="80" w:type="dxa"/>
            </w:tcMar>
            <w:vAlign w:val="center"/>
          </w:tcPr>
          <w:p w14:paraId="55D5FE2E" w14:textId="77777777" w:rsidR="000600B7" w:rsidRDefault="000600B7">
            <w:pPr>
              <w:rPr>
                <w:sz w:val="24"/>
                <w:szCs w:val="24"/>
              </w:rPr>
            </w:pPr>
          </w:p>
        </w:tc>
        <w:tc>
          <w:tcPr>
            <w:tcW w:w="2126" w:type="dxa"/>
            <w:shd w:val="clear" w:color="auto" w:fill="auto"/>
            <w:vAlign w:val="center"/>
          </w:tcPr>
          <w:p w14:paraId="0D851CAE"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46A9FD40" w14:textId="77777777" w:rsidR="000600B7" w:rsidRDefault="00056389">
            <w:pPr>
              <w:rPr>
                <w:sz w:val="24"/>
                <w:szCs w:val="24"/>
              </w:rPr>
            </w:pPr>
            <w:r>
              <w:rPr>
                <w:sz w:val="24"/>
                <w:szCs w:val="24"/>
              </w:rPr>
              <w:t>Coreidae</w:t>
            </w:r>
          </w:p>
        </w:tc>
      </w:tr>
      <w:tr w:rsidR="000600B7" w14:paraId="1E4FD813" w14:textId="77777777">
        <w:trPr>
          <w:trHeight w:hRule="exact" w:val="369"/>
        </w:trPr>
        <w:tc>
          <w:tcPr>
            <w:tcW w:w="2410" w:type="dxa"/>
            <w:shd w:val="clear" w:color="auto" w:fill="auto"/>
            <w:tcMar>
              <w:top w:w="80" w:type="dxa"/>
              <w:left w:w="80" w:type="dxa"/>
              <w:bottom w:w="80" w:type="dxa"/>
              <w:right w:w="80" w:type="dxa"/>
            </w:tcMar>
            <w:vAlign w:val="center"/>
          </w:tcPr>
          <w:p w14:paraId="07885BA6" w14:textId="77777777" w:rsidR="000600B7" w:rsidRDefault="000600B7">
            <w:pPr>
              <w:rPr>
                <w:sz w:val="24"/>
                <w:szCs w:val="24"/>
              </w:rPr>
            </w:pPr>
          </w:p>
        </w:tc>
        <w:tc>
          <w:tcPr>
            <w:tcW w:w="2126" w:type="dxa"/>
            <w:shd w:val="clear" w:color="auto" w:fill="auto"/>
            <w:vAlign w:val="center"/>
          </w:tcPr>
          <w:p w14:paraId="1530A5A2"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064EF669" w14:textId="77777777" w:rsidR="000600B7" w:rsidRDefault="00056389">
            <w:pPr>
              <w:rPr>
                <w:sz w:val="24"/>
                <w:szCs w:val="24"/>
              </w:rPr>
            </w:pPr>
            <w:r>
              <w:rPr>
                <w:sz w:val="24"/>
                <w:szCs w:val="24"/>
              </w:rPr>
              <w:t>Delphacidae/</w:t>
            </w:r>
            <w:r>
              <w:rPr>
                <w:i/>
                <w:sz w:val="24"/>
                <w:szCs w:val="24"/>
              </w:rPr>
              <w:t>Nilaparvata</w:t>
            </w:r>
          </w:p>
        </w:tc>
      </w:tr>
      <w:tr w:rsidR="000600B7" w14:paraId="033FD24B" w14:textId="77777777">
        <w:trPr>
          <w:trHeight w:hRule="exact" w:val="369"/>
        </w:trPr>
        <w:tc>
          <w:tcPr>
            <w:tcW w:w="2410" w:type="dxa"/>
            <w:shd w:val="clear" w:color="auto" w:fill="auto"/>
            <w:tcMar>
              <w:top w:w="80" w:type="dxa"/>
              <w:left w:w="80" w:type="dxa"/>
              <w:bottom w:w="80" w:type="dxa"/>
              <w:right w:w="80" w:type="dxa"/>
            </w:tcMar>
            <w:vAlign w:val="center"/>
          </w:tcPr>
          <w:p w14:paraId="78211C64" w14:textId="77777777" w:rsidR="000600B7" w:rsidRDefault="000600B7">
            <w:pPr>
              <w:rPr>
                <w:sz w:val="24"/>
                <w:szCs w:val="24"/>
              </w:rPr>
            </w:pPr>
          </w:p>
        </w:tc>
        <w:tc>
          <w:tcPr>
            <w:tcW w:w="2126" w:type="dxa"/>
            <w:shd w:val="clear" w:color="auto" w:fill="auto"/>
            <w:vAlign w:val="center"/>
          </w:tcPr>
          <w:p w14:paraId="294B1577"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40832C1B" w14:textId="77777777" w:rsidR="000600B7" w:rsidRDefault="00056389">
            <w:pPr>
              <w:rPr>
                <w:sz w:val="24"/>
                <w:szCs w:val="24"/>
              </w:rPr>
            </w:pPr>
            <w:r>
              <w:rPr>
                <w:sz w:val="24"/>
                <w:szCs w:val="24"/>
              </w:rPr>
              <w:t>Lygaeidae/</w:t>
            </w:r>
            <w:r>
              <w:rPr>
                <w:i/>
                <w:sz w:val="24"/>
                <w:szCs w:val="24"/>
              </w:rPr>
              <w:t>Pachybrachius</w:t>
            </w:r>
          </w:p>
        </w:tc>
      </w:tr>
      <w:tr w:rsidR="000600B7" w14:paraId="47AB52E0" w14:textId="77777777">
        <w:trPr>
          <w:trHeight w:hRule="exact" w:val="369"/>
        </w:trPr>
        <w:tc>
          <w:tcPr>
            <w:tcW w:w="2410" w:type="dxa"/>
            <w:shd w:val="clear" w:color="auto" w:fill="auto"/>
            <w:tcMar>
              <w:top w:w="80" w:type="dxa"/>
              <w:left w:w="80" w:type="dxa"/>
              <w:bottom w:w="80" w:type="dxa"/>
              <w:right w:w="80" w:type="dxa"/>
            </w:tcMar>
            <w:vAlign w:val="center"/>
          </w:tcPr>
          <w:p w14:paraId="4273297D" w14:textId="77777777" w:rsidR="000600B7" w:rsidRDefault="000600B7">
            <w:pPr>
              <w:rPr>
                <w:sz w:val="24"/>
                <w:szCs w:val="24"/>
              </w:rPr>
            </w:pPr>
          </w:p>
        </w:tc>
        <w:tc>
          <w:tcPr>
            <w:tcW w:w="2126" w:type="dxa"/>
            <w:shd w:val="clear" w:color="auto" w:fill="auto"/>
            <w:vAlign w:val="center"/>
          </w:tcPr>
          <w:p w14:paraId="570B7AA0"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6E6C3147" w14:textId="77777777" w:rsidR="000600B7" w:rsidRDefault="00056389">
            <w:pPr>
              <w:rPr>
                <w:sz w:val="24"/>
                <w:szCs w:val="24"/>
              </w:rPr>
            </w:pPr>
            <w:r>
              <w:rPr>
                <w:sz w:val="24"/>
                <w:szCs w:val="24"/>
              </w:rPr>
              <w:t>Miridae</w:t>
            </w:r>
          </w:p>
        </w:tc>
      </w:tr>
      <w:tr w:rsidR="000600B7" w14:paraId="3FDC45C0" w14:textId="77777777">
        <w:trPr>
          <w:trHeight w:hRule="exact" w:val="369"/>
        </w:trPr>
        <w:tc>
          <w:tcPr>
            <w:tcW w:w="2410" w:type="dxa"/>
            <w:shd w:val="clear" w:color="auto" w:fill="auto"/>
            <w:tcMar>
              <w:top w:w="80" w:type="dxa"/>
              <w:left w:w="80" w:type="dxa"/>
              <w:bottom w:w="80" w:type="dxa"/>
              <w:right w:w="80" w:type="dxa"/>
            </w:tcMar>
            <w:vAlign w:val="center"/>
          </w:tcPr>
          <w:p w14:paraId="12972C60" w14:textId="77777777" w:rsidR="000600B7" w:rsidRDefault="000600B7">
            <w:pPr>
              <w:rPr>
                <w:sz w:val="24"/>
                <w:szCs w:val="24"/>
              </w:rPr>
            </w:pPr>
          </w:p>
        </w:tc>
        <w:tc>
          <w:tcPr>
            <w:tcW w:w="2126" w:type="dxa"/>
            <w:shd w:val="clear" w:color="auto" w:fill="auto"/>
            <w:vAlign w:val="center"/>
          </w:tcPr>
          <w:p w14:paraId="4C8E1FEA"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036B20F7" w14:textId="77777777" w:rsidR="000600B7" w:rsidRDefault="00056389">
            <w:pPr>
              <w:rPr>
                <w:sz w:val="24"/>
                <w:szCs w:val="24"/>
              </w:rPr>
            </w:pPr>
            <w:r>
              <w:rPr>
                <w:sz w:val="24"/>
                <w:szCs w:val="24"/>
              </w:rPr>
              <w:t>Pentatomidae/</w:t>
            </w:r>
            <w:r>
              <w:rPr>
                <w:i/>
                <w:sz w:val="24"/>
                <w:szCs w:val="24"/>
              </w:rPr>
              <w:t>Scotinophara</w:t>
            </w:r>
          </w:p>
        </w:tc>
      </w:tr>
      <w:tr w:rsidR="000600B7" w14:paraId="5B09DA74" w14:textId="77777777">
        <w:trPr>
          <w:trHeight w:hRule="exact" w:val="369"/>
        </w:trPr>
        <w:tc>
          <w:tcPr>
            <w:tcW w:w="2410" w:type="dxa"/>
            <w:shd w:val="clear" w:color="auto" w:fill="auto"/>
            <w:tcMar>
              <w:top w:w="80" w:type="dxa"/>
              <w:left w:w="80" w:type="dxa"/>
              <w:bottom w:w="80" w:type="dxa"/>
              <w:right w:w="80" w:type="dxa"/>
            </w:tcMar>
            <w:vAlign w:val="center"/>
          </w:tcPr>
          <w:p w14:paraId="006C9C10" w14:textId="77777777" w:rsidR="000600B7" w:rsidRDefault="000600B7">
            <w:pPr>
              <w:rPr>
                <w:sz w:val="24"/>
                <w:szCs w:val="24"/>
              </w:rPr>
            </w:pPr>
          </w:p>
        </w:tc>
        <w:tc>
          <w:tcPr>
            <w:tcW w:w="2126" w:type="dxa"/>
            <w:shd w:val="clear" w:color="auto" w:fill="auto"/>
            <w:vAlign w:val="center"/>
          </w:tcPr>
          <w:p w14:paraId="61ABC5F6" w14:textId="77777777" w:rsidR="000600B7" w:rsidRDefault="00056389">
            <w:pPr>
              <w:ind w:left="141"/>
              <w:rPr>
                <w:sz w:val="24"/>
                <w:szCs w:val="24"/>
              </w:rPr>
            </w:pPr>
            <w:r>
              <w:rPr>
                <w:sz w:val="24"/>
                <w:szCs w:val="24"/>
              </w:rPr>
              <w:t>Hemiptera</w:t>
            </w:r>
          </w:p>
        </w:tc>
        <w:tc>
          <w:tcPr>
            <w:tcW w:w="3544" w:type="dxa"/>
            <w:shd w:val="clear" w:color="auto" w:fill="auto"/>
            <w:tcMar>
              <w:top w:w="80" w:type="dxa"/>
              <w:left w:w="80" w:type="dxa"/>
              <w:bottom w:w="80" w:type="dxa"/>
              <w:right w:w="80" w:type="dxa"/>
            </w:tcMar>
            <w:vAlign w:val="center"/>
          </w:tcPr>
          <w:p w14:paraId="15D65865" w14:textId="77777777" w:rsidR="000600B7" w:rsidRDefault="00056389">
            <w:pPr>
              <w:rPr>
                <w:sz w:val="24"/>
                <w:szCs w:val="24"/>
              </w:rPr>
            </w:pPr>
            <w:r>
              <w:rPr>
                <w:sz w:val="24"/>
                <w:szCs w:val="24"/>
              </w:rPr>
              <w:t>Ricaniidae</w:t>
            </w:r>
          </w:p>
        </w:tc>
      </w:tr>
      <w:tr w:rsidR="000600B7" w14:paraId="0732E553" w14:textId="77777777">
        <w:trPr>
          <w:trHeight w:hRule="exact" w:val="369"/>
        </w:trPr>
        <w:tc>
          <w:tcPr>
            <w:tcW w:w="2410" w:type="dxa"/>
            <w:shd w:val="clear" w:color="auto" w:fill="auto"/>
            <w:tcMar>
              <w:top w:w="80" w:type="dxa"/>
              <w:left w:w="80" w:type="dxa"/>
              <w:bottom w:w="80" w:type="dxa"/>
              <w:right w:w="80" w:type="dxa"/>
            </w:tcMar>
            <w:vAlign w:val="center"/>
          </w:tcPr>
          <w:p w14:paraId="240E8416" w14:textId="77777777" w:rsidR="000600B7" w:rsidRDefault="000600B7">
            <w:pPr>
              <w:rPr>
                <w:sz w:val="24"/>
                <w:szCs w:val="24"/>
              </w:rPr>
            </w:pPr>
          </w:p>
        </w:tc>
        <w:tc>
          <w:tcPr>
            <w:tcW w:w="2126" w:type="dxa"/>
            <w:shd w:val="clear" w:color="auto" w:fill="auto"/>
            <w:vAlign w:val="center"/>
          </w:tcPr>
          <w:p w14:paraId="5BEE01B4" w14:textId="77777777"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54C43BB1" w14:textId="77777777" w:rsidR="000600B7" w:rsidRDefault="00056389">
            <w:pPr>
              <w:rPr>
                <w:sz w:val="24"/>
                <w:szCs w:val="24"/>
              </w:rPr>
            </w:pPr>
            <w:r>
              <w:rPr>
                <w:sz w:val="24"/>
                <w:szCs w:val="24"/>
              </w:rPr>
              <w:t>Hesperiidae</w:t>
            </w:r>
          </w:p>
        </w:tc>
      </w:tr>
      <w:tr w:rsidR="000600B7" w14:paraId="729FEC4F" w14:textId="77777777">
        <w:trPr>
          <w:trHeight w:hRule="exact" w:val="369"/>
        </w:trPr>
        <w:tc>
          <w:tcPr>
            <w:tcW w:w="2410" w:type="dxa"/>
            <w:shd w:val="clear" w:color="auto" w:fill="auto"/>
            <w:tcMar>
              <w:top w:w="80" w:type="dxa"/>
              <w:left w:w="80" w:type="dxa"/>
              <w:bottom w:w="80" w:type="dxa"/>
              <w:right w:w="80" w:type="dxa"/>
            </w:tcMar>
            <w:vAlign w:val="center"/>
          </w:tcPr>
          <w:p w14:paraId="46944378" w14:textId="77777777" w:rsidR="000600B7" w:rsidRDefault="000600B7">
            <w:pPr>
              <w:rPr>
                <w:sz w:val="24"/>
                <w:szCs w:val="24"/>
              </w:rPr>
            </w:pPr>
          </w:p>
        </w:tc>
        <w:tc>
          <w:tcPr>
            <w:tcW w:w="2126" w:type="dxa"/>
            <w:shd w:val="clear" w:color="auto" w:fill="auto"/>
            <w:vAlign w:val="center"/>
          </w:tcPr>
          <w:p w14:paraId="40ED33C7" w14:textId="77777777"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66E82352" w14:textId="77777777" w:rsidR="000600B7" w:rsidRDefault="00056389">
            <w:pPr>
              <w:rPr>
                <w:sz w:val="24"/>
                <w:szCs w:val="24"/>
              </w:rPr>
            </w:pPr>
            <w:r>
              <w:rPr>
                <w:sz w:val="24"/>
                <w:szCs w:val="24"/>
              </w:rPr>
              <w:t>Nymphalidae</w:t>
            </w:r>
          </w:p>
        </w:tc>
      </w:tr>
      <w:tr w:rsidR="000600B7" w14:paraId="3B42D1E0" w14:textId="77777777">
        <w:trPr>
          <w:trHeight w:hRule="exact" w:val="369"/>
        </w:trPr>
        <w:tc>
          <w:tcPr>
            <w:tcW w:w="2410" w:type="dxa"/>
            <w:shd w:val="clear" w:color="auto" w:fill="auto"/>
            <w:tcMar>
              <w:top w:w="80" w:type="dxa"/>
              <w:left w:w="80" w:type="dxa"/>
              <w:bottom w:w="80" w:type="dxa"/>
              <w:right w:w="80" w:type="dxa"/>
            </w:tcMar>
            <w:vAlign w:val="center"/>
          </w:tcPr>
          <w:p w14:paraId="7C3985A3" w14:textId="77777777" w:rsidR="000600B7" w:rsidRDefault="000600B7">
            <w:pPr>
              <w:rPr>
                <w:sz w:val="24"/>
                <w:szCs w:val="24"/>
              </w:rPr>
            </w:pPr>
          </w:p>
        </w:tc>
        <w:tc>
          <w:tcPr>
            <w:tcW w:w="2126" w:type="dxa"/>
            <w:shd w:val="clear" w:color="auto" w:fill="auto"/>
            <w:vAlign w:val="center"/>
          </w:tcPr>
          <w:p w14:paraId="45C8B0A1" w14:textId="77777777" w:rsidR="000600B7" w:rsidRDefault="00056389">
            <w:pPr>
              <w:ind w:left="141"/>
              <w:rPr>
                <w:sz w:val="24"/>
                <w:szCs w:val="24"/>
              </w:rPr>
            </w:pPr>
            <w:r>
              <w:rPr>
                <w:sz w:val="24"/>
                <w:szCs w:val="24"/>
              </w:rPr>
              <w:t>Lepidoptera</w:t>
            </w:r>
          </w:p>
        </w:tc>
        <w:tc>
          <w:tcPr>
            <w:tcW w:w="3544" w:type="dxa"/>
            <w:shd w:val="clear" w:color="auto" w:fill="auto"/>
            <w:tcMar>
              <w:top w:w="80" w:type="dxa"/>
              <w:left w:w="80" w:type="dxa"/>
              <w:bottom w:w="80" w:type="dxa"/>
              <w:right w:w="80" w:type="dxa"/>
            </w:tcMar>
            <w:vAlign w:val="center"/>
          </w:tcPr>
          <w:p w14:paraId="3F2CF86A" w14:textId="77777777" w:rsidR="000600B7" w:rsidRDefault="00056389">
            <w:pPr>
              <w:rPr>
                <w:sz w:val="24"/>
                <w:szCs w:val="24"/>
              </w:rPr>
            </w:pPr>
            <w:r>
              <w:rPr>
                <w:sz w:val="24"/>
                <w:szCs w:val="24"/>
              </w:rPr>
              <w:t>Pyralidae</w:t>
            </w:r>
          </w:p>
        </w:tc>
      </w:tr>
      <w:tr w:rsidR="000600B7" w14:paraId="1A37B72F" w14:textId="77777777">
        <w:trPr>
          <w:trHeight w:hRule="exact" w:val="369"/>
        </w:trPr>
        <w:tc>
          <w:tcPr>
            <w:tcW w:w="2410" w:type="dxa"/>
            <w:shd w:val="clear" w:color="auto" w:fill="auto"/>
            <w:tcMar>
              <w:top w:w="80" w:type="dxa"/>
              <w:left w:w="80" w:type="dxa"/>
              <w:bottom w:w="80" w:type="dxa"/>
              <w:right w:w="80" w:type="dxa"/>
            </w:tcMar>
            <w:vAlign w:val="center"/>
          </w:tcPr>
          <w:p w14:paraId="0D7A5046" w14:textId="77777777" w:rsidR="000600B7" w:rsidRDefault="000600B7">
            <w:pPr>
              <w:rPr>
                <w:sz w:val="24"/>
                <w:szCs w:val="24"/>
              </w:rPr>
            </w:pPr>
          </w:p>
        </w:tc>
        <w:tc>
          <w:tcPr>
            <w:tcW w:w="2126" w:type="dxa"/>
            <w:shd w:val="clear" w:color="auto" w:fill="auto"/>
            <w:vAlign w:val="center"/>
          </w:tcPr>
          <w:p w14:paraId="2866555D" w14:textId="77777777" w:rsidR="000600B7" w:rsidRDefault="0005638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78E592A5" w14:textId="77777777" w:rsidR="000600B7" w:rsidRDefault="00056389">
            <w:pPr>
              <w:rPr>
                <w:sz w:val="24"/>
                <w:szCs w:val="24"/>
              </w:rPr>
            </w:pPr>
            <w:r>
              <w:rPr>
                <w:sz w:val="24"/>
                <w:szCs w:val="24"/>
              </w:rPr>
              <w:t>Pyrgomorphidae/</w:t>
            </w:r>
            <w:r>
              <w:rPr>
                <w:i/>
                <w:sz w:val="24"/>
                <w:szCs w:val="24"/>
              </w:rPr>
              <w:t>Atractomorpha</w:t>
            </w:r>
            <w:r>
              <w:rPr>
                <w:sz w:val="24"/>
                <w:szCs w:val="24"/>
              </w:rPr>
              <w:t xml:space="preserve"> </w:t>
            </w:r>
          </w:p>
        </w:tc>
      </w:tr>
      <w:tr w:rsidR="000600B7" w14:paraId="12CD697A" w14:textId="77777777">
        <w:trPr>
          <w:trHeight w:hRule="exact" w:val="369"/>
        </w:trPr>
        <w:tc>
          <w:tcPr>
            <w:tcW w:w="2410" w:type="dxa"/>
            <w:shd w:val="clear" w:color="auto" w:fill="auto"/>
            <w:tcMar>
              <w:top w:w="80" w:type="dxa"/>
              <w:left w:w="80" w:type="dxa"/>
              <w:bottom w:w="80" w:type="dxa"/>
              <w:right w:w="80" w:type="dxa"/>
            </w:tcMar>
            <w:vAlign w:val="center"/>
          </w:tcPr>
          <w:p w14:paraId="667B47A2" w14:textId="77777777" w:rsidR="000600B7" w:rsidRDefault="00056389">
            <w:pPr>
              <w:rPr>
                <w:sz w:val="24"/>
                <w:szCs w:val="24"/>
              </w:rPr>
            </w:pPr>
            <w:r>
              <w:rPr>
                <w:sz w:val="24"/>
                <w:szCs w:val="24"/>
              </w:rPr>
              <w:t>Tourist herbivore</w:t>
            </w:r>
            <w:r>
              <w:rPr>
                <w:rFonts w:hint="eastAsia"/>
                <w:sz w:val="24"/>
                <w:szCs w:val="24"/>
              </w:rPr>
              <w:t>s</w:t>
            </w:r>
          </w:p>
        </w:tc>
        <w:tc>
          <w:tcPr>
            <w:tcW w:w="2126" w:type="dxa"/>
            <w:shd w:val="clear" w:color="auto" w:fill="auto"/>
            <w:vAlign w:val="center"/>
          </w:tcPr>
          <w:p w14:paraId="22780F95" w14:textId="77777777" w:rsidR="000600B7" w:rsidRDefault="00056389">
            <w:pPr>
              <w:ind w:left="141"/>
              <w:rPr>
                <w:sz w:val="24"/>
                <w:szCs w:val="24"/>
              </w:rPr>
            </w:pPr>
            <w:r>
              <w:rPr>
                <w:sz w:val="24"/>
                <w:szCs w:val="24"/>
              </w:rPr>
              <w:t>Coleoptera</w:t>
            </w:r>
          </w:p>
        </w:tc>
        <w:tc>
          <w:tcPr>
            <w:tcW w:w="3544" w:type="dxa"/>
            <w:shd w:val="clear" w:color="auto" w:fill="auto"/>
            <w:tcMar>
              <w:top w:w="80" w:type="dxa"/>
              <w:left w:w="80" w:type="dxa"/>
              <w:bottom w:w="80" w:type="dxa"/>
              <w:right w:w="80" w:type="dxa"/>
            </w:tcMar>
            <w:vAlign w:val="center"/>
          </w:tcPr>
          <w:p w14:paraId="72FA9906" w14:textId="77777777" w:rsidR="000600B7" w:rsidRDefault="00056389">
            <w:pPr>
              <w:rPr>
                <w:sz w:val="24"/>
                <w:szCs w:val="24"/>
              </w:rPr>
            </w:pPr>
            <w:r>
              <w:rPr>
                <w:sz w:val="24"/>
                <w:szCs w:val="24"/>
              </w:rPr>
              <w:t>Chrysomelidae</w:t>
            </w:r>
          </w:p>
        </w:tc>
      </w:tr>
      <w:tr w:rsidR="000600B7" w14:paraId="43D72642" w14:textId="77777777">
        <w:trPr>
          <w:trHeight w:hRule="exact" w:val="369"/>
        </w:trPr>
        <w:tc>
          <w:tcPr>
            <w:tcW w:w="2410" w:type="dxa"/>
            <w:shd w:val="clear" w:color="auto" w:fill="auto"/>
            <w:tcMar>
              <w:top w:w="80" w:type="dxa"/>
              <w:left w:w="80" w:type="dxa"/>
              <w:bottom w:w="80" w:type="dxa"/>
              <w:right w:w="80" w:type="dxa"/>
            </w:tcMar>
            <w:vAlign w:val="center"/>
          </w:tcPr>
          <w:p w14:paraId="6D542F2E" w14:textId="77777777" w:rsidR="000600B7" w:rsidRDefault="000600B7">
            <w:pPr>
              <w:rPr>
                <w:sz w:val="24"/>
                <w:szCs w:val="24"/>
              </w:rPr>
            </w:pPr>
          </w:p>
        </w:tc>
        <w:tc>
          <w:tcPr>
            <w:tcW w:w="2126" w:type="dxa"/>
            <w:shd w:val="clear" w:color="auto" w:fill="auto"/>
            <w:vAlign w:val="center"/>
          </w:tcPr>
          <w:p w14:paraId="51A2EAF3" w14:textId="77777777" w:rsidR="000600B7" w:rsidRDefault="0005638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721C5433" w14:textId="77777777" w:rsidR="000600B7" w:rsidRDefault="00056389">
            <w:pPr>
              <w:rPr>
                <w:sz w:val="24"/>
                <w:szCs w:val="24"/>
              </w:rPr>
            </w:pPr>
            <w:r>
              <w:rPr>
                <w:sz w:val="24"/>
                <w:szCs w:val="24"/>
              </w:rPr>
              <w:t>Acrididae</w:t>
            </w:r>
          </w:p>
        </w:tc>
      </w:tr>
      <w:tr w:rsidR="000600B7" w14:paraId="3D1CA998" w14:textId="77777777">
        <w:trPr>
          <w:trHeight w:hRule="exact" w:val="369"/>
        </w:trPr>
        <w:tc>
          <w:tcPr>
            <w:tcW w:w="2410" w:type="dxa"/>
            <w:shd w:val="clear" w:color="auto" w:fill="auto"/>
            <w:tcMar>
              <w:top w:w="80" w:type="dxa"/>
              <w:left w:w="80" w:type="dxa"/>
              <w:bottom w:w="80" w:type="dxa"/>
              <w:right w:w="80" w:type="dxa"/>
            </w:tcMar>
            <w:vAlign w:val="center"/>
          </w:tcPr>
          <w:p w14:paraId="2FE38406" w14:textId="77777777" w:rsidR="000600B7" w:rsidRDefault="00056389">
            <w:pPr>
              <w:rPr>
                <w:sz w:val="24"/>
                <w:szCs w:val="24"/>
              </w:rPr>
            </w:pPr>
            <w:r>
              <w:rPr>
                <w:sz w:val="24"/>
                <w:szCs w:val="24"/>
              </w:rPr>
              <w:t>Detritivore</w:t>
            </w:r>
            <w:r>
              <w:rPr>
                <w:rFonts w:hint="eastAsia"/>
                <w:sz w:val="24"/>
                <w:szCs w:val="24"/>
              </w:rPr>
              <w:t>s</w:t>
            </w:r>
          </w:p>
        </w:tc>
        <w:tc>
          <w:tcPr>
            <w:tcW w:w="2126" w:type="dxa"/>
            <w:shd w:val="clear" w:color="auto" w:fill="auto"/>
            <w:vAlign w:val="center"/>
          </w:tcPr>
          <w:p w14:paraId="464CB00C"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070A9C59" w14:textId="77777777" w:rsidR="000600B7" w:rsidRDefault="00056389">
            <w:pPr>
              <w:rPr>
                <w:sz w:val="24"/>
                <w:szCs w:val="24"/>
              </w:rPr>
            </w:pPr>
            <w:r>
              <w:rPr>
                <w:sz w:val="24"/>
                <w:szCs w:val="24"/>
              </w:rPr>
              <w:t>Calliphoridae</w:t>
            </w:r>
          </w:p>
        </w:tc>
      </w:tr>
      <w:tr w:rsidR="000600B7" w14:paraId="62E1E49F" w14:textId="77777777">
        <w:trPr>
          <w:trHeight w:hRule="exact" w:val="369"/>
        </w:trPr>
        <w:tc>
          <w:tcPr>
            <w:tcW w:w="2410" w:type="dxa"/>
            <w:shd w:val="clear" w:color="auto" w:fill="auto"/>
            <w:tcMar>
              <w:top w:w="80" w:type="dxa"/>
              <w:left w:w="80" w:type="dxa"/>
              <w:bottom w:w="80" w:type="dxa"/>
              <w:right w:w="80" w:type="dxa"/>
            </w:tcMar>
            <w:vAlign w:val="center"/>
          </w:tcPr>
          <w:p w14:paraId="0FA30CF4" w14:textId="77777777" w:rsidR="000600B7" w:rsidRDefault="000600B7">
            <w:pPr>
              <w:rPr>
                <w:sz w:val="24"/>
                <w:szCs w:val="24"/>
              </w:rPr>
            </w:pPr>
          </w:p>
        </w:tc>
        <w:tc>
          <w:tcPr>
            <w:tcW w:w="2126" w:type="dxa"/>
            <w:shd w:val="clear" w:color="auto" w:fill="auto"/>
            <w:vAlign w:val="center"/>
          </w:tcPr>
          <w:p w14:paraId="7D34B338"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69CC6F97" w14:textId="77777777" w:rsidR="000600B7" w:rsidRDefault="00056389">
            <w:pPr>
              <w:rPr>
                <w:sz w:val="24"/>
                <w:szCs w:val="24"/>
              </w:rPr>
            </w:pPr>
            <w:r>
              <w:rPr>
                <w:sz w:val="24"/>
                <w:szCs w:val="24"/>
              </w:rPr>
              <w:t>Chironomidae</w:t>
            </w:r>
          </w:p>
        </w:tc>
      </w:tr>
      <w:tr w:rsidR="000600B7" w14:paraId="5FF14A14" w14:textId="77777777">
        <w:trPr>
          <w:trHeight w:hRule="exact" w:val="369"/>
        </w:trPr>
        <w:tc>
          <w:tcPr>
            <w:tcW w:w="2410" w:type="dxa"/>
            <w:shd w:val="clear" w:color="auto" w:fill="auto"/>
            <w:tcMar>
              <w:top w:w="80" w:type="dxa"/>
              <w:left w:w="80" w:type="dxa"/>
              <w:bottom w:w="80" w:type="dxa"/>
              <w:right w:w="80" w:type="dxa"/>
            </w:tcMar>
            <w:vAlign w:val="center"/>
          </w:tcPr>
          <w:p w14:paraId="0F0C8FC4" w14:textId="77777777" w:rsidR="000600B7" w:rsidRDefault="000600B7">
            <w:pPr>
              <w:rPr>
                <w:sz w:val="24"/>
                <w:szCs w:val="24"/>
              </w:rPr>
            </w:pPr>
          </w:p>
        </w:tc>
        <w:tc>
          <w:tcPr>
            <w:tcW w:w="2126" w:type="dxa"/>
            <w:shd w:val="clear" w:color="auto" w:fill="auto"/>
            <w:vAlign w:val="center"/>
          </w:tcPr>
          <w:p w14:paraId="6FF40A2C"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00372E21" w14:textId="77777777" w:rsidR="000600B7" w:rsidRDefault="00056389">
            <w:pPr>
              <w:rPr>
                <w:sz w:val="24"/>
                <w:szCs w:val="24"/>
              </w:rPr>
            </w:pPr>
            <w:r>
              <w:rPr>
                <w:sz w:val="24"/>
                <w:szCs w:val="24"/>
              </w:rPr>
              <w:t>Chloropidae</w:t>
            </w:r>
          </w:p>
        </w:tc>
      </w:tr>
      <w:tr w:rsidR="000600B7" w14:paraId="15991941" w14:textId="77777777">
        <w:trPr>
          <w:trHeight w:hRule="exact" w:val="369"/>
        </w:trPr>
        <w:tc>
          <w:tcPr>
            <w:tcW w:w="2410" w:type="dxa"/>
            <w:shd w:val="clear" w:color="auto" w:fill="auto"/>
            <w:tcMar>
              <w:top w:w="80" w:type="dxa"/>
              <w:left w:w="80" w:type="dxa"/>
              <w:bottom w:w="80" w:type="dxa"/>
              <w:right w:w="80" w:type="dxa"/>
            </w:tcMar>
            <w:vAlign w:val="center"/>
          </w:tcPr>
          <w:p w14:paraId="46B3D3E8" w14:textId="77777777" w:rsidR="000600B7" w:rsidRDefault="000600B7">
            <w:pPr>
              <w:rPr>
                <w:sz w:val="24"/>
                <w:szCs w:val="24"/>
              </w:rPr>
            </w:pPr>
          </w:p>
        </w:tc>
        <w:tc>
          <w:tcPr>
            <w:tcW w:w="2126" w:type="dxa"/>
            <w:shd w:val="clear" w:color="auto" w:fill="auto"/>
            <w:vAlign w:val="center"/>
          </w:tcPr>
          <w:p w14:paraId="7BD5500E"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416D350D" w14:textId="77777777" w:rsidR="000600B7" w:rsidRDefault="00056389">
            <w:pPr>
              <w:rPr>
                <w:sz w:val="24"/>
                <w:szCs w:val="24"/>
              </w:rPr>
            </w:pPr>
            <w:r>
              <w:rPr>
                <w:sz w:val="24"/>
                <w:szCs w:val="24"/>
              </w:rPr>
              <w:t>Ephydridae</w:t>
            </w:r>
          </w:p>
        </w:tc>
      </w:tr>
      <w:tr w:rsidR="000600B7" w14:paraId="5AC08ED3" w14:textId="77777777">
        <w:trPr>
          <w:trHeight w:hRule="exact" w:val="369"/>
        </w:trPr>
        <w:tc>
          <w:tcPr>
            <w:tcW w:w="2410" w:type="dxa"/>
            <w:shd w:val="clear" w:color="auto" w:fill="auto"/>
            <w:tcMar>
              <w:top w:w="80" w:type="dxa"/>
              <w:left w:w="80" w:type="dxa"/>
              <w:bottom w:w="80" w:type="dxa"/>
              <w:right w:w="80" w:type="dxa"/>
            </w:tcMar>
            <w:vAlign w:val="center"/>
          </w:tcPr>
          <w:p w14:paraId="2D6A8AD0" w14:textId="77777777" w:rsidR="000600B7" w:rsidRDefault="000600B7">
            <w:pPr>
              <w:rPr>
                <w:sz w:val="24"/>
                <w:szCs w:val="24"/>
              </w:rPr>
            </w:pPr>
          </w:p>
        </w:tc>
        <w:tc>
          <w:tcPr>
            <w:tcW w:w="2126" w:type="dxa"/>
            <w:shd w:val="clear" w:color="auto" w:fill="auto"/>
            <w:vAlign w:val="center"/>
          </w:tcPr>
          <w:p w14:paraId="6B5C09E1"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44F3DF0B" w14:textId="77777777" w:rsidR="000600B7" w:rsidRDefault="00056389">
            <w:pPr>
              <w:rPr>
                <w:sz w:val="24"/>
                <w:szCs w:val="24"/>
              </w:rPr>
            </w:pPr>
            <w:r>
              <w:rPr>
                <w:sz w:val="24"/>
                <w:szCs w:val="24"/>
              </w:rPr>
              <w:t>Lauxaniidae</w:t>
            </w:r>
          </w:p>
        </w:tc>
      </w:tr>
      <w:tr w:rsidR="000600B7" w14:paraId="2669D473" w14:textId="77777777">
        <w:trPr>
          <w:trHeight w:hRule="exact" w:val="369"/>
        </w:trPr>
        <w:tc>
          <w:tcPr>
            <w:tcW w:w="2410" w:type="dxa"/>
            <w:shd w:val="clear" w:color="auto" w:fill="auto"/>
            <w:tcMar>
              <w:top w:w="80" w:type="dxa"/>
              <w:left w:w="80" w:type="dxa"/>
              <w:bottom w:w="80" w:type="dxa"/>
              <w:right w:w="80" w:type="dxa"/>
            </w:tcMar>
            <w:vAlign w:val="center"/>
          </w:tcPr>
          <w:p w14:paraId="283408B9" w14:textId="77777777" w:rsidR="000600B7" w:rsidRDefault="000600B7">
            <w:pPr>
              <w:rPr>
                <w:sz w:val="24"/>
                <w:szCs w:val="24"/>
              </w:rPr>
            </w:pPr>
          </w:p>
        </w:tc>
        <w:tc>
          <w:tcPr>
            <w:tcW w:w="2126" w:type="dxa"/>
            <w:shd w:val="clear" w:color="auto" w:fill="auto"/>
            <w:vAlign w:val="center"/>
          </w:tcPr>
          <w:p w14:paraId="6F3F7367"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703B1A38" w14:textId="77777777" w:rsidR="000600B7" w:rsidRDefault="00056389">
            <w:pPr>
              <w:rPr>
                <w:sz w:val="24"/>
                <w:szCs w:val="24"/>
              </w:rPr>
            </w:pPr>
            <w:r>
              <w:rPr>
                <w:sz w:val="24"/>
                <w:szCs w:val="24"/>
              </w:rPr>
              <w:t>Muscidae</w:t>
            </w:r>
          </w:p>
        </w:tc>
      </w:tr>
      <w:tr w:rsidR="000600B7" w14:paraId="13438CDE" w14:textId="77777777">
        <w:trPr>
          <w:trHeight w:hRule="exact" w:val="369"/>
        </w:trPr>
        <w:tc>
          <w:tcPr>
            <w:tcW w:w="2410" w:type="dxa"/>
            <w:shd w:val="clear" w:color="auto" w:fill="auto"/>
            <w:tcMar>
              <w:top w:w="80" w:type="dxa"/>
              <w:left w:w="80" w:type="dxa"/>
              <w:bottom w:w="80" w:type="dxa"/>
              <w:right w:w="80" w:type="dxa"/>
            </w:tcMar>
            <w:vAlign w:val="center"/>
          </w:tcPr>
          <w:p w14:paraId="45080E3A" w14:textId="77777777" w:rsidR="000600B7" w:rsidRDefault="000600B7">
            <w:pPr>
              <w:rPr>
                <w:sz w:val="24"/>
                <w:szCs w:val="24"/>
              </w:rPr>
            </w:pPr>
          </w:p>
        </w:tc>
        <w:tc>
          <w:tcPr>
            <w:tcW w:w="2126" w:type="dxa"/>
            <w:shd w:val="clear" w:color="auto" w:fill="auto"/>
            <w:vAlign w:val="center"/>
          </w:tcPr>
          <w:p w14:paraId="6116A7BA"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D2D708C" w14:textId="77777777" w:rsidR="000600B7" w:rsidRDefault="00056389">
            <w:pPr>
              <w:rPr>
                <w:sz w:val="24"/>
                <w:szCs w:val="24"/>
              </w:rPr>
            </w:pPr>
            <w:r>
              <w:rPr>
                <w:sz w:val="24"/>
                <w:szCs w:val="24"/>
              </w:rPr>
              <w:t>Phoridae</w:t>
            </w:r>
          </w:p>
        </w:tc>
      </w:tr>
      <w:tr w:rsidR="000600B7" w14:paraId="0F335D0F" w14:textId="77777777">
        <w:trPr>
          <w:trHeight w:hRule="exact" w:val="369"/>
        </w:trPr>
        <w:tc>
          <w:tcPr>
            <w:tcW w:w="2410" w:type="dxa"/>
            <w:shd w:val="clear" w:color="auto" w:fill="auto"/>
            <w:tcMar>
              <w:top w:w="80" w:type="dxa"/>
              <w:left w:w="80" w:type="dxa"/>
              <w:bottom w:w="80" w:type="dxa"/>
              <w:right w:w="80" w:type="dxa"/>
            </w:tcMar>
            <w:vAlign w:val="center"/>
          </w:tcPr>
          <w:p w14:paraId="217FEA9B" w14:textId="77777777" w:rsidR="000600B7" w:rsidRDefault="000600B7">
            <w:pPr>
              <w:rPr>
                <w:sz w:val="24"/>
                <w:szCs w:val="24"/>
              </w:rPr>
            </w:pPr>
          </w:p>
        </w:tc>
        <w:tc>
          <w:tcPr>
            <w:tcW w:w="2126" w:type="dxa"/>
            <w:shd w:val="clear" w:color="auto" w:fill="auto"/>
            <w:vAlign w:val="center"/>
          </w:tcPr>
          <w:p w14:paraId="4357FA80"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2131D133" w14:textId="77777777" w:rsidR="000600B7" w:rsidRDefault="00056389">
            <w:pPr>
              <w:rPr>
                <w:sz w:val="24"/>
                <w:szCs w:val="24"/>
              </w:rPr>
            </w:pPr>
            <w:r>
              <w:rPr>
                <w:sz w:val="24"/>
                <w:szCs w:val="24"/>
              </w:rPr>
              <w:t>Platystomatidae</w:t>
            </w:r>
          </w:p>
        </w:tc>
      </w:tr>
      <w:tr w:rsidR="000600B7" w14:paraId="324118F7" w14:textId="77777777">
        <w:trPr>
          <w:trHeight w:hRule="exact" w:val="369"/>
        </w:trPr>
        <w:tc>
          <w:tcPr>
            <w:tcW w:w="2410" w:type="dxa"/>
            <w:shd w:val="clear" w:color="auto" w:fill="auto"/>
            <w:tcMar>
              <w:top w:w="80" w:type="dxa"/>
              <w:left w:w="80" w:type="dxa"/>
              <w:bottom w:w="80" w:type="dxa"/>
              <w:right w:w="80" w:type="dxa"/>
            </w:tcMar>
            <w:vAlign w:val="center"/>
          </w:tcPr>
          <w:p w14:paraId="4085BF86" w14:textId="77777777" w:rsidR="000600B7" w:rsidRDefault="000600B7">
            <w:pPr>
              <w:rPr>
                <w:sz w:val="24"/>
                <w:szCs w:val="24"/>
              </w:rPr>
            </w:pPr>
          </w:p>
        </w:tc>
        <w:tc>
          <w:tcPr>
            <w:tcW w:w="2126" w:type="dxa"/>
            <w:shd w:val="clear" w:color="auto" w:fill="auto"/>
            <w:vAlign w:val="center"/>
          </w:tcPr>
          <w:p w14:paraId="66113E8F"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E99EDB5" w14:textId="77777777" w:rsidR="000600B7" w:rsidRDefault="00056389">
            <w:pPr>
              <w:rPr>
                <w:sz w:val="24"/>
                <w:szCs w:val="24"/>
              </w:rPr>
            </w:pPr>
            <w:r>
              <w:rPr>
                <w:sz w:val="24"/>
                <w:szCs w:val="24"/>
              </w:rPr>
              <w:t>Sarcophagidae</w:t>
            </w:r>
          </w:p>
        </w:tc>
      </w:tr>
      <w:tr w:rsidR="000600B7" w14:paraId="68572727" w14:textId="77777777">
        <w:trPr>
          <w:trHeight w:hRule="exact" w:val="369"/>
        </w:trPr>
        <w:tc>
          <w:tcPr>
            <w:tcW w:w="2410" w:type="dxa"/>
            <w:shd w:val="clear" w:color="auto" w:fill="auto"/>
            <w:tcMar>
              <w:top w:w="80" w:type="dxa"/>
              <w:left w:w="80" w:type="dxa"/>
              <w:bottom w:w="80" w:type="dxa"/>
              <w:right w:w="80" w:type="dxa"/>
            </w:tcMar>
            <w:vAlign w:val="center"/>
          </w:tcPr>
          <w:p w14:paraId="066777E7" w14:textId="77777777" w:rsidR="000600B7" w:rsidRDefault="000600B7">
            <w:pPr>
              <w:rPr>
                <w:sz w:val="24"/>
                <w:szCs w:val="24"/>
              </w:rPr>
            </w:pPr>
          </w:p>
        </w:tc>
        <w:tc>
          <w:tcPr>
            <w:tcW w:w="2126" w:type="dxa"/>
            <w:shd w:val="clear" w:color="auto" w:fill="auto"/>
            <w:vAlign w:val="center"/>
          </w:tcPr>
          <w:p w14:paraId="4A6F86EC"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3397F9CE" w14:textId="77777777" w:rsidR="000600B7" w:rsidRDefault="00056389">
            <w:pPr>
              <w:rPr>
                <w:sz w:val="24"/>
                <w:szCs w:val="24"/>
              </w:rPr>
            </w:pPr>
            <w:r>
              <w:rPr>
                <w:sz w:val="24"/>
                <w:szCs w:val="24"/>
              </w:rPr>
              <w:t>Sciomyzidae</w:t>
            </w:r>
          </w:p>
        </w:tc>
      </w:tr>
      <w:tr w:rsidR="000600B7" w14:paraId="665DC293" w14:textId="77777777">
        <w:trPr>
          <w:trHeight w:hRule="exact" w:val="369"/>
        </w:trPr>
        <w:tc>
          <w:tcPr>
            <w:tcW w:w="2410" w:type="dxa"/>
            <w:shd w:val="clear" w:color="auto" w:fill="auto"/>
            <w:tcMar>
              <w:top w:w="80" w:type="dxa"/>
              <w:left w:w="80" w:type="dxa"/>
              <w:bottom w:w="80" w:type="dxa"/>
              <w:right w:w="80" w:type="dxa"/>
            </w:tcMar>
            <w:vAlign w:val="center"/>
          </w:tcPr>
          <w:p w14:paraId="728602C5" w14:textId="77777777" w:rsidR="000600B7" w:rsidRDefault="000600B7">
            <w:pPr>
              <w:rPr>
                <w:sz w:val="24"/>
                <w:szCs w:val="24"/>
              </w:rPr>
            </w:pPr>
          </w:p>
        </w:tc>
        <w:tc>
          <w:tcPr>
            <w:tcW w:w="2126" w:type="dxa"/>
            <w:shd w:val="clear" w:color="auto" w:fill="auto"/>
            <w:vAlign w:val="center"/>
          </w:tcPr>
          <w:p w14:paraId="1A252639"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1E38067E" w14:textId="77777777" w:rsidR="000600B7" w:rsidRDefault="00056389">
            <w:pPr>
              <w:rPr>
                <w:sz w:val="24"/>
                <w:szCs w:val="24"/>
              </w:rPr>
            </w:pPr>
            <w:r>
              <w:rPr>
                <w:sz w:val="24"/>
                <w:szCs w:val="24"/>
              </w:rPr>
              <w:t>Sphaeroceridae</w:t>
            </w:r>
          </w:p>
        </w:tc>
      </w:tr>
      <w:tr w:rsidR="000600B7" w14:paraId="38C7E3B4" w14:textId="77777777">
        <w:trPr>
          <w:trHeight w:hRule="exact" w:val="369"/>
        </w:trPr>
        <w:tc>
          <w:tcPr>
            <w:tcW w:w="2410" w:type="dxa"/>
            <w:shd w:val="clear" w:color="auto" w:fill="auto"/>
            <w:tcMar>
              <w:top w:w="80" w:type="dxa"/>
              <w:left w:w="80" w:type="dxa"/>
              <w:bottom w:w="80" w:type="dxa"/>
              <w:right w:w="80" w:type="dxa"/>
            </w:tcMar>
            <w:vAlign w:val="center"/>
          </w:tcPr>
          <w:p w14:paraId="35FE6116" w14:textId="77777777" w:rsidR="000600B7" w:rsidRDefault="000600B7">
            <w:pPr>
              <w:rPr>
                <w:sz w:val="24"/>
                <w:szCs w:val="24"/>
              </w:rPr>
            </w:pPr>
          </w:p>
        </w:tc>
        <w:tc>
          <w:tcPr>
            <w:tcW w:w="2126" w:type="dxa"/>
            <w:shd w:val="clear" w:color="auto" w:fill="auto"/>
            <w:vAlign w:val="center"/>
          </w:tcPr>
          <w:p w14:paraId="7ADF611B"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669D3A06" w14:textId="77777777" w:rsidR="000600B7" w:rsidRDefault="00056389">
            <w:pPr>
              <w:rPr>
                <w:sz w:val="24"/>
                <w:szCs w:val="24"/>
              </w:rPr>
            </w:pPr>
            <w:r>
              <w:rPr>
                <w:sz w:val="24"/>
                <w:szCs w:val="24"/>
              </w:rPr>
              <w:t>Stratiomyidae</w:t>
            </w:r>
          </w:p>
        </w:tc>
      </w:tr>
      <w:tr w:rsidR="000600B7" w14:paraId="385D52DD" w14:textId="77777777">
        <w:trPr>
          <w:trHeight w:hRule="exact" w:val="369"/>
        </w:trPr>
        <w:tc>
          <w:tcPr>
            <w:tcW w:w="2410" w:type="dxa"/>
            <w:shd w:val="clear" w:color="auto" w:fill="auto"/>
            <w:tcMar>
              <w:top w:w="80" w:type="dxa"/>
              <w:left w:w="80" w:type="dxa"/>
              <w:bottom w:w="80" w:type="dxa"/>
              <w:right w:w="80" w:type="dxa"/>
            </w:tcMar>
            <w:vAlign w:val="center"/>
          </w:tcPr>
          <w:p w14:paraId="67773CF7" w14:textId="77777777" w:rsidR="000600B7" w:rsidRDefault="000600B7">
            <w:pPr>
              <w:rPr>
                <w:sz w:val="24"/>
                <w:szCs w:val="24"/>
              </w:rPr>
            </w:pPr>
          </w:p>
        </w:tc>
        <w:tc>
          <w:tcPr>
            <w:tcW w:w="2126" w:type="dxa"/>
            <w:shd w:val="clear" w:color="auto" w:fill="auto"/>
            <w:vAlign w:val="center"/>
          </w:tcPr>
          <w:p w14:paraId="646AC1FF" w14:textId="77777777" w:rsidR="000600B7" w:rsidRDefault="00056389">
            <w:pPr>
              <w:ind w:left="141"/>
              <w:rPr>
                <w:sz w:val="24"/>
                <w:szCs w:val="24"/>
              </w:rPr>
            </w:pPr>
            <w:r>
              <w:rPr>
                <w:sz w:val="24"/>
                <w:szCs w:val="24"/>
              </w:rPr>
              <w:t>Diptera</w:t>
            </w:r>
          </w:p>
        </w:tc>
        <w:tc>
          <w:tcPr>
            <w:tcW w:w="3544" w:type="dxa"/>
            <w:shd w:val="clear" w:color="auto" w:fill="auto"/>
            <w:tcMar>
              <w:top w:w="80" w:type="dxa"/>
              <w:left w:w="80" w:type="dxa"/>
              <w:bottom w:w="80" w:type="dxa"/>
              <w:right w:w="80" w:type="dxa"/>
            </w:tcMar>
            <w:vAlign w:val="center"/>
          </w:tcPr>
          <w:p w14:paraId="6EA12D8C" w14:textId="77777777" w:rsidR="000600B7" w:rsidRDefault="00056389">
            <w:pPr>
              <w:rPr>
                <w:sz w:val="24"/>
                <w:szCs w:val="24"/>
              </w:rPr>
            </w:pPr>
            <w:r>
              <w:rPr>
                <w:sz w:val="24"/>
                <w:szCs w:val="24"/>
              </w:rPr>
              <w:t>Tephritidae</w:t>
            </w:r>
          </w:p>
        </w:tc>
      </w:tr>
      <w:tr w:rsidR="000600B7" w14:paraId="549CF9CD" w14:textId="77777777">
        <w:trPr>
          <w:trHeight w:hRule="exact" w:val="369"/>
        </w:trPr>
        <w:tc>
          <w:tcPr>
            <w:tcW w:w="2410" w:type="dxa"/>
            <w:shd w:val="clear" w:color="auto" w:fill="auto"/>
            <w:tcMar>
              <w:top w:w="80" w:type="dxa"/>
              <w:left w:w="80" w:type="dxa"/>
              <w:bottom w:w="80" w:type="dxa"/>
              <w:right w:w="80" w:type="dxa"/>
            </w:tcMar>
            <w:vAlign w:val="center"/>
          </w:tcPr>
          <w:p w14:paraId="6F40BDA0" w14:textId="77777777" w:rsidR="000600B7" w:rsidRDefault="000600B7">
            <w:pPr>
              <w:rPr>
                <w:sz w:val="24"/>
                <w:szCs w:val="24"/>
              </w:rPr>
            </w:pPr>
          </w:p>
        </w:tc>
        <w:tc>
          <w:tcPr>
            <w:tcW w:w="2126" w:type="dxa"/>
            <w:shd w:val="clear" w:color="auto" w:fill="auto"/>
            <w:vAlign w:val="center"/>
          </w:tcPr>
          <w:p w14:paraId="21B79F0F" w14:textId="77777777" w:rsidR="000600B7" w:rsidRDefault="0005638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1C5DC6B6" w14:textId="77777777" w:rsidR="000600B7" w:rsidRDefault="00056389">
            <w:pPr>
              <w:rPr>
                <w:sz w:val="24"/>
                <w:szCs w:val="24"/>
              </w:rPr>
            </w:pPr>
            <w:r>
              <w:rPr>
                <w:sz w:val="24"/>
                <w:szCs w:val="24"/>
              </w:rPr>
              <w:t>Tetrigidae</w:t>
            </w:r>
          </w:p>
        </w:tc>
      </w:tr>
      <w:tr w:rsidR="000600B7" w14:paraId="1F47F876" w14:textId="77777777">
        <w:trPr>
          <w:trHeight w:hRule="exact" w:val="369"/>
        </w:trPr>
        <w:tc>
          <w:tcPr>
            <w:tcW w:w="2410" w:type="dxa"/>
            <w:shd w:val="clear" w:color="auto" w:fill="auto"/>
            <w:tcMar>
              <w:top w:w="80" w:type="dxa"/>
              <w:left w:w="80" w:type="dxa"/>
              <w:bottom w:w="80" w:type="dxa"/>
              <w:right w:w="80" w:type="dxa"/>
            </w:tcMar>
            <w:vAlign w:val="center"/>
          </w:tcPr>
          <w:p w14:paraId="25280477" w14:textId="77777777" w:rsidR="000600B7" w:rsidRDefault="000600B7">
            <w:pPr>
              <w:rPr>
                <w:sz w:val="24"/>
                <w:szCs w:val="24"/>
              </w:rPr>
            </w:pPr>
          </w:p>
        </w:tc>
        <w:tc>
          <w:tcPr>
            <w:tcW w:w="2126" w:type="dxa"/>
            <w:shd w:val="clear" w:color="auto" w:fill="auto"/>
            <w:vAlign w:val="center"/>
          </w:tcPr>
          <w:p w14:paraId="0B401EA7" w14:textId="77777777" w:rsidR="000600B7" w:rsidRDefault="00056389">
            <w:pPr>
              <w:ind w:left="141"/>
              <w:rPr>
                <w:sz w:val="24"/>
                <w:szCs w:val="24"/>
              </w:rPr>
            </w:pPr>
            <w:r>
              <w:rPr>
                <w:sz w:val="24"/>
                <w:szCs w:val="24"/>
              </w:rPr>
              <w:t>Orthoptera</w:t>
            </w:r>
          </w:p>
        </w:tc>
        <w:tc>
          <w:tcPr>
            <w:tcW w:w="3544" w:type="dxa"/>
            <w:shd w:val="clear" w:color="auto" w:fill="auto"/>
            <w:tcMar>
              <w:top w:w="80" w:type="dxa"/>
              <w:left w:w="80" w:type="dxa"/>
              <w:bottom w:w="80" w:type="dxa"/>
              <w:right w:w="80" w:type="dxa"/>
            </w:tcMar>
            <w:vAlign w:val="center"/>
          </w:tcPr>
          <w:p w14:paraId="35E4A2D8" w14:textId="77777777" w:rsidR="000600B7" w:rsidRDefault="00056389">
            <w:pPr>
              <w:rPr>
                <w:sz w:val="24"/>
                <w:szCs w:val="24"/>
              </w:rPr>
            </w:pPr>
            <w:r>
              <w:rPr>
                <w:sz w:val="24"/>
                <w:szCs w:val="24"/>
              </w:rPr>
              <w:t>Tridactylidae</w:t>
            </w:r>
          </w:p>
        </w:tc>
      </w:tr>
    </w:tbl>
    <w:p w14:paraId="27137EFE" w14:textId="77777777" w:rsidR="000600B7" w:rsidRDefault="000600B7">
      <w:pPr>
        <w:rPr>
          <w:b/>
          <w:color w:val="FF0000"/>
          <w:sz w:val="24"/>
          <w:szCs w:val="24"/>
        </w:rPr>
      </w:pPr>
    </w:p>
    <w:p w14:paraId="31FB8BA0" w14:textId="77777777" w:rsidR="000600B7" w:rsidRDefault="00056389">
      <w:pPr>
        <w:rPr>
          <w:b/>
          <w:color w:val="FF0000"/>
          <w:sz w:val="24"/>
          <w:szCs w:val="24"/>
        </w:rPr>
      </w:pPr>
      <w:r>
        <w:rPr>
          <w:b/>
          <w:color w:val="FF0000"/>
          <w:sz w:val="24"/>
          <w:szCs w:val="24"/>
        </w:rPr>
        <w:br w:type="page"/>
      </w:r>
    </w:p>
    <w:p w14:paraId="1A283931" w14:textId="77777777" w:rsidR="000600B7" w:rsidRDefault="00056389">
      <w:pPr>
        <w:rPr>
          <w:b/>
          <w:szCs w:val="24"/>
        </w:rPr>
      </w:pPr>
      <w:r>
        <w:rPr>
          <w:rFonts w:hint="eastAsia"/>
          <w:b/>
          <w:szCs w:val="24"/>
        </w:rPr>
        <w:lastRenderedPageBreak/>
        <w:t xml:space="preserve">Table S2. </w:t>
      </w:r>
      <w:r>
        <w:rPr>
          <w:rFonts w:hint="eastAsia"/>
          <w:szCs w:val="24"/>
        </w:rPr>
        <w:t xml:space="preserve">The proportions (mean </w:t>
      </w:r>
      <w:r>
        <w:rPr>
          <w:szCs w:val="24"/>
        </w:rPr>
        <w:t>±</w:t>
      </w:r>
      <w:r>
        <w:rPr>
          <w:rFonts w:hint="eastAsia"/>
          <w:szCs w:val="24"/>
        </w:rPr>
        <w:t xml:space="preserve"> SE) of prey sources (rice herbivores, tourist herbivores, detritivores) consumed in predators</w:t>
      </w:r>
      <w:r>
        <w:rPr>
          <w:szCs w:val="24"/>
        </w:rPr>
        <w:t>’</w:t>
      </w:r>
      <w:r>
        <w:rPr>
          <w:rFonts w:hint="eastAsia"/>
          <w:szCs w:val="24"/>
        </w:rPr>
        <w:t xml:space="preserve"> diet in organic and conventional rice farms over crop stages in each study year. </w:t>
      </w:r>
      <w:r>
        <w:rPr>
          <w:rFonts w:hint="eastAsia"/>
          <w:i/>
          <w:szCs w:val="24"/>
        </w:rPr>
        <w:t xml:space="preserve">n </w:t>
      </w:r>
      <w:r>
        <w:rPr>
          <w:rFonts w:hint="eastAsia"/>
          <w:szCs w:val="24"/>
        </w:rPr>
        <w:t xml:space="preserve">represents the number of replicate farms for the diet estimation. (Note that the differences in </w:t>
      </w:r>
      <w:r>
        <w:rPr>
          <w:rFonts w:hint="eastAsia"/>
          <w:i/>
          <w:szCs w:val="24"/>
        </w:rPr>
        <w:t xml:space="preserve">n </w:t>
      </w:r>
      <w:r>
        <w:rPr>
          <w:rFonts w:hint="eastAsia"/>
          <w:szCs w:val="24"/>
        </w:rPr>
        <w:t>were due to the absence of predators in the sweep-net samples in some replicate farms.)</w:t>
      </w:r>
    </w:p>
    <w:tbl>
      <w:tblPr>
        <w:tblStyle w:val="2"/>
        <w:tblW w:w="11085" w:type="dxa"/>
        <w:jc w:val="center"/>
        <w:tblLayout w:type="fixed"/>
        <w:tblLook w:val="04A0" w:firstRow="1" w:lastRow="0" w:firstColumn="1" w:lastColumn="0" w:noHBand="0" w:noVBand="1"/>
      </w:tblPr>
      <w:tblGrid>
        <w:gridCol w:w="743"/>
        <w:gridCol w:w="1578"/>
        <w:gridCol w:w="1359"/>
        <w:gridCol w:w="1359"/>
        <w:gridCol w:w="1868"/>
        <w:gridCol w:w="1868"/>
        <w:gridCol w:w="1869"/>
        <w:gridCol w:w="441"/>
      </w:tblGrid>
      <w:tr w:rsidR="000600B7" w14:paraId="1E48D720" w14:textId="77777777" w:rsidTr="000600B7">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val="restart"/>
            <w:tcBorders>
              <w:bottom w:val="single" w:sz="4" w:space="0" w:color="000000" w:themeColor="text1"/>
            </w:tcBorders>
            <w:shd w:val="clear" w:color="auto" w:fill="auto"/>
            <w:noWrap/>
            <w:vAlign w:val="center"/>
          </w:tcPr>
          <w:p w14:paraId="1426CBE5" w14:textId="77777777" w:rsidR="000600B7" w:rsidRDefault="00056389">
            <w:pPr>
              <w:spacing w:after="0" w:line="240" w:lineRule="auto"/>
              <w:jc w:val="left"/>
              <w:rPr>
                <w:rFonts w:cs="Arial"/>
                <w:b w:val="0"/>
                <w:color w:val="auto"/>
                <w:sz w:val="22"/>
              </w:rPr>
            </w:pPr>
            <w:r>
              <w:rPr>
                <w:rFonts w:cs="Arial"/>
                <w:b w:val="0"/>
                <w:color w:val="auto"/>
                <w:sz w:val="22"/>
              </w:rPr>
              <w:t>Year</w:t>
            </w:r>
          </w:p>
        </w:tc>
        <w:tc>
          <w:tcPr>
            <w:tcW w:w="1578" w:type="dxa"/>
            <w:vMerge w:val="restart"/>
            <w:tcBorders>
              <w:bottom w:val="single" w:sz="4" w:space="0" w:color="000000" w:themeColor="text1"/>
            </w:tcBorders>
            <w:shd w:val="clear" w:color="auto" w:fill="auto"/>
            <w:noWrap/>
            <w:vAlign w:val="center"/>
          </w:tcPr>
          <w:p w14:paraId="2F68C16C" w14:textId="77777777" w:rsidR="000600B7" w:rsidRDefault="00056389">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b w:val="0"/>
                <w:color w:val="auto"/>
                <w:sz w:val="22"/>
              </w:rPr>
              <w:t>Farm</w:t>
            </w:r>
            <w:r>
              <w:rPr>
                <w:rFonts w:cs="Arial" w:hint="eastAsia"/>
                <w:b w:val="0"/>
                <w:color w:val="auto"/>
                <w:sz w:val="22"/>
              </w:rPr>
              <w:t xml:space="preserve"> </w:t>
            </w:r>
            <w:r>
              <w:rPr>
                <w:rFonts w:cs="Arial"/>
                <w:b w:val="0"/>
                <w:color w:val="auto"/>
                <w:sz w:val="22"/>
              </w:rPr>
              <w:t>type</w:t>
            </w:r>
          </w:p>
        </w:tc>
        <w:tc>
          <w:tcPr>
            <w:tcW w:w="1359" w:type="dxa"/>
            <w:vMerge w:val="restart"/>
            <w:tcBorders>
              <w:bottom w:val="single" w:sz="4" w:space="0" w:color="000000" w:themeColor="text1"/>
            </w:tcBorders>
            <w:shd w:val="clear" w:color="auto" w:fill="auto"/>
            <w:noWrap/>
            <w:vAlign w:val="center"/>
          </w:tcPr>
          <w:p w14:paraId="60D10CAC" w14:textId="77777777" w:rsidR="000600B7" w:rsidRDefault="00056389">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hint="eastAsia"/>
                <w:b w:val="0"/>
                <w:color w:val="auto"/>
                <w:sz w:val="22"/>
              </w:rPr>
              <w:t>Crop s</w:t>
            </w:r>
            <w:r>
              <w:rPr>
                <w:rFonts w:cs="Arial"/>
                <w:b w:val="0"/>
                <w:color w:val="auto"/>
                <w:sz w:val="22"/>
              </w:rPr>
              <w:t>tage</w:t>
            </w:r>
          </w:p>
        </w:tc>
        <w:tc>
          <w:tcPr>
            <w:tcW w:w="1359" w:type="dxa"/>
            <w:vMerge w:val="restart"/>
            <w:tcBorders>
              <w:bottom w:val="single" w:sz="4" w:space="0" w:color="000000" w:themeColor="text1"/>
            </w:tcBorders>
            <w:shd w:val="clear" w:color="auto" w:fill="auto"/>
            <w:noWrap/>
            <w:vAlign w:val="center"/>
          </w:tcPr>
          <w:p w14:paraId="4EE0046A" w14:textId="77777777" w:rsidR="000600B7" w:rsidRDefault="00056389">
            <w:pPr>
              <w:spacing w:after="0" w:line="240" w:lineRule="auto"/>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b w:val="0"/>
                <w:color w:val="auto"/>
                <w:sz w:val="22"/>
              </w:rPr>
              <w:t>Predator</w:t>
            </w:r>
          </w:p>
        </w:tc>
        <w:tc>
          <w:tcPr>
            <w:tcW w:w="5605" w:type="dxa"/>
            <w:gridSpan w:val="3"/>
            <w:shd w:val="clear" w:color="auto" w:fill="auto"/>
            <w:noWrap/>
            <w:vAlign w:val="center"/>
          </w:tcPr>
          <w:p w14:paraId="03163FDC" w14:textId="77777777" w:rsidR="000600B7" w:rsidRDefault="0005638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color w:val="auto"/>
                <w:sz w:val="22"/>
              </w:rPr>
            </w:pPr>
            <w:r>
              <w:rPr>
                <w:rFonts w:cs="Arial" w:hint="eastAsia"/>
                <w:b w:val="0"/>
                <w:color w:val="auto"/>
                <w:sz w:val="22"/>
              </w:rPr>
              <w:t>Source</w:t>
            </w:r>
          </w:p>
        </w:tc>
        <w:tc>
          <w:tcPr>
            <w:tcW w:w="441" w:type="dxa"/>
            <w:vMerge w:val="restart"/>
            <w:tcBorders>
              <w:bottom w:val="single" w:sz="4" w:space="0" w:color="000000" w:themeColor="text1"/>
            </w:tcBorders>
            <w:shd w:val="clear" w:color="auto" w:fill="auto"/>
            <w:noWrap/>
            <w:vAlign w:val="center"/>
          </w:tcPr>
          <w:p w14:paraId="079C9D3D" w14:textId="77777777" w:rsidR="000600B7" w:rsidRDefault="00056389">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i/>
                <w:color w:val="auto"/>
                <w:sz w:val="22"/>
              </w:rPr>
            </w:pPr>
            <w:r>
              <w:rPr>
                <w:rFonts w:cs="Arial"/>
                <w:b w:val="0"/>
                <w:i/>
                <w:color w:val="auto"/>
                <w:sz w:val="22"/>
              </w:rPr>
              <w:t>n</w:t>
            </w:r>
          </w:p>
        </w:tc>
      </w:tr>
      <w:tr w:rsidR="000600B7" w14:paraId="1D75EF13"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tcBorders>
              <w:top w:val="nil"/>
              <w:left w:val="nil"/>
              <w:bottom w:val="single" w:sz="4" w:space="0" w:color="000000" w:themeColor="text1"/>
              <w:right w:val="nil"/>
            </w:tcBorders>
            <w:shd w:val="clear" w:color="auto" w:fill="auto"/>
            <w:noWrap/>
            <w:vAlign w:val="center"/>
          </w:tcPr>
          <w:p w14:paraId="6B71A64D" w14:textId="77777777" w:rsidR="000600B7" w:rsidRDefault="000600B7">
            <w:pPr>
              <w:spacing w:after="0" w:line="240" w:lineRule="auto"/>
              <w:jc w:val="left"/>
              <w:rPr>
                <w:rFonts w:cs="Arial"/>
                <w:b w:val="0"/>
                <w:color w:val="auto"/>
                <w:sz w:val="22"/>
              </w:rPr>
            </w:pPr>
          </w:p>
        </w:tc>
        <w:tc>
          <w:tcPr>
            <w:tcW w:w="1578" w:type="dxa"/>
            <w:vMerge/>
            <w:tcBorders>
              <w:top w:val="nil"/>
              <w:bottom w:val="single" w:sz="4" w:space="0" w:color="000000" w:themeColor="text1"/>
              <w:right w:val="nil"/>
            </w:tcBorders>
            <w:shd w:val="clear" w:color="auto" w:fill="auto"/>
            <w:noWrap/>
            <w:vAlign w:val="center"/>
          </w:tcPr>
          <w:p w14:paraId="0205D811"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14:paraId="353EB840"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right w:val="nil"/>
            </w:tcBorders>
            <w:shd w:val="clear" w:color="auto" w:fill="auto"/>
            <w:noWrap/>
            <w:vAlign w:val="center"/>
          </w:tcPr>
          <w:p w14:paraId="422F524F"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868" w:type="dxa"/>
            <w:tcBorders>
              <w:top w:val="single" w:sz="8" w:space="0" w:color="000000" w:themeColor="text1"/>
              <w:bottom w:val="single" w:sz="4" w:space="0" w:color="000000" w:themeColor="text1"/>
              <w:right w:val="nil"/>
            </w:tcBorders>
            <w:shd w:val="clear" w:color="auto" w:fill="auto"/>
            <w:noWrap/>
            <w:vAlign w:val="center"/>
          </w:tcPr>
          <w:p w14:paraId="2C75702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Rice</w:t>
            </w:r>
            <w:r>
              <w:rPr>
                <w:rFonts w:cs="Arial" w:hint="eastAsia"/>
                <w:color w:val="auto"/>
                <w:sz w:val="22"/>
              </w:rPr>
              <w:t xml:space="preserve"> </w:t>
            </w:r>
            <w:r>
              <w:rPr>
                <w:rFonts w:cs="Arial"/>
                <w:color w:val="auto"/>
                <w:sz w:val="22"/>
              </w:rPr>
              <w:t>herb</w:t>
            </w:r>
            <w:r>
              <w:rPr>
                <w:rFonts w:cs="Arial" w:hint="eastAsia"/>
                <w:color w:val="auto"/>
                <w:sz w:val="22"/>
              </w:rPr>
              <w:t>ivore</w:t>
            </w:r>
          </w:p>
        </w:tc>
        <w:tc>
          <w:tcPr>
            <w:tcW w:w="1868" w:type="dxa"/>
            <w:tcBorders>
              <w:top w:val="single" w:sz="8" w:space="0" w:color="000000" w:themeColor="text1"/>
              <w:bottom w:val="single" w:sz="4" w:space="0" w:color="000000" w:themeColor="text1"/>
              <w:right w:val="nil"/>
            </w:tcBorders>
            <w:shd w:val="clear" w:color="auto" w:fill="auto"/>
            <w:noWrap/>
            <w:vAlign w:val="center"/>
          </w:tcPr>
          <w:p w14:paraId="305B43C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Tour</w:t>
            </w:r>
            <w:r>
              <w:rPr>
                <w:rFonts w:cs="Arial" w:hint="eastAsia"/>
                <w:color w:val="auto"/>
                <w:sz w:val="22"/>
              </w:rPr>
              <w:t xml:space="preserve">ist </w:t>
            </w:r>
            <w:r>
              <w:rPr>
                <w:rFonts w:cs="Arial"/>
                <w:color w:val="auto"/>
                <w:sz w:val="22"/>
              </w:rPr>
              <w:t>herb</w:t>
            </w:r>
            <w:r>
              <w:rPr>
                <w:rFonts w:cs="Arial" w:hint="eastAsia"/>
                <w:color w:val="auto"/>
                <w:sz w:val="22"/>
              </w:rPr>
              <w:t>ivore</w:t>
            </w:r>
          </w:p>
        </w:tc>
        <w:tc>
          <w:tcPr>
            <w:tcW w:w="1869" w:type="dxa"/>
            <w:tcBorders>
              <w:top w:val="single" w:sz="8" w:space="0" w:color="000000" w:themeColor="text1"/>
              <w:bottom w:val="single" w:sz="4" w:space="0" w:color="000000" w:themeColor="text1"/>
              <w:right w:val="nil"/>
            </w:tcBorders>
            <w:shd w:val="clear" w:color="auto" w:fill="auto"/>
            <w:noWrap/>
            <w:vAlign w:val="center"/>
          </w:tcPr>
          <w:p w14:paraId="3844266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Detritivore</w:t>
            </w:r>
          </w:p>
        </w:tc>
        <w:tc>
          <w:tcPr>
            <w:tcW w:w="441" w:type="dxa"/>
            <w:vMerge/>
            <w:tcBorders>
              <w:top w:val="single" w:sz="8" w:space="0" w:color="000000" w:themeColor="text1"/>
              <w:bottom w:val="single" w:sz="4" w:space="0" w:color="000000" w:themeColor="text1"/>
              <w:right w:val="nil"/>
            </w:tcBorders>
            <w:shd w:val="clear" w:color="auto" w:fill="auto"/>
            <w:noWrap/>
            <w:vAlign w:val="center"/>
          </w:tcPr>
          <w:p w14:paraId="2982E41D" w14:textId="77777777" w:rsidR="000600B7" w:rsidRDefault="000600B7">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p>
        </w:tc>
      </w:tr>
      <w:tr w:rsidR="000600B7" w14:paraId="02A309B4"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top w:val="single" w:sz="4" w:space="0" w:color="000000" w:themeColor="text1"/>
            </w:tcBorders>
            <w:shd w:val="clear" w:color="auto" w:fill="auto"/>
            <w:noWrap/>
            <w:vAlign w:val="center"/>
          </w:tcPr>
          <w:p w14:paraId="50616AC4" w14:textId="77777777" w:rsidR="000600B7" w:rsidRDefault="00056389">
            <w:pPr>
              <w:spacing w:after="0" w:line="240" w:lineRule="auto"/>
              <w:jc w:val="left"/>
              <w:rPr>
                <w:rFonts w:cs="Arial"/>
                <w:b w:val="0"/>
                <w:color w:val="auto"/>
                <w:sz w:val="22"/>
              </w:rPr>
            </w:pPr>
            <w:r>
              <w:rPr>
                <w:rFonts w:cs="Arial"/>
                <w:b w:val="0"/>
                <w:color w:val="auto"/>
                <w:sz w:val="22"/>
              </w:rPr>
              <w:t>2017</w:t>
            </w:r>
          </w:p>
        </w:tc>
        <w:tc>
          <w:tcPr>
            <w:tcW w:w="1578" w:type="dxa"/>
            <w:tcBorders>
              <w:top w:val="single" w:sz="4" w:space="0" w:color="000000" w:themeColor="text1"/>
            </w:tcBorders>
            <w:shd w:val="clear" w:color="auto" w:fill="auto"/>
            <w:noWrap/>
            <w:vAlign w:val="center"/>
          </w:tcPr>
          <w:p w14:paraId="4449CA41"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tcBorders>
              <w:top w:val="single" w:sz="4" w:space="0" w:color="000000" w:themeColor="text1"/>
            </w:tcBorders>
            <w:shd w:val="clear" w:color="auto" w:fill="auto"/>
            <w:noWrap/>
            <w:vAlign w:val="center"/>
          </w:tcPr>
          <w:p w14:paraId="5DE0EC6A"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top w:val="single" w:sz="4" w:space="0" w:color="000000" w:themeColor="text1"/>
            </w:tcBorders>
            <w:shd w:val="clear" w:color="auto" w:fill="auto"/>
            <w:noWrap/>
            <w:vAlign w:val="center"/>
          </w:tcPr>
          <w:p w14:paraId="18DA7F51"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top w:val="single" w:sz="4" w:space="0" w:color="000000" w:themeColor="text1"/>
            </w:tcBorders>
            <w:shd w:val="clear" w:color="auto" w:fill="auto"/>
            <w:noWrap/>
            <w:vAlign w:val="center"/>
          </w:tcPr>
          <w:p w14:paraId="115313F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0.27 ± 0.08</w:t>
            </w:r>
          </w:p>
        </w:tc>
        <w:tc>
          <w:tcPr>
            <w:tcW w:w="1868" w:type="dxa"/>
            <w:tcBorders>
              <w:top w:val="single" w:sz="4" w:space="0" w:color="000000" w:themeColor="text1"/>
            </w:tcBorders>
            <w:shd w:val="clear" w:color="auto" w:fill="auto"/>
            <w:noWrap/>
            <w:vAlign w:val="center"/>
          </w:tcPr>
          <w:p w14:paraId="3B32379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0.05</w:t>
            </w:r>
          </w:p>
        </w:tc>
        <w:tc>
          <w:tcPr>
            <w:tcW w:w="1869" w:type="dxa"/>
            <w:tcBorders>
              <w:top w:val="single" w:sz="4" w:space="0" w:color="000000" w:themeColor="text1"/>
            </w:tcBorders>
            <w:shd w:val="clear" w:color="auto" w:fill="auto"/>
            <w:noWrap/>
            <w:vAlign w:val="center"/>
          </w:tcPr>
          <w:p w14:paraId="108B403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0.54 ± 0.12</w:t>
            </w:r>
          </w:p>
        </w:tc>
        <w:tc>
          <w:tcPr>
            <w:tcW w:w="441" w:type="dxa"/>
            <w:tcBorders>
              <w:top w:val="single" w:sz="4" w:space="0" w:color="000000" w:themeColor="text1"/>
            </w:tcBorders>
            <w:shd w:val="clear" w:color="auto" w:fill="auto"/>
            <w:noWrap/>
            <w:vAlign w:val="center"/>
          </w:tcPr>
          <w:p w14:paraId="492A9BA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441D102F"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3B7E74D"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1315590"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CAC1E99"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21EB0A5"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7E6B7FC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0.21 ± 0.13</w:t>
            </w:r>
          </w:p>
        </w:tc>
        <w:tc>
          <w:tcPr>
            <w:tcW w:w="1868" w:type="dxa"/>
            <w:tcBorders>
              <w:right w:val="nil"/>
            </w:tcBorders>
            <w:shd w:val="clear" w:color="auto" w:fill="auto"/>
            <w:noWrap/>
            <w:vAlign w:val="center"/>
          </w:tcPr>
          <w:p w14:paraId="7D13082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0.33 ± 0.16</w:t>
            </w:r>
          </w:p>
        </w:tc>
        <w:tc>
          <w:tcPr>
            <w:tcW w:w="1869" w:type="dxa"/>
            <w:tcBorders>
              <w:right w:val="nil"/>
            </w:tcBorders>
            <w:shd w:val="clear" w:color="auto" w:fill="auto"/>
            <w:noWrap/>
            <w:vAlign w:val="center"/>
          </w:tcPr>
          <w:p w14:paraId="5E2DC0C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0.46 ± 0.18</w:t>
            </w:r>
          </w:p>
        </w:tc>
        <w:tc>
          <w:tcPr>
            <w:tcW w:w="441" w:type="dxa"/>
            <w:tcBorders>
              <w:right w:val="nil"/>
            </w:tcBorders>
            <w:shd w:val="clear" w:color="auto" w:fill="auto"/>
            <w:noWrap/>
            <w:vAlign w:val="center"/>
          </w:tcPr>
          <w:p w14:paraId="1C4953B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3F3192C8"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A02B537"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44EEC62A"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735022A"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7A0D4FB"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2017853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0.74</w:t>
            </w:r>
          </w:p>
        </w:tc>
        <w:tc>
          <w:tcPr>
            <w:tcW w:w="1868" w:type="dxa"/>
            <w:shd w:val="clear" w:color="auto" w:fill="auto"/>
            <w:noWrap/>
            <w:vAlign w:val="center"/>
          </w:tcPr>
          <w:p w14:paraId="415E554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w:t>
            </w:r>
          </w:p>
        </w:tc>
        <w:tc>
          <w:tcPr>
            <w:tcW w:w="1869" w:type="dxa"/>
            <w:shd w:val="clear" w:color="auto" w:fill="auto"/>
            <w:noWrap/>
            <w:vAlign w:val="center"/>
          </w:tcPr>
          <w:p w14:paraId="5AF9D3B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w:t>
            </w:r>
          </w:p>
        </w:tc>
        <w:tc>
          <w:tcPr>
            <w:tcW w:w="441" w:type="dxa"/>
            <w:shd w:val="clear" w:color="auto" w:fill="auto"/>
            <w:noWrap/>
            <w:vAlign w:val="center"/>
          </w:tcPr>
          <w:p w14:paraId="3D3BEE4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0600B7" w14:paraId="2442FF9D"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BD8CCD5"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773700D6"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427FC85"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5D0F27A6"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2970E10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0.82 ± 0.04</w:t>
            </w:r>
          </w:p>
        </w:tc>
        <w:tc>
          <w:tcPr>
            <w:tcW w:w="1868" w:type="dxa"/>
            <w:tcBorders>
              <w:right w:val="nil"/>
            </w:tcBorders>
            <w:shd w:val="clear" w:color="auto" w:fill="auto"/>
            <w:noWrap/>
            <w:vAlign w:val="center"/>
          </w:tcPr>
          <w:p w14:paraId="6A75753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0.13 ± 0.04</w:t>
            </w:r>
          </w:p>
        </w:tc>
        <w:tc>
          <w:tcPr>
            <w:tcW w:w="1869" w:type="dxa"/>
            <w:tcBorders>
              <w:right w:val="nil"/>
            </w:tcBorders>
            <w:shd w:val="clear" w:color="auto" w:fill="auto"/>
            <w:noWrap/>
            <w:vAlign w:val="center"/>
          </w:tcPr>
          <w:p w14:paraId="371F07F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14:paraId="3C80622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383E3136"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954E468"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08CB305E"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60B3DAB"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849B9D1"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2F6A419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0.69 ± 0.15</w:t>
            </w:r>
          </w:p>
        </w:tc>
        <w:tc>
          <w:tcPr>
            <w:tcW w:w="1868" w:type="dxa"/>
            <w:shd w:val="clear" w:color="auto" w:fill="auto"/>
            <w:noWrap/>
            <w:vAlign w:val="center"/>
          </w:tcPr>
          <w:p w14:paraId="1A6346A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0.15</w:t>
            </w:r>
          </w:p>
        </w:tc>
        <w:tc>
          <w:tcPr>
            <w:tcW w:w="1869" w:type="dxa"/>
            <w:shd w:val="clear" w:color="auto" w:fill="auto"/>
            <w:noWrap/>
            <w:vAlign w:val="center"/>
          </w:tcPr>
          <w:p w14:paraId="6D9B283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0.04</w:t>
            </w:r>
          </w:p>
        </w:tc>
        <w:tc>
          <w:tcPr>
            <w:tcW w:w="441" w:type="dxa"/>
            <w:shd w:val="clear" w:color="auto" w:fill="auto"/>
            <w:noWrap/>
            <w:vAlign w:val="center"/>
          </w:tcPr>
          <w:p w14:paraId="7463EB1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4B9B0BCA"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4F2C174"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FF45B01"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C54035D"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E11E3FF"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1F6485F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0.79</w:t>
            </w:r>
          </w:p>
        </w:tc>
        <w:tc>
          <w:tcPr>
            <w:tcW w:w="1868" w:type="dxa"/>
            <w:tcBorders>
              <w:right w:val="nil"/>
            </w:tcBorders>
            <w:shd w:val="clear" w:color="auto" w:fill="auto"/>
            <w:noWrap/>
            <w:vAlign w:val="center"/>
          </w:tcPr>
          <w:p w14:paraId="6E74A79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w:t>
            </w:r>
          </w:p>
        </w:tc>
        <w:tc>
          <w:tcPr>
            <w:tcW w:w="1869" w:type="dxa"/>
            <w:tcBorders>
              <w:right w:val="nil"/>
            </w:tcBorders>
            <w:shd w:val="clear" w:color="auto" w:fill="auto"/>
            <w:noWrap/>
            <w:vAlign w:val="center"/>
          </w:tcPr>
          <w:p w14:paraId="0C4DB7D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w:t>
            </w:r>
          </w:p>
        </w:tc>
        <w:tc>
          <w:tcPr>
            <w:tcW w:w="441" w:type="dxa"/>
            <w:tcBorders>
              <w:right w:val="nil"/>
            </w:tcBorders>
            <w:shd w:val="clear" w:color="auto" w:fill="auto"/>
            <w:noWrap/>
            <w:vAlign w:val="center"/>
          </w:tcPr>
          <w:p w14:paraId="1C92ED0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0600B7" w14:paraId="640C16A2"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62028B7"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6AC6B045"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3654552"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3F21372D"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784E91C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shd w:val="clear" w:color="auto" w:fill="auto"/>
            <w:noWrap/>
            <w:vAlign w:val="center"/>
          </w:tcPr>
          <w:p w14:paraId="793ACC9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5FC6B1B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649C87A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015CDF33"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ECD3B50"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62694C92"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CAB5514"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3EBCA83"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17C4F35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0.78 ± 0.12</w:t>
            </w:r>
          </w:p>
        </w:tc>
        <w:tc>
          <w:tcPr>
            <w:tcW w:w="1868" w:type="dxa"/>
            <w:tcBorders>
              <w:right w:val="nil"/>
            </w:tcBorders>
            <w:shd w:val="clear" w:color="auto" w:fill="auto"/>
            <w:noWrap/>
            <w:vAlign w:val="center"/>
          </w:tcPr>
          <w:p w14:paraId="79B6F0D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0.12</w:t>
            </w:r>
          </w:p>
        </w:tc>
        <w:tc>
          <w:tcPr>
            <w:tcW w:w="1869" w:type="dxa"/>
            <w:tcBorders>
              <w:right w:val="nil"/>
            </w:tcBorders>
            <w:shd w:val="clear" w:color="auto" w:fill="auto"/>
            <w:noWrap/>
            <w:vAlign w:val="center"/>
          </w:tcPr>
          <w:p w14:paraId="7A43665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14:paraId="06B8FA0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54216554"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2EB5648"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7959EF2E"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A39BA04"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3A1DA22"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533A2A6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0.93 ± 0.01</w:t>
            </w:r>
          </w:p>
        </w:tc>
        <w:tc>
          <w:tcPr>
            <w:tcW w:w="1868" w:type="dxa"/>
            <w:shd w:val="clear" w:color="auto" w:fill="auto"/>
            <w:noWrap/>
            <w:vAlign w:val="center"/>
          </w:tcPr>
          <w:p w14:paraId="7979D2B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5196794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shd w:val="clear" w:color="auto" w:fill="auto"/>
            <w:noWrap/>
            <w:vAlign w:val="center"/>
          </w:tcPr>
          <w:p w14:paraId="14B7396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5EA37497"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039239B"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4B17ADDA"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6675550A"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3E4C6076"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131D641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0.23 ± 0.01</w:t>
            </w:r>
          </w:p>
        </w:tc>
        <w:tc>
          <w:tcPr>
            <w:tcW w:w="1868" w:type="dxa"/>
            <w:tcBorders>
              <w:right w:val="nil"/>
            </w:tcBorders>
            <w:shd w:val="clear" w:color="auto" w:fill="auto"/>
            <w:noWrap/>
            <w:vAlign w:val="center"/>
          </w:tcPr>
          <w:p w14:paraId="6994817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0.05</w:t>
            </w:r>
          </w:p>
        </w:tc>
        <w:tc>
          <w:tcPr>
            <w:tcW w:w="1869" w:type="dxa"/>
            <w:tcBorders>
              <w:right w:val="nil"/>
            </w:tcBorders>
            <w:shd w:val="clear" w:color="auto" w:fill="auto"/>
            <w:noWrap/>
            <w:vAlign w:val="center"/>
          </w:tcPr>
          <w:p w14:paraId="0136BEC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0.59 ± 0.05</w:t>
            </w:r>
          </w:p>
        </w:tc>
        <w:tc>
          <w:tcPr>
            <w:tcW w:w="441" w:type="dxa"/>
            <w:tcBorders>
              <w:right w:val="nil"/>
            </w:tcBorders>
            <w:shd w:val="clear" w:color="auto" w:fill="auto"/>
            <w:noWrap/>
            <w:vAlign w:val="center"/>
          </w:tcPr>
          <w:p w14:paraId="2C41429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265EE225"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3FBCA7E0"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43810475"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794CC4D"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26E90F9"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56BC629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0.01</w:t>
            </w:r>
          </w:p>
        </w:tc>
        <w:tc>
          <w:tcPr>
            <w:tcW w:w="1868" w:type="dxa"/>
            <w:shd w:val="clear" w:color="auto" w:fill="auto"/>
            <w:noWrap/>
            <w:vAlign w:val="center"/>
          </w:tcPr>
          <w:p w14:paraId="1420302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 ± 0.06</w:t>
            </w:r>
          </w:p>
        </w:tc>
        <w:tc>
          <w:tcPr>
            <w:tcW w:w="1869" w:type="dxa"/>
            <w:shd w:val="clear" w:color="auto" w:fill="auto"/>
            <w:noWrap/>
            <w:vAlign w:val="center"/>
          </w:tcPr>
          <w:p w14:paraId="31E3F91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0.08</w:t>
            </w:r>
          </w:p>
        </w:tc>
        <w:tc>
          <w:tcPr>
            <w:tcW w:w="441" w:type="dxa"/>
            <w:shd w:val="clear" w:color="auto" w:fill="auto"/>
            <w:noWrap/>
            <w:vAlign w:val="center"/>
          </w:tcPr>
          <w:p w14:paraId="11D7FF0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42ADD47C"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11666EE"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737788DB"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BCA35F0"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784261C"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13B6C58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w:t>
            </w:r>
          </w:p>
        </w:tc>
        <w:tc>
          <w:tcPr>
            <w:tcW w:w="1868" w:type="dxa"/>
            <w:tcBorders>
              <w:right w:val="nil"/>
            </w:tcBorders>
            <w:shd w:val="clear" w:color="auto" w:fill="auto"/>
            <w:noWrap/>
            <w:vAlign w:val="center"/>
          </w:tcPr>
          <w:p w14:paraId="65C5BA1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w:t>
            </w:r>
          </w:p>
        </w:tc>
        <w:tc>
          <w:tcPr>
            <w:tcW w:w="1869" w:type="dxa"/>
            <w:tcBorders>
              <w:right w:val="nil"/>
            </w:tcBorders>
            <w:shd w:val="clear" w:color="auto" w:fill="auto"/>
            <w:noWrap/>
            <w:vAlign w:val="center"/>
          </w:tcPr>
          <w:p w14:paraId="6D80041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w:t>
            </w:r>
          </w:p>
        </w:tc>
        <w:tc>
          <w:tcPr>
            <w:tcW w:w="441" w:type="dxa"/>
            <w:tcBorders>
              <w:right w:val="nil"/>
            </w:tcBorders>
            <w:shd w:val="clear" w:color="auto" w:fill="auto"/>
            <w:noWrap/>
            <w:vAlign w:val="center"/>
          </w:tcPr>
          <w:p w14:paraId="63294E4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1</w:t>
            </w:r>
          </w:p>
        </w:tc>
      </w:tr>
      <w:tr w:rsidR="000600B7" w14:paraId="57245260"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1BD8432"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7E854242"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94BE4D9"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4F9730DF"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763AC54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0.83 ± 0.03</w:t>
            </w:r>
          </w:p>
        </w:tc>
        <w:tc>
          <w:tcPr>
            <w:tcW w:w="1868" w:type="dxa"/>
            <w:shd w:val="clear" w:color="auto" w:fill="auto"/>
            <w:noWrap/>
            <w:vAlign w:val="center"/>
          </w:tcPr>
          <w:p w14:paraId="47AE648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0.12 ± 0.03</w:t>
            </w:r>
          </w:p>
        </w:tc>
        <w:tc>
          <w:tcPr>
            <w:tcW w:w="1869" w:type="dxa"/>
            <w:shd w:val="clear" w:color="auto" w:fill="auto"/>
            <w:noWrap/>
            <w:vAlign w:val="center"/>
          </w:tcPr>
          <w:p w14:paraId="0854142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441" w:type="dxa"/>
            <w:shd w:val="clear" w:color="auto" w:fill="auto"/>
            <w:noWrap/>
            <w:vAlign w:val="center"/>
          </w:tcPr>
          <w:p w14:paraId="1C96902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62AB6C4B"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779078A"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69230ABA"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05F7A5C"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9E5C767"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2F1FAC2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0.02</w:t>
            </w:r>
          </w:p>
        </w:tc>
        <w:tc>
          <w:tcPr>
            <w:tcW w:w="1868" w:type="dxa"/>
            <w:tcBorders>
              <w:right w:val="nil"/>
            </w:tcBorders>
            <w:shd w:val="clear" w:color="auto" w:fill="auto"/>
            <w:noWrap/>
            <w:vAlign w:val="center"/>
          </w:tcPr>
          <w:p w14:paraId="6D1C7EC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14:paraId="793888F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0.01</w:t>
            </w:r>
          </w:p>
        </w:tc>
        <w:tc>
          <w:tcPr>
            <w:tcW w:w="441" w:type="dxa"/>
            <w:tcBorders>
              <w:right w:val="nil"/>
            </w:tcBorders>
            <w:shd w:val="clear" w:color="auto" w:fill="auto"/>
            <w:noWrap/>
            <w:vAlign w:val="center"/>
          </w:tcPr>
          <w:p w14:paraId="08EC0C9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5252B0F4"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56673FA"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267C2BE4"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4AC9D27"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D15940B"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6FDD50A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0.88 ± 0.02</w:t>
            </w:r>
          </w:p>
        </w:tc>
        <w:tc>
          <w:tcPr>
            <w:tcW w:w="1868" w:type="dxa"/>
            <w:shd w:val="clear" w:color="auto" w:fill="auto"/>
            <w:noWrap/>
            <w:vAlign w:val="center"/>
          </w:tcPr>
          <w:p w14:paraId="186BC47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1869" w:type="dxa"/>
            <w:shd w:val="clear" w:color="auto" w:fill="auto"/>
            <w:noWrap/>
            <w:vAlign w:val="center"/>
          </w:tcPr>
          <w:p w14:paraId="795C490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441" w:type="dxa"/>
            <w:shd w:val="clear" w:color="auto" w:fill="auto"/>
            <w:noWrap/>
            <w:vAlign w:val="center"/>
          </w:tcPr>
          <w:p w14:paraId="646A051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0600B7" w14:paraId="23555F9A"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95B59CE"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50911385"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8A6AD6E"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5D58462D"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1E8917C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tcBorders>
              <w:right w:val="nil"/>
            </w:tcBorders>
            <w:shd w:val="clear" w:color="auto" w:fill="auto"/>
            <w:noWrap/>
            <w:vAlign w:val="center"/>
          </w:tcPr>
          <w:p w14:paraId="0C62B2B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14:paraId="416F0CD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5C4D7A3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72C677E0"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D415A75"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6F38073A"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37A3C46"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3671B2E"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758A6DB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0.91 ± 0.01</w:t>
            </w:r>
          </w:p>
        </w:tc>
        <w:tc>
          <w:tcPr>
            <w:tcW w:w="1868" w:type="dxa"/>
            <w:shd w:val="clear" w:color="auto" w:fill="auto"/>
            <w:noWrap/>
            <w:vAlign w:val="center"/>
          </w:tcPr>
          <w:p w14:paraId="5A9F82D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346BFE2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2E00E10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47719961"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2F1C981"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50CC40E4"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6E23B4D"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009D5F5"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446201C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7EEC019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3F06022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648E702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0600B7" w14:paraId="0FC1A2FC"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C15F8D3" w14:textId="77777777" w:rsidR="000600B7" w:rsidRDefault="00056389">
            <w:pPr>
              <w:spacing w:after="0" w:line="240" w:lineRule="auto"/>
              <w:jc w:val="left"/>
              <w:rPr>
                <w:rFonts w:cs="Arial"/>
                <w:b w:val="0"/>
                <w:color w:val="auto"/>
                <w:sz w:val="22"/>
              </w:rPr>
            </w:pPr>
            <w:r>
              <w:rPr>
                <w:rFonts w:cs="Arial"/>
                <w:b w:val="0"/>
                <w:color w:val="auto"/>
                <w:sz w:val="22"/>
              </w:rPr>
              <w:t>2018</w:t>
            </w:r>
          </w:p>
        </w:tc>
        <w:tc>
          <w:tcPr>
            <w:tcW w:w="1578" w:type="dxa"/>
            <w:shd w:val="clear" w:color="auto" w:fill="auto"/>
            <w:noWrap/>
            <w:vAlign w:val="center"/>
          </w:tcPr>
          <w:p w14:paraId="21F7A7A5"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14:paraId="34E73B7C"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shd w:val="clear" w:color="auto" w:fill="auto"/>
            <w:noWrap/>
            <w:vAlign w:val="center"/>
          </w:tcPr>
          <w:p w14:paraId="25E1D605"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63DC4CB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0.23 ± 0.03</w:t>
            </w:r>
          </w:p>
        </w:tc>
        <w:tc>
          <w:tcPr>
            <w:tcW w:w="1868" w:type="dxa"/>
            <w:shd w:val="clear" w:color="auto" w:fill="auto"/>
            <w:noWrap/>
            <w:vAlign w:val="center"/>
          </w:tcPr>
          <w:p w14:paraId="1577EC9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0.22 ± 0.05</w:t>
            </w:r>
          </w:p>
        </w:tc>
        <w:tc>
          <w:tcPr>
            <w:tcW w:w="1869" w:type="dxa"/>
            <w:shd w:val="clear" w:color="auto" w:fill="auto"/>
            <w:noWrap/>
            <w:vAlign w:val="center"/>
          </w:tcPr>
          <w:p w14:paraId="34BC03B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0.06</w:t>
            </w:r>
          </w:p>
        </w:tc>
        <w:tc>
          <w:tcPr>
            <w:tcW w:w="441" w:type="dxa"/>
            <w:shd w:val="clear" w:color="auto" w:fill="auto"/>
            <w:noWrap/>
            <w:vAlign w:val="center"/>
          </w:tcPr>
          <w:p w14:paraId="2BE8744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212DA8B5"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12965333"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C02811A"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71F9769"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200969A"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3B9E445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0.02</w:t>
            </w:r>
          </w:p>
        </w:tc>
        <w:tc>
          <w:tcPr>
            <w:tcW w:w="1868" w:type="dxa"/>
            <w:tcBorders>
              <w:right w:val="nil"/>
            </w:tcBorders>
            <w:shd w:val="clear" w:color="auto" w:fill="auto"/>
            <w:noWrap/>
            <w:vAlign w:val="center"/>
          </w:tcPr>
          <w:p w14:paraId="41B1D3B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0.28 ± 0.07</w:t>
            </w:r>
          </w:p>
        </w:tc>
        <w:tc>
          <w:tcPr>
            <w:tcW w:w="1869" w:type="dxa"/>
            <w:tcBorders>
              <w:right w:val="nil"/>
            </w:tcBorders>
            <w:shd w:val="clear" w:color="auto" w:fill="auto"/>
            <w:noWrap/>
            <w:vAlign w:val="center"/>
          </w:tcPr>
          <w:p w14:paraId="5E14003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0.52 ± 0.07</w:t>
            </w:r>
          </w:p>
        </w:tc>
        <w:tc>
          <w:tcPr>
            <w:tcW w:w="441" w:type="dxa"/>
            <w:tcBorders>
              <w:right w:val="nil"/>
            </w:tcBorders>
            <w:shd w:val="clear" w:color="auto" w:fill="auto"/>
            <w:noWrap/>
            <w:vAlign w:val="center"/>
          </w:tcPr>
          <w:p w14:paraId="405893D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375EFC96"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FADE14C"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7CA90DA0"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C7CBE6A"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8A1DC1F"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5486759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0.81 ± 0.02</w:t>
            </w:r>
          </w:p>
        </w:tc>
        <w:tc>
          <w:tcPr>
            <w:tcW w:w="1868" w:type="dxa"/>
            <w:shd w:val="clear" w:color="auto" w:fill="auto"/>
            <w:noWrap/>
            <w:vAlign w:val="center"/>
          </w:tcPr>
          <w:p w14:paraId="455A040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0.01</w:t>
            </w:r>
          </w:p>
        </w:tc>
        <w:tc>
          <w:tcPr>
            <w:tcW w:w="1869" w:type="dxa"/>
            <w:shd w:val="clear" w:color="auto" w:fill="auto"/>
            <w:noWrap/>
            <w:vAlign w:val="center"/>
          </w:tcPr>
          <w:p w14:paraId="2958BEF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0.01</w:t>
            </w:r>
          </w:p>
        </w:tc>
        <w:tc>
          <w:tcPr>
            <w:tcW w:w="441" w:type="dxa"/>
            <w:shd w:val="clear" w:color="auto" w:fill="auto"/>
            <w:noWrap/>
            <w:vAlign w:val="center"/>
          </w:tcPr>
          <w:p w14:paraId="4CA37F7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00B7" w14:paraId="0E8CBD81"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20CCAFA"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4FD3B368"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7968DC7"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35C9BB79"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1729E2E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0.75 ± 0.04</w:t>
            </w:r>
          </w:p>
        </w:tc>
        <w:tc>
          <w:tcPr>
            <w:tcW w:w="1868" w:type="dxa"/>
            <w:tcBorders>
              <w:right w:val="nil"/>
            </w:tcBorders>
            <w:shd w:val="clear" w:color="auto" w:fill="auto"/>
            <w:noWrap/>
            <w:vAlign w:val="center"/>
          </w:tcPr>
          <w:p w14:paraId="3CF3935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14:paraId="6769148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441" w:type="dxa"/>
            <w:tcBorders>
              <w:right w:val="nil"/>
            </w:tcBorders>
            <w:shd w:val="clear" w:color="auto" w:fill="auto"/>
            <w:noWrap/>
            <w:vAlign w:val="center"/>
          </w:tcPr>
          <w:p w14:paraId="45454C4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00B7" w14:paraId="41328B3D"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84EB2B0"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0E29E5F4"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8677736"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4554DF3"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479C3C8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0.73 ± 0.07</w:t>
            </w:r>
          </w:p>
        </w:tc>
        <w:tc>
          <w:tcPr>
            <w:tcW w:w="1868" w:type="dxa"/>
            <w:shd w:val="clear" w:color="auto" w:fill="auto"/>
            <w:noWrap/>
            <w:vAlign w:val="center"/>
          </w:tcPr>
          <w:p w14:paraId="4FCA7A9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0.07</w:t>
            </w:r>
          </w:p>
        </w:tc>
        <w:tc>
          <w:tcPr>
            <w:tcW w:w="1869" w:type="dxa"/>
            <w:shd w:val="clear" w:color="auto" w:fill="auto"/>
            <w:noWrap/>
            <w:vAlign w:val="center"/>
          </w:tcPr>
          <w:p w14:paraId="25CE604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0.04</w:t>
            </w:r>
          </w:p>
        </w:tc>
        <w:tc>
          <w:tcPr>
            <w:tcW w:w="441" w:type="dxa"/>
            <w:shd w:val="clear" w:color="auto" w:fill="auto"/>
            <w:noWrap/>
            <w:vAlign w:val="center"/>
          </w:tcPr>
          <w:p w14:paraId="79515B9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0F7554B2"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B147A9A"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6BB03ECF"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366755F"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CB1A62F"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76414FC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0.82 ± 0.01</w:t>
            </w:r>
          </w:p>
        </w:tc>
        <w:tc>
          <w:tcPr>
            <w:tcW w:w="1868" w:type="dxa"/>
            <w:tcBorders>
              <w:right w:val="nil"/>
            </w:tcBorders>
            <w:shd w:val="clear" w:color="auto" w:fill="auto"/>
            <w:noWrap/>
            <w:vAlign w:val="center"/>
          </w:tcPr>
          <w:p w14:paraId="429DBAE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1869" w:type="dxa"/>
            <w:tcBorders>
              <w:right w:val="nil"/>
            </w:tcBorders>
            <w:shd w:val="clear" w:color="auto" w:fill="auto"/>
            <w:noWrap/>
            <w:vAlign w:val="center"/>
          </w:tcPr>
          <w:p w14:paraId="3817889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14:paraId="79DF881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2F80196C"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33EDEE6"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3DF9D3CE"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43F4CCB"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7B71E21B"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5AFC284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0.92 ± 0.02</w:t>
            </w:r>
          </w:p>
        </w:tc>
        <w:tc>
          <w:tcPr>
            <w:tcW w:w="1868" w:type="dxa"/>
            <w:shd w:val="clear" w:color="auto" w:fill="auto"/>
            <w:noWrap/>
            <w:vAlign w:val="center"/>
          </w:tcPr>
          <w:p w14:paraId="16A14EF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1869" w:type="dxa"/>
            <w:shd w:val="clear" w:color="auto" w:fill="auto"/>
            <w:noWrap/>
            <w:vAlign w:val="center"/>
          </w:tcPr>
          <w:p w14:paraId="455EE4D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647D21A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69BB44DF"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605C0858"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45B8F614"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3C53C7F"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0AECF2C"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6D4E883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0.04</w:t>
            </w:r>
          </w:p>
        </w:tc>
        <w:tc>
          <w:tcPr>
            <w:tcW w:w="1868" w:type="dxa"/>
            <w:tcBorders>
              <w:right w:val="nil"/>
            </w:tcBorders>
            <w:shd w:val="clear" w:color="auto" w:fill="auto"/>
            <w:noWrap/>
            <w:vAlign w:val="center"/>
          </w:tcPr>
          <w:p w14:paraId="78CBF5B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0.11 ± 0.03</w:t>
            </w:r>
          </w:p>
        </w:tc>
        <w:tc>
          <w:tcPr>
            <w:tcW w:w="1869" w:type="dxa"/>
            <w:tcBorders>
              <w:right w:val="nil"/>
            </w:tcBorders>
            <w:shd w:val="clear" w:color="auto" w:fill="auto"/>
            <w:noWrap/>
            <w:vAlign w:val="center"/>
          </w:tcPr>
          <w:p w14:paraId="439EBB4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0.03</w:t>
            </w:r>
          </w:p>
        </w:tc>
        <w:tc>
          <w:tcPr>
            <w:tcW w:w="441" w:type="dxa"/>
            <w:tcBorders>
              <w:right w:val="nil"/>
            </w:tcBorders>
            <w:shd w:val="clear" w:color="auto" w:fill="auto"/>
            <w:noWrap/>
            <w:vAlign w:val="center"/>
          </w:tcPr>
          <w:p w14:paraId="3B849E5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4</w:t>
            </w:r>
          </w:p>
        </w:tc>
      </w:tr>
      <w:tr w:rsidR="000600B7" w14:paraId="16332858"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04E13F9"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5E61260D"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FFD9E75"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FB4D142"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66CCBA4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w:t>
            </w:r>
            <w:r>
              <w:rPr>
                <w:rFonts w:cs="Arial" w:hint="eastAsia"/>
                <w:color w:val="auto"/>
                <w:sz w:val="22"/>
              </w:rPr>
              <w:t>.01</w:t>
            </w:r>
          </w:p>
        </w:tc>
        <w:tc>
          <w:tcPr>
            <w:tcW w:w="1868" w:type="dxa"/>
            <w:shd w:val="clear" w:color="auto" w:fill="auto"/>
            <w:noWrap/>
            <w:vAlign w:val="center"/>
          </w:tcPr>
          <w:p w14:paraId="57120AF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6A3B2D7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14:paraId="7B4B637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6FE09B65"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39F6B4B"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55E40658"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27D43F9A"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1498C46D"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43B4360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0.47 ± 0.07</w:t>
            </w:r>
          </w:p>
        </w:tc>
        <w:tc>
          <w:tcPr>
            <w:tcW w:w="1868" w:type="dxa"/>
            <w:tcBorders>
              <w:right w:val="nil"/>
            </w:tcBorders>
            <w:shd w:val="clear" w:color="auto" w:fill="auto"/>
            <w:noWrap/>
            <w:vAlign w:val="center"/>
          </w:tcPr>
          <w:p w14:paraId="73899FB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0.15 ± 0.02</w:t>
            </w:r>
          </w:p>
        </w:tc>
        <w:tc>
          <w:tcPr>
            <w:tcW w:w="1869" w:type="dxa"/>
            <w:tcBorders>
              <w:right w:val="nil"/>
            </w:tcBorders>
            <w:shd w:val="clear" w:color="auto" w:fill="auto"/>
            <w:noWrap/>
            <w:vAlign w:val="center"/>
          </w:tcPr>
          <w:p w14:paraId="01C1A61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0.38 ± 0.05</w:t>
            </w:r>
          </w:p>
        </w:tc>
        <w:tc>
          <w:tcPr>
            <w:tcW w:w="441" w:type="dxa"/>
            <w:tcBorders>
              <w:right w:val="nil"/>
            </w:tcBorders>
            <w:shd w:val="clear" w:color="auto" w:fill="auto"/>
            <w:noWrap/>
            <w:vAlign w:val="center"/>
          </w:tcPr>
          <w:p w14:paraId="7D0CD1F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4F282596"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6B6635C"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6E0E8906"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3EABABC2"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AE8FFA0"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37A3884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0.48 ± 0.1</w:t>
            </w:r>
            <w:r>
              <w:rPr>
                <w:rFonts w:cs="Arial" w:hint="eastAsia"/>
                <w:color w:val="auto"/>
                <w:sz w:val="22"/>
              </w:rPr>
              <w:t>0</w:t>
            </w:r>
          </w:p>
        </w:tc>
        <w:tc>
          <w:tcPr>
            <w:tcW w:w="1868" w:type="dxa"/>
            <w:shd w:val="clear" w:color="auto" w:fill="auto"/>
            <w:noWrap/>
            <w:vAlign w:val="center"/>
          </w:tcPr>
          <w:p w14:paraId="17AFB58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0.03</w:t>
            </w:r>
          </w:p>
        </w:tc>
        <w:tc>
          <w:tcPr>
            <w:tcW w:w="1869" w:type="dxa"/>
            <w:shd w:val="clear" w:color="auto" w:fill="auto"/>
            <w:noWrap/>
            <w:vAlign w:val="center"/>
          </w:tcPr>
          <w:p w14:paraId="4AD3DC8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0.33 ± 0.08</w:t>
            </w:r>
          </w:p>
        </w:tc>
        <w:tc>
          <w:tcPr>
            <w:tcW w:w="441" w:type="dxa"/>
            <w:shd w:val="clear" w:color="auto" w:fill="auto"/>
            <w:noWrap/>
            <w:vAlign w:val="center"/>
          </w:tcPr>
          <w:p w14:paraId="3CC0E54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57C8C81F"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236DB0F"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1D7EBA0C"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1B431E8"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8EB5911"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17C4951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0.83 ± 0.02</w:t>
            </w:r>
          </w:p>
        </w:tc>
        <w:tc>
          <w:tcPr>
            <w:tcW w:w="1868" w:type="dxa"/>
            <w:tcBorders>
              <w:right w:val="nil"/>
            </w:tcBorders>
            <w:shd w:val="clear" w:color="auto" w:fill="auto"/>
            <w:noWrap/>
            <w:vAlign w:val="center"/>
          </w:tcPr>
          <w:p w14:paraId="6B98DB9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14:paraId="622C0A5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0.01</w:t>
            </w:r>
          </w:p>
        </w:tc>
        <w:tc>
          <w:tcPr>
            <w:tcW w:w="441" w:type="dxa"/>
            <w:tcBorders>
              <w:right w:val="nil"/>
            </w:tcBorders>
            <w:shd w:val="clear" w:color="auto" w:fill="auto"/>
            <w:noWrap/>
            <w:vAlign w:val="center"/>
          </w:tcPr>
          <w:p w14:paraId="4E957C2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4</w:t>
            </w:r>
          </w:p>
        </w:tc>
      </w:tr>
      <w:tr w:rsidR="000600B7" w14:paraId="1177C2F7"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CB232F0"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6B590DAE"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26ECD03"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7FBBCF37"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63097D1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w:t>
            </w:r>
            <w:r>
              <w:rPr>
                <w:rFonts w:cs="Arial" w:hint="eastAsia"/>
                <w:color w:val="auto"/>
                <w:sz w:val="22"/>
              </w:rPr>
              <w:t>0</w:t>
            </w:r>
            <w:r>
              <w:rPr>
                <w:rFonts w:cs="Arial"/>
                <w:color w:val="auto"/>
                <w:sz w:val="22"/>
              </w:rPr>
              <w:t xml:space="preserve"> ± 0.03</w:t>
            </w:r>
          </w:p>
        </w:tc>
        <w:tc>
          <w:tcPr>
            <w:tcW w:w="1868" w:type="dxa"/>
            <w:shd w:val="clear" w:color="auto" w:fill="auto"/>
            <w:noWrap/>
            <w:vAlign w:val="center"/>
          </w:tcPr>
          <w:p w14:paraId="7E10F55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1869" w:type="dxa"/>
            <w:shd w:val="clear" w:color="auto" w:fill="auto"/>
            <w:noWrap/>
            <w:vAlign w:val="center"/>
          </w:tcPr>
          <w:p w14:paraId="6BA0A22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0C78CDB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00B7" w14:paraId="1BF84E89"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A7F3208"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3CAF2E81"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797DD49"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08110BDF"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11010F0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0.87 ± 0.06</w:t>
            </w:r>
          </w:p>
        </w:tc>
        <w:tc>
          <w:tcPr>
            <w:tcW w:w="1868" w:type="dxa"/>
            <w:tcBorders>
              <w:right w:val="nil"/>
            </w:tcBorders>
            <w:shd w:val="clear" w:color="auto" w:fill="auto"/>
            <w:noWrap/>
            <w:vAlign w:val="center"/>
          </w:tcPr>
          <w:p w14:paraId="70AA4F0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w:t>
            </w:r>
            <w:r>
              <w:rPr>
                <w:rFonts w:cs="Arial" w:hint="eastAsia"/>
                <w:color w:val="auto"/>
                <w:sz w:val="22"/>
              </w:rPr>
              <w:t>0</w:t>
            </w:r>
            <w:r>
              <w:rPr>
                <w:rFonts w:cs="Arial"/>
                <w:color w:val="auto"/>
                <w:sz w:val="22"/>
              </w:rPr>
              <w:t xml:space="preserve"> ± 0.04</w:t>
            </w:r>
          </w:p>
        </w:tc>
        <w:tc>
          <w:tcPr>
            <w:tcW w:w="1869" w:type="dxa"/>
            <w:tcBorders>
              <w:right w:val="nil"/>
            </w:tcBorders>
            <w:shd w:val="clear" w:color="auto" w:fill="auto"/>
            <w:noWrap/>
            <w:vAlign w:val="center"/>
          </w:tcPr>
          <w:p w14:paraId="50A7281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0.02</w:t>
            </w:r>
          </w:p>
        </w:tc>
        <w:tc>
          <w:tcPr>
            <w:tcW w:w="441" w:type="dxa"/>
            <w:tcBorders>
              <w:right w:val="nil"/>
            </w:tcBorders>
            <w:shd w:val="clear" w:color="auto" w:fill="auto"/>
            <w:noWrap/>
            <w:vAlign w:val="center"/>
          </w:tcPr>
          <w:p w14:paraId="37BAFFE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00B7" w14:paraId="5A4581E9"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FE99CC9"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60309BA4"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3CFCD80"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60B890F"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5395CAF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0.86 ± 0.03</w:t>
            </w:r>
          </w:p>
        </w:tc>
        <w:tc>
          <w:tcPr>
            <w:tcW w:w="1868" w:type="dxa"/>
            <w:shd w:val="clear" w:color="auto" w:fill="auto"/>
            <w:noWrap/>
            <w:vAlign w:val="center"/>
          </w:tcPr>
          <w:p w14:paraId="3497EFE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0.01</w:t>
            </w:r>
          </w:p>
        </w:tc>
        <w:tc>
          <w:tcPr>
            <w:tcW w:w="1869" w:type="dxa"/>
            <w:shd w:val="clear" w:color="auto" w:fill="auto"/>
            <w:noWrap/>
            <w:vAlign w:val="center"/>
          </w:tcPr>
          <w:p w14:paraId="43DBFF2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0.02</w:t>
            </w:r>
          </w:p>
        </w:tc>
        <w:tc>
          <w:tcPr>
            <w:tcW w:w="441" w:type="dxa"/>
            <w:shd w:val="clear" w:color="auto" w:fill="auto"/>
            <w:noWrap/>
            <w:vAlign w:val="center"/>
          </w:tcPr>
          <w:p w14:paraId="69D98EB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0600B7" w14:paraId="2B0FCB60"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3795A9A7"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039A35A0"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E07F951"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22F46920"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1571BC2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474C019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0.01</w:t>
            </w:r>
          </w:p>
        </w:tc>
        <w:tc>
          <w:tcPr>
            <w:tcW w:w="1869" w:type="dxa"/>
            <w:tcBorders>
              <w:right w:val="nil"/>
            </w:tcBorders>
            <w:shd w:val="clear" w:color="auto" w:fill="auto"/>
            <w:noWrap/>
            <w:vAlign w:val="center"/>
          </w:tcPr>
          <w:p w14:paraId="49E65E3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14:paraId="25B8513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6C493EAF"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17F9DE0C"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67C8205D"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38E7DDC"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C7F0DE2"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014449F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0.93 ± 0.05</w:t>
            </w:r>
          </w:p>
        </w:tc>
        <w:tc>
          <w:tcPr>
            <w:tcW w:w="1868" w:type="dxa"/>
            <w:shd w:val="clear" w:color="auto" w:fill="auto"/>
            <w:noWrap/>
            <w:vAlign w:val="center"/>
          </w:tcPr>
          <w:p w14:paraId="33D6E27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0.04</w:t>
            </w:r>
          </w:p>
        </w:tc>
        <w:tc>
          <w:tcPr>
            <w:tcW w:w="1869" w:type="dxa"/>
            <w:shd w:val="clear" w:color="auto" w:fill="auto"/>
            <w:noWrap/>
            <w:vAlign w:val="center"/>
          </w:tcPr>
          <w:p w14:paraId="55BB0FF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0.01</w:t>
            </w:r>
          </w:p>
        </w:tc>
        <w:tc>
          <w:tcPr>
            <w:tcW w:w="441" w:type="dxa"/>
            <w:shd w:val="clear" w:color="auto" w:fill="auto"/>
            <w:noWrap/>
            <w:vAlign w:val="center"/>
          </w:tcPr>
          <w:p w14:paraId="045FDA6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0600B7" w14:paraId="21CE261C"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50F6A70D"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217371B8"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4DE6B12"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3BE7977"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7D46A19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w:t>
            </w:r>
            <w:r>
              <w:rPr>
                <w:rFonts w:cs="Arial" w:hint="eastAsia"/>
                <w:color w:val="auto"/>
                <w:sz w:val="22"/>
              </w:rPr>
              <w:t>.01</w:t>
            </w:r>
          </w:p>
        </w:tc>
        <w:tc>
          <w:tcPr>
            <w:tcW w:w="1868" w:type="dxa"/>
            <w:tcBorders>
              <w:right w:val="nil"/>
            </w:tcBorders>
            <w:shd w:val="clear" w:color="auto" w:fill="auto"/>
            <w:noWrap/>
            <w:vAlign w:val="center"/>
          </w:tcPr>
          <w:p w14:paraId="19B23C7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65C702B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1EBF092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5A7B3F79"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C98C1F5" w14:textId="77777777" w:rsidR="000600B7" w:rsidRDefault="00056389">
            <w:pPr>
              <w:spacing w:after="0" w:line="240" w:lineRule="auto"/>
              <w:jc w:val="left"/>
              <w:rPr>
                <w:rFonts w:cs="Arial"/>
                <w:b w:val="0"/>
                <w:color w:val="auto"/>
                <w:sz w:val="22"/>
              </w:rPr>
            </w:pPr>
            <w:r>
              <w:rPr>
                <w:rFonts w:cs="Arial"/>
                <w:b w:val="0"/>
                <w:color w:val="auto"/>
                <w:sz w:val="22"/>
              </w:rPr>
              <w:t>2019</w:t>
            </w:r>
          </w:p>
        </w:tc>
        <w:tc>
          <w:tcPr>
            <w:tcW w:w="1578" w:type="dxa"/>
            <w:shd w:val="clear" w:color="auto" w:fill="auto"/>
            <w:noWrap/>
            <w:vAlign w:val="center"/>
          </w:tcPr>
          <w:p w14:paraId="0B55C047"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Or</w:t>
            </w:r>
            <w:r>
              <w:rPr>
                <w:rFonts w:cs="Arial" w:hint="eastAsia"/>
                <w:color w:val="auto"/>
                <w:sz w:val="22"/>
              </w:rPr>
              <w:t>ganic</w:t>
            </w:r>
          </w:p>
        </w:tc>
        <w:tc>
          <w:tcPr>
            <w:tcW w:w="1359" w:type="dxa"/>
            <w:shd w:val="clear" w:color="auto" w:fill="auto"/>
            <w:noWrap/>
            <w:vAlign w:val="center"/>
          </w:tcPr>
          <w:p w14:paraId="73BE2966"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shd w:val="clear" w:color="auto" w:fill="auto"/>
            <w:noWrap/>
            <w:vAlign w:val="center"/>
          </w:tcPr>
          <w:p w14:paraId="61472471"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014DDC9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0.25 ± 0.08</w:t>
            </w:r>
          </w:p>
        </w:tc>
        <w:tc>
          <w:tcPr>
            <w:tcW w:w="1868" w:type="dxa"/>
            <w:shd w:val="clear" w:color="auto" w:fill="auto"/>
            <w:noWrap/>
            <w:vAlign w:val="center"/>
          </w:tcPr>
          <w:p w14:paraId="2314690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0.06</w:t>
            </w:r>
          </w:p>
        </w:tc>
        <w:tc>
          <w:tcPr>
            <w:tcW w:w="1869" w:type="dxa"/>
            <w:shd w:val="clear" w:color="auto" w:fill="auto"/>
            <w:noWrap/>
            <w:vAlign w:val="center"/>
          </w:tcPr>
          <w:p w14:paraId="610DA85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0.55 ± 0.06</w:t>
            </w:r>
          </w:p>
        </w:tc>
        <w:tc>
          <w:tcPr>
            <w:tcW w:w="441" w:type="dxa"/>
            <w:shd w:val="clear" w:color="auto" w:fill="auto"/>
            <w:noWrap/>
            <w:vAlign w:val="center"/>
          </w:tcPr>
          <w:p w14:paraId="63FF76B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5335D807"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53EE6BD"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1926BC13"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7E09EF74"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5E342B14"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1265748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0.31 ± 0.1</w:t>
            </w:r>
            <w:r>
              <w:rPr>
                <w:rFonts w:cs="Arial" w:hint="eastAsia"/>
                <w:color w:val="auto"/>
                <w:sz w:val="22"/>
              </w:rPr>
              <w:t>0</w:t>
            </w:r>
          </w:p>
        </w:tc>
        <w:tc>
          <w:tcPr>
            <w:tcW w:w="1868" w:type="dxa"/>
            <w:tcBorders>
              <w:right w:val="nil"/>
            </w:tcBorders>
            <w:shd w:val="clear" w:color="auto" w:fill="auto"/>
            <w:noWrap/>
            <w:vAlign w:val="center"/>
          </w:tcPr>
          <w:p w14:paraId="59337BB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0.15 ± 0.06</w:t>
            </w:r>
          </w:p>
        </w:tc>
        <w:tc>
          <w:tcPr>
            <w:tcW w:w="1869" w:type="dxa"/>
            <w:tcBorders>
              <w:right w:val="nil"/>
            </w:tcBorders>
            <w:shd w:val="clear" w:color="auto" w:fill="auto"/>
            <w:noWrap/>
            <w:vAlign w:val="center"/>
          </w:tcPr>
          <w:p w14:paraId="271CEE5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0.54 ± 0.09</w:t>
            </w:r>
          </w:p>
        </w:tc>
        <w:tc>
          <w:tcPr>
            <w:tcW w:w="441" w:type="dxa"/>
            <w:tcBorders>
              <w:right w:val="nil"/>
            </w:tcBorders>
            <w:shd w:val="clear" w:color="auto" w:fill="auto"/>
            <w:noWrap/>
            <w:vAlign w:val="center"/>
          </w:tcPr>
          <w:p w14:paraId="1BEFA26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5CFD599C"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3AD6E7E"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3F74AB78"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9E2F04F"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1229FF1D"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702CAB1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0.85 ± 0.04</w:t>
            </w:r>
          </w:p>
        </w:tc>
        <w:tc>
          <w:tcPr>
            <w:tcW w:w="1868" w:type="dxa"/>
            <w:shd w:val="clear" w:color="auto" w:fill="auto"/>
            <w:noWrap/>
            <w:vAlign w:val="center"/>
          </w:tcPr>
          <w:p w14:paraId="7CAD5E7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0.01</w:t>
            </w:r>
          </w:p>
        </w:tc>
        <w:tc>
          <w:tcPr>
            <w:tcW w:w="1869" w:type="dxa"/>
            <w:shd w:val="clear" w:color="auto" w:fill="auto"/>
            <w:noWrap/>
            <w:vAlign w:val="center"/>
          </w:tcPr>
          <w:p w14:paraId="220EAB1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0.03</w:t>
            </w:r>
          </w:p>
        </w:tc>
        <w:tc>
          <w:tcPr>
            <w:tcW w:w="441" w:type="dxa"/>
            <w:shd w:val="clear" w:color="auto" w:fill="auto"/>
            <w:noWrap/>
            <w:vAlign w:val="center"/>
          </w:tcPr>
          <w:p w14:paraId="27C573E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168E6014"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E63A1F1"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4F488672"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C5AB2D5"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tcBorders>
              <w:right w:val="nil"/>
            </w:tcBorders>
            <w:shd w:val="clear" w:color="auto" w:fill="auto"/>
            <w:noWrap/>
            <w:vAlign w:val="center"/>
          </w:tcPr>
          <w:p w14:paraId="2E8B730A"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36C9226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0.74 ± 0.12</w:t>
            </w:r>
          </w:p>
        </w:tc>
        <w:tc>
          <w:tcPr>
            <w:tcW w:w="1868" w:type="dxa"/>
            <w:tcBorders>
              <w:right w:val="nil"/>
            </w:tcBorders>
            <w:shd w:val="clear" w:color="auto" w:fill="auto"/>
            <w:noWrap/>
            <w:vAlign w:val="center"/>
          </w:tcPr>
          <w:p w14:paraId="5D3A504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0.2</w:t>
            </w:r>
            <w:r>
              <w:rPr>
                <w:rFonts w:cs="Arial" w:hint="eastAsia"/>
                <w:color w:val="auto"/>
                <w:sz w:val="22"/>
              </w:rPr>
              <w:t>0</w:t>
            </w:r>
            <w:r>
              <w:rPr>
                <w:rFonts w:cs="Arial"/>
                <w:color w:val="auto"/>
                <w:sz w:val="22"/>
              </w:rPr>
              <w:t xml:space="preserve"> ± 0.11</w:t>
            </w:r>
          </w:p>
        </w:tc>
        <w:tc>
          <w:tcPr>
            <w:tcW w:w="1869" w:type="dxa"/>
            <w:tcBorders>
              <w:right w:val="nil"/>
            </w:tcBorders>
            <w:shd w:val="clear" w:color="auto" w:fill="auto"/>
            <w:noWrap/>
            <w:vAlign w:val="center"/>
          </w:tcPr>
          <w:p w14:paraId="2126220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0.01</w:t>
            </w:r>
          </w:p>
        </w:tc>
        <w:tc>
          <w:tcPr>
            <w:tcW w:w="441" w:type="dxa"/>
            <w:tcBorders>
              <w:right w:val="nil"/>
            </w:tcBorders>
            <w:shd w:val="clear" w:color="auto" w:fill="auto"/>
            <w:noWrap/>
            <w:vAlign w:val="center"/>
          </w:tcPr>
          <w:p w14:paraId="4EF48B3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73CC4C89"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6F08AC97"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3AD20814"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68CBE69"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00717F24"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1D27360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0.77 ± 0.15</w:t>
            </w:r>
          </w:p>
        </w:tc>
        <w:tc>
          <w:tcPr>
            <w:tcW w:w="1868" w:type="dxa"/>
            <w:shd w:val="clear" w:color="auto" w:fill="auto"/>
            <w:noWrap/>
            <w:vAlign w:val="center"/>
          </w:tcPr>
          <w:p w14:paraId="044FD1D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0.18 ± 0.14</w:t>
            </w:r>
          </w:p>
        </w:tc>
        <w:tc>
          <w:tcPr>
            <w:tcW w:w="1869" w:type="dxa"/>
            <w:shd w:val="clear" w:color="auto" w:fill="auto"/>
            <w:noWrap/>
            <w:vAlign w:val="center"/>
          </w:tcPr>
          <w:p w14:paraId="053194F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0.02</w:t>
            </w:r>
          </w:p>
        </w:tc>
        <w:tc>
          <w:tcPr>
            <w:tcW w:w="441" w:type="dxa"/>
            <w:shd w:val="clear" w:color="auto" w:fill="auto"/>
            <w:noWrap/>
            <w:vAlign w:val="center"/>
          </w:tcPr>
          <w:p w14:paraId="5A2C628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00B7" w14:paraId="2EF9461B"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7FA11F8C"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634440C2"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C7538E7"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814DB5F"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6330A31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0.87 ± 0.02</w:t>
            </w:r>
          </w:p>
        </w:tc>
        <w:tc>
          <w:tcPr>
            <w:tcW w:w="1868" w:type="dxa"/>
            <w:tcBorders>
              <w:right w:val="nil"/>
            </w:tcBorders>
            <w:shd w:val="clear" w:color="auto" w:fill="auto"/>
            <w:noWrap/>
            <w:vAlign w:val="center"/>
          </w:tcPr>
          <w:p w14:paraId="5BEE033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0.01</w:t>
            </w:r>
          </w:p>
        </w:tc>
        <w:tc>
          <w:tcPr>
            <w:tcW w:w="1869" w:type="dxa"/>
            <w:tcBorders>
              <w:right w:val="nil"/>
            </w:tcBorders>
            <w:shd w:val="clear" w:color="auto" w:fill="auto"/>
            <w:noWrap/>
            <w:vAlign w:val="center"/>
          </w:tcPr>
          <w:p w14:paraId="54FF69D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441" w:type="dxa"/>
            <w:tcBorders>
              <w:right w:val="nil"/>
            </w:tcBorders>
            <w:shd w:val="clear" w:color="auto" w:fill="auto"/>
            <w:noWrap/>
            <w:vAlign w:val="center"/>
          </w:tcPr>
          <w:p w14:paraId="658B604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r w:rsidR="000600B7" w14:paraId="719CD963"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2C034A22"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153FC967"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B1E4018"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shd w:val="clear" w:color="auto" w:fill="auto"/>
            <w:noWrap/>
            <w:vAlign w:val="center"/>
          </w:tcPr>
          <w:p w14:paraId="628DC417"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73A88B5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0.79 ± 0.16</w:t>
            </w:r>
          </w:p>
        </w:tc>
        <w:tc>
          <w:tcPr>
            <w:tcW w:w="1868" w:type="dxa"/>
            <w:shd w:val="clear" w:color="auto" w:fill="auto"/>
            <w:noWrap/>
            <w:vAlign w:val="center"/>
          </w:tcPr>
          <w:p w14:paraId="23F71C9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0.16</w:t>
            </w:r>
          </w:p>
        </w:tc>
        <w:tc>
          <w:tcPr>
            <w:tcW w:w="1869" w:type="dxa"/>
            <w:shd w:val="clear" w:color="auto" w:fill="auto"/>
            <w:noWrap/>
            <w:vAlign w:val="center"/>
          </w:tcPr>
          <w:p w14:paraId="5A0FBFE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shd w:val="clear" w:color="auto" w:fill="auto"/>
            <w:noWrap/>
            <w:vAlign w:val="center"/>
          </w:tcPr>
          <w:p w14:paraId="29425AA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50AB2DC7"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94C9C8F"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7B1EDB82"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9D807F4"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1FB6140D"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272C0C9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0.78 ± 0.17</w:t>
            </w:r>
          </w:p>
        </w:tc>
        <w:tc>
          <w:tcPr>
            <w:tcW w:w="1868" w:type="dxa"/>
            <w:tcBorders>
              <w:right w:val="nil"/>
            </w:tcBorders>
            <w:shd w:val="clear" w:color="auto" w:fill="auto"/>
            <w:noWrap/>
            <w:vAlign w:val="center"/>
          </w:tcPr>
          <w:p w14:paraId="5FEBDCD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0.19 ± 0.16</w:t>
            </w:r>
          </w:p>
        </w:tc>
        <w:tc>
          <w:tcPr>
            <w:tcW w:w="1869" w:type="dxa"/>
            <w:tcBorders>
              <w:right w:val="nil"/>
            </w:tcBorders>
            <w:shd w:val="clear" w:color="auto" w:fill="auto"/>
            <w:noWrap/>
            <w:vAlign w:val="center"/>
          </w:tcPr>
          <w:p w14:paraId="7683F1B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tcBorders>
              <w:right w:val="nil"/>
            </w:tcBorders>
            <w:shd w:val="clear" w:color="auto" w:fill="auto"/>
            <w:noWrap/>
            <w:vAlign w:val="center"/>
          </w:tcPr>
          <w:p w14:paraId="3EDD73A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3781CAA9"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52081025"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1A604804"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AB77C7E"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C2FF312"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068CD8C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0.01</w:t>
            </w:r>
          </w:p>
        </w:tc>
        <w:tc>
          <w:tcPr>
            <w:tcW w:w="1868" w:type="dxa"/>
            <w:shd w:val="clear" w:color="auto" w:fill="auto"/>
            <w:noWrap/>
            <w:vAlign w:val="center"/>
          </w:tcPr>
          <w:p w14:paraId="6464F8A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shd w:val="clear" w:color="auto" w:fill="auto"/>
            <w:noWrap/>
            <w:vAlign w:val="center"/>
          </w:tcPr>
          <w:p w14:paraId="10A4C90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shd w:val="clear" w:color="auto" w:fill="auto"/>
            <w:noWrap/>
            <w:vAlign w:val="center"/>
          </w:tcPr>
          <w:p w14:paraId="1CC11CFD"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762A0618"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9488A71"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3EF3CABF"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C</w:t>
            </w:r>
            <w:r>
              <w:rPr>
                <w:rFonts w:cs="Arial" w:hint="eastAsia"/>
                <w:color w:val="auto"/>
                <w:sz w:val="22"/>
              </w:rPr>
              <w:t>onventional</w:t>
            </w:r>
          </w:p>
        </w:tc>
        <w:tc>
          <w:tcPr>
            <w:tcW w:w="1359" w:type="dxa"/>
            <w:tcBorders>
              <w:right w:val="nil"/>
            </w:tcBorders>
            <w:shd w:val="clear" w:color="auto" w:fill="auto"/>
            <w:noWrap/>
            <w:vAlign w:val="center"/>
          </w:tcPr>
          <w:p w14:paraId="29B5D5FC"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Tillering</w:t>
            </w:r>
          </w:p>
        </w:tc>
        <w:tc>
          <w:tcPr>
            <w:tcW w:w="1359" w:type="dxa"/>
            <w:tcBorders>
              <w:right w:val="nil"/>
            </w:tcBorders>
            <w:shd w:val="clear" w:color="auto" w:fill="auto"/>
            <w:noWrap/>
            <w:vAlign w:val="center"/>
          </w:tcPr>
          <w:p w14:paraId="3FDEDACC"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637C8B1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0.37 ± 0.04</w:t>
            </w:r>
          </w:p>
        </w:tc>
        <w:tc>
          <w:tcPr>
            <w:tcW w:w="1868" w:type="dxa"/>
            <w:tcBorders>
              <w:right w:val="nil"/>
            </w:tcBorders>
            <w:shd w:val="clear" w:color="auto" w:fill="auto"/>
            <w:noWrap/>
            <w:vAlign w:val="center"/>
          </w:tcPr>
          <w:p w14:paraId="3BEFE58A"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0.04</w:t>
            </w:r>
          </w:p>
        </w:tc>
        <w:tc>
          <w:tcPr>
            <w:tcW w:w="1869" w:type="dxa"/>
            <w:tcBorders>
              <w:right w:val="nil"/>
            </w:tcBorders>
            <w:shd w:val="clear" w:color="auto" w:fill="auto"/>
            <w:noWrap/>
            <w:vAlign w:val="center"/>
          </w:tcPr>
          <w:p w14:paraId="7D45BB3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0.46 ± 0.06</w:t>
            </w:r>
          </w:p>
        </w:tc>
        <w:tc>
          <w:tcPr>
            <w:tcW w:w="441" w:type="dxa"/>
            <w:tcBorders>
              <w:right w:val="nil"/>
            </w:tcBorders>
            <w:shd w:val="clear" w:color="auto" w:fill="auto"/>
            <w:noWrap/>
            <w:vAlign w:val="center"/>
          </w:tcPr>
          <w:p w14:paraId="772C363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043F1495"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4538C69F"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2E289E00"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742307A"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714AA749"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58009C1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0.41 ± 0.06</w:t>
            </w:r>
          </w:p>
        </w:tc>
        <w:tc>
          <w:tcPr>
            <w:tcW w:w="1868" w:type="dxa"/>
            <w:shd w:val="clear" w:color="auto" w:fill="auto"/>
            <w:noWrap/>
            <w:vAlign w:val="center"/>
          </w:tcPr>
          <w:p w14:paraId="2A71393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0.17 ± 0.05</w:t>
            </w:r>
          </w:p>
        </w:tc>
        <w:tc>
          <w:tcPr>
            <w:tcW w:w="1869" w:type="dxa"/>
            <w:shd w:val="clear" w:color="auto" w:fill="auto"/>
            <w:noWrap/>
            <w:vAlign w:val="center"/>
          </w:tcPr>
          <w:p w14:paraId="54AD779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0.42 ± 0.08</w:t>
            </w:r>
          </w:p>
        </w:tc>
        <w:tc>
          <w:tcPr>
            <w:tcW w:w="441" w:type="dxa"/>
            <w:shd w:val="clear" w:color="auto" w:fill="auto"/>
            <w:noWrap/>
            <w:vAlign w:val="center"/>
          </w:tcPr>
          <w:p w14:paraId="1DD15F3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63F9CA1B"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30549CF"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7CED4E15"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6D96B33"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DF25FC3"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6650ACA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0.84 ± 0.01</w:t>
            </w:r>
          </w:p>
        </w:tc>
        <w:tc>
          <w:tcPr>
            <w:tcW w:w="1868" w:type="dxa"/>
            <w:tcBorders>
              <w:right w:val="nil"/>
            </w:tcBorders>
            <w:shd w:val="clear" w:color="auto" w:fill="auto"/>
            <w:noWrap/>
            <w:vAlign w:val="center"/>
          </w:tcPr>
          <w:p w14:paraId="3FFD7E2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0.07 ± 0</w:t>
            </w:r>
            <w:r>
              <w:rPr>
                <w:rFonts w:cs="Arial" w:hint="eastAsia"/>
                <w:color w:val="auto"/>
                <w:sz w:val="22"/>
              </w:rPr>
              <w:t>.01</w:t>
            </w:r>
          </w:p>
        </w:tc>
        <w:tc>
          <w:tcPr>
            <w:tcW w:w="1869" w:type="dxa"/>
            <w:tcBorders>
              <w:right w:val="nil"/>
            </w:tcBorders>
            <w:shd w:val="clear" w:color="auto" w:fill="auto"/>
            <w:noWrap/>
            <w:vAlign w:val="center"/>
          </w:tcPr>
          <w:p w14:paraId="7ADE84EC"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0.09 ± 0.01</w:t>
            </w:r>
          </w:p>
        </w:tc>
        <w:tc>
          <w:tcPr>
            <w:tcW w:w="441" w:type="dxa"/>
            <w:tcBorders>
              <w:right w:val="nil"/>
            </w:tcBorders>
            <w:shd w:val="clear" w:color="auto" w:fill="auto"/>
            <w:noWrap/>
            <w:vAlign w:val="center"/>
          </w:tcPr>
          <w:p w14:paraId="459E463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2</w:t>
            </w:r>
          </w:p>
        </w:tc>
      </w:tr>
      <w:tr w:rsidR="000600B7" w14:paraId="160CCF9E"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00CB6B3E"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16DDDF8D"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58D5D646"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Flowering</w:t>
            </w:r>
          </w:p>
        </w:tc>
        <w:tc>
          <w:tcPr>
            <w:tcW w:w="1359" w:type="dxa"/>
            <w:shd w:val="clear" w:color="auto" w:fill="auto"/>
            <w:noWrap/>
            <w:vAlign w:val="center"/>
          </w:tcPr>
          <w:p w14:paraId="1E8A2DA9"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shd w:val="clear" w:color="auto" w:fill="auto"/>
            <w:noWrap/>
            <w:vAlign w:val="center"/>
          </w:tcPr>
          <w:p w14:paraId="36066FA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0.89 ± 0.02</w:t>
            </w:r>
          </w:p>
        </w:tc>
        <w:tc>
          <w:tcPr>
            <w:tcW w:w="1868" w:type="dxa"/>
            <w:shd w:val="clear" w:color="auto" w:fill="auto"/>
            <w:noWrap/>
            <w:vAlign w:val="center"/>
          </w:tcPr>
          <w:p w14:paraId="2FF7446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0.08 ± 0.02</w:t>
            </w:r>
          </w:p>
        </w:tc>
        <w:tc>
          <w:tcPr>
            <w:tcW w:w="1869" w:type="dxa"/>
            <w:shd w:val="clear" w:color="auto" w:fill="auto"/>
            <w:noWrap/>
            <w:vAlign w:val="center"/>
          </w:tcPr>
          <w:p w14:paraId="3C07BCE5"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0.03 ± 0.01</w:t>
            </w:r>
          </w:p>
        </w:tc>
        <w:tc>
          <w:tcPr>
            <w:tcW w:w="441" w:type="dxa"/>
            <w:shd w:val="clear" w:color="auto" w:fill="auto"/>
            <w:noWrap/>
            <w:vAlign w:val="center"/>
          </w:tcPr>
          <w:p w14:paraId="0FE66DB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0D079882"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04859FB8"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154CF59E"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4776279"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33099F03"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tcBorders>
              <w:right w:val="nil"/>
            </w:tcBorders>
            <w:shd w:val="clear" w:color="auto" w:fill="auto"/>
            <w:noWrap/>
            <w:vAlign w:val="center"/>
          </w:tcPr>
          <w:p w14:paraId="132614E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0.91 ± 0.02</w:t>
            </w:r>
          </w:p>
        </w:tc>
        <w:tc>
          <w:tcPr>
            <w:tcW w:w="1868" w:type="dxa"/>
            <w:tcBorders>
              <w:right w:val="nil"/>
            </w:tcBorders>
            <w:shd w:val="clear" w:color="auto" w:fill="auto"/>
            <w:noWrap/>
            <w:vAlign w:val="center"/>
          </w:tcPr>
          <w:p w14:paraId="36FBA699"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0.02</w:t>
            </w:r>
          </w:p>
        </w:tc>
        <w:tc>
          <w:tcPr>
            <w:tcW w:w="1869" w:type="dxa"/>
            <w:tcBorders>
              <w:right w:val="nil"/>
            </w:tcBorders>
            <w:shd w:val="clear" w:color="auto" w:fill="auto"/>
            <w:noWrap/>
            <w:vAlign w:val="center"/>
          </w:tcPr>
          <w:p w14:paraId="6F33118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0.01</w:t>
            </w:r>
          </w:p>
        </w:tc>
        <w:tc>
          <w:tcPr>
            <w:tcW w:w="441" w:type="dxa"/>
            <w:tcBorders>
              <w:right w:val="nil"/>
            </w:tcBorders>
            <w:shd w:val="clear" w:color="auto" w:fill="auto"/>
            <w:noWrap/>
            <w:vAlign w:val="center"/>
          </w:tcPr>
          <w:p w14:paraId="153428A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7</w:t>
            </w:r>
          </w:p>
        </w:tc>
      </w:tr>
      <w:tr w:rsidR="000600B7" w14:paraId="34AF913C"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7727BE7"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7E085476"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09D2356"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47616672"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shd w:val="clear" w:color="auto" w:fill="auto"/>
            <w:noWrap/>
            <w:vAlign w:val="center"/>
          </w:tcPr>
          <w:p w14:paraId="7EA3F2D6"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0.89 ± 0.01</w:t>
            </w:r>
          </w:p>
        </w:tc>
        <w:tc>
          <w:tcPr>
            <w:tcW w:w="1868" w:type="dxa"/>
            <w:shd w:val="clear" w:color="auto" w:fill="auto"/>
            <w:noWrap/>
            <w:vAlign w:val="center"/>
          </w:tcPr>
          <w:p w14:paraId="72A7EA4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0.06 ± 0</w:t>
            </w:r>
            <w:r>
              <w:rPr>
                <w:rFonts w:cs="Arial" w:hint="eastAsia"/>
                <w:color w:val="auto"/>
                <w:sz w:val="22"/>
              </w:rPr>
              <w:t>.01</w:t>
            </w:r>
          </w:p>
        </w:tc>
        <w:tc>
          <w:tcPr>
            <w:tcW w:w="1869" w:type="dxa"/>
            <w:shd w:val="clear" w:color="auto" w:fill="auto"/>
            <w:noWrap/>
            <w:vAlign w:val="center"/>
          </w:tcPr>
          <w:p w14:paraId="2ED2E32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w:t>
            </w:r>
            <w:r>
              <w:rPr>
                <w:rFonts w:cs="Arial" w:hint="eastAsia"/>
                <w:color w:val="auto"/>
                <w:sz w:val="22"/>
              </w:rPr>
              <w:t>.01</w:t>
            </w:r>
          </w:p>
        </w:tc>
        <w:tc>
          <w:tcPr>
            <w:tcW w:w="441" w:type="dxa"/>
            <w:shd w:val="clear" w:color="auto" w:fill="auto"/>
            <w:noWrap/>
            <w:vAlign w:val="center"/>
          </w:tcPr>
          <w:p w14:paraId="6B6249A1"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6</w:t>
            </w:r>
          </w:p>
        </w:tc>
      </w:tr>
      <w:tr w:rsidR="000600B7" w14:paraId="754521ED"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4E638C6E"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5C0F256F"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4C1C0C7C"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Ripening</w:t>
            </w:r>
          </w:p>
        </w:tc>
        <w:tc>
          <w:tcPr>
            <w:tcW w:w="1359" w:type="dxa"/>
            <w:tcBorders>
              <w:right w:val="nil"/>
            </w:tcBorders>
            <w:shd w:val="clear" w:color="auto" w:fill="auto"/>
            <w:noWrap/>
            <w:vAlign w:val="center"/>
          </w:tcPr>
          <w:p w14:paraId="6B17BFDE"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All</w:t>
            </w:r>
          </w:p>
        </w:tc>
        <w:tc>
          <w:tcPr>
            <w:tcW w:w="1868" w:type="dxa"/>
            <w:tcBorders>
              <w:right w:val="nil"/>
            </w:tcBorders>
            <w:shd w:val="clear" w:color="auto" w:fill="auto"/>
            <w:noWrap/>
            <w:vAlign w:val="center"/>
          </w:tcPr>
          <w:p w14:paraId="0928AB27"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0.01</w:t>
            </w:r>
          </w:p>
        </w:tc>
        <w:tc>
          <w:tcPr>
            <w:tcW w:w="1868" w:type="dxa"/>
            <w:tcBorders>
              <w:right w:val="nil"/>
            </w:tcBorders>
            <w:shd w:val="clear" w:color="auto" w:fill="auto"/>
            <w:noWrap/>
            <w:vAlign w:val="center"/>
          </w:tcPr>
          <w:p w14:paraId="783AA240"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0.01</w:t>
            </w:r>
          </w:p>
        </w:tc>
        <w:tc>
          <w:tcPr>
            <w:tcW w:w="1869" w:type="dxa"/>
            <w:tcBorders>
              <w:right w:val="nil"/>
            </w:tcBorders>
            <w:shd w:val="clear" w:color="auto" w:fill="auto"/>
            <w:noWrap/>
            <w:vAlign w:val="center"/>
          </w:tcPr>
          <w:p w14:paraId="7C6F5C1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tcBorders>
              <w:right w:val="nil"/>
            </w:tcBorders>
            <w:shd w:val="clear" w:color="auto" w:fill="auto"/>
            <w:noWrap/>
            <w:vAlign w:val="center"/>
          </w:tcPr>
          <w:p w14:paraId="572D05D2"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12A014ED"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tcPr>
          <w:p w14:paraId="78337CBA" w14:textId="77777777" w:rsidR="000600B7" w:rsidRDefault="000600B7">
            <w:pPr>
              <w:spacing w:after="0" w:line="240" w:lineRule="auto"/>
              <w:jc w:val="left"/>
              <w:rPr>
                <w:rFonts w:cs="Arial"/>
                <w:b w:val="0"/>
                <w:color w:val="auto"/>
                <w:sz w:val="22"/>
              </w:rPr>
            </w:pPr>
          </w:p>
        </w:tc>
        <w:tc>
          <w:tcPr>
            <w:tcW w:w="1578" w:type="dxa"/>
            <w:shd w:val="clear" w:color="auto" w:fill="auto"/>
            <w:noWrap/>
            <w:vAlign w:val="center"/>
          </w:tcPr>
          <w:p w14:paraId="6A44E0AE"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6F6C6FD0"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tcPr>
          <w:p w14:paraId="2E0A8164"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Spider</w:t>
            </w:r>
          </w:p>
        </w:tc>
        <w:tc>
          <w:tcPr>
            <w:tcW w:w="1868" w:type="dxa"/>
            <w:shd w:val="clear" w:color="auto" w:fill="auto"/>
            <w:noWrap/>
            <w:vAlign w:val="center"/>
          </w:tcPr>
          <w:p w14:paraId="6412927F"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0.94 ± 0.02</w:t>
            </w:r>
          </w:p>
        </w:tc>
        <w:tc>
          <w:tcPr>
            <w:tcW w:w="1868" w:type="dxa"/>
            <w:shd w:val="clear" w:color="auto" w:fill="auto"/>
            <w:noWrap/>
            <w:vAlign w:val="center"/>
          </w:tcPr>
          <w:p w14:paraId="378B02A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0.05 ± 0.02</w:t>
            </w:r>
          </w:p>
        </w:tc>
        <w:tc>
          <w:tcPr>
            <w:tcW w:w="1869" w:type="dxa"/>
            <w:shd w:val="clear" w:color="auto" w:fill="auto"/>
            <w:noWrap/>
            <w:vAlign w:val="center"/>
          </w:tcPr>
          <w:p w14:paraId="6AF2A04E"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0.01 ± 0</w:t>
            </w:r>
            <w:r>
              <w:rPr>
                <w:rFonts w:cs="Arial" w:hint="eastAsia"/>
                <w:color w:val="auto"/>
                <w:sz w:val="22"/>
              </w:rPr>
              <w:t>.01</w:t>
            </w:r>
          </w:p>
        </w:tc>
        <w:tc>
          <w:tcPr>
            <w:tcW w:w="441" w:type="dxa"/>
            <w:shd w:val="clear" w:color="auto" w:fill="auto"/>
            <w:noWrap/>
            <w:vAlign w:val="center"/>
          </w:tcPr>
          <w:p w14:paraId="78FCBB08"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5</w:t>
            </w:r>
          </w:p>
        </w:tc>
      </w:tr>
      <w:tr w:rsidR="000600B7" w14:paraId="1403EE7A" w14:textId="77777777" w:rsidTr="000600B7">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left w:val="nil"/>
              <w:right w:val="nil"/>
            </w:tcBorders>
            <w:shd w:val="clear" w:color="auto" w:fill="auto"/>
            <w:noWrap/>
            <w:vAlign w:val="center"/>
          </w:tcPr>
          <w:p w14:paraId="224F74AF" w14:textId="77777777" w:rsidR="000600B7" w:rsidRDefault="000600B7">
            <w:pPr>
              <w:spacing w:after="0" w:line="240" w:lineRule="auto"/>
              <w:jc w:val="left"/>
              <w:rPr>
                <w:rFonts w:cs="Arial"/>
                <w:b w:val="0"/>
                <w:color w:val="auto"/>
                <w:sz w:val="22"/>
              </w:rPr>
            </w:pPr>
          </w:p>
        </w:tc>
        <w:tc>
          <w:tcPr>
            <w:tcW w:w="1578" w:type="dxa"/>
            <w:tcBorders>
              <w:right w:val="nil"/>
            </w:tcBorders>
            <w:shd w:val="clear" w:color="auto" w:fill="auto"/>
            <w:noWrap/>
            <w:vAlign w:val="center"/>
          </w:tcPr>
          <w:p w14:paraId="5D3C13F9"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64D70C59" w14:textId="77777777" w:rsidR="000600B7" w:rsidRDefault="000600B7">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tcBorders>
              <w:right w:val="nil"/>
            </w:tcBorders>
            <w:shd w:val="clear" w:color="auto" w:fill="auto"/>
            <w:noWrap/>
            <w:vAlign w:val="center"/>
          </w:tcPr>
          <w:p w14:paraId="2901AAD2" w14:textId="77777777" w:rsidR="000600B7" w:rsidRDefault="00056389">
            <w:p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Ladybeetle</w:t>
            </w:r>
          </w:p>
        </w:tc>
        <w:tc>
          <w:tcPr>
            <w:tcW w:w="1868" w:type="dxa"/>
            <w:tcBorders>
              <w:right w:val="nil"/>
            </w:tcBorders>
            <w:shd w:val="clear" w:color="auto" w:fill="auto"/>
            <w:noWrap/>
            <w:vAlign w:val="center"/>
          </w:tcPr>
          <w:p w14:paraId="4002F0C3"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0.95 ± 0</w:t>
            </w:r>
            <w:r>
              <w:rPr>
                <w:rFonts w:cs="Arial" w:hint="eastAsia"/>
                <w:color w:val="auto"/>
                <w:sz w:val="22"/>
              </w:rPr>
              <w:t>.01</w:t>
            </w:r>
          </w:p>
        </w:tc>
        <w:tc>
          <w:tcPr>
            <w:tcW w:w="1868" w:type="dxa"/>
            <w:tcBorders>
              <w:right w:val="nil"/>
            </w:tcBorders>
            <w:shd w:val="clear" w:color="auto" w:fill="auto"/>
            <w:noWrap/>
            <w:vAlign w:val="center"/>
          </w:tcPr>
          <w:p w14:paraId="4BDB44B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0.04 ± 0</w:t>
            </w:r>
            <w:r>
              <w:rPr>
                <w:rFonts w:cs="Arial" w:hint="eastAsia"/>
                <w:color w:val="auto"/>
                <w:sz w:val="22"/>
              </w:rPr>
              <w:t>.01</w:t>
            </w:r>
          </w:p>
        </w:tc>
        <w:tc>
          <w:tcPr>
            <w:tcW w:w="1869" w:type="dxa"/>
            <w:tcBorders>
              <w:right w:val="nil"/>
            </w:tcBorders>
            <w:shd w:val="clear" w:color="auto" w:fill="auto"/>
            <w:noWrap/>
            <w:vAlign w:val="center"/>
          </w:tcPr>
          <w:p w14:paraId="35E77B64"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0.02 ± 0</w:t>
            </w:r>
            <w:r>
              <w:rPr>
                <w:rFonts w:cs="Arial" w:hint="eastAsia"/>
                <w:color w:val="auto"/>
                <w:sz w:val="22"/>
              </w:rPr>
              <w:t>.01</w:t>
            </w:r>
          </w:p>
        </w:tc>
        <w:tc>
          <w:tcPr>
            <w:tcW w:w="441" w:type="dxa"/>
            <w:tcBorders>
              <w:right w:val="nil"/>
            </w:tcBorders>
            <w:shd w:val="clear" w:color="auto" w:fill="auto"/>
            <w:noWrap/>
            <w:vAlign w:val="center"/>
          </w:tcPr>
          <w:p w14:paraId="0C75888B" w14:textId="77777777" w:rsidR="000600B7" w:rsidRDefault="00056389">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Pr>
                <w:rFonts w:cs="Arial"/>
                <w:color w:val="auto"/>
                <w:sz w:val="22"/>
              </w:rPr>
              <w:t>3</w:t>
            </w:r>
          </w:p>
        </w:tc>
      </w:tr>
    </w:tbl>
    <w:p w14:paraId="75E077B6" w14:textId="77777777" w:rsidR="000600B7" w:rsidRDefault="00056389">
      <w:pPr>
        <w:rPr>
          <w:szCs w:val="24"/>
        </w:rPr>
      </w:pPr>
      <w:r>
        <w:rPr>
          <w:rFonts w:hint="eastAsia"/>
          <w:b/>
          <w:szCs w:val="24"/>
        </w:rPr>
        <w:lastRenderedPageBreak/>
        <w:t xml:space="preserve">Table S3. </w:t>
      </w:r>
      <w:r>
        <w:rPr>
          <w:rFonts w:hint="eastAsia"/>
          <w:szCs w:val="24"/>
        </w:rPr>
        <w:t xml:space="preserve">The relative abundances of </w:t>
      </w:r>
      <w:r>
        <w:rPr>
          <w:szCs w:val="24"/>
        </w:rPr>
        <w:t xml:space="preserve">the </w:t>
      </w:r>
      <w:r>
        <w:rPr>
          <w:rFonts w:hint="eastAsia"/>
          <w:szCs w:val="24"/>
        </w:rPr>
        <w:t>major families/genera in rice herbivore guild at the flowering and ripening stage in the three study years.</w:t>
      </w:r>
      <w:r>
        <w:rPr>
          <w:szCs w:val="24"/>
        </w:rPr>
        <w:t xml:space="preserve"> Samples were pooled across the replicate farms.</w:t>
      </w:r>
    </w:p>
    <w:p w14:paraId="3F5D8691" w14:textId="77777777" w:rsidR="000600B7" w:rsidRDefault="00056389">
      <w:pPr>
        <w:spacing w:after="0"/>
        <w:rPr>
          <w:sz w:val="24"/>
          <w:szCs w:val="24"/>
        </w:rPr>
      </w:pPr>
      <w:r>
        <w:rPr>
          <w:rFonts w:hint="eastAsia"/>
          <w:sz w:val="24"/>
          <w:szCs w:val="24"/>
        </w:rPr>
        <w:t>(a) Flowering stage</w:t>
      </w:r>
    </w:p>
    <w:tbl>
      <w:tblPr>
        <w:tblW w:w="4502" w:type="pct"/>
        <w:tblInd w:w="80" w:type="dxa"/>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3123"/>
        <w:gridCol w:w="1877"/>
        <w:gridCol w:w="1879"/>
        <w:gridCol w:w="1621"/>
      </w:tblGrid>
      <w:tr w:rsidR="000600B7" w14:paraId="3FAA8109" w14:textId="77777777">
        <w:trPr>
          <w:trHeight w:hRule="exact" w:val="461"/>
        </w:trPr>
        <w:tc>
          <w:tcPr>
            <w:tcW w:w="1821" w:type="pct"/>
            <w:tcBorders>
              <w:top w:val="single" w:sz="4" w:space="0" w:color="auto"/>
              <w:bottom w:val="single" w:sz="4" w:space="0" w:color="auto"/>
            </w:tcBorders>
            <w:shd w:val="clear" w:color="auto" w:fill="auto"/>
            <w:tcMar>
              <w:top w:w="80" w:type="dxa"/>
              <w:left w:w="80" w:type="dxa"/>
              <w:bottom w:w="80" w:type="dxa"/>
              <w:right w:w="80" w:type="dxa"/>
            </w:tcMar>
            <w:vAlign w:val="center"/>
          </w:tcPr>
          <w:p w14:paraId="02002F7D" w14:textId="77777777" w:rsidR="000600B7" w:rsidRDefault="00056389">
            <w:pPr>
              <w:spacing w:line="240" w:lineRule="auto"/>
              <w:jc w:val="left"/>
              <w:rPr>
                <w:sz w:val="24"/>
                <w:szCs w:val="24"/>
              </w:rPr>
            </w:pPr>
            <w:r>
              <w:rPr>
                <w:rFonts w:hint="eastAsia"/>
                <w:sz w:val="24"/>
                <w:szCs w:val="24"/>
              </w:rPr>
              <w:t>Family/Genus</w:t>
            </w:r>
          </w:p>
        </w:tc>
        <w:tc>
          <w:tcPr>
            <w:tcW w:w="1109" w:type="pct"/>
            <w:tcBorders>
              <w:top w:val="single" w:sz="4" w:space="0" w:color="auto"/>
              <w:bottom w:val="single" w:sz="4" w:space="0" w:color="auto"/>
            </w:tcBorders>
            <w:shd w:val="clear" w:color="auto" w:fill="auto"/>
            <w:vAlign w:val="center"/>
          </w:tcPr>
          <w:p w14:paraId="5C2A7479" w14:textId="77777777" w:rsidR="000600B7" w:rsidRDefault="00056389">
            <w:pPr>
              <w:spacing w:line="240" w:lineRule="auto"/>
              <w:jc w:val="center"/>
              <w:rPr>
                <w:sz w:val="24"/>
                <w:szCs w:val="24"/>
              </w:rPr>
            </w:pPr>
            <w:r>
              <w:rPr>
                <w:rFonts w:hint="eastAsia"/>
                <w:sz w:val="24"/>
                <w:szCs w:val="24"/>
              </w:rPr>
              <w:t>Year 2017</w:t>
            </w:r>
          </w:p>
        </w:tc>
        <w:tc>
          <w:tcPr>
            <w:tcW w:w="1110" w:type="pct"/>
            <w:tcBorders>
              <w:top w:val="single" w:sz="4" w:space="0" w:color="auto"/>
              <w:bottom w:val="single" w:sz="4" w:space="0" w:color="auto"/>
            </w:tcBorders>
            <w:shd w:val="clear" w:color="auto" w:fill="auto"/>
            <w:vAlign w:val="center"/>
          </w:tcPr>
          <w:p w14:paraId="63C32A49" w14:textId="77777777" w:rsidR="000600B7" w:rsidRDefault="00056389">
            <w:pPr>
              <w:spacing w:line="240" w:lineRule="auto"/>
              <w:jc w:val="center"/>
              <w:rPr>
                <w:sz w:val="24"/>
                <w:szCs w:val="24"/>
              </w:rPr>
            </w:pPr>
            <w:r>
              <w:rPr>
                <w:rFonts w:hint="eastAsia"/>
                <w:sz w:val="24"/>
                <w:szCs w:val="24"/>
              </w:rPr>
              <w:t>Year 2018</w:t>
            </w:r>
          </w:p>
        </w:tc>
        <w:tc>
          <w:tcPr>
            <w:tcW w:w="958" w:type="pct"/>
            <w:tcBorders>
              <w:top w:val="single" w:sz="4" w:space="0" w:color="auto"/>
              <w:bottom w:val="single" w:sz="4" w:space="0" w:color="auto"/>
            </w:tcBorders>
            <w:shd w:val="clear" w:color="auto" w:fill="auto"/>
            <w:vAlign w:val="center"/>
          </w:tcPr>
          <w:p w14:paraId="513A2BAE" w14:textId="77777777" w:rsidR="000600B7" w:rsidRDefault="00056389">
            <w:pPr>
              <w:spacing w:line="240" w:lineRule="auto"/>
              <w:jc w:val="center"/>
              <w:rPr>
                <w:sz w:val="24"/>
                <w:szCs w:val="24"/>
              </w:rPr>
            </w:pPr>
            <w:r>
              <w:rPr>
                <w:rFonts w:hint="eastAsia"/>
                <w:sz w:val="24"/>
                <w:szCs w:val="24"/>
              </w:rPr>
              <w:t>Year 2019</w:t>
            </w:r>
          </w:p>
        </w:tc>
      </w:tr>
      <w:tr w:rsidR="000600B7" w14:paraId="7836BDCA" w14:textId="77777777">
        <w:trPr>
          <w:trHeight w:hRule="exact" w:val="461"/>
        </w:trPr>
        <w:tc>
          <w:tcPr>
            <w:tcW w:w="1821" w:type="pct"/>
            <w:shd w:val="clear" w:color="auto" w:fill="auto"/>
            <w:tcMar>
              <w:top w:w="80" w:type="dxa"/>
              <w:left w:w="80" w:type="dxa"/>
              <w:bottom w:w="80" w:type="dxa"/>
              <w:right w:w="80" w:type="dxa"/>
            </w:tcMar>
            <w:vAlign w:val="center"/>
          </w:tcPr>
          <w:p w14:paraId="0B251369" w14:textId="77777777" w:rsidR="000600B7" w:rsidRDefault="00056389">
            <w:pPr>
              <w:spacing w:line="240" w:lineRule="auto"/>
              <w:jc w:val="left"/>
              <w:rPr>
                <w:sz w:val="24"/>
                <w:szCs w:val="24"/>
              </w:rPr>
            </w:pPr>
            <w:r>
              <w:rPr>
                <w:sz w:val="24"/>
                <w:szCs w:val="24"/>
              </w:rPr>
              <w:t>Cicadellidae/</w:t>
            </w:r>
            <w:r>
              <w:rPr>
                <w:i/>
                <w:sz w:val="24"/>
                <w:szCs w:val="24"/>
              </w:rPr>
              <w:t>Nephotettix</w:t>
            </w:r>
          </w:p>
        </w:tc>
        <w:tc>
          <w:tcPr>
            <w:tcW w:w="1877" w:type="dxa"/>
            <w:shd w:val="clear" w:color="auto" w:fill="auto"/>
            <w:vAlign w:val="center"/>
          </w:tcPr>
          <w:p w14:paraId="28664E28" w14:textId="77777777" w:rsidR="000600B7" w:rsidRDefault="00056389">
            <w:pPr>
              <w:jc w:val="center"/>
              <w:textAlignment w:val="center"/>
              <w:rPr>
                <w:sz w:val="24"/>
                <w:szCs w:val="24"/>
              </w:rPr>
            </w:pPr>
            <w:r>
              <w:rPr>
                <w:rFonts w:eastAsia="SimSun" w:cs="Arial"/>
                <w:sz w:val="24"/>
                <w:szCs w:val="24"/>
                <w:lang w:eastAsia="zh-CN"/>
              </w:rPr>
              <w:t>7.6%</w:t>
            </w:r>
          </w:p>
        </w:tc>
        <w:tc>
          <w:tcPr>
            <w:tcW w:w="1879" w:type="dxa"/>
            <w:shd w:val="clear" w:color="auto" w:fill="auto"/>
            <w:vAlign w:val="center"/>
          </w:tcPr>
          <w:p w14:paraId="77D1120B" w14:textId="77777777" w:rsidR="000600B7" w:rsidRDefault="00056389">
            <w:pPr>
              <w:jc w:val="center"/>
              <w:textAlignment w:val="center"/>
              <w:rPr>
                <w:sz w:val="24"/>
                <w:szCs w:val="24"/>
              </w:rPr>
            </w:pPr>
            <w:r>
              <w:rPr>
                <w:rFonts w:eastAsia="SimSun" w:cs="Arial"/>
                <w:sz w:val="24"/>
                <w:szCs w:val="24"/>
                <w:lang w:eastAsia="zh-CN"/>
              </w:rPr>
              <w:t>22.5%</w:t>
            </w:r>
          </w:p>
        </w:tc>
        <w:tc>
          <w:tcPr>
            <w:tcW w:w="1621" w:type="dxa"/>
            <w:shd w:val="clear" w:color="auto" w:fill="auto"/>
            <w:vAlign w:val="center"/>
          </w:tcPr>
          <w:p w14:paraId="2AAE3512" w14:textId="77777777" w:rsidR="000600B7" w:rsidRDefault="00056389">
            <w:pPr>
              <w:jc w:val="center"/>
              <w:textAlignment w:val="center"/>
              <w:rPr>
                <w:sz w:val="24"/>
                <w:szCs w:val="24"/>
              </w:rPr>
            </w:pPr>
            <w:r>
              <w:rPr>
                <w:rFonts w:eastAsia="SimSun" w:cs="Arial"/>
                <w:sz w:val="24"/>
                <w:szCs w:val="24"/>
                <w:lang w:eastAsia="zh-CN"/>
              </w:rPr>
              <w:t>69.7%</w:t>
            </w:r>
          </w:p>
        </w:tc>
      </w:tr>
      <w:tr w:rsidR="000600B7" w14:paraId="535B97AC" w14:textId="77777777">
        <w:trPr>
          <w:trHeight w:hRule="exact" w:val="461"/>
        </w:trPr>
        <w:tc>
          <w:tcPr>
            <w:tcW w:w="1821" w:type="pct"/>
            <w:shd w:val="clear" w:color="auto" w:fill="auto"/>
            <w:tcMar>
              <w:top w:w="80" w:type="dxa"/>
              <w:left w:w="80" w:type="dxa"/>
              <w:bottom w:w="80" w:type="dxa"/>
              <w:right w:w="80" w:type="dxa"/>
            </w:tcMar>
            <w:vAlign w:val="center"/>
          </w:tcPr>
          <w:p w14:paraId="671BEECF" w14:textId="77777777" w:rsidR="000600B7" w:rsidRDefault="00056389">
            <w:pPr>
              <w:spacing w:line="240" w:lineRule="auto"/>
              <w:jc w:val="left"/>
              <w:rPr>
                <w:sz w:val="24"/>
                <w:szCs w:val="24"/>
              </w:rPr>
            </w:pPr>
            <w:r>
              <w:rPr>
                <w:sz w:val="24"/>
                <w:szCs w:val="24"/>
              </w:rPr>
              <w:t>Delphacidae/</w:t>
            </w:r>
            <w:r>
              <w:rPr>
                <w:i/>
                <w:sz w:val="24"/>
                <w:szCs w:val="24"/>
              </w:rPr>
              <w:t>Nilaparvata</w:t>
            </w:r>
          </w:p>
        </w:tc>
        <w:tc>
          <w:tcPr>
            <w:tcW w:w="1877" w:type="dxa"/>
            <w:shd w:val="clear" w:color="auto" w:fill="auto"/>
            <w:vAlign w:val="center"/>
          </w:tcPr>
          <w:p w14:paraId="35A561ED" w14:textId="77777777" w:rsidR="000600B7" w:rsidRDefault="00056389">
            <w:pPr>
              <w:jc w:val="center"/>
              <w:textAlignment w:val="center"/>
              <w:rPr>
                <w:sz w:val="24"/>
                <w:szCs w:val="24"/>
              </w:rPr>
            </w:pPr>
            <w:r>
              <w:rPr>
                <w:rFonts w:eastAsia="SimSun" w:cs="Arial"/>
                <w:sz w:val="24"/>
                <w:szCs w:val="24"/>
                <w:lang w:eastAsia="zh-CN"/>
              </w:rPr>
              <w:t>88.2%</w:t>
            </w:r>
          </w:p>
        </w:tc>
        <w:tc>
          <w:tcPr>
            <w:tcW w:w="1879" w:type="dxa"/>
            <w:shd w:val="clear" w:color="auto" w:fill="auto"/>
            <w:vAlign w:val="center"/>
          </w:tcPr>
          <w:p w14:paraId="24AA9C10" w14:textId="77777777" w:rsidR="000600B7" w:rsidRDefault="00056389">
            <w:pPr>
              <w:jc w:val="center"/>
              <w:textAlignment w:val="center"/>
              <w:rPr>
                <w:sz w:val="24"/>
                <w:szCs w:val="24"/>
              </w:rPr>
            </w:pPr>
            <w:r>
              <w:rPr>
                <w:rFonts w:eastAsia="SimSun" w:cs="Arial"/>
                <w:sz w:val="24"/>
                <w:szCs w:val="24"/>
                <w:lang w:eastAsia="zh-CN"/>
              </w:rPr>
              <w:t>71.9%</w:t>
            </w:r>
          </w:p>
        </w:tc>
        <w:tc>
          <w:tcPr>
            <w:tcW w:w="1621" w:type="dxa"/>
            <w:shd w:val="clear" w:color="auto" w:fill="auto"/>
            <w:vAlign w:val="center"/>
          </w:tcPr>
          <w:p w14:paraId="4031D8EB" w14:textId="77777777" w:rsidR="000600B7" w:rsidRDefault="00056389">
            <w:pPr>
              <w:jc w:val="center"/>
              <w:textAlignment w:val="center"/>
              <w:rPr>
                <w:sz w:val="24"/>
                <w:szCs w:val="24"/>
              </w:rPr>
            </w:pPr>
            <w:r>
              <w:rPr>
                <w:rFonts w:eastAsia="SimSun" w:cs="Arial"/>
                <w:sz w:val="24"/>
                <w:szCs w:val="24"/>
                <w:lang w:eastAsia="zh-CN"/>
              </w:rPr>
              <w:t>25.4%</w:t>
            </w:r>
          </w:p>
        </w:tc>
      </w:tr>
      <w:tr w:rsidR="000600B7" w14:paraId="2C39C898" w14:textId="77777777">
        <w:trPr>
          <w:trHeight w:hRule="exact" w:val="461"/>
        </w:trPr>
        <w:tc>
          <w:tcPr>
            <w:tcW w:w="1821" w:type="pct"/>
            <w:shd w:val="clear" w:color="auto" w:fill="auto"/>
            <w:tcMar>
              <w:top w:w="80" w:type="dxa"/>
              <w:left w:w="80" w:type="dxa"/>
              <w:bottom w:w="80" w:type="dxa"/>
              <w:right w:w="80" w:type="dxa"/>
            </w:tcMar>
            <w:vAlign w:val="center"/>
          </w:tcPr>
          <w:p w14:paraId="7BD67553" w14:textId="77777777" w:rsidR="000600B7" w:rsidRDefault="00056389">
            <w:pPr>
              <w:spacing w:line="240" w:lineRule="auto"/>
              <w:jc w:val="left"/>
              <w:rPr>
                <w:sz w:val="24"/>
                <w:szCs w:val="24"/>
              </w:rPr>
            </w:pPr>
            <w:r>
              <w:rPr>
                <w:sz w:val="24"/>
                <w:szCs w:val="24"/>
              </w:rPr>
              <w:t>Lygaeidae/</w:t>
            </w:r>
            <w:r>
              <w:rPr>
                <w:i/>
                <w:sz w:val="24"/>
                <w:szCs w:val="24"/>
              </w:rPr>
              <w:t>Pachybrachius</w:t>
            </w:r>
          </w:p>
        </w:tc>
        <w:tc>
          <w:tcPr>
            <w:tcW w:w="1877" w:type="dxa"/>
            <w:shd w:val="clear" w:color="auto" w:fill="auto"/>
            <w:vAlign w:val="center"/>
          </w:tcPr>
          <w:p w14:paraId="6D5FFB2B" w14:textId="77777777" w:rsidR="000600B7" w:rsidRDefault="00056389">
            <w:pPr>
              <w:jc w:val="center"/>
              <w:textAlignment w:val="center"/>
              <w:rPr>
                <w:sz w:val="24"/>
                <w:szCs w:val="24"/>
              </w:rPr>
            </w:pPr>
            <w:r>
              <w:rPr>
                <w:rFonts w:eastAsia="SimSun" w:cs="Arial"/>
                <w:i/>
                <w:iCs/>
                <w:sz w:val="24"/>
                <w:szCs w:val="24"/>
                <w:lang w:eastAsia="zh-CN"/>
              </w:rPr>
              <w:t>NA</w:t>
            </w:r>
          </w:p>
        </w:tc>
        <w:tc>
          <w:tcPr>
            <w:tcW w:w="1879" w:type="dxa"/>
            <w:shd w:val="clear" w:color="auto" w:fill="auto"/>
            <w:vAlign w:val="center"/>
          </w:tcPr>
          <w:p w14:paraId="163390F1" w14:textId="77777777" w:rsidR="000600B7" w:rsidRDefault="00056389">
            <w:pPr>
              <w:jc w:val="center"/>
              <w:textAlignment w:val="center"/>
              <w:rPr>
                <w:sz w:val="24"/>
                <w:szCs w:val="24"/>
              </w:rPr>
            </w:pPr>
            <w:r>
              <w:rPr>
                <w:rFonts w:eastAsia="SimSun" w:cs="Arial"/>
                <w:sz w:val="24"/>
                <w:szCs w:val="24"/>
                <w:lang w:eastAsia="zh-CN"/>
              </w:rPr>
              <w:t>0.8%</w:t>
            </w:r>
          </w:p>
        </w:tc>
        <w:tc>
          <w:tcPr>
            <w:tcW w:w="1621" w:type="dxa"/>
            <w:shd w:val="clear" w:color="auto" w:fill="auto"/>
            <w:vAlign w:val="center"/>
          </w:tcPr>
          <w:p w14:paraId="534C2BD1" w14:textId="77777777" w:rsidR="000600B7" w:rsidRDefault="00056389">
            <w:pPr>
              <w:jc w:val="center"/>
              <w:textAlignment w:val="center"/>
              <w:rPr>
                <w:sz w:val="24"/>
                <w:szCs w:val="24"/>
              </w:rPr>
            </w:pPr>
            <w:r>
              <w:rPr>
                <w:rFonts w:eastAsia="SimSun" w:cs="Arial"/>
                <w:sz w:val="24"/>
                <w:szCs w:val="24"/>
                <w:lang w:eastAsia="zh-CN"/>
              </w:rPr>
              <w:t>1.3%</w:t>
            </w:r>
          </w:p>
        </w:tc>
      </w:tr>
      <w:tr w:rsidR="000600B7" w14:paraId="2167082C" w14:textId="77777777">
        <w:trPr>
          <w:trHeight w:hRule="exact" w:val="461"/>
        </w:trPr>
        <w:tc>
          <w:tcPr>
            <w:tcW w:w="1821" w:type="pct"/>
            <w:shd w:val="clear" w:color="auto" w:fill="auto"/>
            <w:tcMar>
              <w:top w:w="80" w:type="dxa"/>
              <w:left w:w="80" w:type="dxa"/>
              <w:bottom w:w="80" w:type="dxa"/>
              <w:right w:w="80" w:type="dxa"/>
            </w:tcMar>
            <w:vAlign w:val="center"/>
          </w:tcPr>
          <w:p w14:paraId="3FD136A0" w14:textId="77777777" w:rsidR="000600B7" w:rsidRDefault="00056389">
            <w:pPr>
              <w:spacing w:line="240" w:lineRule="auto"/>
              <w:jc w:val="left"/>
              <w:rPr>
                <w:sz w:val="24"/>
                <w:szCs w:val="24"/>
              </w:rPr>
            </w:pPr>
            <w:r>
              <w:rPr>
                <w:sz w:val="24"/>
                <w:szCs w:val="24"/>
              </w:rPr>
              <w:t>Pentatomidae/</w:t>
            </w:r>
            <w:r>
              <w:rPr>
                <w:i/>
                <w:sz w:val="24"/>
                <w:szCs w:val="24"/>
              </w:rPr>
              <w:t>Scotinophara</w:t>
            </w:r>
          </w:p>
        </w:tc>
        <w:tc>
          <w:tcPr>
            <w:tcW w:w="1877" w:type="dxa"/>
            <w:tcBorders>
              <w:bottom w:val="nil"/>
            </w:tcBorders>
            <w:shd w:val="clear" w:color="auto" w:fill="auto"/>
            <w:vAlign w:val="center"/>
          </w:tcPr>
          <w:p w14:paraId="582975EF" w14:textId="77777777" w:rsidR="000600B7" w:rsidRDefault="00056389">
            <w:pPr>
              <w:jc w:val="center"/>
              <w:textAlignment w:val="center"/>
              <w:rPr>
                <w:sz w:val="24"/>
                <w:szCs w:val="24"/>
              </w:rPr>
            </w:pPr>
            <w:r>
              <w:rPr>
                <w:rFonts w:eastAsia="SimSun" w:cs="Arial"/>
                <w:sz w:val="24"/>
                <w:szCs w:val="24"/>
                <w:lang w:eastAsia="zh-CN"/>
              </w:rPr>
              <w:t>0.8%</w:t>
            </w:r>
          </w:p>
        </w:tc>
        <w:tc>
          <w:tcPr>
            <w:tcW w:w="1879" w:type="dxa"/>
            <w:tcBorders>
              <w:bottom w:val="nil"/>
            </w:tcBorders>
            <w:shd w:val="clear" w:color="auto" w:fill="auto"/>
            <w:vAlign w:val="center"/>
          </w:tcPr>
          <w:p w14:paraId="499E3B8C" w14:textId="77777777" w:rsidR="000600B7" w:rsidRDefault="00056389">
            <w:pPr>
              <w:jc w:val="center"/>
              <w:textAlignment w:val="center"/>
              <w:rPr>
                <w:sz w:val="24"/>
                <w:szCs w:val="24"/>
              </w:rPr>
            </w:pPr>
            <w:r>
              <w:rPr>
                <w:rFonts w:eastAsia="SimSun" w:cs="Arial"/>
                <w:sz w:val="24"/>
                <w:szCs w:val="24"/>
                <w:lang w:eastAsia="zh-CN"/>
              </w:rPr>
              <w:t>2.9%</w:t>
            </w:r>
          </w:p>
        </w:tc>
        <w:tc>
          <w:tcPr>
            <w:tcW w:w="1621" w:type="dxa"/>
            <w:tcBorders>
              <w:bottom w:val="nil"/>
            </w:tcBorders>
            <w:shd w:val="clear" w:color="auto" w:fill="auto"/>
            <w:vAlign w:val="center"/>
          </w:tcPr>
          <w:p w14:paraId="565F4F03" w14:textId="77777777" w:rsidR="000600B7" w:rsidRDefault="00056389">
            <w:pPr>
              <w:jc w:val="center"/>
              <w:textAlignment w:val="center"/>
              <w:rPr>
                <w:sz w:val="24"/>
                <w:szCs w:val="24"/>
              </w:rPr>
            </w:pPr>
            <w:r>
              <w:rPr>
                <w:rFonts w:eastAsia="SimSun" w:cs="Arial"/>
                <w:sz w:val="24"/>
                <w:szCs w:val="24"/>
                <w:lang w:eastAsia="zh-CN"/>
              </w:rPr>
              <w:t>0.8%</w:t>
            </w:r>
          </w:p>
        </w:tc>
      </w:tr>
      <w:tr w:rsidR="000600B7" w14:paraId="6B5E6C1F" w14:textId="77777777">
        <w:trPr>
          <w:trHeight w:hRule="exact" w:val="461"/>
        </w:trPr>
        <w:tc>
          <w:tcPr>
            <w:tcW w:w="1821" w:type="pct"/>
            <w:shd w:val="clear" w:color="auto" w:fill="auto"/>
            <w:tcMar>
              <w:top w:w="80" w:type="dxa"/>
              <w:left w:w="80" w:type="dxa"/>
              <w:bottom w:w="80" w:type="dxa"/>
              <w:right w:w="80" w:type="dxa"/>
            </w:tcMar>
            <w:vAlign w:val="center"/>
          </w:tcPr>
          <w:p w14:paraId="08B150E9" w14:textId="77777777" w:rsidR="000600B7" w:rsidRDefault="00056389">
            <w:pPr>
              <w:spacing w:line="240" w:lineRule="auto"/>
              <w:jc w:val="left"/>
              <w:rPr>
                <w:sz w:val="24"/>
                <w:szCs w:val="24"/>
              </w:rPr>
            </w:pPr>
            <w:r>
              <w:rPr>
                <w:rFonts w:hint="eastAsia"/>
                <w:sz w:val="24"/>
                <w:szCs w:val="24"/>
              </w:rPr>
              <w:t>Others</w:t>
            </w:r>
          </w:p>
        </w:tc>
        <w:tc>
          <w:tcPr>
            <w:tcW w:w="1877" w:type="dxa"/>
            <w:tcBorders>
              <w:top w:val="nil"/>
              <w:bottom w:val="single" w:sz="4" w:space="0" w:color="auto"/>
            </w:tcBorders>
            <w:shd w:val="clear" w:color="auto" w:fill="auto"/>
            <w:vAlign w:val="center"/>
          </w:tcPr>
          <w:p w14:paraId="1579B4B8" w14:textId="77777777" w:rsidR="000600B7" w:rsidRDefault="00056389">
            <w:pPr>
              <w:jc w:val="center"/>
              <w:textAlignment w:val="center"/>
              <w:rPr>
                <w:sz w:val="24"/>
                <w:szCs w:val="24"/>
              </w:rPr>
            </w:pPr>
            <w:r>
              <w:rPr>
                <w:rFonts w:eastAsia="SimSun" w:cs="Arial"/>
                <w:sz w:val="24"/>
                <w:szCs w:val="24"/>
                <w:lang w:eastAsia="zh-CN"/>
              </w:rPr>
              <w:t>3.4%</w:t>
            </w:r>
          </w:p>
        </w:tc>
        <w:tc>
          <w:tcPr>
            <w:tcW w:w="1879" w:type="dxa"/>
            <w:tcBorders>
              <w:top w:val="nil"/>
              <w:bottom w:val="single" w:sz="4" w:space="0" w:color="auto"/>
            </w:tcBorders>
            <w:shd w:val="clear" w:color="auto" w:fill="auto"/>
            <w:vAlign w:val="center"/>
          </w:tcPr>
          <w:p w14:paraId="7916A18D" w14:textId="77777777" w:rsidR="000600B7" w:rsidRDefault="00056389">
            <w:pPr>
              <w:jc w:val="center"/>
              <w:textAlignment w:val="center"/>
              <w:rPr>
                <w:sz w:val="24"/>
                <w:szCs w:val="24"/>
              </w:rPr>
            </w:pPr>
            <w:r>
              <w:rPr>
                <w:rFonts w:eastAsia="SimSun" w:cs="Arial"/>
                <w:sz w:val="24"/>
                <w:szCs w:val="24"/>
                <w:lang w:eastAsia="zh-CN"/>
              </w:rPr>
              <w:t>1.9%</w:t>
            </w:r>
          </w:p>
        </w:tc>
        <w:tc>
          <w:tcPr>
            <w:tcW w:w="1621" w:type="dxa"/>
            <w:tcBorders>
              <w:top w:val="nil"/>
              <w:bottom w:val="single" w:sz="4" w:space="0" w:color="auto"/>
            </w:tcBorders>
            <w:shd w:val="clear" w:color="auto" w:fill="auto"/>
            <w:vAlign w:val="center"/>
          </w:tcPr>
          <w:p w14:paraId="74408C97" w14:textId="77777777" w:rsidR="000600B7" w:rsidRDefault="00056389">
            <w:pPr>
              <w:jc w:val="center"/>
              <w:textAlignment w:val="center"/>
              <w:rPr>
                <w:sz w:val="24"/>
                <w:szCs w:val="24"/>
              </w:rPr>
            </w:pPr>
            <w:r>
              <w:rPr>
                <w:rFonts w:eastAsia="SimSun" w:cs="Arial"/>
                <w:sz w:val="24"/>
                <w:szCs w:val="24"/>
                <w:lang w:eastAsia="zh-CN"/>
              </w:rPr>
              <w:t>2.8%</w:t>
            </w:r>
          </w:p>
        </w:tc>
      </w:tr>
      <w:tr w:rsidR="000600B7" w14:paraId="1684D69C" w14:textId="77777777">
        <w:trPr>
          <w:trHeight w:hRule="exact" w:val="461"/>
        </w:trPr>
        <w:tc>
          <w:tcPr>
            <w:tcW w:w="1821" w:type="pct"/>
            <w:shd w:val="clear" w:color="auto" w:fill="auto"/>
            <w:tcMar>
              <w:top w:w="80" w:type="dxa"/>
              <w:left w:w="80" w:type="dxa"/>
              <w:bottom w:w="80" w:type="dxa"/>
              <w:right w:w="80" w:type="dxa"/>
            </w:tcMar>
            <w:vAlign w:val="center"/>
          </w:tcPr>
          <w:p w14:paraId="2066D76D" w14:textId="77777777" w:rsidR="000600B7" w:rsidRDefault="00056389">
            <w:pPr>
              <w:spacing w:line="240" w:lineRule="auto"/>
              <w:jc w:val="right"/>
              <w:rPr>
                <w:sz w:val="24"/>
                <w:szCs w:val="24"/>
              </w:rPr>
            </w:pPr>
            <w:r>
              <w:rPr>
                <w:rFonts w:hint="eastAsia"/>
                <w:i/>
                <w:sz w:val="24"/>
                <w:szCs w:val="24"/>
              </w:rPr>
              <w:t>Total</w:t>
            </w:r>
          </w:p>
        </w:tc>
        <w:tc>
          <w:tcPr>
            <w:tcW w:w="1109" w:type="pct"/>
            <w:tcBorders>
              <w:top w:val="single" w:sz="4" w:space="0" w:color="auto"/>
            </w:tcBorders>
            <w:shd w:val="clear" w:color="auto" w:fill="auto"/>
            <w:vAlign w:val="center"/>
          </w:tcPr>
          <w:p w14:paraId="2463354F" w14:textId="77777777" w:rsidR="000600B7" w:rsidRDefault="00056389">
            <w:pPr>
              <w:spacing w:line="240" w:lineRule="auto"/>
              <w:jc w:val="center"/>
              <w:rPr>
                <w:sz w:val="24"/>
                <w:szCs w:val="24"/>
              </w:rPr>
            </w:pPr>
            <w:r>
              <w:rPr>
                <w:sz w:val="24"/>
                <w:szCs w:val="24"/>
              </w:rPr>
              <w:t>100%</w:t>
            </w:r>
          </w:p>
        </w:tc>
        <w:tc>
          <w:tcPr>
            <w:tcW w:w="1110" w:type="pct"/>
            <w:tcBorders>
              <w:top w:val="single" w:sz="4" w:space="0" w:color="auto"/>
            </w:tcBorders>
            <w:shd w:val="clear" w:color="auto" w:fill="auto"/>
            <w:vAlign w:val="center"/>
          </w:tcPr>
          <w:p w14:paraId="0D00E0D5" w14:textId="77777777" w:rsidR="000600B7" w:rsidRDefault="00056389">
            <w:pPr>
              <w:spacing w:line="240" w:lineRule="auto"/>
              <w:jc w:val="center"/>
              <w:rPr>
                <w:sz w:val="24"/>
                <w:szCs w:val="24"/>
              </w:rPr>
            </w:pPr>
            <w:r>
              <w:rPr>
                <w:sz w:val="24"/>
                <w:szCs w:val="24"/>
              </w:rPr>
              <w:t>100%</w:t>
            </w:r>
          </w:p>
        </w:tc>
        <w:tc>
          <w:tcPr>
            <w:tcW w:w="958" w:type="pct"/>
            <w:tcBorders>
              <w:top w:val="single" w:sz="4" w:space="0" w:color="auto"/>
            </w:tcBorders>
            <w:shd w:val="clear" w:color="auto" w:fill="auto"/>
            <w:vAlign w:val="center"/>
          </w:tcPr>
          <w:p w14:paraId="75BE09A4" w14:textId="77777777" w:rsidR="000600B7" w:rsidRDefault="00056389">
            <w:pPr>
              <w:spacing w:line="240" w:lineRule="auto"/>
              <w:jc w:val="center"/>
              <w:rPr>
                <w:sz w:val="24"/>
                <w:szCs w:val="24"/>
              </w:rPr>
            </w:pPr>
            <w:r>
              <w:rPr>
                <w:sz w:val="24"/>
                <w:szCs w:val="24"/>
              </w:rPr>
              <w:t>100%</w:t>
            </w:r>
          </w:p>
        </w:tc>
      </w:tr>
    </w:tbl>
    <w:p w14:paraId="0129E63C" w14:textId="77777777" w:rsidR="000600B7" w:rsidRDefault="000600B7">
      <w:pPr>
        <w:spacing w:line="480" w:lineRule="auto"/>
        <w:rPr>
          <w:b/>
          <w:szCs w:val="24"/>
        </w:rPr>
      </w:pPr>
    </w:p>
    <w:p w14:paraId="3F722AD1" w14:textId="77777777" w:rsidR="000600B7" w:rsidRDefault="00056389">
      <w:pPr>
        <w:spacing w:after="0"/>
        <w:rPr>
          <w:sz w:val="24"/>
          <w:szCs w:val="24"/>
        </w:rPr>
      </w:pPr>
      <w:r>
        <w:rPr>
          <w:rFonts w:hint="eastAsia"/>
          <w:sz w:val="24"/>
          <w:szCs w:val="24"/>
        </w:rPr>
        <w:t>(b) Ripening stage</w:t>
      </w:r>
    </w:p>
    <w:tbl>
      <w:tblPr>
        <w:tblW w:w="4541" w:type="pct"/>
        <w:tblInd w:w="80" w:type="dxa"/>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3123"/>
        <w:gridCol w:w="1903"/>
        <w:gridCol w:w="1904"/>
        <w:gridCol w:w="1643"/>
      </w:tblGrid>
      <w:tr w:rsidR="000600B7" w14:paraId="0BBA8661" w14:textId="77777777">
        <w:trPr>
          <w:trHeight w:hRule="exact" w:val="461"/>
        </w:trPr>
        <w:tc>
          <w:tcPr>
            <w:tcW w:w="1808" w:type="pct"/>
            <w:tcBorders>
              <w:top w:val="single" w:sz="4" w:space="0" w:color="auto"/>
              <w:bottom w:val="single" w:sz="4" w:space="0" w:color="auto"/>
            </w:tcBorders>
            <w:shd w:val="clear" w:color="auto" w:fill="auto"/>
            <w:tcMar>
              <w:top w:w="80" w:type="dxa"/>
              <w:left w:w="80" w:type="dxa"/>
              <w:bottom w:w="80" w:type="dxa"/>
              <w:right w:w="80" w:type="dxa"/>
            </w:tcMar>
            <w:vAlign w:val="center"/>
          </w:tcPr>
          <w:p w14:paraId="19E17569" w14:textId="77777777" w:rsidR="000600B7" w:rsidRDefault="00056389">
            <w:pPr>
              <w:spacing w:line="240" w:lineRule="auto"/>
              <w:jc w:val="left"/>
              <w:rPr>
                <w:sz w:val="24"/>
                <w:szCs w:val="24"/>
              </w:rPr>
            </w:pPr>
            <w:r>
              <w:rPr>
                <w:rFonts w:hint="eastAsia"/>
                <w:sz w:val="24"/>
                <w:szCs w:val="24"/>
              </w:rPr>
              <w:t>Family/Genus</w:t>
            </w:r>
          </w:p>
        </w:tc>
        <w:tc>
          <w:tcPr>
            <w:tcW w:w="1114" w:type="pct"/>
            <w:tcBorders>
              <w:top w:val="single" w:sz="4" w:space="0" w:color="auto"/>
              <w:bottom w:val="single" w:sz="4" w:space="0" w:color="auto"/>
            </w:tcBorders>
            <w:shd w:val="clear" w:color="auto" w:fill="auto"/>
            <w:vAlign w:val="center"/>
          </w:tcPr>
          <w:p w14:paraId="79620825" w14:textId="77777777" w:rsidR="000600B7" w:rsidRDefault="00056389">
            <w:pPr>
              <w:spacing w:line="240" w:lineRule="auto"/>
              <w:jc w:val="center"/>
              <w:rPr>
                <w:sz w:val="24"/>
                <w:szCs w:val="24"/>
              </w:rPr>
            </w:pPr>
            <w:r>
              <w:rPr>
                <w:rFonts w:hint="eastAsia"/>
                <w:sz w:val="24"/>
                <w:szCs w:val="24"/>
              </w:rPr>
              <w:t>Year 2017</w:t>
            </w:r>
          </w:p>
        </w:tc>
        <w:tc>
          <w:tcPr>
            <w:tcW w:w="1114" w:type="pct"/>
            <w:tcBorders>
              <w:top w:val="single" w:sz="4" w:space="0" w:color="auto"/>
              <w:bottom w:val="single" w:sz="4" w:space="0" w:color="auto"/>
            </w:tcBorders>
            <w:shd w:val="clear" w:color="auto" w:fill="auto"/>
            <w:vAlign w:val="center"/>
          </w:tcPr>
          <w:p w14:paraId="40DF6CD3" w14:textId="77777777" w:rsidR="000600B7" w:rsidRDefault="00056389">
            <w:pPr>
              <w:spacing w:line="240" w:lineRule="auto"/>
              <w:jc w:val="center"/>
              <w:rPr>
                <w:sz w:val="24"/>
                <w:szCs w:val="24"/>
              </w:rPr>
            </w:pPr>
            <w:r>
              <w:rPr>
                <w:rFonts w:hint="eastAsia"/>
                <w:sz w:val="24"/>
                <w:szCs w:val="24"/>
              </w:rPr>
              <w:t>Year 2018</w:t>
            </w:r>
          </w:p>
        </w:tc>
        <w:tc>
          <w:tcPr>
            <w:tcW w:w="962" w:type="pct"/>
            <w:tcBorders>
              <w:top w:val="single" w:sz="4" w:space="0" w:color="auto"/>
              <w:bottom w:val="single" w:sz="4" w:space="0" w:color="auto"/>
            </w:tcBorders>
            <w:shd w:val="clear" w:color="auto" w:fill="auto"/>
            <w:vAlign w:val="center"/>
          </w:tcPr>
          <w:p w14:paraId="565EBE62" w14:textId="77777777" w:rsidR="000600B7" w:rsidRDefault="00056389">
            <w:pPr>
              <w:spacing w:line="240" w:lineRule="auto"/>
              <w:jc w:val="center"/>
              <w:rPr>
                <w:sz w:val="24"/>
                <w:szCs w:val="24"/>
              </w:rPr>
            </w:pPr>
            <w:r>
              <w:rPr>
                <w:rFonts w:hint="eastAsia"/>
                <w:sz w:val="24"/>
                <w:szCs w:val="24"/>
              </w:rPr>
              <w:t>Year 2019</w:t>
            </w:r>
          </w:p>
        </w:tc>
      </w:tr>
      <w:tr w:rsidR="000600B7" w14:paraId="31E21CF1" w14:textId="77777777">
        <w:trPr>
          <w:trHeight w:hRule="exact" w:val="461"/>
        </w:trPr>
        <w:tc>
          <w:tcPr>
            <w:tcW w:w="1808" w:type="pct"/>
            <w:shd w:val="clear" w:color="auto" w:fill="auto"/>
            <w:tcMar>
              <w:top w:w="80" w:type="dxa"/>
              <w:left w:w="80" w:type="dxa"/>
              <w:bottom w:w="80" w:type="dxa"/>
              <w:right w:w="80" w:type="dxa"/>
            </w:tcMar>
            <w:vAlign w:val="center"/>
          </w:tcPr>
          <w:p w14:paraId="0DC1E360" w14:textId="77777777" w:rsidR="000600B7" w:rsidRDefault="00056389">
            <w:pPr>
              <w:spacing w:line="240" w:lineRule="auto"/>
              <w:jc w:val="left"/>
              <w:rPr>
                <w:sz w:val="24"/>
                <w:szCs w:val="24"/>
              </w:rPr>
            </w:pPr>
            <w:r>
              <w:rPr>
                <w:sz w:val="24"/>
                <w:szCs w:val="24"/>
              </w:rPr>
              <w:t>Cicadellidae/</w:t>
            </w:r>
            <w:r>
              <w:rPr>
                <w:i/>
                <w:sz w:val="24"/>
                <w:szCs w:val="24"/>
              </w:rPr>
              <w:t>Nephotettix</w:t>
            </w:r>
          </w:p>
        </w:tc>
        <w:tc>
          <w:tcPr>
            <w:tcW w:w="1903" w:type="dxa"/>
            <w:shd w:val="clear" w:color="auto" w:fill="auto"/>
            <w:vAlign w:val="center"/>
          </w:tcPr>
          <w:p w14:paraId="623C8CD3" w14:textId="77777777" w:rsidR="000600B7" w:rsidRDefault="00056389">
            <w:pPr>
              <w:jc w:val="center"/>
              <w:textAlignment w:val="center"/>
              <w:rPr>
                <w:sz w:val="24"/>
                <w:szCs w:val="24"/>
              </w:rPr>
            </w:pPr>
            <w:r>
              <w:rPr>
                <w:rFonts w:eastAsia="SimSun" w:cs="Arial"/>
                <w:sz w:val="24"/>
                <w:szCs w:val="24"/>
                <w:lang w:eastAsia="zh-CN"/>
              </w:rPr>
              <w:t>69.4%</w:t>
            </w:r>
          </w:p>
        </w:tc>
        <w:tc>
          <w:tcPr>
            <w:tcW w:w="1904" w:type="dxa"/>
            <w:shd w:val="clear" w:color="auto" w:fill="auto"/>
            <w:vAlign w:val="center"/>
          </w:tcPr>
          <w:p w14:paraId="47F36846" w14:textId="77777777" w:rsidR="000600B7" w:rsidRDefault="00056389">
            <w:pPr>
              <w:jc w:val="center"/>
              <w:textAlignment w:val="center"/>
              <w:rPr>
                <w:sz w:val="24"/>
                <w:szCs w:val="24"/>
              </w:rPr>
            </w:pPr>
            <w:r>
              <w:rPr>
                <w:rFonts w:eastAsia="SimSun" w:cs="Arial"/>
                <w:sz w:val="24"/>
                <w:szCs w:val="24"/>
                <w:lang w:eastAsia="zh-CN"/>
              </w:rPr>
              <w:t>74.9%</w:t>
            </w:r>
          </w:p>
        </w:tc>
        <w:tc>
          <w:tcPr>
            <w:tcW w:w="1643" w:type="dxa"/>
            <w:shd w:val="clear" w:color="auto" w:fill="auto"/>
            <w:vAlign w:val="center"/>
          </w:tcPr>
          <w:p w14:paraId="5FF4154D" w14:textId="77777777" w:rsidR="000600B7" w:rsidRDefault="00056389">
            <w:pPr>
              <w:jc w:val="center"/>
              <w:textAlignment w:val="center"/>
              <w:rPr>
                <w:sz w:val="24"/>
                <w:szCs w:val="24"/>
              </w:rPr>
            </w:pPr>
            <w:r>
              <w:rPr>
                <w:rFonts w:eastAsia="SimSun" w:cs="Arial"/>
                <w:sz w:val="24"/>
                <w:szCs w:val="24"/>
                <w:lang w:eastAsia="zh-CN"/>
              </w:rPr>
              <w:t>83.5%</w:t>
            </w:r>
          </w:p>
        </w:tc>
      </w:tr>
      <w:tr w:rsidR="000600B7" w14:paraId="2D235171" w14:textId="77777777">
        <w:trPr>
          <w:trHeight w:hRule="exact" w:val="461"/>
        </w:trPr>
        <w:tc>
          <w:tcPr>
            <w:tcW w:w="1808" w:type="pct"/>
            <w:shd w:val="clear" w:color="auto" w:fill="auto"/>
            <w:tcMar>
              <w:top w:w="80" w:type="dxa"/>
              <w:left w:w="80" w:type="dxa"/>
              <w:bottom w:w="80" w:type="dxa"/>
              <w:right w:w="80" w:type="dxa"/>
            </w:tcMar>
            <w:vAlign w:val="center"/>
          </w:tcPr>
          <w:p w14:paraId="4A7D0797" w14:textId="77777777" w:rsidR="000600B7" w:rsidRDefault="00056389">
            <w:pPr>
              <w:spacing w:line="240" w:lineRule="auto"/>
              <w:jc w:val="left"/>
              <w:rPr>
                <w:sz w:val="24"/>
                <w:szCs w:val="24"/>
              </w:rPr>
            </w:pPr>
            <w:r>
              <w:rPr>
                <w:sz w:val="24"/>
                <w:szCs w:val="24"/>
              </w:rPr>
              <w:t>Delphacidae/</w:t>
            </w:r>
            <w:r>
              <w:rPr>
                <w:i/>
                <w:sz w:val="24"/>
                <w:szCs w:val="24"/>
              </w:rPr>
              <w:t>Nilaparvata</w:t>
            </w:r>
          </w:p>
        </w:tc>
        <w:tc>
          <w:tcPr>
            <w:tcW w:w="1903" w:type="dxa"/>
            <w:shd w:val="clear" w:color="auto" w:fill="auto"/>
            <w:vAlign w:val="center"/>
          </w:tcPr>
          <w:p w14:paraId="399914FB" w14:textId="77777777" w:rsidR="000600B7" w:rsidRDefault="00056389">
            <w:pPr>
              <w:jc w:val="center"/>
              <w:textAlignment w:val="center"/>
              <w:rPr>
                <w:sz w:val="24"/>
                <w:szCs w:val="24"/>
              </w:rPr>
            </w:pPr>
            <w:r>
              <w:rPr>
                <w:rFonts w:eastAsia="SimSun" w:cs="Arial"/>
                <w:sz w:val="24"/>
                <w:szCs w:val="24"/>
                <w:lang w:eastAsia="zh-CN"/>
              </w:rPr>
              <w:t>28.9%</w:t>
            </w:r>
          </w:p>
        </w:tc>
        <w:tc>
          <w:tcPr>
            <w:tcW w:w="1904" w:type="dxa"/>
            <w:shd w:val="clear" w:color="auto" w:fill="auto"/>
            <w:vAlign w:val="center"/>
          </w:tcPr>
          <w:p w14:paraId="40C6B4F4" w14:textId="77777777" w:rsidR="000600B7" w:rsidRDefault="00056389">
            <w:pPr>
              <w:jc w:val="center"/>
              <w:textAlignment w:val="center"/>
              <w:rPr>
                <w:sz w:val="24"/>
                <w:szCs w:val="24"/>
              </w:rPr>
            </w:pPr>
            <w:r>
              <w:rPr>
                <w:rFonts w:eastAsia="SimSun" w:cs="Arial"/>
                <w:sz w:val="24"/>
                <w:szCs w:val="24"/>
                <w:lang w:eastAsia="zh-CN"/>
              </w:rPr>
              <w:t>13.4%</w:t>
            </w:r>
          </w:p>
        </w:tc>
        <w:tc>
          <w:tcPr>
            <w:tcW w:w="1643" w:type="dxa"/>
            <w:shd w:val="clear" w:color="auto" w:fill="auto"/>
            <w:vAlign w:val="center"/>
          </w:tcPr>
          <w:p w14:paraId="2218D154" w14:textId="77777777" w:rsidR="000600B7" w:rsidRDefault="00056389">
            <w:pPr>
              <w:jc w:val="center"/>
              <w:textAlignment w:val="center"/>
              <w:rPr>
                <w:sz w:val="24"/>
                <w:szCs w:val="24"/>
              </w:rPr>
            </w:pPr>
            <w:r>
              <w:rPr>
                <w:rFonts w:eastAsia="SimSun" w:cs="Arial"/>
                <w:sz w:val="24"/>
                <w:szCs w:val="24"/>
                <w:lang w:eastAsia="zh-CN"/>
              </w:rPr>
              <w:t>6.2%</w:t>
            </w:r>
          </w:p>
        </w:tc>
      </w:tr>
      <w:tr w:rsidR="000600B7" w14:paraId="36FEA821" w14:textId="77777777">
        <w:trPr>
          <w:trHeight w:hRule="exact" w:val="461"/>
        </w:trPr>
        <w:tc>
          <w:tcPr>
            <w:tcW w:w="1808" w:type="pct"/>
            <w:shd w:val="clear" w:color="auto" w:fill="auto"/>
            <w:tcMar>
              <w:top w:w="80" w:type="dxa"/>
              <w:left w:w="80" w:type="dxa"/>
              <w:bottom w:w="80" w:type="dxa"/>
              <w:right w:w="80" w:type="dxa"/>
            </w:tcMar>
            <w:vAlign w:val="center"/>
          </w:tcPr>
          <w:p w14:paraId="3EF8324B" w14:textId="77777777" w:rsidR="000600B7" w:rsidRDefault="00056389">
            <w:pPr>
              <w:spacing w:line="240" w:lineRule="auto"/>
              <w:jc w:val="left"/>
              <w:rPr>
                <w:sz w:val="24"/>
                <w:szCs w:val="24"/>
              </w:rPr>
            </w:pPr>
            <w:r>
              <w:rPr>
                <w:sz w:val="24"/>
                <w:szCs w:val="24"/>
              </w:rPr>
              <w:t>Lygaeidae/</w:t>
            </w:r>
            <w:r>
              <w:rPr>
                <w:i/>
                <w:sz w:val="24"/>
                <w:szCs w:val="24"/>
              </w:rPr>
              <w:t>Pachybrachius</w:t>
            </w:r>
          </w:p>
        </w:tc>
        <w:tc>
          <w:tcPr>
            <w:tcW w:w="1903" w:type="dxa"/>
            <w:shd w:val="clear" w:color="auto" w:fill="auto"/>
            <w:vAlign w:val="center"/>
          </w:tcPr>
          <w:p w14:paraId="52AE43B5" w14:textId="77777777" w:rsidR="000600B7" w:rsidRDefault="00056389">
            <w:pPr>
              <w:jc w:val="center"/>
              <w:textAlignment w:val="center"/>
              <w:rPr>
                <w:sz w:val="24"/>
                <w:szCs w:val="24"/>
              </w:rPr>
            </w:pPr>
            <w:r>
              <w:rPr>
                <w:rFonts w:eastAsia="SimSun" w:cs="Arial"/>
                <w:i/>
                <w:iCs/>
                <w:sz w:val="24"/>
                <w:szCs w:val="24"/>
                <w:lang w:eastAsia="zh-CN"/>
              </w:rPr>
              <w:t>NA</w:t>
            </w:r>
          </w:p>
        </w:tc>
        <w:tc>
          <w:tcPr>
            <w:tcW w:w="1904" w:type="dxa"/>
            <w:shd w:val="clear" w:color="auto" w:fill="auto"/>
            <w:vAlign w:val="center"/>
          </w:tcPr>
          <w:p w14:paraId="02685624" w14:textId="77777777" w:rsidR="000600B7" w:rsidRDefault="00056389">
            <w:pPr>
              <w:jc w:val="center"/>
              <w:textAlignment w:val="center"/>
              <w:rPr>
                <w:sz w:val="24"/>
                <w:szCs w:val="24"/>
              </w:rPr>
            </w:pPr>
            <w:r>
              <w:rPr>
                <w:rFonts w:eastAsia="SimSun" w:cs="Arial"/>
                <w:sz w:val="24"/>
                <w:szCs w:val="24"/>
                <w:lang w:eastAsia="zh-CN"/>
              </w:rPr>
              <w:t>0.2%</w:t>
            </w:r>
          </w:p>
        </w:tc>
        <w:tc>
          <w:tcPr>
            <w:tcW w:w="1643" w:type="dxa"/>
            <w:shd w:val="clear" w:color="auto" w:fill="auto"/>
            <w:vAlign w:val="center"/>
          </w:tcPr>
          <w:p w14:paraId="77BD5F51" w14:textId="77777777" w:rsidR="000600B7" w:rsidRDefault="00056389">
            <w:pPr>
              <w:jc w:val="center"/>
              <w:textAlignment w:val="center"/>
              <w:rPr>
                <w:sz w:val="24"/>
                <w:szCs w:val="24"/>
              </w:rPr>
            </w:pPr>
            <w:r>
              <w:rPr>
                <w:rFonts w:eastAsia="SimSun" w:cs="Arial"/>
                <w:sz w:val="24"/>
                <w:szCs w:val="24"/>
                <w:lang w:eastAsia="zh-CN"/>
              </w:rPr>
              <w:t>4.1%</w:t>
            </w:r>
          </w:p>
        </w:tc>
      </w:tr>
      <w:tr w:rsidR="000600B7" w14:paraId="06C7F478" w14:textId="77777777">
        <w:trPr>
          <w:trHeight w:hRule="exact" w:val="461"/>
        </w:trPr>
        <w:tc>
          <w:tcPr>
            <w:tcW w:w="1808" w:type="pct"/>
            <w:shd w:val="clear" w:color="auto" w:fill="auto"/>
            <w:tcMar>
              <w:top w:w="80" w:type="dxa"/>
              <w:left w:w="80" w:type="dxa"/>
              <w:bottom w:w="80" w:type="dxa"/>
              <w:right w:w="80" w:type="dxa"/>
            </w:tcMar>
            <w:vAlign w:val="center"/>
          </w:tcPr>
          <w:p w14:paraId="6284D493" w14:textId="77777777" w:rsidR="000600B7" w:rsidRDefault="00056389">
            <w:pPr>
              <w:spacing w:line="240" w:lineRule="auto"/>
              <w:jc w:val="left"/>
              <w:rPr>
                <w:sz w:val="24"/>
                <w:szCs w:val="24"/>
              </w:rPr>
            </w:pPr>
            <w:r>
              <w:rPr>
                <w:sz w:val="24"/>
                <w:szCs w:val="24"/>
              </w:rPr>
              <w:t>Pentatomidae/</w:t>
            </w:r>
            <w:r>
              <w:rPr>
                <w:i/>
                <w:sz w:val="24"/>
                <w:szCs w:val="24"/>
              </w:rPr>
              <w:t>Scotinophara</w:t>
            </w:r>
          </w:p>
        </w:tc>
        <w:tc>
          <w:tcPr>
            <w:tcW w:w="1903" w:type="dxa"/>
            <w:tcBorders>
              <w:bottom w:val="nil"/>
            </w:tcBorders>
            <w:shd w:val="clear" w:color="auto" w:fill="auto"/>
            <w:vAlign w:val="center"/>
          </w:tcPr>
          <w:p w14:paraId="1CDBFC66" w14:textId="77777777" w:rsidR="000600B7" w:rsidRDefault="00056389">
            <w:pPr>
              <w:jc w:val="center"/>
              <w:textAlignment w:val="center"/>
              <w:rPr>
                <w:sz w:val="24"/>
                <w:szCs w:val="24"/>
              </w:rPr>
            </w:pPr>
            <w:r>
              <w:rPr>
                <w:rFonts w:eastAsia="SimSun" w:cs="Arial"/>
                <w:sz w:val="24"/>
                <w:szCs w:val="24"/>
                <w:lang w:eastAsia="zh-CN"/>
              </w:rPr>
              <w:t>1.7%</w:t>
            </w:r>
          </w:p>
        </w:tc>
        <w:tc>
          <w:tcPr>
            <w:tcW w:w="1904" w:type="dxa"/>
            <w:tcBorders>
              <w:bottom w:val="nil"/>
            </w:tcBorders>
            <w:shd w:val="clear" w:color="auto" w:fill="auto"/>
            <w:vAlign w:val="center"/>
          </w:tcPr>
          <w:p w14:paraId="3E6E853C" w14:textId="77777777" w:rsidR="000600B7" w:rsidRDefault="00056389">
            <w:pPr>
              <w:jc w:val="center"/>
              <w:textAlignment w:val="center"/>
              <w:rPr>
                <w:sz w:val="24"/>
                <w:szCs w:val="24"/>
              </w:rPr>
            </w:pPr>
            <w:r>
              <w:rPr>
                <w:rFonts w:eastAsia="SimSun" w:cs="Arial"/>
                <w:sz w:val="24"/>
                <w:szCs w:val="24"/>
                <w:lang w:eastAsia="zh-CN"/>
              </w:rPr>
              <w:t>10.4%</w:t>
            </w:r>
          </w:p>
        </w:tc>
        <w:tc>
          <w:tcPr>
            <w:tcW w:w="1643" w:type="dxa"/>
            <w:tcBorders>
              <w:bottom w:val="nil"/>
            </w:tcBorders>
            <w:shd w:val="clear" w:color="auto" w:fill="auto"/>
            <w:vAlign w:val="center"/>
          </w:tcPr>
          <w:p w14:paraId="30FA20C5" w14:textId="77777777" w:rsidR="000600B7" w:rsidRDefault="00056389">
            <w:pPr>
              <w:jc w:val="center"/>
              <w:textAlignment w:val="center"/>
              <w:rPr>
                <w:sz w:val="24"/>
                <w:szCs w:val="24"/>
              </w:rPr>
            </w:pPr>
            <w:r>
              <w:rPr>
                <w:rFonts w:eastAsia="SimSun" w:cs="Arial"/>
                <w:sz w:val="24"/>
                <w:szCs w:val="24"/>
                <w:lang w:eastAsia="zh-CN"/>
              </w:rPr>
              <w:t>4.5%</w:t>
            </w:r>
          </w:p>
        </w:tc>
      </w:tr>
      <w:tr w:rsidR="000600B7" w14:paraId="3A71B6F3" w14:textId="77777777">
        <w:trPr>
          <w:trHeight w:hRule="exact" w:val="461"/>
        </w:trPr>
        <w:tc>
          <w:tcPr>
            <w:tcW w:w="1808" w:type="pct"/>
            <w:shd w:val="clear" w:color="auto" w:fill="auto"/>
            <w:tcMar>
              <w:top w:w="80" w:type="dxa"/>
              <w:left w:w="80" w:type="dxa"/>
              <w:bottom w:w="80" w:type="dxa"/>
              <w:right w:w="80" w:type="dxa"/>
            </w:tcMar>
            <w:vAlign w:val="center"/>
          </w:tcPr>
          <w:p w14:paraId="3FFA5D56" w14:textId="77777777" w:rsidR="000600B7" w:rsidRDefault="00056389">
            <w:pPr>
              <w:spacing w:line="240" w:lineRule="auto"/>
              <w:jc w:val="left"/>
              <w:rPr>
                <w:sz w:val="24"/>
                <w:szCs w:val="24"/>
              </w:rPr>
            </w:pPr>
            <w:r>
              <w:rPr>
                <w:rFonts w:hint="eastAsia"/>
                <w:sz w:val="24"/>
                <w:szCs w:val="24"/>
              </w:rPr>
              <w:t>Others</w:t>
            </w:r>
          </w:p>
        </w:tc>
        <w:tc>
          <w:tcPr>
            <w:tcW w:w="1903" w:type="dxa"/>
            <w:tcBorders>
              <w:top w:val="nil"/>
              <w:bottom w:val="single" w:sz="4" w:space="0" w:color="auto"/>
            </w:tcBorders>
            <w:shd w:val="clear" w:color="auto" w:fill="auto"/>
            <w:vAlign w:val="center"/>
          </w:tcPr>
          <w:p w14:paraId="02DB797F" w14:textId="77777777" w:rsidR="000600B7" w:rsidRDefault="00056389">
            <w:pPr>
              <w:jc w:val="center"/>
              <w:textAlignment w:val="center"/>
              <w:rPr>
                <w:sz w:val="24"/>
                <w:szCs w:val="24"/>
              </w:rPr>
            </w:pPr>
            <w:r>
              <w:rPr>
                <w:rFonts w:eastAsia="SimSun" w:cs="Arial"/>
                <w:i/>
                <w:iCs/>
                <w:sz w:val="24"/>
                <w:szCs w:val="24"/>
                <w:lang w:eastAsia="zh-CN"/>
              </w:rPr>
              <w:t>NA</w:t>
            </w:r>
          </w:p>
        </w:tc>
        <w:tc>
          <w:tcPr>
            <w:tcW w:w="1904" w:type="dxa"/>
            <w:tcBorders>
              <w:top w:val="nil"/>
              <w:bottom w:val="single" w:sz="4" w:space="0" w:color="auto"/>
            </w:tcBorders>
            <w:shd w:val="clear" w:color="auto" w:fill="auto"/>
            <w:vAlign w:val="center"/>
          </w:tcPr>
          <w:p w14:paraId="38D0BB07" w14:textId="77777777" w:rsidR="000600B7" w:rsidRDefault="00056389">
            <w:pPr>
              <w:jc w:val="center"/>
              <w:textAlignment w:val="center"/>
              <w:rPr>
                <w:sz w:val="24"/>
                <w:szCs w:val="24"/>
              </w:rPr>
            </w:pPr>
            <w:r>
              <w:rPr>
                <w:rFonts w:eastAsia="SimSun" w:cs="Arial"/>
                <w:sz w:val="24"/>
                <w:szCs w:val="24"/>
                <w:lang w:eastAsia="zh-CN"/>
              </w:rPr>
              <w:t>1.1%</w:t>
            </w:r>
          </w:p>
        </w:tc>
        <w:tc>
          <w:tcPr>
            <w:tcW w:w="1643" w:type="dxa"/>
            <w:tcBorders>
              <w:top w:val="nil"/>
              <w:bottom w:val="single" w:sz="4" w:space="0" w:color="auto"/>
            </w:tcBorders>
            <w:shd w:val="clear" w:color="auto" w:fill="auto"/>
            <w:vAlign w:val="center"/>
          </w:tcPr>
          <w:p w14:paraId="3AA3D6BC" w14:textId="77777777" w:rsidR="000600B7" w:rsidRDefault="00056389">
            <w:pPr>
              <w:jc w:val="center"/>
              <w:textAlignment w:val="center"/>
              <w:rPr>
                <w:sz w:val="24"/>
                <w:szCs w:val="24"/>
              </w:rPr>
            </w:pPr>
            <w:r>
              <w:rPr>
                <w:rFonts w:eastAsia="SimSun" w:cs="Arial"/>
                <w:sz w:val="24"/>
                <w:szCs w:val="24"/>
                <w:lang w:eastAsia="zh-CN"/>
              </w:rPr>
              <w:t>1.7%</w:t>
            </w:r>
          </w:p>
        </w:tc>
      </w:tr>
      <w:tr w:rsidR="000600B7" w14:paraId="71343DDF" w14:textId="77777777">
        <w:trPr>
          <w:trHeight w:hRule="exact" w:val="461"/>
        </w:trPr>
        <w:tc>
          <w:tcPr>
            <w:tcW w:w="1808" w:type="pct"/>
            <w:shd w:val="clear" w:color="auto" w:fill="auto"/>
            <w:tcMar>
              <w:top w:w="80" w:type="dxa"/>
              <w:left w:w="80" w:type="dxa"/>
              <w:bottom w:w="80" w:type="dxa"/>
              <w:right w:w="80" w:type="dxa"/>
            </w:tcMar>
            <w:vAlign w:val="center"/>
          </w:tcPr>
          <w:p w14:paraId="37845B26" w14:textId="77777777" w:rsidR="000600B7" w:rsidRDefault="00056389">
            <w:pPr>
              <w:spacing w:line="240" w:lineRule="auto"/>
              <w:jc w:val="right"/>
              <w:rPr>
                <w:i/>
                <w:sz w:val="24"/>
                <w:szCs w:val="24"/>
              </w:rPr>
            </w:pPr>
            <w:r>
              <w:rPr>
                <w:rFonts w:hint="eastAsia"/>
                <w:i/>
                <w:sz w:val="24"/>
                <w:szCs w:val="24"/>
              </w:rPr>
              <w:t>Total</w:t>
            </w:r>
          </w:p>
        </w:tc>
        <w:tc>
          <w:tcPr>
            <w:tcW w:w="1114" w:type="pct"/>
            <w:tcBorders>
              <w:top w:val="single" w:sz="4" w:space="0" w:color="auto"/>
            </w:tcBorders>
            <w:shd w:val="clear" w:color="auto" w:fill="auto"/>
            <w:vAlign w:val="center"/>
          </w:tcPr>
          <w:p w14:paraId="6BA99698" w14:textId="77777777" w:rsidR="000600B7" w:rsidRDefault="00056389">
            <w:pPr>
              <w:spacing w:line="240" w:lineRule="auto"/>
              <w:jc w:val="center"/>
              <w:rPr>
                <w:sz w:val="24"/>
                <w:szCs w:val="24"/>
              </w:rPr>
            </w:pPr>
            <w:r>
              <w:rPr>
                <w:sz w:val="24"/>
                <w:szCs w:val="24"/>
              </w:rPr>
              <w:t>100%</w:t>
            </w:r>
          </w:p>
        </w:tc>
        <w:tc>
          <w:tcPr>
            <w:tcW w:w="1114" w:type="pct"/>
            <w:tcBorders>
              <w:top w:val="single" w:sz="4" w:space="0" w:color="auto"/>
            </w:tcBorders>
            <w:shd w:val="clear" w:color="auto" w:fill="auto"/>
            <w:vAlign w:val="center"/>
          </w:tcPr>
          <w:p w14:paraId="64034498" w14:textId="77777777" w:rsidR="000600B7" w:rsidRDefault="00056389">
            <w:pPr>
              <w:spacing w:line="240" w:lineRule="auto"/>
              <w:jc w:val="center"/>
              <w:rPr>
                <w:sz w:val="24"/>
                <w:szCs w:val="24"/>
              </w:rPr>
            </w:pPr>
            <w:r>
              <w:rPr>
                <w:sz w:val="24"/>
                <w:szCs w:val="24"/>
              </w:rPr>
              <w:t>100%</w:t>
            </w:r>
          </w:p>
        </w:tc>
        <w:tc>
          <w:tcPr>
            <w:tcW w:w="962" w:type="pct"/>
            <w:tcBorders>
              <w:top w:val="single" w:sz="4" w:space="0" w:color="auto"/>
            </w:tcBorders>
            <w:shd w:val="clear" w:color="auto" w:fill="auto"/>
            <w:vAlign w:val="center"/>
          </w:tcPr>
          <w:p w14:paraId="6C6B7354" w14:textId="77777777" w:rsidR="000600B7" w:rsidRDefault="00056389">
            <w:pPr>
              <w:spacing w:line="240" w:lineRule="auto"/>
              <w:jc w:val="center"/>
              <w:rPr>
                <w:sz w:val="24"/>
                <w:szCs w:val="24"/>
              </w:rPr>
            </w:pPr>
            <w:r>
              <w:rPr>
                <w:sz w:val="24"/>
                <w:szCs w:val="24"/>
              </w:rPr>
              <w:t>100%</w:t>
            </w:r>
          </w:p>
        </w:tc>
      </w:tr>
    </w:tbl>
    <w:p w14:paraId="7C3684A0" w14:textId="77777777" w:rsidR="000600B7" w:rsidRDefault="000600B7">
      <w:pPr>
        <w:spacing w:line="480" w:lineRule="auto"/>
        <w:rPr>
          <w:b/>
          <w:color w:val="FF0000"/>
          <w:szCs w:val="24"/>
        </w:rPr>
      </w:pPr>
    </w:p>
    <w:p w14:paraId="528AEEA0" w14:textId="77777777" w:rsidR="000600B7" w:rsidRDefault="00056389">
      <w:pPr>
        <w:jc w:val="center"/>
        <w:rPr>
          <w:color w:val="FF0000"/>
        </w:rPr>
      </w:pPr>
      <w:r>
        <w:rPr>
          <w:noProof/>
          <w:color w:val="FF0000"/>
        </w:rPr>
        <w:lastRenderedPageBreak/>
        <w:drawing>
          <wp:inline distT="0" distB="0" distL="0" distR="0" wp14:anchorId="576BDFC4" wp14:editId="607444CF">
            <wp:extent cx="2938780" cy="3239770"/>
            <wp:effectExtent l="19050" t="0" r="0"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descr="Diet_proportion_2017.tiff"/>
                    <pic:cNvPicPr>
                      <a:picLocks noChangeAspect="1"/>
                    </pic:cNvPicPr>
                  </pic:nvPicPr>
                  <pic:blipFill>
                    <a:blip r:embed="rId14" cstate="print"/>
                    <a:stretch>
                      <a:fillRect/>
                    </a:stretch>
                  </pic:blipFill>
                  <pic:spPr>
                    <a:xfrm>
                      <a:off x="0" y="0"/>
                      <a:ext cx="2939011" cy="3240000"/>
                    </a:xfrm>
                    <a:prstGeom prst="rect">
                      <a:avLst/>
                    </a:prstGeom>
                  </pic:spPr>
                </pic:pic>
              </a:graphicData>
            </a:graphic>
          </wp:inline>
        </w:drawing>
      </w:r>
      <w:r>
        <w:rPr>
          <w:rFonts w:hint="eastAsia"/>
          <w:color w:val="FF0000"/>
        </w:rPr>
        <w:t xml:space="preserve">  </w:t>
      </w:r>
      <w:r>
        <w:rPr>
          <w:noProof/>
          <w:color w:val="FF0000"/>
        </w:rPr>
        <w:drawing>
          <wp:inline distT="0" distB="0" distL="0" distR="0" wp14:anchorId="67809489" wp14:editId="4ACF35B8">
            <wp:extent cx="2834640" cy="3239770"/>
            <wp:effectExtent l="19050" t="0" r="3450"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4" descr="Diet_proportion_2018.tiff"/>
                    <pic:cNvPicPr>
                      <a:picLocks noChangeAspect="1"/>
                    </pic:cNvPicPr>
                  </pic:nvPicPr>
                  <pic:blipFill>
                    <a:blip r:embed="rId15" cstate="print"/>
                    <a:stretch>
                      <a:fillRect/>
                    </a:stretch>
                  </pic:blipFill>
                  <pic:spPr>
                    <a:xfrm>
                      <a:off x="0" y="0"/>
                      <a:ext cx="2835000" cy="3240000"/>
                    </a:xfrm>
                    <a:prstGeom prst="rect">
                      <a:avLst/>
                    </a:prstGeom>
                  </pic:spPr>
                </pic:pic>
              </a:graphicData>
            </a:graphic>
          </wp:inline>
        </w:drawing>
      </w:r>
      <w:r>
        <w:rPr>
          <w:noProof/>
          <w:color w:val="FF0000"/>
        </w:rPr>
        <w:drawing>
          <wp:inline distT="0" distB="0" distL="0" distR="0" wp14:anchorId="0A4CA78B" wp14:editId="39C42EDA">
            <wp:extent cx="2834640" cy="3239770"/>
            <wp:effectExtent l="19050" t="0" r="345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5" descr="Diet_proportion_2019.tiff"/>
                    <pic:cNvPicPr>
                      <a:picLocks noChangeAspect="1"/>
                    </pic:cNvPicPr>
                  </pic:nvPicPr>
                  <pic:blipFill>
                    <a:blip r:embed="rId16" cstate="print"/>
                    <a:stretch>
                      <a:fillRect/>
                    </a:stretch>
                  </pic:blipFill>
                  <pic:spPr>
                    <a:xfrm>
                      <a:off x="0" y="0"/>
                      <a:ext cx="2835000" cy="3240000"/>
                    </a:xfrm>
                    <a:prstGeom prst="rect">
                      <a:avLst/>
                    </a:prstGeom>
                  </pic:spPr>
                </pic:pic>
              </a:graphicData>
            </a:graphic>
          </wp:inline>
        </w:drawing>
      </w:r>
    </w:p>
    <w:p w14:paraId="36F15DBF" w14:textId="77777777" w:rsidR="000600B7" w:rsidRDefault="00056389">
      <w:pPr>
        <w:rPr>
          <w:szCs w:val="24"/>
        </w:rPr>
      </w:pPr>
      <w:r>
        <w:rPr>
          <w:rFonts w:hint="eastAsia"/>
          <w:b/>
          <w:szCs w:val="24"/>
        </w:rPr>
        <w:t>Figure S1</w:t>
      </w:r>
      <w:r>
        <w:rPr>
          <w:rFonts w:hint="eastAsia"/>
          <w:szCs w:val="24"/>
        </w:rPr>
        <w:t xml:space="preserve">. The proportions (mean </w:t>
      </w:r>
      <w:r>
        <w:rPr>
          <w:szCs w:val="24"/>
        </w:rPr>
        <w:t>±</w:t>
      </w:r>
      <w:r>
        <w:rPr>
          <w:rFonts w:hint="eastAsia"/>
          <w:szCs w:val="24"/>
        </w:rPr>
        <w:t xml:space="preserve"> SE) of prey sources (rice herbivores, tourist herbivores, detritivores) consumed in predators</w:t>
      </w:r>
      <w:r>
        <w:rPr>
          <w:szCs w:val="24"/>
        </w:rPr>
        <w:t>’</w:t>
      </w:r>
      <w:r>
        <w:rPr>
          <w:rFonts w:hint="eastAsia"/>
          <w:szCs w:val="24"/>
        </w:rPr>
        <w:t xml:space="preserve"> diet in organic and conventional rice farms over crop stages in each study year. (a), (d), (g) All predators as a whole feeding guild; (b), (e), (h) spiders only; (c), (f), (i) </w:t>
      </w:r>
      <w:r>
        <w:rPr>
          <w:rFonts w:hint="eastAsia"/>
          <w:szCs w:val="24"/>
        </w:rPr>
        <w:lastRenderedPageBreak/>
        <w:t>ladybeetles only. The proportions are the posterior mean estimates from the Bayesian stable isotope mixing models averaged over all replicate farms.</w:t>
      </w:r>
    </w:p>
    <w:p w14:paraId="64A63842" w14:textId="77777777" w:rsidR="000600B7" w:rsidRDefault="00056389">
      <w:pPr>
        <w:rPr>
          <w:sz w:val="24"/>
          <w:szCs w:val="24"/>
        </w:rPr>
      </w:pPr>
      <w:r>
        <w:rPr>
          <w:sz w:val="24"/>
          <w:szCs w:val="24"/>
        </w:rPr>
        <w:br w:type="page"/>
      </w:r>
    </w:p>
    <w:p w14:paraId="57C92DF1" w14:textId="77777777" w:rsidR="000600B7" w:rsidRDefault="00056389">
      <w:pPr>
        <w:rPr>
          <w:b/>
          <w:sz w:val="24"/>
          <w:szCs w:val="24"/>
        </w:rPr>
      </w:pPr>
      <w:r>
        <w:rPr>
          <w:rFonts w:hint="eastAsia"/>
          <w:b/>
          <w:noProof/>
          <w:sz w:val="24"/>
          <w:szCs w:val="24"/>
        </w:rPr>
        <w:lastRenderedPageBreak/>
        <w:drawing>
          <wp:inline distT="0" distB="0" distL="0" distR="0" wp14:anchorId="3646333E" wp14:editId="3E28A764">
            <wp:extent cx="5943600" cy="4358640"/>
            <wp:effectExtent l="19050" t="0" r="0" b="0"/>
            <wp:docPr id="1" name="圖片 0" descr="weath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0" descr="weather.tiff"/>
                    <pic:cNvPicPr>
                      <a:picLocks noChangeAspect="1"/>
                    </pic:cNvPicPr>
                  </pic:nvPicPr>
                  <pic:blipFill>
                    <a:blip r:embed="rId17" cstate="print"/>
                    <a:stretch>
                      <a:fillRect/>
                    </a:stretch>
                  </pic:blipFill>
                  <pic:spPr>
                    <a:xfrm>
                      <a:off x="0" y="0"/>
                      <a:ext cx="5943600" cy="4358640"/>
                    </a:xfrm>
                    <a:prstGeom prst="rect">
                      <a:avLst/>
                    </a:prstGeom>
                  </pic:spPr>
                </pic:pic>
              </a:graphicData>
            </a:graphic>
          </wp:inline>
        </w:drawing>
      </w:r>
    </w:p>
    <w:p w14:paraId="5BF45AF4" w14:textId="12401477" w:rsidR="000600B7" w:rsidRPr="00992D80" w:rsidRDefault="00056389" w:rsidP="00992D80">
      <w:pPr>
        <w:jc w:val="left"/>
        <w:rPr>
          <w:szCs w:val="24"/>
        </w:rPr>
      </w:pPr>
      <w:r>
        <w:rPr>
          <w:rFonts w:hint="eastAsia"/>
          <w:b/>
          <w:szCs w:val="24"/>
        </w:rPr>
        <w:t xml:space="preserve">Figure </w:t>
      </w:r>
      <w:r>
        <w:rPr>
          <w:b/>
          <w:szCs w:val="24"/>
        </w:rPr>
        <w:t>S</w:t>
      </w:r>
      <w:r>
        <w:rPr>
          <w:rFonts w:hint="eastAsia"/>
          <w:b/>
          <w:szCs w:val="24"/>
        </w:rPr>
        <w:t>2</w:t>
      </w:r>
      <w:r>
        <w:rPr>
          <w:b/>
          <w:szCs w:val="24"/>
        </w:rPr>
        <w:t xml:space="preserve">. </w:t>
      </w:r>
      <w:r>
        <w:rPr>
          <w:rFonts w:hint="eastAsia"/>
          <w:szCs w:val="24"/>
        </w:rPr>
        <w:t>Daily mean</w:t>
      </w:r>
      <w:r>
        <w:rPr>
          <w:szCs w:val="24"/>
        </w:rPr>
        <w:t xml:space="preserve"> temperature and precipitation</w:t>
      </w:r>
      <w:r>
        <w:rPr>
          <w:rFonts w:hint="eastAsia"/>
          <w:szCs w:val="24"/>
        </w:rPr>
        <w:t xml:space="preserve"> of the study site </w:t>
      </w:r>
      <w:r>
        <w:rPr>
          <w:szCs w:val="24"/>
        </w:rPr>
        <w:t xml:space="preserve">during the </w:t>
      </w:r>
      <w:r>
        <w:rPr>
          <w:rFonts w:hint="eastAsia"/>
          <w:szCs w:val="24"/>
        </w:rPr>
        <w:t>first rice growth</w:t>
      </w:r>
      <w:r>
        <w:rPr>
          <w:szCs w:val="24"/>
        </w:rPr>
        <w:t xml:space="preserve"> season</w:t>
      </w:r>
      <w:r>
        <w:rPr>
          <w:rFonts w:hint="eastAsia"/>
          <w:szCs w:val="24"/>
        </w:rPr>
        <w:t xml:space="preserve"> (April to July)</w:t>
      </w:r>
      <w:r>
        <w:rPr>
          <w:szCs w:val="24"/>
        </w:rPr>
        <w:t xml:space="preserve"> in the three study years.</w:t>
      </w:r>
      <w:r>
        <w:rPr>
          <w:rFonts w:hint="eastAsia"/>
          <w:szCs w:val="24"/>
        </w:rPr>
        <w:t xml:space="preserve"> Observation data from the closest local weather station (Yuanli station) to the study farms were retrieved from Central Weather Bureau </w:t>
      </w:r>
      <w:r>
        <w:rPr>
          <w:szCs w:val="24"/>
        </w:rPr>
        <w:t>Observation Data Inquire System</w:t>
      </w:r>
      <w:r>
        <w:rPr>
          <w:rFonts w:hint="eastAsia"/>
          <w:szCs w:val="24"/>
        </w:rPr>
        <w:t xml:space="preserve"> (</w:t>
      </w:r>
      <w:r>
        <w:rPr>
          <w:szCs w:val="24"/>
        </w:rPr>
        <w:t>https://e-service.cwb.gov.tw/HistoryDataQuery/index.jsp</w:t>
      </w:r>
      <w:r>
        <w:rPr>
          <w:rFonts w:hint="eastAsia"/>
          <w:szCs w:val="24"/>
        </w:rPr>
        <w:t>).</w:t>
      </w:r>
    </w:p>
    <w:sectPr w:rsidR="000600B7" w:rsidRPr="00992D80" w:rsidSect="000600B7">
      <w:footerReference w:type="default" r:id="rId18"/>
      <w:pgSz w:w="12240" w:h="15840"/>
      <w:pgMar w:top="1440" w:right="1440" w:bottom="1440" w:left="1440" w:header="709" w:footer="709" w:gutter="0"/>
      <w:lnNumType w:countBy="1" w:restart="continuous"/>
      <w:cols w:space="708"/>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CK NTU" w:date="2021-10-14T14:47:00Z" w:initials="CK NTU">
    <w:p w14:paraId="0115D5B1" w14:textId="77777777" w:rsidR="001561B9" w:rsidRDefault="001561B9">
      <w:pPr>
        <w:pStyle w:val="a6"/>
      </w:pPr>
      <w:r>
        <w:t>Update after we finish the Discussion.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115D5B1"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D3979E" w14:textId="77777777" w:rsidR="003E28FA" w:rsidRDefault="003E28FA">
      <w:pPr>
        <w:spacing w:line="240" w:lineRule="auto"/>
      </w:pPr>
      <w:r>
        <w:separator/>
      </w:r>
    </w:p>
  </w:endnote>
  <w:endnote w:type="continuationSeparator" w:id="0">
    <w:p w14:paraId="3B7DACCD" w14:textId="77777777" w:rsidR="003E28FA" w:rsidRDefault="003E28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42316"/>
    </w:sdtPr>
    <w:sdtContent>
      <w:p w14:paraId="402C3505" w14:textId="4720F598" w:rsidR="001561B9" w:rsidRDefault="001561B9">
        <w:pPr>
          <w:pStyle w:val="aa"/>
          <w:jc w:val="center"/>
        </w:pPr>
        <w:r>
          <w:fldChar w:fldCharType="begin"/>
        </w:r>
        <w:r>
          <w:instrText xml:space="preserve"> PAGE   \* MERGEFORMAT </w:instrText>
        </w:r>
        <w:r>
          <w:fldChar w:fldCharType="separate"/>
        </w:r>
        <w:r w:rsidR="00FC63B2" w:rsidRPr="00FC63B2">
          <w:rPr>
            <w:noProof/>
            <w:lang w:val="zh-TW"/>
          </w:rPr>
          <w:t>1</w:t>
        </w:r>
        <w:r>
          <w:rPr>
            <w:lang w:val="zh-TW"/>
          </w:rPr>
          <w:fldChar w:fldCharType="end"/>
        </w:r>
      </w:p>
    </w:sdtContent>
  </w:sdt>
  <w:p w14:paraId="7AFAD675" w14:textId="77777777" w:rsidR="001561B9" w:rsidRDefault="001561B9">
    <w:pPr>
      <w:pStyle w:val="a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1C0DA3" w14:textId="77777777" w:rsidR="003E28FA" w:rsidRDefault="003E28FA">
      <w:pPr>
        <w:spacing w:after="0"/>
      </w:pPr>
      <w:r>
        <w:separator/>
      </w:r>
    </w:p>
  </w:footnote>
  <w:footnote w:type="continuationSeparator" w:id="0">
    <w:p w14:paraId="53868D79" w14:textId="77777777" w:rsidR="003E28FA" w:rsidRDefault="003E28FA">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AC5"/>
    <w:multiLevelType w:val="multilevel"/>
    <w:tmpl w:val="001E3AC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7405693"/>
    <w:multiLevelType w:val="multilevel"/>
    <w:tmpl w:val="0740569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5BFC187F"/>
    <w:multiLevelType w:val="multilevel"/>
    <w:tmpl w:val="5BFC187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K NTU">
    <w15:presenceInfo w15:providerId="Windows Live" w15:userId="bcecae9074ffd2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trackRevisions/>
  <w:defaultTabStop w:val="720"/>
  <w:drawingGridHorizontalSpacing w:val="120"/>
  <w:noPunctuationKerning/>
  <w:characterSpacingControl w:val="doNotCompress"/>
  <w:hdrShapeDefaults>
    <o:shapedefaults v:ext="edit" spidmax="2049"/>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stfap51s9ztmea0af5fa9f5v90srreddde&quot;&gt;Rice Project-Converted&lt;record-ids&gt;&lt;item&gt;2&lt;/item&gt;&lt;item&gt;3&lt;/item&gt;&lt;item&gt;5&lt;/item&gt;&lt;item&gt;6&lt;/item&gt;&lt;item&gt;8&lt;/item&gt;&lt;item&gt;12&lt;/item&gt;&lt;item&gt;13&lt;/item&gt;&lt;item&gt;14&lt;/item&gt;&lt;item&gt;15&lt;/item&gt;&lt;item&gt;16&lt;/item&gt;&lt;item&gt;20&lt;/item&gt;&lt;item&gt;24&lt;/item&gt;&lt;item&gt;29&lt;/item&gt;&lt;item&gt;30&lt;/item&gt;&lt;item&gt;31&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6&lt;/item&gt;&lt;item&gt;58&lt;/item&gt;&lt;item&gt;59&lt;/item&gt;&lt;item&gt;60&lt;/item&gt;&lt;item&gt;61&lt;/item&gt;&lt;item&gt;62&lt;/item&gt;&lt;item&gt;63&lt;/item&gt;&lt;item&gt;64&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5&lt;/item&gt;&lt;item&gt;86&lt;/item&gt;&lt;item&gt;87&lt;/item&gt;&lt;item&gt;92&lt;/item&gt;&lt;item&gt;93&lt;/item&gt;&lt;item&gt;95&lt;/item&gt;&lt;item&gt;96&lt;/item&gt;&lt;item&gt;97&lt;/item&gt;&lt;item&gt;98&lt;/item&gt;&lt;item&gt;99&lt;/item&gt;&lt;item&gt;101&lt;/item&gt;&lt;item&gt;103&lt;/item&gt;&lt;/record-ids&gt;&lt;/item&gt;&lt;/Libraries&gt;"/>
  </w:docVars>
  <w:rsids>
    <w:rsidRoot w:val="00D42777"/>
    <w:rsid w:val="000008BB"/>
    <w:rsid w:val="00000A40"/>
    <w:rsid w:val="00000D9D"/>
    <w:rsid w:val="0000102D"/>
    <w:rsid w:val="00001602"/>
    <w:rsid w:val="00002BBA"/>
    <w:rsid w:val="00003337"/>
    <w:rsid w:val="00004624"/>
    <w:rsid w:val="0000463B"/>
    <w:rsid w:val="00004CB1"/>
    <w:rsid w:val="0001020D"/>
    <w:rsid w:val="000113F6"/>
    <w:rsid w:val="00013048"/>
    <w:rsid w:val="00013C53"/>
    <w:rsid w:val="000149C2"/>
    <w:rsid w:val="00014AF1"/>
    <w:rsid w:val="0001519A"/>
    <w:rsid w:val="000156FA"/>
    <w:rsid w:val="000172F2"/>
    <w:rsid w:val="00020A2A"/>
    <w:rsid w:val="000217C6"/>
    <w:rsid w:val="00021FBB"/>
    <w:rsid w:val="0002225A"/>
    <w:rsid w:val="000224F9"/>
    <w:rsid w:val="00022B2E"/>
    <w:rsid w:val="000231D7"/>
    <w:rsid w:val="00023EDD"/>
    <w:rsid w:val="000250B1"/>
    <w:rsid w:val="0002651C"/>
    <w:rsid w:val="0002741D"/>
    <w:rsid w:val="00030576"/>
    <w:rsid w:val="00030E82"/>
    <w:rsid w:val="00031243"/>
    <w:rsid w:val="00031331"/>
    <w:rsid w:val="0003200F"/>
    <w:rsid w:val="000321D3"/>
    <w:rsid w:val="00032BA5"/>
    <w:rsid w:val="00033C59"/>
    <w:rsid w:val="000345DA"/>
    <w:rsid w:val="00035728"/>
    <w:rsid w:val="00036011"/>
    <w:rsid w:val="00036600"/>
    <w:rsid w:val="000407BE"/>
    <w:rsid w:val="000413F2"/>
    <w:rsid w:val="00041DC9"/>
    <w:rsid w:val="00041F7F"/>
    <w:rsid w:val="000425B5"/>
    <w:rsid w:val="00042B18"/>
    <w:rsid w:val="0004362B"/>
    <w:rsid w:val="00043B14"/>
    <w:rsid w:val="00044150"/>
    <w:rsid w:val="00044E81"/>
    <w:rsid w:val="0004569E"/>
    <w:rsid w:val="000461AC"/>
    <w:rsid w:val="000463C7"/>
    <w:rsid w:val="000473B8"/>
    <w:rsid w:val="00047E4E"/>
    <w:rsid w:val="0005026C"/>
    <w:rsid w:val="00051F54"/>
    <w:rsid w:val="0005561A"/>
    <w:rsid w:val="000559C2"/>
    <w:rsid w:val="00056389"/>
    <w:rsid w:val="0005655D"/>
    <w:rsid w:val="00056867"/>
    <w:rsid w:val="000600B7"/>
    <w:rsid w:val="00061BE1"/>
    <w:rsid w:val="00061C59"/>
    <w:rsid w:val="00061E6A"/>
    <w:rsid w:val="00062BF0"/>
    <w:rsid w:val="000648D6"/>
    <w:rsid w:val="0006502E"/>
    <w:rsid w:val="00066EB6"/>
    <w:rsid w:val="000670F1"/>
    <w:rsid w:val="0007086E"/>
    <w:rsid w:val="0007116C"/>
    <w:rsid w:val="00071B53"/>
    <w:rsid w:val="00071CCE"/>
    <w:rsid w:val="00071F2B"/>
    <w:rsid w:val="0007315A"/>
    <w:rsid w:val="00074BF0"/>
    <w:rsid w:val="000753E1"/>
    <w:rsid w:val="00075790"/>
    <w:rsid w:val="0007643E"/>
    <w:rsid w:val="000779E9"/>
    <w:rsid w:val="0008367E"/>
    <w:rsid w:val="00083818"/>
    <w:rsid w:val="00084F7D"/>
    <w:rsid w:val="00086060"/>
    <w:rsid w:val="000879DD"/>
    <w:rsid w:val="00087CC9"/>
    <w:rsid w:val="00087F1A"/>
    <w:rsid w:val="00091F51"/>
    <w:rsid w:val="00094128"/>
    <w:rsid w:val="0009527C"/>
    <w:rsid w:val="00095909"/>
    <w:rsid w:val="0009699C"/>
    <w:rsid w:val="000A0A82"/>
    <w:rsid w:val="000A1BEC"/>
    <w:rsid w:val="000A1D47"/>
    <w:rsid w:val="000A267D"/>
    <w:rsid w:val="000A3F52"/>
    <w:rsid w:val="000A4536"/>
    <w:rsid w:val="000A570E"/>
    <w:rsid w:val="000A7983"/>
    <w:rsid w:val="000A7E3B"/>
    <w:rsid w:val="000B2BD9"/>
    <w:rsid w:val="000B38EC"/>
    <w:rsid w:val="000B3AF1"/>
    <w:rsid w:val="000B4181"/>
    <w:rsid w:val="000B44A7"/>
    <w:rsid w:val="000B567F"/>
    <w:rsid w:val="000B5778"/>
    <w:rsid w:val="000B5D14"/>
    <w:rsid w:val="000B5EE0"/>
    <w:rsid w:val="000B6209"/>
    <w:rsid w:val="000B700A"/>
    <w:rsid w:val="000B75C1"/>
    <w:rsid w:val="000C0BC5"/>
    <w:rsid w:val="000C12C2"/>
    <w:rsid w:val="000C18E9"/>
    <w:rsid w:val="000C20B3"/>
    <w:rsid w:val="000C5F48"/>
    <w:rsid w:val="000C647D"/>
    <w:rsid w:val="000C75BF"/>
    <w:rsid w:val="000D062F"/>
    <w:rsid w:val="000D09BE"/>
    <w:rsid w:val="000D0D80"/>
    <w:rsid w:val="000D28E8"/>
    <w:rsid w:val="000D344A"/>
    <w:rsid w:val="000D592F"/>
    <w:rsid w:val="000D5C02"/>
    <w:rsid w:val="000E0BCA"/>
    <w:rsid w:val="000E0DD7"/>
    <w:rsid w:val="000E1428"/>
    <w:rsid w:val="000E20FE"/>
    <w:rsid w:val="000E2216"/>
    <w:rsid w:val="000E4192"/>
    <w:rsid w:val="000E4BA2"/>
    <w:rsid w:val="000E4F50"/>
    <w:rsid w:val="000E5A15"/>
    <w:rsid w:val="000E5E73"/>
    <w:rsid w:val="000E5FA0"/>
    <w:rsid w:val="000E73F9"/>
    <w:rsid w:val="000F0127"/>
    <w:rsid w:val="000F14D4"/>
    <w:rsid w:val="000F1F49"/>
    <w:rsid w:val="000F4226"/>
    <w:rsid w:val="000F4FDA"/>
    <w:rsid w:val="000F5316"/>
    <w:rsid w:val="000F74F7"/>
    <w:rsid w:val="0010016E"/>
    <w:rsid w:val="00101BB3"/>
    <w:rsid w:val="00103474"/>
    <w:rsid w:val="0010424A"/>
    <w:rsid w:val="0010455D"/>
    <w:rsid w:val="00105143"/>
    <w:rsid w:val="001053B2"/>
    <w:rsid w:val="0010677C"/>
    <w:rsid w:val="00106961"/>
    <w:rsid w:val="00106D29"/>
    <w:rsid w:val="00107B01"/>
    <w:rsid w:val="001112F0"/>
    <w:rsid w:val="00112767"/>
    <w:rsid w:val="00112B27"/>
    <w:rsid w:val="00112E77"/>
    <w:rsid w:val="00113608"/>
    <w:rsid w:val="001149CD"/>
    <w:rsid w:val="0011620A"/>
    <w:rsid w:val="00116D5A"/>
    <w:rsid w:val="00116E9D"/>
    <w:rsid w:val="00120498"/>
    <w:rsid w:val="00120C1A"/>
    <w:rsid w:val="00121FC4"/>
    <w:rsid w:val="001234C0"/>
    <w:rsid w:val="00125087"/>
    <w:rsid w:val="001253D8"/>
    <w:rsid w:val="00125C04"/>
    <w:rsid w:val="0012634D"/>
    <w:rsid w:val="0013131B"/>
    <w:rsid w:val="00131DFF"/>
    <w:rsid w:val="00131ED2"/>
    <w:rsid w:val="0013258F"/>
    <w:rsid w:val="00132783"/>
    <w:rsid w:val="00132D67"/>
    <w:rsid w:val="001331E2"/>
    <w:rsid w:val="0013369A"/>
    <w:rsid w:val="001368F1"/>
    <w:rsid w:val="001427F3"/>
    <w:rsid w:val="0014301D"/>
    <w:rsid w:val="00143807"/>
    <w:rsid w:val="00143F49"/>
    <w:rsid w:val="001451DF"/>
    <w:rsid w:val="0014545C"/>
    <w:rsid w:val="00145896"/>
    <w:rsid w:val="00146DAD"/>
    <w:rsid w:val="00150384"/>
    <w:rsid w:val="001510DC"/>
    <w:rsid w:val="00151386"/>
    <w:rsid w:val="00152402"/>
    <w:rsid w:val="00155CC6"/>
    <w:rsid w:val="0015619F"/>
    <w:rsid w:val="001561B9"/>
    <w:rsid w:val="001571C9"/>
    <w:rsid w:val="001575FA"/>
    <w:rsid w:val="00157D73"/>
    <w:rsid w:val="001604FC"/>
    <w:rsid w:val="00160630"/>
    <w:rsid w:val="001606B7"/>
    <w:rsid w:val="0016142F"/>
    <w:rsid w:val="00161DD0"/>
    <w:rsid w:val="001620BE"/>
    <w:rsid w:val="00162FFD"/>
    <w:rsid w:val="00163BC0"/>
    <w:rsid w:val="00164FC0"/>
    <w:rsid w:val="00167893"/>
    <w:rsid w:val="001704A5"/>
    <w:rsid w:val="00171E30"/>
    <w:rsid w:val="00172116"/>
    <w:rsid w:val="00172B33"/>
    <w:rsid w:val="00173B2E"/>
    <w:rsid w:val="0017413D"/>
    <w:rsid w:val="00174C8F"/>
    <w:rsid w:val="001754EF"/>
    <w:rsid w:val="00176C39"/>
    <w:rsid w:val="00176DAF"/>
    <w:rsid w:val="0018004D"/>
    <w:rsid w:val="00180BE3"/>
    <w:rsid w:val="00181393"/>
    <w:rsid w:val="00181649"/>
    <w:rsid w:val="001822CD"/>
    <w:rsid w:val="0018255F"/>
    <w:rsid w:val="00182AAC"/>
    <w:rsid w:val="00183D2C"/>
    <w:rsid w:val="00183D8F"/>
    <w:rsid w:val="00184E61"/>
    <w:rsid w:val="00190A2E"/>
    <w:rsid w:val="00190BC9"/>
    <w:rsid w:val="00190C3D"/>
    <w:rsid w:val="00191500"/>
    <w:rsid w:val="0019168A"/>
    <w:rsid w:val="00191883"/>
    <w:rsid w:val="00191A43"/>
    <w:rsid w:val="0019228E"/>
    <w:rsid w:val="00192B6D"/>
    <w:rsid w:val="00192CBD"/>
    <w:rsid w:val="00194584"/>
    <w:rsid w:val="00194A27"/>
    <w:rsid w:val="001961A8"/>
    <w:rsid w:val="00196EAB"/>
    <w:rsid w:val="0019769D"/>
    <w:rsid w:val="00197D93"/>
    <w:rsid w:val="00197F3E"/>
    <w:rsid w:val="001A0461"/>
    <w:rsid w:val="001A2D5C"/>
    <w:rsid w:val="001A40F8"/>
    <w:rsid w:val="001A5381"/>
    <w:rsid w:val="001A7667"/>
    <w:rsid w:val="001A7D00"/>
    <w:rsid w:val="001B0E5B"/>
    <w:rsid w:val="001B13B0"/>
    <w:rsid w:val="001B1443"/>
    <w:rsid w:val="001B21B5"/>
    <w:rsid w:val="001B3CCD"/>
    <w:rsid w:val="001B46AC"/>
    <w:rsid w:val="001B4919"/>
    <w:rsid w:val="001B5110"/>
    <w:rsid w:val="001C080D"/>
    <w:rsid w:val="001C1120"/>
    <w:rsid w:val="001C1520"/>
    <w:rsid w:val="001C1A46"/>
    <w:rsid w:val="001C1D30"/>
    <w:rsid w:val="001C2366"/>
    <w:rsid w:val="001C2A29"/>
    <w:rsid w:val="001C2CD1"/>
    <w:rsid w:val="001C3DEB"/>
    <w:rsid w:val="001C46C3"/>
    <w:rsid w:val="001C476F"/>
    <w:rsid w:val="001C484E"/>
    <w:rsid w:val="001C4A4E"/>
    <w:rsid w:val="001C6084"/>
    <w:rsid w:val="001C60E7"/>
    <w:rsid w:val="001C6887"/>
    <w:rsid w:val="001C7035"/>
    <w:rsid w:val="001C758E"/>
    <w:rsid w:val="001C7AD8"/>
    <w:rsid w:val="001C7C21"/>
    <w:rsid w:val="001D0D97"/>
    <w:rsid w:val="001D12BD"/>
    <w:rsid w:val="001D1589"/>
    <w:rsid w:val="001D1BCC"/>
    <w:rsid w:val="001D220C"/>
    <w:rsid w:val="001D2A00"/>
    <w:rsid w:val="001D42B4"/>
    <w:rsid w:val="001D50C4"/>
    <w:rsid w:val="001D57CE"/>
    <w:rsid w:val="001D6D6F"/>
    <w:rsid w:val="001D7677"/>
    <w:rsid w:val="001D7CA8"/>
    <w:rsid w:val="001D7D22"/>
    <w:rsid w:val="001D7F56"/>
    <w:rsid w:val="001E1B97"/>
    <w:rsid w:val="001E2647"/>
    <w:rsid w:val="001E2783"/>
    <w:rsid w:val="001E48A3"/>
    <w:rsid w:val="001E4C77"/>
    <w:rsid w:val="001E7488"/>
    <w:rsid w:val="001E75DD"/>
    <w:rsid w:val="001E7E9F"/>
    <w:rsid w:val="001F0E2B"/>
    <w:rsid w:val="001F1840"/>
    <w:rsid w:val="001F1F80"/>
    <w:rsid w:val="001F208A"/>
    <w:rsid w:val="001F32C1"/>
    <w:rsid w:val="001F3E9C"/>
    <w:rsid w:val="001F4162"/>
    <w:rsid w:val="001F518D"/>
    <w:rsid w:val="001F5652"/>
    <w:rsid w:val="001F5F58"/>
    <w:rsid w:val="00203CA3"/>
    <w:rsid w:val="00204ED7"/>
    <w:rsid w:val="00205C88"/>
    <w:rsid w:val="00205DA5"/>
    <w:rsid w:val="00206451"/>
    <w:rsid w:val="00206598"/>
    <w:rsid w:val="00206ADB"/>
    <w:rsid w:val="002100D1"/>
    <w:rsid w:val="00210338"/>
    <w:rsid w:val="002130F8"/>
    <w:rsid w:val="00213658"/>
    <w:rsid w:val="002149F2"/>
    <w:rsid w:val="00215A83"/>
    <w:rsid w:val="00215B95"/>
    <w:rsid w:val="00220138"/>
    <w:rsid w:val="00220B7F"/>
    <w:rsid w:val="00220DC8"/>
    <w:rsid w:val="00221344"/>
    <w:rsid w:val="0022271C"/>
    <w:rsid w:val="00222924"/>
    <w:rsid w:val="00222EE9"/>
    <w:rsid w:val="0022310B"/>
    <w:rsid w:val="00223413"/>
    <w:rsid w:val="00223F6C"/>
    <w:rsid w:val="00227F61"/>
    <w:rsid w:val="0023008D"/>
    <w:rsid w:val="00230B1F"/>
    <w:rsid w:val="00233E20"/>
    <w:rsid w:val="0023438F"/>
    <w:rsid w:val="002352BD"/>
    <w:rsid w:val="00236339"/>
    <w:rsid w:val="002364D2"/>
    <w:rsid w:val="00236D7E"/>
    <w:rsid w:val="002376C2"/>
    <w:rsid w:val="00240EC8"/>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29A7"/>
    <w:rsid w:val="00262DF2"/>
    <w:rsid w:val="0026301D"/>
    <w:rsid w:val="00263635"/>
    <w:rsid w:val="00263692"/>
    <w:rsid w:val="0026423D"/>
    <w:rsid w:val="00265536"/>
    <w:rsid w:val="0026599B"/>
    <w:rsid w:val="00265B98"/>
    <w:rsid w:val="002665E7"/>
    <w:rsid w:val="002669CB"/>
    <w:rsid w:val="00266C97"/>
    <w:rsid w:val="00270E94"/>
    <w:rsid w:val="002711FA"/>
    <w:rsid w:val="00271F6F"/>
    <w:rsid w:val="002728E7"/>
    <w:rsid w:val="0027301D"/>
    <w:rsid w:val="00274052"/>
    <w:rsid w:val="0027489B"/>
    <w:rsid w:val="00275606"/>
    <w:rsid w:val="00275622"/>
    <w:rsid w:val="00275CF9"/>
    <w:rsid w:val="0027649C"/>
    <w:rsid w:val="0027670F"/>
    <w:rsid w:val="00280246"/>
    <w:rsid w:val="00281B26"/>
    <w:rsid w:val="0028230F"/>
    <w:rsid w:val="002833FE"/>
    <w:rsid w:val="002841F5"/>
    <w:rsid w:val="00284B99"/>
    <w:rsid w:val="00285826"/>
    <w:rsid w:val="002858A2"/>
    <w:rsid w:val="00285BE8"/>
    <w:rsid w:val="00287081"/>
    <w:rsid w:val="0029093B"/>
    <w:rsid w:val="00290A94"/>
    <w:rsid w:val="00291F2E"/>
    <w:rsid w:val="002934BA"/>
    <w:rsid w:val="002935CE"/>
    <w:rsid w:val="00293EF2"/>
    <w:rsid w:val="002941A5"/>
    <w:rsid w:val="00294705"/>
    <w:rsid w:val="002A0194"/>
    <w:rsid w:val="002A056D"/>
    <w:rsid w:val="002A090F"/>
    <w:rsid w:val="002A0E8B"/>
    <w:rsid w:val="002A1468"/>
    <w:rsid w:val="002A2DF4"/>
    <w:rsid w:val="002A2F89"/>
    <w:rsid w:val="002A302D"/>
    <w:rsid w:val="002A38F1"/>
    <w:rsid w:val="002A3DCC"/>
    <w:rsid w:val="002A4152"/>
    <w:rsid w:val="002A4CF4"/>
    <w:rsid w:val="002A5540"/>
    <w:rsid w:val="002A7AF3"/>
    <w:rsid w:val="002B238E"/>
    <w:rsid w:val="002B374B"/>
    <w:rsid w:val="002B4052"/>
    <w:rsid w:val="002B4144"/>
    <w:rsid w:val="002B46FB"/>
    <w:rsid w:val="002B6A78"/>
    <w:rsid w:val="002B6FB9"/>
    <w:rsid w:val="002C0592"/>
    <w:rsid w:val="002C097E"/>
    <w:rsid w:val="002C2AA4"/>
    <w:rsid w:val="002C2F27"/>
    <w:rsid w:val="002C31C5"/>
    <w:rsid w:val="002C399B"/>
    <w:rsid w:val="002C4136"/>
    <w:rsid w:val="002C4BDB"/>
    <w:rsid w:val="002C6A82"/>
    <w:rsid w:val="002C6AF2"/>
    <w:rsid w:val="002C7112"/>
    <w:rsid w:val="002C7297"/>
    <w:rsid w:val="002C75D8"/>
    <w:rsid w:val="002C776C"/>
    <w:rsid w:val="002D0B0F"/>
    <w:rsid w:val="002D1F15"/>
    <w:rsid w:val="002D239A"/>
    <w:rsid w:val="002D2F13"/>
    <w:rsid w:val="002D3586"/>
    <w:rsid w:val="002D58EC"/>
    <w:rsid w:val="002D6449"/>
    <w:rsid w:val="002D6718"/>
    <w:rsid w:val="002E0DB9"/>
    <w:rsid w:val="002E3129"/>
    <w:rsid w:val="002E3F05"/>
    <w:rsid w:val="002E4449"/>
    <w:rsid w:val="002E464E"/>
    <w:rsid w:val="002E4CDD"/>
    <w:rsid w:val="002E53AC"/>
    <w:rsid w:val="002F02A4"/>
    <w:rsid w:val="002F3214"/>
    <w:rsid w:val="002F387E"/>
    <w:rsid w:val="002F3AB6"/>
    <w:rsid w:val="002F43F9"/>
    <w:rsid w:val="002F4DE9"/>
    <w:rsid w:val="002F79B4"/>
    <w:rsid w:val="002F7AEF"/>
    <w:rsid w:val="00300464"/>
    <w:rsid w:val="00300A26"/>
    <w:rsid w:val="00301047"/>
    <w:rsid w:val="003010B1"/>
    <w:rsid w:val="00301577"/>
    <w:rsid w:val="003030F4"/>
    <w:rsid w:val="00303AE4"/>
    <w:rsid w:val="00304F9D"/>
    <w:rsid w:val="00305B22"/>
    <w:rsid w:val="00305BF0"/>
    <w:rsid w:val="00307172"/>
    <w:rsid w:val="00310D81"/>
    <w:rsid w:val="003121E0"/>
    <w:rsid w:val="00312541"/>
    <w:rsid w:val="00312D75"/>
    <w:rsid w:val="00313426"/>
    <w:rsid w:val="00313555"/>
    <w:rsid w:val="0031387E"/>
    <w:rsid w:val="00314992"/>
    <w:rsid w:val="00314ACB"/>
    <w:rsid w:val="00314CA3"/>
    <w:rsid w:val="003154C0"/>
    <w:rsid w:val="00315704"/>
    <w:rsid w:val="003160B2"/>
    <w:rsid w:val="00316454"/>
    <w:rsid w:val="00316D0F"/>
    <w:rsid w:val="003170DE"/>
    <w:rsid w:val="00317344"/>
    <w:rsid w:val="00317810"/>
    <w:rsid w:val="0032027C"/>
    <w:rsid w:val="00320313"/>
    <w:rsid w:val="00320A0B"/>
    <w:rsid w:val="00320BEF"/>
    <w:rsid w:val="00320F0A"/>
    <w:rsid w:val="00322479"/>
    <w:rsid w:val="00323DB3"/>
    <w:rsid w:val="00324FAA"/>
    <w:rsid w:val="0032521B"/>
    <w:rsid w:val="00326DB8"/>
    <w:rsid w:val="00327D0D"/>
    <w:rsid w:val="003303B3"/>
    <w:rsid w:val="003309A6"/>
    <w:rsid w:val="00330D6C"/>
    <w:rsid w:val="00331680"/>
    <w:rsid w:val="00332426"/>
    <w:rsid w:val="00332EDD"/>
    <w:rsid w:val="00334D62"/>
    <w:rsid w:val="00337BC4"/>
    <w:rsid w:val="00340A9D"/>
    <w:rsid w:val="003410C7"/>
    <w:rsid w:val="00343ABD"/>
    <w:rsid w:val="00343D11"/>
    <w:rsid w:val="00343EEB"/>
    <w:rsid w:val="00344082"/>
    <w:rsid w:val="003448C1"/>
    <w:rsid w:val="00344F74"/>
    <w:rsid w:val="00346955"/>
    <w:rsid w:val="003511A5"/>
    <w:rsid w:val="0035237D"/>
    <w:rsid w:val="00353E13"/>
    <w:rsid w:val="00354A02"/>
    <w:rsid w:val="00354A59"/>
    <w:rsid w:val="00354C81"/>
    <w:rsid w:val="00354FFB"/>
    <w:rsid w:val="00355EBD"/>
    <w:rsid w:val="00357C13"/>
    <w:rsid w:val="00357F27"/>
    <w:rsid w:val="00361265"/>
    <w:rsid w:val="00362179"/>
    <w:rsid w:val="003632C1"/>
    <w:rsid w:val="00363A24"/>
    <w:rsid w:val="00364101"/>
    <w:rsid w:val="00364374"/>
    <w:rsid w:val="00365943"/>
    <w:rsid w:val="00366364"/>
    <w:rsid w:val="00366565"/>
    <w:rsid w:val="00366BE9"/>
    <w:rsid w:val="00370DAB"/>
    <w:rsid w:val="00372355"/>
    <w:rsid w:val="00372EE8"/>
    <w:rsid w:val="003757DA"/>
    <w:rsid w:val="00377976"/>
    <w:rsid w:val="00377FF3"/>
    <w:rsid w:val="0038038C"/>
    <w:rsid w:val="00382AA7"/>
    <w:rsid w:val="00383452"/>
    <w:rsid w:val="00385854"/>
    <w:rsid w:val="00385EF3"/>
    <w:rsid w:val="00386AF8"/>
    <w:rsid w:val="00387176"/>
    <w:rsid w:val="003900D3"/>
    <w:rsid w:val="003903B4"/>
    <w:rsid w:val="00390954"/>
    <w:rsid w:val="00390989"/>
    <w:rsid w:val="00391029"/>
    <w:rsid w:val="003913A1"/>
    <w:rsid w:val="00391435"/>
    <w:rsid w:val="00392EAA"/>
    <w:rsid w:val="00393A46"/>
    <w:rsid w:val="00394F26"/>
    <w:rsid w:val="00395187"/>
    <w:rsid w:val="003951AB"/>
    <w:rsid w:val="00395EFB"/>
    <w:rsid w:val="0039689D"/>
    <w:rsid w:val="00396D35"/>
    <w:rsid w:val="00396E6D"/>
    <w:rsid w:val="003A162C"/>
    <w:rsid w:val="003A1826"/>
    <w:rsid w:val="003A1D47"/>
    <w:rsid w:val="003A24EE"/>
    <w:rsid w:val="003A281F"/>
    <w:rsid w:val="003A4D3F"/>
    <w:rsid w:val="003A51A5"/>
    <w:rsid w:val="003A5939"/>
    <w:rsid w:val="003A6621"/>
    <w:rsid w:val="003A6810"/>
    <w:rsid w:val="003A6B29"/>
    <w:rsid w:val="003A77F6"/>
    <w:rsid w:val="003A79B9"/>
    <w:rsid w:val="003B0180"/>
    <w:rsid w:val="003B0643"/>
    <w:rsid w:val="003B109A"/>
    <w:rsid w:val="003B1379"/>
    <w:rsid w:val="003B1666"/>
    <w:rsid w:val="003B1B09"/>
    <w:rsid w:val="003B2918"/>
    <w:rsid w:val="003B2A18"/>
    <w:rsid w:val="003B2E4E"/>
    <w:rsid w:val="003B2FD2"/>
    <w:rsid w:val="003B3BE9"/>
    <w:rsid w:val="003B3DBE"/>
    <w:rsid w:val="003B4FF3"/>
    <w:rsid w:val="003B53C2"/>
    <w:rsid w:val="003B59D1"/>
    <w:rsid w:val="003B626B"/>
    <w:rsid w:val="003C012C"/>
    <w:rsid w:val="003C0DC0"/>
    <w:rsid w:val="003C114A"/>
    <w:rsid w:val="003C1DCD"/>
    <w:rsid w:val="003C26F7"/>
    <w:rsid w:val="003C3ACD"/>
    <w:rsid w:val="003C3AE9"/>
    <w:rsid w:val="003C3D12"/>
    <w:rsid w:val="003C514A"/>
    <w:rsid w:val="003C5254"/>
    <w:rsid w:val="003C67D8"/>
    <w:rsid w:val="003C7391"/>
    <w:rsid w:val="003D0445"/>
    <w:rsid w:val="003D0B46"/>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28FA"/>
    <w:rsid w:val="003E44CD"/>
    <w:rsid w:val="003E45B6"/>
    <w:rsid w:val="003E4D1E"/>
    <w:rsid w:val="003E6784"/>
    <w:rsid w:val="003E7ADF"/>
    <w:rsid w:val="003F0C20"/>
    <w:rsid w:val="003F1668"/>
    <w:rsid w:val="003F5E81"/>
    <w:rsid w:val="003F79EC"/>
    <w:rsid w:val="0040063C"/>
    <w:rsid w:val="00401019"/>
    <w:rsid w:val="004031AD"/>
    <w:rsid w:val="00403FAB"/>
    <w:rsid w:val="00404294"/>
    <w:rsid w:val="00405D08"/>
    <w:rsid w:val="00405E20"/>
    <w:rsid w:val="00407635"/>
    <w:rsid w:val="004077F9"/>
    <w:rsid w:val="00410F1E"/>
    <w:rsid w:val="0041126C"/>
    <w:rsid w:val="00412534"/>
    <w:rsid w:val="004129CC"/>
    <w:rsid w:val="00413CC5"/>
    <w:rsid w:val="00414B7C"/>
    <w:rsid w:val="00414DFF"/>
    <w:rsid w:val="00415E41"/>
    <w:rsid w:val="0041717B"/>
    <w:rsid w:val="00417BAF"/>
    <w:rsid w:val="0042052D"/>
    <w:rsid w:val="004205E8"/>
    <w:rsid w:val="0042429F"/>
    <w:rsid w:val="004244EF"/>
    <w:rsid w:val="00424A99"/>
    <w:rsid w:val="00424E60"/>
    <w:rsid w:val="004255CA"/>
    <w:rsid w:val="00425FBD"/>
    <w:rsid w:val="00426FEB"/>
    <w:rsid w:val="004308EA"/>
    <w:rsid w:val="00430CA6"/>
    <w:rsid w:val="004328AE"/>
    <w:rsid w:val="00434717"/>
    <w:rsid w:val="004357DA"/>
    <w:rsid w:val="00436F36"/>
    <w:rsid w:val="00437C53"/>
    <w:rsid w:val="00440107"/>
    <w:rsid w:val="00440750"/>
    <w:rsid w:val="00440FCB"/>
    <w:rsid w:val="00441303"/>
    <w:rsid w:val="0044299D"/>
    <w:rsid w:val="004433AA"/>
    <w:rsid w:val="00444F40"/>
    <w:rsid w:val="00445C5F"/>
    <w:rsid w:val="004462DB"/>
    <w:rsid w:val="0044763E"/>
    <w:rsid w:val="00453109"/>
    <w:rsid w:val="004539A5"/>
    <w:rsid w:val="00455069"/>
    <w:rsid w:val="00456537"/>
    <w:rsid w:val="00457C79"/>
    <w:rsid w:val="00460D93"/>
    <w:rsid w:val="00460FBE"/>
    <w:rsid w:val="00462CDE"/>
    <w:rsid w:val="00463564"/>
    <w:rsid w:val="0046375F"/>
    <w:rsid w:val="00464717"/>
    <w:rsid w:val="00471F7E"/>
    <w:rsid w:val="00472E1E"/>
    <w:rsid w:val="0047488F"/>
    <w:rsid w:val="00474E52"/>
    <w:rsid w:val="00475E04"/>
    <w:rsid w:val="0047727C"/>
    <w:rsid w:val="00477383"/>
    <w:rsid w:val="00480347"/>
    <w:rsid w:val="0048060B"/>
    <w:rsid w:val="00480738"/>
    <w:rsid w:val="00480FFF"/>
    <w:rsid w:val="00482868"/>
    <w:rsid w:val="00482F4B"/>
    <w:rsid w:val="004845E4"/>
    <w:rsid w:val="00484B85"/>
    <w:rsid w:val="004851E8"/>
    <w:rsid w:val="00485588"/>
    <w:rsid w:val="00486704"/>
    <w:rsid w:val="004911AF"/>
    <w:rsid w:val="00491659"/>
    <w:rsid w:val="00492186"/>
    <w:rsid w:val="004923AD"/>
    <w:rsid w:val="00492C70"/>
    <w:rsid w:val="00492CB0"/>
    <w:rsid w:val="00493237"/>
    <w:rsid w:val="004933AE"/>
    <w:rsid w:val="00493463"/>
    <w:rsid w:val="0049352C"/>
    <w:rsid w:val="0049355B"/>
    <w:rsid w:val="00493576"/>
    <w:rsid w:val="00493713"/>
    <w:rsid w:val="004951D4"/>
    <w:rsid w:val="004970D7"/>
    <w:rsid w:val="00497C2E"/>
    <w:rsid w:val="004A0700"/>
    <w:rsid w:val="004A080C"/>
    <w:rsid w:val="004A0ACE"/>
    <w:rsid w:val="004A25D8"/>
    <w:rsid w:val="004A3351"/>
    <w:rsid w:val="004A557A"/>
    <w:rsid w:val="004A6175"/>
    <w:rsid w:val="004A6498"/>
    <w:rsid w:val="004A6DEB"/>
    <w:rsid w:val="004A71F0"/>
    <w:rsid w:val="004A7445"/>
    <w:rsid w:val="004B0313"/>
    <w:rsid w:val="004B0FE1"/>
    <w:rsid w:val="004B59D9"/>
    <w:rsid w:val="004B6277"/>
    <w:rsid w:val="004B7EDD"/>
    <w:rsid w:val="004C0E88"/>
    <w:rsid w:val="004C1E1B"/>
    <w:rsid w:val="004C2360"/>
    <w:rsid w:val="004C263D"/>
    <w:rsid w:val="004C3600"/>
    <w:rsid w:val="004C41A4"/>
    <w:rsid w:val="004C479A"/>
    <w:rsid w:val="004C5305"/>
    <w:rsid w:val="004C59B3"/>
    <w:rsid w:val="004C5B9C"/>
    <w:rsid w:val="004C6616"/>
    <w:rsid w:val="004C751E"/>
    <w:rsid w:val="004C7F88"/>
    <w:rsid w:val="004D06C9"/>
    <w:rsid w:val="004D1676"/>
    <w:rsid w:val="004D382C"/>
    <w:rsid w:val="004D5A29"/>
    <w:rsid w:val="004D6768"/>
    <w:rsid w:val="004D7A54"/>
    <w:rsid w:val="004D7E20"/>
    <w:rsid w:val="004E05EC"/>
    <w:rsid w:val="004E0B8B"/>
    <w:rsid w:val="004E1CDA"/>
    <w:rsid w:val="004E23D4"/>
    <w:rsid w:val="004E2EA8"/>
    <w:rsid w:val="004E456B"/>
    <w:rsid w:val="004E473F"/>
    <w:rsid w:val="004E4A85"/>
    <w:rsid w:val="004E633A"/>
    <w:rsid w:val="004E77BB"/>
    <w:rsid w:val="004E792A"/>
    <w:rsid w:val="004F108D"/>
    <w:rsid w:val="004F10D2"/>
    <w:rsid w:val="004F2F24"/>
    <w:rsid w:val="004F4F66"/>
    <w:rsid w:val="004F58D9"/>
    <w:rsid w:val="004F6145"/>
    <w:rsid w:val="004F7725"/>
    <w:rsid w:val="004F7C02"/>
    <w:rsid w:val="004F7E85"/>
    <w:rsid w:val="00501C44"/>
    <w:rsid w:val="00501CB1"/>
    <w:rsid w:val="0050217F"/>
    <w:rsid w:val="00502EDC"/>
    <w:rsid w:val="00503AC6"/>
    <w:rsid w:val="00503BCC"/>
    <w:rsid w:val="00503F04"/>
    <w:rsid w:val="00504EA3"/>
    <w:rsid w:val="005057FF"/>
    <w:rsid w:val="00510149"/>
    <w:rsid w:val="005104E5"/>
    <w:rsid w:val="0051075E"/>
    <w:rsid w:val="0051126A"/>
    <w:rsid w:val="005114D8"/>
    <w:rsid w:val="00511690"/>
    <w:rsid w:val="00512913"/>
    <w:rsid w:val="00513729"/>
    <w:rsid w:val="00514D55"/>
    <w:rsid w:val="0051786E"/>
    <w:rsid w:val="0052059B"/>
    <w:rsid w:val="00523A6D"/>
    <w:rsid w:val="00523EBA"/>
    <w:rsid w:val="00524869"/>
    <w:rsid w:val="00524990"/>
    <w:rsid w:val="0052589B"/>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77F"/>
    <w:rsid w:val="00537994"/>
    <w:rsid w:val="00537B24"/>
    <w:rsid w:val="005431ED"/>
    <w:rsid w:val="005451A9"/>
    <w:rsid w:val="00547498"/>
    <w:rsid w:val="005500E1"/>
    <w:rsid w:val="0055121E"/>
    <w:rsid w:val="00551746"/>
    <w:rsid w:val="00552AC5"/>
    <w:rsid w:val="00554814"/>
    <w:rsid w:val="005561EE"/>
    <w:rsid w:val="00556E87"/>
    <w:rsid w:val="00556EC4"/>
    <w:rsid w:val="00560725"/>
    <w:rsid w:val="005609C0"/>
    <w:rsid w:val="00560B7B"/>
    <w:rsid w:val="005622D0"/>
    <w:rsid w:val="005642E0"/>
    <w:rsid w:val="00564A95"/>
    <w:rsid w:val="00564B84"/>
    <w:rsid w:val="00565DFF"/>
    <w:rsid w:val="00566249"/>
    <w:rsid w:val="00566D77"/>
    <w:rsid w:val="005673AC"/>
    <w:rsid w:val="00567E5C"/>
    <w:rsid w:val="00570350"/>
    <w:rsid w:val="00570390"/>
    <w:rsid w:val="00571921"/>
    <w:rsid w:val="005720E8"/>
    <w:rsid w:val="0057433B"/>
    <w:rsid w:val="00574690"/>
    <w:rsid w:val="00574AE1"/>
    <w:rsid w:val="005765F7"/>
    <w:rsid w:val="005817F2"/>
    <w:rsid w:val="00583B99"/>
    <w:rsid w:val="0058535E"/>
    <w:rsid w:val="0058554B"/>
    <w:rsid w:val="00585ED5"/>
    <w:rsid w:val="00585FBE"/>
    <w:rsid w:val="00586963"/>
    <w:rsid w:val="00587C88"/>
    <w:rsid w:val="00587CF7"/>
    <w:rsid w:val="00590A2C"/>
    <w:rsid w:val="005912BB"/>
    <w:rsid w:val="00592600"/>
    <w:rsid w:val="005928EA"/>
    <w:rsid w:val="00593628"/>
    <w:rsid w:val="005938DE"/>
    <w:rsid w:val="00593DE5"/>
    <w:rsid w:val="005952EE"/>
    <w:rsid w:val="0059530C"/>
    <w:rsid w:val="00595DDC"/>
    <w:rsid w:val="00597B57"/>
    <w:rsid w:val="005A3EFD"/>
    <w:rsid w:val="005A48EF"/>
    <w:rsid w:val="005A6785"/>
    <w:rsid w:val="005B03F0"/>
    <w:rsid w:val="005B0D0A"/>
    <w:rsid w:val="005B220B"/>
    <w:rsid w:val="005B2ACF"/>
    <w:rsid w:val="005B33A4"/>
    <w:rsid w:val="005B3915"/>
    <w:rsid w:val="005B3CEE"/>
    <w:rsid w:val="005B4A35"/>
    <w:rsid w:val="005B5142"/>
    <w:rsid w:val="005B5C63"/>
    <w:rsid w:val="005B6FB1"/>
    <w:rsid w:val="005B737F"/>
    <w:rsid w:val="005B7601"/>
    <w:rsid w:val="005B76B0"/>
    <w:rsid w:val="005B7A42"/>
    <w:rsid w:val="005C0A64"/>
    <w:rsid w:val="005C0F05"/>
    <w:rsid w:val="005C1141"/>
    <w:rsid w:val="005C120F"/>
    <w:rsid w:val="005C13B7"/>
    <w:rsid w:val="005C1800"/>
    <w:rsid w:val="005C2415"/>
    <w:rsid w:val="005C3505"/>
    <w:rsid w:val="005C4F3C"/>
    <w:rsid w:val="005C51BC"/>
    <w:rsid w:val="005C53AA"/>
    <w:rsid w:val="005C58ED"/>
    <w:rsid w:val="005C5F94"/>
    <w:rsid w:val="005C6053"/>
    <w:rsid w:val="005C615C"/>
    <w:rsid w:val="005C6BF7"/>
    <w:rsid w:val="005C6C11"/>
    <w:rsid w:val="005D0078"/>
    <w:rsid w:val="005D2A99"/>
    <w:rsid w:val="005D3C97"/>
    <w:rsid w:val="005D3DA3"/>
    <w:rsid w:val="005D416F"/>
    <w:rsid w:val="005D4CF6"/>
    <w:rsid w:val="005D50EB"/>
    <w:rsid w:val="005D5EBD"/>
    <w:rsid w:val="005D745A"/>
    <w:rsid w:val="005E0AA4"/>
    <w:rsid w:val="005E1C0E"/>
    <w:rsid w:val="005E3B8F"/>
    <w:rsid w:val="005E3DCA"/>
    <w:rsid w:val="005E4041"/>
    <w:rsid w:val="005E43BA"/>
    <w:rsid w:val="005E54CC"/>
    <w:rsid w:val="005E562D"/>
    <w:rsid w:val="005E5D2F"/>
    <w:rsid w:val="005E6620"/>
    <w:rsid w:val="005F173C"/>
    <w:rsid w:val="005F548E"/>
    <w:rsid w:val="00600275"/>
    <w:rsid w:val="00601015"/>
    <w:rsid w:val="00601F0F"/>
    <w:rsid w:val="00603034"/>
    <w:rsid w:val="00604FFE"/>
    <w:rsid w:val="00605BE8"/>
    <w:rsid w:val="00606188"/>
    <w:rsid w:val="00606D00"/>
    <w:rsid w:val="00607E97"/>
    <w:rsid w:val="006107DB"/>
    <w:rsid w:val="006119F5"/>
    <w:rsid w:val="00612244"/>
    <w:rsid w:val="00612DA6"/>
    <w:rsid w:val="00614D11"/>
    <w:rsid w:val="00614D3B"/>
    <w:rsid w:val="00615924"/>
    <w:rsid w:val="006200DB"/>
    <w:rsid w:val="00620BAB"/>
    <w:rsid w:val="00621330"/>
    <w:rsid w:val="006213FB"/>
    <w:rsid w:val="006220FD"/>
    <w:rsid w:val="0062289C"/>
    <w:rsid w:val="006242D9"/>
    <w:rsid w:val="00624400"/>
    <w:rsid w:val="00624F82"/>
    <w:rsid w:val="006253C3"/>
    <w:rsid w:val="00626053"/>
    <w:rsid w:val="006267B9"/>
    <w:rsid w:val="0062770D"/>
    <w:rsid w:val="006277BC"/>
    <w:rsid w:val="00627C7D"/>
    <w:rsid w:val="00631C67"/>
    <w:rsid w:val="00631E16"/>
    <w:rsid w:val="006321B3"/>
    <w:rsid w:val="0063358C"/>
    <w:rsid w:val="00633B7D"/>
    <w:rsid w:val="006340A9"/>
    <w:rsid w:val="00635EEA"/>
    <w:rsid w:val="0064052E"/>
    <w:rsid w:val="0064102E"/>
    <w:rsid w:val="00641318"/>
    <w:rsid w:val="00641996"/>
    <w:rsid w:val="00641B84"/>
    <w:rsid w:val="00642910"/>
    <w:rsid w:val="00642E98"/>
    <w:rsid w:val="00645249"/>
    <w:rsid w:val="00645D29"/>
    <w:rsid w:val="006472C5"/>
    <w:rsid w:val="0065000E"/>
    <w:rsid w:val="0065225A"/>
    <w:rsid w:val="00654431"/>
    <w:rsid w:val="006568F3"/>
    <w:rsid w:val="006570CA"/>
    <w:rsid w:val="00661F98"/>
    <w:rsid w:val="0066257A"/>
    <w:rsid w:val="00662B75"/>
    <w:rsid w:val="0066394D"/>
    <w:rsid w:val="00663F8B"/>
    <w:rsid w:val="006652E0"/>
    <w:rsid w:val="006655B2"/>
    <w:rsid w:val="00665D9A"/>
    <w:rsid w:val="00667F42"/>
    <w:rsid w:val="00670B44"/>
    <w:rsid w:val="00671904"/>
    <w:rsid w:val="006725B9"/>
    <w:rsid w:val="00672EA9"/>
    <w:rsid w:val="00673509"/>
    <w:rsid w:val="00674429"/>
    <w:rsid w:val="006754DF"/>
    <w:rsid w:val="00675F1E"/>
    <w:rsid w:val="006762D1"/>
    <w:rsid w:val="00676BBF"/>
    <w:rsid w:val="00677006"/>
    <w:rsid w:val="0068273F"/>
    <w:rsid w:val="006829A9"/>
    <w:rsid w:val="006849BE"/>
    <w:rsid w:val="00685214"/>
    <w:rsid w:val="00685D7D"/>
    <w:rsid w:val="0068622A"/>
    <w:rsid w:val="0068648A"/>
    <w:rsid w:val="00686574"/>
    <w:rsid w:val="00686C3D"/>
    <w:rsid w:val="006870AB"/>
    <w:rsid w:val="0069177F"/>
    <w:rsid w:val="00691C80"/>
    <w:rsid w:val="00693516"/>
    <w:rsid w:val="00693B63"/>
    <w:rsid w:val="0069564C"/>
    <w:rsid w:val="00695E12"/>
    <w:rsid w:val="00695F72"/>
    <w:rsid w:val="00695FCE"/>
    <w:rsid w:val="00697FA4"/>
    <w:rsid w:val="006A02F2"/>
    <w:rsid w:val="006A0531"/>
    <w:rsid w:val="006A0573"/>
    <w:rsid w:val="006A09BA"/>
    <w:rsid w:val="006A28CC"/>
    <w:rsid w:val="006A2EA3"/>
    <w:rsid w:val="006A3B44"/>
    <w:rsid w:val="006A42DC"/>
    <w:rsid w:val="006A4912"/>
    <w:rsid w:val="006A4A55"/>
    <w:rsid w:val="006A4BD0"/>
    <w:rsid w:val="006A734A"/>
    <w:rsid w:val="006A7D76"/>
    <w:rsid w:val="006A7E7C"/>
    <w:rsid w:val="006B0745"/>
    <w:rsid w:val="006B0DF5"/>
    <w:rsid w:val="006B1038"/>
    <w:rsid w:val="006B1710"/>
    <w:rsid w:val="006B2821"/>
    <w:rsid w:val="006B4E76"/>
    <w:rsid w:val="006B538F"/>
    <w:rsid w:val="006B5431"/>
    <w:rsid w:val="006B6132"/>
    <w:rsid w:val="006C024C"/>
    <w:rsid w:val="006C08FD"/>
    <w:rsid w:val="006C0D79"/>
    <w:rsid w:val="006C1D0E"/>
    <w:rsid w:val="006C29ED"/>
    <w:rsid w:val="006C3645"/>
    <w:rsid w:val="006C497C"/>
    <w:rsid w:val="006C5824"/>
    <w:rsid w:val="006C5863"/>
    <w:rsid w:val="006C5F0D"/>
    <w:rsid w:val="006D17A0"/>
    <w:rsid w:val="006D27AC"/>
    <w:rsid w:val="006D3F5D"/>
    <w:rsid w:val="006D4270"/>
    <w:rsid w:val="006D5BC0"/>
    <w:rsid w:val="006D7152"/>
    <w:rsid w:val="006D75A5"/>
    <w:rsid w:val="006D77FC"/>
    <w:rsid w:val="006D7B91"/>
    <w:rsid w:val="006E0B6E"/>
    <w:rsid w:val="006E11D7"/>
    <w:rsid w:val="006E1C9B"/>
    <w:rsid w:val="006E2EBD"/>
    <w:rsid w:val="006E3C1B"/>
    <w:rsid w:val="006E474B"/>
    <w:rsid w:val="006E691D"/>
    <w:rsid w:val="006E73D1"/>
    <w:rsid w:val="006E7948"/>
    <w:rsid w:val="006E7FB3"/>
    <w:rsid w:val="006F2BBF"/>
    <w:rsid w:val="006F4685"/>
    <w:rsid w:val="006F5915"/>
    <w:rsid w:val="006F63A7"/>
    <w:rsid w:val="00700621"/>
    <w:rsid w:val="007015F6"/>
    <w:rsid w:val="00702B25"/>
    <w:rsid w:val="0070399B"/>
    <w:rsid w:val="007041FC"/>
    <w:rsid w:val="007045AC"/>
    <w:rsid w:val="00704B02"/>
    <w:rsid w:val="0070632C"/>
    <w:rsid w:val="00711C57"/>
    <w:rsid w:val="007144BE"/>
    <w:rsid w:val="0071739D"/>
    <w:rsid w:val="00717B76"/>
    <w:rsid w:val="00720834"/>
    <w:rsid w:val="007222F5"/>
    <w:rsid w:val="00723DDA"/>
    <w:rsid w:val="007250CC"/>
    <w:rsid w:val="00725D38"/>
    <w:rsid w:val="007266ED"/>
    <w:rsid w:val="0072718E"/>
    <w:rsid w:val="007307CA"/>
    <w:rsid w:val="00731960"/>
    <w:rsid w:val="00733C16"/>
    <w:rsid w:val="0073416B"/>
    <w:rsid w:val="00735225"/>
    <w:rsid w:val="00735546"/>
    <w:rsid w:val="0073557C"/>
    <w:rsid w:val="00735887"/>
    <w:rsid w:val="0073737F"/>
    <w:rsid w:val="00740E5D"/>
    <w:rsid w:val="00741806"/>
    <w:rsid w:val="007427A2"/>
    <w:rsid w:val="00744AA9"/>
    <w:rsid w:val="0074637F"/>
    <w:rsid w:val="00746774"/>
    <w:rsid w:val="007469BF"/>
    <w:rsid w:val="00746E3E"/>
    <w:rsid w:val="00747B7A"/>
    <w:rsid w:val="0075063E"/>
    <w:rsid w:val="00751333"/>
    <w:rsid w:val="0075137D"/>
    <w:rsid w:val="00753271"/>
    <w:rsid w:val="007536A1"/>
    <w:rsid w:val="007539C7"/>
    <w:rsid w:val="0075468A"/>
    <w:rsid w:val="0075479D"/>
    <w:rsid w:val="00755C1E"/>
    <w:rsid w:val="0075607E"/>
    <w:rsid w:val="00760090"/>
    <w:rsid w:val="007602E7"/>
    <w:rsid w:val="007607E8"/>
    <w:rsid w:val="007648D2"/>
    <w:rsid w:val="007649B0"/>
    <w:rsid w:val="00765557"/>
    <w:rsid w:val="0076569B"/>
    <w:rsid w:val="0076571D"/>
    <w:rsid w:val="00765B55"/>
    <w:rsid w:val="007663BC"/>
    <w:rsid w:val="00767CAA"/>
    <w:rsid w:val="007704DA"/>
    <w:rsid w:val="00770657"/>
    <w:rsid w:val="007711DC"/>
    <w:rsid w:val="007719E1"/>
    <w:rsid w:val="00772057"/>
    <w:rsid w:val="00772AB7"/>
    <w:rsid w:val="00775B5E"/>
    <w:rsid w:val="00776AF9"/>
    <w:rsid w:val="0077739B"/>
    <w:rsid w:val="00777B5D"/>
    <w:rsid w:val="00780966"/>
    <w:rsid w:val="00781A32"/>
    <w:rsid w:val="00781CF4"/>
    <w:rsid w:val="00781E88"/>
    <w:rsid w:val="00782B03"/>
    <w:rsid w:val="00784964"/>
    <w:rsid w:val="00785C36"/>
    <w:rsid w:val="00785EDF"/>
    <w:rsid w:val="00786446"/>
    <w:rsid w:val="007865EB"/>
    <w:rsid w:val="0078791E"/>
    <w:rsid w:val="00794385"/>
    <w:rsid w:val="00794E3D"/>
    <w:rsid w:val="00794E9C"/>
    <w:rsid w:val="007953C3"/>
    <w:rsid w:val="00795C02"/>
    <w:rsid w:val="00796843"/>
    <w:rsid w:val="00797302"/>
    <w:rsid w:val="00797831"/>
    <w:rsid w:val="007A0E74"/>
    <w:rsid w:val="007A2929"/>
    <w:rsid w:val="007A30D8"/>
    <w:rsid w:val="007A33E4"/>
    <w:rsid w:val="007A4556"/>
    <w:rsid w:val="007A4EBA"/>
    <w:rsid w:val="007A618D"/>
    <w:rsid w:val="007A69E2"/>
    <w:rsid w:val="007A6BF4"/>
    <w:rsid w:val="007A7F84"/>
    <w:rsid w:val="007B04C7"/>
    <w:rsid w:val="007B2F15"/>
    <w:rsid w:val="007B2F17"/>
    <w:rsid w:val="007B4343"/>
    <w:rsid w:val="007B5C71"/>
    <w:rsid w:val="007B5D8A"/>
    <w:rsid w:val="007B62D6"/>
    <w:rsid w:val="007B758A"/>
    <w:rsid w:val="007B7754"/>
    <w:rsid w:val="007C1039"/>
    <w:rsid w:val="007C2BA5"/>
    <w:rsid w:val="007C3B52"/>
    <w:rsid w:val="007C4787"/>
    <w:rsid w:val="007C61EB"/>
    <w:rsid w:val="007C6B14"/>
    <w:rsid w:val="007C7246"/>
    <w:rsid w:val="007C729C"/>
    <w:rsid w:val="007C774A"/>
    <w:rsid w:val="007C7D98"/>
    <w:rsid w:val="007D008B"/>
    <w:rsid w:val="007D161E"/>
    <w:rsid w:val="007D21D1"/>
    <w:rsid w:val="007D225A"/>
    <w:rsid w:val="007D24E2"/>
    <w:rsid w:val="007D3494"/>
    <w:rsid w:val="007D4586"/>
    <w:rsid w:val="007D4F46"/>
    <w:rsid w:val="007D531D"/>
    <w:rsid w:val="007D569C"/>
    <w:rsid w:val="007D5E8F"/>
    <w:rsid w:val="007D7696"/>
    <w:rsid w:val="007E0B91"/>
    <w:rsid w:val="007E0F7C"/>
    <w:rsid w:val="007E1A3C"/>
    <w:rsid w:val="007E1C3F"/>
    <w:rsid w:val="007E2E11"/>
    <w:rsid w:val="007E300A"/>
    <w:rsid w:val="007E4923"/>
    <w:rsid w:val="007E4928"/>
    <w:rsid w:val="007E4EBC"/>
    <w:rsid w:val="007E71AB"/>
    <w:rsid w:val="007E7293"/>
    <w:rsid w:val="007E7382"/>
    <w:rsid w:val="007E777F"/>
    <w:rsid w:val="007E7BF0"/>
    <w:rsid w:val="007F0EF5"/>
    <w:rsid w:val="007F1547"/>
    <w:rsid w:val="007F35F7"/>
    <w:rsid w:val="007F3B16"/>
    <w:rsid w:val="007F3B36"/>
    <w:rsid w:val="007F3B90"/>
    <w:rsid w:val="007F3C18"/>
    <w:rsid w:val="007F42BB"/>
    <w:rsid w:val="007F5F60"/>
    <w:rsid w:val="0080064C"/>
    <w:rsid w:val="00801596"/>
    <w:rsid w:val="00802654"/>
    <w:rsid w:val="008031A7"/>
    <w:rsid w:val="008040B7"/>
    <w:rsid w:val="00805B2F"/>
    <w:rsid w:val="00805C63"/>
    <w:rsid w:val="00805CF4"/>
    <w:rsid w:val="00806E99"/>
    <w:rsid w:val="00806F0D"/>
    <w:rsid w:val="0080703F"/>
    <w:rsid w:val="00807074"/>
    <w:rsid w:val="00807524"/>
    <w:rsid w:val="00810104"/>
    <w:rsid w:val="00810652"/>
    <w:rsid w:val="0081073A"/>
    <w:rsid w:val="00810F4B"/>
    <w:rsid w:val="00811C2D"/>
    <w:rsid w:val="00811D15"/>
    <w:rsid w:val="00812E55"/>
    <w:rsid w:val="00812F85"/>
    <w:rsid w:val="00813BA0"/>
    <w:rsid w:val="00813C8A"/>
    <w:rsid w:val="00815E83"/>
    <w:rsid w:val="008161EF"/>
    <w:rsid w:val="00817303"/>
    <w:rsid w:val="00817545"/>
    <w:rsid w:val="00817854"/>
    <w:rsid w:val="0082230F"/>
    <w:rsid w:val="00822E30"/>
    <w:rsid w:val="0082397C"/>
    <w:rsid w:val="0082498E"/>
    <w:rsid w:val="00824D05"/>
    <w:rsid w:val="008274A4"/>
    <w:rsid w:val="00827566"/>
    <w:rsid w:val="008278C3"/>
    <w:rsid w:val="00827FB1"/>
    <w:rsid w:val="00830253"/>
    <w:rsid w:val="00830974"/>
    <w:rsid w:val="00830C7C"/>
    <w:rsid w:val="0083137F"/>
    <w:rsid w:val="00831A56"/>
    <w:rsid w:val="00832032"/>
    <w:rsid w:val="00832E57"/>
    <w:rsid w:val="008335DF"/>
    <w:rsid w:val="00833D82"/>
    <w:rsid w:val="00836817"/>
    <w:rsid w:val="00840D9F"/>
    <w:rsid w:val="00841F59"/>
    <w:rsid w:val="00844910"/>
    <w:rsid w:val="00845DCB"/>
    <w:rsid w:val="008464AC"/>
    <w:rsid w:val="00847631"/>
    <w:rsid w:val="008508DB"/>
    <w:rsid w:val="00850DB6"/>
    <w:rsid w:val="0085248F"/>
    <w:rsid w:val="00853C9A"/>
    <w:rsid w:val="00854D2E"/>
    <w:rsid w:val="0085570D"/>
    <w:rsid w:val="00855732"/>
    <w:rsid w:val="00855BB1"/>
    <w:rsid w:val="0085644A"/>
    <w:rsid w:val="008564E5"/>
    <w:rsid w:val="008575B3"/>
    <w:rsid w:val="0086064C"/>
    <w:rsid w:val="00860806"/>
    <w:rsid w:val="0086130A"/>
    <w:rsid w:val="008626FD"/>
    <w:rsid w:val="00862747"/>
    <w:rsid w:val="00862FE1"/>
    <w:rsid w:val="00863C0B"/>
    <w:rsid w:val="00865632"/>
    <w:rsid w:val="0086695F"/>
    <w:rsid w:val="00867441"/>
    <w:rsid w:val="0086784F"/>
    <w:rsid w:val="00867AFF"/>
    <w:rsid w:val="00871253"/>
    <w:rsid w:val="00871323"/>
    <w:rsid w:val="00871999"/>
    <w:rsid w:val="008723A0"/>
    <w:rsid w:val="00872EF0"/>
    <w:rsid w:val="00876764"/>
    <w:rsid w:val="008770F2"/>
    <w:rsid w:val="00877156"/>
    <w:rsid w:val="0088009E"/>
    <w:rsid w:val="0088146D"/>
    <w:rsid w:val="008817FA"/>
    <w:rsid w:val="00881881"/>
    <w:rsid w:val="00881CB9"/>
    <w:rsid w:val="00881E4D"/>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04F"/>
    <w:rsid w:val="00895D02"/>
    <w:rsid w:val="008963AF"/>
    <w:rsid w:val="00897BC2"/>
    <w:rsid w:val="008A0561"/>
    <w:rsid w:val="008A0942"/>
    <w:rsid w:val="008A10F3"/>
    <w:rsid w:val="008A24A9"/>
    <w:rsid w:val="008A2587"/>
    <w:rsid w:val="008A3AB2"/>
    <w:rsid w:val="008A42B1"/>
    <w:rsid w:val="008A463E"/>
    <w:rsid w:val="008A64FB"/>
    <w:rsid w:val="008A76BE"/>
    <w:rsid w:val="008A7A3C"/>
    <w:rsid w:val="008A7DC9"/>
    <w:rsid w:val="008B1CA5"/>
    <w:rsid w:val="008B2282"/>
    <w:rsid w:val="008B2342"/>
    <w:rsid w:val="008B33F5"/>
    <w:rsid w:val="008B520F"/>
    <w:rsid w:val="008B57A8"/>
    <w:rsid w:val="008B5A9C"/>
    <w:rsid w:val="008B6242"/>
    <w:rsid w:val="008B6A3B"/>
    <w:rsid w:val="008B6AA4"/>
    <w:rsid w:val="008B6FEB"/>
    <w:rsid w:val="008B7E5A"/>
    <w:rsid w:val="008C0173"/>
    <w:rsid w:val="008C13C2"/>
    <w:rsid w:val="008C2B4D"/>
    <w:rsid w:val="008C3302"/>
    <w:rsid w:val="008C3362"/>
    <w:rsid w:val="008C3C26"/>
    <w:rsid w:val="008C4671"/>
    <w:rsid w:val="008C5261"/>
    <w:rsid w:val="008C76C6"/>
    <w:rsid w:val="008C7933"/>
    <w:rsid w:val="008C7A08"/>
    <w:rsid w:val="008D05F1"/>
    <w:rsid w:val="008D0865"/>
    <w:rsid w:val="008D0E65"/>
    <w:rsid w:val="008D10A4"/>
    <w:rsid w:val="008D142D"/>
    <w:rsid w:val="008D2684"/>
    <w:rsid w:val="008D321A"/>
    <w:rsid w:val="008D38D9"/>
    <w:rsid w:val="008D3EC5"/>
    <w:rsid w:val="008D4F82"/>
    <w:rsid w:val="008D716D"/>
    <w:rsid w:val="008D7645"/>
    <w:rsid w:val="008E04FB"/>
    <w:rsid w:val="008E1400"/>
    <w:rsid w:val="008E1CC8"/>
    <w:rsid w:val="008E2669"/>
    <w:rsid w:val="008E2704"/>
    <w:rsid w:val="008E2ED6"/>
    <w:rsid w:val="008E340A"/>
    <w:rsid w:val="008E3ACA"/>
    <w:rsid w:val="008E4134"/>
    <w:rsid w:val="008E450F"/>
    <w:rsid w:val="008E5336"/>
    <w:rsid w:val="008E7D99"/>
    <w:rsid w:val="008F0352"/>
    <w:rsid w:val="008F0581"/>
    <w:rsid w:val="008F0D78"/>
    <w:rsid w:val="008F130B"/>
    <w:rsid w:val="008F2DAD"/>
    <w:rsid w:val="008F2FB3"/>
    <w:rsid w:val="008F3CCB"/>
    <w:rsid w:val="008F4D76"/>
    <w:rsid w:val="008F4DA1"/>
    <w:rsid w:val="008F4F16"/>
    <w:rsid w:val="008F6410"/>
    <w:rsid w:val="008F65BC"/>
    <w:rsid w:val="008F6DF5"/>
    <w:rsid w:val="009027A8"/>
    <w:rsid w:val="00903078"/>
    <w:rsid w:val="00903CE0"/>
    <w:rsid w:val="00903DD6"/>
    <w:rsid w:val="0090420B"/>
    <w:rsid w:val="00904677"/>
    <w:rsid w:val="0090590A"/>
    <w:rsid w:val="00905D76"/>
    <w:rsid w:val="00906606"/>
    <w:rsid w:val="009072A6"/>
    <w:rsid w:val="00907932"/>
    <w:rsid w:val="009110A7"/>
    <w:rsid w:val="00911EE6"/>
    <w:rsid w:val="0091228D"/>
    <w:rsid w:val="0091240D"/>
    <w:rsid w:val="00912505"/>
    <w:rsid w:val="00913364"/>
    <w:rsid w:val="00913D41"/>
    <w:rsid w:val="009157EA"/>
    <w:rsid w:val="009163B8"/>
    <w:rsid w:val="00916AA2"/>
    <w:rsid w:val="0091720C"/>
    <w:rsid w:val="00917AC4"/>
    <w:rsid w:val="00920C91"/>
    <w:rsid w:val="009235BE"/>
    <w:rsid w:val="009250BF"/>
    <w:rsid w:val="00926107"/>
    <w:rsid w:val="00927D0F"/>
    <w:rsid w:val="00930047"/>
    <w:rsid w:val="00930DC5"/>
    <w:rsid w:val="0093193A"/>
    <w:rsid w:val="00931CC3"/>
    <w:rsid w:val="009327AC"/>
    <w:rsid w:val="009339D8"/>
    <w:rsid w:val="00933A87"/>
    <w:rsid w:val="009349F8"/>
    <w:rsid w:val="00934F5F"/>
    <w:rsid w:val="00935C18"/>
    <w:rsid w:val="00936768"/>
    <w:rsid w:val="00936A1D"/>
    <w:rsid w:val="009378D8"/>
    <w:rsid w:val="00940299"/>
    <w:rsid w:val="00941DCB"/>
    <w:rsid w:val="00942D77"/>
    <w:rsid w:val="009436CE"/>
    <w:rsid w:val="009436F5"/>
    <w:rsid w:val="0095145C"/>
    <w:rsid w:val="00952B3C"/>
    <w:rsid w:val="00954331"/>
    <w:rsid w:val="009556A2"/>
    <w:rsid w:val="00955D6E"/>
    <w:rsid w:val="009560A6"/>
    <w:rsid w:val="00956C87"/>
    <w:rsid w:val="00956D19"/>
    <w:rsid w:val="009603F9"/>
    <w:rsid w:val="0096118D"/>
    <w:rsid w:val="009611F9"/>
    <w:rsid w:val="00962851"/>
    <w:rsid w:val="009634D8"/>
    <w:rsid w:val="009635F5"/>
    <w:rsid w:val="0096372F"/>
    <w:rsid w:val="009645D4"/>
    <w:rsid w:val="00965CED"/>
    <w:rsid w:val="0096617B"/>
    <w:rsid w:val="0096633A"/>
    <w:rsid w:val="009676E0"/>
    <w:rsid w:val="009710EF"/>
    <w:rsid w:val="00971D96"/>
    <w:rsid w:val="009723D8"/>
    <w:rsid w:val="00972771"/>
    <w:rsid w:val="00975B9E"/>
    <w:rsid w:val="009778FA"/>
    <w:rsid w:val="009826C4"/>
    <w:rsid w:val="00984B0F"/>
    <w:rsid w:val="009905DD"/>
    <w:rsid w:val="00992D80"/>
    <w:rsid w:val="0099462F"/>
    <w:rsid w:val="00994F5A"/>
    <w:rsid w:val="009953D9"/>
    <w:rsid w:val="0099575C"/>
    <w:rsid w:val="00995931"/>
    <w:rsid w:val="00995AEE"/>
    <w:rsid w:val="00996887"/>
    <w:rsid w:val="00996F79"/>
    <w:rsid w:val="009978C9"/>
    <w:rsid w:val="009A0476"/>
    <w:rsid w:val="009A20E2"/>
    <w:rsid w:val="009A4E3B"/>
    <w:rsid w:val="009A5621"/>
    <w:rsid w:val="009A5B4E"/>
    <w:rsid w:val="009A6D84"/>
    <w:rsid w:val="009A790B"/>
    <w:rsid w:val="009B103B"/>
    <w:rsid w:val="009B1C30"/>
    <w:rsid w:val="009B2EF0"/>
    <w:rsid w:val="009B4BF5"/>
    <w:rsid w:val="009B5481"/>
    <w:rsid w:val="009B6708"/>
    <w:rsid w:val="009B6776"/>
    <w:rsid w:val="009B6B74"/>
    <w:rsid w:val="009B6D6B"/>
    <w:rsid w:val="009B7546"/>
    <w:rsid w:val="009B7EA0"/>
    <w:rsid w:val="009C0404"/>
    <w:rsid w:val="009C1B01"/>
    <w:rsid w:val="009C22A1"/>
    <w:rsid w:val="009C2A0C"/>
    <w:rsid w:val="009C30DC"/>
    <w:rsid w:val="009C40A4"/>
    <w:rsid w:val="009C4292"/>
    <w:rsid w:val="009C522E"/>
    <w:rsid w:val="009D0BA5"/>
    <w:rsid w:val="009D1645"/>
    <w:rsid w:val="009D199C"/>
    <w:rsid w:val="009D2789"/>
    <w:rsid w:val="009D2843"/>
    <w:rsid w:val="009D301A"/>
    <w:rsid w:val="009D34D7"/>
    <w:rsid w:val="009D3E8F"/>
    <w:rsid w:val="009D4802"/>
    <w:rsid w:val="009D5986"/>
    <w:rsid w:val="009D6F03"/>
    <w:rsid w:val="009D7076"/>
    <w:rsid w:val="009D7FFC"/>
    <w:rsid w:val="009E0C60"/>
    <w:rsid w:val="009E248A"/>
    <w:rsid w:val="009E263A"/>
    <w:rsid w:val="009E39FD"/>
    <w:rsid w:val="009E4402"/>
    <w:rsid w:val="009E4768"/>
    <w:rsid w:val="009E49FB"/>
    <w:rsid w:val="009E53A3"/>
    <w:rsid w:val="009E5B7C"/>
    <w:rsid w:val="009E6CEE"/>
    <w:rsid w:val="009E708D"/>
    <w:rsid w:val="009F08DE"/>
    <w:rsid w:val="009F097B"/>
    <w:rsid w:val="009F0BD0"/>
    <w:rsid w:val="009F3F41"/>
    <w:rsid w:val="009F503B"/>
    <w:rsid w:val="009F5538"/>
    <w:rsid w:val="009F6A57"/>
    <w:rsid w:val="009F6D2E"/>
    <w:rsid w:val="00A032D9"/>
    <w:rsid w:val="00A03539"/>
    <w:rsid w:val="00A05222"/>
    <w:rsid w:val="00A0532C"/>
    <w:rsid w:val="00A06886"/>
    <w:rsid w:val="00A0695C"/>
    <w:rsid w:val="00A0781E"/>
    <w:rsid w:val="00A10529"/>
    <w:rsid w:val="00A10A86"/>
    <w:rsid w:val="00A10C6F"/>
    <w:rsid w:val="00A10EC5"/>
    <w:rsid w:val="00A114FB"/>
    <w:rsid w:val="00A11DF4"/>
    <w:rsid w:val="00A1268D"/>
    <w:rsid w:val="00A126C2"/>
    <w:rsid w:val="00A13172"/>
    <w:rsid w:val="00A13C2A"/>
    <w:rsid w:val="00A1449B"/>
    <w:rsid w:val="00A15648"/>
    <w:rsid w:val="00A15CA9"/>
    <w:rsid w:val="00A16C87"/>
    <w:rsid w:val="00A175ED"/>
    <w:rsid w:val="00A178ED"/>
    <w:rsid w:val="00A20EA7"/>
    <w:rsid w:val="00A21FAA"/>
    <w:rsid w:val="00A228DA"/>
    <w:rsid w:val="00A22B7C"/>
    <w:rsid w:val="00A23489"/>
    <w:rsid w:val="00A2373B"/>
    <w:rsid w:val="00A251C7"/>
    <w:rsid w:val="00A25A32"/>
    <w:rsid w:val="00A26B61"/>
    <w:rsid w:val="00A31982"/>
    <w:rsid w:val="00A3425D"/>
    <w:rsid w:val="00A361FE"/>
    <w:rsid w:val="00A367D2"/>
    <w:rsid w:val="00A36A08"/>
    <w:rsid w:val="00A403B5"/>
    <w:rsid w:val="00A410C7"/>
    <w:rsid w:val="00A41E3E"/>
    <w:rsid w:val="00A42476"/>
    <w:rsid w:val="00A42E02"/>
    <w:rsid w:val="00A42F77"/>
    <w:rsid w:val="00A44714"/>
    <w:rsid w:val="00A44DB7"/>
    <w:rsid w:val="00A44EE5"/>
    <w:rsid w:val="00A45075"/>
    <w:rsid w:val="00A52E2B"/>
    <w:rsid w:val="00A54059"/>
    <w:rsid w:val="00A54626"/>
    <w:rsid w:val="00A5548E"/>
    <w:rsid w:val="00A56817"/>
    <w:rsid w:val="00A56C77"/>
    <w:rsid w:val="00A606A4"/>
    <w:rsid w:val="00A62E42"/>
    <w:rsid w:val="00A6335F"/>
    <w:rsid w:val="00A67B31"/>
    <w:rsid w:val="00A70B91"/>
    <w:rsid w:val="00A70C3F"/>
    <w:rsid w:val="00A70F07"/>
    <w:rsid w:val="00A70F0B"/>
    <w:rsid w:val="00A70FB7"/>
    <w:rsid w:val="00A71C65"/>
    <w:rsid w:val="00A71CCD"/>
    <w:rsid w:val="00A7289F"/>
    <w:rsid w:val="00A7327B"/>
    <w:rsid w:val="00A74560"/>
    <w:rsid w:val="00A7700E"/>
    <w:rsid w:val="00A77AFA"/>
    <w:rsid w:val="00A77EAC"/>
    <w:rsid w:val="00A77F1D"/>
    <w:rsid w:val="00A80232"/>
    <w:rsid w:val="00A80B7E"/>
    <w:rsid w:val="00A8217C"/>
    <w:rsid w:val="00A8292D"/>
    <w:rsid w:val="00A830F2"/>
    <w:rsid w:val="00A83805"/>
    <w:rsid w:val="00A83BEE"/>
    <w:rsid w:val="00A83D13"/>
    <w:rsid w:val="00A8565F"/>
    <w:rsid w:val="00A863CD"/>
    <w:rsid w:val="00A87BBF"/>
    <w:rsid w:val="00A92AD9"/>
    <w:rsid w:val="00A94D18"/>
    <w:rsid w:val="00A95A37"/>
    <w:rsid w:val="00A95A73"/>
    <w:rsid w:val="00A9616E"/>
    <w:rsid w:val="00A9760B"/>
    <w:rsid w:val="00AA02B7"/>
    <w:rsid w:val="00AA1523"/>
    <w:rsid w:val="00AA15F3"/>
    <w:rsid w:val="00AA27E7"/>
    <w:rsid w:val="00AA283F"/>
    <w:rsid w:val="00AA2DD1"/>
    <w:rsid w:val="00AA2EFB"/>
    <w:rsid w:val="00AA3078"/>
    <w:rsid w:val="00AA423F"/>
    <w:rsid w:val="00AA4B23"/>
    <w:rsid w:val="00AA5317"/>
    <w:rsid w:val="00AA70D3"/>
    <w:rsid w:val="00AB17B6"/>
    <w:rsid w:val="00AB2C1A"/>
    <w:rsid w:val="00AB307C"/>
    <w:rsid w:val="00AB3637"/>
    <w:rsid w:val="00AB42DE"/>
    <w:rsid w:val="00AB4C46"/>
    <w:rsid w:val="00AB4D6A"/>
    <w:rsid w:val="00AB539B"/>
    <w:rsid w:val="00AB59E2"/>
    <w:rsid w:val="00AB5B84"/>
    <w:rsid w:val="00AB6A42"/>
    <w:rsid w:val="00AB7B53"/>
    <w:rsid w:val="00AC05D0"/>
    <w:rsid w:val="00AC0FD5"/>
    <w:rsid w:val="00AC2055"/>
    <w:rsid w:val="00AC251C"/>
    <w:rsid w:val="00AC2E3C"/>
    <w:rsid w:val="00AC2F55"/>
    <w:rsid w:val="00AC334A"/>
    <w:rsid w:val="00AC36F0"/>
    <w:rsid w:val="00AC3C2D"/>
    <w:rsid w:val="00AC5C62"/>
    <w:rsid w:val="00AC6CDE"/>
    <w:rsid w:val="00AC6E9B"/>
    <w:rsid w:val="00AC7018"/>
    <w:rsid w:val="00AC7315"/>
    <w:rsid w:val="00AD02B9"/>
    <w:rsid w:val="00AD05CE"/>
    <w:rsid w:val="00AD2E5B"/>
    <w:rsid w:val="00AD3152"/>
    <w:rsid w:val="00AD5BEB"/>
    <w:rsid w:val="00AD782F"/>
    <w:rsid w:val="00AE0496"/>
    <w:rsid w:val="00AE188C"/>
    <w:rsid w:val="00AE1901"/>
    <w:rsid w:val="00AE1C5C"/>
    <w:rsid w:val="00AE2109"/>
    <w:rsid w:val="00AE22CB"/>
    <w:rsid w:val="00AE3865"/>
    <w:rsid w:val="00AE423A"/>
    <w:rsid w:val="00AE4B95"/>
    <w:rsid w:val="00AE5080"/>
    <w:rsid w:val="00AE65D8"/>
    <w:rsid w:val="00AE6847"/>
    <w:rsid w:val="00AF1E53"/>
    <w:rsid w:val="00AF261B"/>
    <w:rsid w:val="00AF2F43"/>
    <w:rsid w:val="00AF2F62"/>
    <w:rsid w:val="00AF4D4A"/>
    <w:rsid w:val="00AF797D"/>
    <w:rsid w:val="00B00613"/>
    <w:rsid w:val="00B00B26"/>
    <w:rsid w:val="00B01061"/>
    <w:rsid w:val="00B01235"/>
    <w:rsid w:val="00B01584"/>
    <w:rsid w:val="00B050DD"/>
    <w:rsid w:val="00B05555"/>
    <w:rsid w:val="00B06EC3"/>
    <w:rsid w:val="00B070B9"/>
    <w:rsid w:val="00B07291"/>
    <w:rsid w:val="00B0765C"/>
    <w:rsid w:val="00B10645"/>
    <w:rsid w:val="00B10F91"/>
    <w:rsid w:val="00B12AE6"/>
    <w:rsid w:val="00B12C9B"/>
    <w:rsid w:val="00B13DD0"/>
    <w:rsid w:val="00B13DE0"/>
    <w:rsid w:val="00B15CD5"/>
    <w:rsid w:val="00B16FB2"/>
    <w:rsid w:val="00B20D35"/>
    <w:rsid w:val="00B213E7"/>
    <w:rsid w:val="00B234AA"/>
    <w:rsid w:val="00B23617"/>
    <w:rsid w:val="00B23EA0"/>
    <w:rsid w:val="00B26C7D"/>
    <w:rsid w:val="00B305E4"/>
    <w:rsid w:val="00B30645"/>
    <w:rsid w:val="00B315EB"/>
    <w:rsid w:val="00B319E7"/>
    <w:rsid w:val="00B3214E"/>
    <w:rsid w:val="00B34839"/>
    <w:rsid w:val="00B35FEA"/>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893"/>
    <w:rsid w:val="00B559BB"/>
    <w:rsid w:val="00B56B8B"/>
    <w:rsid w:val="00B571FB"/>
    <w:rsid w:val="00B60409"/>
    <w:rsid w:val="00B60A89"/>
    <w:rsid w:val="00B61BFA"/>
    <w:rsid w:val="00B61DFB"/>
    <w:rsid w:val="00B6303D"/>
    <w:rsid w:val="00B63420"/>
    <w:rsid w:val="00B63984"/>
    <w:rsid w:val="00B641FF"/>
    <w:rsid w:val="00B648C3"/>
    <w:rsid w:val="00B64FCA"/>
    <w:rsid w:val="00B6599A"/>
    <w:rsid w:val="00B65A40"/>
    <w:rsid w:val="00B65D41"/>
    <w:rsid w:val="00B66638"/>
    <w:rsid w:val="00B66FD4"/>
    <w:rsid w:val="00B670EB"/>
    <w:rsid w:val="00B7160F"/>
    <w:rsid w:val="00B7174E"/>
    <w:rsid w:val="00B71D5A"/>
    <w:rsid w:val="00B725FB"/>
    <w:rsid w:val="00B72CA7"/>
    <w:rsid w:val="00B72F45"/>
    <w:rsid w:val="00B73B20"/>
    <w:rsid w:val="00B752B6"/>
    <w:rsid w:val="00B76547"/>
    <w:rsid w:val="00B77461"/>
    <w:rsid w:val="00B80338"/>
    <w:rsid w:val="00B80504"/>
    <w:rsid w:val="00B80AC6"/>
    <w:rsid w:val="00B80E98"/>
    <w:rsid w:val="00B81667"/>
    <w:rsid w:val="00B84B07"/>
    <w:rsid w:val="00B84BA9"/>
    <w:rsid w:val="00B85309"/>
    <w:rsid w:val="00B855C7"/>
    <w:rsid w:val="00B871D6"/>
    <w:rsid w:val="00B873B3"/>
    <w:rsid w:val="00B87C51"/>
    <w:rsid w:val="00B908A3"/>
    <w:rsid w:val="00B90953"/>
    <w:rsid w:val="00B90E02"/>
    <w:rsid w:val="00B9326F"/>
    <w:rsid w:val="00B935E5"/>
    <w:rsid w:val="00B938E4"/>
    <w:rsid w:val="00B93E92"/>
    <w:rsid w:val="00B966AB"/>
    <w:rsid w:val="00B9699E"/>
    <w:rsid w:val="00BA1E09"/>
    <w:rsid w:val="00BA1E0E"/>
    <w:rsid w:val="00BA1F75"/>
    <w:rsid w:val="00BA3082"/>
    <w:rsid w:val="00BA3F34"/>
    <w:rsid w:val="00BA57BF"/>
    <w:rsid w:val="00BA5A9F"/>
    <w:rsid w:val="00BA7C51"/>
    <w:rsid w:val="00BB1F82"/>
    <w:rsid w:val="00BB28FC"/>
    <w:rsid w:val="00BB5BEF"/>
    <w:rsid w:val="00BB5DFE"/>
    <w:rsid w:val="00BB5E0D"/>
    <w:rsid w:val="00BB76E4"/>
    <w:rsid w:val="00BB781F"/>
    <w:rsid w:val="00BB79DD"/>
    <w:rsid w:val="00BB79ED"/>
    <w:rsid w:val="00BB7EBC"/>
    <w:rsid w:val="00BC1B86"/>
    <w:rsid w:val="00BC1C3F"/>
    <w:rsid w:val="00BC34A8"/>
    <w:rsid w:val="00BC3F3E"/>
    <w:rsid w:val="00BC409B"/>
    <w:rsid w:val="00BC49EB"/>
    <w:rsid w:val="00BC52F2"/>
    <w:rsid w:val="00BC62CD"/>
    <w:rsid w:val="00BC7E68"/>
    <w:rsid w:val="00BD1A3C"/>
    <w:rsid w:val="00BD387C"/>
    <w:rsid w:val="00BD3ED7"/>
    <w:rsid w:val="00BD41F7"/>
    <w:rsid w:val="00BD4869"/>
    <w:rsid w:val="00BD4FE1"/>
    <w:rsid w:val="00BD538B"/>
    <w:rsid w:val="00BD5541"/>
    <w:rsid w:val="00BD7335"/>
    <w:rsid w:val="00BE0C48"/>
    <w:rsid w:val="00BE1F83"/>
    <w:rsid w:val="00BE2057"/>
    <w:rsid w:val="00BE2493"/>
    <w:rsid w:val="00BE481C"/>
    <w:rsid w:val="00BE48BE"/>
    <w:rsid w:val="00BE5F45"/>
    <w:rsid w:val="00BE6918"/>
    <w:rsid w:val="00BE728B"/>
    <w:rsid w:val="00BE74A8"/>
    <w:rsid w:val="00BE7847"/>
    <w:rsid w:val="00BE7B2C"/>
    <w:rsid w:val="00BF0259"/>
    <w:rsid w:val="00BF079D"/>
    <w:rsid w:val="00BF17B7"/>
    <w:rsid w:val="00BF2472"/>
    <w:rsid w:val="00BF41C0"/>
    <w:rsid w:val="00BF47C3"/>
    <w:rsid w:val="00BF4C8D"/>
    <w:rsid w:val="00BF532B"/>
    <w:rsid w:val="00BF7F17"/>
    <w:rsid w:val="00C01496"/>
    <w:rsid w:val="00C019C3"/>
    <w:rsid w:val="00C01ACB"/>
    <w:rsid w:val="00C01CBC"/>
    <w:rsid w:val="00C02493"/>
    <w:rsid w:val="00C03446"/>
    <w:rsid w:val="00C03BCF"/>
    <w:rsid w:val="00C03E67"/>
    <w:rsid w:val="00C05F29"/>
    <w:rsid w:val="00C06CB2"/>
    <w:rsid w:val="00C06E33"/>
    <w:rsid w:val="00C06EC0"/>
    <w:rsid w:val="00C06FA1"/>
    <w:rsid w:val="00C07276"/>
    <w:rsid w:val="00C073D9"/>
    <w:rsid w:val="00C103E7"/>
    <w:rsid w:val="00C114E4"/>
    <w:rsid w:val="00C11BDA"/>
    <w:rsid w:val="00C11CDB"/>
    <w:rsid w:val="00C12421"/>
    <w:rsid w:val="00C12A10"/>
    <w:rsid w:val="00C1344A"/>
    <w:rsid w:val="00C13529"/>
    <w:rsid w:val="00C14748"/>
    <w:rsid w:val="00C15B11"/>
    <w:rsid w:val="00C15C5E"/>
    <w:rsid w:val="00C16219"/>
    <w:rsid w:val="00C163BE"/>
    <w:rsid w:val="00C163EA"/>
    <w:rsid w:val="00C16D3A"/>
    <w:rsid w:val="00C17691"/>
    <w:rsid w:val="00C17F3D"/>
    <w:rsid w:val="00C20D7D"/>
    <w:rsid w:val="00C2127B"/>
    <w:rsid w:val="00C21F54"/>
    <w:rsid w:val="00C24AFC"/>
    <w:rsid w:val="00C25CB6"/>
    <w:rsid w:val="00C25D17"/>
    <w:rsid w:val="00C261E2"/>
    <w:rsid w:val="00C277BB"/>
    <w:rsid w:val="00C27B8C"/>
    <w:rsid w:val="00C311FB"/>
    <w:rsid w:val="00C320CE"/>
    <w:rsid w:val="00C332FF"/>
    <w:rsid w:val="00C33C2D"/>
    <w:rsid w:val="00C33E80"/>
    <w:rsid w:val="00C35AD7"/>
    <w:rsid w:val="00C36465"/>
    <w:rsid w:val="00C3648E"/>
    <w:rsid w:val="00C36A23"/>
    <w:rsid w:val="00C3745A"/>
    <w:rsid w:val="00C37B27"/>
    <w:rsid w:val="00C40612"/>
    <w:rsid w:val="00C421E7"/>
    <w:rsid w:val="00C42C69"/>
    <w:rsid w:val="00C42ED1"/>
    <w:rsid w:val="00C45784"/>
    <w:rsid w:val="00C45D5B"/>
    <w:rsid w:val="00C460D3"/>
    <w:rsid w:val="00C477D1"/>
    <w:rsid w:val="00C47A98"/>
    <w:rsid w:val="00C5025E"/>
    <w:rsid w:val="00C50B88"/>
    <w:rsid w:val="00C51817"/>
    <w:rsid w:val="00C522F2"/>
    <w:rsid w:val="00C52EB8"/>
    <w:rsid w:val="00C532DE"/>
    <w:rsid w:val="00C535E7"/>
    <w:rsid w:val="00C5403B"/>
    <w:rsid w:val="00C54B36"/>
    <w:rsid w:val="00C54E6D"/>
    <w:rsid w:val="00C5789F"/>
    <w:rsid w:val="00C6222C"/>
    <w:rsid w:val="00C62712"/>
    <w:rsid w:val="00C63C33"/>
    <w:rsid w:val="00C665E9"/>
    <w:rsid w:val="00C67C44"/>
    <w:rsid w:val="00C701E2"/>
    <w:rsid w:val="00C706FA"/>
    <w:rsid w:val="00C71213"/>
    <w:rsid w:val="00C71461"/>
    <w:rsid w:val="00C716A8"/>
    <w:rsid w:val="00C72363"/>
    <w:rsid w:val="00C72776"/>
    <w:rsid w:val="00C72E58"/>
    <w:rsid w:val="00C73704"/>
    <w:rsid w:val="00C74673"/>
    <w:rsid w:val="00C76278"/>
    <w:rsid w:val="00C769E5"/>
    <w:rsid w:val="00C81300"/>
    <w:rsid w:val="00C81366"/>
    <w:rsid w:val="00C83234"/>
    <w:rsid w:val="00C84018"/>
    <w:rsid w:val="00C84C0E"/>
    <w:rsid w:val="00C86BB8"/>
    <w:rsid w:val="00C86DE3"/>
    <w:rsid w:val="00C877E1"/>
    <w:rsid w:val="00C87916"/>
    <w:rsid w:val="00C903C6"/>
    <w:rsid w:val="00C9151E"/>
    <w:rsid w:val="00C91DCF"/>
    <w:rsid w:val="00C9225C"/>
    <w:rsid w:val="00C92300"/>
    <w:rsid w:val="00C925E3"/>
    <w:rsid w:val="00C92888"/>
    <w:rsid w:val="00C95CB6"/>
    <w:rsid w:val="00CA353C"/>
    <w:rsid w:val="00CA37AF"/>
    <w:rsid w:val="00CA38F3"/>
    <w:rsid w:val="00CA54A5"/>
    <w:rsid w:val="00CA57D6"/>
    <w:rsid w:val="00CB0E5E"/>
    <w:rsid w:val="00CB45D1"/>
    <w:rsid w:val="00CB5F00"/>
    <w:rsid w:val="00CB67B5"/>
    <w:rsid w:val="00CB70BA"/>
    <w:rsid w:val="00CC0C44"/>
    <w:rsid w:val="00CC1B19"/>
    <w:rsid w:val="00CC229C"/>
    <w:rsid w:val="00CC2918"/>
    <w:rsid w:val="00CC2C57"/>
    <w:rsid w:val="00CC32B1"/>
    <w:rsid w:val="00CC3D14"/>
    <w:rsid w:val="00CC4B85"/>
    <w:rsid w:val="00CC59DE"/>
    <w:rsid w:val="00CC7324"/>
    <w:rsid w:val="00CC7B3F"/>
    <w:rsid w:val="00CD0ED5"/>
    <w:rsid w:val="00CD1B7B"/>
    <w:rsid w:val="00CD28C8"/>
    <w:rsid w:val="00CD2A63"/>
    <w:rsid w:val="00CD2C76"/>
    <w:rsid w:val="00CD3493"/>
    <w:rsid w:val="00CD3DC2"/>
    <w:rsid w:val="00CD4E74"/>
    <w:rsid w:val="00CD5AF4"/>
    <w:rsid w:val="00CD5C98"/>
    <w:rsid w:val="00CD6BBC"/>
    <w:rsid w:val="00CD7E51"/>
    <w:rsid w:val="00CD7FA7"/>
    <w:rsid w:val="00CE2114"/>
    <w:rsid w:val="00CE2F79"/>
    <w:rsid w:val="00CE572E"/>
    <w:rsid w:val="00CE6873"/>
    <w:rsid w:val="00CE7B07"/>
    <w:rsid w:val="00CF10CD"/>
    <w:rsid w:val="00CF1644"/>
    <w:rsid w:val="00CF28DD"/>
    <w:rsid w:val="00CF2960"/>
    <w:rsid w:val="00CF29AF"/>
    <w:rsid w:val="00CF2AC9"/>
    <w:rsid w:val="00CF3CD0"/>
    <w:rsid w:val="00CF41A7"/>
    <w:rsid w:val="00CF457F"/>
    <w:rsid w:val="00CF4995"/>
    <w:rsid w:val="00CF4AE4"/>
    <w:rsid w:val="00CF52BA"/>
    <w:rsid w:val="00CF5EBA"/>
    <w:rsid w:val="00CF6251"/>
    <w:rsid w:val="00CF6D97"/>
    <w:rsid w:val="00D0138C"/>
    <w:rsid w:val="00D01C7E"/>
    <w:rsid w:val="00D034EF"/>
    <w:rsid w:val="00D0417B"/>
    <w:rsid w:val="00D05276"/>
    <w:rsid w:val="00D05869"/>
    <w:rsid w:val="00D073CB"/>
    <w:rsid w:val="00D0741E"/>
    <w:rsid w:val="00D07D2C"/>
    <w:rsid w:val="00D07FEC"/>
    <w:rsid w:val="00D10ED8"/>
    <w:rsid w:val="00D10F50"/>
    <w:rsid w:val="00D12522"/>
    <w:rsid w:val="00D13ED5"/>
    <w:rsid w:val="00D14037"/>
    <w:rsid w:val="00D14542"/>
    <w:rsid w:val="00D1570E"/>
    <w:rsid w:val="00D15AFB"/>
    <w:rsid w:val="00D16D31"/>
    <w:rsid w:val="00D17059"/>
    <w:rsid w:val="00D17187"/>
    <w:rsid w:val="00D17707"/>
    <w:rsid w:val="00D1788C"/>
    <w:rsid w:val="00D17F86"/>
    <w:rsid w:val="00D20264"/>
    <w:rsid w:val="00D20DF1"/>
    <w:rsid w:val="00D21867"/>
    <w:rsid w:val="00D21C22"/>
    <w:rsid w:val="00D22BA3"/>
    <w:rsid w:val="00D22EEC"/>
    <w:rsid w:val="00D231EA"/>
    <w:rsid w:val="00D23390"/>
    <w:rsid w:val="00D239B3"/>
    <w:rsid w:val="00D2459F"/>
    <w:rsid w:val="00D24682"/>
    <w:rsid w:val="00D2494D"/>
    <w:rsid w:val="00D26A01"/>
    <w:rsid w:val="00D271FB"/>
    <w:rsid w:val="00D27BBC"/>
    <w:rsid w:val="00D3034E"/>
    <w:rsid w:val="00D305C5"/>
    <w:rsid w:val="00D32B3D"/>
    <w:rsid w:val="00D34A12"/>
    <w:rsid w:val="00D367A0"/>
    <w:rsid w:val="00D3743F"/>
    <w:rsid w:val="00D37440"/>
    <w:rsid w:val="00D3760C"/>
    <w:rsid w:val="00D37B11"/>
    <w:rsid w:val="00D40845"/>
    <w:rsid w:val="00D40B01"/>
    <w:rsid w:val="00D41044"/>
    <w:rsid w:val="00D41DCA"/>
    <w:rsid w:val="00D42177"/>
    <w:rsid w:val="00D4218F"/>
    <w:rsid w:val="00D42536"/>
    <w:rsid w:val="00D42777"/>
    <w:rsid w:val="00D42BE9"/>
    <w:rsid w:val="00D47F62"/>
    <w:rsid w:val="00D50235"/>
    <w:rsid w:val="00D50C50"/>
    <w:rsid w:val="00D50D2D"/>
    <w:rsid w:val="00D5260F"/>
    <w:rsid w:val="00D5461B"/>
    <w:rsid w:val="00D56AD3"/>
    <w:rsid w:val="00D603F4"/>
    <w:rsid w:val="00D61787"/>
    <w:rsid w:val="00D61DB3"/>
    <w:rsid w:val="00D61DF3"/>
    <w:rsid w:val="00D62937"/>
    <w:rsid w:val="00D62C58"/>
    <w:rsid w:val="00D62E59"/>
    <w:rsid w:val="00D63922"/>
    <w:rsid w:val="00D63B2F"/>
    <w:rsid w:val="00D63CFE"/>
    <w:rsid w:val="00D642D0"/>
    <w:rsid w:val="00D660B8"/>
    <w:rsid w:val="00D6796F"/>
    <w:rsid w:val="00D70681"/>
    <w:rsid w:val="00D7182C"/>
    <w:rsid w:val="00D72C4F"/>
    <w:rsid w:val="00D73ABE"/>
    <w:rsid w:val="00D73AFD"/>
    <w:rsid w:val="00D73B44"/>
    <w:rsid w:val="00D741E4"/>
    <w:rsid w:val="00D74C7D"/>
    <w:rsid w:val="00D759BD"/>
    <w:rsid w:val="00D75A61"/>
    <w:rsid w:val="00D76621"/>
    <w:rsid w:val="00D774B1"/>
    <w:rsid w:val="00D809C5"/>
    <w:rsid w:val="00D81A3E"/>
    <w:rsid w:val="00D822F0"/>
    <w:rsid w:val="00D82E13"/>
    <w:rsid w:val="00D838AE"/>
    <w:rsid w:val="00D83F97"/>
    <w:rsid w:val="00D84613"/>
    <w:rsid w:val="00D84B30"/>
    <w:rsid w:val="00D85F0F"/>
    <w:rsid w:val="00D86604"/>
    <w:rsid w:val="00D87843"/>
    <w:rsid w:val="00D92EAF"/>
    <w:rsid w:val="00D92EE5"/>
    <w:rsid w:val="00D94AFE"/>
    <w:rsid w:val="00D94D1C"/>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B3C"/>
    <w:rsid w:val="00DA79F4"/>
    <w:rsid w:val="00DB2143"/>
    <w:rsid w:val="00DB22A6"/>
    <w:rsid w:val="00DB237C"/>
    <w:rsid w:val="00DB27EF"/>
    <w:rsid w:val="00DB35B6"/>
    <w:rsid w:val="00DB37A7"/>
    <w:rsid w:val="00DB3B3E"/>
    <w:rsid w:val="00DB3C0F"/>
    <w:rsid w:val="00DB45AA"/>
    <w:rsid w:val="00DB7575"/>
    <w:rsid w:val="00DC0525"/>
    <w:rsid w:val="00DC05D6"/>
    <w:rsid w:val="00DC0AA6"/>
    <w:rsid w:val="00DC1A18"/>
    <w:rsid w:val="00DC1EB3"/>
    <w:rsid w:val="00DC2E32"/>
    <w:rsid w:val="00DC40A8"/>
    <w:rsid w:val="00DC4908"/>
    <w:rsid w:val="00DC4B1B"/>
    <w:rsid w:val="00DC5D21"/>
    <w:rsid w:val="00DC663B"/>
    <w:rsid w:val="00DC69C8"/>
    <w:rsid w:val="00DC6B44"/>
    <w:rsid w:val="00DC7A28"/>
    <w:rsid w:val="00DD01D7"/>
    <w:rsid w:val="00DD1395"/>
    <w:rsid w:val="00DD24E4"/>
    <w:rsid w:val="00DD2766"/>
    <w:rsid w:val="00DD2964"/>
    <w:rsid w:val="00DD4D76"/>
    <w:rsid w:val="00DD4DC3"/>
    <w:rsid w:val="00DD69A8"/>
    <w:rsid w:val="00DE0C61"/>
    <w:rsid w:val="00DE0CC6"/>
    <w:rsid w:val="00DE1B68"/>
    <w:rsid w:val="00DE279C"/>
    <w:rsid w:val="00DE29FD"/>
    <w:rsid w:val="00DE2B12"/>
    <w:rsid w:val="00DE5811"/>
    <w:rsid w:val="00DE7F61"/>
    <w:rsid w:val="00DF08C3"/>
    <w:rsid w:val="00DF22D0"/>
    <w:rsid w:val="00DF3B98"/>
    <w:rsid w:val="00DF69A2"/>
    <w:rsid w:val="00DF73F5"/>
    <w:rsid w:val="00DF7663"/>
    <w:rsid w:val="00E00B46"/>
    <w:rsid w:val="00E03B4D"/>
    <w:rsid w:val="00E04099"/>
    <w:rsid w:val="00E040FF"/>
    <w:rsid w:val="00E0467C"/>
    <w:rsid w:val="00E061BF"/>
    <w:rsid w:val="00E068A4"/>
    <w:rsid w:val="00E068F7"/>
    <w:rsid w:val="00E0726A"/>
    <w:rsid w:val="00E104D0"/>
    <w:rsid w:val="00E105A5"/>
    <w:rsid w:val="00E1228D"/>
    <w:rsid w:val="00E12535"/>
    <w:rsid w:val="00E13665"/>
    <w:rsid w:val="00E13A41"/>
    <w:rsid w:val="00E14402"/>
    <w:rsid w:val="00E14CCB"/>
    <w:rsid w:val="00E165AB"/>
    <w:rsid w:val="00E16755"/>
    <w:rsid w:val="00E1685F"/>
    <w:rsid w:val="00E17079"/>
    <w:rsid w:val="00E178F8"/>
    <w:rsid w:val="00E20980"/>
    <w:rsid w:val="00E231FB"/>
    <w:rsid w:val="00E232AA"/>
    <w:rsid w:val="00E23BBF"/>
    <w:rsid w:val="00E23F51"/>
    <w:rsid w:val="00E2424C"/>
    <w:rsid w:val="00E24C13"/>
    <w:rsid w:val="00E25451"/>
    <w:rsid w:val="00E25842"/>
    <w:rsid w:val="00E25A1E"/>
    <w:rsid w:val="00E25A25"/>
    <w:rsid w:val="00E26211"/>
    <w:rsid w:val="00E2639C"/>
    <w:rsid w:val="00E26CD1"/>
    <w:rsid w:val="00E27986"/>
    <w:rsid w:val="00E27E7B"/>
    <w:rsid w:val="00E30840"/>
    <w:rsid w:val="00E312F2"/>
    <w:rsid w:val="00E31800"/>
    <w:rsid w:val="00E31A3C"/>
    <w:rsid w:val="00E31E2D"/>
    <w:rsid w:val="00E33299"/>
    <w:rsid w:val="00E348DE"/>
    <w:rsid w:val="00E41301"/>
    <w:rsid w:val="00E43398"/>
    <w:rsid w:val="00E4470C"/>
    <w:rsid w:val="00E448E3"/>
    <w:rsid w:val="00E4509A"/>
    <w:rsid w:val="00E45150"/>
    <w:rsid w:val="00E45348"/>
    <w:rsid w:val="00E45647"/>
    <w:rsid w:val="00E45D6B"/>
    <w:rsid w:val="00E46550"/>
    <w:rsid w:val="00E501FD"/>
    <w:rsid w:val="00E50E37"/>
    <w:rsid w:val="00E5129E"/>
    <w:rsid w:val="00E52281"/>
    <w:rsid w:val="00E523A6"/>
    <w:rsid w:val="00E531C4"/>
    <w:rsid w:val="00E549E9"/>
    <w:rsid w:val="00E54BF3"/>
    <w:rsid w:val="00E5556E"/>
    <w:rsid w:val="00E56FAC"/>
    <w:rsid w:val="00E57020"/>
    <w:rsid w:val="00E57A4D"/>
    <w:rsid w:val="00E57FF2"/>
    <w:rsid w:val="00E61154"/>
    <w:rsid w:val="00E617B5"/>
    <w:rsid w:val="00E61B66"/>
    <w:rsid w:val="00E61E71"/>
    <w:rsid w:val="00E62A5C"/>
    <w:rsid w:val="00E62A84"/>
    <w:rsid w:val="00E63119"/>
    <w:rsid w:val="00E63EFA"/>
    <w:rsid w:val="00E6470D"/>
    <w:rsid w:val="00E6479A"/>
    <w:rsid w:val="00E64B80"/>
    <w:rsid w:val="00E65D92"/>
    <w:rsid w:val="00E660C7"/>
    <w:rsid w:val="00E66D10"/>
    <w:rsid w:val="00E67BF8"/>
    <w:rsid w:val="00E67FE6"/>
    <w:rsid w:val="00E70DC6"/>
    <w:rsid w:val="00E74706"/>
    <w:rsid w:val="00E74D14"/>
    <w:rsid w:val="00E7505D"/>
    <w:rsid w:val="00E750F2"/>
    <w:rsid w:val="00E7592F"/>
    <w:rsid w:val="00E7654F"/>
    <w:rsid w:val="00E76641"/>
    <w:rsid w:val="00E76CAC"/>
    <w:rsid w:val="00E80244"/>
    <w:rsid w:val="00E809D4"/>
    <w:rsid w:val="00E811F0"/>
    <w:rsid w:val="00E822FE"/>
    <w:rsid w:val="00E82921"/>
    <w:rsid w:val="00E8345B"/>
    <w:rsid w:val="00E8350B"/>
    <w:rsid w:val="00E84491"/>
    <w:rsid w:val="00E85464"/>
    <w:rsid w:val="00E863CB"/>
    <w:rsid w:val="00E90DD1"/>
    <w:rsid w:val="00E92808"/>
    <w:rsid w:val="00E93EFF"/>
    <w:rsid w:val="00E94310"/>
    <w:rsid w:val="00E94776"/>
    <w:rsid w:val="00E959F5"/>
    <w:rsid w:val="00E95FE8"/>
    <w:rsid w:val="00E96BCF"/>
    <w:rsid w:val="00E9724E"/>
    <w:rsid w:val="00EA166D"/>
    <w:rsid w:val="00EA2AAD"/>
    <w:rsid w:val="00EA3E07"/>
    <w:rsid w:val="00EA5A78"/>
    <w:rsid w:val="00EA64EC"/>
    <w:rsid w:val="00EA6D9F"/>
    <w:rsid w:val="00EA7FB8"/>
    <w:rsid w:val="00EB0092"/>
    <w:rsid w:val="00EB09A2"/>
    <w:rsid w:val="00EB1E1E"/>
    <w:rsid w:val="00EB2010"/>
    <w:rsid w:val="00EB2109"/>
    <w:rsid w:val="00EB467D"/>
    <w:rsid w:val="00EB5580"/>
    <w:rsid w:val="00EB5D0A"/>
    <w:rsid w:val="00EB6F5F"/>
    <w:rsid w:val="00EC0E62"/>
    <w:rsid w:val="00EC2786"/>
    <w:rsid w:val="00EC5079"/>
    <w:rsid w:val="00EC568E"/>
    <w:rsid w:val="00EC7586"/>
    <w:rsid w:val="00EC77A5"/>
    <w:rsid w:val="00ED0E90"/>
    <w:rsid w:val="00ED114B"/>
    <w:rsid w:val="00ED25E3"/>
    <w:rsid w:val="00ED5E18"/>
    <w:rsid w:val="00ED6165"/>
    <w:rsid w:val="00ED6EFB"/>
    <w:rsid w:val="00ED7655"/>
    <w:rsid w:val="00ED7A08"/>
    <w:rsid w:val="00ED7D7C"/>
    <w:rsid w:val="00ED7FFE"/>
    <w:rsid w:val="00EE0620"/>
    <w:rsid w:val="00EE08BF"/>
    <w:rsid w:val="00EE0EB9"/>
    <w:rsid w:val="00EE1003"/>
    <w:rsid w:val="00EE14E2"/>
    <w:rsid w:val="00EE3ABC"/>
    <w:rsid w:val="00EE4273"/>
    <w:rsid w:val="00EE4476"/>
    <w:rsid w:val="00EE5898"/>
    <w:rsid w:val="00EE6402"/>
    <w:rsid w:val="00EF0197"/>
    <w:rsid w:val="00EF01D6"/>
    <w:rsid w:val="00EF0DE6"/>
    <w:rsid w:val="00EF11A2"/>
    <w:rsid w:val="00EF127A"/>
    <w:rsid w:val="00EF2B07"/>
    <w:rsid w:val="00EF39DB"/>
    <w:rsid w:val="00EF3DEE"/>
    <w:rsid w:val="00EF449E"/>
    <w:rsid w:val="00EF4802"/>
    <w:rsid w:val="00EF7740"/>
    <w:rsid w:val="00F01E7A"/>
    <w:rsid w:val="00F02383"/>
    <w:rsid w:val="00F05D42"/>
    <w:rsid w:val="00F07BFD"/>
    <w:rsid w:val="00F10C31"/>
    <w:rsid w:val="00F111EE"/>
    <w:rsid w:val="00F11C7F"/>
    <w:rsid w:val="00F130C3"/>
    <w:rsid w:val="00F135FF"/>
    <w:rsid w:val="00F145F6"/>
    <w:rsid w:val="00F1548D"/>
    <w:rsid w:val="00F155C9"/>
    <w:rsid w:val="00F156DA"/>
    <w:rsid w:val="00F15AFF"/>
    <w:rsid w:val="00F164D6"/>
    <w:rsid w:val="00F16994"/>
    <w:rsid w:val="00F17792"/>
    <w:rsid w:val="00F204E0"/>
    <w:rsid w:val="00F22E4D"/>
    <w:rsid w:val="00F23893"/>
    <w:rsid w:val="00F24309"/>
    <w:rsid w:val="00F24AB2"/>
    <w:rsid w:val="00F254B0"/>
    <w:rsid w:val="00F26DDC"/>
    <w:rsid w:val="00F26FE2"/>
    <w:rsid w:val="00F27226"/>
    <w:rsid w:val="00F27838"/>
    <w:rsid w:val="00F31044"/>
    <w:rsid w:val="00F337D1"/>
    <w:rsid w:val="00F3478D"/>
    <w:rsid w:val="00F34881"/>
    <w:rsid w:val="00F42A1A"/>
    <w:rsid w:val="00F430D1"/>
    <w:rsid w:val="00F43446"/>
    <w:rsid w:val="00F43B2E"/>
    <w:rsid w:val="00F44D40"/>
    <w:rsid w:val="00F453AE"/>
    <w:rsid w:val="00F47A11"/>
    <w:rsid w:val="00F50AA2"/>
    <w:rsid w:val="00F517C5"/>
    <w:rsid w:val="00F51A29"/>
    <w:rsid w:val="00F531B7"/>
    <w:rsid w:val="00F53575"/>
    <w:rsid w:val="00F54195"/>
    <w:rsid w:val="00F544C6"/>
    <w:rsid w:val="00F567D7"/>
    <w:rsid w:val="00F56D8C"/>
    <w:rsid w:val="00F56EEB"/>
    <w:rsid w:val="00F56F5E"/>
    <w:rsid w:val="00F570AF"/>
    <w:rsid w:val="00F57921"/>
    <w:rsid w:val="00F57B97"/>
    <w:rsid w:val="00F62F7D"/>
    <w:rsid w:val="00F6419F"/>
    <w:rsid w:val="00F64674"/>
    <w:rsid w:val="00F64C76"/>
    <w:rsid w:val="00F652B7"/>
    <w:rsid w:val="00F65DE9"/>
    <w:rsid w:val="00F6610B"/>
    <w:rsid w:val="00F66BBC"/>
    <w:rsid w:val="00F67A44"/>
    <w:rsid w:val="00F67C52"/>
    <w:rsid w:val="00F71975"/>
    <w:rsid w:val="00F721C8"/>
    <w:rsid w:val="00F73CD6"/>
    <w:rsid w:val="00F74F80"/>
    <w:rsid w:val="00F74FCF"/>
    <w:rsid w:val="00F7518E"/>
    <w:rsid w:val="00F75989"/>
    <w:rsid w:val="00F767FF"/>
    <w:rsid w:val="00F80B33"/>
    <w:rsid w:val="00F80F80"/>
    <w:rsid w:val="00F81ECD"/>
    <w:rsid w:val="00F824EC"/>
    <w:rsid w:val="00F848E5"/>
    <w:rsid w:val="00F85A36"/>
    <w:rsid w:val="00F85F03"/>
    <w:rsid w:val="00F863BB"/>
    <w:rsid w:val="00F86523"/>
    <w:rsid w:val="00F8785E"/>
    <w:rsid w:val="00F87E01"/>
    <w:rsid w:val="00F90928"/>
    <w:rsid w:val="00F90948"/>
    <w:rsid w:val="00F90A71"/>
    <w:rsid w:val="00F929B1"/>
    <w:rsid w:val="00F92EC7"/>
    <w:rsid w:val="00F9381C"/>
    <w:rsid w:val="00F95EC9"/>
    <w:rsid w:val="00F9624E"/>
    <w:rsid w:val="00F97B81"/>
    <w:rsid w:val="00F97D83"/>
    <w:rsid w:val="00FA0C08"/>
    <w:rsid w:val="00FA0E47"/>
    <w:rsid w:val="00FA1A41"/>
    <w:rsid w:val="00FA29D5"/>
    <w:rsid w:val="00FA31E1"/>
    <w:rsid w:val="00FA60C6"/>
    <w:rsid w:val="00FA6F08"/>
    <w:rsid w:val="00FA70C9"/>
    <w:rsid w:val="00FA737C"/>
    <w:rsid w:val="00FA76F7"/>
    <w:rsid w:val="00FA796C"/>
    <w:rsid w:val="00FA7DCE"/>
    <w:rsid w:val="00FB02F6"/>
    <w:rsid w:val="00FB202E"/>
    <w:rsid w:val="00FB291A"/>
    <w:rsid w:val="00FB3203"/>
    <w:rsid w:val="00FB5855"/>
    <w:rsid w:val="00FB5A28"/>
    <w:rsid w:val="00FB6A96"/>
    <w:rsid w:val="00FB7AEC"/>
    <w:rsid w:val="00FB7F33"/>
    <w:rsid w:val="00FC16B7"/>
    <w:rsid w:val="00FC2560"/>
    <w:rsid w:val="00FC3034"/>
    <w:rsid w:val="00FC4724"/>
    <w:rsid w:val="00FC5C13"/>
    <w:rsid w:val="00FC6290"/>
    <w:rsid w:val="00FC63B2"/>
    <w:rsid w:val="00FC7EF4"/>
    <w:rsid w:val="00FD0051"/>
    <w:rsid w:val="00FD0D15"/>
    <w:rsid w:val="00FD1F52"/>
    <w:rsid w:val="00FD2EC4"/>
    <w:rsid w:val="00FD43DF"/>
    <w:rsid w:val="00FD5F27"/>
    <w:rsid w:val="00FD6347"/>
    <w:rsid w:val="00FD6DC4"/>
    <w:rsid w:val="00FD7C92"/>
    <w:rsid w:val="00FE073C"/>
    <w:rsid w:val="00FE0F99"/>
    <w:rsid w:val="00FE1B98"/>
    <w:rsid w:val="00FE1C2C"/>
    <w:rsid w:val="00FE1C93"/>
    <w:rsid w:val="00FE1D21"/>
    <w:rsid w:val="00FE4943"/>
    <w:rsid w:val="00FE4A70"/>
    <w:rsid w:val="00FE5EF1"/>
    <w:rsid w:val="00FE6C6C"/>
    <w:rsid w:val="00FE74ED"/>
    <w:rsid w:val="00FE7577"/>
    <w:rsid w:val="00FF0768"/>
    <w:rsid w:val="00FF15FA"/>
    <w:rsid w:val="00FF1B47"/>
    <w:rsid w:val="00FF4388"/>
    <w:rsid w:val="00FF53C4"/>
    <w:rsid w:val="00FF6736"/>
    <w:rsid w:val="01513164"/>
    <w:rsid w:val="042323D2"/>
    <w:rsid w:val="1311108D"/>
    <w:rsid w:val="14B50C5A"/>
    <w:rsid w:val="1AF37042"/>
    <w:rsid w:val="23A337C6"/>
    <w:rsid w:val="24C24D26"/>
    <w:rsid w:val="27CB5398"/>
    <w:rsid w:val="32B32C94"/>
    <w:rsid w:val="34E76212"/>
    <w:rsid w:val="3A3C1A35"/>
    <w:rsid w:val="522C299A"/>
    <w:rsid w:val="59FD7529"/>
    <w:rsid w:val="6251481D"/>
    <w:rsid w:val="715529A1"/>
    <w:rsid w:val="7C3F402F"/>
    <w:rsid w:val="7C540E5F"/>
    <w:rsid w:val="7EE241F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5C02E"/>
  <w15:docId w15:val="{8A5CDEE2-A461-4978-85CD-62650FF40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qFormat="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00B7"/>
    <w:pPr>
      <w:spacing w:after="200" w:line="360" w:lineRule="auto"/>
      <w:jc w:val="both"/>
    </w:pPr>
    <w:rPr>
      <w:rFonts w:ascii="Arial" w:eastAsiaTheme="minorEastAsia" w:hAnsi="Arial" w:cstheme="minorBidi"/>
      <w:sz w:val="28"/>
      <w:szCs w:val="22"/>
    </w:rPr>
  </w:style>
  <w:style w:type="paragraph" w:styleId="1">
    <w:name w:val="heading 1"/>
    <w:basedOn w:val="a"/>
    <w:next w:val="a"/>
    <w:link w:val="10"/>
    <w:uiPriority w:val="9"/>
    <w:qFormat/>
    <w:rsid w:val="000600B7"/>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sid w:val="000600B7"/>
    <w:pPr>
      <w:spacing w:after="0" w:line="240" w:lineRule="auto"/>
    </w:pPr>
    <w:rPr>
      <w:rFonts w:ascii="Segoe UI" w:hAnsi="Segoe UI" w:cs="Segoe UI"/>
      <w:sz w:val="18"/>
      <w:szCs w:val="18"/>
    </w:rPr>
  </w:style>
  <w:style w:type="character" w:styleId="a5">
    <w:name w:val="annotation reference"/>
    <w:basedOn w:val="a0"/>
    <w:uiPriority w:val="99"/>
    <w:semiHidden/>
    <w:unhideWhenUsed/>
    <w:qFormat/>
    <w:rsid w:val="000600B7"/>
    <w:rPr>
      <w:sz w:val="16"/>
      <w:szCs w:val="16"/>
    </w:rPr>
  </w:style>
  <w:style w:type="paragraph" w:styleId="a6">
    <w:name w:val="annotation text"/>
    <w:basedOn w:val="a"/>
    <w:link w:val="a7"/>
    <w:uiPriority w:val="99"/>
    <w:semiHidden/>
    <w:unhideWhenUsed/>
    <w:qFormat/>
    <w:rsid w:val="000600B7"/>
    <w:pPr>
      <w:spacing w:line="240" w:lineRule="auto"/>
    </w:pPr>
    <w:rPr>
      <w:sz w:val="20"/>
      <w:szCs w:val="20"/>
    </w:rPr>
  </w:style>
  <w:style w:type="paragraph" w:styleId="a8">
    <w:name w:val="annotation subject"/>
    <w:basedOn w:val="a6"/>
    <w:next w:val="a6"/>
    <w:link w:val="a9"/>
    <w:uiPriority w:val="99"/>
    <w:semiHidden/>
    <w:unhideWhenUsed/>
    <w:qFormat/>
    <w:rsid w:val="000600B7"/>
    <w:rPr>
      <w:b/>
      <w:bCs/>
    </w:rPr>
  </w:style>
  <w:style w:type="paragraph" w:styleId="aa">
    <w:name w:val="footer"/>
    <w:basedOn w:val="a"/>
    <w:link w:val="ab"/>
    <w:uiPriority w:val="99"/>
    <w:unhideWhenUsed/>
    <w:qFormat/>
    <w:rsid w:val="000600B7"/>
    <w:pPr>
      <w:tabs>
        <w:tab w:val="center" w:pos="4320"/>
        <w:tab w:val="right" w:pos="8640"/>
      </w:tabs>
      <w:spacing w:after="0" w:line="240" w:lineRule="auto"/>
    </w:pPr>
  </w:style>
  <w:style w:type="paragraph" w:styleId="ac">
    <w:name w:val="header"/>
    <w:basedOn w:val="a"/>
    <w:link w:val="ad"/>
    <w:uiPriority w:val="99"/>
    <w:unhideWhenUsed/>
    <w:qFormat/>
    <w:rsid w:val="000600B7"/>
    <w:pPr>
      <w:tabs>
        <w:tab w:val="center" w:pos="4320"/>
        <w:tab w:val="right" w:pos="8640"/>
      </w:tabs>
      <w:spacing w:after="0" w:line="240" w:lineRule="auto"/>
    </w:pPr>
  </w:style>
  <w:style w:type="character" w:styleId="ae">
    <w:name w:val="Hyperlink"/>
    <w:basedOn w:val="a0"/>
    <w:uiPriority w:val="99"/>
    <w:unhideWhenUsed/>
    <w:qFormat/>
    <w:rsid w:val="000600B7"/>
    <w:rPr>
      <w:color w:val="0000FF"/>
      <w:u w:val="single"/>
    </w:rPr>
  </w:style>
  <w:style w:type="character" w:styleId="af">
    <w:name w:val="line number"/>
    <w:basedOn w:val="a0"/>
    <w:uiPriority w:val="99"/>
    <w:semiHidden/>
    <w:unhideWhenUsed/>
    <w:qFormat/>
    <w:rsid w:val="000600B7"/>
  </w:style>
  <w:style w:type="table" w:styleId="af0">
    <w:name w:val="Table Grid"/>
    <w:basedOn w:val="a1"/>
    <w:uiPriority w:val="39"/>
    <w:qFormat/>
    <w:rsid w:val="000600B7"/>
    <w:rPr>
      <w:rFonts w:asciiTheme="minorHAnsi" w:hAnsiTheme="minorHAnsi"/>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Title"/>
    <w:basedOn w:val="a"/>
    <w:next w:val="a"/>
    <w:link w:val="af2"/>
    <w:uiPriority w:val="10"/>
    <w:qFormat/>
    <w:rsid w:val="000600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af3">
    <w:name w:val="List Paragraph"/>
    <w:basedOn w:val="a"/>
    <w:uiPriority w:val="34"/>
    <w:qFormat/>
    <w:rsid w:val="000600B7"/>
    <w:pPr>
      <w:ind w:left="720"/>
      <w:contextualSpacing/>
    </w:pPr>
  </w:style>
  <w:style w:type="character" w:customStyle="1" w:styleId="ad">
    <w:name w:val="頁首 字元"/>
    <w:basedOn w:val="a0"/>
    <w:link w:val="ac"/>
    <w:uiPriority w:val="99"/>
    <w:qFormat/>
    <w:rsid w:val="000600B7"/>
  </w:style>
  <w:style w:type="character" w:customStyle="1" w:styleId="ab">
    <w:name w:val="頁尾 字元"/>
    <w:basedOn w:val="a0"/>
    <w:link w:val="aa"/>
    <w:uiPriority w:val="99"/>
    <w:qFormat/>
    <w:rsid w:val="000600B7"/>
  </w:style>
  <w:style w:type="paragraph" w:customStyle="1" w:styleId="EndNoteBibliographyTitle">
    <w:name w:val="EndNote Bibliography Title"/>
    <w:basedOn w:val="a"/>
    <w:link w:val="EndNoteBibliographyTitle0"/>
    <w:qFormat/>
    <w:rsid w:val="000600B7"/>
    <w:pPr>
      <w:spacing w:after="0"/>
      <w:jc w:val="center"/>
    </w:pPr>
    <w:rPr>
      <w:rFonts w:cs="Arial"/>
    </w:rPr>
  </w:style>
  <w:style w:type="character" w:customStyle="1" w:styleId="EndNoteBibliographyTitle0">
    <w:name w:val="EndNote Bibliography Title 字元"/>
    <w:basedOn w:val="a0"/>
    <w:link w:val="EndNoteBibliographyTitle"/>
    <w:qFormat/>
    <w:rsid w:val="000600B7"/>
    <w:rPr>
      <w:rFonts w:ascii="Arial" w:eastAsiaTheme="minorEastAsia" w:hAnsi="Arial" w:cs="Arial"/>
      <w:sz w:val="28"/>
      <w:szCs w:val="22"/>
    </w:rPr>
  </w:style>
  <w:style w:type="paragraph" w:customStyle="1" w:styleId="EndNoteBibliography">
    <w:name w:val="EndNote Bibliography"/>
    <w:basedOn w:val="a"/>
    <w:link w:val="EndNoteBibliography0"/>
    <w:qFormat/>
    <w:rsid w:val="000600B7"/>
    <w:pPr>
      <w:spacing w:line="240" w:lineRule="auto"/>
    </w:pPr>
    <w:rPr>
      <w:rFonts w:cs="Arial"/>
    </w:rPr>
  </w:style>
  <w:style w:type="character" w:customStyle="1" w:styleId="EndNoteBibliography0">
    <w:name w:val="EndNote Bibliography 字元"/>
    <w:basedOn w:val="a0"/>
    <w:link w:val="EndNoteBibliography"/>
    <w:qFormat/>
    <w:rsid w:val="000600B7"/>
    <w:rPr>
      <w:rFonts w:ascii="Arial" w:eastAsiaTheme="minorEastAsia" w:hAnsi="Arial" w:cs="Arial"/>
      <w:sz w:val="28"/>
      <w:szCs w:val="22"/>
    </w:rPr>
  </w:style>
  <w:style w:type="character" w:customStyle="1" w:styleId="jtukpc">
    <w:name w:val="jtukpc"/>
    <w:basedOn w:val="a0"/>
    <w:qFormat/>
    <w:rsid w:val="000600B7"/>
  </w:style>
  <w:style w:type="character" w:customStyle="1" w:styleId="ynrlnc">
    <w:name w:val="ynrlnc"/>
    <w:basedOn w:val="a0"/>
    <w:qFormat/>
    <w:rsid w:val="000600B7"/>
  </w:style>
  <w:style w:type="character" w:customStyle="1" w:styleId="a7">
    <w:name w:val="註解文字 字元"/>
    <w:basedOn w:val="a0"/>
    <w:link w:val="a6"/>
    <w:uiPriority w:val="99"/>
    <w:semiHidden/>
    <w:qFormat/>
    <w:rsid w:val="000600B7"/>
    <w:rPr>
      <w:sz w:val="20"/>
      <w:szCs w:val="20"/>
    </w:rPr>
  </w:style>
  <w:style w:type="character" w:customStyle="1" w:styleId="a9">
    <w:name w:val="註解主旨 字元"/>
    <w:basedOn w:val="a7"/>
    <w:link w:val="a8"/>
    <w:uiPriority w:val="99"/>
    <w:semiHidden/>
    <w:qFormat/>
    <w:rsid w:val="000600B7"/>
    <w:rPr>
      <w:b/>
      <w:bCs/>
      <w:sz w:val="20"/>
      <w:szCs w:val="20"/>
    </w:rPr>
  </w:style>
  <w:style w:type="character" w:customStyle="1" w:styleId="a4">
    <w:name w:val="註解方塊文字 字元"/>
    <w:basedOn w:val="a0"/>
    <w:link w:val="a3"/>
    <w:uiPriority w:val="99"/>
    <w:semiHidden/>
    <w:qFormat/>
    <w:rsid w:val="000600B7"/>
    <w:rPr>
      <w:rFonts w:ascii="Segoe UI" w:hAnsi="Segoe UI" w:cs="Segoe UI"/>
      <w:sz w:val="18"/>
      <w:szCs w:val="18"/>
    </w:rPr>
  </w:style>
  <w:style w:type="table" w:customStyle="1" w:styleId="11">
    <w:name w:val="淺色網底1"/>
    <w:basedOn w:val="a1"/>
    <w:uiPriority w:val="60"/>
    <w:qFormat/>
    <w:rsid w:val="000600B7"/>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f2">
    <w:name w:val="標題 字元"/>
    <w:basedOn w:val="a0"/>
    <w:link w:val="af1"/>
    <w:uiPriority w:val="10"/>
    <w:qFormat/>
    <w:rsid w:val="000600B7"/>
    <w:rPr>
      <w:rFonts w:asciiTheme="majorHAnsi" w:eastAsiaTheme="majorEastAsia" w:hAnsiTheme="majorHAnsi" w:cstheme="majorBidi"/>
      <w:color w:val="17365D" w:themeColor="text2" w:themeShade="BF"/>
      <w:spacing w:val="5"/>
      <w:kern w:val="28"/>
      <w:sz w:val="52"/>
      <w:szCs w:val="52"/>
    </w:rPr>
  </w:style>
  <w:style w:type="table" w:customStyle="1" w:styleId="2">
    <w:name w:val="淺色網底2"/>
    <w:basedOn w:val="a1"/>
    <w:uiPriority w:val="60"/>
    <w:qFormat/>
    <w:rsid w:val="000600B7"/>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12">
    <w:name w:val="修訂1"/>
    <w:hidden/>
    <w:uiPriority w:val="99"/>
    <w:semiHidden/>
    <w:qFormat/>
    <w:rsid w:val="000600B7"/>
    <w:rPr>
      <w:rFonts w:ascii="Arial" w:eastAsiaTheme="minorEastAsia" w:hAnsi="Arial" w:cstheme="minorBidi"/>
      <w:sz w:val="28"/>
      <w:szCs w:val="22"/>
    </w:rPr>
  </w:style>
  <w:style w:type="character" w:customStyle="1" w:styleId="10">
    <w:name w:val="標題 1 字元"/>
    <w:basedOn w:val="a0"/>
    <w:link w:val="1"/>
    <w:uiPriority w:val="9"/>
    <w:qFormat/>
    <w:rsid w:val="000600B7"/>
    <w:rPr>
      <w:rFonts w:asciiTheme="majorHAnsi" w:eastAsiaTheme="majorEastAsia" w:hAnsiTheme="majorHAnsi" w:cstheme="majorBidi"/>
      <w:b/>
      <w:bCs/>
      <w:color w:val="365F91" w:themeColor="accent1" w:themeShade="BF"/>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1/relationships/commentsExtended" Target="commentsExtended.xml"/><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7.tiff"/><Relationship Id="rId2" Type="http://schemas.openxmlformats.org/officeDocument/2006/relationships/customXml" Target="../customXml/item2.xml"/><Relationship Id="rId16" Type="http://schemas.openxmlformats.org/officeDocument/2006/relationships/image" Target="media/image6.tif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iff"/><Relationship Id="rId5" Type="http://schemas.openxmlformats.org/officeDocument/2006/relationships/settings" Target="settings.xml"/><Relationship Id="rId15" Type="http://schemas.openxmlformats.org/officeDocument/2006/relationships/image" Target="media/image5.tiff"/><Relationship Id="rId10" Type="http://schemas.openxmlformats.org/officeDocument/2006/relationships/image" Target="media/image2.tiff"/><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tiff"/><Relationship Id="rId14" Type="http://schemas.openxmlformats.org/officeDocument/2006/relationships/image" Target="media/image4.tif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1C4ECE-8A92-4144-8648-3DC439F56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1945</TotalTime>
  <Pages>46</Pages>
  <Words>16247</Words>
  <Characters>92614</Characters>
  <Application>Microsoft Office Word</Application>
  <DocSecurity>0</DocSecurity>
  <Lines>771</Lines>
  <Paragraphs>217</Paragraphs>
  <ScaleCrop>false</ScaleCrop>
  <Company>.</Company>
  <LinksUpToDate>false</LinksUpToDate>
  <CharactersWithSpaces>108644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CK NTU</cp:lastModifiedBy>
  <cp:revision>1359</cp:revision>
  <dcterms:created xsi:type="dcterms:W3CDTF">2020-10-12T14:12:00Z</dcterms:created>
  <dcterms:modified xsi:type="dcterms:W3CDTF">2022-03-10T09:11:00Z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AE5E7865FD1A4EC8BB8EB27AE1F8EB74</vt:lpwstr>
  </property>
</Properties>
</file>