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102FD" w14:textId="77777777" w:rsidR="00D2108B" w:rsidRDefault="00075F3D">
      <w:pPr>
        <w:jc w:val="left"/>
        <w:rPr>
          <w:b/>
          <w:color w:val="FF0000"/>
        </w:rPr>
      </w:pPr>
      <w:r>
        <w:rPr>
          <w:rFonts w:hint="eastAsia"/>
          <w:b/>
          <w:color w:val="FF0000"/>
        </w:rPr>
        <w:t>Running title</w:t>
      </w:r>
    </w:p>
    <w:p w14:paraId="06EC8133" w14:textId="77777777" w:rsidR="00D2108B" w:rsidRDefault="00075F3D">
      <w:pPr>
        <w:jc w:val="center"/>
        <w:rPr>
          <w:color w:val="FF0000"/>
        </w:rPr>
      </w:pPr>
      <w:r>
        <w:rPr>
          <w:rFonts w:hint="eastAsia"/>
          <w:color w:val="FF0000"/>
        </w:rPr>
        <w:t>Stable isotope analysis reveals consistent pest consumption by generalist arthropod predators (ladybeetles and spiders) in rice farms</w:t>
      </w:r>
    </w:p>
    <w:p w14:paraId="3A253A79" w14:textId="77777777" w:rsidR="00D2108B" w:rsidRDefault="00075F3D">
      <w:pPr>
        <w:pStyle w:val="af3"/>
        <w:numPr>
          <w:ilvl w:val="0"/>
          <w:numId w:val="1"/>
        </w:numPr>
        <w:jc w:val="left"/>
        <w:rPr>
          <w:color w:val="FF0000"/>
        </w:rPr>
      </w:pPr>
      <w:r>
        <w:rPr>
          <w:color w:val="FF0000"/>
        </w:rPr>
        <w:t>A predator in need is a predator indeed</w:t>
      </w:r>
    </w:p>
    <w:p w14:paraId="41410F98" w14:textId="77777777" w:rsidR="00D2108B" w:rsidRDefault="00075F3D">
      <w:pPr>
        <w:pStyle w:val="af3"/>
        <w:numPr>
          <w:ilvl w:val="0"/>
          <w:numId w:val="1"/>
        </w:numPr>
        <w:jc w:val="left"/>
        <w:rPr>
          <w:color w:val="FF0000"/>
        </w:rPr>
      </w:pPr>
      <w:r>
        <w:rPr>
          <w:color w:val="FF0000"/>
        </w:rPr>
        <w:t>Generalist predators are specialists when things matter (during high pest density)</w:t>
      </w:r>
    </w:p>
    <w:p w14:paraId="780019AD" w14:textId="77777777" w:rsidR="00D2108B" w:rsidRDefault="00D2108B">
      <w:pPr>
        <w:jc w:val="left"/>
        <w:rPr>
          <w:b/>
        </w:rPr>
      </w:pPr>
    </w:p>
    <w:p w14:paraId="36E5EB6C" w14:textId="77777777" w:rsidR="00D2108B" w:rsidRDefault="00075F3D">
      <w:pPr>
        <w:jc w:val="left"/>
        <w:rPr>
          <w:b/>
          <w:color w:val="FF0000"/>
        </w:rPr>
      </w:pPr>
      <w:r>
        <w:rPr>
          <w:rFonts w:hint="eastAsia"/>
          <w:b/>
          <w:color w:val="FF0000"/>
        </w:rPr>
        <w:t>Abstract</w:t>
      </w:r>
    </w:p>
    <w:p w14:paraId="2D856587" w14:textId="77777777" w:rsidR="00D2108B" w:rsidRDefault="00075F3D">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100FB42F" w14:textId="77777777" w:rsidR="005576FF" w:rsidRDefault="00075F3D">
      <w:pPr>
        <w:pStyle w:val="af3"/>
        <w:numPr>
          <w:ilvl w:val="0"/>
          <w:numId w:val="2"/>
        </w:numPr>
        <w:jc w:val="left"/>
        <w:rPr>
          <w:ins w:id="0" w:author="CK NTU" w:date="2022-03-17T12:58:00Z"/>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7194B6F8" w14:textId="5AB2951F" w:rsidR="00D2108B" w:rsidRDefault="00075F3D">
      <w:pPr>
        <w:pStyle w:val="af3"/>
        <w:numPr>
          <w:ilvl w:val="0"/>
          <w:numId w:val="2"/>
        </w:numPr>
        <w:jc w:val="left"/>
        <w:rPr>
          <w:ins w:id="1" w:author="CK NTU" w:date="2022-03-17T11:18:00Z"/>
          <w:color w:val="FF0000"/>
        </w:rPr>
      </w:pPr>
      <w:bookmarkStart w:id="2" w:name="_GoBack"/>
      <w:bookmarkEnd w:id="2"/>
      <w:r>
        <w:rPr>
          <w:color w:val="FF0000"/>
        </w:rPr>
        <w:t xml:space="preserve">  </w:t>
      </w:r>
    </w:p>
    <w:p w14:paraId="7459E59D" w14:textId="02C2E15D" w:rsidR="0044053A" w:rsidRDefault="009E05F7" w:rsidP="00C76291">
      <w:pPr>
        <w:pStyle w:val="af3"/>
        <w:numPr>
          <w:ilvl w:val="0"/>
          <w:numId w:val="2"/>
        </w:numPr>
        <w:jc w:val="left"/>
        <w:rPr>
          <w:ins w:id="3" w:author="CK NTU" w:date="2022-03-17T11:30:00Z"/>
          <w:color w:val="FF0000"/>
        </w:rPr>
      </w:pPr>
      <w:ins w:id="4" w:author="CK NTU" w:date="2022-03-17T12:06:00Z">
        <w:r>
          <w:rPr>
            <w:rFonts w:hint="eastAsia"/>
            <w:color w:val="FF0000"/>
          </w:rPr>
          <w:t>B</w:t>
        </w:r>
        <w:r>
          <w:rPr>
            <w:color w:val="FF0000"/>
          </w:rPr>
          <w:t>iocontrol, us</w:t>
        </w:r>
      </w:ins>
      <w:ins w:id="5" w:author="CK NTU" w:date="2022-03-17T12:05:00Z">
        <w:r>
          <w:rPr>
            <w:color w:val="FF0000"/>
          </w:rPr>
          <w:t xml:space="preserve">ing </w:t>
        </w:r>
      </w:ins>
      <w:ins w:id="6" w:author="CK NTU" w:date="2022-03-17T12:06:00Z">
        <w:r>
          <w:rPr>
            <w:color w:val="FF0000"/>
          </w:rPr>
          <w:t>natural enemies for pest</w:t>
        </w:r>
      </w:ins>
      <w:ins w:id="7" w:author="CK NTU" w:date="2022-03-17T12:07:00Z">
        <w:r>
          <w:rPr>
            <w:color w:val="FF0000"/>
          </w:rPr>
          <w:t xml:space="preserve"> control, has a long history </w:t>
        </w:r>
      </w:ins>
      <w:ins w:id="8" w:author="CK NTU" w:date="2022-03-17T12:08:00Z">
        <w:r>
          <w:rPr>
            <w:color w:val="FF0000"/>
          </w:rPr>
          <w:t xml:space="preserve">in </w:t>
        </w:r>
      </w:ins>
      <w:ins w:id="9" w:author="CK NTU" w:date="2022-03-17T12:07:00Z">
        <w:r>
          <w:rPr>
            <w:color w:val="FF0000"/>
          </w:rPr>
          <w:t>agriculture</w:t>
        </w:r>
      </w:ins>
      <w:ins w:id="10" w:author="CK NTU" w:date="2022-03-17T12:11:00Z">
        <w:r>
          <w:rPr>
            <w:color w:val="FF0000"/>
          </w:rPr>
          <w:t xml:space="preserve">.  </w:t>
        </w:r>
      </w:ins>
      <w:ins w:id="11" w:author="CK NTU" w:date="2022-03-17T12:17:00Z">
        <w:r w:rsidR="00C76291">
          <w:rPr>
            <w:color w:val="FF0000"/>
          </w:rPr>
          <w:t xml:space="preserve">There has been </w:t>
        </w:r>
      </w:ins>
      <w:ins w:id="12" w:author="CK NTU" w:date="2022-03-17T12:12:00Z">
        <w:r>
          <w:rPr>
            <w:color w:val="FF0000"/>
          </w:rPr>
          <w:t xml:space="preserve">a </w:t>
        </w:r>
      </w:ins>
      <w:ins w:id="13" w:author="CK NTU" w:date="2022-03-17T12:14:00Z">
        <w:r>
          <w:rPr>
            <w:color w:val="FF0000"/>
          </w:rPr>
          <w:t>surge</w:t>
        </w:r>
      </w:ins>
      <w:ins w:id="14" w:author="CK NTU" w:date="2022-03-17T12:12:00Z">
        <w:r>
          <w:rPr>
            <w:color w:val="FF0000"/>
          </w:rPr>
          <w:t xml:space="preserve"> of interest</w:t>
        </w:r>
      </w:ins>
      <w:ins w:id="15" w:author="CK NTU" w:date="2022-03-17T12:17:00Z">
        <w:r w:rsidR="00C76291">
          <w:rPr>
            <w:color w:val="FF0000"/>
          </w:rPr>
          <w:t xml:space="preserve"> in biocontrol</w:t>
        </w:r>
      </w:ins>
      <w:ins w:id="16" w:author="CK NTU" w:date="2022-03-17T12:22:00Z">
        <w:r w:rsidR="00C76291">
          <w:rPr>
            <w:color w:val="FF0000"/>
          </w:rPr>
          <w:t xml:space="preserve"> in the Anthropocene</w:t>
        </w:r>
      </w:ins>
      <w:ins w:id="17" w:author="CK NTU" w:date="2022-03-17T12:17:00Z">
        <w:r w:rsidR="00C76291">
          <w:rPr>
            <w:color w:val="FF0000"/>
          </w:rPr>
          <w:t xml:space="preserve"> because </w:t>
        </w:r>
      </w:ins>
      <w:ins w:id="18" w:author="CK NTU" w:date="2022-03-17T12:22:00Z">
        <w:r w:rsidR="00C76291">
          <w:rPr>
            <w:color w:val="FF0000"/>
          </w:rPr>
          <w:t xml:space="preserve">of </w:t>
        </w:r>
      </w:ins>
      <w:ins w:id="19" w:author="CK NTU" w:date="2022-03-17T12:17:00Z">
        <w:r w:rsidR="00C76291">
          <w:rPr>
            <w:color w:val="FF0000"/>
          </w:rPr>
          <w:t>it</w:t>
        </w:r>
      </w:ins>
      <w:ins w:id="20" w:author="CK NTU" w:date="2022-03-17T12:22:00Z">
        <w:r w:rsidR="00C76291">
          <w:rPr>
            <w:color w:val="FF0000"/>
          </w:rPr>
          <w:t xml:space="preserve">s potential as </w:t>
        </w:r>
      </w:ins>
      <w:ins w:id="21" w:author="CK NTU" w:date="2022-03-17T11:28:00Z">
        <w:r w:rsidR="0044053A">
          <w:rPr>
            <w:color w:val="FF0000"/>
          </w:rPr>
          <w:t>an important tool</w:t>
        </w:r>
        <w:r w:rsidR="0044053A" w:rsidRPr="0044053A">
          <w:rPr>
            <w:color w:val="FF0000"/>
          </w:rPr>
          <w:t xml:space="preserve"> </w:t>
        </w:r>
      </w:ins>
      <w:ins w:id="22" w:author="CK NTU" w:date="2022-03-17T11:29:00Z">
        <w:r w:rsidR="0044053A">
          <w:rPr>
            <w:color w:val="FF0000"/>
          </w:rPr>
          <w:t xml:space="preserve">for </w:t>
        </w:r>
      </w:ins>
      <w:ins w:id="23" w:author="CK NTU" w:date="2022-03-17T11:28:00Z">
        <w:r w:rsidR="0044053A">
          <w:rPr>
            <w:color w:val="FF0000"/>
          </w:rPr>
          <w:t>sustainable agriculture.</w:t>
        </w:r>
      </w:ins>
    </w:p>
    <w:p w14:paraId="61310D3F" w14:textId="31257040" w:rsidR="004D38C6" w:rsidRDefault="00F54DB7">
      <w:pPr>
        <w:pStyle w:val="af3"/>
        <w:numPr>
          <w:ilvl w:val="0"/>
          <w:numId w:val="2"/>
        </w:numPr>
        <w:jc w:val="left"/>
        <w:rPr>
          <w:ins w:id="24" w:author="CK NTU" w:date="2022-03-17T11:42:00Z"/>
          <w:color w:val="FF0000"/>
        </w:rPr>
      </w:pPr>
      <w:ins w:id="25" w:author="CK NTU" w:date="2022-03-17T11:36:00Z">
        <w:r>
          <w:rPr>
            <w:color w:val="FF0000"/>
          </w:rPr>
          <w:t xml:space="preserve">To evaluate the </w:t>
        </w:r>
      </w:ins>
      <w:ins w:id="26" w:author="CK NTU" w:date="2022-03-17T11:37:00Z">
        <w:r>
          <w:rPr>
            <w:color w:val="FF0000"/>
          </w:rPr>
          <w:t xml:space="preserve">role of </w:t>
        </w:r>
      </w:ins>
      <w:ins w:id="27" w:author="CK NTU" w:date="2022-03-17T11:38:00Z">
        <w:r>
          <w:rPr>
            <w:color w:val="FF0000"/>
          </w:rPr>
          <w:t xml:space="preserve">generalist arthropod predators </w:t>
        </w:r>
      </w:ins>
      <w:ins w:id="28" w:author="CK NTU" w:date="2022-03-17T11:39:00Z">
        <w:r>
          <w:rPr>
            <w:color w:val="FF0000"/>
          </w:rPr>
          <w:t>(</w:t>
        </w:r>
      </w:ins>
      <w:ins w:id="29" w:author="CK NTU" w:date="2022-03-17T11:43:00Z">
        <w:r w:rsidR="004D38C6">
          <w:rPr>
            <w:color w:val="FF0000"/>
          </w:rPr>
          <w:t xml:space="preserve">GAP, </w:t>
        </w:r>
      </w:ins>
      <w:ins w:id="30" w:author="CK NTU" w:date="2022-03-17T11:39:00Z">
        <w:r>
          <w:rPr>
            <w:color w:val="FF0000"/>
          </w:rPr>
          <w:t xml:space="preserve">ubiquitous in nature) as biocontrol agents, </w:t>
        </w:r>
      </w:ins>
      <w:ins w:id="31" w:author="CK NTU" w:date="2022-03-17T12:25:00Z">
        <w:r w:rsidR="00C76291">
          <w:rPr>
            <w:color w:val="FF0000"/>
          </w:rPr>
          <w:t>we</w:t>
        </w:r>
      </w:ins>
      <w:ins w:id="32" w:author="CK NTU" w:date="2022-03-17T11:35:00Z">
        <w:r w:rsidR="0044053A">
          <w:rPr>
            <w:color w:val="FF0000"/>
          </w:rPr>
          <w:t xml:space="preserve"> </w:t>
        </w:r>
      </w:ins>
      <w:ins w:id="33" w:author="CK NTU" w:date="2022-03-17T12:26:00Z">
        <w:r w:rsidR="006C40A7">
          <w:rPr>
            <w:color w:val="FF0000"/>
          </w:rPr>
          <w:t>used stable isotope</w:t>
        </w:r>
      </w:ins>
      <w:ins w:id="34" w:author="CK NTU" w:date="2022-03-17T12:27:00Z">
        <w:r w:rsidR="006C40A7">
          <w:rPr>
            <w:color w:val="FF0000"/>
          </w:rPr>
          <w:t xml:space="preserve"> analysis</w:t>
        </w:r>
      </w:ins>
      <w:ins w:id="35" w:author="CK NTU" w:date="2022-03-17T12:26:00Z">
        <w:r w:rsidR="006C40A7">
          <w:rPr>
            <w:color w:val="FF0000"/>
          </w:rPr>
          <w:t xml:space="preserve"> </w:t>
        </w:r>
      </w:ins>
      <w:ins w:id="36" w:author="CK NTU" w:date="2022-03-17T12:27:00Z">
        <w:r w:rsidR="006C40A7">
          <w:rPr>
            <w:color w:val="FF0000"/>
          </w:rPr>
          <w:t xml:space="preserve">to </w:t>
        </w:r>
      </w:ins>
      <w:ins w:id="37" w:author="CK NTU" w:date="2022-03-17T11:40:00Z">
        <w:r w:rsidR="004D38C6">
          <w:rPr>
            <w:color w:val="FF0000"/>
          </w:rPr>
          <w:t>quantif</w:t>
        </w:r>
      </w:ins>
      <w:ins w:id="38" w:author="CK NTU" w:date="2022-03-17T12:27:00Z">
        <w:r w:rsidR="006C40A7">
          <w:rPr>
            <w:color w:val="FF0000"/>
          </w:rPr>
          <w:t>y</w:t>
        </w:r>
      </w:ins>
      <w:ins w:id="39" w:author="CK NTU" w:date="2022-03-17T11:40:00Z">
        <w:r w:rsidR="004D38C6">
          <w:rPr>
            <w:color w:val="FF0000"/>
          </w:rPr>
          <w:t xml:space="preserve"> their diet composition </w:t>
        </w:r>
      </w:ins>
      <w:ins w:id="40" w:author="CK NTU" w:date="2022-03-17T11:41:00Z">
        <w:r w:rsidR="004D38C6">
          <w:rPr>
            <w:color w:val="FF0000"/>
          </w:rPr>
          <w:t>in</w:t>
        </w:r>
      </w:ins>
      <w:ins w:id="41" w:author="CK NTU" w:date="2022-03-17T11:52:00Z">
        <w:r w:rsidR="00120725">
          <w:rPr>
            <w:color w:val="FF0000"/>
          </w:rPr>
          <w:t xml:space="preserve"> organic and conventi</w:t>
        </w:r>
      </w:ins>
      <w:ins w:id="42" w:author="CK NTU" w:date="2022-03-17T11:53:00Z">
        <w:r w:rsidR="00120725">
          <w:rPr>
            <w:color w:val="FF0000"/>
          </w:rPr>
          <w:t>onal</w:t>
        </w:r>
      </w:ins>
      <w:ins w:id="43" w:author="CK NTU" w:date="2022-03-17T11:41:00Z">
        <w:r w:rsidR="004D38C6">
          <w:rPr>
            <w:color w:val="FF0000"/>
          </w:rPr>
          <w:t xml:space="preserve"> rice </w:t>
        </w:r>
      </w:ins>
      <w:ins w:id="44" w:author="CK NTU" w:date="2022-03-17T11:53:00Z">
        <w:r w:rsidR="00120725">
          <w:rPr>
            <w:color w:val="FF0000"/>
          </w:rPr>
          <w:t>farms</w:t>
        </w:r>
      </w:ins>
      <w:ins w:id="45" w:author="CK NTU" w:date="2022-03-17T12:26:00Z">
        <w:r w:rsidR="00C76291">
          <w:rPr>
            <w:color w:val="FF0000"/>
          </w:rPr>
          <w:t xml:space="preserve"> over crop stages</w:t>
        </w:r>
        <w:r w:rsidR="006C40A7">
          <w:rPr>
            <w:color w:val="FF0000"/>
          </w:rPr>
          <w:t xml:space="preserve"> in </w:t>
        </w:r>
      </w:ins>
      <w:ins w:id="46" w:author="CK NTU" w:date="2022-03-17T12:27:00Z">
        <w:r w:rsidR="006C40A7">
          <w:rPr>
            <w:color w:val="FF0000"/>
          </w:rPr>
          <w:t>three consecutive years</w:t>
        </w:r>
      </w:ins>
      <w:ins w:id="47" w:author="CK NTU" w:date="2022-03-17T11:41:00Z">
        <w:r w:rsidR="004D38C6">
          <w:rPr>
            <w:color w:val="FF0000"/>
          </w:rPr>
          <w:t>.</w:t>
        </w:r>
      </w:ins>
      <w:ins w:id="48" w:author="CK NTU" w:date="2022-03-17T11:42:00Z">
        <w:r w:rsidR="004D38C6">
          <w:rPr>
            <w:color w:val="FF0000"/>
          </w:rPr>
          <w:t xml:space="preserve">  </w:t>
        </w:r>
      </w:ins>
    </w:p>
    <w:p w14:paraId="547BE252" w14:textId="1185C6F1" w:rsidR="007D7D42" w:rsidRDefault="004D38C6">
      <w:pPr>
        <w:pStyle w:val="af3"/>
        <w:numPr>
          <w:ilvl w:val="0"/>
          <w:numId w:val="2"/>
        </w:numPr>
        <w:jc w:val="left"/>
        <w:rPr>
          <w:ins w:id="49" w:author="CK NTU" w:date="2022-03-17T12:29:00Z"/>
          <w:color w:val="FF0000"/>
        </w:rPr>
      </w:pPr>
      <w:ins w:id="50" w:author="CK NTU" w:date="2022-03-17T11:43:00Z">
        <w:r>
          <w:rPr>
            <w:color w:val="FF0000"/>
          </w:rPr>
          <w:t>We f</w:t>
        </w:r>
      </w:ins>
      <w:ins w:id="51" w:author="CK NTU" w:date="2022-03-17T12:28:00Z">
        <w:r w:rsidR="006C40A7">
          <w:rPr>
            <w:color w:val="FF0000"/>
          </w:rPr>
          <w:t>ound</w:t>
        </w:r>
      </w:ins>
      <w:ins w:id="52" w:author="CK NTU" w:date="2022-03-17T11:43:00Z">
        <w:r>
          <w:rPr>
            <w:color w:val="FF0000"/>
          </w:rPr>
          <w:t xml:space="preserve"> that</w:t>
        </w:r>
      </w:ins>
      <w:ins w:id="53" w:author="CK NTU" w:date="2022-03-17T12:31:00Z">
        <w:r w:rsidR="007D7D42">
          <w:rPr>
            <w:color w:val="FF0000"/>
          </w:rPr>
          <w:t xml:space="preserve"> the propo</w:t>
        </w:r>
      </w:ins>
      <w:ins w:id="54" w:author="CK NTU" w:date="2022-03-17T12:32:00Z">
        <w:r w:rsidR="007D7D42">
          <w:rPr>
            <w:color w:val="FF0000"/>
          </w:rPr>
          <w:t>r</w:t>
        </w:r>
      </w:ins>
      <w:ins w:id="55" w:author="CK NTU" w:date="2022-03-17T12:31:00Z">
        <w:r w:rsidR="007D7D42">
          <w:rPr>
            <w:color w:val="FF0000"/>
          </w:rPr>
          <w:t>tion of rice pests in GAP’s diet</w:t>
        </w:r>
      </w:ins>
      <w:ins w:id="56" w:author="CK NTU" w:date="2022-03-17T12:32:00Z">
        <w:r w:rsidR="007D7D42">
          <w:rPr>
            <w:color w:val="FF0000"/>
          </w:rPr>
          <w:t xml:space="preserve"> increased </w:t>
        </w:r>
      </w:ins>
      <w:ins w:id="57" w:author="CK NTU" w:date="2022-03-17T12:34:00Z">
        <w:r w:rsidR="007D7D42">
          <w:rPr>
            <w:color w:val="FF0000"/>
          </w:rPr>
          <w:t>toward late crop stages</w:t>
        </w:r>
      </w:ins>
      <w:ins w:id="58" w:author="CK NTU" w:date="2022-03-17T12:37:00Z">
        <w:r w:rsidR="002C119D">
          <w:rPr>
            <w:color w:val="FF0000"/>
          </w:rPr>
          <w:t xml:space="preserve"> and </w:t>
        </w:r>
      </w:ins>
      <w:ins w:id="59" w:author="CK NTU" w:date="2022-03-17T12:36:00Z">
        <w:r w:rsidR="007D7D42">
          <w:rPr>
            <w:color w:val="FF0000"/>
          </w:rPr>
          <w:t>reach</w:t>
        </w:r>
      </w:ins>
      <w:ins w:id="60" w:author="CK NTU" w:date="2022-03-17T12:37:00Z">
        <w:r w:rsidR="002C119D">
          <w:rPr>
            <w:color w:val="FF0000"/>
          </w:rPr>
          <w:t>ed</w:t>
        </w:r>
      </w:ins>
      <w:ins w:id="61" w:author="CK NTU" w:date="2022-03-17T12:36:00Z">
        <w:r w:rsidR="007D7D42">
          <w:rPr>
            <w:color w:val="FF0000"/>
          </w:rPr>
          <w:t xml:space="preserve"> 87-94% at the ripening stage</w:t>
        </w:r>
      </w:ins>
      <w:ins w:id="62" w:author="CK NTU" w:date="2022-03-17T12:39:00Z">
        <w:r w:rsidR="002C119D">
          <w:rPr>
            <w:color w:val="FF0000"/>
          </w:rPr>
          <w:t xml:space="preserve"> </w:t>
        </w:r>
      </w:ins>
      <w:ins w:id="63" w:author="CK NTU" w:date="2022-03-17T12:40:00Z">
        <w:r w:rsidR="002C119D">
          <w:rPr>
            <w:color w:val="FF0000"/>
          </w:rPr>
          <w:lastRenderedPageBreak/>
          <w:t>consistently over three years</w:t>
        </w:r>
      </w:ins>
      <w:ins w:id="64" w:author="CK NTU" w:date="2022-03-17T12:50:00Z">
        <w:r w:rsidR="002F783A">
          <w:rPr>
            <w:color w:val="FF0000"/>
          </w:rPr>
          <w:t xml:space="preserve"> (with different climatic conditions)</w:t>
        </w:r>
      </w:ins>
      <w:ins w:id="65" w:author="CK NTU" w:date="2022-03-17T12:38:00Z">
        <w:r w:rsidR="002C119D">
          <w:rPr>
            <w:color w:val="FF0000"/>
          </w:rPr>
          <w:t xml:space="preserve"> in both</w:t>
        </w:r>
      </w:ins>
      <w:ins w:id="66" w:author="CK NTU" w:date="2022-03-17T12:39:00Z">
        <w:r w:rsidR="002C119D">
          <w:rPr>
            <w:color w:val="FF0000"/>
          </w:rPr>
          <w:t xml:space="preserve"> organic and conventional farms.</w:t>
        </w:r>
      </w:ins>
      <w:ins w:id="67" w:author="CK NTU" w:date="2022-03-17T12:36:00Z">
        <w:r w:rsidR="007D7D42">
          <w:rPr>
            <w:color w:val="FF0000"/>
          </w:rPr>
          <w:t xml:space="preserve"> </w:t>
        </w:r>
      </w:ins>
      <w:ins w:id="68" w:author="CK NTU" w:date="2022-03-17T12:31:00Z">
        <w:r w:rsidR="007D7D42">
          <w:rPr>
            <w:color w:val="FF0000"/>
          </w:rPr>
          <w:t xml:space="preserve"> </w:t>
        </w:r>
      </w:ins>
      <w:ins w:id="69" w:author="CK NTU" w:date="2022-03-17T12:41:00Z">
        <w:r w:rsidR="002C119D">
          <w:rPr>
            <w:color w:val="FF0000"/>
          </w:rPr>
          <w:t xml:space="preserve">This high percentage and consistency </w:t>
        </w:r>
      </w:ins>
      <w:ins w:id="70" w:author="CK NTU" w:date="2022-03-17T12:42:00Z">
        <w:r w:rsidR="002C119D">
          <w:rPr>
            <w:color w:val="FF0000"/>
          </w:rPr>
          <w:t xml:space="preserve">indicates that GAP </w:t>
        </w:r>
      </w:ins>
      <w:ins w:id="71" w:author="CK NTU" w:date="2022-03-17T12:45:00Z">
        <w:r w:rsidR="002C119D">
          <w:rPr>
            <w:color w:val="FF0000"/>
          </w:rPr>
          <w:t>could</w:t>
        </w:r>
      </w:ins>
      <w:ins w:id="72" w:author="CK NTU" w:date="2022-03-17T12:42:00Z">
        <w:r w:rsidR="002C119D">
          <w:rPr>
            <w:color w:val="FF0000"/>
          </w:rPr>
          <w:t xml:space="preserve"> function</w:t>
        </w:r>
      </w:ins>
      <w:ins w:id="73" w:author="CK NTU" w:date="2022-03-17T12:43:00Z">
        <w:r w:rsidR="002C119D">
          <w:rPr>
            <w:color w:val="FF0000"/>
          </w:rPr>
          <w:t xml:space="preserve"> as</w:t>
        </w:r>
      </w:ins>
      <w:ins w:id="74" w:author="CK NTU" w:date="2022-03-17T12:45:00Z">
        <w:r w:rsidR="002C119D">
          <w:rPr>
            <w:color w:val="FF0000"/>
          </w:rPr>
          <w:t xml:space="preserve"> eff</w:t>
        </w:r>
      </w:ins>
      <w:ins w:id="75" w:author="CK NTU" w:date="2022-03-17T12:46:00Z">
        <w:r w:rsidR="002C119D">
          <w:rPr>
            <w:color w:val="FF0000"/>
          </w:rPr>
          <w:t>ective</w:t>
        </w:r>
      </w:ins>
      <w:ins w:id="76" w:author="CK NTU" w:date="2022-03-17T12:43:00Z">
        <w:r w:rsidR="002C119D">
          <w:rPr>
            <w:color w:val="FF0000"/>
          </w:rPr>
          <w:t xml:space="preserve"> sp</w:t>
        </w:r>
        <w:r w:rsidR="00E830DB">
          <w:rPr>
            <w:color w:val="FF0000"/>
          </w:rPr>
          <w:t xml:space="preserve">ecialist in pest management </w:t>
        </w:r>
      </w:ins>
      <w:ins w:id="77" w:author="CK NTU" w:date="2022-03-17T12:47:00Z">
        <w:r w:rsidR="00E830DB">
          <w:rPr>
            <w:color w:val="FF0000"/>
          </w:rPr>
          <w:t xml:space="preserve">during the critical period </w:t>
        </w:r>
      </w:ins>
      <w:ins w:id="78" w:author="CK NTU" w:date="2022-03-17T12:48:00Z">
        <w:r w:rsidR="00E830DB">
          <w:rPr>
            <w:color w:val="FF0000"/>
          </w:rPr>
          <w:t>in</w:t>
        </w:r>
      </w:ins>
      <w:ins w:id="79" w:author="CK NTU" w:date="2022-03-17T12:47:00Z">
        <w:r w:rsidR="00E830DB">
          <w:rPr>
            <w:color w:val="FF0000"/>
          </w:rPr>
          <w:t xml:space="preserve"> </w:t>
        </w:r>
      </w:ins>
      <w:ins w:id="80" w:author="CK NTU" w:date="2022-03-17T12:48:00Z">
        <w:r w:rsidR="00E830DB">
          <w:rPr>
            <w:color w:val="FF0000"/>
          </w:rPr>
          <w:t>crop</w:t>
        </w:r>
      </w:ins>
      <w:ins w:id="81" w:author="CK NTU" w:date="2022-03-17T12:47:00Z">
        <w:r w:rsidR="00E830DB">
          <w:rPr>
            <w:color w:val="FF0000"/>
          </w:rPr>
          <w:t xml:space="preserve"> fruiting.</w:t>
        </w:r>
      </w:ins>
      <w:ins w:id="82" w:author="CK NTU" w:date="2022-03-17T11:44:00Z">
        <w:r>
          <w:rPr>
            <w:color w:val="FF0000"/>
          </w:rPr>
          <w:t xml:space="preserve"> </w:t>
        </w:r>
      </w:ins>
    </w:p>
    <w:p w14:paraId="2A8A4B5F" w14:textId="43E930FB" w:rsidR="00922B4F" w:rsidRDefault="00120725">
      <w:pPr>
        <w:pStyle w:val="af3"/>
        <w:numPr>
          <w:ilvl w:val="0"/>
          <w:numId w:val="2"/>
        </w:numPr>
        <w:jc w:val="left"/>
        <w:rPr>
          <w:color w:val="FF0000"/>
        </w:rPr>
      </w:pPr>
      <w:ins w:id="83" w:author="CK NTU" w:date="2022-03-17T11:51:00Z">
        <w:r>
          <w:rPr>
            <w:color w:val="FF0000"/>
          </w:rPr>
          <w:t>The results provide strong su</w:t>
        </w:r>
      </w:ins>
      <w:ins w:id="84" w:author="CK NTU" w:date="2022-03-17T11:52:00Z">
        <w:r>
          <w:rPr>
            <w:color w:val="FF0000"/>
          </w:rPr>
          <w:t>pport to applying GAP</w:t>
        </w:r>
      </w:ins>
      <w:ins w:id="85" w:author="CK NTU" w:date="2022-03-17T11:55:00Z">
        <w:r w:rsidR="001051DB">
          <w:rPr>
            <w:color w:val="FF0000"/>
          </w:rPr>
          <w:t xml:space="preserve"> in </w:t>
        </w:r>
      </w:ins>
      <w:ins w:id="86" w:author="CK NTU" w:date="2022-03-17T11:56:00Z">
        <w:r w:rsidR="001051DB">
          <w:rPr>
            <w:color w:val="FF0000"/>
          </w:rPr>
          <w:t>biocontrol programs</w:t>
        </w:r>
      </w:ins>
      <w:ins w:id="87" w:author="CK NTU" w:date="2022-03-17T11:57:00Z">
        <w:r w:rsidR="001051DB">
          <w:rPr>
            <w:color w:val="FF0000"/>
          </w:rPr>
          <w:t xml:space="preserve"> for sustainable agriculture.</w:t>
        </w:r>
      </w:ins>
      <w:ins w:id="88" w:author="CK NTU" w:date="2022-03-17T11:45:00Z">
        <w:r w:rsidR="004D38C6">
          <w:rPr>
            <w:color w:val="FF0000"/>
          </w:rPr>
          <w:t xml:space="preserve"> </w:t>
        </w:r>
      </w:ins>
      <w:ins w:id="89" w:author="CK NTU" w:date="2022-03-17T11:41:00Z">
        <w:r w:rsidR="004D38C6">
          <w:rPr>
            <w:color w:val="FF0000"/>
          </w:rPr>
          <w:t xml:space="preserve">  </w:t>
        </w:r>
      </w:ins>
      <w:ins w:id="90" w:author="CK NTU" w:date="2022-03-17T11:36:00Z">
        <w:r w:rsidR="00F54DB7">
          <w:rPr>
            <w:color w:val="FF0000"/>
          </w:rPr>
          <w:t xml:space="preserve"> </w:t>
        </w:r>
      </w:ins>
      <w:ins w:id="91" w:author="CK NTU" w:date="2022-03-17T11:35:00Z">
        <w:r w:rsidR="00F54DB7">
          <w:rPr>
            <w:color w:val="FF0000"/>
          </w:rPr>
          <w:t xml:space="preserve"> </w:t>
        </w:r>
      </w:ins>
      <w:ins w:id="92" w:author="CK NTU" w:date="2022-03-17T11:30:00Z">
        <w:r w:rsidR="0044053A">
          <w:rPr>
            <w:color w:val="FF0000"/>
          </w:rPr>
          <w:t xml:space="preserve"> </w:t>
        </w:r>
      </w:ins>
      <w:ins w:id="93" w:author="CK NTU" w:date="2022-03-17T11:28:00Z">
        <w:r w:rsidR="0044053A">
          <w:rPr>
            <w:color w:val="FF0000"/>
          </w:rPr>
          <w:t xml:space="preserve">  </w:t>
        </w:r>
      </w:ins>
      <w:ins w:id="94" w:author="CK NTU" w:date="2022-03-17T11:26:00Z">
        <w:r w:rsidR="0044053A">
          <w:rPr>
            <w:color w:val="FF0000"/>
          </w:rPr>
          <w:t xml:space="preserve">   </w:t>
        </w:r>
      </w:ins>
    </w:p>
    <w:p w14:paraId="713C3A82" w14:textId="77777777" w:rsidR="00D2108B" w:rsidRDefault="00D2108B">
      <w:pPr>
        <w:jc w:val="left"/>
        <w:rPr>
          <w:color w:val="FF0000"/>
        </w:rPr>
      </w:pPr>
    </w:p>
    <w:p w14:paraId="2E9D7527" w14:textId="77777777" w:rsidR="00D2108B" w:rsidRDefault="00075F3D">
      <w:pPr>
        <w:jc w:val="left"/>
        <w:rPr>
          <w:b/>
          <w:color w:val="FF0000"/>
        </w:rPr>
      </w:pPr>
      <w:r>
        <w:rPr>
          <w:b/>
          <w:color w:val="FF0000"/>
        </w:rPr>
        <w:br w:type="page"/>
      </w:r>
    </w:p>
    <w:p w14:paraId="69A4309B" w14:textId="77777777" w:rsidR="00D2108B" w:rsidRDefault="00075F3D">
      <w:pPr>
        <w:jc w:val="left"/>
        <w:rPr>
          <w:b/>
        </w:rPr>
      </w:pPr>
      <w:r>
        <w:rPr>
          <w:rFonts w:hint="eastAsia"/>
          <w:b/>
        </w:rPr>
        <w:lastRenderedPageBreak/>
        <w:t>Introduction</w:t>
      </w:r>
    </w:p>
    <w:p w14:paraId="5AE9A989" w14:textId="77777777" w:rsidR="00D2108B" w:rsidRDefault="00075F3D">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t>(Huang and Yang 1987)</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t>(Geiger et al. 2010, Kehoe et al. 2017)</w:t>
      </w:r>
      <w:r>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t>(Campbell et al. 2017)</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t>(Gomiero et al. 2011)</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t>(EC 2020)</w:t>
      </w:r>
      <w:r>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5119D6F1" w14:textId="77777777" w:rsidR="00D2108B" w:rsidRDefault="00075F3D">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rPr>
        <w:t>(Symondson et al. 2002, Stiling and Cornelissen 2005, Michalko et al. 2019, Hsu et al. 2021)</w:t>
      </w:r>
      <w:r>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rPr>
        <w:t>(Symondson et al. 2002)</w:t>
      </w:r>
      <w:r>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rFonts w:hint="eastAsia"/>
          <w:color w:val="000000" w:themeColor="text1"/>
        </w:rPr>
        <w:t>.</w:t>
      </w:r>
    </w:p>
    <w:p w14:paraId="6757C426" w14:textId="77777777" w:rsidR="00D2108B" w:rsidRDefault="00075F3D">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fldChar w:fldCharType="end"/>
      </w:r>
      <w:r>
        <w:fldChar w:fldCharType="separate"/>
      </w:r>
      <w:r>
        <w:t>(Eitzinger and Traugott 2011, Ingrao et al. 2017, Albertini et al. 2018)</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t>(Michalko et al. 2019)</w:t>
      </w:r>
      <w:r>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 </w:instrTex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EN.CITE.DATA </w:instrText>
      </w:r>
      <w:r>
        <w:fldChar w:fldCharType="end"/>
      </w:r>
      <w:r>
        <w:fldChar w:fldCharType="separate"/>
      </w:r>
      <w:r>
        <w:t>(Symondson et al. 2002, Krey et al. 2017, Michalko et al. 2019)</w:t>
      </w:r>
      <w:r>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t>(Settle et al. 1996, Dominik et al. 2018)</w:t>
      </w:r>
      <w:r>
        <w:fldChar w:fldCharType="end"/>
      </w:r>
      <w:r>
        <w:t xml:space="preserve">, a consistently high consumption of pest by generalist predators, if it occurs, will provide strong support for applying these </w:t>
      </w:r>
      <w:r>
        <w:rPr>
          <w:rFonts w:hint="eastAsia"/>
        </w:rPr>
        <w:t>predators in pest management programs.</w:t>
      </w:r>
    </w:p>
    <w:p w14:paraId="2D0CD586" w14:textId="77777777" w:rsidR="00D2108B" w:rsidRDefault="00075F3D">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fldChar w:fldCharType="separate"/>
      </w:r>
      <w:r>
        <w:t>(Birkhofer et al. 2011)</w:t>
      </w:r>
      <w:r>
        <w:fldChar w:fldCharType="end"/>
      </w:r>
      <w:r>
        <w:t xml:space="preserve">.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fldChar w:fldCharType="separate"/>
      </w:r>
      <w:r>
        <w:t>(Bengtsson et al. 2005)</w:t>
      </w:r>
      <w:r>
        <w:fldChar w:fldCharType="end"/>
      </w:r>
      <w:r>
        <w:t>, potentially lowering the consumption of pest by generalist predators</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fldChar w:fldCharType="end"/>
      </w:r>
      <w:r>
        <w:fldChar w:fldCharType="separate"/>
      </w:r>
      <w:r>
        <w:t>(Hardin et al. 1995, Settle et al. 1996, Birkhofer et al. 2008a, Guedes et al. 2016)</w:t>
      </w:r>
      <w:r>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rPr>
          <w:rFonts w:hint="eastAsia"/>
        </w:rPr>
        <w:t xml:space="preserve"> </w:t>
      </w:r>
      <w:r>
        <w:t>or feeding preference</w:t>
      </w:r>
      <w:r>
        <w:rPr>
          <w:rFonts w:hint="eastAsia"/>
        </w:rPr>
        <w:t xml:space="preserve"> for pests</w:t>
      </w:r>
      <w:r>
        <w:t xml:space="preserve"> </w: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 </w:instrTex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EN.CITE.DATA </w:instrText>
      </w:r>
      <w:r>
        <w:fldChar w:fldCharType="end"/>
      </w:r>
      <w:r>
        <w:fldChar w:fldCharType="separate"/>
      </w:r>
      <w:r>
        <w:t>(Wise et al. 2006, Kuusk and Ekbom 2012, Eitzinger et al. 2019)</w:t>
      </w:r>
      <w:r>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fldChar w:fldCharType="end"/>
      </w:r>
      <w:r>
        <w:fldChar w:fldCharType="separate"/>
      </w:r>
      <w:r>
        <w:t>(Altieri and Letourneau 1982, Altieri 1999, Barbosa and Castellanos 2005, Diehl et al. 2013, Lichtenberg et al. 2017)</w:t>
      </w:r>
      <w:r>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606848D9" w14:textId="77777777" w:rsidR="00D2108B" w:rsidRDefault="00075F3D">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fldChar w:fldCharType="end"/>
      </w:r>
      <w:r>
        <w:fldChar w:fldCharType="separate"/>
      </w:r>
      <w:r>
        <w:t>(Post 2002, Boecklen et al. 2011, Layman et al. 2012)</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t>(Newton 2016)</w:t>
      </w:r>
      <w:r>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1BBF9E80" w14:textId="77777777" w:rsidR="00D2108B" w:rsidRDefault="00075F3D">
      <w:pPr>
        <w:jc w:val="left"/>
      </w:pPr>
      <w:r>
        <w:t xml:space="preserve">   </w:t>
      </w:r>
    </w:p>
    <w:p w14:paraId="21305D08" w14:textId="77777777" w:rsidR="00D2108B" w:rsidRDefault="00075F3D">
      <w:pPr>
        <w:rPr>
          <w:b/>
        </w:rPr>
      </w:pPr>
      <w:r>
        <w:rPr>
          <w:rFonts w:hint="eastAsia"/>
          <w:b/>
        </w:rPr>
        <w:t>Materials and Methods</w:t>
      </w:r>
    </w:p>
    <w:p w14:paraId="576DCF27" w14:textId="77777777" w:rsidR="00D2108B" w:rsidRDefault="00075F3D">
      <w:pPr>
        <w:jc w:val="center"/>
        <w:rPr>
          <w:i/>
        </w:rPr>
      </w:pPr>
      <w:r>
        <w:rPr>
          <w:rFonts w:hint="eastAsia"/>
          <w:i/>
        </w:rPr>
        <w:t>Study system and sample collection</w:t>
      </w:r>
    </w:p>
    <w:p w14:paraId="2AB0DD71" w14:textId="77777777" w:rsidR="00D2108B" w:rsidRDefault="00075F3D">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t>.</w:t>
      </w:r>
    </w:p>
    <w:p w14:paraId="5E2BFC75" w14:textId="77777777" w:rsidR="00D2108B" w:rsidRDefault="00075F3D">
      <w:pPr>
        <w:pStyle w:val="af3"/>
        <w:ind w:left="0"/>
        <w:jc w:val="left"/>
      </w:pPr>
      <w:r>
        <w:rPr>
          <w:rFonts w:hint="eastAsia"/>
        </w:rPr>
        <w:tab/>
        <w:t xml:space="preserve"> </w:t>
      </w:r>
    </w:p>
    <w:p w14:paraId="58810E7C" w14:textId="77777777" w:rsidR="00D2108B" w:rsidRDefault="00075F3D">
      <w:pPr>
        <w:pStyle w:val="af3"/>
        <w:ind w:left="0"/>
        <w:jc w:val="center"/>
        <w:rPr>
          <w:i/>
        </w:rPr>
      </w:pPr>
      <w:r>
        <w:rPr>
          <w:rFonts w:hint="eastAsia"/>
          <w:i/>
        </w:rPr>
        <w:t>Stable isotope analysis of arthropod samples</w:t>
      </w:r>
    </w:p>
    <w:p w14:paraId="6A15A028" w14:textId="77777777" w:rsidR="00D2108B" w:rsidRDefault="00075F3D">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5AAE1B10" w14:textId="77777777" w:rsidR="00D2108B" w:rsidRDefault="00D2108B">
      <w:pPr>
        <w:pStyle w:val="af3"/>
        <w:ind w:left="0"/>
        <w:jc w:val="left"/>
        <w:rPr>
          <w:color w:val="FF0000"/>
        </w:rPr>
      </w:pPr>
    </w:p>
    <w:p w14:paraId="64510A4E" w14:textId="77777777" w:rsidR="00D2108B" w:rsidRDefault="00075F3D">
      <w:pPr>
        <w:jc w:val="center"/>
        <w:rPr>
          <w:i/>
        </w:rPr>
      </w:pPr>
      <w:r>
        <w:rPr>
          <w:rFonts w:hint="eastAsia"/>
          <w:i/>
        </w:rPr>
        <w:t>Arthropod trophic guild assignment</w:t>
      </w:r>
    </w:p>
    <w:p w14:paraId="140535D8" w14:textId="77777777" w:rsidR="00D2108B" w:rsidRDefault="00075F3D">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t>(Blondel 2003)</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(see Hsu et al. [2021] for more details)</w:t>
      </w:r>
      <w:r>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26EF5B57" w14:textId="77777777" w:rsidR="00D2108B" w:rsidRDefault="00D2108B">
      <w:pPr>
        <w:rPr>
          <w:i/>
          <w:color w:val="FF0000"/>
        </w:rPr>
      </w:pPr>
    </w:p>
    <w:p w14:paraId="478FD11A" w14:textId="77777777" w:rsidR="00D2108B" w:rsidRDefault="00075F3D">
      <w:pPr>
        <w:pStyle w:val="af3"/>
        <w:ind w:left="0"/>
        <w:jc w:val="center"/>
        <w:rPr>
          <w:i/>
        </w:rPr>
      </w:pPr>
      <w:r>
        <w:rPr>
          <w:rFonts w:hint="eastAsia"/>
          <w:i/>
        </w:rPr>
        <w:t>Data analyses</w:t>
      </w:r>
    </w:p>
    <w:p w14:paraId="7355AAA2" w14:textId="77777777" w:rsidR="00D2108B" w:rsidRDefault="00075F3D">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t>(Stock and Semmens 2017)</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t>(Mazzi and Dorn 2012, Sun et al. 2015)</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t>(Phillips and Koch 2002, Stock and Semmens 2016)</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Caut et al. (2009)</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3880010A" w14:textId="77777777" w:rsidR="00D2108B" w:rsidRDefault="00075F3D">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t>(Zeileis et al. 2016)</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t>(Fox and Weisberg 2018)</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t>(Lenth and Lenth 2018)</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t>(R Core Team 2021)</w:t>
      </w:r>
      <w:r>
        <w:fldChar w:fldCharType="end"/>
      </w:r>
      <w:r>
        <w:rPr>
          <w:rFonts w:hint="eastAsia"/>
        </w:rPr>
        <w:t>.</w:t>
      </w:r>
    </w:p>
    <w:p w14:paraId="21B49D99" w14:textId="77777777" w:rsidR="00D2108B" w:rsidRDefault="00D2108B">
      <w:pPr>
        <w:rPr>
          <w:b/>
        </w:rPr>
      </w:pPr>
    </w:p>
    <w:p w14:paraId="290EBC91" w14:textId="77777777" w:rsidR="00D2108B" w:rsidRDefault="00075F3D">
      <w:pPr>
        <w:rPr>
          <w:b/>
        </w:rPr>
      </w:pPr>
      <w:r>
        <w:rPr>
          <w:rFonts w:hint="eastAsia"/>
          <w:b/>
        </w:rPr>
        <w:t>Results</w:t>
      </w:r>
    </w:p>
    <w:p w14:paraId="3564D32E" w14:textId="77777777" w:rsidR="00D2108B" w:rsidRDefault="00075F3D">
      <w:pPr>
        <w:jc w:val="center"/>
        <w:rPr>
          <w:i/>
        </w:rPr>
      </w:pPr>
      <w:r>
        <w:rPr>
          <w:rFonts w:hint="eastAsia"/>
          <w:i/>
        </w:rPr>
        <w:t>Diet compositions of predators in rice farms</w:t>
      </w:r>
    </w:p>
    <w:p w14:paraId="780650A4" w14:textId="77777777" w:rsidR="00D2108B" w:rsidRDefault="00075F3D">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2550A7FA" w14:textId="77777777" w:rsidR="00D2108B" w:rsidRDefault="00075F3D">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2248FA2A" w14:textId="77777777" w:rsidR="00D2108B" w:rsidRDefault="00D2108B">
      <w:pPr>
        <w:rPr>
          <w:color w:val="FF0000"/>
        </w:rPr>
      </w:pPr>
    </w:p>
    <w:p w14:paraId="64B1D6A7" w14:textId="77777777" w:rsidR="00D2108B" w:rsidRDefault="00075F3D">
      <w:pPr>
        <w:jc w:val="center"/>
        <w:rPr>
          <w:i/>
        </w:rPr>
      </w:pPr>
      <w:r>
        <w:rPr>
          <w:rFonts w:hint="eastAsia"/>
          <w:i/>
        </w:rPr>
        <w:t>Patterns of rice herbivore consumption by predators</w:t>
      </w:r>
    </w:p>
    <w:p w14:paraId="1584A3C1" w14:textId="77777777" w:rsidR="00D2108B" w:rsidRDefault="00075F3D">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1C8AE9D9" w14:textId="77777777" w:rsidR="00D2108B" w:rsidRDefault="00075F3D">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1839EF4B" w14:textId="77777777" w:rsidR="00D2108B" w:rsidRDefault="00D2108B"/>
    <w:p w14:paraId="019DD256" w14:textId="77777777" w:rsidR="00D2108B" w:rsidRDefault="00075F3D">
      <w:pPr>
        <w:jc w:val="center"/>
        <w:rPr>
          <w:i/>
        </w:rPr>
      </w:pPr>
      <w:r>
        <w:rPr>
          <w:rFonts w:hint="eastAsia"/>
          <w:i/>
        </w:rPr>
        <w:t xml:space="preserve">Factors associated with rice herbivore </w:t>
      </w:r>
      <w:r>
        <w:rPr>
          <w:i/>
        </w:rPr>
        <w:t>consumption</w:t>
      </w:r>
      <w:r>
        <w:rPr>
          <w:rFonts w:hint="eastAsia"/>
          <w:i/>
        </w:rPr>
        <w:t xml:space="preserve"> by predators</w:t>
      </w:r>
    </w:p>
    <w:p w14:paraId="1E9AE8AA" w14:textId="77777777" w:rsidR="00D2108B" w:rsidRDefault="00075F3D">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37DC76CF" w14:textId="77777777" w:rsidR="00D2108B" w:rsidRDefault="00075F3D">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1FC6B942" w14:textId="77777777" w:rsidR="00D2108B" w:rsidRDefault="00075F3D">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t>(Rusch et al. 2016)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Karp et al. (2018)</w:t>
      </w:r>
      <w:r>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25BDD0E0" w14:textId="77777777" w:rsidR="00D2108B" w:rsidRDefault="00075F3D">
      <w:pPr>
        <w:rPr>
          <w:color w:val="FF0000"/>
        </w:rPr>
      </w:pPr>
      <w:r>
        <w:rPr>
          <w:color w:val="FF0000"/>
        </w:rPr>
        <w:br w:type="page"/>
      </w:r>
    </w:p>
    <w:p w14:paraId="7E02E82E" w14:textId="77777777" w:rsidR="00D2108B" w:rsidRDefault="00075F3D">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Pr>
          <w:sz w:val="24"/>
        </w:rPr>
        <w:fldChar w:fldCharType="separate"/>
      </w:r>
      <w:r>
        <w:rPr>
          <w:sz w:val="24"/>
        </w:rPr>
        <w:t>(Fox and Weisberg 2018)</w:t>
      </w:r>
      <w:r>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D2108B" w14:paraId="1F397942" w14:textId="77777777" w:rsidTr="00D2108B">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0921F80" w14:textId="77777777" w:rsidR="00D2108B" w:rsidRDefault="00075F3D">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10CF55D5"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color w:val="auto"/>
                <w:sz w:val="22"/>
              </w:rPr>
              <w:t>Factor</w:t>
            </w:r>
          </w:p>
        </w:tc>
        <w:tc>
          <w:tcPr>
            <w:tcW w:w="1207" w:type="dxa"/>
            <w:shd w:val="clear" w:color="auto" w:fill="auto"/>
            <w:vAlign w:val="center"/>
          </w:tcPr>
          <w:p w14:paraId="7D1C882B"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b w:val="0"/>
                <w:i/>
                <w:color w:val="auto"/>
                <w:sz w:val="22"/>
              </w:rPr>
              <w:t>d.f.</w:t>
            </w:r>
          </w:p>
        </w:tc>
        <w:tc>
          <w:tcPr>
            <w:tcW w:w="1417" w:type="dxa"/>
            <w:shd w:val="clear" w:color="auto" w:fill="auto"/>
            <w:vAlign w:val="center"/>
          </w:tcPr>
          <w:p w14:paraId="4AA0D7E0"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178688C4"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hint="eastAsia"/>
                <w:b w:val="0"/>
                <w:i/>
                <w:color w:val="auto"/>
                <w:sz w:val="22"/>
              </w:rPr>
              <w:t xml:space="preserve">    </w:t>
            </w:r>
            <w:r>
              <w:rPr>
                <w:rFonts w:cs="Arial"/>
                <w:b w:val="0"/>
                <w:i/>
                <w:color w:val="auto"/>
                <w:sz w:val="22"/>
              </w:rPr>
              <w:t>P</w:t>
            </w:r>
          </w:p>
        </w:tc>
      </w:tr>
      <w:tr w:rsidR="00D2108B" w14:paraId="3491C0B6"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AED9956" w14:textId="77777777" w:rsidR="00D2108B" w:rsidRDefault="00075F3D">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0820799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60E49D4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3D733C7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08E42CA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D2108B" w14:paraId="19B2B7A4"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69AC8E1" w14:textId="77777777" w:rsidR="00D2108B" w:rsidRDefault="00D2108B">
            <w:pPr>
              <w:spacing w:after="0" w:line="240" w:lineRule="auto"/>
              <w:rPr>
                <w:rFonts w:cs="Arial"/>
                <w:color w:val="auto"/>
                <w:sz w:val="22"/>
              </w:rPr>
            </w:pPr>
          </w:p>
        </w:tc>
        <w:tc>
          <w:tcPr>
            <w:tcW w:w="2761" w:type="dxa"/>
            <w:shd w:val="clear" w:color="auto" w:fill="auto"/>
            <w:vAlign w:val="center"/>
          </w:tcPr>
          <w:p w14:paraId="0B19338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0D9DEE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14984E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1C7D9B1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D2108B" w14:paraId="70443B1D"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83BC798"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28651B3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49D0DBC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C8C24E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576F9F6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D2108B" w14:paraId="6840CB01"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49CC6EB" w14:textId="77777777" w:rsidR="00D2108B" w:rsidRDefault="00D2108B">
            <w:pPr>
              <w:spacing w:after="0" w:line="240" w:lineRule="auto"/>
              <w:rPr>
                <w:rFonts w:cs="Arial"/>
                <w:color w:val="auto"/>
                <w:sz w:val="22"/>
              </w:rPr>
            </w:pPr>
          </w:p>
        </w:tc>
        <w:tc>
          <w:tcPr>
            <w:tcW w:w="2761" w:type="dxa"/>
            <w:shd w:val="clear" w:color="auto" w:fill="auto"/>
            <w:vAlign w:val="center"/>
          </w:tcPr>
          <w:p w14:paraId="0D87D0C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E605C7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41C8581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3DE729F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D2108B" w14:paraId="325FAA54"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8B8D802"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064374C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64E2FA8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2B14AB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168CCB4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D2108B" w14:paraId="6F387630"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B162731" w14:textId="77777777" w:rsidR="00D2108B" w:rsidRDefault="00D2108B">
            <w:pPr>
              <w:spacing w:after="0" w:line="240" w:lineRule="auto"/>
              <w:rPr>
                <w:rFonts w:cs="Arial"/>
                <w:color w:val="auto"/>
                <w:sz w:val="22"/>
              </w:rPr>
            </w:pPr>
          </w:p>
        </w:tc>
        <w:tc>
          <w:tcPr>
            <w:tcW w:w="2761" w:type="dxa"/>
            <w:shd w:val="clear" w:color="auto" w:fill="auto"/>
            <w:vAlign w:val="center"/>
          </w:tcPr>
          <w:p w14:paraId="3BEA520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758A39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0E89A12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50F8AE0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D2108B" w14:paraId="41246B03"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41B0C1E" w14:textId="77777777" w:rsidR="00D2108B" w:rsidRDefault="00075F3D">
            <w:pPr>
              <w:spacing w:after="0" w:line="240" w:lineRule="auto"/>
              <w:rPr>
                <w:rFonts w:cs="Arial"/>
                <w:color w:val="auto"/>
                <w:sz w:val="22"/>
              </w:rPr>
            </w:pPr>
            <w:r>
              <w:rPr>
                <w:rFonts w:cs="Arial" w:hint="eastAsia"/>
                <w:b w:val="0"/>
                <w:sz w:val="22"/>
              </w:rPr>
              <w:t>Spiders</w:t>
            </w:r>
          </w:p>
        </w:tc>
        <w:tc>
          <w:tcPr>
            <w:tcW w:w="2761" w:type="dxa"/>
            <w:tcBorders>
              <w:right w:val="nil"/>
            </w:tcBorders>
            <w:shd w:val="clear" w:color="auto" w:fill="auto"/>
            <w:vAlign w:val="center"/>
          </w:tcPr>
          <w:p w14:paraId="7CACBE5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0A0E77C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815F06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2CB544F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D2108B" w14:paraId="24A71FBD"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D2A2869" w14:textId="77777777" w:rsidR="00D2108B" w:rsidRDefault="00D2108B">
            <w:pPr>
              <w:spacing w:after="0" w:line="240" w:lineRule="auto"/>
              <w:rPr>
                <w:rFonts w:cs="Arial"/>
                <w:color w:val="auto"/>
                <w:sz w:val="22"/>
              </w:rPr>
            </w:pPr>
          </w:p>
        </w:tc>
        <w:tc>
          <w:tcPr>
            <w:tcW w:w="2761" w:type="dxa"/>
            <w:shd w:val="clear" w:color="auto" w:fill="auto"/>
            <w:vAlign w:val="center"/>
          </w:tcPr>
          <w:p w14:paraId="455D013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1C044FE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C794DB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04A763A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D2108B" w14:paraId="57E548D6"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A796B3B"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5F137A8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0951049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42A8D8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6F84E22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D2108B" w14:paraId="016D186B"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2282305" w14:textId="77777777" w:rsidR="00D2108B" w:rsidRDefault="00D2108B">
            <w:pPr>
              <w:spacing w:after="0" w:line="240" w:lineRule="auto"/>
              <w:rPr>
                <w:rFonts w:cs="Arial"/>
                <w:color w:val="auto"/>
                <w:sz w:val="22"/>
              </w:rPr>
            </w:pPr>
          </w:p>
        </w:tc>
        <w:tc>
          <w:tcPr>
            <w:tcW w:w="2761" w:type="dxa"/>
            <w:shd w:val="clear" w:color="auto" w:fill="auto"/>
            <w:vAlign w:val="center"/>
          </w:tcPr>
          <w:p w14:paraId="28D4322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6F95235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47798F4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1D7A8C8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D2108B" w14:paraId="5C209F43"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14E7565"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49FA8A3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2B9471B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8DA386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66B22AC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D2108B" w14:paraId="7FB556B3"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A8AAE4B" w14:textId="77777777" w:rsidR="00D2108B" w:rsidRDefault="00D2108B">
            <w:pPr>
              <w:spacing w:after="0" w:line="240" w:lineRule="auto"/>
              <w:rPr>
                <w:rFonts w:cs="Arial"/>
                <w:color w:val="auto"/>
                <w:sz w:val="22"/>
              </w:rPr>
            </w:pPr>
          </w:p>
        </w:tc>
        <w:tc>
          <w:tcPr>
            <w:tcW w:w="2761" w:type="dxa"/>
            <w:shd w:val="clear" w:color="auto" w:fill="auto"/>
            <w:vAlign w:val="center"/>
          </w:tcPr>
          <w:p w14:paraId="654D751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6792119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69BA32C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273A394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D2108B" w14:paraId="10FBC458"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ACC0A69"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30B841E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27C3FF3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523072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4BD6F82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D2108B" w14:paraId="714C267B"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5A83053" w14:textId="77777777" w:rsidR="00D2108B" w:rsidRDefault="00D2108B">
            <w:pPr>
              <w:spacing w:after="0" w:line="240" w:lineRule="auto"/>
              <w:rPr>
                <w:rFonts w:cs="Arial"/>
                <w:color w:val="auto"/>
                <w:sz w:val="22"/>
              </w:rPr>
            </w:pPr>
          </w:p>
        </w:tc>
        <w:tc>
          <w:tcPr>
            <w:tcW w:w="2761" w:type="dxa"/>
            <w:shd w:val="clear" w:color="auto" w:fill="auto"/>
            <w:vAlign w:val="center"/>
          </w:tcPr>
          <w:p w14:paraId="4052972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3B7D731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56B4C42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6FD59F4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D2108B" w14:paraId="29165F58"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16D25D0"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23504A0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5A356BA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4E6FAF7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2DAB8B9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D2108B" w14:paraId="0071CC73"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A547DBF" w14:textId="77777777" w:rsidR="00D2108B" w:rsidRDefault="00075F3D">
            <w:pPr>
              <w:spacing w:after="0" w:line="240" w:lineRule="auto"/>
              <w:rPr>
                <w:rFonts w:cs="Arial"/>
                <w:color w:val="auto"/>
                <w:sz w:val="22"/>
              </w:rPr>
            </w:pPr>
            <w:r>
              <w:rPr>
                <w:rFonts w:cs="Arial" w:hint="eastAsia"/>
                <w:b w:val="0"/>
                <w:sz w:val="22"/>
              </w:rPr>
              <w:t>Ladybeetles</w:t>
            </w:r>
          </w:p>
        </w:tc>
        <w:tc>
          <w:tcPr>
            <w:tcW w:w="2761" w:type="dxa"/>
            <w:shd w:val="clear" w:color="auto" w:fill="auto"/>
            <w:vAlign w:val="center"/>
          </w:tcPr>
          <w:p w14:paraId="7668ECD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3253CA6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5387BAE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1919738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D2108B" w14:paraId="74B8AD6F"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28BD196B"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7984D5D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780C98B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64CAE6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16CA94B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D2108B" w14:paraId="72724BF7"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6BE283EB" w14:textId="77777777" w:rsidR="00D2108B" w:rsidRDefault="00D2108B">
            <w:pPr>
              <w:spacing w:after="0" w:line="240" w:lineRule="auto"/>
              <w:rPr>
                <w:rFonts w:cs="Arial"/>
                <w:color w:val="auto"/>
                <w:sz w:val="22"/>
              </w:rPr>
            </w:pPr>
          </w:p>
        </w:tc>
        <w:tc>
          <w:tcPr>
            <w:tcW w:w="2761" w:type="dxa"/>
            <w:shd w:val="clear" w:color="auto" w:fill="auto"/>
            <w:vAlign w:val="center"/>
          </w:tcPr>
          <w:p w14:paraId="6BEBAD4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4B64689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660C7DC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08424C3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D2108B" w14:paraId="70E2E1AC"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25D94435"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1B1A7A4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61D295A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66C495B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1EB06A1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D2108B" w14:paraId="7FD0A206"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AF88436" w14:textId="77777777" w:rsidR="00D2108B" w:rsidRDefault="00D2108B">
            <w:pPr>
              <w:spacing w:after="0" w:line="240" w:lineRule="auto"/>
              <w:rPr>
                <w:rFonts w:cs="Arial"/>
                <w:color w:val="auto"/>
                <w:sz w:val="22"/>
              </w:rPr>
            </w:pPr>
          </w:p>
        </w:tc>
        <w:tc>
          <w:tcPr>
            <w:tcW w:w="2761" w:type="dxa"/>
            <w:shd w:val="clear" w:color="auto" w:fill="auto"/>
            <w:vAlign w:val="center"/>
          </w:tcPr>
          <w:p w14:paraId="3AF4E7D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606F870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19C533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5532255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D2108B" w14:paraId="13794245"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1E4AB55"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3C8D85C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1C51784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7C806F5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663B7EB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D2108B" w14:paraId="559E4B76"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DF01A59" w14:textId="77777777" w:rsidR="00D2108B" w:rsidRDefault="00D2108B">
            <w:pPr>
              <w:spacing w:after="0" w:line="240" w:lineRule="auto"/>
              <w:rPr>
                <w:rFonts w:cs="Arial"/>
                <w:color w:val="auto"/>
                <w:sz w:val="22"/>
              </w:rPr>
            </w:pPr>
          </w:p>
        </w:tc>
        <w:tc>
          <w:tcPr>
            <w:tcW w:w="2761" w:type="dxa"/>
            <w:shd w:val="clear" w:color="auto" w:fill="auto"/>
            <w:vAlign w:val="center"/>
          </w:tcPr>
          <w:p w14:paraId="6F2F948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0F621B3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41BA155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1AD0C18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D2108B" w14:paraId="0DBE2BB7"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4C1D6C5" w14:textId="77777777" w:rsidR="00D2108B" w:rsidRDefault="00D2108B">
            <w:pPr>
              <w:spacing w:after="0" w:line="240" w:lineRule="auto"/>
              <w:rPr>
                <w:rFonts w:cs="Arial"/>
                <w:color w:val="auto"/>
                <w:sz w:val="22"/>
              </w:rPr>
            </w:pPr>
          </w:p>
        </w:tc>
        <w:tc>
          <w:tcPr>
            <w:tcW w:w="2761" w:type="dxa"/>
            <w:tcBorders>
              <w:right w:val="nil"/>
            </w:tcBorders>
            <w:shd w:val="clear" w:color="auto" w:fill="auto"/>
            <w:vAlign w:val="center"/>
          </w:tcPr>
          <w:p w14:paraId="0B59026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70BF1F0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6F1582E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274B45B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D2108B" w14:paraId="0EC9555D" w14:textId="77777777" w:rsidTr="00D2108B">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9FC1BA" w14:textId="77777777" w:rsidR="00D2108B" w:rsidRDefault="00D2108B">
            <w:pPr>
              <w:spacing w:after="0" w:line="240" w:lineRule="auto"/>
              <w:rPr>
                <w:rFonts w:cs="Arial"/>
                <w:color w:val="auto"/>
                <w:sz w:val="22"/>
              </w:rPr>
            </w:pPr>
          </w:p>
        </w:tc>
        <w:tc>
          <w:tcPr>
            <w:tcW w:w="2761" w:type="dxa"/>
            <w:shd w:val="clear" w:color="auto" w:fill="auto"/>
            <w:vAlign w:val="center"/>
          </w:tcPr>
          <w:p w14:paraId="32D7E9E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034AA3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F71F5E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71F2E85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5CDC83F6" w14:textId="77777777" w:rsidR="00D2108B" w:rsidRDefault="00075F3D">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D2108B" w14:paraId="174E622D" w14:textId="77777777" w:rsidTr="00D2108B">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2BF5088" w14:textId="77777777" w:rsidR="00D2108B" w:rsidRDefault="00075F3D">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508134EA"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Cs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07D7E81A"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00EFE0ED"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14:paraId="0D948F69"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D2108B" w14:paraId="1A0CE6EC"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5190BB6" w14:textId="77777777" w:rsidR="00D2108B" w:rsidRDefault="00075F3D">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1CE31F8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03CFDB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4EDDD66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2F7797F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D2108B" w14:paraId="5F808E46"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C03B490" w14:textId="77777777" w:rsidR="00D2108B" w:rsidRDefault="00D2108B">
            <w:pPr>
              <w:spacing w:after="0" w:line="240" w:lineRule="auto"/>
              <w:rPr>
                <w:rFonts w:eastAsia="Times New Roman" w:cs="Arial"/>
                <w:color w:val="auto"/>
                <w:sz w:val="24"/>
                <w:szCs w:val="32"/>
              </w:rPr>
            </w:pPr>
          </w:p>
        </w:tc>
        <w:tc>
          <w:tcPr>
            <w:tcW w:w="0" w:type="auto"/>
            <w:shd w:val="clear" w:color="auto" w:fill="auto"/>
            <w:noWrap/>
            <w:vAlign w:val="center"/>
          </w:tcPr>
          <w:p w14:paraId="3532E76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7CE54F2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041BB15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356E31F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D2108B" w14:paraId="4B1065F9"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61DF0BB0" w14:textId="77777777" w:rsidR="00D2108B" w:rsidRDefault="00075F3D">
            <w:pPr>
              <w:spacing w:after="0" w:line="240" w:lineRule="auto"/>
              <w:rPr>
                <w:rFonts w:cs="Arial"/>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44D04D3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062FB8A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6FCBF84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7F0056D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D2108B" w14:paraId="44547595"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F24E2A3" w14:textId="77777777" w:rsidR="00D2108B" w:rsidRDefault="00D2108B">
            <w:pPr>
              <w:spacing w:after="0" w:line="240" w:lineRule="auto"/>
              <w:rPr>
                <w:rFonts w:eastAsia="Times New Roman" w:cs="Arial"/>
                <w:color w:val="auto"/>
                <w:sz w:val="24"/>
                <w:szCs w:val="32"/>
              </w:rPr>
            </w:pPr>
          </w:p>
        </w:tc>
        <w:tc>
          <w:tcPr>
            <w:tcW w:w="0" w:type="auto"/>
            <w:shd w:val="clear" w:color="auto" w:fill="auto"/>
            <w:noWrap/>
            <w:vAlign w:val="center"/>
          </w:tcPr>
          <w:p w14:paraId="5517779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005460D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401397F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4AB95DE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D2108B" w14:paraId="72793260"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72FA8F8" w14:textId="77777777" w:rsidR="00D2108B" w:rsidRDefault="00075F3D">
            <w:pPr>
              <w:spacing w:after="0" w:line="240" w:lineRule="auto"/>
              <w:rPr>
                <w:rFonts w:cs="Arial"/>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7A723C1C"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0B78EE7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3962160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02F4554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D2108B" w14:paraId="15363837"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8E910D" w14:textId="77777777" w:rsidR="00D2108B" w:rsidRDefault="00D2108B">
            <w:pPr>
              <w:spacing w:after="0" w:line="240" w:lineRule="auto"/>
              <w:rPr>
                <w:rFonts w:eastAsia="Times New Roman" w:cs="Arial"/>
                <w:color w:val="auto"/>
                <w:sz w:val="24"/>
                <w:szCs w:val="32"/>
              </w:rPr>
            </w:pPr>
          </w:p>
        </w:tc>
        <w:tc>
          <w:tcPr>
            <w:tcW w:w="0" w:type="auto"/>
            <w:shd w:val="clear" w:color="auto" w:fill="auto"/>
            <w:noWrap/>
            <w:vAlign w:val="center"/>
          </w:tcPr>
          <w:p w14:paraId="2E5F7A2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1FDE59F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302D9E1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61159D0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5C175691" w14:textId="77777777" w:rsidR="00D2108B" w:rsidRDefault="00D2108B">
      <w:pPr>
        <w:rPr>
          <w:b/>
          <w:color w:val="FF0000"/>
        </w:rPr>
      </w:pPr>
    </w:p>
    <w:p w14:paraId="0660E88C" w14:textId="77777777" w:rsidR="00D2108B" w:rsidRDefault="00D2108B">
      <w:pPr>
        <w:rPr>
          <w:b/>
          <w:color w:val="FF0000"/>
        </w:rPr>
      </w:pPr>
    </w:p>
    <w:p w14:paraId="4EC5FD9A" w14:textId="77777777" w:rsidR="00D2108B" w:rsidRDefault="00075F3D">
      <w:pPr>
        <w:rPr>
          <w:sz w:val="24"/>
        </w:rPr>
      </w:pPr>
      <w:r>
        <w:rPr>
          <w:sz w:val="24"/>
        </w:rPr>
        <w:br w:type="page"/>
      </w:r>
    </w:p>
    <w:p w14:paraId="1C9EE65F" w14:textId="77777777" w:rsidR="00D2108B" w:rsidRDefault="00075F3D">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D2108B" w14:paraId="49227200" w14:textId="77777777" w:rsidTr="00D2108B">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6F893CB" w14:textId="77777777" w:rsidR="00D2108B" w:rsidRDefault="00075F3D">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594A9EF2"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1EC09FB4"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5EBB848C"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14:paraId="5AD8C5A0" w14:textId="77777777" w:rsidR="00D2108B" w:rsidRDefault="00075F3D">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D2108B" w14:paraId="32A52F3E"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97C52E6" w14:textId="77777777" w:rsidR="00D2108B" w:rsidRDefault="00075F3D">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418526C8"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2C2DAFB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6FBA7F8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60BC4B6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D2108B" w14:paraId="52B13F32"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612374B" w14:textId="77777777" w:rsidR="00D2108B" w:rsidRDefault="00D2108B">
            <w:pPr>
              <w:spacing w:after="0" w:line="240" w:lineRule="auto"/>
              <w:rPr>
                <w:rFonts w:eastAsia="Times New Roman" w:cs="Arial"/>
                <w:color w:val="auto"/>
                <w:sz w:val="24"/>
                <w:szCs w:val="32"/>
              </w:rPr>
            </w:pPr>
          </w:p>
        </w:tc>
        <w:tc>
          <w:tcPr>
            <w:tcW w:w="0" w:type="auto"/>
            <w:shd w:val="clear" w:color="auto" w:fill="auto"/>
            <w:noWrap/>
            <w:vAlign w:val="center"/>
          </w:tcPr>
          <w:p w14:paraId="03DFDC9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3E1E440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2A23A83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34F91541"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D2108B" w14:paraId="49DBA9C1"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4D2402C" w14:textId="77777777" w:rsidR="00D2108B" w:rsidRDefault="00D2108B">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14:paraId="40F4BE1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082E283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6DC8A87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45F457D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D2108B" w14:paraId="4878C8AB"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B0C1D3E" w14:textId="77777777" w:rsidR="00D2108B" w:rsidRDefault="00075F3D">
            <w:pPr>
              <w:spacing w:after="0" w:line="240" w:lineRule="auto"/>
              <w:rPr>
                <w:rFonts w:cs="Arial"/>
                <w:color w:val="auto"/>
                <w:sz w:val="24"/>
                <w:szCs w:val="32"/>
              </w:rPr>
            </w:pPr>
            <w:r>
              <w:rPr>
                <w:rFonts w:cs="Arial" w:hint="eastAsia"/>
                <w:b w:val="0"/>
                <w:color w:val="auto"/>
                <w:sz w:val="24"/>
                <w:szCs w:val="32"/>
              </w:rPr>
              <w:t>Spiders</w:t>
            </w:r>
          </w:p>
        </w:tc>
        <w:tc>
          <w:tcPr>
            <w:tcW w:w="0" w:type="auto"/>
            <w:shd w:val="clear" w:color="auto" w:fill="auto"/>
            <w:noWrap/>
            <w:vAlign w:val="center"/>
          </w:tcPr>
          <w:p w14:paraId="6ACA9BF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79CEB87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0A875D6A"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0617573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D2108B" w14:paraId="5A12E5F7"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CB7281A" w14:textId="77777777" w:rsidR="00D2108B" w:rsidRDefault="00D2108B">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14:paraId="798A616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4CC8C00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4C7CC61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69C8DEA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D2108B" w14:paraId="6049C35F"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20D1624" w14:textId="77777777" w:rsidR="00D2108B" w:rsidRDefault="00D2108B">
            <w:pPr>
              <w:spacing w:after="0" w:line="240" w:lineRule="auto"/>
              <w:rPr>
                <w:rFonts w:eastAsia="Times New Roman" w:cs="Arial"/>
                <w:color w:val="auto"/>
                <w:sz w:val="24"/>
                <w:szCs w:val="32"/>
              </w:rPr>
            </w:pPr>
          </w:p>
        </w:tc>
        <w:tc>
          <w:tcPr>
            <w:tcW w:w="0" w:type="auto"/>
            <w:shd w:val="clear" w:color="auto" w:fill="auto"/>
            <w:noWrap/>
            <w:vAlign w:val="center"/>
          </w:tcPr>
          <w:p w14:paraId="6B171BA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708C8E7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5B42391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1694A9FB"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D2108B" w14:paraId="7F417204"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8D8EE67" w14:textId="77777777" w:rsidR="00D2108B" w:rsidRDefault="00075F3D">
            <w:pPr>
              <w:spacing w:after="0" w:line="240" w:lineRule="auto"/>
              <w:rPr>
                <w:rFonts w:cs="Arial"/>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053EA58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4F622502"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03329133"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45F91257"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D2108B" w14:paraId="2A330CD1"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CBFEF34" w14:textId="77777777" w:rsidR="00D2108B" w:rsidRDefault="00D2108B">
            <w:pPr>
              <w:spacing w:after="0" w:line="240" w:lineRule="auto"/>
              <w:rPr>
                <w:rFonts w:eastAsia="Times New Roman" w:cs="Arial"/>
                <w:color w:val="000000" w:themeColor="text1"/>
                <w:sz w:val="24"/>
                <w:szCs w:val="32"/>
              </w:rPr>
            </w:pPr>
          </w:p>
        </w:tc>
        <w:tc>
          <w:tcPr>
            <w:tcW w:w="0" w:type="auto"/>
            <w:shd w:val="clear" w:color="auto" w:fill="auto"/>
            <w:noWrap/>
            <w:vAlign w:val="center"/>
          </w:tcPr>
          <w:p w14:paraId="3A485929"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04914760"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546BDA4E"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48A2D786"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D2108B" w14:paraId="58350D07" w14:textId="77777777" w:rsidTr="00D2108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037F7F4D" w14:textId="77777777" w:rsidR="00D2108B" w:rsidRDefault="00D2108B">
            <w:pPr>
              <w:spacing w:after="0" w:line="240" w:lineRule="auto"/>
              <w:rPr>
                <w:rFonts w:eastAsia="Times New Roman" w:cs="Arial"/>
                <w:color w:val="000000" w:themeColor="text1"/>
                <w:sz w:val="24"/>
                <w:szCs w:val="32"/>
              </w:rPr>
            </w:pPr>
          </w:p>
        </w:tc>
        <w:tc>
          <w:tcPr>
            <w:tcW w:w="0" w:type="auto"/>
            <w:tcBorders>
              <w:right w:val="nil"/>
            </w:tcBorders>
            <w:shd w:val="clear" w:color="auto" w:fill="auto"/>
            <w:noWrap/>
            <w:vAlign w:val="center"/>
          </w:tcPr>
          <w:p w14:paraId="4D436A7D"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2E591C1F"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2B989B84"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1892F105" w14:textId="77777777" w:rsidR="00D2108B" w:rsidRDefault="00075F3D">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0641B8F0" w14:textId="77777777" w:rsidR="00D2108B" w:rsidRDefault="00075F3D">
      <w:pPr>
        <w:rPr>
          <w:b/>
          <w:color w:val="FF0000"/>
        </w:rPr>
      </w:pPr>
      <w:r>
        <w:rPr>
          <w:b/>
          <w:color w:val="FF0000"/>
        </w:rPr>
        <w:br w:type="page"/>
      </w:r>
    </w:p>
    <w:p w14:paraId="2260782D" w14:textId="77777777" w:rsidR="00D2108B" w:rsidRDefault="00075F3D">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69EF1788" w14:textId="77777777" w:rsidR="00D2108B" w:rsidRDefault="00075F3D">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1466BDA9" w14:textId="77777777" w:rsidR="00D2108B" w:rsidRDefault="00D2108B">
      <w:pPr>
        <w:rPr>
          <w:sz w:val="24"/>
        </w:rPr>
      </w:pPr>
    </w:p>
    <w:p w14:paraId="4486BC88" w14:textId="77777777" w:rsidR="00D2108B" w:rsidRDefault="00075F3D">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7FFB99D3" w14:textId="77777777" w:rsidR="00D2108B" w:rsidRDefault="00075F3D">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72492D7C" w14:textId="77777777" w:rsidR="00D2108B" w:rsidRDefault="00D2108B">
      <w:pPr>
        <w:rPr>
          <w:b/>
          <w:color w:val="FF0000"/>
        </w:rPr>
      </w:pPr>
    </w:p>
    <w:p w14:paraId="7C62D55F" w14:textId="77777777" w:rsidR="00D2108B" w:rsidRDefault="00D2108B">
      <w:pPr>
        <w:rPr>
          <w:b/>
          <w:color w:val="FF0000"/>
        </w:rPr>
      </w:pPr>
    </w:p>
    <w:p w14:paraId="76A089EE" w14:textId="77777777" w:rsidR="00D2108B" w:rsidRDefault="00D2108B">
      <w:pPr>
        <w:rPr>
          <w:b/>
          <w:color w:val="FF0000"/>
        </w:rPr>
      </w:pPr>
    </w:p>
    <w:p w14:paraId="07D8695F" w14:textId="77777777" w:rsidR="00D2108B" w:rsidRDefault="00D2108B">
      <w:pPr>
        <w:rPr>
          <w:b/>
          <w:color w:val="FF0000"/>
        </w:rPr>
      </w:pPr>
    </w:p>
    <w:p w14:paraId="144F295F" w14:textId="77777777" w:rsidR="00D2108B" w:rsidRDefault="00075F3D">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3BF2DC68" w14:textId="77777777" w:rsidR="00D2108B" w:rsidRDefault="00075F3D">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6EFE52C7" w14:textId="77777777" w:rsidR="00D2108B" w:rsidRDefault="00075F3D">
      <w:pPr>
        <w:rPr>
          <w:rFonts w:cs="Arial"/>
          <w:b/>
          <w:szCs w:val="28"/>
        </w:rPr>
      </w:pPr>
      <w:r>
        <w:rPr>
          <w:rFonts w:cs="Arial"/>
          <w:b/>
          <w:szCs w:val="28"/>
        </w:rPr>
        <w:br w:type="page"/>
      </w:r>
    </w:p>
    <w:p w14:paraId="2DBA83B2" w14:textId="77777777" w:rsidR="00D2108B" w:rsidRDefault="00075F3D">
      <w:pPr>
        <w:rPr>
          <w:rFonts w:cs="Arial"/>
          <w:b/>
          <w:szCs w:val="28"/>
        </w:rPr>
      </w:pPr>
      <w:r>
        <w:rPr>
          <w:rFonts w:cs="Arial"/>
          <w:b/>
          <w:szCs w:val="28"/>
        </w:rPr>
        <w:lastRenderedPageBreak/>
        <w:t>Discussion</w:t>
      </w:r>
    </w:p>
    <w:p w14:paraId="675B109D" w14:textId="77777777" w:rsidR="00D2108B" w:rsidRDefault="00075F3D">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95"/>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95"/>
      <w:r>
        <w:rPr>
          <w:rStyle w:val="a5"/>
        </w:rPr>
        <w:commentReference w:id="95"/>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00EB43F" w14:textId="77777777" w:rsidR="00D2108B" w:rsidRDefault="00D2108B">
      <w:pPr>
        <w:rPr>
          <w:rFonts w:cs="Arial"/>
          <w:szCs w:val="28"/>
        </w:rPr>
      </w:pPr>
    </w:p>
    <w:p w14:paraId="3F25988C" w14:textId="77777777" w:rsidR="00D2108B" w:rsidRDefault="00075F3D">
      <w:pPr>
        <w:ind w:firstLine="720"/>
        <w:jc w:val="center"/>
        <w:rPr>
          <w:rFonts w:cs="Arial"/>
          <w:i/>
          <w:szCs w:val="28"/>
        </w:rPr>
      </w:pPr>
      <w:r>
        <w:rPr>
          <w:rFonts w:cs="Arial"/>
          <w:i/>
          <w:szCs w:val="28"/>
        </w:rPr>
        <w:t>Generalist predators function as specialists at late crop stages (or when things matter)</w:t>
      </w:r>
    </w:p>
    <w:p w14:paraId="205A0D86" w14:textId="77777777" w:rsidR="00D2108B" w:rsidRDefault="00075F3D">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t xml:space="preserve">opportunistically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 xml:space="preserve">(Albajes and Alomar </w:t>
      </w:r>
      <w:r>
        <w:rPr>
          <w:rFonts w:cs="Arial"/>
          <w:szCs w:val="28"/>
        </w:rPr>
        <w:lastRenderedPageBreak/>
        <w:t>1999, Prasad and Snyder 2006, Roubinet et al. 2018)</w:t>
      </w:r>
      <w:r>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39C59F47" w14:textId="77777777" w:rsidR="00D2108B" w:rsidRDefault="00075F3D">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(Allan et al. 1987, Nyffeler 1999, Klecka and Boukal 2013)</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rPr>
        <w:t>(Nyffeler 1999)</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cs="Arial" w:hint="eastAsia"/>
          <w:szCs w:val="28"/>
        </w:rPr>
        <w:t xml:space="preserve">. By </w:t>
      </w:r>
      <w:r>
        <w:rPr>
          <w:rFonts w:cs="Arial" w:hint="eastAsia"/>
          <w:szCs w:val="28"/>
        </w:rPr>
        <w:lastRenderedPageBreak/>
        <w:t>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rPr>
        <w:t>(Schmitz 2008)</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6D7C3936" w14:textId="77777777" w:rsidR="00D2108B" w:rsidRDefault="00D2108B">
      <w:pPr>
        <w:rPr>
          <w:rFonts w:cs="Arial"/>
          <w:b/>
          <w:color w:val="0070C0"/>
          <w:szCs w:val="28"/>
        </w:rPr>
      </w:pPr>
    </w:p>
    <w:p w14:paraId="51ABC553" w14:textId="77777777" w:rsidR="00D2108B" w:rsidRDefault="00075F3D">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45BDF2F8" w14:textId="77777777" w:rsidR="00D2108B" w:rsidRDefault="00075F3D">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 xml:space="preserve">the compositions of rice herbivores at the flowering and ripening stage differed substantially among the three years, in particular the two </w:t>
      </w:r>
      <w:r>
        <w:rPr>
          <w:rFonts w:cs="Arial" w:hint="eastAsia"/>
          <w:szCs w:val="28"/>
        </w:rPr>
        <w:lastRenderedPageBreak/>
        <w:t>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and 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rPr>
        <w:t>(Whitney et al. 2018, Eitzinger et al. 2021)</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231EEA90" w14:textId="77777777" w:rsidR="00D2108B" w:rsidRDefault="00075F3D">
      <w:pPr>
        <w:rPr>
          <w:rFonts w:cs="Arial"/>
          <w:szCs w:val="28"/>
        </w:rPr>
      </w:pPr>
      <w:r>
        <w:rPr>
          <w:rFonts w:cs="Arial" w:hint="eastAsia"/>
          <w:szCs w:val="28"/>
        </w:rPr>
        <w:tab/>
      </w:r>
    </w:p>
    <w:p w14:paraId="74196150" w14:textId="77777777" w:rsidR="00D2108B" w:rsidRDefault="00075F3D">
      <w:pPr>
        <w:jc w:val="center"/>
        <w:rPr>
          <w:rFonts w:cs="Arial"/>
          <w:i/>
          <w:szCs w:val="28"/>
        </w:rPr>
      </w:pPr>
      <w:r>
        <w:rPr>
          <w:rFonts w:cs="Arial"/>
          <w:i/>
          <w:szCs w:val="28"/>
        </w:rPr>
        <w:t>Factors associated with pest consumption by predators</w:t>
      </w:r>
    </w:p>
    <w:p w14:paraId="0CB73373" w14:textId="77777777" w:rsidR="00D2108B" w:rsidRDefault="00075F3D">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6B3D8024" w14:textId="77777777" w:rsidR="00D2108B" w:rsidRDefault="00075F3D">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(Bengtsson et al. 2005, Birkhofer et al. 2008b, Lichtenberg et al. 2017)</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rPr>
        <w:t>(Porcel et al. 2018)</w:t>
      </w:r>
      <w:r>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lastRenderedPageBreak/>
        <w:t>Re</w:t>
      </w:r>
      <w:r>
        <w:rPr>
          <w:rFonts w:cs="Arial"/>
          <w:szCs w:val="28"/>
        </w:rPr>
        <w:t xml:space="preserve">gardless of the explanations and mechanisms, our results highlight the important but overlooked biocontrol value of generalist arthropod predators in conventional farming systems. </w:t>
      </w:r>
    </w:p>
    <w:p w14:paraId="3169DC37" w14:textId="77777777" w:rsidR="00D2108B" w:rsidRDefault="00075F3D">
      <w:pPr>
        <w:ind w:firstLine="720"/>
        <w:rPr>
          <w:rFonts w:cs="Arial"/>
          <w:szCs w:val="28"/>
        </w:rPr>
      </w:pPr>
      <w:r>
        <w:rPr>
          <w:rFonts w:cs="Arial"/>
          <w:color w:val="FF0000"/>
          <w:szCs w:val="28"/>
        </w:rPr>
        <w:t>2) Increasing pest consumption &gt; value &gt; mechanism</w:t>
      </w:r>
      <w:r>
        <w:rPr>
          <w:rFonts w:cs="Arial"/>
          <w:szCs w:val="28"/>
        </w:rPr>
        <w:t xml:space="preserve"> </w:t>
      </w:r>
    </w:p>
    <w:p w14:paraId="4531FCA0" w14:textId="77777777" w:rsidR="00D2108B" w:rsidRDefault="00075F3D">
      <w:pPr>
        <w:ind w:firstLine="720"/>
        <w:rPr>
          <w:rFonts w:cs="Arial"/>
          <w:color w:val="0070C0"/>
          <w:szCs w:val="28"/>
        </w:rPr>
      </w:pPr>
      <w:r>
        <w:rPr>
          <w:rFonts w:cs="Arial"/>
          <w:szCs w:val="28"/>
        </w:rPr>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(Roubinet et al. 2017, Hsu et al. 2021)</w:t>
      </w:r>
      <w:r>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29B56D61" w14:textId="77777777" w:rsidR="00D2108B" w:rsidRDefault="00075F3D">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3031E141" w14:textId="77777777" w:rsidR="00D2108B" w:rsidRDefault="00075F3D">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rPr>
        <w:t>(Barbosa and Castellanos 2005)</w:t>
      </w:r>
      <w:r>
        <w:rPr>
          <w:rFonts w:cs="Arial"/>
          <w:szCs w:val="28"/>
        </w:rPr>
        <w:fldChar w:fldCharType="end"/>
      </w:r>
      <w:r>
        <w:rPr>
          <w:rFonts w:cs="Arial" w:hint="eastAsia"/>
          <w:szCs w:val="28"/>
        </w:rPr>
        <w:t xml:space="preserve">. </w:t>
      </w:r>
      <w:r>
        <w:rPr>
          <w:rFonts w:cs="Arial"/>
          <w:szCs w:val="28"/>
        </w:rPr>
        <w:t xml:space="preserve">For example, </w:t>
      </w:r>
      <w:r>
        <w:rPr>
          <w:rFonts w:cs="Arial"/>
          <w:szCs w:val="28"/>
        </w:rPr>
        <w:lastRenderedPageBreak/>
        <w:t>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(Langellotto and Denno 2004, Sanders et al. 2008, Diehl et al. 2013)</w:t>
      </w:r>
      <w:r>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the prey species in our study system were mostly associated with rice plants, and therefore the nearby 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rPr>
        <w:t>(Langellotto and Denno 2004)</w:t>
      </w:r>
      <w:r>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049B4B3D" w14:textId="77777777" w:rsidR="00D2108B" w:rsidRDefault="00075F3D">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14:paraId="54A227B8" w14:textId="77777777" w:rsidR="00D2108B" w:rsidRDefault="00075F3D">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(Madsen et al. 2004, Wise et al. 2006, Hsu et al. 2021)</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w:t>
      </w:r>
      <w:r>
        <w:rPr>
          <w:rFonts w:cs="Arial" w:hint="eastAsia"/>
          <w:szCs w:val="28"/>
        </w:rPr>
        <w:lastRenderedPageBreak/>
        <w:t xml:space="preserve">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Pr>
          <w:rFonts w:cs="Arial"/>
          <w:color w:val="FF0000"/>
          <w:szCs w:val="28"/>
        </w:rPr>
        <w:t>?</w:t>
      </w:r>
      <w:r>
        <w:rPr>
          <w:rFonts w:cs="Arial" w:hint="eastAsia"/>
          <w:color w:val="FF0000"/>
          <w:szCs w:val="28"/>
        </w:rPr>
        <w:t>)</w:t>
      </w:r>
    </w:p>
    <w:p w14:paraId="6BDA9F66" w14:textId="77777777" w:rsidR="00D2108B" w:rsidRDefault="00D2108B">
      <w:pPr>
        <w:rPr>
          <w:rFonts w:cs="Arial"/>
          <w:szCs w:val="28"/>
        </w:rPr>
      </w:pPr>
    </w:p>
    <w:p w14:paraId="3D21F8ED" w14:textId="77777777" w:rsidR="00D2108B" w:rsidRDefault="00075F3D">
      <w:pPr>
        <w:jc w:val="center"/>
        <w:rPr>
          <w:rFonts w:cs="Arial"/>
          <w:i/>
          <w:szCs w:val="28"/>
        </w:rPr>
      </w:pPr>
      <w:r>
        <w:rPr>
          <w:rFonts w:cs="Arial"/>
          <w:i/>
          <w:szCs w:val="28"/>
        </w:rPr>
        <w:t>Potential caveats</w:t>
      </w:r>
      <w:r>
        <w:rPr>
          <w:rFonts w:cs="Arial" w:hint="eastAsia"/>
          <w:i/>
          <w:szCs w:val="28"/>
        </w:rPr>
        <w:t xml:space="preserve"> </w:t>
      </w:r>
      <w:r>
        <w:rPr>
          <w:rFonts w:cs="Arial"/>
          <w:i/>
          <w:szCs w:val="28"/>
        </w:rPr>
        <w:t>of this study</w:t>
      </w:r>
    </w:p>
    <w:p w14:paraId="5B577317" w14:textId="77777777" w:rsidR="00D2108B" w:rsidRDefault="00075F3D">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rPr>
        <w:t>(Duelli and Obrist 2003, Letourneau et al. 2009, Rusch et al. 2016)</w:t>
      </w:r>
      <w:r>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 xml:space="preserve">overall pest dynamics. </w:t>
      </w:r>
      <w:r>
        <w:rPr>
          <w:rFonts w:cs="Arial" w:hint="eastAsia"/>
          <w:szCs w:val="28"/>
        </w:rPr>
        <w:lastRenderedPageBreak/>
        <w:t>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rPr>
        <w:t>(Straub et al. 2008, Michalko et al. 2019)</w:t>
      </w:r>
      <w:r>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(Hsu et al. 2021)</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rPr>
        <w:t>(Finke and Denno 2006, Janssen et al. 2007)</w:t>
      </w:r>
      <w:r>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rPr>
        <w:t>(Janssen et al. 2006, Petrakova et al. 2016)</w:t>
      </w:r>
      <w:r>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44E70EC6" w14:textId="77777777" w:rsidR="00D2108B" w:rsidRDefault="00D2108B">
      <w:pPr>
        <w:rPr>
          <w:rFonts w:cs="Arial"/>
          <w:i/>
          <w:color w:val="FF0000"/>
          <w:szCs w:val="28"/>
        </w:rPr>
      </w:pPr>
    </w:p>
    <w:p w14:paraId="6F2E9E77" w14:textId="77777777" w:rsidR="00D2108B" w:rsidRDefault="00075F3D">
      <w:pPr>
        <w:jc w:val="center"/>
        <w:rPr>
          <w:rFonts w:cs="Arial"/>
          <w:i/>
          <w:szCs w:val="28"/>
        </w:rPr>
      </w:pPr>
      <w:r>
        <w:rPr>
          <w:rFonts w:cs="Arial"/>
          <w:i/>
          <w:szCs w:val="28"/>
        </w:rPr>
        <w:t>Conclusions</w:t>
      </w:r>
    </w:p>
    <w:p w14:paraId="6A822195" w14:textId="18BE96E7" w:rsidR="00D2108B" w:rsidRDefault="00075F3D">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87-94% at the ripening stage),</w:t>
      </w:r>
      <w:r>
        <w:rPr>
          <w:rFonts w:cs="Arial" w:hint="eastAsia"/>
          <w:szCs w:val="28"/>
        </w:rPr>
        <w:t xml:space="preserve"> </w:t>
      </w:r>
      <w:r>
        <w:rPr>
          <w:rFonts w:cs="Arial"/>
          <w:szCs w:val="28"/>
        </w:rPr>
        <w:t xml:space="preserve">suggesting that these generalist predators </w:t>
      </w:r>
      <w:r>
        <w:t xml:space="preserve">function as “specialist predators” </w:t>
      </w:r>
      <w:r>
        <w:lastRenderedPageBreak/>
        <w:t>at late crop stages (when rice plants are fruiting and pests are abundant</w:t>
      </w:r>
      <w:del w:id="96" w:author="CK NTU" w:date="2022-03-17T11:07:00Z">
        <w:r w:rsidDel="00075F3D">
          <w:delText xml:space="preserve"> and</w:delText>
        </w:r>
      </w:del>
      <w:r>
        <w:t xml:space="preserve">).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w:t>
      </w:r>
      <w:ins w:id="97" w:author="CK NTU" w:date="2022-03-17T11:13:00Z">
        <w:r w:rsidR="00D45E2F">
          <w:t xml:space="preserve">, which are ubiquitous in </w:t>
        </w:r>
      </w:ins>
      <w:ins w:id="98" w:author="CK NTU" w:date="2022-03-17T11:14:00Z">
        <w:r w:rsidR="00D45E2F">
          <w:t>nature</w:t>
        </w:r>
      </w:ins>
      <w:ins w:id="99" w:author="CK NTU" w:date="2022-03-17T11:13:00Z">
        <w:r w:rsidR="00D45E2F">
          <w:t>,</w:t>
        </w:r>
      </w:ins>
      <w:r>
        <w:t xml:space="preserve"> into pest management will open a promising avenue towards this goal.</w:t>
      </w:r>
      <w:r>
        <w:rPr>
          <w:rFonts w:cs="Arial"/>
          <w:szCs w:val="28"/>
        </w:rPr>
        <w:t xml:space="preserve"> </w:t>
      </w:r>
    </w:p>
    <w:p w14:paraId="1D4F2FC4" w14:textId="77777777" w:rsidR="00D2108B" w:rsidRDefault="00D2108B">
      <w:pPr>
        <w:spacing w:afterLines="200" w:after="480"/>
        <w:rPr>
          <w:b/>
        </w:rPr>
      </w:pPr>
    </w:p>
    <w:p w14:paraId="01E8357E" w14:textId="77777777" w:rsidR="00D2108B" w:rsidRDefault="00075F3D">
      <w:pPr>
        <w:rPr>
          <w:b/>
        </w:rPr>
      </w:pPr>
      <w:r>
        <w:rPr>
          <w:b/>
        </w:rPr>
        <w:br w:type="page"/>
      </w:r>
    </w:p>
    <w:p w14:paraId="4458DA98" w14:textId="77777777" w:rsidR="00D2108B" w:rsidRDefault="00075F3D">
      <w:pPr>
        <w:spacing w:afterLines="200" w:after="480"/>
        <w:rPr>
          <w:b/>
        </w:rPr>
      </w:pPr>
      <w:r>
        <w:rPr>
          <w:rFonts w:hint="eastAsia"/>
          <w:b/>
        </w:rPr>
        <w:lastRenderedPageBreak/>
        <w:t>Acknowledgement</w:t>
      </w:r>
    </w:p>
    <w:p w14:paraId="1FC6DF6D" w14:textId="77777777" w:rsidR="00D2108B" w:rsidRDefault="00075F3D">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2B7619C9" w14:textId="77777777" w:rsidR="00D2108B" w:rsidRDefault="00075F3D">
      <w:pPr>
        <w:jc w:val="left"/>
        <w:rPr>
          <w:b/>
        </w:rPr>
      </w:pPr>
      <w:r>
        <w:rPr>
          <w:b/>
        </w:rPr>
        <w:br w:type="page"/>
      </w:r>
    </w:p>
    <w:p w14:paraId="6CC80EE8" w14:textId="77777777" w:rsidR="00D2108B" w:rsidRDefault="00075F3D">
      <w:pPr>
        <w:pStyle w:val="EndNoteBibliographyTitle"/>
      </w:pPr>
      <w:r>
        <w:lastRenderedPageBreak/>
        <w:fldChar w:fldCharType="begin"/>
      </w:r>
      <w:r>
        <w:instrText xml:space="preserve"> ADDIN EN.REFLIST </w:instrText>
      </w:r>
      <w:r>
        <w:fldChar w:fldCharType="separate"/>
      </w:r>
      <w:r>
        <w:t>Reference</w:t>
      </w:r>
    </w:p>
    <w:p w14:paraId="51F0C0C8" w14:textId="77777777" w:rsidR="00D2108B" w:rsidRDefault="00D2108B">
      <w:pPr>
        <w:pStyle w:val="EndNoteBibliographyTitle"/>
      </w:pPr>
    </w:p>
    <w:p w14:paraId="1C20A514" w14:textId="77777777" w:rsidR="00D2108B" w:rsidRDefault="00075F3D">
      <w:pPr>
        <w:pStyle w:val="EndNoteBibliography"/>
        <w:spacing w:after="0"/>
        <w:ind w:left="720" w:hanging="720"/>
      </w:pPr>
      <w:r>
        <w:t>Albajes, R., and Ò. Alomar. 1999. Current and potential use of polyphagous predators. Pages 265-275  Integrated pest and disease management in greenhouse crops. Springer.</w:t>
      </w:r>
    </w:p>
    <w:p w14:paraId="2B69C3BD" w14:textId="77777777" w:rsidR="00D2108B" w:rsidRDefault="00075F3D">
      <w:pPr>
        <w:pStyle w:val="EndNoteBibliography"/>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14:paraId="1386EA7A" w14:textId="77777777" w:rsidR="00D2108B" w:rsidRDefault="00075F3D">
      <w:pPr>
        <w:pStyle w:val="EndNoteBibliography"/>
        <w:spacing w:after="0"/>
        <w:ind w:left="720" w:hanging="720"/>
      </w:pPr>
      <w:r>
        <w:t>Allan, J., A. Flecker, and N. McClintock. 1987. Prey preference of stoneflies: sedentary vs mobile prey. Oikos:323-331.</w:t>
      </w:r>
    </w:p>
    <w:p w14:paraId="39DE025E" w14:textId="77777777" w:rsidR="00D2108B" w:rsidRDefault="00075F3D">
      <w:pPr>
        <w:pStyle w:val="EndNoteBibliography"/>
        <w:spacing w:after="0"/>
        <w:ind w:left="720" w:hanging="720"/>
      </w:pPr>
      <w:r>
        <w:t>Altieri, M. A. 1999. The ecological role of biodiversity in agroecosystems. Pages 19-31  Invertebrate biodiversity as bioindicators of sustainable landscapes. Elsevier.</w:t>
      </w:r>
    </w:p>
    <w:p w14:paraId="150DA4E5" w14:textId="77777777" w:rsidR="00D2108B" w:rsidRDefault="00075F3D">
      <w:pPr>
        <w:pStyle w:val="EndNoteBibliography"/>
        <w:spacing w:after="0"/>
        <w:ind w:left="720" w:hanging="720"/>
      </w:pPr>
      <w:r>
        <w:t xml:space="preserve">Altieri, M. A., and D. K. Letourneau. 1982. Vegetation management and biological control in agroecosystems. Crop Protection </w:t>
      </w:r>
      <w:r>
        <w:rPr>
          <w:b/>
        </w:rPr>
        <w:t>1</w:t>
      </w:r>
      <w:r>
        <w:t>:405-430.</w:t>
      </w:r>
    </w:p>
    <w:p w14:paraId="477BA960" w14:textId="77777777" w:rsidR="00D2108B" w:rsidRDefault="00075F3D">
      <w:pPr>
        <w:pStyle w:val="EndNoteBibliography"/>
        <w:spacing w:after="0"/>
        <w:ind w:left="720" w:hanging="720"/>
      </w:pPr>
      <w:r>
        <w:t>Barbosa, P., and I. Castellanos. 2005. Ecology of predator-prey interactions. Oxford University Press.</w:t>
      </w:r>
    </w:p>
    <w:p w14:paraId="6E1DACF3" w14:textId="77777777" w:rsidR="00D2108B" w:rsidRDefault="00075F3D">
      <w:pPr>
        <w:pStyle w:val="EndNoteBibliography"/>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14:paraId="0380E7C2" w14:textId="77777777" w:rsidR="00D2108B" w:rsidRDefault="00075F3D">
      <w:pPr>
        <w:pStyle w:val="EndNoteBibliography"/>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14:paraId="0347AC29" w14:textId="77777777" w:rsidR="00D2108B" w:rsidRDefault="00075F3D">
      <w:pPr>
        <w:pStyle w:val="EndNoteBibliography"/>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14:paraId="6FA45A96" w14:textId="77777777" w:rsidR="00D2108B" w:rsidRDefault="00075F3D">
      <w:pPr>
        <w:pStyle w:val="EndNoteBibliography"/>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14:paraId="0F342775" w14:textId="77777777" w:rsidR="00D2108B" w:rsidRDefault="00075F3D">
      <w:pPr>
        <w:pStyle w:val="EndNoteBibliography"/>
        <w:spacing w:after="0"/>
        <w:ind w:left="720" w:hanging="720"/>
      </w:pPr>
      <w:r>
        <w:t xml:space="preserve">Blondel, J. 2003. Guilds or functional groups: does it matter? Oikos </w:t>
      </w:r>
      <w:r>
        <w:rPr>
          <w:b/>
        </w:rPr>
        <w:t>100</w:t>
      </w:r>
      <w:r>
        <w:t>:223-231.</w:t>
      </w:r>
    </w:p>
    <w:p w14:paraId="5EDA5A64" w14:textId="77777777" w:rsidR="00D2108B" w:rsidRDefault="00075F3D">
      <w:pPr>
        <w:pStyle w:val="EndNoteBibliography"/>
        <w:spacing w:after="0"/>
        <w:ind w:left="720" w:hanging="720"/>
      </w:pPr>
      <w:r>
        <w:t xml:space="preserve">Boecklen, W. J., C. T. Yarnes, B. A. Cook, and A. C. James. 2011. On the use of stable isotopes in trophic ecology. Annual review of ecology, evolution, and systematics </w:t>
      </w:r>
      <w:r>
        <w:rPr>
          <w:b/>
        </w:rPr>
        <w:t>42</w:t>
      </w:r>
      <w:r>
        <w:t>:411-440.</w:t>
      </w:r>
    </w:p>
    <w:p w14:paraId="79CA9294" w14:textId="77777777" w:rsidR="00D2108B" w:rsidRDefault="00075F3D">
      <w:pPr>
        <w:pStyle w:val="EndNoteBibliography"/>
        <w:spacing w:after="0"/>
        <w:ind w:left="720" w:hanging="720"/>
      </w:pPr>
      <w: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14:paraId="6B663950" w14:textId="77777777" w:rsidR="00D2108B" w:rsidRDefault="00075F3D">
      <w:pPr>
        <w:pStyle w:val="EndNoteBibliography"/>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14:paraId="4BB1B483" w14:textId="77777777" w:rsidR="00D2108B" w:rsidRDefault="00075F3D">
      <w:pPr>
        <w:pStyle w:val="EndNoteBibliography"/>
        <w:spacing w:after="0"/>
        <w:ind w:left="720" w:hanging="720"/>
      </w:pPr>
      <w:r>
        <w:t xml:space="preserve">Diehl, E., V. L. Mader, V. Wolters, and K. Birkhofer. 2013. Management intensity and vegetation complexity affect web-building spiders and their prey. Oecologia </w:t>
      </w:r>
      <w:r>
        <w:rPr>
          <w:b/>
        </w:rPr>
        <w:t>173</w:t>
      </w:r>
      <w:r>
        <w:t>:579-589.</w:t>
      </w:r>
    </w:p>
    <w:p w14:paraId="7B66E891" w14:textId="77777777" w:rsidR="00D2108B" w:rsidRDefault="00075F3D">
      <w:pPr>
        <w:pStyle w:val="EndNoteBibliography"/>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14:paraId="35F500DB" w14:textId="77777777" w:rsidR="00D2108B" w:rsidRDefault="00075F3D">
      <w:pPr>
        <w:pStyle w:val="EndNoteBibliography"/>
        <w:spacing w:after="0"/>
        <w:ind w:left="720" w:hanging="720"/>
      </w:pPr>
      <w:r>
        <w:t xml:space="preserve">Duelli, P., and M. K. Obrist. 2003. Biodiversity indicators: the choice of values and measures. Agriculture Ecosystems &amp; Environment </w:t>
      </w:r>
      <w:r>
        <w:rPr>
          <w:b/>
        </w:rPr>
        <w:t>98</w:t>
      </w:r>
      <w:r>
        <w:t>:87-98.</w:t>
      </w:r>
    </w:p>
    <w:p w14:paraId="132EA6E8" w14:textId="77777777" w:rsidR="00D2108B" w:rsidRDefault="00075F3D">
      <w:pPr>
        <w:pStyle w:val="EndNoteBibliography"/>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7FC5C17C" w14:textId="77777777" w:rsidR="00D2108B" w:rsidRDefault="00075F3D">
      <w:pPr>
        <w:pStyle w:val="EndNoteBibliography"/>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14:paraId="609C9C85" w14:textId="77777777" w:rsidR="00D2108B" w:rsidRDefault="00075F3D">
      <w:pPr>
        <w:pStyle w:val="EndNoteBibliography"/>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14:paraId="732D7880" w14:textId="77777777" w:rsidR="00D2108B" w:rsidRDefault="00075F3D">
      <w:pPr>
        <w:pStyle w:val="EndNoteBibliography"/>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14:paraId="3274ACB4" w14:textId="77777777" w:rsidR="00D2108B" w:rsidRDefault="00075F3D">
      <w:pPr>
        <w:pStyle w:val="EndNoteBibliography"/>
        <w:spacing w:after="0"/>
        <w:ind w:left="720" w:hanging="720"/>
      </w:pPr>
      <w:r>
        <w:t xml:space="preserve">Finke, D. L., and R. F. Denno. 2006. Spatial refuge from intraguild predation: implications for prey suppression and trophic cascades. Oecologia </w:t>
      </w:r>
      <w:r>
        <w:rPr>
          <w:b/>
        </w:rPr>
        <w:t>149</w:t>
      </w:r>
      <w:r>
        <w:t>:265-275.</w:t>
      </w:r>
    </w:p>
    <w:p w14:paraId="411245F0" w14:textId="77777777" w:rsidR="00D2108B" w:rsidRDefault="00075F3D">
      <w:pPr>
        <w:pStyle w:val="EndNoteBibliography"/>
        <w:spacing w:after="0"/>
        <w:ind w:left="720" w:hanging="720"/>
      </w:pPr>
      <w:r>
        <w:t>Fox, J., and S. Weisberg. 2018. An R companion to applied regression. Sage publications.</w:t>
      </w:r>
    </w:p>
    <w:p w14:paraId="7511EC24" w14:textId="77777777" w:rsidR="00D2108B" w:rsidRDefault="00075F3D">
      <w:pPr>
        <w:pStyle w:val="EndNoteBibliography"/>
        <w:spacing w:after="0"/>
        <w:ind w:left="720" w:hanging="720"/>
      </w:pPr>
      <w: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14:paraId="4B9D06C1" w14:textId="77777777" w:rsidR="00D2108B" w:rsidRDefault="00075F3D">
      <w:pPr>
        <w:pStyle w:val="EndNoteBibliography"/>
        <w:spacing w:after="0"/>
        <w:ind w:left="720" w:hanging="720"/>
      </w:pPr>
      <w:r>
        <w:t xml:space="preserve">Gomiero, T., D. Pimentel, and M. G. Paoletti. 2011. Is there a need for a more sustainable agriculture? Critical reviews in plant sciences </w:t>
      </w:r>
      <w:r>
        <w:rPr>
          <w:b/>
        </w:rPr>
        <w:t>30</w:t>
      </w:r>
      <w:r>
        <w:t>:6-23.</w:t>
      </w:r>
    </w:p>
    <w:p w14:paraId="621906AF" w14:textId="77777777" w:rsidR="00D2108B" w:rsidRDefault="00075F3D">
      <w:pPr>
        <w:pStyle w:val="EndNoteBibliography"/>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14:paraId="752248FA" w14:textId="77777777" w:rsidR="00D2108B" w:rsidRDefault="00075F3D">
      <w:pPr>
        <w:pStyle w:val="EndNoteBibliography"/>
        <w:spacing w:after="0"/>
        <w:ind w:left="720" w:hanging="720"/>
      </w:pPr>
      <w:r>
        <w:t xml:space="preserve">Hardin, M. R., B. Benrey, M. Coll, W. O. Lamp, G. K. Roderick, and P. Barbosa. 1995. Arthropod pest resurgence: an overview of potential mechanisms. Crop Protection </w:t>
      </w:r>
      <w:r>
        <w:rPr>
          <w:b/>
        </w:rPr>
        <w:t>14</w:t>
      </w:r>
      <w:r>
        <w:t>:3-18.</w:t>
      </w:r>
    </w:p>
    <w:p w14:paraId="3F56A41E" w14:textId="77777777" w:rsidR="00D2108B" w:rsidRDefault="00075F3D">
      <w:pPr>
        <w:pStyle w:val="EndNoteBibliography"/>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14:paraId="79E2F221" w14:textId="77777777" w:rsidR="00D2108B" w:rsidRDefault="00075F3D">
      <w:pPr>
        <w:pStyle w:val="EndNoteBibliography"/>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14:paraId="126FD706" w14:textId="77777777" w:rsidR="00D2108B" w:rsidRDefault="00075F3D">
      <w:pPr>
        <w:pStyle w:val="EndNoteBibliography"/>
        <w:spacing w:after="0"/>
        <w:ind w:left="720" w:hanging="720"/>
      </w:pPr>
      <w:r>
        <w:t xml:space="preserve">Huang, H., and P. Yang. 1987. The ancient cultured citrus ant. BioScience </w:t>
      </w:r>
      <w:r>
        <w:rPr>
          <w:b/>
        </w:rPr>
        <w:t>37</w:t>
      </w:r>
      <w:r>
        <w:t>:665-671.</w:t>
      </w:r>
    </w:p>
    <w:p w14:paraId="6798BE8B" w14:textId="77777777" w:rsidR="00D2108B" w:rsidRDefault="00075F3D">
      <w:pPr>
        <w:pStyle w:val="EndNoteBibliography"/>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14:paraId="69D2D1A1" w14:textId="77777777" w:rsidR="00D2108B" w:rsidRDefault="00075F3D">
      <w:pPr>
        <w:pStyle w:val="EndNoteBibliography"/>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14:paraId="57C10659" w14:textId="77777777" w:rsidR="00D2108B" w:rsidRDefault="00075F3D">
      <w:pPr>
        <w:pStyle w:val="EndNoteBibliography"/>
        <w:spacing w:after="0"/>
        <w:ind w:left="720" w:hanging="720"/>
      </w:pPr>
      <w:r>
        <w:t xml:space="preserve">Janssen, A., M. W. Sabelis, S. Magalhães, M. Montserrat, and T. Van der Hammen. 2007. Habitat structure affects intraguild predation. Ecology </w:t>
      </w:r>
      <w:r>
        <w:rPr>
          <w:b/>
        </w:rPr>
        <w:t>88</w:t>
      </w:r>
      <w:r>
        <w:t>:2713-2719.</w:t>
      </w:r>
    </w:p>
    <w:p w14:paraId="231D5DA6" w14:textId="77777777" w:rsidR="00D2108B" w:rsidRDefault="00075F3D">
      <w:pPr>
        <w:pStyle w:val="EndNoteBibliography"/>
        <w:spacing w:after="0"/>
        <w:ind w:left="720" w:hanging="720"/>
      </w:pPr>
      <w: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Pr>
          <w:b/>
        </w:rPr>
        <w:t>115</w:t>
      </w:r>
      <w:r>
        <w:t>:E7863-E7870.</w:t>
      </w:r>
    </w:p>
    <w:p w14:paraId="389E7090" w14:textId="77777777" w:rsidR="00D2108B" w:rsidRDefault="00075F3D">
      <w:pPr>
        <w:pStyle w:val="EndNoteBibliography"/>
        <w:spacing w:after="0"/>
        <w:ind w:left="720" w:hanging="720"/>
      </w:pPr>
      <w:r>
        <w:t xml:space="preserve">Kehoe, L., A. Romero-Muñoz, E. Polaina, L. Estes, H. Kreft, and T. Kuemmerle. 2017. Biodiversity at risk under future cropland </w:t>
      </w:r>
      <w:r>
        <w:lastRenderedPageBreak/>
        <w:t xml:space="preserve">expansion and intensification. Nature Ecology &amp; Evolution </w:t>
      </w:r>
      <w:r>
        <w:rPr>
          <w:b/>
        </w:rPr>
        <w:t>1</w:t>
      </w:r>
      <w:r>
        <w:t>:1129-1135.</w:t>
      </w:r>
    </w:p>
    <w:p w14:paraId="31511430" w14:textId="77777777" w:rsidR="00D2108B" w:rsidRDefault="00075F3D">
      <w:pPr>
        <w:pStyle w:val="EndNoteBibliography"/>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14:paraId="0E80410B" w14:textId="77777777" w:rsidR="00D2108B" w:rsidRDefault="00075F3D">
      <w:pPr>
        <w:pStyle w:val="EndNoteBibliography"/>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14:paraId="694C0109" w14:textId="77777777" w:rsidR="00D2108B" w:rsidRDefault="00075F3D">
      <w:pPr>
        <w:pStyle w:val="EndNoteBibliography"/>
        <w:spacing w:after="0"/>
        <w:ind w:left="720" w:hanging="720"/>
      </w:pPr>
      <w:r>
        <w:t xml:space="preserve">Kuusk, A.-K., and B. Ekbom. 2012. Feeding habits of lycosid spiders in field habitats. Journal of Pest Science </w:t>
      </w:r>
      <w:r>
        <w:rPr>
          <w:b/>
        </w:rPr>
        <w:t>85</w:t>
      </w:r>
      <w:r>
        <w:t>:253-260.</w:t>
      </w:r>
    </w:p>
    <w:p w14:paraId="23D09F65" w14:textId="77777777" w:rsidR="00D2108B" w:rsidRDefault="00075F3D">
      <w:pPr>
        <w:pStyle w:val="EndNoteBibliography"/>
        <w:spacing w:after="0"/>
        <w:ind w:left="720" w:hanging="720"/>
      </w:pPr>
      <w:r>
        <w:t xml:space="preserve">Langellotto, G. A., and R. F. Denno. 2004. Responses of invertebrate natural enemies to complex-structured habitats: a meta-analytical synthesis. Oecologia </w:t>
      </w:r>
      <w:r>
        <w:rPr>
          <w:b/>
        </w:rPr>
        <w:t>139</w:t>
      </w:r>
      <w:r>
        <w:t>:1-10.</w:t>
      </w:r>
    </w:p>
    <w:p w14:paraId="157FB977" w14:textId="77777777" w:rsidR="00D2108B" w:rsidRDefault="00075F3D">
      <w:pPr>
        <w:pStyle w:val="EndNoteBibliography"/>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14:paraId="5FFAC08D" w14:textId="77777777" w:rsidR="00D2108B" w:rsidRDefault="00075F3D">
      <w:pPr>
        <w:pStyle w:val="EndNoteBibliography"/>
        <w:spacing w:after="0"/>
        <w:ind w:left="720" w:hanging="720"/>
      </w:pPr>
      <w:r>
        <w:t xml:space="preserve">Lenth, R., and M. R. Lenth. 2018. Package ‘lsmeans’. The American Statistician </w:t>
      </w:r>
      <w:r>
        <w:rPr>
          <w:b/>
        </w:rPr>
        <w:t>34</w:t>
      </w:r>
      <w:r>
        <w:t>:216-221.</w:t>
      </w:r>
    </w:p>
    <w:p w14:paraId="31B9D583" w14:textId="77777777" w:rsidR="00D2108B" w:rsidRDefault="00075F3D">
      <w:pPr>
        <w:pStyle w:val="EndNoteBibliography"/>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14:paraId="4140D8D5" w14:textId="77777777" w:rsidR="00D2108B" w:rsidRDefault="00075F3D">
      <w:pPr>
        <w:pStyle w:val="EndNoteBibliography"/>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14:paraId="6FCB3FD6" w14:textId="77777777" w:rsidR="00D2108B" w:rsidRDefault="00075F3D">
      <w:pPr>
        <w:pStyle w:val="EndNoteBibliography"/>
        <w:spacing w:after="0"/>
        <w:ind w:left="720" w:hanging="720"/>
      </w:pPr>
      <w:r>
        <w:t xml:space="preserve">Madsen, M., S. Terkildsen, and S. Toft. 2004. Microcosm studies on control of aphids by generalist arthropod predators: effects of alternative prey. BioControl </w:t>
      </w:r>
      <w:r>
        <w:rPr>
          <w:b/>
        </w:rPr>
        <w:t>49</w:t>
      </w:r>
      <w:r>
        <w:t>:483-504.</w:t>
      </w:r>
    </w:p>
    <w:p w14:paraId="635CFA7D" w14:textId="77777777" w:rsidR="00D2108B" w:rsidRDefault="00075F3D">
      <w:pPr>
        <w:pStyle w:val="EndNoteBibliography"/>
        <w:spacing w:after="0"/>
        <w:ind w:left="720" w:hanging="720"/>
      </w:pPr>
      <w:r>
        <w:t xml:space="preserve">Mazzi, D., and S. Dorn. 2012. Movement of insect pests in agricultural landscapes. Annals of applied biology </w:t>
      </w:r>
      <w:r>
        <w:rPr>
          <w:b/>
        </w:rPr>
        <w:t>160</w:t>
      </w:r>
      <w:r>
        <w:t>:97-113.</w:t>
      </w:r>
    </w:p>
    <w:p w14:paraId="01027018" w14:textId="77777777" w:rsidR="00D2108B" w:rsidRDefault="00075F3D">
      <w:pPr>
        <w:pStyle w:val="EndNoteBibliography"/>
        <w:spacing w:after="0"/>
        <w:ind w:left="720" w:hanging="720"/>
      </w:pPr>
      <w:r>
        <w:t xml:space="preserve">Michalko, R., S. Pekár, and M. H. Entling. 2019. An updated perspective on spiders as generalist predators in biological control. Oecologia </w:t>
      </w:r>
      <w:r>
        <w:rPr>
          <w:b/>
        </w:rPr>
        <w:t>189</w:t>
      </w:r>
      <w:r>
        <w:t>:21-36.</w:t>
      </w:r>
    </w:p>
    <w:p w14:paraId="559304A9" w14:textId="77777777" w:rsidR="00D2108B" w:rsidRDefault="00075F3D">
      <w:pPr>
        <w:pStyle w:val="EndNoteBibliography"/>
        <w:spacing w:after="0"/>
        <w:ind w:left="720" w:hanging="720"/>
      </w:pPr>
      <w:r>
        <w:t>Newton, J. 2016. Stable isotopes as tools in ecological research. eLS:1-8.</w:t>
      </w:r>
    </w:p>
    <w:p w14:paraId="0426AD3A" w14:textId="77777777" w:rsidR="00D2108B" w:rsidRDefault="00075F3D">
      <w:pPr>
        <w:pStyle w:val="EndNoteBibliography"/>
        <w:spacing w:after="0"/>
        <w:ind w:left="720" w:hanging="720"/>
      </w:pPr>
      <w:r>
        <w:lastRenderedPageBreak/>
        <w:t>Nyffeler, M. 1999. Prey selection of spiders in the field. Journal of Arachnology:317-324.</w:t>
      </w:r>
    </w:p>
    <w:p w14:paraId="5AD0433D" w14:textId="77777777" w:rsidR="00D2108B" w:rsidRDefault="00075F3D">
      <w:pPr>
        <w:pStyle w:val="EndNoteBibliography"/>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14:paraId="02B06BB5" w14:textId="77777777" w:rsidR="00D2108B" w:rsidRDefault="00075F3D">
      <w:pPr>
        <w:pStyle w:val="EndNoteBibliography"/>
        <w:spacing w:after="0"/>
        <w:ind w:left="720" w:hanging="720"/>
      </w:pPr>
      <w:r>
        <w:t xml:space="preserve">Phillips, D. L., and P. L. Koch. 2002. Incorporating concentration dependence in stable isotope mixing models. Oecologia </w:t>
      </w:r>
      <w:r>
        <w:rPr>
          <w:b/>
        </w:rPr>
        <w:t>130</w:t>
      </w:r>
      <w:r>
        <w:t>:114-125.</w:t>
      </w:r>
    </w:p>
    <w:p w14:paraId="4520AB7C" w14:textId="77777777" w:rsidR="00D2108B" w:rsidRDefault="00075F3D">
      <w:pPr>
        <w:pStyle w:val="EndNoteBibliography"/>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14:paraId="115F9EC0" w14:textId="77777777" w:rsidR="00D2108B" w:rsidRDefault="00075F3D">
      <w:pPr>
        <w:pStyle w:val="EndNoteBibliography"/>
        <w:spacing w:after="0"/>
        <w:ind w:left="720" w:hanging="720"/>
      </w:pPr>
      <w:r>
        <w:t xml:space="preserve">Post, D. M. 2002. Using stable isotopes to estimate trophic position: models, methods, and assumptions. Ecology </w:t>
      </w:r>
      <w:r>
        <w:rPr>
          <w:b/>
        </w:rPr>
        <w:t>83</w:t>
      </w:r>
      <w:r>
        <w:t>:703-718.</w:t>
      </w:r>
    </w:p>
    <w:p w14:paraId="1C59E90B" w14:textId="77777777" w:rsidR="00D2108B" w:rsidRDefault="00075F3D">
      <w:pPr>
        <w:pStyle w:val="EndNoteBibliography"/>
        <w:spacing w:after="0"/>
        <w:ind w:left="720" w:hanging="720"/>
      </w:pPr>
      <w:r>
        <w:t xml:space="preserve">Prasad, R., and W. Snyder. 2006. Polyphagy complicates conservation biological control that targets generalist predators. Journal of Applied Ecology </w:t>
      </w:r>
      <w:r>
        <w:rPr>
          <w:b/>
        </w:rPr>
        <w:t>43</w:t>
      </w:r>
      <w:r>
        <w:t>:343-352.</w:t>
      </w:r>
    </w:p>
    <w:p w14:paraId="404E14CD" w14:textId="77777777" w:rsidR="00D2108B" w:rsidRDefault="00075F3D">
      <w:pPr>
        <w:pStyle w:val="EndNoteBibliography"/>
        <w:spacing w:after="0"/>
        <w:ind w:left="720" w:hanging="720"/>
      </w:pPr>
      <w:r>
        <w:t>R Core Team. 2021. R: A language and environment for statistical computing. R Foundation for Statistical Computing, Vienna, Austria.</w:t>
      </w:r>
    </w:p>
    <w:p w14:paraId="0E80D318" w14:textId="77777777" w:rsidR="00D2108B" w:rsidRDefault="00075F3D">
      <w:pPr>
        <w:pStyle w:val="EndNoteBibliography"/>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14:paraId="7F2EF24B" w14:textId="77777777" w:rsidR="00D2108B" w:rsidRDefault="00075F3D">
      <w:pPr>
        <w:pStyle w:val="EndNoteBibliography"/>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14:paraId="47121863" w14:textId="77777777" w:rsidR="00D2108B" w:rsidRDefault="00075F3D">
      <w:pPr>
        <w:pStyle w:val="EndNoteBibliography"/>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14:paraId="1C3E7299" w14:textId="77777777" w:rsidR="00D2108B" w:rsidRDefault="00075F3D">
      <w:pPr>
        <w:pStyle w:val="EndNoteBibliography"/>
        <w:spacing w:after="0"/>
        <w:ind w:left="720" w:hanging="720"/>
      </w:pPr>
      <w:r>
        <w:t xml:space="preserve">Sanders, D., H. Nickel, T. Grützner, and C. Platner. 2008. Habitat structure mediates top–down effects of spiders and ants on herbivores. Basic and Applied Ecology </w:t>
      </w:r>
      <w:r>
        <w:rPr>
          <w:b/>
        </w:rPr>
        <w:t>9</w:t>
      </w:r>
      <w:r>
        <w:t>:152-160.</w:t>
      </w:r>
    </w:p>
    <w:p w14:paraId="22BF08E3" w14:textId="77777777" w:rsidR="00D2108B" w:rsidRDefault="00075F3D">
      <w:pPr>
        <w:pStyle w:val="EndNoteBibliography"/>
        <w:spacing w:after="0"/>
        <w:ind w:left="720" w:hanging="720"/>
      </w:pPr>
      <w:r>
        <w:t xml:space="preserve">Schmitz, O. J. 2008. Effects of predator hunting mode on grassland ecosystem function. Science </w:t>
      </w:r>
      <w:r>
        <w:rPr>
          <w:b/>
        </w:rPr>
        <w:t>319</w:t>
      </w:r>
      <w:r>
        <w:t>:952-954.</w:t>
      </w:r>
    </w:p>
    <w:p w14:paraId="15C4B3E0" w14:textId="77777777" w:rsidR="00D2108B" w:rsidRDefault="00075F3D">
      <w:pPr>
        <w:pStyle w:val="EndNoteBibliography"/>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14:paraId="36354FD3" w14:textId="77777777" w:rsidR="00D2108B" w:rsidRDefault="00075F3D">
      <w:pPr>
        <w:pStyle w:val="EndNoteBibliography"/>
        <w:spacing w:after="0"/>
        <w:ind w:left="720" w:hanging="720"/>
      </w:pPr>
      <w:r>
        <w:lastRenderedPageBreak/>
        <w:t xml:space="preserve">Stiling, P., and T. Cornelissen. 2005. What makes a successful biocontrol agent? A meta-analysis of biological control agent performance. Biological Control </w:t>
      </w:r>
      <w:r>
        <w:rPr>
          <w:b/>
        </w:rPr>
        <w:t>34</w:t>
      </w:r>
      <w:r>
        <w:t>:236-246.</w:t>
      </w:r>
    </w:p>
    <w:p w14:paraId="36441504" w14:textId="77777777" w:rsidR="00D2108B" w:rsidRDefault="00075F3D">
      <w:pPr>
        <w:pStyle w:val="EndNoteBibliography"/>
        <w:spacing w:after="0"/>
        <w:ind w:left="720" w:hanging="720"/>
      </w:pPr>
      <w:r>
        <w:t>Stock, B., and B. Semmens. 2017. MixSIAR GUI user manual v3. 1. San Diego.</w:t>
      </w:r>
    </w:p>
    <w:p w14:paraId="6CE6F93E" w14:textId="77777777" w:rsidR="00D2108B" w:rsidRDefault="00075F3D">
      <w:pPr>
        <w:pStyle w:val="EndNoteBibliography"/>
        <w:spacing w:after="0"/>
        <w:ind w:left="720" w:hanging="720"/>
      </w:pPr>
      <w:r>
        <w:t xml:space="preserve">Stock, B. C., and B. X. Semmens. 2016. Unifying error structures in commonly used biotracer mixing models. Ecology </w:t>
      </w:r>
      <w:r>
        <w:rPr>
          <w:b/>
        </w:rPr>
        <w:t>97</w:t>
      </w:r>
      <w:r>
        <w:t>:2562-2569.</w:t>
      </w:r>
    </w:p>
    <w:p w14:paraId="73F4A19A" w14:textId="77777777" w:rsidR="00D2108B" w:rsidRDefault="00075F3D">
      <w:pPr>
        <w:pStyle w:val="EndNoteBibliography"/>
        <w:spacing w:after="0"/>
        <w:ind w:left="720" w:hanging="720"/>
      </w:pPr>
      <w:r>
        <w:t xml:space="preserve">Straub, C. S., D. L. Finke, and W. E. Snyder. 2008. Are the conservation of natural enemy biodiversity and biological control compatible goals? Biological Control </w:t>
      </w:r>
      <w:r>
        <w:rPr>
          <w:b/>
        </w:rPr>
        <w:t>45</w:t>
      </w:r>
      <w:r>
        <w:t>:225-237.</w:t>
      </w:r>
    </w:p>
    <w:p w14:paraId="0AE8884F" w14:textId="77777777" w:rsidR="00D2108B" w:rsidRDefault="00075F3D">
      <w:pPr>
        <w:pStyle w:val="EndNoteBibliography"/>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14:paraId="15C1FFD1" w14:textId="77777777" w:rsidR="00D2108B" w:rsidRDefault="00075F3D">
      <w:pPr>
        <w:pStyle w:val="EndNoteBibliography"/>
        <w:spacing w:after="0"/>
        <w:ind w:left="720" w:hanging="720"/>
      </w:pPr>
      <w:r>
        <w:t xml:space="preserve">Symondson, W., K. Sunderland, and M. Greenstone. 2002. Can generalist predators be effective biocontrol agents? Annual review of entomology </w:t>
      </w:r>
      <w:r>
        <w:rPr>
          <w:b/>
        </w:rPr>
        <w:t>47</w:t>
      </w:r>
      <w:r>
        <w:t>:561-594.</w:t>
      </w:r>
    </w:p>
    <w:p w14:paraId="4E7FA27B" w14:textId="77777777" w:rsidR="00D2108B" w:rsidRDefault="00075F3D">
      <w:pPr>
        <w:pStyle w:val="EndNoteBibliography"/>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14:paraId="1189334F" w14:textId="77777777" w:rsidR="00D2108B" w:rsidRDefault="00075F3D">
      <w:pPr>
        <w:pStyle w:val="EndNoteBibliography"/>
        <w:spacing w:after="0"/>
        <w:ind w:left="720" w:hanging="720"/>
      </w:pPr>
      <w:r>
        <w:t xml:space="preserve">Wise, D. H., D. M. Moldenhauer, and J. Halaj. 2006. Using stable isotopes to reveal shifts in prey consumption by generalist predators. Ecological Applications </w:t>
      </w:r>
      <w:r>
        <w:rPr>
          <w:b/>
        </w:rPr>
        <w:t>16</w:t>
      </w:r>
      <w:r>
        <w:t>:865-876.</w:t>
      </w:r>
    </w:p>
    <w:p w14:paraId="57822362" w14:textId="77777777" w:rsidR="00D2108B" w:rsidRDefault="00075F3D">
      <w:pPr>
        <w:pStyle w:val="EndNoteBibliography"/>
        <w:ind w:left="720" w:hanging="720"/>
      </w:pPr>
      <w:r>
        <w:t xml:space="preserve">Zeileis, A., F. Cribari-Neto, B. Gruen, I. Kosmidis, A. B. Simas, A. V. Rocha, and M. A. Zeileis. 2016. Package ‘betareg’. R package </w:t>
      </w:r>
      <w:r>
        <w:rPr>
          <w:b/>
        </w:rPr>
        <w:t>3</w:t>
      </w:r>
      <w:r>
        <w:t>:2.</w:t>
      </w:r>
    </w:p>
    <w:p w14:paraId="36943D98" w14:textId="77777777" w:rsidR="00D2108B" w:rsidRDefault="00075F3D">
      <w:pPr>
        <w:jc w:val="center"/>
        <w:rPr>
          <w:color w:val="FF0000"/>
        </w:rPr>
      </w:pPr>
      <w:r>
        <w:rPr>
          <w:color w:val="FF0000"/>
        </w:rPr>
        <w:fldChar w:fldCharType="end"/>
      </w:r>
      <w:r>
        <w:rPr>
          <w:color w:val="FF0000"/>
        </w:rPr>
        <w:br w:type="page"/>
      </w:r>
    </w:p>
    <w:p w14:paraId="700BC5A2" w14:textId="77777777" w:rsidR="00D2108B" w:rsidRDefault="00075F3D">
      <w:pPr>
        <w:jc w:val="center"/>
        <w:rPr>
          <w:b/>
          <w:bCs/>
          <w:szCs w:val="24"/>
        </w:rPr>
      </w:pPr>
      <w:r>
        <w:rPr>
          <w:rFonts w:hint="eastAsia"/>
          <w:b/>
          <w:bCs/>
          <w:szCs w:val="24"/>
        </w:rPr>
        <w:lastRenderedPageBreak/>
        <w:t>Appendix S1</w:t>
      </w:r>
    </w:p>
    <w:p w14:paraId="0EA9DAC1" w14:textId="77777777" w:rsidR="00D2108B" w:rsidRDefault="00075F3D">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2539DE2E" w14:textId="77777777" w:rsidR="00D2108B" w:rsidRDefault="00075F3D">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D2108B" w14:paraId="47C981F7"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80D49CD" w14:textId="77777777" w:rsidR="00D2108B" w:rsidRDefault="00075F3D">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70D51510" w14:textId="77777777" w:rsidR="00D2108B" w:rsidRDefault="00075F3D">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995ED9D" w14:textId="77777777" w:rsidR="00D2108B" w:rsidRDefault="00075F3D">
            <w:pPr>
              <w:ind w:left="-572" w:firstLine="572"/>
              <w:rPr>
                <w:sz w:val="24"/>
                <w:szCs w:val="24"/>
              </w:rPr>
            </w:pPr>
            <w:r>
              <w:rPr>
                <w:sz w:val="24"/>
                <w:szCs w:val="24"/>
              </w:rPr>
              <w:t>Family/Genus</w:t>
            </w:r>
          </w:p>
        </w:tc>
      </w:tr>
      <w:tr w:rsidR="00D2108B" w14:paraId="43B4CA6D"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188BCA15" w14:textId="77777777" w:rsidR="00D2108B" w:rsidRDefault="00075F3D">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45D449F1" w14:textId="77777777" w:rsidR="00D2108B" w:rsidRDefault="00075F3D">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7C2572DF" w14:textId="77777777" w:rsidR="00D2108B" w:rsidRDefault="00075F3D">
            <w:pPr>
              <w:ind w:left="-572" w:firstLine="572"/>
              <w:rPr>
                <w:sz w:val="24"/>
                <w:szCs w:val="24"/>
              </w:rPr>
            </w:pPr>
            <w:r>
              <w:rPr>
                <w:sz w:val="24"/>
                <w:szCs w:val="24"/>
              </w:rPr>
              <w:t>Araneidae</w:t>
            </w:r>
          </w:p>
        </w:tc>
      </w:tr>
      <w:tr w:rsidR="00D2108B" w14:paraId="5BF2ACAB" w14:textId="77777777">
        <w:trPr>
          <w:trHeight w:hRule="exact" w:val="368"/>
        </w:trPr>
        <w:tc>
          <w:tcPr>
            <w:tcW w:w="2410" w:type="dxa"/>
            <w:shd w:val="clear" w:color="auto" w:fill="auto"/>
            <w:tcMar>
              <w:top w:w="80" w:type="dxa"/>
              <w:left w:w="80" w:type="dxa"/>
              <w:bottom w:w="80" w:type="dxa"/>
              <w:right w:w="80" w:type="dxa"/>
            </w:tcMar>
            <w:vAlign w:val="center"/>
          </w:tcPr>
          <w:p w14:paraId="09C6835B" w14:textId="77777777" w:rsidR="00D2108B" w:rsidRDefault="00D2108B">
            <w:pPr>
              <w:ind w:left="-572" w:firstLine="572"/>
              <w:rPr>
                <w:sz w:val="24"/>
                <w:szCs w:val="24"/>
              </w:rPr>
            </w:pPr>
          </w:p>
        </w:tc>
        <w:tc>
          <w:tcPr>
            <w:tcW w:w="2151" w:type="dxa"/>
            <w:shd w:val="clear" w:color="auto" w:fill="auto"/>
            <w:vAlign w:val="center"/>
          </w:tcPr>
          <w:p w14:paraId="1FA9DFAD" w14:textId="77777777" w:rsidR="00D2108B" w:rsidRDefault="00075F3D">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52F6AA5E" w14:textId="77777777" w:rsidR="00D2108B" w:rsidRDefault="00075F3D">
            <w:pPr>
              <w:ind w:left="-572" w:firstLine="572"/>
              <w:rPr>
                <w:sz w:val="24"/>
                <w:szCs w:val="24"/>
              </w:rPr>
            </w:pPr>
            <w:r>
              <w:rPr>
                <w:sz w:val="24"/>
                <w:szCs w:val="24"/>
              </w:rPr>
              <w:t>Clubionidae</w:t>
            </w:r>
          </w:p>
        </w:tc>
      </w:tr>
      <w:tr w:rsidR="00D2108B" w14:paraId="7698AE0C" w14:textId="77777777">
        <w:trPr>
          <w:trHeight w:hRule="exact" w:val="368"/>
        </w:trPr>
        <w:tc>
          <w:tcPr>
            <w:tcW w:w="2410" w:type="dxa"/>
            <w:shd w:val="clear" w:color="auto" w:fill="auto"/>
            <w:tcMar>
              <w:top w:w="80" w:type="dxa"/>
              <w:left w:w="80" w:type="dxa"/>
              <w:bottom w:w="80" w:type="dxa"/>
              <w:right w:w="80" w:type="dxa"/>
            </w:tcMar>
            <w:vAlign w:val="center"/>
          </w:tcPr>
          <w:p w14:paraId="07D6F1C5" w14:textId="77777777" w:rsidR="00D2108B" w:rsidRDefault="00D2108B">
            <w:pPr>
              <w:ind w:left="-572" w:firstLine="572"/>
              <w:rPr>
                <w:sz w:val="24"/>
                <w:szCs w:val="24"/>
              </w:rPr>
            </w:pPr>
          </w:p>
        </w:tc>
        <w:tc>
          <w:tcPr>
            <w:tcW w:w="2151" w:type="dxa"/>
            <w:shd w:val="clear" w:color="auto" w:fill="auto"/>
            <w:vAlign w:val="center"/>
          </w:tcPr>
          <w:p w14:paraId="5C05B748" w14:textId="77777777" w:rsidR="00D2108B" w:rsidRDefault="00075F3D">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62551F25" w14:textId="77777777" w:rsidR="00D2108B" w:rsidRDefault="00075F3D">
            <w:pPr>
              <w:ind w:left="-572" w:firstLine="572"/>
              <w:rPr>
                <w:sz w:val="24"/>
                <w:szCs w:val="24"/>
              </w:rPr>
            </w:pPr>
            <w:r>
              <w:rPr>
                <w:sz w:val="24"/>
                <w:szCs w:val="24"/>
              </w:rPr>
              <w:t>Oxyopidae</w:t>
            </w:r>
          </w:p>
        </w:tc>
      </w:tr>
      <w:tr w:rsidR="00D2108B" w14:paraId="3851DAC8" w14:textId="77777777">
        <w:trPr>
          <w:trHeight w:hRule="exact" w:val="368"/>
        </w:trPr>
        <w:tc>
          <w:tcPr>
            <w:tcW w:w="2410" w:type="dxa"/>
            <w:shd w:val="clear" w:color="auto" w:fill="auto"/>
            <w:tcMar>
              <w:top w:w="80" w:type="dxa"/>
              <w:left w:w="80" w:type="dxa"/>
              <w:bottom w:w="80" w:type="dxa"/>
              <w:right w:w="80" w:type="dxa"/>
            </w:tcMar>
            <w:vAlign w:val="center"/>
          </w:tcPr>
          <w:p w14:paraId="5A59F9DE" w14:textId="77777777" w:rsidR="00D2108B" w:rsidRDefault="00D2108B">
            <w:pPr>
              <w:ind w:left="-572" w:firstLine="572"/>
              <w:rPr>
                <w:sz w:val="24"/>
                <w:szCs w:val="24"/>
              </w:rPr>
            </w:pPr>
          </w:p>
        </w:tc>
        <w:tc>
          <w:tcPr>
            <w:tcW w:w="2151" w:type="dxa"/>
            <w:shd w:val="clear" w:color="auto" w:fill="auto"/>
            <w:vAlign w:val="center"/>
          </w:tcPr>
          <w:p w14:paraId="48D3AF10" w14:textId="77777777" w:rsidR="00D2108B" w:rsidRDefault="00075F3D">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BEFC47D" w14:textId="77777777" w:rsidR="00D2108B" w:rsidRDefault="00075F3D">
            <w:pPr>
              <w:ind w:left="-572" w:firstLine="572"/>
              <w:rPr>
                <w:sz w:val="24"/>
                <w:szCs w:val="24"/>
              </w:rPr>
            </w:pPr>
            <w:r>
              <w:rPr>
                <w:sz w:val="24"/>
                <w:szCs w:val="24"/>
              </w:rPr>
              <w:t>Tetragnathidae</w:t>
            </w:r>
          </w:p>
        </w:tc>
      </w:tr>
      <w:tr w:rsidR="00D2108B" w14:paraId="5D63887E" w14:textId="77777777">
        <w:trPr>
          <w:trHeight w:hRule="exact" w:val="368"/>
        </w:trPr>
        <w:tc>
          <w:tcPr>
            <w:tcW w:w="2410" w:type="dxa"/>
            <w:shd w:val="clear" w:color="auto" w:fill="auto"/>
            <w:tcMar>
              <w:top w:w="80" w:type="dxa"/>
              <w:left w:w="80" w:type="dxa"/>
              <w:bottom w:w="80" w:type="dxa"/>
              <w:right w:w="80" w:type="dxa"/>
            </w:tcMar>
            <w:vAlign w:val="center"/>
          </w:tcPr>
          <w:p w14:paraId="37430FBC" w14:textId="77777777" w:rsidR="00D2108B" w:rsidRDefault="00D2108B">
            <w:pPr>
              <w:ind w:left="-572" w:firstLine="572"/>
              <w:rPr>
                <w:sz w:val="24"/>
                <w:szCs w:val="24"/>
              </w:rPr>
            </w:pPr>
          </w:p>
        </w:tc>
        <w:tc>
          <w:tcPr>
            <w:tcW w:w="2151" w:type="dxa"/>
            <w:shd w:val="clear" w:color="auto" w:fill="auto"/>
            <w:vAlign w:val="center"/>
          </w:tcPr>
          <w:p w14:paraId="22BF7A69" w14:textId="77777777" w:rsidR="00D2108B" w:rsidRDefault="00075F3D">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26C7E331" w14:textId="77777777" w:rsidR="00D2108B" w:rsidRDefault="00075F3D">
            <w:pPr>
              <w:ind w:left="-572" w:firstLine="572"/>
              <w:rPr>
                <w:sz w:val="24"/>
                <w:szCs w:val="24"/>
              </w:rPr>
            </w:pPr>
            <w:r>
              <w:rPr>
                <w:sz w:val="24"/>
                <w:szCs w:val="24"/>
              </w:rPr>
              <w:t>Thomisidae</w:t>
            </w:r>
          </w:p>
        </w:tc>
      </w:tr>
      <w:tr w:rsidR="00D2108B" w14:paraId="22820F5E" w14:textId="77777777">
        <w:trPr>
          <w:trHeight w:hRule="exact" w:val="368"/>
        </w:trPr>
        <w:tc>
          <w:tcPr>
            <w:tcW w:w="2410" w:type="dxa"/>
            <w:shd w:val="clear" w:color="auto" w:fill="auto"/>
            <w:tcMar>
              <w:top w:w="80" w:type="dxa"/>
              <w:left w:w="80" w:type="dxa"/>
              <w:bottom w:w="80" w:type="dxa"/>
              <w:right w:w="80" w:type="dxa"/>
            </w:tcMar>
            <w:vAlign w:val="center"/>
          </w:tcPr>
          <w:p w14:paraId="4E7844BB" w14:textId="77777777" w:rsidR="00D2108B" w:rsidRDefault="00D2108B">
            <w:pPr>
              <w:ind w:left="-572" w:firstLine="572"/>
              <w:rPr>
                <w:sz w:val="24"/>
                <w:szCs w:val="24"/>
              </w:rPr>
            </w:pPr>
          </w:p>
        </w:tc>
        <w:tc>
          <w:tcPr>
            <w:tcW w:w="2151" w:type="dxa"/>
            <w:shd w:val="clear" w:color="auto" w:fill="auto"/>
            <w:vAlign w:val="center"/>
          </w:tcPr>
          <w:p w14:paraId="76F1968B" w14:textId="77777777" w:rsidR="00D2108B" w:rsidRDefault="00075F3D">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2D293FD1" w14:textId="77777777" w:rsidR="00D2108B" w:rsidRDefault="00075F3D">
            <w:pPr>
              <w:ind w:left="-572" w:firstLine="572"/>
              <w:rPr>
                <w:sz w:val="24"/>
                <w:szCs w:val="24"/>
              </w:rPr>
            </w:pPr>
            <w:r>
              <w:rPr>
                <w:bCs/>
                <w:sz w:val="24"/>
                <w:szCs w:val="24"/>
              </w:rPr>
              <w:t>Carabidae</w:t>
            </w:r>
          </w:p>
        </w:tc>
      </w:tr>
      <w:tr w:rsidR="00D2108B" w14:paraId="6FFCD389" w14:textId="77777777">
        <w:trPr>
          <w:trHeight w:hRule="exact" w:val="368"/>
        </w:trPr>
        <w:tc>
          <w:tcPr>
            <w:tcW w:w="2410" w:type="dxa"/>
            <w:shd w:val="clear" w:color="auto" w:fill="auto"/>
            <w:tcMar>
              <w:top w:w="80" w:type="dxa"/>
              <w:left w:w="80" w:type="dxa"/>
              <w:bottom w:w="80" w:type="dxa"/>
              <w:right w:w="80" w:type="dxa"/>
            </w:tcMar>
            <w:vAlign w:val="center"/>
          </w:tcPr>
          <w:p w14:paraId="729445D6" w14:textId="77777777" w:rsidR="00D2108B" w:rsidRDefault="00D2108B">
            <w:pPr>
              <w:ind w:left="-572" w:firstLine="572"/>
              <w:rPr>
                <w:sz w:val="24"/>
                <w:szCs w:val="24"/>
              </w:rPr>
            </w:pPr>
          </w:p>
        </w:tc>
        <w:tc>
          <w:tcPr>
            <w:tcW w:w="2151" w:type="dxa"/>
            <w:shd w:val="clear" w:color="auto" w:fill="auto"/>
            <w:vAlign w:val="center"/>
          </w:tcPr>
          <w:p w14:paraId="3D4827E4" w14:textId="77777777" w:rsidR="00D2108B" w:rsidRDefault="00075F3D">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142F2721" w14:textId="77777777" w:rsidR="00D2108B" w:rsidRDefault="00075F3D">
            <w:pPr>
              <w:ind w:left="-572" w:firstLine="572"/>
              <w:rPr>
                <w:sz w:val="24"/>
                <w:szCs w:val="24"/>
              </w:rPr>
            </w:pPr>
            <w:r>
              <w:rPr>
                <w:sz w:val="24"/>
                <w:szCs w:val="24"/>
              </w:rPr>
              <w:t>Coccinellidae</w:t>
            </w:r>
          </w:p>
        </w:tc>
      </w:tr>
      <w:tr w:rsidR="00D2108B" w14:paraId="36034905" w14:textId="77777777">
        <w:trPr>
          <w:trHeight w:hRule="exact" w:val="368"/>
        </w:trPr>
        <w:tc>
          <w:tcPr>
            <w:tcW w:w="2410" w:type="dxa"/>
            <w:shd w:val="clear" w:color="auto" w:fill="auto"/>
            <w:tcMar>
              <w:top w:w="80" w:type="dxa"/>
              <w:left w:w="80" w:type="dxa"/>
              <w:bottom w:w="80" w:type="dxa"/>
              <w:right w:w="80" w:type="dxa"/>
            </w:tcMar>
            <w:vAlign w:val="center"/>
          </w:tcPr>
          <w:p w14:paraId="514C1199" w14:textId="77777777" w:rsidR="00D2108B" w:rsidRDefault="00075F3D">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6E4C0AE6" w14:textId="77777777" w:rsidR="00D2108B" w:rsidRDefault="00075F3D">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764AFE1B" w14:textId="77777777" w:rsidR="00D2108B" w:rsidRDefault="00075F3D">
            <w:pPr>
              <w:ind w:left="-572" w:firstLine="572"/>
              <w:rPr>
                <w:sz w:val="24"/>
                <w:szCs w:val="24"/>
              </w:rPr>
            </w:pPr>
            <w:r>
              <w:rPr>
                <w:sz w:val="24"/>
                <w:szCs w:val="24"/>
              </w:rPr>
              <w:t>Cicadellidae/</w:t>
            </w:r>
            <w:r>
              <w:rPr>
                <w:i/>
                <w:sz w:val="24"/>
                <w:szCs w:val="24"/>
              </w:rPr>
              <w:t>Nephotettix</w:t>
            </w:r>
          </w:p>
        </w:tc>
      </w:tr>
      <w:tr w:rsidR="00D2108B" w14:paraId="00D0D413" w14:textId="77777777">
        <w:trPr>
          <w:trHeight w:hRule="exact" w:val="368"/>
        </w:trPr>
        <w:tc>
          <w:tcPr>
            <w:tcW w:w="2410" w:type="dxa"/>
            <w:shd w:val="clear" w:color="auto" w:fill="auto"/>
            <w:tcMar>
              <w:top w:w="80" w:type="dxa"/>
              <w:left w:w="80" w:type="dxa"/>
              <w:bottom w:w="80" w:type="dxa"/>
              <w:right w:w="80" w:type="dxa"/>
            </w:tcMar>
            <w:vAlign w:val="center"/>
          </w:tcPr>
          <w:p w14:paraId="37151E5B" w14:textId="77777777" w:rsidR="00D2108B" w:rsidRDefault="00D2108B">
            <w:pPr>
              <w:ind w:left="-572" w:firstLine="572"/>
              <w:rPr>
                <w:sz w:val="24"/>
                <w:szCs w:val="24"/>
              </w:rPr>
            </w:pPr>
          </w:p>
        </w:tc>
        <w:tc>
          <w:tcPr>
            <w:tcW w:w="2151" w:type="dxa"/>
            <w:shd w:val="clear" w:color="auto" w:fill="auto"/>
            <w:vAlign w:val="center"/>
          </w:tcPr>
          <w:p w14:paraId="403A6539" w14:textId="77777777" w:rsidR="00D2108B" w:rsidRDefault="00075F3D">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B49FF38" w14:textId="77777777" w:rsidR="00D2108B" w:rsidRDefault="00075F3D">
            <w:pPr>
              <w:ind w:left="-572" w:firstLine="572"/>
              <w:rPr>
                <w:sz w:val="24"/>
                <w:szCs w:val="24"/>
              </w:rPr>
            </w:pPr>
            <w:r>
              <w:rPr>
                <w:sz w:val="24"/>
                <w:szCs w:val="24"/>
              </w:rPr>
              <w:t>Delphacidae/</w:t>
            </w:r>
            <w:r>
              <w:rPr>
                <w:i/>
                <w:sz w:val="24"/>
                <w:szCs w:val="24"/>
              </w:rPr>
              <w:t>Nilaparvata</w:t>
            </w:r>
          </w:p>
        </w:tc>
      </w:tr>
      <w:tr w:rsidR="00D2108B" w14:paraId="749AA1B4" w14:textId="77777777">
        <w:trPr>
          <w:trHeight w:hRule="exact" w:val="368"/>
        </w:trPr>
        <w:tc>
          <w:tcPr>
            <w:tcW w:w="2410" w:type="dxa"/>
            <w:shd w:val="clear" w:color="auto" w:fill="auto"/>
            <w:tcMar>
              <w:top w:w="80" w:type="dxa"/>
              <w:left w:w="80" w:type="dxa"/>
              <w:bottom w:w="80" w:type="dxa"/>
              <w:right w:w="80" w:type="dxa"/>
            </w:tcMar>
            <w:vAlign w:val="center"/>
          </w:tcPr>
          <w:p w14:paraId="66649060" w14:textId="77777777" w:rsidR="00D2108B" w:rsidRDefault="00D2108B">
            <w:pPr>
              <w:ind w:left="-572" w:firstLine="572"/>
              <w:rPr>
                <w:sz w:val="24"/>
                <w:szCs w:val="24"/>
              </w:rPr>
            </w:pPr>
          </w:p>
        </w:tc>
        <w:tc>
          <w:tcPr>
            <w:tcW w:w="2151" w:type="dxa"/>
            <w:shd w:val="clear" w:color="auto" w:fill="auto"/>
            <w:vAlign w:val="center"/>
          </w:tcPr>
          <w:p w14:paraId="3B03AAE9" w14:textId="77777777" w:rsidR="00D2108B" w:rsidRDefault="00075F3D">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6C09180" w14:textId="77777777" w:rsidR="00D2108B" w:rsidRDefault="00075F3D">
            <w:pPr>
              <w:ind w:left="-572" w:firstLine="572"/>
              <w:rPr>
                <w:sz w:val="24"/>
                <w:szCs w:val="24"/>
              </w:rPr>
            </w:pPr>
            <w:r>
              <w:rPr>
                <w:sz w:val="24"/>
                <w:szCs w:val="24"/>
              </w:rPr>
              <w:t>Lygaeidae/</w:t>
            </w:r>
            <w:r>
              <w:rPr>
                <w:i/>
                <w:sz w:val="24"/>
                <w:szCs w:val="24"/>
              </w:rPr>
              <w:t>Pachybrachius</w:t>
            </w:r>
          </w:p>
        </w:tc>
      </w:tr>
      <w:tr w:rsidR="00D2108B" w14:paraId="475ED0EB" w14:textId="77777777">
        <w:trPr>
          <w:trHeight w:hRule="exact" w:val="368"/>
        </w:trPr>
        <w:tc>
          <w:tcPr>
            <w:tcW w:w="2410" w:type="dxa"/>
            <w:shd w:val="clear" w:color="auto" w:fill="auto"/>
            <w:tcMar>
              <w:top w:w="80" w:type="dxa"/>
              <w:left w:w="80" w:type="dxa"/>
              <w:bottom w:w="80" w:type="dxa"/>
              <w:right w:w="80" w:type="dxa"/>
            </w:tcMar>
            <w:vAlign w:val="center"/>
          </w:tcPr>
          <w:p w14:paraId="6B3A7E29" w14:textId="77777777" w:rsidR="00D2108B" w:rsidRDefault="00D2108B">
            <w:pPr>
              <w:ind w:left="-572" w:firstLine="572"/>
              <w:rPr>
                <w:sz w:val="24"/>
                <w:szCs w:val="24"/>
              </w:rPr>
            </w:pPr>
          </w:p>
        </w:tc>
        <w:tc>
          <w:tcPr>
            <w:tcW w:w="2151" w:type="dxa"/>
            <w:shd w:val="clear" w:color="auto" w:fill="auto"/>
            <w:vAlign w:val="center"/>
          </w:tcPr>
          <w:p w14:paraId="3E06C9D4" w14:textId="77777777" w:rsidR="00D2108B" w:rsidRDefault="00075F3D">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579A940" w14:textId="77777777" w:rsidR="00D2108B" w:rsidRDefault="00075F3D">
            <w:pPr>
              <w:ind w:left="-572" w:firstLine="572"/>
              <w:rPr>
                <w:sz w:val="24"/>
                <w:szCs w:val="24"/>
              </w:rPr>
            </w:pPr>
            <w:r>
              <w:rPr>
                <w:sz w:val="24"/>
                <w:szCs w:val="24"/>
              </w:rPr>
              <w:t>Pentatomidae/</w:t>
            </w:r>
            <w:r>
              <w:rPr>
                <w:i/>
                <w:sz w:val="24"/>
                <w:szCs w:val="24"/>
              </w:rPr>
              <w:t>Scotinophara</w:t>
            </w:r>
          </w:p>
        </w:tc>
      </w:tr>
      <w:tr w:rsidR="00D2108B" w14:paraId="39EA4C04" w14:textId="77777777">
        <w:trPr>
          <w:trHeight w:hRule="exact" w:val="368"/>
        </w:trPr>
        <w:tc>
          <w:tcPr>
            <w:tcW w:w="2410" w:type="dxa"/>
            <w:shd w:val="clear" w:color="auto" w:fill="auto"/>
            <w:tcMar>
              <w:top w:w="80" w:type="dxa"/>
              <w:left w:w="80" w:type="dxa"/>
              <w:bottom w:w="80" w:type="dxa"/>
              <w:right w:w="80" w:type="dxa"/>
            </w:tcMar>
            <w:vAlign w:val="center"/>
          </w:tcPr>
          <w:p w14:paraId="1B81AAF4" w14:textId="77777777" w:rsidR="00D2108B" w:rsidRDefault="00D2108B">
            <w:pPr>
              <w:ind w:left="-572" w:firstLine="572"/>
              <w:rPr>
                <w:sz w:val="24"/>
                <w:szCs w:val="24"/>
              </w:rPr>
            </w:pPr>
          </w:p>
        </w:tc>
        <w:tc>
          <w:tcPr>
            <w:tcW w:w="2151" w:type="dxa"/>
            <w:shd w:val="clear" w:color="auto" w:fill="auto"/>
            <w:vAlign w:val="center"/>
          </w:tcPr>
          <w:p w14:paraId="5888157A" w14:textId="77777777" w:rsidR="00D2108B" w:rsidRDefault="00075F3D">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77ACC40E" w14:textId="77777777" w:rsidR="00D2108B" w:rsidRDefault="00075F3D">
            <w:pPr>
              <w:ind w:left="-572" w:firstLine="572"/>
              <w:rPr>
                <w:sz w:val="24"/>
                <w:szCs w:val="24"/>
              </w:rPr>
            </w:pPr>
            <w:r>
              <w:rPr>
                <w:sz w:val="24"/>
                <w:szCs w:val="24"/>
              </w:rPr>
              <w:t>Hesperiidae</w:t>
            </w:r>
          </w:p>
        </w:tc>
      </w:tr>
      <w:tr w:rsidR="00D2108B" w14:paraId="01E640FD" w14:textId="77777777">
        <w:trPr>
          <w:trHeight w:hRule="exact" w:val="368"/>
        </w:trPr>
        <w:tc>
          <w:tcPr>
            <w:tcW w:w="2410" w:type="dxa"/>
            <w:shd w:val="clear" w:color="auto" w:fill="auto"/>
            <w:tcMar>
              <w:top w:w="80" w:type="dxa"/>
              <w:left w:w="80" w:type="dxa"/>
              <w:bottom w:w="80" w:type="dxa"/>
              <w:right w:w="80" w:type="dxa"/>
            </w:tcMar>
            <w:vAlign w:val="center"/>
          </w:tcPr>
          <w:p w14:paraId="6C7303E7" w14:textId="77777777" w:rsidR="00D2108B" w:rsidRDefault="00D2108B">
            <w:pPr>
              <w:ind w:left="-572" w:firstLine="572"/>
              <w:rPr>
                <w:sz w:val="24"/>
                <w:szCs w:val="24"/>
              </w:rPr>
            </w:pPr>
          </w:p>
        </w:tc>
        <w:tc>
          <w:tcPr>
            <w:tcW w:w="2151" w:type="dxa"/>
            <w:shd w:val="clear" w:color="auto" w:fill="auto"/>
            <w:vAlign w:val="center"/>
          </w:tcPr>
          <w:p w14:paraId="13699594" w14:textId="77777777" w:rsidR="00D2108B" w:rsidRDefault="00075F3D">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49C0E87" w14:textId="77777777" w:rsidR="00D2108B" w:rsidRDefault="00075F3D">
            <w:pPr>
              <w:ind w:left="-572" w:firstLine="572"/>
              <w:rPr>
                <w:sz w:val="24"/>
                <w:szCs w:val="24"/>
              </w:rPr>
            </w:pPr>
            <w:r>
              <w:rPr>
                <w:sz w:val="24"/>
                <w:szCs w:val="24"/>
              </w:rPr>
              <w:t>Pyralidae</w:t>
            </w:r>
          </w:p>
        </w:tc>
      </w:tr>
      <w:tr w:rsidR="00D2108B" w14:paraId="6C8BC539" w14:textId="77777777">
        <w:trPr>
          <w:trHeight w:hRule="exact" w:val="368"/>
        </w:trPr>
        <w:tc>
          <w:tcPr>
            <w:tcW w:w="2410" w:type="dxa"/>
            <w:shd w:val="clear" w:color="auto" w:fill="auto"/>
            <w:tcMar>
              <w:top w:w="80" w:type="dxa"/>
              <w:left w:w="80" w:type="dxa"/>
              <w:bottom w:w="80" w:type="dxa"/>
              <w:right w:w="80" w:type="dxa"/>
            </w:tcMar>
            <w:vAlign w:val="center"/>
          </w:tcPr>
          <w:p w14:paraId="7957EB9E" w14:textId="77777777" w:rsidR="00D2108B" w:rsidRDefault="00D2108B">
            <w:pPr>
              <w:ind w:left="-572" w:firstLine="572"/>
              <w:rPr>
                <w:sz w:val="24"/>
                <w:szCs w:val="24"/>
              </w:rPr>
            </w:pPr>
          </w:p>
        </w:tc>
        <w:tc>
          <w:tcPr>
            <w:tcW w:w="2151" w:type="dxa"/>
            <w:shd w:val="clear" w:color="auto" w:fill="auto"/>
            <w:vAlign w:val="center"/>
          </w:tcPr>
          <w:p w14:paraId="3CF71811" w14:textId="77777777" w:rsidR="00D2108B" w:rsidRDefault="00075F3D">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6E6324E8" w14:textId="77777777" w:rsidR="00D2108B" w:rsidRDefault="00075F3D">
            <w:pPr>
              <w:ind w:left="-572" w:firstLine="572"/>
              <w:rPr>
                <w:sz w:val="24"/>
                <w:szCs w:val="24"/>
              </w:rPr>
            </w:pPr>
            <w:r>
              <w:rPr>
                <w:sz w:val="24"/>
              </w:rPr>
              <w:t>Nymphalidae</w:t>
            </w:r>
          </w:p>
        </w:tc>
      </w:tr>
      <w:tr w:rsidR="00D2108B" w14:paraId="3D80C466" w14:textId="77777777">
        <w:trPr>
          <w:trHeight w:hRule="exact" w:val="368"/>
        </w:trPr>
        <w:tc>
          <w:tcPr>
            <w:tcW w:w="2410" w:type="dxa"/>
            <w:shd w:val="clear" w:color="auto" w:fill="auto"/>
            <w:tcMar>
              <w:top w:w="80" w:type="dxa"/>
              <w:left w:w="80" w:type="dxa"/>
              <w:bottom w:w="80" w:type="dxa"/>
              <w:right w:w="80" w:type="dxa"/>
            </w:tcMar>
            <w:vAlign w:val="center"/>
          </w:tcPr>
          <w:p w14:paraId="491A201B" w14:textId="77777777" w:rsidR="00D2108B" w:rsidRDefault="00D2108B">
            <w:pPr>
              <w:ind w:left="-572" w:firstLine="572"/>
              <w:rPr>
                <w:sz w:val="24"/>
                <w:szCs w:val="24"/>
              </w:rPr>
            </w:pPr>
          </w:p>
        </w:tc>
        <w:tc>
          <w:tcPr>
            <w:tcW w:w="2151" w:type="dxa"/>
            <w:shd w:val="clear" w:color="auto" w:fill="auto"/>
            <w:vAlign w:val="center"/>
          </w:tcPr>
          <w:p w14:paraId="0A4E8427" w14:textId="77777777" w:rsidR="00D2108B" w:rsidRDefault="00075F3D">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1308591" w14:textId="77777777" w:rsidR="00D2108B" w:rsidRDefault="00075F3D">
            <w:pPr>
              <w:ind w:left="-572" w:firstLine="572"/>
              <w:rPr>
                <w:sz w:val="24"/>
                <w:szCs w:val="24"/>
              </w:rPr>
            </w:pPr>
            <w:r>
              <w:rPr>
                <w:sz w:val="24"/>
                <w:szCs w:val="24"/>
              </w:rPr>
              <w:t>Pyrgomorphidae/</w:t>
            </w:r>
            <w:r>
              <w:rPr>
                <w:i/>
                <w:sz w:val="24"/>
                <w:szCs w:val="24"/>
              </w:rPr>
              <w:t>Atractomorpha</w:t>
            </w:r>
            <w:r>
              <w:rPr>
                <w:sz w:val="24"/>
                <w:szCs w:val="24"/>
              </w:rPr>
              <w:t xml:space="preserve"> </w:t>
            </w:r>
          </w:p>
        </w:tc>
      </w:tr>
      <w:tr w:rsidR="00D2108B" w14:paraId="7BC93BA3" w14:textId="77777777">
        <w:trPr>
          <w:trHeight w:hRule="exact" w:val="368"/>
        </w:trPr>
        <w:tc>
          <w:tcPr>
            <w:tcW w:w="2410" w:type="dxa"/>
            <w:shd w:val="clear" w:color="auto" w:fill="auto"/>
            <w:tcMar>
              <w:top w:w="80" w:type="dxa"/>
              <w:left w:w="80" w:type="dxa"/>
              <w:bottom w:w="80" w:type="dxa"/>
              <w:right w:w="80" w:type="dxa"/>
            </w:tcMar>
            <w:vAlign w:val="center"/>
          </w:tcPr>
          <w:p w14:paraId="0FFB43CB" w14:textId="77777777" w:rsidR="00D2108B" w:rsidRDefault="00075F3D">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35646D4E" w14:textId="77777777" w:rsidR="00D2108B" w:rsidRDefault="00075F3D">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68C229C4" w14:textId="77777777" w:rsidR="00D2108B" w:rsidRDefault="00075F3D">
            <w:pPr>
              <w:ind w:left="-572" w:firstLine="572"/>
              <w:rPr>
                <w:sz w:val="24"/>
                <w:szCs w:val="24"/>
              </w:rPr>
            </w:pPr>
            <w:r>
              <w:rPr>
                <w:sz w:val="24"/>
                <w:szCs w:val="24"/>
              </w:rPr>
              <w:t>Chrysomelidae</w:t>
            </w:r>
          </w:p>
        </w:tc>
      </w:tr>
      <w:tr w:rsidR="00D2108B" w14:paraId="11F1DB32" w14:textId="77777777">
        <w:trPr>
          <w:trHeight w:hRule="exact" w:val="368"/>
        </w:trPr>
        <w:tc>
          <w:tcPr>
            <w:tcW w:w="2410" w:type="dxa"/>
            <w:shd w:val="clear" w:color="auto" w:fill="auto"/>
            <w:tcMar>
              <w:top w:w="80" w:type="dxa"/>
              <w:left w:w="80" w:type="dxa"/>
              <w:bottom w:w="80" w:type="dxa"/>
              <w:right w:w="80" w:type="dxa"/>
            </w:tcMar>
            <w:vAlign w:val="center"/>
          </w:tcPr>
          <w:p w14:paraId="7201CA95" w14:textId="77777777" w:rsidR="00D2108B" w:rsidRDefault="00D2108B">
            <w:pPr>
              <w:ind w:left="-572" w:firstLine="572"/>
              <w:rPr>
                <w:sz w:val="24"/>
                <w:szCs w:val="24"/>
              </w:rPr>
            </w:pPr>
          </w:p>
        </w:tc>
        <w:tc>
          <w:tcPr>
            <w:tcW w:w="2151" w:type="dxa"/>
            <w:shd w:val="clear" w:color="auto" w:fill="auto"/>
            <w:vAlign w:val="center"/>
          </w:tcPr>
          <w:p w14:paraId="49C5A566" w14:textId="77777777" w:rsidR="00D2108B" w:rsidRDefault="00075F3D">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E6709DB" w14:textId="77777777" w:rsidR="00D2108B" w:rsidRDefault="00075F3D">
            <w:pPr>
              <w:ind w:left="-572" w:firstLine="572"/>
              <w:rPr>
                <w:sz w:val="24"/>
                <w:szCs w:val="24"/>
              </w:rPr>
            </w:pPr>
            <w:r>
              <w:rPr>
                <w:sz w:val="24"/>
                <w:szCs w:val="24"/>
              </w:rPr>
              <w:t>Acrididae</w:t>
            </w:r>
          </w:p>
        </w:tc>
      </w:tr>
      <w:tr w:rsidR="00D2108B" w14:paraId="1A84869F" w14:textId="77777777">
        <w:trPr>
          <w:trHeight w:hRule="exact" w:val="368"/>
        </w:trPr>
        <w:tc>
          <w:tcPr>
            <w:tcW w:w="2410" w:type="dxa"/>
            <w:shd w:val="clear" w:color="auto" w:fill="auto"/>
            <w:tcMar>
              <w:top w:w="80" w:type="dxa"/>
              <w:left w:w="80" w:type="dxa"/>
              <w:bottom w:w="80" w:type="dxa"/>
              <w:right w:w="80" w:type="dxa"/>
            </w:tcMar>
            <w:vAlign w:val="center"/>
          </w:tcPr>
          <w:p w14:paraId="0672CF54" w14:textId="77777777" w:rsidR="00D2108B" w:rsidRDefault="00075F3D">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7D888BE6"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A6BF435" w14:textId="77777777" w:rsidR="00D2108B" w:rsidRDefault="00075F3D">
            <w:pPr>
              <w:ind w:left="-572" w:firstLine="572"/>
              <w:rPr>
                <w:sz w:val="24"/>
                <w:szCs w:val="24"/>
              </w:rPr>
            </w:pPr>
            <w:r>
              <w:rPr>
                <w:sz w:val="24"/>
                <w:szCs w:val="24"/>
              </w:rPr>
              <w:t>Chironomidae</w:t>
            </w:r>
          </w:p>
        </w:tc>
      </w:tr>
      <w:tr w:rsidR="00D2108B" w14:paraId="62BA235B" w14:textId="77777777">
        <w:trPr>
          <w:trHeight w:hRule="exact" w:val="368"/>
        </w:trPr>
        <w:tc>
          <w:tcPr>
            <w:tcW w:w="2410" w:type="dxa"/>
            <w:shd w:val="clear" w:color="auto" w:fill="auto"/>
            <w:tcMar>
              <w:top w:w="80" w:type="dxa"/>
              <w:left w:w="80" w:type="dxa"/>
              <w:bottom w:w="80" w:type="dxa"/>
              <w:right w:w="80" w:type="dxa"/>
            </w:tcMar>
            <w:vAlign w:val="center"/>
          </w:tcPr>
          <w:p w14:paraId="692D54DB" w14:textId="77777777" w:rsidR="00D2108B" w:rsidRDefault="00D2108B">
            <w:pPr>
              <w:ind w:left="-572" w:firstLine="572"/>
              <w:rPr>
                <w:sz w:val="24"/>
                <w:szCs w:val="24"/>
              </w:rPr>
            </w:pPr>
          </w:p>
        </w:tc>
        <w:tc>
          <w:tcPr>
            <w:tcW w:w="2151" w:type="dxa"/>
            <w:shd w:val="clear" w:color="auto" w:fill="auto"/>
            <w:vAlign w:val="center"/>
          </w:tcPr>
          <w:p w14:paraId="0B1D4043"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C36F0A0" w14:textId="77777777" w:rsidR="00D2108B" w:rsidRDefault="00075F3D">
            <w:pPr>
              <w:ind w:left="-572" w:firstLine="572"/>
              <w:rPr>
                <w:sz w:val="24"/>
                <w:szCs w:val="24"/>
              </w:rPr>
            </w:pPr>
            <w:r>
              <w:rPr>
                <w:sz w:val="24"/>
                <w:szCs w:val="24"/>
              </w:rPr>
              <w:t>Chloropidae</w:t>
            </w:r>
          </w:p>
        </w:tc>
      </w:tr>
      <w:tr w:rsidR="00D2108B" w14:paraId="14030C71" w14:textId="77777777">
        <w:trPr>
          <w:trHeight w:hRule="exact" w:val="368"/>
        </w:trPr>
        <w:tc>
          <w:tcPr>
            <w:tcW w:w="2410" w:type="dxa"/>
            <w:shd w:val="clear" w:color="auto" w:fill="auto"/>
            <w:tcMar>
              <w:top w:w="80" w:type="dxa"/>
              <w:left w:w="80" w:type="dxa"/>
              <w:bottom w:w="80" w:type="dxa"/>
              <w:right w:w="80" w:type="dxa"/>
            </w:tcMar>
            <w:vAlign w:val="center"/>
          </w:tcPr>
          <w:p w14:paraId="19EB565E" w14:textId="77777777" w:rsidR="00D2108B" w:rsidRDefault="00D2108B">
            <w:pPr>
              <w:ind w:left="-572" w:firstLine="572"/>
              <w:rPr>
                <w:sz w:val="24"/>
                <w:szCs w:val="24"/>
              </w:rPr>
            </w:pPr>
          </w:p>
        </w:tc>
        <w:tc>
          <w:tcPr>
            <w:tcW w:w="2151" w:type="dxa"/>
            <w:shd w:val="clear" w:color="auto" w:fill="auto"/>
            <w:vAlign w:val="center"/>
          </w:tcPr>
          <w:p w14:paraId="745D14BC"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1F1602A" w14:textId="77777777" w:rsidR="00D2108B" w:rsidRDefault="00075F3D">
            <w:pPr>
              <w:ind w:left="-572" w:firstLine="572"/>
              <w:rPr>
                <w:sz w:val="24"/>
                <w:szCs w:val="24"/>
              </w:rPr>
            </w:pPr>
            <w:r>
              <w:rPr>
                <w:sz w:val="24"/>
                <w:szCs w:val="24"/>
              </w:rPr>
              <w:t>Ephydridae</w:t>
            </w:r>
          </w:p>
        </w:tc>
      </w:tr>
      <w:tr w:rsidR="00D2108B" w14:paraId="3F0AF945" w14:textId="77777777">
        <w:trPr>
          <w:trHeight w:hRule="exact" w:val="368"/>
        </w:trPr>
        <w:tc>
          <w:tcPr>
            <w:tcW w:w="2410" w:type="dxa"/>
            <w:shd w:val="clear" w:color="auto" w:fill="auto"/>
            <w:tcMar>
              <w:top w:w="80" w:type="dxa"/>
              <w:left w:w="80" w:type="dxa"/>
              <w:bottom w:w="80" w:type="dxa"/>
              <w:right w:w="80" w:type="dxa"/>
            </w:tcMar>
            <w:vAlign w:val="center"/>
          </w:tcPr>
          <w:p w14:paraId="54011514" w14:textId="77777777" w:rsidR="00D2108B" w:rsidRDefault="00D2108B">
            <w:pPr>
              <w:ind w:left="-572" w:firstLine="572"/>
              <w:rPr>
                <w:sz w:val="24"/>
                <w:szCs w:val="24"/>
              </w:rPr>
            </w:pPr>
          </w:p>
        </w:tc>
        <w:tc>
          <w:tcPr>
            <w:tcW w:w="2151" w:type="dxa"/>
            <w:shd w:val="clear" w:color="auto" w:fill="auto"/>
            <w:vAlign w:val="center"/>
          </w:tcPr>
          <w:p w14:paraId="48928BCA"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90990F6" w14:textId="77777777" w:rsidR="00D2108B" w:rsidRDefault="00075F3D">
            <w:pPr>
              <w:ind w:left="-572" w:firstLine="572"/>
              <w:rPr>
                <w:sz w:val="24"/>
                <w:szCs w:val="24"/>
              </w:rPr>
            </w:pPr>
            <w:r>
              <w:rPr>
                <w:sz w:val="24"/>
                <w:szCs w:val="24"/>
              </w:rPr>
              <w:t>Muscidae</w:t>
            </w:r>
          </w:p>
        </w:tc>
      </w:tr>
      <w:tr w:rsidR="00D2108B" w14:paraId="307F0956" w14:textId="77777777">
        <w:trPr>
          <w:trHeight w:hRule="exact" w:val="368"/>
        </w:trPr>
        <w:tc>
          <w:tcPr>
            <w:tcW w:w="2410" w:type="dxa"/>
            <w:shd w:val="clear" w:color="auto" w:fill="auto"/>
            <w:tcMar>
              <w:top w:w="80" w:type="dxa"/>
              <w:left w:w="80" w:type="dxa"/>
              <w:bottom w:w="80" w:type="dxa"/>
              <w:right w:w="80" w:type="dxa"/>
            </w:tcMar>
            <w:vAlign w:val="center"/>
          </w:tcPr>
          <w:p w14:paraId="2309A5FC" w14:textId="77777777" w:rsidR="00D2108B" w:rsidRDefault="00D2108B">
            <w:pPr>
              <w:ind w:left="-572" w:firstLine="572"/>
              <w:rPr>
                <w:sz w:val="24"/>
                <w:szCs w:val="24"/>
              </w:rPr>
            </w:pPr>
          </w:p>
        </w:tc>
        <w:tc>
          <w:tcPr>
            <w:tcW w:w="2151" w:type="dxa"/>
            <w:shd w:val="clear" w:color="auto" w:fill="auto"/>
            <w:vAlign w:val="center"/>
          </w:tcPr>
          <w:p w14:paraId="443166D3"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64281EC" w14:textId="77777777" w:rsidR="00D2108B" w:rsidRDefault="00075F3D">
            <w:pPr>
              <w:ind w:left="-572" w:firstLine="572"/>
              <w:rPr>
                <w:sz w:val="24"/>
                <w:szCs w:val="24"/>
              </w:rPr>
            </w:pPr>
            <w:r>
              <w:rPr>
                <w:sz w:val="24"/>
                <w:szCs w:val="24"/>
              </w:rPr>
              <w:t>Sphaeroceridae</w:t>
            </w:r>
          </w:p>
        </w:tc>
      </w:tr>
      <w:tr w:rsidR="00D2108B" w14:paraId="1AFD0E5D" w14:textId="77777777">
        <w:trPr>
          <w:trHeight w:hRule="exact" w:val="368"/>
        </w:trPr>
        <w:tc>
          <w:tcPr>
            <w:tcW w:w="2410" w:type="dxa"/>
            <w:shd w:val="clear" w:color="auto" w:fill="auto"/>
            <w:tcMar>
              <w:top w:w="80" w:type="dxa"/>
              <w:left w:w="80" w:type="dxa"/>
              <w:bottom w:w="80" w:type="dxa"/>
              <w:right w:w="80" w:type="dxa"/>
            </w:tcMar>
            <w:vAlign w:val="center"/>
          </w:tcPr>
          <w:p w14:paraId="1495F07A" w14:textId="77777777" w:rsidR="00D2108B" w:rsidRDefault="00D2108B">
            <w:pPr>
              <w:ind w:left="-572" w:firstLine="572"/>
              <w:rPr>
                <w:sz w:val="24"/>
                <w:szCs w:val="24"/>
              </w:rPr>
            </w:pPr>
          </w:p>
        </w:tc>
        <w:tc>
          <w:tcPr>
            <w:tcW w:w="2151" w:type="dxa"/>
            <w:shd w:val="clear" w:color="auto" w:fill="auto"/>
            <w:vAlign w:val="center"/>
          </w:tcPr>
          <w:p w14:paraId="57372FB1"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B2D7C0E" w14:textId="77777777" w:rsidR="00D2108B" w:rsidRDefault="00075F3D">
            <w:pPr>
              <w:ind w:left="-572" w:firstLine="572"/>
              <w:rPr>
                <w:sz w:val="24"/>
                <w:szCs w:val="24"/>
              </w:rPr>
            </w:pPr>
            <w:r>
              <w:rPr>
                <w:sz w:val="24"/>
                <w:szCs w:val="24"/>
              </w:rPr>
              <w:t>Stratiomyidae</w:t>
            </w:r>
          </w:p>
        </w:tc>
      </w:tr>
      <w:tr w:rsidR="00D2108B" w14:paraId="584B6767" w14:textId="77777777">
        <w:trPr>
          <w:trHeight w:hRule="exact" w:val="368"/>
        </w:trPr>
        <w:tc>
          <w:tcPr>
            <w:tcW w:w="2410" w:type="dxa"/>
            <w:shd w:val="clear" w:color="auto" w:fill="auto"/>
            <w:tcMar>
              <w:top w:w="80" w:type="dxa"/>
              <w:left w:w="80" w:type="dxa"/>
              <w:bottom w:w="80" w:type="dxa"/>
              <w:right w:w="80" w:type="dxa"/>
            </w:tcMar>
            <w:vAlign w:val="center"/>
          </w:tcPr>
          <w:p w14:paraId="791CC133" w14:textId="77777777" w:rsidR="00D2108B" w:rsidRDefault="00D2108B">
            <w:pPr>
              <w:ind w:left="-572" w:firstLine="572"/>
              <w:rPr>
                <w:sz w:val="24"/>
                <w:szCs w:val="24"/>
              </w:rPr>
            </w:pPr>
          </w:p>
        </w:tc>
        <w:tc>
          <w:tcPr>
            <w:tcW w:w="2151" w:type="dxa"/>
            <w:shd w:val="clear" w:color="auto" w:fill="auto"/>
            <w:vAlign w:val="center"/>
          </w:tcPr>
          <w:p w14:paraId="5F2CC34D" w14:textId="77777777" w:rsidR="00D2108B" w:rsidRDefault="00075F3D">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534D51E4" w14:textId="77777777" w:rsidR="00D2108B" w:rsidRDefault="00075F3D">
            <w:pPr>
              <w:ind w:left="-572" w:firstLine="572"/>
              <w:rPr>
                <w:sz w:val="24"/>
                <w:szCs w:val="24"/>
              </w:rPr>
            </w:pPr>
            <w:r>
              <w:rPr>
                <w:sz w:val="24"/>
                <w:szCs w:val="24"/>
              </w:rPr>
              <w:t>Tephritidae</w:t>
            </w:r>
          </w:p>
        </w:tc>
      </w:tr>
      <w:tr w:rsidR="00D2108B" w14:paraId="1774A6D4" w14:textId="77777777">
        <w:trPr>
          <w:trHeight w:hRule="exact" w:val="368"/>
        </w:trPr>
        <w:tc>
          <w:tcPr>
            <w:tcW w:w="2410" w:type="dxa"/>
            <w:shd w:val="clear" w:color="auto" w:fill="auto"/>
            <w:tcMar>
              <w:top w:w="80" w:type="dxa"/>
              <w:left w:w="80" w:type="dxa"/>
              <w:bottom w:w="80" w:type="dxa"/>
              <w:right w:w="80" w:type="dxa"/>
            </w:tcMar>
            <w:vAlign w:val="center"/>
          </w:tcPr>
          <w:p w14:paraId="5FCAB082" w14:textId="77777777" w:rsidR="00D2108B" w:rsidRDefault="00D2108B">
            <w:pPr>
              <w:ind w:left="-572" w:firstLine="572"/>
              <w:rPr>
                <w:sz w:val="24"/>
                <w:szCs w:val="24"/>
              </w:rPr>
            </w:pPr>
          </w:p>
        </w:tc>
        <w:tc>
          <w:tcPr>
            <w:tcW w:w="2151" w:type="dxa"/>
            <w:shd w:val="clear" w:color="auto" w:fill="auto"/>
            <w:vAlign w:val="center"/>
          </w:tcPr>
          <w:p w14:paraId="7DE2601C" w14:textId="77777777" w:rsidR="00D2108B" w:rsidRDefault="00075F3D">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708E2029" w14:textId="77777777" w:rsidR="00D2108B" w:rsidRDefault="00075F3D">
            <w:pPr>
              <w:ind w:left="-572" w:firstLine="572"/>
              <w:rPr>
                <w:sz w:val="24"/>
                <w:szCs w:val="24"/>
              </w:rPr>
            </w:pPr>
            <w:r>
              <w:rPr>
                <w:sz w:val="24"/>
                <w:szCs w:val="24"/>
              </w:rPr>
              <w:t>Tetrigidae</w:t>
            </w:r>
          </w:p>
        </w:tc>
      </w:tr>
    </w:tbl>
    <w:p w14:paraId="7130D613" w14:textId="77777777" w:rsidR="00D2108B" w:rsidRDefault="00D2108B">
      <w:pPr>
        <w:spacing w:line="480" w:lineRule="auto"/>
        <w:rPr>
          <w:bCs/>
        </w:rPr>
      </w:pPr>
    </w:p>
    <w:p w14:paraId="7991868B" w14:textId="77777777" w:rsidR="00D2108B" w:rsidRDefault="00075F3D">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D2108B" w14:paraId="28E1A67E"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EE37536" w14:textId="77777777" w:rsidR="00D2108B" w:rsidRDefault="00075F3D">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5714760D" w14:textId="77777777" w:rsidR="00D2108B" w:rsidRDefault="00075F3D">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701BDF8" w14:textId="77777777" w:rsidR="00D2108B" w:rsidRDefault="00075F3D">
            <w:pPr>
              <w:rPr>
                <w:sz w:val="24"/>
                <w:szCs w:val="24"/>
              </w:rPr>
            </w:pPr>
            <w:r>
              <w:rPr>
                <w:sz w:val="24"/>
                <w:szCs w:val="24"/>
              </w:rPr>
              <w:t>Family/Genus</w:t>
            </w:r>
          </w:p>
        </w:tc>
      </w:tr>
      <w:tr w:rsidR="00D2108B" w14:paraId="10812CF6"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73BCE99E" w14:textId="77777777" w:rsidR="00D2108B" w:rsidRDefault="00075F3D">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15B34EE" w14:textId="77777777" w:rsidR="00D2108B" w:rsidRDefault="00075F3D">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130A62E8" w14:textId="77777777" w:rsidR="00D2108B" w:rsidRDefault="00075F3D">
            <w:pPr>
              <w:rPr>
                <w:sz w:val="24"/>
                <w:szCs w:val="24"/>
              </w:rPr>
            </w:pPr>
            <w:r>
              <w:rPr>
                <w:sz w:val="24"/>
                <w:szCs w:val="24"/>
              </w:rPr>
              <w:t>Araneidae</w:t>
            </w:r>
          </w:p>
        </w:tc>
      </w:tr>
      <w:tr w:rsidR="00D2108B" w14:paraId="372A3F1A" w14:textId="77777777">
        <w:trPr>
          <w:trHeight w:hRule="exact" w:val="336"/>
        </w:trPr>
        <w:tc>
          <w:tcPr>
            <w:tcW w:w="2410" w:type="dxa"/>
            <w:shd w:val="clear" w:color="auto" w:fill="auto"/>
            <w:tcMar>
              <w:top w:w="80" w:type="dxa"/>
              <w:left w:w="80" w:type="dxa"/>
              <w:bottom w:w="80" w:type="dxa"/>
              <w:right w:w="80" w:type="dxa"/>
            </w:tcMar>
            <w:vAlign w:val="center"/>
          </w:tcPr>
          <w:p w14:paraId="46A68234" w14:textId="77777777" w:rsidR="00D2108B" w:rsidRDefault="00D2108B">
            <w:pPr>
              <w:rPr>
                <w:sz w:val="24"/>
                <w:szCs w:val="24"/>
              </w:rPr>
            </w:pPr>
          </w:p>
        </w:tc>
        <w:tc>
          <w:tcPr>
            <w:tcW w:w="2126" w:type="dxa"/>
            <w:shd w:val="clear" w:color="auto" w:fill="auto"/>
            <w:vAlign w:val="center"/>
          </w:tcPr>
          <w:p w14:paraId="7CDDDE80"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6ADDDFE" w14:textId="77777777" w:rsidR="00D2108B" w:rsidRDefault="00075F3D">
            <w:pPr>
              <w:rPr>
                <w:sz w:val="24"/>
                <w:szCs w:val="24"/>
              </w:rPr>
            </w:pPr>
            <w:r>
              <w:rPr>
                <w:sz w:val="24"/>
                <w:szCs w:val="24"/>
              </w:rPr>
              <w:t>Clubionidae</w:t>
            </w:r>
          </w:p>
        </w:tc>
      </w:tr>
      <w:tr w:rsidR="00D2108B" w14:paraId="72FF4F69" w14:textId="77777777">
        <w:trPr>
          <w:trHeight w:hRule="exact" w:val="336"/>
        </w:trPr>
        <w:tc>
          <w:tcPr>
            <w:tcW w:w="2410" w:type="dxa"/>
            <w:shd w:val="clear" w:color="auto" w:fill="auto"/>
            <w:tcMar>
              <w:top w:w="80" w:type="dxa"/>
              <w:left w:w="80" w:type="dxa"/>
              <w:bottom w:w="80" w:type="dxa"/>
              <w:right w:w="80" w:type="dxa"/>
            </w:tcMar>
            <w:vAlign w:val="center"/>
          </w:tcPr>
          <w:p w14:paraId="6AC39C83" w14:textId="77777777" w:rsidR="00D2108B" w:rsidRDefault="00D2108B">
            <w:pPr>
              <w:rPr>
                <w:sz w:val="24"/>
                <w:szCs w:val="24"/>
              </w:rPr>
            </w:pPr>
          </w:p>
        </w:tc>
        <w:tc>
          <w:tcPr>
            <w:tcW w:w="2126" w:type="dxa"/>
            <w:shd w:val="clear" w:color="auto" w:fill="auto"/>
            <w:vAlign w:val="center"/>
          </w:tcPr>
          <w:p w14:paraId="6D584626"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E88039B" w14:textId="77777777" w:rsidR="00D2108B" w:rsidRDefault="00075F3D">
            <w:pPr>
              <w:rPr>
                <w:sz w:val="24"/>
                <w:szCs w:val="24"/>
              </w:rPr>
            </w:pPr>
            <w:r>
              <w:rPr>
                <w:sz w:val="24"/>
                <w:szCs w:val="24"/>
              </w:rPr>
              <w:t>Oxyopidae</w:t>
            </w:r>
          </w:p>
        </w:tc>
      </w:tr>
      <w:tr w:rsidR="00D2108B" w14:paraId="2E6CBB8F" w14:textId="77777777">
        <w:trPr>
          <w:trHeight w:hRule="exact" w:val="336"/>
        </w:trPr>
        <w:tc>
          <w:tcPr>
            <w:tcW w:w="2410" w:type="dxa"/>
            <w:shd w:val="clear" w:color="auto" w:fill="auto"/>
            <w:tcMar>
              <w:top w:w="80" w:type="dxa"/>
              <w:left w:w="80" w:type="dxa"/>
              <w:bottom w:w="80" w:type="dxa"/>
              <w:right w:w="80" w:type="dxa"/>
            </w:tcMar>
            <w:vAlign w:val="center"/>
          </w:tcPr>
          <w:p w14:paraId="479663F5" w14:textId="77777777" w:rsidR="00D2108B" w:rsidRDefault="00D2108B">
            <w:pPr>
              <w:rPr>
                <w:sz w:val="24"/>
                <w:szCs w:val="24"/>
              </w:rPr>
            </w:pPr>
          </w:p>
        </w:tc>
        <w:tc>
          <w:tcPr>
            <w:tcW w:w="2126" w:type="dxa"/>
            <w:shd w:val="clear" w:color="auto" w:fill="auto"/>
            <w:vAlign w:val="center"/>
          </w:tcPr>
          <w:p w14:paraId="6F858EBC"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1C1AF3D" w14:textId="77777777" w:rsidR="00D2108B" w:rsidRDefault="00075F3D">
            <w:pPr>
              <w:rPr>
                <w:sz w:val="24"/>
                <w:szCs w:val="24"/>
              </w:rPr>
            </w:pPr>
            <w:r>
              <w:rPr>
                <w:sz w:val="24"/>
                <w:szCs w:val="24"/>
              </w:rPr>
              <w:t>Tetragnathidae</w:t>
            </w:r>
          </w:p>
        </w:tc>
      </w:tr>
      <w:tr w:rsidR="00D2108B" w14:paraId="0D77D97E" w14:textId="77777777">
        <w:trPr>
          <w:trHeight w:hRule="exact" w:val="336"/>
        </w:trPr>
        <w:tc>
          <w:tcPr>
            <w:tcW w:w="2410" w:type="dxa"/>
            <w:shd w:val="clear" w:color="auto" w:fill="auto"/>
            <w:tcMar>
              <w:top w:w="80" w:type="dxa"/>
              <w:left w:w="80" w:type="dxa"/>
              <w:bottom w:w="80" w:type="dxa"/>
              <w:right w:w="80" w:type="dxa"/>
            </w:tcMar>
            <w:vAlign w:val="center"/>
          </w:tcPr>
          <w:p w14:paraId="1C64354B" w14:textId="77777777" w:rsidR="00D2108B" w:rsidRDefault="00D2108B">
            <w:pPr>
              <w:rPr>
                <w:sz w:val="24"/>
                <w:szCs w:val="24"/>
              </w:rPr>
            </w:pPr>
          </w:p>
        </w:tc>
        <w:tc>
          <w:tcPr>
            <w:tcW w:w="2126" w:type="dxa"/>
            <w:shd w:val="clear" w:color="auto" w:fill="auto"/>
            <w:vAlign w:val="center"/>
          </w:tcPr>
          <w:p w14:paraId="4B5D37A4"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22C6DA9" w14:textId="77777777" w:rsidR="00D2108B" w:rsidRDefault="00075F3D">
            <w:pPr>
              <w:rPr>
                <w:sz w:val="24"/>
                <w:szCs w:val="24"/>
              </w:rPr>
            </w:pPr>
            <w:r>
              <w:rPr>
                <w:sz w:val="24"/>
                <w:szCs w:val="24"/>
              </w:rPr>
              <w:t>Thomisidae</w:t>
            </w:r>
          </w:p>
        </w:tc>
      </w:tr>
      <w:tr w:rsidR="00D2108B" w14:paraId="7CD77F83" w14:textId="77777777">
        <w:trPr>
          <w:trHeight w:hRule="exact" w:val="336"/>
        </w:trPr>
        <w:tc>
          <w:tcPr>
            <w:tcW w:w="2410" w:type="dxa"/>
            <w:shd w:val="clear" w:color="auto" w:fill="auto"/>
            <w:tcMar>
              <w:top w:w="80" w:type="dxa"/>
              <w:left w:w="80" w:type="dxa"/>
              <w:bottom w:w="80" w:type="dxa"/>
              <w:right w:w="80" w:type="dxa"/>
            </w:tcMar>
            <w:vAlign w:val="center"/>
          </w:tcPr>
          <w:p w14:paraId="49DF7C3B" w14:textId="77777777" w:rsidR="00D2108B" w:rsidRDefault="00D2108B">
            <w:pPr>
              <w:rPr>
                <w:sz w:val="24"/>
                <w:szCs w:val="24"/>
              </w:rPr>
            </w:pPr>
          </w:p>
        </w:tc>
        <w:tc>
          <w:tcPr>
            <w:tcW w:w="2126" w:type="dxa"/>
            <w:shd w:val="clear" w:color="auto" w:fill="auto"/>
            <w:vAlign w:val="center"/>
          </w:tcPr>
          <w:p w14:paraId="1DADCBE3" w14:textId="77777777" w:rsidR="00D2108B" w:rsidRDefault="00075F3D">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2F737EE2" w14:textId="77777777" w:rsidR="00D2108B" w:rsidRDefault="00075F3D">
            <w:pPr>
              <w:rPr>
                <w:sz w:val="24"/>
                <w:szCs w:val="24"/>
              </w:rPr>
            </w:pPr>
            <w:r>
              <w:rPr>
                <w:sz w:val="24"/>
                <w:szCs w:val="24"/>
              </w:rPr>
              <w:t>Coccinellidae</w:t>
            </w:r>
          </w:p>
        </w:tc>
      </w:tr>
      <w:tr w:rsidR="00D2108B" w14:paraId="08090BF7" w14:textId="77777777">
        <w:trPr>
          <w:trHeight w:hRule="exact" w:val="336"/>
        </w:trPr>
        <w:tc>
          <w:tcPr>
            <w:tcW w:w="2410" w:type="dxa"/>
            <w:shd w:val="clear" w:color="auto" w:fill="auto"/>
            <w:tcMar>
              <w:top w:w="80" w:type="dxa"/>
              <w:left w:w="80" w:type="dxa"/>
              <w:bottom w:w="80" w:type="dxa"/>
              <w:right w:w="80" w:type="dxa"/>
            </w:tcMar>
            <w:vAlign w:val="center"/>
          </w:tcPr>
          <w:p w14:paraId="7243B581" w14:textId="77777777" w:rsidR="00D2108B" w:rsidRDefault="00075F3D">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2A970BE1"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FAF6D82" w14:textId="77777777" w:rsidR="00D2108B" w:rsidRDefault="00075F3D">
            <w:pPr>
              <w:rPr>
                <w:sz w:val="24"/>
                <w:szCs w:val="24"/>
              </w:rPr>
            </w:pPr>
            <w:r>
              <w:rPr>
                <w:sz w:val="24"/>
                <w:szCs w:val="24"/>
              </w:rPr>
              <w:t>Alydidae/</w:t>
            </w:r>
            <w:r>
              <w:rPr>
                <w:i/>
                <w:sz w:val="24"/>
                <w:szCs w:val="24"/>
              </w:rPr>
              <w:t>Leptocorisa</w:t>
            </w:r>
          </w:p>
        </w:tc>
      </w:tr>
      <w:tr w:rsidR="00D2108B" w14:paraId="054FCE37" w14:textId="77777777">
        <w:trPr>
          <w:trHeight w:hRule="exact" w:val="336"/>
        </w:trPr>
        <w:tc>
          <w:tcPr>
            <w:tcW w:w="2410" w:type="dxa"/>
            <w:shd w:val="clear" w:color="auto" w:fill="auto"/>
            <w:tcMar>
              <w:top w:w="80" w:type="dxa"/>
              <w:left w:w="80" w:type="dxa"/>
              <w:bottom w:w="80" w:type="dxa"/>
              <w:right w:w="80" w:type="dxa"/>
            </w:tcMar>
            <w:vAlign w:val="center"/>
          </w:tcPr>
          <w:p w14:paraId="5E1CC065" w14:textId="77777777" w:rsidR="00D2108B" w:rsidRDefault="00D2108B">
            <w:pPr>
              <w:rPr>
                <w:sz w:val="24"/>
                <w:szCs w:val="24"/>
              </w:rPr>
            </w:pPr>
          </w:p>
        </w:tc>
        <w:tc>
          <w:tcPr>
            <w:tcW w:w="2126" w:type="dxa"/>
            <w:shd w:val="clear" w:color="auto" w:fill="auto"/>
            <w:vAlign w:val="center"/>
          </w:tcPr>
          <w:p w14:paraId="100DCF57"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CD7FE9D" w14:textId="77777777" w:rsidR="00D2108B" w:rsidRDefault="00075F3D">
            <w:pPr>
              <w:rPr>
                <w:sz w:val="24"/>
                <w:szCs w:val="24"/>
              </w:rPr>
            </w:pPr>
            <w:r>
              <w:rPr>
                <w:sz w:val="24"/>
                <w:szCs w:val="24"/>
              </w:rPr>
              <w:t>Cicadellidae/</w:t>
            </w:r>
            <w:r>
              <w:rPr>
                <w:i/>
                <w:sz w:val="24"/>
                <w:szCs w:val="24"/>
              </w:rPr>
              <w:t>Nephotettix</w:t>
            </w:r>
          </w:p>
        </w:tc>
      </w:tr>
      <w:tr w:rsidR="00D2108B" w14:paraId="6659584B" w14:textId="77777777">
        <w:trPr>
          <w:trHeight w:hRule="exact" w:val="336"/>
        </w:trPr>
        <w:tc>
          <w:tcPr>
            <w:tcW w:w="2410" w:type="dxa"/>
            <w:shd w:val="clear" w:color="auto" w:fill="auto"/>
            <w:tcMar>
              <w:top w:w="80" w:type="dxa"/>
              <w:left w:w="80" w:type="dxa"/>
              <w:bottom w:w="80" w:type="dxa"/>
              <w:right w:w="80" w:type="dxa"/>
            </w:tcMar>
            <w:vAlign w:val="center"/>
          </w:tcPr>
          <w:p w14:paraId="61A6CD26" w14:textId="77777777" w:rsidR="00D2108B" w:rsidRDefault="00D2108B">
            <w:pPr>
              <w:rPr>
                <w:sz w:val="24"/>
                <w:szCs w:val="24"/>
              </w:rPr>
            </w:pPr>
          </w:p>
        </w:tc>
        <w:tc>
          <w:tcPr>
            <w:tcW w:w="2126" w:type="dxa"/>
            <w:shd w:val="clear" w:color="auto" w:fill="auto"/>
            <w:vAlign w:val="center"/>
          </w:tcPr>
          <w:p w14:paraId="57191B59"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93AF86D" w14:textId="77777777" w:rsidR="00D2108B" w:rsidRDefault="00075F3D">
            <w:pPr>
              <w:rPr>
                <w:sz w:val="24"/>
                <w:szCs w:val="24"/>
              </w:rPr>
            </w:pPr>
            <w:r>
              <w:rPr>
                <w:sz w:val="24"/>
                <w:szCs w:val="24"/>
              </w:rPr>
              <w:t>Delphacidae/</w:t>
            </w:r>
            <w:r>
              <w:rPr>
                <w:i/>
                <w:sz w:val="24"/>
                <w:szCs w:val="24"/>
              </w:rPr>
              <w:t>Nilaparvata</w:t>
            </w:r>
          </w:p>
        </w:tc>
      </w:tr>
      <w:tr w:rsidR="00D2108B" w14:paraId="1452FB2A" w14:textId="77777777">
        <w:trPr>
          <w:trHeight w:hRule="exact" w:val="336"/>
        </w:trPr>
        <w:tc>
          <w:tcPr>
            <w:tcW w:w="2410" w:type="dxa"/>
            <w:shd w:val="clear" w:color="auto" w:fill="auto"/>
            <w:tcMar>
              <w:top w:w="80" w:type="dxa"/>
              <w:left w:w="80" w:type="dxa"/>
              <w:bottom w:w="80" w:type="dxa"/>
              <w:right w:w="80" w:type="dxa"/>
            </w:tcMar>
            <w:vAlign w:val="center"/>
          </w:tcPr>
          <w:p w14:paraId="0C9D2844" w14:textId="77777777" w:rsidR="00D2108B" w:rsidRDefault="00D2108B">
            <w:pPr>
              <w:rPr>
                <w:sz w:val="24"/>
                <w:szCs w:val="24"/>
              </w:rPr>
            </w:pPr>
          </w:p>
        </w:tc>
        <w:tc>
          <w:tcPr>
            <w:tcW w:w="2126" w:type="dxa"/>
            <w:shd w:val="clear" w:color="auto" w:fill="auto"/>
            <w:vAlign w:val="center"/>
          </w:tcPr>
          <w:p w14:paraId="041E6537"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D1D9E6A" w14:textId="77777777" w:rsidR="00D2108B" w:rsidRDefault="00075F3D">
            <w:pPr>
              <w:rPr>
                <w:sz w:val="24"/>
                <w:szCs w:val="24"/>
              </w:rPr>
            </w:pPr>
            <w:r>
              <w:rPr>
                <w:sz w:val="24"/>
                <w:szCs w:val="24"/>
              </w:rPr>
              <w:t>Lygaeidae/</w:t>
            </w:r>
            <w:r>
              <w:rPr>
                <w:i/>
                <w:sz w:val="24"/>
                <w:szCs w:val="24"/>
              </w:rPr>
              <w:t>Pachybrachius</w:t>
            </w:r>
          </w:p>
        </w:tc>
      </w:tr>
      <w:tr w:rsidR="00D2108B" w14:paraId="700D2A5F" w14:textId="77777777">
        <w:trPr>
          <w:trHeight w:hRule="exact" w:val="336"/>
        </w:trPr>
        <w:tc>
          <w:tcPr>
            <w:tcW w:w="2410" w:type="dxa"/>
            <w:shd w:val="clear" w:color="auto" w:fill="auto"/>
            <w:tcMar>
              <w:top w:w="80" w:type="dxa"/>
              <w:left w:w="80" w:type="dxa"/>
              <w:bottom w:w="80" w:type="dxa"/>
              <w:right w:w="80" w:type="dxa"/>
            </w:tcMar>
            <w:vAlign w:val="center"/>
          </w:tcPr>
          <w:p w14:paraId="4E7A25A4" w14:textId="77777777" w:rsidR="00D2108B" w:rsidRDefault="00D2108B">
            <w:pPr>
              <w:rPr>
                <w:sz w:val="24"/>
                <w:szCs w:val="24"/>
              </w:rPr>
            </w:pPr>
          </w:p>
        </w:tc>
        <w:tc>
          <w:tcPr>
            <w:tcW w:w="2126" w:type="dxa"/>
            <w:shd w:val="clear" w:color="auto" w:fill="auto"/>
            <w:vAlign w:val="center"/>
          </w:tcPr>
          <w:p w14:paraId="3F02E4F0"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D15954A" w14:textId="77777777" w:rsidR="00D2108B" w:rsidRDefault="00075F3D">
            <w:pPr>
              <w:rPr>
                <w:sz w:val="24"/>
                <w:szCs w:val="24"/>
              </w:rPr>
            </w:pPr>
            <w:r>
              <w:rPr>
                <w:sz w:val="24"/>
                <w:szCs w:val="24"/>
              </w:rPr>
              <w:t>Pentatomidae/</w:t>
            </w:r>
            <w:r>
              <w:rPr>
                <w:i/>
                <w:sz w:val="24"/>
                <w:szCs w:val="24"/>
              </w:rPr>
              <w:t>Scotinophara</w:t>
            </w:r>
          </w:p>
        </w:tc>
      </w:tr>
      <w:tr w:rsidR="00D2108B" w14:paraId="3BBC6806" w14:textId="77777777">
        <w:trPr>
          <w:trHeight w:hRule="exact" w:val="336"/>
        </w:trPr>
        <w:tc>
          <w:tcPr>
            <w:tcW w:w="2410" w:type="dxa"/>
            <w:shd w:val="clear" w:color="auto" w:fill="auto"/>
            <w:tcMar>
              <w:top w:w="80" w:type="dxa"/>
              <w:left w:w="80" w:type="dxa"/>
              <w:bottom w:w="80" w:type="dxa"/>
              <w:right w:w="80" w:type="dxa"/>
            </w:tcMar>
            <w:vAlign w:val="center"/>
          </w:tcPr>
          <w:p w14:paraId="441F6D55" w14:textId="77777777" w:rsidR="00D2108B" w:rsidRDefault="00D2108B">
            <w:pPr>
              <w:rPr>
                <w:sz w:val="24"/>
                <w:szCs w:val="24"/>
              </w:rPr>
            </w:pPr>
          </w:p>
        </w:tc>
        <w:tc>
          <w:tcPr>
            <w:tcW w:w="2126" w:type="dxa"/>
            <w:shd w:val="clear" w:color="auto" w:fill="auto"/>
            <w:vAlign w:val="center"/>
          </w:tcPr>
          <w:p w14:paraId="04B2223C" w14:textId="77777777" w:rsidR="00D2108B" w:rsidRDefault="00075F3D">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40D80ECB" w14:textId="77777777" w:rsidR="00D2108B" w:rsidRDefault="00075F3D">
            <w:pPr>
              <w:rPr>
                <w:sz w:val="24"/>
                <w:szCs w:val="24"/>
              </w:rPr>
            </w:pPr>
            <w:r>
              <w:rPr>
                <w:sz w:val="24"/>
                <w:szCs w:val="24"/>
              </w:rPr>
              <w:t>Hesperiidae</w:t>
            </w:r>
          </w:p>
        </w:tc>
      </w:tr>
      <w:tr w:rsidR="00D2108B" w14:paraId="48001569" w14:textId="77777777">
        <w:trPr>
          <w:trHeight w:hRule="exact" w:val="336"/>
        </w:trPr>
        <w:tc>
          <w:tcPr>
            <w:tcW w:w="2410" w:type="dxa"/>
            <w:shd w:val="clear" w:color="auto" w:fill="auto"/>
            <w:tcMar>
              <w:top w:w="80" w:type="dxa"/>
              <w:left w:w="80" w:type="dxa"/>
              <w:bottom w:w="80" w:type="dxa"/>
              <w:right w:w="80" w:type="dxa"/>
            </w:tcMar>
            <w:vAlign w:val="center"/>
          </w:tcPr>
          <w:p w14:paraId="45EF85B2" w14:textId="77777777" w:rsidR="00D2108B" w:rsidRDefault="00D2108B">
            <w:pPr>
              <w:rPr>
                <w:sz w:val="24"/>
                <w:szCs w:val="24"/>
              </w:rPr>
            </w:pPr>
          </w:p>
        </w:tc>
        <w:tc>
          <w:tcPr>
            <w:tcW w:w="2126" w:type="dxa"/>
            <w:shd w:val="clear" w:color="auto" w:fill="auto"/>
            <w:vAlign w:val="center"/>
          </w:tcPr>
          <w:p w14:paraId="10E8DD80" w14:textId="77777777" w:rsidR="00D2108B" w:rsidRDefault="00075F3D">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0863730" w14:textId="77777777" w:rsidR="00D2108B" w:rsidRDefault="00075F3D">
            <w:pPr>
              <w:rPr>
                <w:sz w:val="24"/>
                <w:szCs w:val="24"/>
              </w:rPr>
            </w:pPr>
            <w:r>
              <w:rPr>
                <w:sz w:val="24"/>
                <w:szCs w:val="24"/>
              </w:rPr>
              <w:t>Pyralidae</w:t>
            </w:r>
          </w:p>
        </w:tc>
      </w:tr>
      <w:tr w:rsidR="00D2108B" w14:paraId="3A29F05A" w14:textId="77777777">
        <w:trPr>
          <w:trHeight w:hRule="exact" w:val="336"/>
        </w:trPr>
        <w:tc>
          <w:tcPr>
            <w:tcW w:w="2410" w:type="dxa"/>
            <w:shd w:val="clear" w:color="auto" w:fill="auto"/>
            <w:tcMar>
              <w:top w:w="80" w:type="dxa"/>
              <w:left w:w="80" w:type="dxa"/>
              <w:bottom w:w="80" w:type="dxa"/>
              <w:right w:w="80" w:type="dxa"/>
            </w:tcMar>
            <w:vAlign w:val="center"/>
          </w:tcPr>
          <w:p w14:paraId="46424957" w14:textId="77777777" w:rsidR="00D2108B" w:rsidRDefault="00D2108B">
            <w:pPr>
              <w:rPr>
                <w:sz w:val="24"/>
                <w:szCs w:val="24"/>
              </w:rPr>
            </w:pPr>
          </w:p>
        </w:tc>
        <w:tc>
          <w:tcPr>
            <w:tcW w:w="2126" w:type="dxa"/>
            <w:shd w:val="clear" w:color="auto" w:fill="auto"/>
            <w:vAlign w:val="center"/>
          </w:tcPr>
          <w:p w14:paraId="78047388"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DD11BF2" w14:textId="77777777" w:rsidR="00D2108B" w:rsidRDefault="00075F3D">
            <w:pPr>
              <w:rPr>
                <w:sz w:val="24"/>
                <w:szCs w:val="24"/>
              </w:rPr>
            </w:pPr>
            <w:r>
              <w:rPr>
                <w:sz w:val="24"/>
                <w:szCs w:val="24"/>
              </w:rPr>
              <w:t>Pyrgomorphidae/</w:t>
            </w:r>
            <w:r>
              <w:rPr>
                <w:i/>
                <w:sz w:val="24"/>
                <w:szCs w:val="24"/>
              </w:rPr>
              <w:t>Atractomorpha</w:t>
            </w:r>
            <w:r>
              <w:rPr>
                <w:sz w:val="24"/>
                <w:szCs w:val="24"/>
              </w:rPr>
              <w:t xml:space="preserve"> </w:t>
            </w:r>
          </w:p>
        </w:tc>
      </w:tr>
      <w:tr w:rsidR="00D2108B" w14:paraId="499B80D9" w14:textId="77777777">
        <w:trPr>
          <w:trHeight w:hRule="exact" w:val="336"/>
        </w:trPr>
        <w:tc>
          <w:tcPr>
            <w:tcW w:w="2410" w:type="dxa"/>
            <w:shd w:val="clear" w:color="auto" w:fill="auto"/>
            <w:tcMar>
              <w:top w:w="80" w:type="dxa"/>
              <w:left w:w="80" w:type="dxa"/>
              <w:bottom w:w="80" w:type="dxa"/>
              <w:right w:w="80" w:type="dxa"/>
            </w:tcMar>
            <w:vAlign w:val="center"/>
          </w:tcPr>
          <w:p w14:paraId="75F67393" w14:textId="77777777" w:rsidR="00D2108B" w:rsidRDefault="00075F3D">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0ABCC82A" w14:textId="77777777" w:rsidR="00D2108B" w:rsidRDefault="00075F3D">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757AD2E" w14:textId="77777777" w:rsidR="00D2108B" w:rsidRDefault="00075F3D">
            <w:pPr>
              <w:rPr>
                <w:sz w:val="24"/>
                <w:szCs w:val="24"/>
              </w:rPr>
            </w:pPr>
            <w:r>
              <w:rPr>
                <w:sz w:val="24"/>
                <w:szCs w:val="24"/>
              </w:rPr>
              <w:t>Chrysomelidae</w:t>
            </w:r>
          </w:p>
        </w:tc>
      </w:tr>
      <w:tr w:rsidR="00D2108B" w14:paraId="6A1B9ABF" w14:textId="77777777">
        <w:trPr>
          <w:trHeight w:hRule="exact" w:val="336"/>
        </w:trPr>
        <w:tc>
          <w:tcPr>
            <w:tcW w:w="2410" w:type="dxa"/>
            <w:shd w:val="clear" w:color="auto" w:fill="auto"/>
            <w:tcMar>
              <w:top w:w="80" w:type="dxa"/>
              <w:left w:w="80" w:type="dxa"/>
              <w:bottom w:w="80" w:type="dxa"/>
              <w:right w:w="80" w:type="dxa"/>
            </w:tcMar>
            <w:vAlign w:val="center"/>
          </w:tcPr>
          <w:p w14:paraId="6DAAD514" w14:textId="77777777" w:rsidR="00D2108B" w:rsidRDefault="00D2108B">
            <w:pPr>
              <w:rPr>
                <w:sz w:val="24"/>
                <w:szCs w:val="24"/>
              </w:rPr>
            </w:pPr>
          </w:p>
        </w:tc>
        <w:tc>
          <w:tcPr>
            <w:tcW w:w="2126" w:type="dxa"/>
            <w:shd w:val="clear" w:color="auto" w:fill="auto"/>
            <w:vAlign w:val="center"/>
          </w:tcPr>
          <w:p w14:paraId="4DBD4EB6"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2816C10" w14:textId="77777777" w:rsidR="00D2108B" w:rsidRDefault="00075F3D">
            <w:pPr>
              <w:rPr>
                <w:sz w:val="24"/>
                <w:szCs w:val="24"/>
              </w:rPr>
            </w:pPr>
            <w:r>
              <w:rPr>
                <w:sz w:val="24"/>
                <w:szCs w:val="24"/>
              </w:rPr>
              <w:t>Acrididae</w:t>
            </w:r>
          </w:p>
        </w:tc>
      </w:tr>
      <w:tr w:rsidR="00D2108B" w14:paraId="053A3595" w14:textId="77777777">
        <w:trPr>
          <w:trHeight w:hRule="exact" w:val="336"/>
        </w:trPr>
        <w:tc>
          <w:tcPr>
            <w:tcW w:w="2410" w:type="dxa"/>
            <w:shd w:val="clear" w:color="auto" w:fill="auto"/>
            <w:tcMar>
              <w:top w:w="80" w:type="dxa"/>
              <w:left w:w="80" w:type="dxa"/>
              <w:bottom w:w="80" w:type="dxa"/>
              <w:right w:w="80" w:type="dxa"/>
            </w:tcMar>
            <w:vAlign w:val="center"/>
          </w:tcPr>
          <w:p w14:paraId="400C71D2" w14:textId="77777777" w:rsidR="00D2108B" w:rsidRDefault="00075F3D">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3877565D"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538F5CA" w14:textId="77777777" w:rsidR="00D2108B" w:rsidRDefault="00075F3D">
            <w:pPr>
              <w:rPr>
                <w:sz w:val="24"/>
                <w:szCs w:val="24"/>
              </w:rPr>
            </w:pPr>
            <w:r>
              <w:rPr>
                <w:sz w:val="24"/>
                <w:szCs w:val="24"/>
              </w:rPr>
              <w:t>Chironomidae</w:t>
            </w:r>
          </w:p>
        </w:tc>
      </w:tr>
      <w:tr w:rsidR="00D2108B" w14:paraId="246F5066" w14:textId="77777777">
        <w:trPr>
          <w:trHeight w:hRule="exact" w:val="336"/>
        </w:trPr>
        <w:tc>
          <w:tcPr>
            <w:tcW w:w="2410" w:type="dxa"/>
            <w:shd w:val="clear" w:color="auto" w:fill="auto"/>
            <w:tcMar>
              <w:top w:w="80" w:type="dxa"/>
              <w:left w:w="80" w:type="dxa"/>
              <w:bottom w:w="80" w:type="dxa"/>
              <w:right w:w="80" w:type="dxa"/>
            </w:tcMar>
            <w:vAlign w:val="center"/>
          </w:tcPr>
          <w:p w14:paraId="25263786" w14:textId="77777777" w:rsidR="00D2108B" w:rsidRDefault="00D2108B">
            <w:pPr>
              <w:rPr>
                <w:sz w:val="24"/>
                <w:szCs w:val="24"/>
              </w:rPr>
            </w:pPr>
          </w:p>
        </w:tc>
        <w:tc>
          <w:tcPr>
            <w:tcW w:w="2126" w:type="dxa"/>
            <w:shd w:val="clear" w:color="auto" w:fill="auto"/>
            <w:vAlign w:val="center"/>
          </w:tcPr>
          <w:p w14:paraId="462CD177"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06CAE81" w14:textId="77777777" w:rsidR="00D2108B" w:rsidRDefault="00075F3D">
            <w:pPr>
              <w:rPr>
                <w:sz w:val="24"/>
                <w:szCs w:val="24"/>
              </w:rPr>
            </w:pPr>
            <w:r>
              <w:rPr>
                <w:sz w:val="24"/>
                <w:szCs w:val="24"/>
              </w:rPr>
              <w:t>Chloropidae</w:t>
            </w:r>
          </w:p>
        </w:tc>
      </w:tr>
      <w:tr w:rsidR="00D2108B" w14:paraId="7D05F4A6" w14:textId="77777777">
        <w:trPr>
          <w:trHeight w:hRule="exact" w:val="336"/>
        </w:trPr>
        <w:tc>
          <w:tcPr>
            <w:tcW w:w="2410" w:type="dxa"/>
            <w:shd w:val="clear" w:color="auto" w:fill="auto"/>
            <w:tcMar>
              <w:top w:w="80" w:type="dxa"/>
              <w:left w:w="80" w:type="dxa"/>
              <w:bottom w:w="80" w:type="dxa"/>
              <w:right w:w="80" w:type="dxa"/>
            </w:tcMar>
            <w:vAlign w:val="center"/>
          </w:tcPr>
          <w:p w14:paraId="5D6C221C" w14:textId="77777777" w:rsidR="00D2108B" w:rsidRDefault="00D2108B">
            <w:pPr>
              <w:rPr>
                <w:sz w:val="24"/>
                <w:szCs w:val="24"/>
              </w:rPr>
            </w:pPr>
          </w:p>
        </w:tc>
        <w:tc>
          <w:tcPr>
            <w:tcW w:w="2126" w:type="dxa"/>
            <w:shd w:val="clear" w:color="auto" w:fill="auto"/>
            <w:vAlign w:val="center"/>
          </w:tcPr>
          <w:p w14:paraId="186569D6"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599EC2C" w14:textId="77777777" w:rsidR="00D2108B" w:rsidRDefault="00075F3D">
            <w:pPr>
              <w:rPr>
                <w:sz w:val="24"/>
                <w:szCs w:val="24"/>
              </w:rPr>
            </w:pPr>
            <w:r>
              <w:rPr>
                <w:sz w:val="24"/>
                <w:szCs w:val="24"/>
              </w:rPr>
              <w:t>Ephydridae</w:t>
            </w:r>
          </w:p>
        </w:tc>
      </w:tr>
      <w:tr w:rsidR="00D2108B" w14:paraId="4794204E" w14:textId="77777777">
        <w:trPr>
          <w:trHeight w:hRule="exact" w:val="336"/>
        </w:trPr>
        <w:tc>
          <w:tcPr>
            <w:tcW w:w="2410" w:type="dxa"/>
            <w:shd w:val="clear" w:color="auto" w:fill="auto"/>
            <w:tcMar>
              <w:top w:w="80" w:type="dxa"/>
              <w:left w:w="80" w:type="dxa"/>
              <w:bottom w:w="80" w:type="dxa"/>
              <w:right w:w="80" w:type="dxa"/>
            </w:tcMar>
            <w:vAlign w:val="center"/>
          </w:tcPr>
          <w:p w14:paraId="68878BFF" w14:textId="77777777" w:rsidR="00D2108B" w:rsidRDefault="00D2108B">
            <w:pPr>
              <w:rPr>
                <w:sz w:val="24"/>
                <w:szCs w:val="24"/>
              </w:rPr>
            </w:pPr>
          </w:p>
        </w:tc>
        <w:tc>
          <w:tcPr>
            <w:tcW w:w="2126" w:type="dxa"/>
            <w:shd w:val="clear" w:color="auto" w:fill="auto"/>
            <w:vAlign w:val="center"/>
          </w:tcPr>
          <w:p w14:paraId="3312B40B"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F91CDE1" w14:textId="77777777" w:rsidR="00D2108B" w:rsidRDefault="00075F3D">
            <w:pPr>
              <w:rPr>
                <w:sz w:val="24"/>
                <w:szCs w:val="24"/>
              </w:rPr>
            </w:pPr>
            <w:r>
              <w:rPr>
                <w:sz w:val="24"/>
                <w:szCs w:val="24"/>
              </w:rPr>
              <w:t>Muscidae</w:t>
            </w:r>
          </w:p>
        </w:tc>
      </w:tr>
      <w:tr w:rsidR="00D2108B" w14:paraId="2272C6BD" w14:textId="77777777">
        <w:trPr>
          <w:trHeight w:hRule="exact" w:val="336"/>
        </w:trPr>
        <w:tc>
          <w:tcPr>
            <w:tcW w:w="2410" w:type="dxa"/>
            <w:shd w:val="clear" w:color="auto" w:fill="auto"/>
            <w:tcMar>
              <w:top w:w="80" w:type="dxa"/>
              <w:left w:w="80" w:type="dxa"/>
              <w:bottom w:w="80" w:type="dxa"/>
              <w:right w:w="80" w:type="dxa"/>
            </w:tcMar>
            <w:vAlign w:val="center"/>
          </w:tcPr>
          <w:p w14:paraId="18A83C03" w14:textId="77777777" w:rsidR="00D2108B" w:rsidRDefault="00D2108B">
            <w:pPr>
              <w:rPr>
                <w:sz w:val="24"/>
                <w:szCs w:val="24"/>
              </w:rPr>
            </w:pPr>
          </w:p>
        </w:tc>
        <w:tc>
          <w:tcPr>
            <w:tcW w:w="2126" w:type="dxa"/>
            <w:shd w:val="clear" w:color="auto" w:fill="auto"/>
            <w:vAlign w:val="center"/>
          </w:tcPr>
          <w:p w14:paraId="0912F33E"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70A552F" w14:textId="77777777" w:rsidR="00D2108B" w:rsidRDefault="00075F3D">
            <w:pPr>
              <w:rPr>
                <w:sz w:val="24"/>
                <w:szCs w:val="24"/>
              </w:rPr>
            </w:pPr>
            <w:r>
              <w:rPr>
                <w:sz w:val="24"/>
                <w:szCs w:val="24"/>
              </w:rPr>
              <w:t>Sciomyzidae</w:t>
            </w:r>
          </w:p>
        </w:tc>
      </w:tr>
      <w:tr w:rsidR="00D2108B" w14:paraId="58D249CB" w14:textId="77777777">
        <w:trPr>
          <w:trHeight w:hRule="exact" w:val="336"/>
        </w:trPr>
        <w:tc>
          <w:tcPr>
            <w:tcW w:w="2410" w:type="dxa"/>
            <w:shd w:val="clear" w:color="auto" w:fill="auto"/>
            <w:tcMar>
              <w:top w:w="80" w:type="dxa"/>
              <w:left w:w="80" w:type="dxa"/>
              <w:bottom w:w="80" w:type="dxa"/>
              <w:right w:w="80" w:type="dxa"/>
            </w:tcMar>
            <w:vAlign w:val="center"/>
          </w:tcPr>
          <w:p w14:paraId="283F1242" w14:textId="77777777" w:rsidR="00D2108B" w:rsidRDefault="00D2108B">
            <w:pPr>
              <w:rPr>
                <w:sz w:val="24"/>
                <w:szCs w:val="24"/>
              </w:rPr>
            </w:pPr>
          </w:p>
        </w:tc>
        <w:tc>
          <w:tcPr>
            <w:tcW w:w="2126" w:type="dxa"/>
            <w:shd w:val="clear" w:color="auto" w:fill="auto"/>
            <w:vAlign w:val="center"/>
          </w:tcPr>
          <w:p w14:paraId="16AC4067"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92F5B66" w14:textId="77777777" w:rsidR="00D2108B" w:rsidRDefault="00075F3D">
            <w:pPr>
              <w:rPr>
                <w:sz w:val="24"/>
                <w:szCs w:val="24"/>
              </w:rPr>
            </w:pPr>
            <w:r>
              <w:rPr>
                <w:sz w:val="24"/>
                <w:szCs w:val="24"/>
              </w:rPr>
              <w:t>Stratiomyidae</w:t>
            </w:r>
          </w:p>
        </w:tc>
      </w:tr>
      <w:tr w:rsidR="00D2108B" w14:paraId="1F8E8C5E" w14:textId="77777777">
        <w:trPr>
          <w:trHeight w:hRule="exact" w:val="336"/>
        </w:trPr>
        <w:tc>
          <w:tcPr>
            <w:tcW w:w="2410" w:type="dxa"/>
            <w:shd w:val="clear" w:color="auto" w:fill="auto"/>
            <w:tcMar>
              <w:top w:w="80" w:type="dxa"/>
              <w:left w:w="80" w:type="dxa"/>
              <w:bottom w:w="80" w:type="dxa"/>
              <w:right w:w="80" w:type="dxa"/>
            </w:tcMar>
            <w:vAlign w:val="center"/>
          </w:tcPr>
          <w:p w14:paraId="1665E69C" w14:textId="77777777" w:rsidR="00D2108B" w:rsidRDefault="00D2108B">
            <w:pPr>
              <w:rPr>
                <w:sz w:val="24"/>
                <w:szCs w:val="24"/>
              </w:rPr>
            </w:pPr>
          </w:p>
        </w:tc>
        <w:tc>
          <w:tcPr>
            <w:tcW w:w="2126" w:type="dxa"/>
            <w:shd w:val="clear" w:color="auto" w:fill="auto"/>
            <w:vAlign w:val="center"/>
          </w:tcPr>
          <w:p w14:paraId="5E4CBDCB"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11A0DC1" w14:textId="77777777" w:rsidR="00D2108B" w:rsidRDefault="00075F3D">
            <w:pPr>
              <w:rPr>
                <w:sz w:val="24"/>
                <w:szCs w:val="24"/>
              </w:rPr>
            </w:pPr>
            <w:r>
              <w:rPr>
                <w:sz w:val="24"/>
                <w:szCs w:val="24"/>
              </w:rPr>
              <w:t>Tetrigidae</w:t>
            </w:r>
          </w:p>
        </w:tc>
      </w:tr>
    </w:tbl>
    <w:p w14:paraId="3AABB12A" w14:textId="77777777" w:rsidR="00D2108B" w:rsidRDefault="00D2108B">
      <w:pPr>
        <w:spacing w:line="480" w:lineRule="auto"/>
        <w:rPr>
          <w:bCs/>
          <w:color w:val="FF0000"/>
        </w:rPr>
      </w:pPr>
    </w:p>
    <w:p w14:paraId="67B868E1" w14:textId="77777777" w:rsidR="00D2108B" w:rsidRDefault="00075F3D">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D2108B" w14:paraId="7C2A09B8"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89C6AAA" w14:textId="77777777" w:rsidR="00D2108B" w:rsidRDefault="00075F3D">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13B4B6F4" w14:textId="77777777" w:rsidR="00D2108B" w:rsidRDefault="00075F3D">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6DB7527" w14:textId="77777777" w:rsidR="00D2108B" w:rsidRDefault="00075F3D">
            <w:pPr>
              <w:rPr>
                <w:sz w:val="24"/>
                <w:szCs w:val="24"/>
              </w:rPr>
            </w:pPr>
            <w:r>
              <w:rPr>
                <w:sz w:val="24"/>
                <w:szCs w:val="24"/>
              </w:rPr>
              <w:t>Family/Genus</w:t>
            </w:r>
          </w:p>
        </w:tc>
      </w:tr>
      <w:tr w:rsidR="00D2108B" w14:paraId="34A77EC7"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73C3CCA7" w14:textId="77777777" w:rsidR="00D2108B" w:rsidRDefault="00075F3D">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98F29C4" w14:textId="77777777" w:rsidR="00D2108B" w:rsidRDefault="00075F3D">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44420ADC" w14:textId="77777777" w:rsidR="00D2108B" w:rsidRDefault="00075F3D">
            <w:pPr>
              <w:rPr>
                <w:sz w:val="24"/>
                <w:szCs w:val="24"/>
              </w:rPr>
            </w:pPr>
            <w:r>
              <w:rPr>
                <w:sz w:val="24"/>
                <w:szCs w:val="24"/>
              </w:rPr>
              <w:t>Araneidae</w:t>
            </w:r>
          </w:p>
        </w:tc>
      </w:tr>
      <w:tr w:rsidR="00D2108B" w14:paraId="6CD8F123" w14:textId="77777777">
        <w:trPr>
          <w:trHeight w:hRule="exact" w:val="369"/>
        </w:trPr>
        <w:tc>
          <w:tcPr>
            <w:tcW w:w="2410" w:type="dxa"/>
            <w:shd w:val="clear" w:color="auto" w:fill="auto"/>
            <w:tcMar>
              <w:top w:w="80" w:type="dxa"/>
              <w:left w:w="80" w:type="dxa"/>
              <w:bottom w:w="80" w:type="dxa"/>
              <w:right w:w="80" w:type="dxa"/>
            </w:tcMar>
            <w:vAlign w:val="center"/>
          </w:tcPr>
          <w:p w14:paraId="18B75E81" w14:textId="77777777" w:rsidR="00D2108B" w:rsidRDefault="00D2108B">
            <w:pPr>
              <w:rPr>
                <w:sz w:val="24"/>
                <w:szCs w:val="24"/>
              </w:rPr>
            </w:pPr>
          </w:p>
        </w:tc>
        <w:tc>
          <w:tcPr>
            <w:tcW w:w="2126" w:type="dxa"/>
            <w:shd w:val="clear" w:color="auto" w:fill="auto"/>
            <w:vAlign w:val="center"/>
          </w:tcPr>
          <w:p w14:paraId="4DB135E8"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26DE438" w14:textId="77777777" w:rsidR="00D2108B" w:rsidRDefault="00075F3D">
            <w:pPr>
              <w:rPr>
                <w:sz w:val="24"/>
                <w:szCs w:val="24"/>
              </w:rPr>
            </w:pPr>
            <w:r>
              <w:rPr>
                <w:sz w:val="24"/>
                <w:szCs w:val="24"/>
              </w:rPr>
              <w:t>Clubionidae</w:t>
            </w:r>
          </w:p>
        </w:tc>
      </w:tr>
      <w:tr w:rsidR="00D2108B" w14:paraId="1C70783C" w14:textId="77777777">
        <w:trPr>
          <w:trHeight w:hRule="exact" w:val="369"/>
        </w:trPr>
        <w:tc>
          <w:tcPr>
            <w:tcW w:w="2410" w:type="dxa"/>
            <w:shd w:val="clear" w:color="auto" w:fill="auto"/>
            <w:tcMar>
              <w:top w:w="80" w:type="dxa"/>
              <w:left w:w="80" w:type="dxa"/>
              <w:bottom w:w="80" w:type="dxa"/>
              <w:right w:w="80" w:type="dxa"/>
            </w:tcMar>
            <w:vAlign w:val="center"/>
          </w:tcPr>
          <w:p w14:paraId="59A7BFC7" w14:textId="77777777" w:rsidR="00D2108B" w:rsidRDefault="00D2108B">
            <w:pPr>
              <w:rPr>
                <w:sz w:val="24"/>
                <w:szCs w:val="24"/>
              </w:rPr>
            </w:pPr>
          </w:p>
        </w:tc>
        <w:tc>
          <w:tcPr>
            <w:tcW w:w="2126" w:type="dxa"/>
            <w:shd w:val="clear" w:color="auto" w:fill="auto"/>
            <w:vAlign w:val="center"/>
          </w:tcPr>
          <w:p w14:paraId="13751D12"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EE904F9" w14:textId="77777777" w:rsidR="00D2108B" w:rsidRDefault="00075F3D">
            <w:pPr>
              <w:rPr>
                <w:sz w:val="24"/>
                <w:szCs w:val="24"/>
              </w:rPr>
            </w:pPr>
            <w:r>
              <w:rPr>
                <w:sz w:val="24"/>
                <w:szCs w:val="24"/>
              </w:rPr>
              <w:t>Oxyopidae</w:t>
            </w:r>
          </w:p>
        </w:tc>
      </w:tr>
      <w:tr w:rsidR="00D2108B" w14:paraId="104ABF4C" w14:textId="77777777">
        <w:trPr>
          <w:trHeight w:hRule="exact" w:val="369"/>
        </w:trPr>
        <w:tc>
          <w:tcPr>
            <w:tcW w:w="2410" w:type="dxa"/>
            <w:shd w:val="clear" w:color="auto" w:fill="auto"/>
            <w:tcMar>
              <w:top w:w="80" w:type="dxa"/>
              <w:left w:w="80" w:type="dxa"/>
              <w:bottom w:w="80" w:type="dxa"/>
              <w:right w:w="80" w:type="dxa"/>
            </w:tcMar>
            <w:vAlign w:val="center"/>
          </w:tcPr>
          <w:p w14:paraId="21C15CFB" w14:textId="77777777" w:rsidR="00D2108B" w:rsidRDefault="00D2108B">
            <w:pPr>
              <w:rPr>
                <w:sz w:val="24"/>
                <w:szCs w:val="24"/>
              </w:rPr>
            </w:pPr>
          </w:p>
        </w:tc>
        <w:tc>
          <w:tcPr>
            <w:tcW w:w="2126" w:type="dxa"/>
            <w:shd w:val="clear" w:color="auto" w:fill="auto"/>
            <w:vAlign w:val="center"/>
          </w:tcPr>
          <w:p w14:paraId="1218D218"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D408C14" w14:textId="77777777" w:rsidR="00D2108B" w:rsidRDefault="00075F3D">
            <w:pPr>
              <w:rPr>
                <w:sz w:val="24"/>
                <w:szCs w:val="24"/>
              </w:rPr>
            </w:pPr>
            <w:r>
              <w:rPr>
                <w:sz w:val="24"/>
                <w:szCs w:val="24"/>
              </w:rPr>
              <w:t>Tetragnathidae</w:t>
            </w:r>
          </w:p>
        </w:tc>
      </w:tr>
      <w:tr w:rsidR="00D2108B" w14:paraId="3A8270ED" w14:textId="77777777">
        <w:trPr>
          <w:trHeight w:hRule="exact" w:val="369"/>
        </w:trPr>
        <w:tc>
          <w:tcPr>
            <w:tcW w:w="2410" w:type="dxa"/>
            <w:shd w:val="clear" w:color="auto" w:fill="auto"/>
            <w:tcMar>
              <w:top w:w="80" w:type="dxa"/>
              <w:left w:w="80" w:type="dxa"/>
              <w:bottom w:w="80" w:type="dxa"/>
              <w:right w:w="80" w:type="dxa"/>
            </w:tcMar>
            <w:vAlign w:val="center"/>
          </w:tcPr>
          <w:p w14:paraId="1E998CE5" w14:textId="77777777" w:rsidR="00D2108B" w:rsidRDefault="00D2108B">
            <w:pPr>
              <w:rPr>
                <w:sz w:val="24"/>
                <w:szCs w:val="24"/>
              </w:rPr>
            </w:pPr>
          </w:p>
        </w:tc>
        <w:tc>
          <w:tcPr>
            <w:tcW w:w="2126" w:type="dxa"/>
            <w:shd w:val="clear" w:color="auto" w:fill="auto"/>
            <w:vAlign w:val="center"/>
          </w:tcPr>
          <w:p w14:paraId="03BEEF35" w14:textId="77777777" w:rsidR="00D2108B" w:rsidRDefault="00075F3D">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EEB78B4" w14:textId="77777777" w:rsidR="00D2108B" w:rsidRDefault="00075F3D">
            <w:pPr>
              <w:rPr>
                <w:sz w:val="24"/>
                <w:szCs w:val="24"/>
              </w:rPr>
            </w:pPr>
            <w:r>
              <w:rPr>
                <w:sz w:val="24"/>
                <w:szCs w:val="24"/>
              </w:rPr>
              <w:t>Thomisidae</w:t>
            </w:r>
          </w:p>
        </w:tc>
      </w:tr>
      <w:tr w:rsidR="00D2108B" w14:paraId="629286E8" w14:textId="77777777">
        <w:trPr>
          <w:trHeight w:hRule="exact" w:val="369"/>
        </w:trPr>
        <w:tc>
          <w:tcPr>
            <w:tcW w:w="2410" w:type="dxa"/>
            <w:shd w:val="clear" w:color="auto" w:fill="auto"/>
            <w:tcMar>
              <w:top w:w="80" w:type="dxa"/>
              <w:left w:w="80" w:type="dxa"/>
              <w:bottom w:w="80" w:type="dxa"/>
              <w:right w:w="80" w:type="dxa"/>
            </w:tcMar>
            <w:vAlign w:val="center"/>
          </w:tcPr>
          <w:p w14:paraId="3932FE47" w14:textId="77777777" w:rsidR="00D2108B" w:rsidRDefault="00D2108B">
            <w:pPr>
              <w:rPr>
                <w:sz w:val="24"/>
                <w:szCs w:val="24"/>
              </w:rPr>
            </w:pPr>
          </w:p>
        </w:tc>
        <w:tc>
          <w:tcPr>
            <w:tcW w:w="2126" w:type="dxa"/>
            <w:shd w:val="clear" w:color="auto" w:fill="auto"/>
            <w:vAlign w:val="center"/>
          </w:tcPr>
          <w:p w14:paraId="7451BCE3" w14:textId="77777777" w:rsidR="00D2108B" w:rsidRDefault="00075F3D">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EC83B29" w14:textId="77777777" w:rsidR="00D2108B" w:rsidRDefault="00075F3D">
            <w:pPr>
              <w:rPr>
                <w:sz w:val="24"/>
                <w:szCs w:val="24"/>
              </w:rPr>
            </w:pPr>
            <w:r>
              <w:rPr>
                <w:sz w:val="24"/>
                <w:szCs w:val="24"/>
              </w:rPr>
              <w:t>Coccinellidae</w:t>
            </w:r>
          </w:p>
        </w:tc>
      </w:tr>
      <w:tr w:rsidR="00D2108B" w14:paraId="6FED855D" w14:textId="77777777">
        <w:trPr>
          <w:trHeight w:hRule="exact" w:val="369"/>
        </w:trPr>
        <w:tc>
          <w:tcPr>
            <w:tcW w:w="2410" w:type="dxa"/>
            <w:shd w:val="clear" w:color="auto" w:fill="auto"/>
            <w:tcMar>
              <w:top w:w="80" w:type="dxa"/>
              <w:left w:w="80" w:type="dxa"/>
              <w:bottom w:w="80" w:type="dxa"/>
              <w:right w:w="80" w:type="dxa"/>
            </w:tcMar>
            <w:vAlign w:val="center"/>
          </w:tcPr>
          <w:p w14:paraId="2A4E6B98" w14:textId="77777777" w:rsidR="00D2108B" w:rsidRDefault="00075F3D">
            <w:pPr>
              <w:rPr>
                <w:sz w:val="24"/>
                <w:szCs w:val="24"/>
              </w:rPr>
            </w:pPr>
            <w:r>
              <w:rPr>
                <w:sz w:val="24"/>
                <w:szCs w:val="24"/>
              </w:rPr>
              <w:t>Rice herbivore</w:t>
            </w:r>
            <w:r>
              <w:rPr>
                <w:rFonts w:hint="eastAsia"/>
                <w:sz w:val="24"/>
                <w:szCs w:val="24"/>
              </w:rPr>
              <w:t>s</w:t>
            </w:r>
          </w:p>
        </w:tc>
        <w:tc>
          <w:tcPr>
            <w:tcW w:w="2126" w:type="dxa"/>
            <w:shd w:val="clear" w:color="auto" w:fill="auto"/>
          </w:tcPr>
          <w:p w14:paraId="1D825C9E" w14:textId="77777777" w:rsidR="00D2108B" w:rsidRDefault="00075F3D">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2D27EE4B" w14:textId="77777777" w:rsidR="00D2108B" w:rsidRDefault="00075F3D">
            <w:pPr>
              <w:rPr>
                <w:sz w:val="24"/>
              </w:rPr>
            </w:pPr>
            <w:r>
              <w:rPr>
                <w:sz w:val="24"/>
              </w:rPr>
              <w:t>Agromyzidae</w:t>
            </w:r>
          </w:p>
        </w:tc>
      </w:tr>
      <w:tr w:rsidR="00D2108B" w14:paraId="16581AB2" w14:textId="77777777">
        <w:trPr>
          <w:trHeight w:hRule="exact" w:val="369"/>
        </w:trPr>
        <w:tc>
          <w:tcPr>
            <w:tcW w:w="2410" w:type="dxa"/>
            <w:shd w:val="clear" w:color="auto" w:fill="auto"/>
            <w:tcMar>
              <w:top w:w="80" w:type="dxa"/>
              <w:left w:w="80" w:type="dxa"/>
              <w:bottom w:w="80" w:type="dxa"/>
              <w:right w:w="80" w:type="dxa"/>
            </w:tcMar>
            <w:vAlign w:val="center"/>
          </w:tcPr>
          <w:p w14:paraId="062243FD" w14:textId="77777777" w:rsidR="00D2108B" w:rsidRDefault="00D2108B">
            <w:pPr>
              <w:rPr>
                <w:sz w:val="24"/>
                <w:szCs w:val="24"/>
              </w:rPr>
            </w:pPr>
          </w:p>
        </w:tc>
        <w:tc>
          <w:tcPr>
            <w:tcW w:w="2126" w:type="dxa"/>
            <w:shd w:val="clear" w:color="auto" w:fill="auto"/>
            <w:vAlign w:val="center"/>
          </w:tcPr>
          <w:p w14:paraId="6B96F67B"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97AC805" w14:textId="77777777" w:rsidR="00D2108B" w:rsidRDefault="00075F3D">
            <w:pPr>
              <w:rPr>
                <w:sz w:val="24"/>
                <w:szCs w:val="24"/>
              </w:rPr>
            </w:pPr>
            <w:r>
              <w:rPr>
                <w:sz w:val="24"/>
                <w:szCs w:val="24"/>
              </w:rPr>
              <w:t>Alydidae/</w:t>
            </w:r>
            <w:r>
              <w:rPr>
                <w:i/>
                <w:sz w:val="24"/>
                <w:szCs w:val="24"/>
              </w:rPr>
              <w:t>Leptocorisa</w:t>
            </w:r>
          </w:p>
        </w:tc>
      </w:tr>
      <w:tr w:rsidR="00D2108B" w14:paraId="331708FA" w14:textId="77777777">
        <w:trPr>
          <w:trHeight w:hRule="exact" w:val="369"/>
        </w:trPr>
        <w:tc>
          <w:tcPr>
            <w:tcW w:w="2410" w:type="dxa"/>
            <w:shd w:val="clear" w:color="auto" w:fill="auto"/>
            <w:tcMar>
              <w:top w:w="80" w:type="dxa"/>
              <w:left w:w="80" w:type="dxa"/>
              <w:bottom w:w="80" w:type="dxa"/>
              <w:right w:w="80" w:type="dxa"/>
            </w:tcMar>
            <w:vAlign w:val="center"/>
          </w:tcPr>
          <w:p w14:paraId="4D04DEF4" w14:textId="77777777" w:rsidR="00D2108B" w:rsidRDefault="00D2108B">
            <w:pPr>
              <w:rPr>
                <w:sz w:val="24"/>
                <w:szCs w:val="24"/>
              </w:rPr>
            </w:pPr>
          </w:p>
        </w:tc>
        <w:tc>
          <w:tcPr>
            <w:tcW w:w="2126" w:type="dxa"/>
            <w:shd w:val="clear" w:color="auto" w:fill="auto"/>
            <w:vAlign w:val="center"/>
          </w:tcPr>
          <w:p w14:paraId="4EEA0AA2"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3A6DA72" w14:textId="77777777" w:rsidR="00D2108B" w:rsidRDefault="00075F3D">
            <w:pPr>
              <w:rPr>
                <w:sz w:val="24"/>
                <w:szCs w:val="24"/>
              </w:rPr>
            </w:pPr>
            <w:r>
              <w:rPr>
                <w:sz w:val="24"/>
                <w:szCs w:val="24"/>
              </w:rPr>
              <w:t>Cicadellidae/</w:t>
            </w:r>
            <w:r>
              <w:rPr>
                <w:i/>
                <w:sz w:val="24"/>
                <w:szCs w:val="24"/>
              </w:rPr>
              <w:t>Nephotettix</w:t>
            </w:r>
          </w:p>
        </w:tc>
      </w:tr>
      <w:tr w:rsidR="00D2108B" w14:paraId="21A70836" w14:textId="77777777">
        <w:trPr>
          <w:trHeight w:hRule="exact" w:val="369"/>
        </w:trPr>
        <w:tc>
          <w:tcPr>
            <w:tcW w:w="2410" w:type="dxa"/>
            <w:shd w:val="clear" w:color="auto" w:fill="auto"/>
            <w:tcMar>
              <w:top w:w="80" w:type="dxa"/>
              <w:left w:w="80" w:type="dxa"/>
              <w:bottom w:w="80" w:type="dxa"/>
              <w:right w:w="80" w:type="dxa"/>
            </w:tcMar>
            <w:vAlign w:val="center"/>
          </w:tcPr>
          <w:p w14:paraId="15C03631" w14:textId="77777777" w:rsidR="00D2108B" w:rsidRDefault="00D2108B">
            <w:pPr>
              <w:rPr>
                <w:sz w:val="24"/>
                <w:szCs w:val="24"/>
              </w:rPr>
            </w:pPr>
          </w:p>
        </w:tc>
        <w:tc>
          <w:tcPr>
            <w:tcW w:w="2126" w:type="dxa"/>
            <w:shd w:val="clear" w:color="auto" w:fill="auto"/>
            <w:vAlign w:val="center"/>
          </w:tcPr>
          <w:p w14:paraId="09EBA156"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F99282D" w14:textId="77777777" w:rsidR="00D2108B" w:rsidRDefault="00075F3D">
            <w:pPr>
              <w:rPr>
                <w:sz w:val="24"/>
                <w:szCs w:val="24"/>
              </w:rPr>
            </w:pPr>
            <w:r>
              <w:rPr>
                <w:sz w:val="24"/>
                <w:szCs w:val="24"/>
              </w:rPr>
              <w:t>Coreidae</w:t>
            </w:r>
          </w:p>
        </w:tc>
      </w:tr>
      <w:tr w:rsidR="00D2108B" w14:paraId="2CABAFCF" w14:textId="77777777">
        <w:trPr>
          <w:trHeight w:hRule="exact" w:val="369"/>
        </w:trPr>
        <w:tc>
          <w:tcPr>
            <w:tcW w:w="2410" w:type="dxa"/>
            <w:shd w:val="clear" w:color="auto" w:fill="auto"/>
            <w:tcMar>
              <w:top w:w="80" w:type="dxa"/>
              <w:left w:w="80" w:type="dxa"/>
              <w:bottom w:w="80" w:type="dxa"/>
              <w:right w:w="80" w:type="dxa"/>
            </w:tcMar>
            <w:vAlign w:val="center"/>
          </w:tcPr>
          <w:p w14:paraId="1FF2CC7F" w14:textId="77777777" w:rsidR="00D2108B" w:rsidRDefault="00D2108B">
            <w:pPr>
              <w:rPr>
                <w:sz w:val="24"/>
                <w:szCs w:val="24"/>
              </w:rPr>
            </w:pPr>
          </w:p>
        </w:tc>
        <w:tc>
          <w:tcPr>
            <w:tcW w:w="2126" w:type="dxa"/>
            <w:shd w:val="clear" w:color="auto" w:fill="auto"/>
            <w:vAlign w:val="center"/>
          </w:tcPr>
          <w:p w14:paraId="409BE58D"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7C21BA7" w14:textId="77777777" w:rsidR="00D2108B" w:rsidRDefault="00075F3D">
            <w:pPr>
              <w:rPr>
                <w:sz w:val="24"/>
                <w:szCs w:val="24"/>
              </w:rPr>
            </w:pPr>
            <w:r>
              <w:rPr>
                <w:sz w:val="24"/>
                <w:szCs w:val="24"/>
              </w:rPr>
              <w:t>Delphacidae/</w:t>
            </w:r>
            <w:r>
              <w:rPr>
                <w:i/>
                <w:sz w:val="24"/>
                <w:szCs w:val="24"/>
              </w:rPr>
              <w:t>Nilaparvata</w:t>
            </w:r>
          </w:p>
        </w:tc>
      </w:tr>
      <w:tr w:rsidR="00D2108B" w14:paraId="27DF434F" w14:textId="77777777">
        <w:trPr>
          <w:trHeight w:hRule="exact" w:val="369"/>
        </w:trPr>
        <w:tc>
          <w:tcPr>
            <w:tcW w:w="2410" w:type="dxa"/>
            <w:shd w:val="clear" w:color="auto" w:fill="auto"/>
            <w:tcMar>
              <w:top w:w="80" w:type="dxa"/>
              <w:left w:w="80" w:type="dxa"/>
              <w:bottom w:w="80" w:type="dxa"/>
              <w:right w:w="80" w:type="dxa"/>
            </w:tcMar>
            <w:vAlign w:val="center"/>
          </w:tcPr>
          <w:p w14:paraId="51845F61" w14:textId="77777777" w:rsidR="00D2108B" w:rsidRDefault="00D2108B">
            <w:pPr>
              <w:rPr>
                <w:sz w:val="24"/>
                <w:szCs w:val="24"/>
              </w:rPr>
            </w:pPr>
          </w:p>
        </w:tc>
        <w:tc>
          <w:tcPr>
            <w:tcW w:w="2126" w:type="dxa"/>
            <w:shd w:val="clear" w:color="auto" w:fill="auto"/>
            <w:vAlign w:val="center"/>
          </w:tcPr>
          <w:p w14:paraId="5E4BFB81"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3FC79F4" w14:textId="77777777" w:rsidR="00D2108B" w:rsidRDefault="00075F3D">
            <w:pPr>
              <w:rPr>
                <w:sz w:val="24"/>
                <w:szCs w:val="24"/>
              </w:rPr>
            </w:pPr>
            <w:r>
              <w:rPr>
                <w:sz w:val="24"/>
                <w:szCs w:val="24"/>
              </w:rPr>
              <w:t>Lygaeidae/</w:t>
            </w:r>
            <w:r>
              <w:rPr>
                <w:i/>
                <w:sz w:val="24"/>
                <w:szCs w:val="24"/>
              </w:rPr>
              <w:t>Pachybrachius</w:t>
            </w:r>
          </w:p>
        </w:tc>
      </w:tr>
      <w:tr w:rsidR="00D2108B" w14:paraId="05BF6C61" w14:textId="77777777">
        <w:trPr>
          <w:trHeight w:hRule="exact" w:val="369"/>
        </w:trPr>
        <w:tc>
          <w:tcPr>
            <w:tcW w:w="2410" w:type="dxa"/>
            <w:shd w:val="clear" w:color="auto" w:fill="auto"/>
            <w:tcMar>
              <w:top w:w="80" w:type="dxa"/>
              <w:left w:w="80" w:type="dxa"/>
              <w:bottom w:w="80" w:type="dxa"/>
              <w:right w:w="80" w:type="dxa"/>
            </w:tcMar>
            <w:vAlign w:val="center"/>
          </w:tcPr>
          <w:p w14:paraId="3B25F3FC" w14:textId="77777777" w:rsidR="00D2108B" w:rsidRDefault="00D2108B">
            <w:pPr>
              <w:rPr>
                <w:sz w:val="24"/>
                <w:szCs w:val="24"/>
              </w:rPr>
            </w:pPr>
          </w:p>
        </w:tc>
        <w:tc>
          <w:tcPr>
            <w:tcW w:w="2126" w:type="dxa"/>
            <w:shd w:val="clear" w:color="auto" w:fill="auto"/>
            <w:vAlign w:val="center"/>
          </w:tcPr>
          <w:p w14:paraId="3A0DCC8F"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E6D64C3" w14:textId="77777777" w:rsidR="00D2108B" w:rsidRDefault="00075F3D">
            <w:pPr>
              <w:rPr>
                <w:sz w:val="24"/>
                <w:szCs w:val="24"/>
              </w:rPr>
            </w:pPr>
            <w:r>
              <w:rPr>
                <w:sz w:val="24"/>
                <w:szCs w:val="24"/>
              </w:rPr>
              <w:t>Miridae</w:t>
            </w:r>
          </w:p>
        </w:tc>
      </w:tr>
      <w:tr w:rsidR="00D2108B" w14:paraId="486714CC" w14:textId="77777777">
        <w:trPr>
          <w:trHeight w:hRule="exact" w:val="369"/>
        </w:trPr>
        <w:tc>
          <w:tcPr>
            <w:tcW w:w="2410" w:type="dxa"/>
            <w:shd w:val="clear" w:color="auto" w:fill="auto"/>
            <w:tcMar>
              <w:top w:w="80" w:type="dxa"/>
              <w:left w:w="80" w:type="dxa"/>
              <w:bottom w:w="80" w:type="dxa"/>
              <w:right w:w="80" w:type="dxa"/>
            </w:tcMar>
            <w:vAlign w:val="center"/>
          </w:tcPr>
          <w:p w14:paraId="1BAD690E" w14:textId="77777777" w:rsidR="00D2108B" w:rsidRDefault="00D2108B">
            <w:pPr>
              <w:rPr>
                <w:sz w:val="24"/>
                <w:szCs w:val="24"/>
              </w:rPr>
            </w:pPr>
          </w:p>
        </w:tc>
        <w:tc>
          <w:tcPr>
            <w:tcW w:w="2126" w:type="dxa"/>
            <w:shd w:val="clear" w:color="auto" w:fill="auto"/>
            <w:vAlign w:val="center"/>
          </w:tcPr>
          <w:p w14:paraId="66A4112E"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F33FC69" w14:textId="77777777" w:rsidR="00D2108B" w:rsidRDefault="00075F3D">
            <w:pPr>
              <w:rPr>
                <w:sz w:val="24"/>
                <w:szCs w:val="24"/>
              </w:rPr>
            </w:pPr>
            <w:r>
              <w:rPr>
                <w:sz w:val="24"/>
                <w:szCs w:val="24"/>
              </w:rPr>
              <w:t>Pentatomidae/</w:t>
            </w:r>
            <w:r>
              <w:rPr>
                <w:i/>
                <w:sz w:val="24"/>
                <w:szCs w:val="24"/>
              </w:rPr>
              <w:t>Scotinophara</w:t>
            </w:r>
          </w:p>
        </w:tc>
      </w:tr>
      <w:tr w:rsidR="00D2108B" w14:paraId="0A1F607E" w14:textId="77777777">
        <w:trPr>
          <w:trHeight w:hRule="exact" w:val="369"/>
        </w:trPr>
        <w:tc>
          <w:tcPr>
            <w:tcW w:w="2410" w:type="dxa"/>
            <w:shd w:val="clear" w:color="auto" w:fill="auto"/>
            <w:tcMar>
              <w:top w:w="80" w:type="dxa"/>
              <w:left w:w="80" w:type="dxa"/>
              <w:bottom w:w="80" w:type="dxa"/>
              <w:right w:w="80" w:type="dxa"/>
            </w:tcMar>
            <w:vAlign w:val="center"/>
          </w:tcPr>
          <w:p w14:paraId="3595A8FB" w14:textId="77777777" w:rsidR="00D2108B" w:rsidRDefault="00D2108B">
            <w:pPr>
              <w:rPr>
                <w:sz w:val="24"/>
                <w:szCs w:val="24"/>
              </w:rPr>
            </w:pPr>
          </w:p>
        </w:tc>
        <w:tc>
          <w:tcPr>
            <w:tcW w:w="2126" w:type="dxa"/>
            <w:shd w:val="clear" w:color="auto" w:fill="auto"/>
            <w:vAlign w:val="center"/>
          </w:tcPr>
          <w:p w14:paraId="49807AFA" w14:textId="77777777" w:rsidR="00D2108B" w:rsidRDefault="00075F3D">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0FAA1D5" w14:textId="77777777" w:rsidR="00D2108B" w:rsidRDefault="00075F3D">
            <w:pPr>
              <w:rPr>
                <w:sz w:val="24"/>
                <w:szCs w:val="24"/>
              </w:rPr>
            </w:pPr>
            <w:r>
              <w:rPr>
                <w:sz w:val="24"/>
                <w:szCs w:val="24"/>
              </w:rPr>
              <w:t>Ricaniidae</w:t>
            </w:r>
          </w:p>
        </w:tc>
      </w:tr>
      <w:tr w:rsidR="00D2108B" w14:paraId="1054A75D" w14:textId="77777777">
        <w:trPr>
          <w:trHeight w:hRule="exact" w:val="369"/>
        </w:trPr>
        <w:tc>
          <w:tcPr>
            <w:tcW w:w="2410" w:type="dxa"/>
            <w:shd w:val="clear" w:color="auto" w:fill="auto"/>
            <w:tcMar>
              <w:top w:w="80" w:type="dxa"/>
              <w:left w:w="80" w:type="dxa"/>
              <w:bottom w:w="80" w:type="dxa"/>
              <w:right w:w="80" w:type="dxa"/>
            </w:tcMar>
            <w:vAlign w:val="center"/>
          </w:tcPr>
          <w:p w14:paraId="70C57BC4" w14:textId="77777777" w:rsidR="00D2108B" w:rsidRDefault="00D2108B">
            <w:pPr>
              <w:rPr>
                <w:sz w:val="24"/>
                <w:szCs w:val="24"/>
              </w:rPr>
            </w:pPr>
          </w:p>
        </w:tc>
        <w:tc>
          <w:tcPr>
            <w:tcW w:w="2126" w:type="dxa"/>
            <w:shd w:val="clear" w:color="auto" w:fill="auto"/>
            <w:vAlign w:val="center"/>
          </w:tcPr>
          <w:p w14:paraId="6329FEAB" w14:textId="77777777" w:rsidR="00D2108B" w:rsidRDefault="00075F3D">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D1BD8AF" w14:textId="77777777" w:rsidR="00D2108B" w:rsidRDefault="00075F3D">
            <w:pPr>
              <w:rPr>
                <w:sz w:val="24"/>
                <w:szCs w:val="24"/>
              </w:rPr>
            </w:pPr>
            <w:r>
              <w:rPr>
                <w:sz w:val="24"/>
                <w:szCs w:val="24"/>
              </w:rPr>
              <w:t>Hesperiidae</w:t>
            </w:r>
          </w:p>
        </w:tc>
      </w:tr>
      <w:tr w:rsidR="00D2108B" w14:paraId="340B92E0" w14:textId="77777777">
        <w:trPr>
          <w:trHeight w:hRule="exact" w:val="369"/>
        </w:trPr>
        <w:tc>
          <w:tcPr>
            <w:tcW w:w="2410" w:type="dxa"/>
            <w:shd w:val="clear" w:color="auto" w:fill="auto"/>
            <w:tcMar>
              <w:top w:w="80" w:type="dxa"/>
              <w:left w:w="80" w:type="dxa"/>
              <w:bottom w:w="80" w:type="dxa"/>
              <w:right w:w="80" w:type="dxa"/>
            </w:tcMar>
            <w:vAlign w:val="center"/>
          </w:tcPr>
          <w:p w14:paraId="1AA562F2" w14:textId="77777777" w:rsidR="00D2108B" w:rsidRDefault="00D2108B">
            <w:pPr>
              <w:rPr>
                <w:sz w:val="24"/>
                <w:szCs w:val="24"/>
              </w:rPr>
            </w:pPr>
          </w:p>
        </w:tc>
        <w:tc>
          <w:tcPr>
            <w:tcW w:w="2126" w:type="dxa"/>
            <w:shd w:val="clear" w:color="auto" w:fill="auto"/>
            <w:vAlign w:val="center"/>
          </w:tcPr>
          <w:p w14:paraId="55D18E51" w14:textId="77777777" w:rsidR="00D2108B" w:rsidRDefault="00075F3D">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34DA04D" w14:textId="77777777" w:rsidR="00D2108B" w:rsidRDefault="00075F3D">
            <w:pPr>
              <w:rPr>
                <w:sz w:val="24"/>
                <w:szCs w:val="24"/>
              </w:rPr>
            </w:pPr>
            <w:r>
              <w:rPr>
                <w:sz w:val="24"/>
                <w:szCs w:val="24"/>
              </w:rPr>
              <w:t>Nymphalidae</w:t>
            </w:r>
          </w:p>
        </w:tc>
      </w:tr>
      <w:tr w:rsidR="00D2108B" w14:paraId="560CB4AD" w14:textId="77777777">
        <w:trPr>
          <w:trHeight w:hRule="exact" w:val="369"/>
        </w:trPr>
        <w:tc>
          <w:tcPr>
            <w:tcW w:w="2410" w:type="dxa"/>
            <w:shd w:val="clear" w:color="auto" w:fill="auto"/>
            <w:tcMar>
              <w:top w:w="80" w:type="dxa"/>
              <w:left w:w="80" w:type="dxa"/>
              <w:bottom w:w="80" w:type="dxa"/>
              <w:right w:w="80" w:type="dxa"/>
            </w:tcMar>
            <w:vAlign w:val="center"/>
          </w:tcPr>
          <w:p w14:paraId="3B0E5A3E" w14:textId="77777777" w:rsidR="00D2108B" w:rsidRDefault="00D2108B">
            <w:pPr>
              <w:rPr>
                <w:sz w:val="24"/>
                <w:szCs w:val="24"/>
              </w:rPr>
            </w:pPr>
          </w:p>
        </w:tc>
        <w:tc>
          <w:tcPr>
            <w:tcW w:w="2126" w:type="dxa"/>
            <w:shd w:val="clear" w:color="auto" w:fill="auto"/>
            <w:vAlign w:val="center"/>
          </w:tcPr>
          <w:p w14:paraId="30A8BF36" w14:textId="77777777" w:rsidR="00D2108B" w:rsidRDefault="00075F3D">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4BC476B" w14:textId="77777777" w:rsidR="00D2108B" w:rsidRDefault="00075F3D">
            <w:pPr>
              <w:rPr>
                <w:sz w:val="24"/>
                <w:szCs w:val="24"/>
              </w:rPr>
            </w:pPr>
            <w:r>
              <w:rPr>
                <w:sz w:val="24"/>
                <w:szCs w:val="24"/>
              </w:rPr>
              <w:t>Pyralidae</w:t>
            </w:r>
          </w:p>
        </w:tc>
      </w:tr>
      <w:tr w:rsidR="00D2108B" w14:paraId="04C097AE" w14:textId="77777777">
        <w:trPr>
          <w:trHeight w:hRule="exact" w:val="369"/>
        </w:trPr>
        <w:tc>
          <w:tcPr>
            <w:tcW w:w="2410" w:type="dxa"/>
            <w:shd w:val="clear" w:color="auto" w:fill="auto"/>
            <w:tcMar>
              <w:top w:w="80" w:type="dxa"/>
              <w:left w:w="80" w:type="dxa"/>
              <w:bottom w:w="80" w:type="dxa"/>
              <w:right w:w="80" w:type="dxa"/>
            </w:tcMar>
            <w:vAlign w:val="center"/>
          </w:tcPr>
          <w:p w14:paraId="407C44C3" w14:textId="77777777" w:rsidR="00D2108B" w:rsidRDefault="00D2108B">
            <w:pPr>
              <w:rPr>
                <w:sz w:val="24"/>
                <w:szCs w:val="24"/>
              </w:rPr>
            </w:pPr>
          </w:p>
        </w:tc>
        <w:tc>
          <w:tcPr>
            <w:tcW w:w="2126" w:type="dxa"/>
            <w:shd w:val="clear" w:color="auto" w:fill="auto"/>
            <w:vAlign w:val="center"/>
          </w:tcPr>
          <w:p w14:paraId="7A66C69A"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3DDF303" w14:textId="77777777" w:rsidR="00D2108B" w:rsidRDefault="00075F3D">
            <w:pPr>
              <w:rPr>
                <w:sz w:val="24"/>
                <w:szCs w:val="24"/>
              </w:rPr>
            </w:pPr>
            <w:r>
              <w:rPr>
                <w:sz w:val="24"/>
                <w:szCs w:val="24"/>
              </w:rPr>
              <w:t>Pyrgomorphidae/</w:t>
            </w:r>
            <w:r>
              <w:rPr>
                <w:i/>
                <w:sz w:val="24"/>
                <w:szCs w:val="24"/>
              </w:rPr>
              <w:t>Atractomorpha</w:t>
            </w:r>
            <w:r>
              <w:rPr>
                <w:sz w:val="24"/>
                <w:szCs w:val="24"/>
              </w:rPr>
              <w:t xml:space="preserve"> </w:t>
            </w:r>
          </w:p>
        </w:tc>
      </w:tr>
      <w:tr w:rsidR="00D2108B" w14:paraId="0D3EC654" w14:textId="77777777">
        <w:trPr>
          <w:trHeight w:hRule="exact" w:val="369"/>
        </w:trPr>
        <w:tc>
          <w:tcPr>
            <w:tcW w:w="2410" w:type="dxa"/>
            <w:shd w:val="clear" w:color="auto" w:fill="auto"/>
            <w:tcMar>
              <w:top w:w="80" w:type="dxa"/>
              <w:left w:w="80" w:type="dxa"/>
              <w:bottom w:w="80" w:type="dxa"/>
              <w:right w:w="80" w:type="dxa"/>
            </w:tcMar>
            <w:vAlign w:val="center"/>
          </w:tcPr>
          <w:p w14:paraId="6B879CAA" w14:textId="77777777" w:rsidR="00D2108B" w:rsidRDefault="00075F3D">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4C921746" w14:textId="77777777" w:rsidR="00D2108B" w:rsidRDefault="00075F3D">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B93B977" w14:textId="77777777" w:rsidR="00D2108B" w:rsidRDefault="00075F3D">
            <w:pPr>
              <w:rPr>
                <w:sz w:val="24"/>
                <w:szCs w:val="24"/>
              </w:rPr>
            </w:pPr>
            <w:r>
              <w:rPr>
                <w:sz w:val="24"/>
                <w:szCs w:val="24"/>
              </w:rPr>
              <w:t>Chrysomelidae</w:t>
            </w:r>
          </w:p>
        </w:tc>
      </w:tr>
      <w:tr w:rsidR="00D2108B" w14:paraId="3241C1E7" w14:textId="77777777">
        <w:trPr>
          <w:trHeight w:hRule="exact" w:val="369"/>
        </w:trPr>
        <w:tc>
          <w:tcPr>
            <w:tcW w:w="2410" w:type="dxa"/>
            <w:shd w:val="clear" w:color="auto" w:fill="auto"/>
            <w:tcMar>
              <w:top w:w="80" w:type="dxa"/>
              <w:left w:w="80" w:type="dxa"/>
              <w:bottom w:w="80" w:type="dxa"/>
              <w:right w:w="80" w:type="dxa"/>
            </w:tcMar>
            <w:vAlign w:val="center"/>
          </w:tcPr>
          <w:p w14:paraId="3C4B2B8E" w14:textId="77777777" w:rsidR="00D2108B" w:rsidRDefault="00D2108B">
            <w:pPr>
              <w:rPr>
                <w:sz w:val="24"/>
                <w:szCs w:val="24"/>
              </w:rPr>
            </w:pPr>
          </w:p>
        </w:tc>
        <w:tc>
          <w:tcPr>
            <w:tcW w:w="2126" w:type="dxa"/>
            <w:shd w:val="clear" w:color="auto" w:fill="auto"/>
            <w:vAlign w:val="center"/>
          </w:tcPr>
          <w:p w14:paraId="2AD2B26A"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0135F73" w14:textId="77777777" w:rsidR="00D2108B" w:rsidRDefault="00075F3D">
            <w:pPr>
              <w:rPr>
                <w:sz w:val="24"/>
                <w:szCs w:val="24"/>
              </w:rPr>
            </w:pPr>
            <w:r>
              <w:rPr>
                <w:sz w:val="24"/>
                <w:szCs w:val="24"/>
              </w:rPr>
              <w:t>Acrididae</w:t>
            </w:r>
          </w:p>
        </w:tc>
      </w:tr>
      <w:tr w:rsidR="00D2108B" w14:paraId="09D1A66A" w14:textId="77777777">
        <w:trPr>
          <w:trHeight w:hRule="exact" w:val="369"/>
        </w:trPr>
        <w:tc>
          <w:tcPr>
            <w:tcW w:w="2410" w:type="dxa"/>
            <w:shd w:val="clear" w:color="auto" w:fill="auto"/>
            <w:tcMar>
              <w:top w:w="80" w:type="dxa"/>
              <w:left w:w="80" w:type="dxa"/>
              <w:bottom w:w="80" w:type="dxa"/>
              <w:right w:w="80" w:type="dxa"/>
            </w:tcMar>
            <w:vAlign w:val="center"/>
          </w:tcPr>
          <w:p w14:paraId="1FB88FF7" w14:textId="77777777" w:rsidR="00D2108B" w:rsidRDefault="00075F3D">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0677B06E"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8B81A31" w14:textId="77777777" w:rsidR="00D2108B" w:rsidRDefault="00075F3D">
            <w:pPr>
              <w:rPr>
                <w:sz w:val="24"/>
                <w:szCs w:val="24"/>
              </w:rPr>
            </w:pPr>
            <w:r>
              <w:rPr>
                <w:sz w:val="24"/>
                <w:szCs w:val="24"/>
              </w:rPr>
              <w:t>Calliphoridae</w:t>
            </w:r>
          </w:p>
        </w:tc>
      </w:tr>
      <w:tr w:rsidR="00D2108B" w14:paraId="1911043E" w14:textId="77777777">
        <w:trPr>
          <w:trHeight w:hRule="exact" w:val="369"/>
        </w:trPr>
        <w:tc>
          <w:tcPr>
            <w:tcW w:w="2410" w:type="dxa"/>
            <w:shd w:val="clear" w:color="auto" w:fill="auto"/>
            <w:tcMar>
              <w:top w:w="80" w:type="dxa"/>
              <w:left w:w="80" w:type="dxa"/>
              <w:bottom w:w="80" w:type="dxa"/>
              <w:right w:w="80" w:type="dxa"/>
            </w:tcMar>
            <w:vAlign w:val="center"/>
          </w:tcPr>
          <w:p w14:paraId="4AE9F777" w14:textId="77777777" w:rsidR="00D2108B" w:rsidRDefault="00D2108B">
            <w:pPr>
              <w:rPr>
                <w:sz w:val="24"/>
                <w:szCs w:val="24"/>
              </w:rPr>
            </w:pPr>
          </w:p>
        </w:tc>
        <w:tc>
          <w:tcPr>
            <w:tcW w:w="2126" w:type="dxa"/>
            <w:shd w:val="clear" w:color="auto" w:fill="auto"/>
            <w:vAlign w:val="center"/>
          </w:tcPr>
          <w:p w14:paraId="0CC76A99"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51254E" w14:textId="77777777" w:rsidR="00D2108B" w:rsidRDefault="00075F3D">
            <w:pPr>
              <w:rPr>
                <w:sz w:val="24"/>
                <w:szCs w:val="24"/>
              </w:rPr>
            </w:pPr>
            <w:r>
              <w:rPr>
                <w:sz w:val="24"/>
                <w:szCs w:val="24"/>
              </w:rPr>
              <w:t>Chironomidae</w:t>
            </w:r>
          </w:p>
        </w:tc>
      </w:tr>
      <w:tr w:rsidR="00D2108B" w14:paraId="42664529" w14:textId="77777777">
        <w:trPr>
          <w:trHeight w:hRule="exact" w:val="369"/>
        </w:trPr>
        <w:tc>
          <w:tcPr>
            <w:tcW w:w="2410" w:type="dxa"/>
            <w:shd w:val="clear" w:color="auto" w:fill="auto"/>
            <w:tcMar>
              <w:top w:w="80" w:type="dxa"/>
              <w:left w:w="80" w:type="dxa"/>
              <w:bottom w:w="80" w:type="dxa"/>
              <w:right w:w="80" w:type="dxa"/>
            </w:tcMar>
            <w:vAlign w:val="center"/>
          </w:tcPr>
          <w:p w14:paraId="3CDC8F5F" w14:textId="77777777" w:rsidR="00D2108B" w:rsidRDefault="00D2108B">
            <w:pPr>
              <w:rPr>
                <w:sz w:val="24"/>
                <w:szCs w:val="24"/>
              </w:rPr>
            </w:pPr>
          </w:p>
        </w:tc>
        <w:tc>
          <w:tcPr>
            <w:tcW w:w="2126" w:type="dxa"/>
            <w:shd w:val="clear" w:color="auto" w:fill="auto"/>
            <w:vAlign w:val="center"/>
          </w:tcPr>
          <w:p w14:paraId="747508F9"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8E63403" w14:textId="77777777" w:rsidR="00D2108B" w:rsidRDefault="00075F3D">
            <w:pPr>
              <w:rPr>
                <w:sz w:val="24"/>
                <w:szCs w:val="24"/>
              </w:rPr>
            </w:pPr>
            <w:r>
              <w:rPr>
                <w:sz w:val="24"/>
                <w:szCs w:val="24"/>
              </w:rPr>
              <w:t>Chloropidae</w:t>
            </w:r>
          </w:p>
        </w:tc>
      </w:tr>
      <w:tr w:rsidR="00D2108B" w14:paraId="55D528A1" w14:textId="77777777">
        <w:trPr>
          <w:trHeight w:hRule="exact" w:val="369"/>
        </w:trPr>
        <w:tc>
          <w:tcPr>
            <w:tcW w:w="2410" w:type="dxa"/>
            <w:shd w:val="clear" w:color="auto" w:fill="auto"/>
            <w:tcMar>
              <w:top w:w="80" w:type="dxa"/>
              <w:left w:w="80" w:type="dxa"/>
              <w:bottom w:w="80" w:type="dxa"/>
              <w:right w:w="80" w:type="dxa"/>
            </w:tcMar>
            <w:vAlign w:val="center"/>
          </w:tcPr>
          <w:p w14:paraId="68780936" w14:textId="77777777" w:rsidR="00D2108B" w:rsidRDefault="00D2108B">
            <w:pPr>
              <w:rPr>
                <w:sz w:val="24"/>
                <w:szCs w:val="24"/>
              </w:rPr>
            </w:pPr>
          </w:p>
        </w:tc>
        <w:tc>
          <w:tcPr>
            <w:tcW w:w="2126" w:type="dxa"/>
            <w:shd w:val="clear" w:color="auto" w:fill="auto"/>
            <w:vAlign w:val="center"/>
          </w:tcPr>
          <w:p w14:paraId="60065C38"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F0CB6FE" w14:textId="77777777" w:rsidR="00D2108B" w:rsidRDefault="00075F3D">
            <w:pPr>
              <w:rPr>
                <w:sz w:val="24"/>
                <w:szCs w:val="24"/>
              </w:rPr>
            </w:pPr>
            <w:r>
              <w:rPr>
                <w:sz w:val="24"/>
                <w:szCs w:val="24"/>
              </w:rPr>
              <w:t>Ephydridae</w:t>
            </w:r>
          </w:p>
        </w:tc>
      </w:tr>
      <w:tr w:rsidR="00D2108B" w14:paraId="739D07B8" w14:textId="77777777">
        <w:trPr>
          <w:trHeight w:hRule="exact" w:val="369"/>
        </w:trPr>
        <w:tc>
          <w:tcPr>
            <w:tcW w:w="2410" w:type="dxa"/>
            <w:shd w:val="clear" w:color="auto" w:fill="auto"/>
            <w:tcMar>
              <w:top w:w="80" w:type="dxa"/>
              <w:left w:w="80" w:type="dxa"/>
              <w:bottom w:w="80" w:type="dxa"/>
              <w:right w:w="80" w:type="dxa"/>
            </w:tcMar>
            <w:vAlign w:val="center"/>
          </w:tcPr>
          <w:p w14:paraId="6D849A27" w14:textId="77777777" w:rsidR="00D2108B" w:rsidRDefault="00D2108B">
            <w:pPr>
              <w:rPr>
                <w:sz w:val="24"/>
                <w:szCs w:val="24"/>
              </w:rPr>
            </w:pPr>
          </w:p>
        </w:tc>
        <w:tc>
          <w:tcPr>
            <w:tcW w:w="2126" w:type="dxa"/>
            <w:shd w:val="clear" w:color="auto" w:fill="auto"/>
            <w:vAlign w:val="center"/>
          </w:tcPr>
          <w:p w14:paraId="131AB911"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33A6E10" w14:textId="77777777" w:rsidR="00D2108B" w:rsidRDefault="00075F3D">
            <w:pPr>
              <w:rPr>
                <w:sz w:val="24"/>
                <w:szCs w:val="24"/>
              </w:rPr>
            </w:pPr>
            <w:r>
              <w:rPr>
                <w:sz w:val="24"/>
                <w:szCs w:val="24"/>
              </w:rPr>
              <w:t>Lauxaniidae</w:t>
            </w:r>
          </w:p>
        </w:tc>
      </w:tr>
      <w:tr w:rsidR="00D2108B" w14:paraId="53F09447" w14:textId="77777777">
        <w:trPr>
          <w:trHeight w:hRule="exact" w:val="369"/>
        </w:trPr>
        <w:tc>
          <w:tcPr>
            <w:tcW w:w="2410" w:type="dxa"/>
            <w:shd w:val="clear" w:color="auto" w:fill="auto"/>
            <w:tcMar>
              <w:top w:w="80" w:type="dxa"/>
              <w:left w:w="80" w:type="dxa"/>
              <w:bottom w:w="80" w:type="dxa"/>
              <w:right w:w="80" w:type="dxa"/>
            </w:tcMar>
            <w:vAlign w:val="center"/>
          </w:tcPr>
          <w:p w14:paraId="6A3E089E" w14:textId="77777777" w:rsidR="00D2108B" w:rsidRDefault="00D2108B">
            <w:pPr>
              <w:rPr>
                <w:sz w:val="24"/>
                <w:szCs w:val="24"/>
              </w:rPr>
            </w:pPr>
          </w:p>
        </w:tc>
        <w:tc>
          <w:tcPr>
            <w:tcW w:w="2126" w:type="dxa"/>
            <w:shd w:val="clear" w:color="auto" w:fill="auto"/>
            <w:vAlign w:val="center"/>
          </w:tcPr>
          <w:p w14:paraId="68DD8005"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4852BDE" w14:textId="77777777" w:rsidR="00D2108B" w:rsidRDefault="00075F3D">
            <w:pPr>
              <w:rPr>
                <w:sz w:val="24"/>
                <w:szCs w:val="24"/>
              </w:rPr>
            </w:pPr>
            <w:r>
              <w:rPr>
                <w:sz w:val="24"/>
                <w:szCs w:val="24"/>
              </w:rPr>
              <w:t>Muscidae</w:t>
            </w:r>
          </w:p>
        </w:tc>
      </w:tr>
      <w:tr w:rsidR="00D2108B" w14:paraId="6CAD97CC" w14:textId="77777777">
        <w:trPr>
          <w:trHeight w:hRule="exact" w:val="369"/>
        </w:trPr>
        <w:tc>
          <w:tcPr>
            <w:tcW w:w="2410" w:type="dxa"/>
            <w:shd w:val="clear" w:color="auto" w:fill="auto"/>
            <w:tcMar>
              <w:top w:w="80" w:type="dxa"/>
              <w:left w:w="80" w:type="dxa"/>
              <w:bottom w:w="80" w:type="dxa"/>
              <w:right w:w="80" w:type="dxa"/>
            </w:tcMar>
            <w:vAlign w:val="center"/>
          </w:tcPr>
          <w:p w14:paraId="4F753D36" w14:textId="77777777" w:rsidR="00D2108B" w:rsidRDefault="00D2108B">
            <w:pPr>
              <w:rPr>
                <w:sz w:val="24"/>
                <w:szCs w:val="24"/>
              </w:rPr>
            </w:pPr>
          </w:p>
        </w:tc>
        <w:tc>
          <w:tcPr>
            <w:tcW w:w="2126" w:type="dxa"/>
            <w:shd w:val="clear" w:color="auto" w:fill="auto"/>
            <w:vAlign w:val="center"/>
          </w:tcPr>
          <w:p w14:paraId="5FBA1D27"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1FD4786" w14:textId="77777777" w:rsidR="00D2108B" w:rsidRDefault="00075F3D">
            <w:pPr>
              <w:rPr>
                <w:sz w:val="24"/>
                <w:szCs w:val="24"/>
              </w:rPr>
            </w:pPr>
            <w:r>
              <w:rPr>
                <w:sz w:val="24"/>
                <w:szCs w:val="24"/>
              </w:rPr>
              <w:t>Phoridae</w:t>
            </w:r>
          </w:p>
        </w:tc>
      </w:tr>
      <w:tr w:rsidR="00D2108B" w14:paraId="30EA198F" w14:textId="77777777">
        <w:trPr>
          <w:trHeight w:hRule="exact" w:val="369"/>
        </w:trPr>
        <w:tc>
          <w:tcPr>
            <w:tcW w:w="2410" w:type="dxa"/>
            <w:shd w:val="clear" w:color="auto" w:fill="auto"/>
            <w:tcMar>
              <w:top w:w="80" w:type="dxa"/>
              <w:left w:w="80" w:type="dxa"/>
              <w:bottom w:w="80" w:type="dxa"/>
              <w:right w:w="80" w:type="dxa"/>
            </w:tcMar>
            <w:vAlign w:val="center"/>
          </w:tcPr>
          <w:p w14:paraId="5AA56F30" w14:textId="77777777" w:rsidR="00D2108B" w:rsidRDefault="00D2108B">
            <w:pPr>
              <w:rPr>
                <w:sz w:val="24"/>
                <w:szCs w:val="24"/>
              </w:rPr>
            </w:pPr>
          </w:p>
        </w:tc>
        <w:tc>
          <w:tcPr>
            <w:tcW w:w="2126" w:type="dxa"/>
            <w:shd w:val="clear" w:color="auto" w:fill="auto"/>
            <w:vAlign w:val="center"/>
          </w:tcPr>
          <w:p w14:paraId="17A75B95"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A712020" w14:textId="77777777" w:rsidR="00D2108B" w:rsidRDefault="00075F3D">
            <w:pPr>
              <w:rPr>
                <w:sz w:val="24"/>
                <w:szCs w:val="24"/>
              </w:rPr>
            </w:pPr>
            <w:r>
              <w:rPr>
                <w:sz w:val="24"/>
                <w:szCs w:val="24"/>
              </w:rPr>
              <w:t>Platystomatidae</w:t>
            </w:r>
          </w:p>
        </w:tc>
      </w:tr>
      <w:tr w:rsidR="00D2108B" w14:paraId="37BCE7C5" w14:textId="77777777">
        <w:trPr>
          <w:trHeight w:hRule="exact" w:val="369"/>
        </w:trPr>
        <w:tc>
          <w:tcPr>
            <w:tcW w:w="2410" w:type="dxa"/>
            <w:shd w:val="clear" w:color="auto" w:fill="auto"/>
            <w:tcMar>
              <w:top w:w="80" w:type="dxa"/>
              <w:left w:w="80" w:type="dxa"/>
              <w:bottom w:w="80" w:type="dxa"/>
              <w:right w:w="80" w:type="dxa"/>
            </w:tcMar>
            <w:vAlign w:val="center"/>
          </w:tcPr>
          <w:p w14:paraId="1FE343B1" w14:textId="77777777" w:rsidR="00D2108B" w:rsidRDefault="00D2108B">
            <w:pPr>
              <w:rPr>
                <w:sz w:val="24"/>
                <w:szCs w:val="24"/>
              </w:rPr>
            </w:pPr>
          </w:p>
        </w:tc>
        <w:tc>
          <w:tcPr>
            <w:tcW w:w="2126" w:type="dxa"/>
            <w:shd w:val="clear" w:color="auto" w:fill="auto"/>
            <w:vAlign w:val="center"/>
          </w:tcPr>
          <w:p w14:paraId="6CA88E60"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96AF81B" w14:textId="77777777" w:rsidR="00D2108B" w:rsidRDefault="00075F3D">
            <w:pPr>
              <w:rPr>
                <w:sz w:val="24"/>
                <w:szCs w:val="24"/>
              </w:rPr>
            </w:pPr>
            <w:r>
              <w:rPr>
                <w:sz w:val="24"/>
                <w:szCs w:val="24"/>
              </w:rPr>
              <w:t>Sarcophagidae</w:t>
            </w:r>
          </w:p>
        </w:tc>
      </w:tr>
      <w:tr w:rsidR="00D2108B" w14:paraId="33F7857A" w14:textId="77777777">
        <w:trPr>
          <w:trHeight w:hRule="exact" w:val="369"/>
        </w:trPr>
        <w:tc>
          <w:tcPr>
            <w:tcW w:w="2410" w:type="dxa"/>
            <w:shd w:val="clear" w:color="auto" w:fill="auto"/>
            <w:tcMar>
              <w:top w:w="80" w:type="dxa"/>
              <w:left w:w="80" w:type="dxa"/>
              <w:bottom w:w="80" w:type="dxa"/>
              <w:right w:w="80" w:type="dxa"/>
            </w:tcMar>
            <w:vAlign w:val="center"/>
          </w:tcPr>
          <w:p w14:paraId="651440BD" w14:textId="77777777" w:rsidR="00D2108B" w:rsidRDefault="00D2108B">
            <w:pPr>
              <w:rPr>
                <w:sz w:val="24"/>
                <w:szCs w:val="24"/>
              </w:rPr>
            </w:pPr>
          </w:p>
        </w:tc>
        <w:tc>
          <w:tcPr>
            <w:tcW w:w="2126" w:type="dxa"/>
            <w:shd w:val="clear" w:color="auto" w:fill="auto"/>
            <w:vAlign w:val="center"/>
          </w:tcPr>
          <w:p w14:paraId="55047A23"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7CE64A3" w14:textId="77777777" w:rsidR="00D2108B" w:rsidRDefault="00075F3D">
            <w:pPr>
              <w:rPr>
                <w:sz w:val="24"/>
                <w:szCs w:val="24"/>
              </w:rPr>
            </w:pPr>
            <w:r>
              <w:rPr>
                <w:sz w:val="24"/>
                <w:szCs w:val="24"/>
              </w:rPr>
              <w:t>Sciomyzidae</w:t>
            </w:r>
          </w:p>
        </w:tc>
      </w:tr>
      <w:tr w:rsidR="00D2108B" w14:paraId="70AA3CDB" w14:textId="77777777">
        <w:trPr>
          <w:trHeight w:hRule="exact" w:val="369"/>
        </w:trPr>
        <w:tc>
          <w:tcPr>
            <w:tcW w:w="2410" w:type="dxa"/>
            <w:shd w:val="clear" w:color="auto" w:fill="auto"/>
            <w:tcMar>
              <w:top w:w="80" w:type="dxa"/>
              <w:left w:w="80" w:type="dxa"/>
              <w:bottom w:w="80" w:type="dxa"/>
              <w:right w:w="80" w:type="dxa"/>
            </w:tcMar>
            <w:vAlign w:val="center"/>
          </w:tcPr>
          <w:p w14:paraId="39C85F01" w14:textId="77777777" w:rsidR="00D2108B" w:rsidRDefault="00D2108B">
            <w:pPr>
              <w:rPr>
                <w:sz w:val="24"/>
                <w:szCs w:val="24"/>
              </w:rPr>
            </w:pPr>
          </w:p>
        </w:tc>
        <w:tc>
          <w:tcPr>
            <w:tcW w:w="2126" w:type="dxa"/>
            <w:shd w:val="clear" w:color="auto" w:fill="auto"/>
            <w:vAlign w:val="center"/>
          </w:tcPr>
          <w:p w14:paraId="56F1805B"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9D5F87B" w14:textId="77777777" w:rsidR="00D2108B" w:rsidRDefault="00075F3D">
            <w:pPr>
              <w:rPr>
                <w:sz w:val="24"/>
                <w:szCs w:val="24"/>
              </w:rPr>
            </w:pPr>
            <w:r>
              <w:rPr>
                <w:sz w:val="24"/>
                <w:szCs w:val="24"/>
              </w:rPr>
              <w:t>Sphaeroceridae</w:t>
            </w:r>
          </w:p>
        </w:tc>
      </w:tr>
      <w:tr w:rsidR="00D2108B" w14:paraId="157F663D" w14:textId="77777777">
        <w:trPr>
          <w:trHeight w:hRule="exact" w:val="369"/>
        </w:trPr>
        <w:tc>
          <w:tcPr>
            <w:tcW w:w="2410" w:type="dxa"/>
            <w:shd w:val="clear" w:color="auto" w:fill="auto"/>
            <w:tcMar>
              <w:top w:w="80" w:type="dxa"/>
              <w:left w:w="80" w:type="dxa"/>
              <w:bottom w:w="80" w:type="dxa"/>
              <w:right w:w="80" w:type="dxa"/>
            </w:tcMar>
            <w:vAlign w:val="center"/>
          </w:tcPr>
          <w:p w14:paraId="4DED83E9" w14:textId="77777777" w:rsidR="00D2108B" w:rsidRDefault="00D2108B">
            <w:pPr>
              <w:rPr>
                <w:sz w:val="24"/>
                <w:szCs w:val="24"/>
              </w:rPr>
            </w:pPr>
          </w:p>
        </w:tc>
        <w:tc>
          <w:tcPr>
            <w:tcW w:w="2126" w:type="dxa"/>
            <w:shd w:val="clear" w:color="auto" w:fill="auto"/>
            <w:vAlign w:val="center"/>
          </w:tcPr>
          <w:p w14:paraId="2BEA6048"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7C6D71" w14:textId="77777777" w:rsidR="00D2108B" w:rsidRDefault="00075F3D">
            <w:pPr>
              <w:rPr>
                <w:sz w:val="24"/>
                <w:szCs w:val="24"/>
              </w:rPr>
            </w:pPr>
            <w:r>
              <w:rPr>
                <w:sz w:val="24"/>
                <w:szCs w:val="24"/>
              </w:rPr>
              <w:t>Stratiomyidae</w:t>
            </w:r>
          </w:p>
        </w:tc>
      </w:tr>
      <w:tr w:rsidR="00D2108B" w14:paraId="7CA6C13D" w14:textId="77777777">
        <w:trPr>
          <w:trHeight w:hRule="exact" w:val="369"/>
        </w:trPr>
        <w:tc>
          <w:tcPr>
            <w:tcW w:w="2410" w:type="dxa"/>
            <w:shd w:val="clear" w:color="auto" w:fill="auto"/>
            <w:tcMar>
              <w:top w:w="80" w:type="dxa"/>
              <w:left w:w="80" w:type="dxa"/>
              <w:bottom w:w="80" w:type="dxa"/>
              <w:right w:w="80" w:type="dxa"/>
            </w:tcMar>
            <w:vAlign w:val="center"/>
          </w:tcPr>
          <w:p w14:paraId="5381F200" w14:textId="77777777" w:rsidR="00D2108B" w:rsidRDefault="00D2108B">
            <w:pPr>
              <w:rPr>
                <w:sz w:val="24"/>
                <w:szCs w:val="24"/>
              </w:rPr>
            </w:pPr>
          </w:p>
        </w:tc>
        <w:tc>
          <w:tcPr>
            <w:tcW w:w="2126" w:type="dxa"/>
            <w:shd w:val="clear" w:color="auto" w:fill="auto"/>
            <w:vAlign w:val="center"/>
          </w:tcPr>
          <w:p w14:paraId="3B2DBA8C" w14:textId="77777777" w:rsidR="00D2108B" w:rsidRDefault="00075F3D">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45A70D0" w14:textId="77777777" w:rsidR="00D2108B" w:rsidRDefault="00075F3D">
            <w:pPr>
              <w:rPr>
                <w:sz w:val="24"/>
                <w:szCs w:val="24"/>
              </w:rPr>
            </w:pPr>
            <w:r>
              <w:rPr>
                <w:sz w:val="24"/>
                <w:szCs w:val="24"/>
              </w:rPr>
              <w:t>Tephritidae</w:t>
            </w:r>
          </w:p>
        </w:tc>
      </w:tr>
      <w:tr w:rsidR="00D2108B" w14:paraId="170FC518" w14:textId="77777777">
        <w:trPr>
          <w:trHeight w:hRule="exact" w:val="369"/>
        </w:trPr>
        <w:tc>
          <w:tcPr>
            <w:tcW w:w="2410" w:type="dxa"/>
            <w:shd w:val="clear" w:color="auto" w:fill="auto"/>
            <w:tcMar>
              <w:top w:w="80" w:type="dxa"/>
              <w:left w:w="80" w:type="dxa"/>
              <w:bottom w:w="80" w:type="dxa"/>
              <w:right w:w="80" w:type="dxa"/>
            </w:tcMar>
            <w:vAlign w:val="center"/>
          </w:tcPr>
          <w:p w14:paraId="24502DA9" w14:textId="77777777" w:rsidR="00D2108B" w:rsidRDefault="00D2108B">
            <w:pPr>
              <w:rPr>
                <w:sz w:val="24"/>
                <w:szCs w:val="24"/>
              </w:rPr>
            </w:pPr>
          </w:p>
        </w:tc>
        <w:tc>
          <w:tcPr>
            <w:tcW w:w="2126" w:type="dxa"/>
            <w:shd w:val="clear" w:color="auto" w:fill="auto"/>
            <w:vAlign w:val="center"/>
          </w:tcPr>
          <w:p w14:paraId="32F46079"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425BEA6" w14:textId="77777777" w:rsidR="00D2108B" w:rsidRDefault="00075F3D">
            <w:pPr>
              <w:rPr>
                <w:sz w:val="24"/>
                <w:szCs w:val="24"/>
              </w:rPr>
            </w:pPr>
            <w:r>
              <w:rPr>
                <w:sz w:val="24"/>
                <w:szCs w:val="24"/>
              </w:rPr>
              <w:t>Tetrigidae</w:t>
            </w:r>
          </w:p>
        </w:tc>
      </w:tr>
      <w:tr w:rsidR="00D2108B" w14:paraId="0F169643" w14:textId="77777777">
        <w:trPr>
          <w:trHeight w:hRule="exact" w:val="369"/>
        </w:trPr>
        <w:tc>
          <w:tcPr>
            <w:tcW w:w="2410" w:type="dxa"/>
            <w:shd w:val="clear" w:color="auto" w:fill="auto"/>
            <w:tcMar>
              <w:top w:w="80" w:type="dxa"/>
              <w:left w:w="80" w:type="dxa"/>
              <w:bottom w:w="80" w:type="dxa"/>
              <w:right w:w="80" w:type="dxa"/>
            </w:tcMar>
            <w:vAlign w:val="center"/>
          </w:tcPr>
          <w:p w14:paraId="5308D494" w14:textId="77777777" w:rsidR="00D2108B" w:rsidRDefault="00D2108B">
            <w:pPr>
              <w:rPr>
                <w:sz w:val="24"/>
                <w:szCs w:val="24"/>
              </w:rPr>
            </w:pPr>
          </w:p>
        </w:tc>
        <w:tc>
          <w:tcPr>
            <w:tcW w:w="2126" w:type="dxa"/>
            <w:shd w:val="clear" w:color="auto" w:fill="auto"/>
            <w:vAlign w:val="center"/>
          </w:tcPr>
          <w:p w14:paraId="14D007B6" w14:textId="77777777" w:rsidR="00D2108B" w:rsidRDefault="00075F3D">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BC491B5" w14:textId="77777777" w:rsidR="00D2108B" w:rsidRDefault="00075F3D">
            <w:pPr>
              <w:rPr>
                <w:sz w:val="24"/>
                <w:szCs w:val="24"/>
              </w:rPr>
            </w:pPr>
            <w:r>
              <w:rPr>
                <w:sz w:val="24"/>
                <w:szCs w:val="24"/>
              </w:rPr>
              <w:t>Tridactylidae</w:t>
            </w:r>
          </w:p>
        </w:tc>
      </w:tr>
    </w:tbl>
    <w:p w14:paraId="708F4315" w14:textId="77777777" w:rsidR="00D2108B" w:rsidRDefault="00D2108B">
      <w:pPr>
        <w:rPr>
          <w:b/>
          <w:color w:val="FF0000"/>
          <w:sz w:val="24"/>
          <w:szCs w:val="24"/>
        </w:rPr>
      </w:pPr>
    </w:p>
    <w:p w14:paraId="430D660E" w14:textId="77777777" w:rsidR="00D2108B" w:rsidRDefault="00075F3D">
      <w:pPr>
        <w:rPr>
          <w:b/>
          <w:color w:val="FF0000"/>
          <w:sz w:val="24"/>
          <w:szCs w:val="24"/>
        </w:rPr>
      </w:pPr>
      <w:r>
        <w:rPr>
          <w:b/>
          <w:color w:val="FF0000"/>
          <w:sz w:val="24"/>
          <w:szCs w:val="24"/>
        </w:rPr>
        <w:br w:type="page"/>
      </w:r>
    </w:p>
    <w:p w14:paraId="7410F070" w14:textId="77777777" w:rsidR="00D2108B" w:rsidRDefault="00075F3D">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D2108B" w14:paraId="07B8B879" w14:textId="77777777" w:rsidTr="00D2108B">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48E4F239" w14:textId="77777777" w:rsidR="00D2108B" w:rsidRDefault="00075F3D">
            <w:pPr>
              <w:spacing w:after="0" w:line="240" w:lineRule="auto"/>
              <w:jc w:val="left"/>
              <w:rPr>
                <w:rFonts w:cs="Arial"/>
                <w:bCs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122D402A" w14:textId="77777777" w:rsidR="00D2108B" w:rsidRDefault="00075F3D">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6D033B5C" w14:textId="77777777" w:rsidR="00D2108B" w:rsidRDefault="00075F3D">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300929CA" w14:textId="77777777" w:rsidR="00D2108B" w:rsidRDefault="00075F3D">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Predator</w:t>
            </w:r>
          </w:p>
        </w:tc>
        <w:tc>
          <w:tcPr>
            <w:tcW w:w="5605" w:type="dxa"/>
            <w:gridSpan w:val="3"/>
            <w:shd w:val="clear" w:color="auto" w:fill="auto"/>
            <w:noWrap/>
            <w:vAlign w:val="center"/>
          </w:tcPr>
          <w:p w14:paraId="6A94FD7A" w14:textId="77777777" w:rsidR="00D2108B" w:rsidRDefault="00075F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70CD1C04" w14:textId="77777777" w:rsidR="00D2108B" w:rsidRDefault="00075F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i/>
                <w:color w:val="auto"/>
                <w:sz w:val="22"/>
              </w:rPr>
            </w:pPr>
            <w:r>
              <w:rPr>
                <w:rFonts w:cs="Arial"/>
                <w:b w:val="0"/>
                <w:i/>
                <w:color w:val="auto"/>
                <w:sz w:val="22"/>
              </w:rPr>
              <w:t>n</w:t>
            </w:r>
          </w:p>
        </w:tc>
      </w:tr>
      <w:tr w:rsidR="00D2108B" w14:paraId="1AB7BD9E"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5489A68A" w14:textId="77777777" w:rsidR="00D2108B" w:rsidRDefault="00D2108B">
            <w:pPr>
              <w:spacing w:after="0" w:line="240" w:lineRule="auto"/>
              <w:jc w:val="left"/>
              <w:rPr>
                <w:rFonts w:cs="Arial"/>
                <w:bCs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3FC6D8E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4A7B9E16"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036C841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7515295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47E0FD6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1D651A0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4AA44354" w14:textId="77777777" w:rsidR="00D2108B" w:rsidRDefault="00D210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D2108B" w14:paraId="6DA62496"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15F2108C" w14:textId="77777777" w:rsidR="00D2108B" w:rsidRDefault="00075F3D">
            <w:pPr>
              <w:spacing w:after="0" w:line="240" w:lineRule="auto"/>
              <w:jc w:val="left"/>
              <w:rPr>
                <w:rFonts w:cs="Arial"/>
                <w:bCs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02717C8A"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56C37E0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24C64F07"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66D2756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32EF545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2283C94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34CE693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3F0AA665"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9D679A4"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40558D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C2D851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57DFE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B34A5D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1DC9E5B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657D9BE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1ED3D12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11446122"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9E4E81"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52366E39"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D2F65D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E638B00"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BD8764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3A3EAEF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11CA97C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242DEF5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D2108B" w14:paraId="2559F56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74F1E7C"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151395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1089B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980925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47AFCE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3D45956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31808FD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2C1B10A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6DB0954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7289FD4"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3C8843F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A3F3D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CE067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8DA3BF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473BA35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55F5F8F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585C72E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41CEEBEE"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A5AC531"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74BB5E6"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E8E353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9D223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736E65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202F2DD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4CFF28B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73CAB00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D2108B" w14:paraId="39340579"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A3DF416"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75C9B5A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4B84D7"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2A34019A"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82E2E1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0EAAE43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4D023D9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A00BBD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0ECBABD8"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BC2B3EC"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77D2AB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7DCA159"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6269845"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1AC46B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392298E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7F5194E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77C9ABA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40292244"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68C4686"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3E7A605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CEC564"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777AB9"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CABEC8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7A9E421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245A9C5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432D693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2BAACCDE"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5145DA7"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9598610"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7A790F11"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143F7B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783CB2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16165C0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72D675B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286E547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1FCA1C6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2823B9C"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6935BD24"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A5F66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E9BB15"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BBAF84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1ED3D27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3F3E508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54A3824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0DE87A35"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7B0C595"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398AC0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30BC27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30EF4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157732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52E926C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5582C14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143D476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D2108B" w14:paraId="7730FA43"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AA5038B"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1785BF7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1101001"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6042B7E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A96D67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07AE709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4A22374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1DAFAA9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2A16726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FDC325"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E341E0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0701C1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7F1ED93"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734171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44669C6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2F8B0D7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04902CE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7EE2655D"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A2EC762"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2FA3D3C4"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AFFE5E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6230D96"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9CCD7F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1286A3A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5240437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0668D5E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D2108B" w14:paraId="5163F8C8"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57A34F"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320F7BA"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CC4ED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22FA929C"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1D73D2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395273F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2B36857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5AA4D4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3F9613D8"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34BF5E3"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1424C82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1F4CF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D8BDE7"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6FA31C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075406C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3D95646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7388D6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25090EA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B84145D"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50E3E4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7710D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8CED28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16FD35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A0ACCC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1B5FB06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0FF811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D2108B" w14:paraId="4F35D9CC"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782E8D7" w14:textId="77777777" w:rsidR="00D2108B" w:rsidRDefault="00075F3D">
            <w:pPr>
              <w:spacing w:after="0" w:line="240" w:lineRule="auto"/>
              <w:jc w:val="left"/>
              <w:rPr>
                <w:rFonts w:cs="Arial"/>
                <w:bCs w:val="0"/>
                <w:color w:val="auto"/>
                <w:sz w:val="22"/>
              </w:rPr>
            </w:pPr>
            <w:r>
              <w:rPr>
                <w:rFonts w:cs="Arial"/>
                <w:b w:val="0"/>
                <w:color w:val="auto"/>
                <w:sz w:val="22"/>
              </w:rPr>
              <w:t>2018</w:t>
            </w:r>
          </w:p>
        </w:tc>
        <w:tc>
          <w:tcPr>
            <w:tcW w:w="1578" w:type="dxa"/>
            <w:shd w:val="clear" w:color="auto" w:fill="auto"/>
            <w:noWrap/>
            <w:vAlign w:val="center"/>
          </w:tcPr>
          <w:p w14:paraId="242B5C5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2E826673"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5BA1126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D4B13D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5444071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50D04F0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27575D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0C571A1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FF13F26"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5107F0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E7054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DC2D37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637E93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69FB443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6774CC4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06CD483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6995FDF9"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49127EC"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4FB53F5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4C6FD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A6C10A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EC8C13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66AA662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321DBEF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3A33A03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504DA733"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A3D28CD"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753172A"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AC862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5AA3E647"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CC616A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365FA48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0E37170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727A139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61173417"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E141D61"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74B7E182"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533F2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DAB5A1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1AB2B4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1EA7E1E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2991A9E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54306EC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0C8BFD9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2364819"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778B696"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D01414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312D4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DA2243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7054AA9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7B218E2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156DDE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6972C95F"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18CBB22"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3EF3FE6A"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173F41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4868BA93"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4CA828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17FE48D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113C306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D1994E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136D4FFE"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3A41EB8"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A3B778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66615B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5B0D6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11EFE8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0D17DC3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6767C28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129FB19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D2108B" w14:paraId="501FAE44"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3A27E17"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6BCC28BF"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24412E9"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896414C"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753D37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05E4EB7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3A2A805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0B8A34F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5685FDB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A6D572B"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FB5FF1C"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0408C3FF"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F53B3A0"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91EDE7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204A215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56ED44A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677033F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71C8BA2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D625846"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70E161A0"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16B1C0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5201256"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A6C517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387F505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07395C2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3E91933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0C08EE9F"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C998371"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8545ED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7C74150"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221606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57CD83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317F8CA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0544996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33BD9BA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D2108B" w14:paraId="463E49B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DB70FE5"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02E99EA2"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777698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B18D849"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32E2A6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3D1CBE7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12C4361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C5C268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3DCAB14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E9F521D"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11E11C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99DDB90"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7FCE0FA"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B4FC37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5E0A949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56F3D91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63DD59C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11EDE3F8"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40036FB"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3749FF8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CDC5DF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0DC5F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4706A8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57B36FB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19D0D16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7AFE898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D2108B" w14:paraId="0232A07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4F6D4B"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820CC0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D403D6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44815571"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0B7978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E3D213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5A2EEDA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5560EB6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6E77666C"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B41A501"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5063F9A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6E120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7B66883"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BD45ED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7D47B54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4303183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68C5270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D2108B" w14:paraId="2CEDFE33"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5A13B7C"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57406C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35989A"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2C134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3EC61A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0E6A71B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4989E7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0E033AA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7F51885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13DA2B9" w14:textId="77777777" w:rsidR="00D2108B" w:rsidRDefault="00075F3D">
            <w:pPr>
              <w:spacing w:after="0" w:line="240" w:lineRule="auto"/>
              <w:jc w:val="left"/>
              <w:rPr>
                <w:rFonts w:cs="Arial"/>
                <w:bCs w:val="0"/>
                <w:color w:val="auto"/>
                <w:sz w:val="22"/>
              </w:rPr>
            </w:pPr>
            <w:r>
              <w:rPr>
                <w:rFonts w:cs="Arial"/>
                <w:b w:val="0"/>
                <w:color w:val="auto"/>
                <w:sz w:val="22"/>
              </w:rPr>
              <w:t>2019</w:t>
            </w:r>
          </w:p>
        </w:tc>
        <w:tc>
          <w:tcPr>
            <w:tcW w:w="1578" w:type="dxa"/>
            <w:shd w:val="clear" w:color="auto" w:fill="auto"/>
            <w:noWrap/>
            <w:vAlign w:val="center"/>
          </w:tcPr>
          <w:p w14:paraId="749875E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17EF67C6"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566CD665"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869B4C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7A486F0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47D8901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5A1C00A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5B5DC5E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5E7651D"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91EF3B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784F6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8BFF4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ACD629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044B46C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56E7A5B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0FCD8B1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4C408656"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77CF805"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5043A2E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CD052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4C955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E093BF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134D352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13FD50F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7818033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1AF9B24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26E68FB"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0BE59EC"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8C8C6C"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67F3F555"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5179F8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464F321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674088F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31D3874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4A03F42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839B89D"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596C694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F0FA794"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69CA9F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33224D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75BCA62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613EC94F"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40BDBCE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6F5CD10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4B98183"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BAA4B2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F127C86"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3FFA98"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87D71D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4F85DA3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5D10586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571C2FA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D2108B" w14:paraId="7A61072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6CC4F63"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770E726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0472F9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45FA4006"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C77038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6CCFB9C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781799D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C75483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1B94E8CF"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75B54F3"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5D6F81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F7A5E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1A36C5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57F7FD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47587D8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28D55C4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1C4198F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1FA13069"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AB41AD3"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2A75F16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9BA298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5D8BDBF"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6F412B8"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7C7ED78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291E9F0C"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6C85CE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3F14D4E6"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5CAF6DA"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66CC057"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251BBDD2"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44DF090"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D12A4E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3F4CC43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7F0FBEA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1A11FC9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4E4D825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38486F"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133F8BB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7E09B18"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AA9B7E"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21C1E5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0BC3F8B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7828946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47D194F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30488517"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E8EABBD"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25F1A80"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58853C0"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A01CFE1"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290D07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89B3EE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36C7EDC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2EF9629A"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D2108B" w14:paraId="794455C1"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9268058"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0516AAA1"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19CA33A"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012EBF8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975DD74"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39BD955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3916124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1EC7FD1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091B964F"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9AD27C"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789C52D"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B5E18EE"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EF242D"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84B914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06118D8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A6FAFE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59BB7F9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D2108B" w14:paraId="6916A95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2621A3D"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089538D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FB2E0DB"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692456"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8A3F2A7"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64A0AA70"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02B7664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50DA7DBD"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D2108B" w14:paraId="4957922B"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56BF5E8"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9C583B2"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5A294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42EDFB3B"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ECBE4F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2F1CC6F5"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7E0960F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48D909BE"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6A56494A"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F8F54C9" w14:textId="77777777" w:rsidR="00D2108B" w:rsidRDefault="00D2108B">
            <w:pPr>
              <w:spacing w:after="0" w:line="240" w:lineRule="auto"/>
              <w:jc w:val="left"/>
              <w:rPr>
                <w:rFonts w:cs="Arial"/>
                <w:bCs w:val="0"/>
                <w:color w:val="auto"/>
                <w:sz w:val="22"/>
              </w:rPr>
            </w:pPr>
          </w:p>
        </w:tc>
        <w:tc>
          <w:tcPr>
            <w:tcW w:w="1578" w:type="dxa"/>
            <w:shd w:val="clear" w:color="auto" w:fill="auto"/>
            <w:noWrap/>
            <w:vAlign w:val="center"/>
          </w:tcPr>
          <w:p w14:paraId="78B482B3"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0070B82"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951451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DD3FBB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786C6116"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70D57F73"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498765B9"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D2108B" w14:paraId="424297D0" w14:textId="77777777" w:rsidTr="00D2108B">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B4688FB" w14:textId="77777777" w:rsidR="00D2108B" w:rsidRDefault="00D2108B">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C01CAA5"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C7DE07" w14:textId="77777777" w:rsidR="00D2108B" w:rsidRDefault="00D2108B">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D9D9454" w14:textId="77777777" w:rsidR="00D2108B" w:rsidRDefault="00075F3D">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1500F9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3771F83B"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A4CBF02"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5D4885D1" w14:textId="77777777" w:rsidR="00D2108B" w:rsidRDefault="00075F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0FC6EE31" w14:textId="77777777" w:rsidR="00D2108B" w:rsidRDefault="00075F3D">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5DAC894B" w14:textId="77777777" w:rsidR="00D2108B" w:rsidRDefault="00075F3D">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D2108B" w14:paraId="6CFFBEB9"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F1BE4A1" w14:textId="77777777" w:rsidR="00D2108B" w:rsidRDefault="00075F3D">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2C1EBAEC" w14:textId="77777777" w:rsidR="00D2108B" w:rsidRDefault="00075F3D">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31F5BFAF" w14:textId="77777777" w:rsidR="00D2108B" w:rsidRDefault="00075F3D">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3BC76F25" w14:textId="77777777" w:rsidR="00D2108B" w:rsidRDefault="00075F3D">
            <w:pPr>
              <w:spacing w:line="240" w:lineRule="auto"/>
              <w:jc w:val="center"/>
              <w:rPr>
                <w:sz w:val="24"/>
                <w:szCs w:val="24"/>
              </w:rPr>
            </w:pPr>
            <w:r>
              <w:rPr>
                <w:rFonts w:hint="eastAsia"/>
                <w:sz w:val="24"/>
                <w:szCs w:val="24"/>
              </w:rPr>
              <w:t>Year 2019</w:t>
            </w:r>
          </w:p>
        </w:tc>
      </w:tr>
      <w:tr w:rsidR="00D2108B" w14:paraId="6CB8E99D" w14:textId="77777777">
        <w:trPr>
          <w:trHeight w:hRule="exact" w:val="461"/>
        </w:trPr>
        <w:tc>
          <w:tcPr>
            <w:tcW w:w="1821" w:type="pct"/>
            <w:shd w:val="clear" w:color="auto" w:fill="auto"/>
            <w:tcMar>
              <w:top w:w="80" w:type="dxa"/>
              <w:left w:w="80" w:type="dxa"/>
              <w:bottom w:w="80" w:type="dxa"/>
              <w:right w:w="80" w:type="dxa"/>
            </w:tcMar>
            <w:vAlign w:val="center"/>
          </w:tcPr>
          <w:p w14:paraId="2A44A8B5" w14:textId="77777777" w:rsidR="00D2108B" w:rsidRDefault="00075F3D">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2708F801" w14:textId="77777777" w:rsidR="00D2108B" w:rsidRDefault="00075F3D">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1E1F0672" w14:textId="77777777" w:rsidR="00D2108B" w:rsidRDefault="00075F3D">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27471337" w14:textId="77777777" w:rsidR="00D2108B" w:rsidRDefault="00075F3D">
            <w:pPr>
              <w:jc w:val="center"/>
              <w:textAlignment w:val="center"/>
              <w:rPr>
                <w:sz w:val="24"/>
                <w:szCs w:val="24"/>
              </w:rPr>
            </w:pPr>
            <w:r>
              <w:rPr>
                <w:rFonts w:eastAsia="SimSun" w:cs="Arial"/>
                <w:sz w:val="24"/>
                <w:szCs w:val="24"/>
                <w:lang w:eastAsia="zh-CN"/>
              </w:rPr>
              <w:t>69.7%</w:t>
            </w:r>
          </w:p>
        </w:tc>
      </w:tr>
      <w:tr w:rsidR="00D2108B" w14:paraId="5EBE6F19" w14:textId="77777777">
        <w:trPr>
          <w:trHeight w:hRule="exact" w:val="461"/>
        </w:trPr>
        <w:tc>
          <w:tcPr>
            <w:tcW w:w="1821" w:type="pct"/>
            <w:shd w:val="clear" w:color="auto" w:fill="auto"/>
            <w:tcMar>
              <w:top w:w="80" w:type="dxa"/>
              <w:left w:w="80" w:type="dxa"/>
              <w:bottom w:w="80" w:type="dxa"/>
              <w:right w:w="80" w:type="dxa"/>
            </w:tcMar>
            <w:vAlign w:val="center"/>
          </w:tcPr>
          <w:p w14:paraId="0CE71490" w14:textId="77777777" w:rsidR="00D2108B" w:rsidRDefault="00075F3D">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180C9AC7" w14:textId="77777777" w:rsidR="00D2108B" w:rsidRDefault="00075F3D">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369A7C31" w14:textId="77777777" w:rsidR="00D2108B" w:rsidRDefault="00075F3D">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5F9B2A9B" w14:textId="77777777" w:rsidR="00D2108B" w:rsidRDefault="00075F3D">
            <w:pPr>
              <w:jc w:val="center"/>
              <w:textAlignment w:val="center"/>
              <w:rPr>
                <w:sz w:val="24"/>
                <w:szCs w:val="24"/>
              </w:rPr>
            </w:pPr>
            <w:r>
              <w:rPr>
                <w:rFonts w:eastAsia="SimSun" w:cs="Arial"/>
                <w:sz w:val="24"/>
                <w:szCs w:val="24"/>
                <w:lang w:eastAsia="zh-CN"/>
              </w:rPr>
              <w:t>25.4%</w:t>
            </w:r>
          </w:p>
        </w:tc>
      </w:tr>
      <w:tr w:rsidR="00D2108B" w14:paraId="3BAEA608" w14:textId="77777777">
        <w:trPr>
          <w:trHeight w:hRule="exact" w:val="461"/>
        </w:trPr>
        <w:tc>
          <w:tcPr>
            <w:tcW w:w="1821" w:type="pct"/>
            <w:shd w:val="clear" w:color="auto" w:fill="auto"/>
            <w:tcMar>
              <w:top w:w="80" w:type="dxa"/>
              <w:left w:w="80" w:type="dxa"/>
              <w:bottom w:w="80" w:type="dxa"/>
              <w:right w:w="80" w:type="dxa"/>
            </w:tcMar>
            <w:vAlign w:val="center"/>
          </w:tcPr>
          <w:p w14:paraId="4AB8F669" w14:textId="77777777" w:rsidR="00D2108B" w:rsidRDefault="00075F3D">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34D1FC4D" w14:textId="77777777" w:rsidR="00D2108B" w:rsidRDefault="00075F3D">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76C8EDDC" w14:textId="77777777" w:rsidR="00D2108B" w:rsidRDefault="00075F3D">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155A139A" w14:textId="77777777" w:rsidR="00D2108B" w:rsidRDefault="00075F3D">
            <w:pPr>
              <w:jc w:val="center"/>
              <w:textAlignment w:val="center"/>
              <w:rPr>
                <w:sz w:val="24"/>
                <w:szCs w:val="24"/>
              </w:rPr>
            </w:pPr>
            <w:r>
              <w:rPr>
                <w:rFonts w:eastAsia="SimSun" w:cs="Arial"/>
                <w:sz w:val="24"/>
                <w:szCs w:val="24"/>
                <w:lang w:eastAsia="zh-CN"/>
              </w:rPr>
              <w:t>1.3%</w:t>
            </w:r>
          </w:p>
        </w:tc>
      </w:tr>
      <w:tr w:rsidR="00D2108B" w14:paraId="32D57978" w14:textId="77777777">
        <w:trPr>
          <w:trHeight w:hRule="exact" w:val="461"/>
        </w:trPr>
        <w:tc>
          <w:tcPr>
            <w:tcW w:w="1821" w:type="pct"/>
            <w:shd w:val="clear" w:color="auto" w:fill="auto"/>
            <w:tcMar>
              <w:top w:w="80" w:type="dxa"/>
              <w:left w:w="80" w:type="dxa"/>
              <w:bottom w:w="80" w:type="dxa"/>
              <w:right w:w="80" w:type="dxa"/>
            </w:tcMar>
            <w:vAlign w:val="center"/>
          </w:tcPr>
          <w:p w14:paraId="36244564" w14:textId="77777777" w:rsidR="00D2108B" w:rsidRDefault="00075F3D">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2886E7EB" w14:textId="77777777" w:rsidR="00D2108B" w:rsidRDefault="00075F3D">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5A7BED00" w14:textId="77777777" w:rsidR="00D2108B" w:rsidRDefault="00075F3D">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5F3FEF8A" w14:textId="77777777" w:rsidR="00D2108B" w:rsidRDefault="00075F3D">
            <w:pPr>
              <w:jc w:val="center"/>
              <w:textAlignment w:val="center"/>
              <w:rPr>
                <w:sz w:val="24"/>
                <w:szCs w:val="24"/>
              </w:rPr>
            </w:pPr>
            <w:r>
              <w:rPr>
                <w:rFonts w:eastAsia="SimSun" w:cs="Arial"/>
                <w:sz w:val="24"/>
                <w:szCs w:val="24"/>
                <w:lang w:eastAsia="zh-CN"/>
              </w:rPr>
              <w:t>0.8%</w:t>
            </w:r>
          </w:p>
        </w:tc>
      </w:tr>
      <w:tr w:rsidR="00D2108B" w14:paraId="44826872" w14:textId="77777777">
        <w:trPr>
          <w:trHeight w:hRule="exact" w:val="461"/>
        </w:trPr>
        <w:tc>
          <w:tcPr>
            <w:tcW w:w="1821" w:type="pct"/>
            <w:shd w:val="clear" w:color="auto" w:fill="auto"/>
            <w:tcMar>
              <w:top w:w="80" w:type="dxa"/>
              <w:left w:w="80" w:type="dxa"/>
              <w:bottom w:w="80" w:type="dxa"/>
              <w:right w:w="80" w:type="dxa"/>
            </w:tcMar>
            <w:vAlign w:val="center"/>
          </w:tcPr>
          <w:p w14:paraId="42A1BF7E" w14:textId="77777777" w:rsidR="00D2108B" w:rsidRDefault="00075F3D">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523C28E0" w14:textId="77777777" w:rsidR="00D2108B" w:rsidRDefault="00075F3D">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68F90CFD" w14:textId="77777777" w:rsidR="00D2108B" w:rsidRDefault="00075F3D">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35742A2A" w14:textId="77777777" w:rsidR="00D2108B" w:rsidRDefault="00075F3D">
            <w:pPr>
              <w:jc w:val="center"/>
              <w:textAlignment w:val="center"/>
              <w:rPr>
                <w:sz w:val="24"/>
                <w:szCs w:val="24"/>
              </w:rPr>
            </w:pPr>
            <w:r>
              <w:rPr>
                <w:rFonts w:eastAsia="SimSun" w:cs="Arial"/>
                <w:sz w:val="24"/>
                <w:szCs w:val="24"/>
                <w:lang w:eastAsia="zh-CN"/>
              </w:rPr>
              <w:t>2.8%</w:t>
            </w:r>
          </w:p>
        </w:tc>
      </w:tr>
      <w:tr w:rsidR="00D2108B" w14:paraId="10FA778B" w14:textId="77777777">
        <w:trPr>
          <w:trHeight w:hRule="exact" w:val="461"/>
        </w:trPr>
        <w:tc>
          <w:tcPr>
            <w:tcW w:w="1821" w:type="pct"/>
            <w:shd w:val="clear" w:color="auto" w:fill="auto"/>
            <w:tcMar>
              <w:top w:w="80" w:type="dxa"/>
              <w:left w:w="80" w:type="dxa"/>
              <w:bottom w:w="80" w:type="dxa"/>
              <w:right w:w="80" w:type="dxa"/>
            </w:tcMar>
            <w:vAlign w:val="center"/>
          </w:tcPr>
          <w:p w14:paraId="59EDB96D" w14:textId="77777777" w:rsidR="00D2108B" w:rsidRDefault="00075F3D">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0FEF668A" w14:textId="77777777" w:rsidR="00D2108B" w:rsidRDefault="00075F3D">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6E3D6ABC" w14:textId="77777777" w:rsidR="00D2108B" w:rsidRDefault="00075F3D">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4534ADC0" w14:textId="77777777" w:rsidR="00D2108B" w:rsidRDefault="00075F3D">
            <w:pPr>
              <w:spacing w:line="240" w:lineRule="auto"/>
              <w:jc w:val="center"/>
              <w:rPr>
                <w:sz w:val="24"/>
                <w:szCs w:val="24"/>
              </w:rPr>
            </w:pPr>
            <w:r>
              <w:rPr>
                <w:sz w:val="24"/>
                <w:szCs w:val="24"/>
              </w:rPr>
              <w:t>100%</w:t>
            </w:r>
          </w:p>
        </w:tc>
      </w:tr>
    </w:tbl>
    <w:p w14:paraId="73C8CC56" w14:textId="77777777" w:rsidR="00D2108B" w:rsidRDefault="00D2108B">
      <w:pPr>
        <w:spacing w:line="480" w:lineRule="auto"/>
        <w:rPr>
          <w:b/>
          <w:szCs w:val="24"/>
        </w:rPr>
      </w:pPr>
    </w:p>
    <w:p w14:paraId="7953EBF6" w14:textId="77777777" w:rsidR="00D2108B" w:rsidRDefault="00075F3D">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D2108B" w14:paraId="734A1D2E"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23902BCA" w14:textId="77777777" w:rsidR="00D2108B" w:rsidRDefault="00075F3D">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6CEC9BC1" w14:textId="77777777" w:rsidR="00D2108B" w:rsidRDefault="00075F3D">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4C201DDE" w14:textId="77777777" w:rsidR="00D2108B" w:rsidRDefault="00075F3D">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0726B714" w14:textId="77777777" w:rsidR="00D2108B" w:rsidRDefault="00075F3D">
            <w:pPr>
              <w:spacing w:line="240" w:lineRule="auto"/>
              <w:jc w:val="center"/>
              <w:rPr>
                <w:sz w:val="24"/>
                <w:szCs w:val="24"/>
              </w:rPr>
            </w:pPr>
            <w:r>
              <w:rPr>
                <w:rFonts w:hint="eastAsia"/>
                <w:sz w:val="24"/>
                <w:szCs w:val="24"/>
              </w:rPr>
              <w:t>Year 2019</w:t>
            </w:r>
          </w:p>
        </w:tc>
      </w:tr>
      <w:tr w:rsidR="00D2108B" w14:paraId="590ECDAC" w14:textId="77777777">
        <w:trPr>
          <w:trHeight w:hRule="exact" w:val="461"/>
        </w:trPr>
        <w:tc>
          <w:tcPr>
            <w:tcW w:w="1808" w:type="pct"/>
            <w:shd w:val="clear" w:color="auto" w:fill="auto"/>
            <w:tcMar>
              <w:top w:w="80" w:type="dxa"/>
              <w:left w:w="80" w:type="dxa"/>
              <w:bottom w:w="80" w:type="dxa"/>
              <w:right w:w="80" w:type="dxa"/>
            </w:tcMar>
            <w:vAlign w:val="center"/>
          </w:tcPr>
          <w:p w14:paraId="7D4E6046" w14:textId="77777777" w:rsidR="00D2108B" w:rsidRDefault="00075F3D">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42D0534B" w14:textId="77777777" w:rsidR="00D2108B" w:rsidRDefault="00075F3D">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4D183372" w14:textId="77777777" w:rsidR="00D2108B" w:rsidRDefault="00075F3D">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347A7608" w14:textId="77777777" w:rsidR="00D2108B" w:rsidRDefault="00075F3D">
            <w:pPr>
              <w:jc w:val="center"/>
              <w:textAlignment w:val="center"/>
              <w:rPr>
                <w:sz w:val="24"/>
                <w:szCs w:val="24"/>
              </w:rPr>
            </w:pPr>
            <w:r>
              <w:rPr>
                <w:rFonts w:eastAsia="SimSun" w:cs="Arial"/>
                <w:sz w:val="24"/>
                <w:szCs w:val="24"/>
                <w:lang w:eastAsia="zh-CN"/>
              </w:rPr>
              <w:t>83.5%</w:t>
            </w:r>
          </w:p>
        </w:tc>
      </w:tr>
      <w:tr w:rsidR="00D2108B" w14:paraId="16643B23" w14:textId="77777777">
        <w:trPr>
          <w:trHeight w:hRule="exact" w:val="461"/>
        </w:trPr>
        <w:tc>
          <w:tcPr>
            <w:tcW w:w="1808" w:type="pct"/>
            <w:shd w:val="clear" w:color="auto" w:fill="auto"/>
            <w:tcMar>
              <w:top w:w="80" w:type="dxa"/>
              <w:left w:w="80" w:type="dxa"/>
              <w:bottom w:w="80" w:type="dxa"/>
              <w:right w:w="80" w:type="dxa"/>
            </w:tcMar>
            <w:vAlign w:val="center"/>
          </w:tcPr>
          <w:p w14:paraId="27F5253D" w14:textId="77777777" w:rsidR="00D2108B" w:rsidRDefault="00075F3D">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02A26244" w14:textId="77777777" w:rsidR="00D2108B" w:rsidRDefault="00075F3D">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2AA07AA9" w14:textId="77777777" w:rsidR="00D2108B" w:rsidRDefault="00075F3D">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698E6276" w14:textId="77777777" w:rsidR="00D2108B" w:rsidRDefault="00075F3D">
            <w:pPr>
              <w:jc w:val="center"/>
              <w:textAlignment w:val="center"/>
              <w:rPr>
                <w:sz w:val="24"/>
                <w:szCs w:val="24"/>
              </w:rPr>
            </w:pPr>
            <w:r>
              <w:rPr>
                <w:rFonts w:eastAsia="SimSun" w:cs="Arial"/>
                <w:sz w:val="24"/>
                <w:szCs w:val="24"/>
                <w:lang w:eastAsia="zh-CN"/>
              </w:rPr>
              <w:t>6.2%</w:t>
            </w:r>
          </w:p>
        </w:tc>
      </w:tr>
      <w:tr w:rsidR="00D2108B" w14:paraId="5FCC3612" w14:textId="77777777">
        <w:trPr>
          <w:trHeight w:hRule="exact" w:val="461"/>
        </w:trPr>
        <w:tc>
          <w:tcPr>
            <w:tcW w:w="1808" w:type="pct"/>
            <w:shd w:val="clear" w:color="auto" w:fill="auto"/>
            <w:tcMar>
              <w:top w:w="80" w:type="dxa"/>
              <w:left w:w="80" w:type="dxa"/>
              <w:bottom w:w="80" w:type="dxa"/>
              <w:right w:w="80" w:type="dxa"/>
            </w:tcMar>
            <w:vAlign w:val="center"/>
          </w:tcPr>
          <w:p w14:paraId="1E3D6145" w14:textId="77777777" w:rsidR="00D2108B" w:rsidRDefault="00075F3D">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33C94658" w14:textId="77777777" w:rsidR="00D2108B" w:rsidRDefault="00075F3D">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4B9C733D" w14:textId="77777777" w:rsidR="00D2108B" w:rsidRDefault="00075F3D">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4BFDB9C2" w14:textId="77777777" w:rsidR="00D2108B" w:rsidRDefault="00075F3D">
            <w:pPr>
              <w:jc w:val="center"/>
              <w:textAlignment w:val="center"/>
              <w:rPr>
                <w:sz w:val="24"/>
                <w:szCs w:val="24"/>
              </w:rPr>
            </w:pPr>
            <w:r>
              <w:rPr>
                <w:rFonts w:eastAsia="SimSun" w:cs="Arial"/>
                <w:sz w:val="24"/>
                <w:szCs w:val="24"/>
                <w:lang w:eastAsia="zh-CN"/>
              </w:rPr>
              <w:t>4.1%</w:t>
            </w:r>
          </w:p>
        </w:tc>
      </w:tr>
      <w:tr w:rsidR="00D2108B" w14:paraId="0282AE15" w14:textId="77777777">
        <w:trPr>
          <w:trHeight w:hRule="exact" w:val="461"/>
        </w:trPr>
        <w:tc>
          <w:tcPr>
            <w:tcW w:w="1808" w:type="pct"/>
            <w:shd w:val="clear" w:color="auto" w:fill="auto"/>
            <w:tcMar>
              <w:top w:w="80" w:type="dxa"/>
              <w:left w:w="80" w:type="dxa"/>
              <w:bottom w:w="80" w:type="dxa"/>
              <w:right w:w="80" w:type="dxa"/>
            </w:tcMar>
            <w:vAlign w:val="center"/>
          </w:tcPr>
          <w:p w14:paraId="38432E46" w14:textId="77777777" w:rsidR="00D2108B" w:rsidRDefault="00075F3D">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04531630" w14:textId="77777777" w:rsidR="00D2108B" w:rsidRDefault="00075F3D">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0286F25A" w14:textId="77777777" w:rsidR="00D2108B" w:rsidRDefault="00075F3D">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0E0C220B" w14:textId="77777777" w:rsidR="00D2108B" w:rsidRDefault="00075F3D">
            <w:pPr>
              <w:jc w:val="center"/>
              <w:textAlignment w:val="center"/>
              <w:rPr>
                <w:sz w:val="24"/>
                <w:szCs w:val="24"/>
              </w:rPr>
            </w:pPr>
            <w:r>
              <w:rPr>
                <w:rFonts w:eastAsia="SimSun" w:cs="Arial"/>
                <w:sz w:val="24"/>
                <w:szCs w:val="24"/>
                <w:lang w:eastAsia="zh-CN"/>
              </w:rPr>
              <w:t>4.5%</w:t>
            </w:r>
          </w:p>
        </w:tc>
      </w:tr>
      <w:tr w:rsidR="00D2108B" w14:paraId="35F7697A" w14:textId="77777777">
        <w:trPr>
          <w:trHeight w:hRule="exact" w:val="461"/>
        </w:trPr>
        <w:tc>
          <w:tcPr>
            <w:tcW w:w="1808" w:type="pct"/>
            <w:shd w:val="clear" w:color="auto" w:fill="auto"/>
            <w:tcMar>
              <w:top w:w="80" w:type="dxa"/>
              <w:left w:w="80" w:type="dxa"/>
              <w:bottom w:w="80" w:type="dxa"/>
              <w:right w:w="80" w:type="dxa"/>
            </w:tcMar>
            <w:vAlign w:val="center"/>
          </w:tcPr>
          <w:p w14:paraId="6A5D1AF1" w14:textId="77777777" w:rsidR="00D2108B" w:rsidRDefault="00075F3D">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10DF7C0D" w14:textId="77777777" w:rsidR="00D2108B" w:rsidRDefault="00075F3D">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68A6C9CC" w14:textId="77777777" w:rsidR="00D2108B" w:rsidRDefault="00075F3D">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61989776" w14:textId="77777777" w:rsidR="00D2108B" w:rsidRDefault="00075F3D">
            <w:pPr>
              <w:jc w:val="center"/>
              <w:textAlignment w:val="center"/>
              <w:rPr>
                <w:sz w:val="24"/>
                <w:szCs w:val="24"/>
              </w:rPr>
            </w:pPr>
            <w:r>
              <w:rPr>
                <w:rFonts w:eastAsia="SimSun" w:cs="Arial"/>
                <w:sz w:val="24"/>
                <w:szCs w:val="24"/>
                <w:lang w:eastAsia="zh-CN"/>
              </w:rPr>
              <w:t>1.7%</w:t>
            </w:r>
          </w:p>
        </w:tc>
      </w:tr>
      <w:tr w:rsidR="00D2108B" w14:paraId="5DF40304" w14:textId="77777777">
        <w:trPr>
          <w:trHeight w:hRule="exact" w:val="461"/>
        </w:trPr>
        <w:tc>
          <w:tcPr>
            <w:tcW w:w="1808" w:type="pct"/>
            <w:shd w:val="clear" w:color="auto" w:fill="auto"/>
            <w:tcMar>
              <w:top w:w="80" w:type="dxa"/>
              <w:left w:w="80" w:type="dxa"/>
              <w:bottom w:w="80" w:type="dxa"/>
              <w:right w:w="80" w:type="dxa"/>
            </w:tcMar>
            <w:vAlign w:val="center"/>
          </w:tcPr>
          <w:p w14:paraId="6F963E77" w14:textId="77777777" w:rsidR="00D2108B" w:rsidRDefault="00075F3D">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71E75091" w14:textId="77777777" w:rsidR="00D2108B" w:rsidRDefault="00075F3D">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520AB5E6" w14:textId="77777777" w:rsidR="00D2108B" w:rsidRDefault="00075F3D">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7FF10FB1" w14:textId="77777777" w:rsidR="00D2108B" w:rsidRDefault="00075F3D">
            <w:pPr>
              <w:spacing w:line="240" w:lineRule="auto"/>
              <w:jc w:val="center"/>
              <w:rPr>
                <w:sz w:val="24"/>
                <w:szCs w:val="24"/>
              </w:rPr>
            </w:pPr>
            <w:r>
              <w:rPr>
                <w:sz w:val="24"/>
                <w:szCs w:val="24"/>
              </w:rPr>
              <w:t>100%</w:t>
            </w:r>
          </w:p>
        </w:tc>
      </w:tr>
    </w:tbl>
    <w:p w14:paraId="7524AB42" w14:textId="77777777" w:rsidR="00D2108B" w:rsidRDefault="00D2108B">
      <w:pPr>
        <w:spacing w:line="480" w:lineRule="auto"/>
        <w:rPr>
          <w:b/>
          <w:color w:val="FF0000"/>
          <w:szCs w:val="24"/>
        </w:rPr>
      </w:pPr>
    </w:p>
    <w:p w14:paraId="1ACAF804" w14:textId="77777777" w:rsidR="00D2108B" w:rsidRDefault="00075F3D">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14:paraId="779980CD" w14:textId="77777777" w:rsidR="00D2108B" w:rsidRDefault="00075F3D">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56EF2006" w14:textId="77777777" w:rsidR="00D2108B" w:rsidRDefault="00075F3D">
      <w:pPr>
        <w:rPr>
          <w:sz w:val="24"/>
          <w:szCs w:val="24"/>
        </w:rPr>
      </w:pPr>
      <w:r>
        <w:rPr>
          <w:sz w:val="24"/>
          <w:szCs w:val="24"/>
        </w:rPr>
        <w:br w:type="page"/>
      </w:r>
    </w:p>
    <w:p w14:paraId="2EAC6138" w14:textId="77777777" w:rsidR="00D2108B" w:rsidRDefault="00075F3D">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14:paraId="261A6F6C" w14:textId="3ED50261" w:rsidR="00D2108B" w:rsidRDefault="00075F3D">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D2108B">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CK NTU" w:date="2021-10-14T14:47:00Z" w:initials="CK NTU">
    <w:p w14:paraId="4B4967C2" w14:textId="77777777" w:rsidR="002C119D" w:rsidRDefault="002C119D">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4967C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4B9B78" w14:textId="77777777" w:rsidR="00770815" w:rsidRDefault="00770815">
      <w:pPr>
        <w:spacing w:line="240" w:lineRule="auto"/>
      </w:pPr>
      <w:r>
        <w:separator/>
      </w:r>
    </w:p>
  </w:endnote>
  <w:endnote w:type="continuationSeparator" w:id="0">
    <w:p w14:paraId="563E3F84" w14:textId="77777777" w:rsidR="00770815" w:rsidRDefault="007708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1088E8BA" w14:textId="0DEF9E9F" w:rsidR="002C119D" w:rsidRDefault="002C119D">
        <w:pPr>
          <w:pStyle w:val="aa"/>
          <w:jc w:val="center"/>
        </w:pPr>
        <w:r>
          <w:fldChar w:fldCharType="begin"/>
        </w:r>
        <w:r>
          <w:instrText xml:space="preserve"> PAGE   \* MERGEFORMAT </w:instrText>
        </w:r>
        <w:r>
          <w:fldChar w:fldCharType="separate"/>
        </w:r>
        <w:r w:rsidR="005576FF" w:rsidRPr="005576FF">
          <w:rPr>
            <w:noProof/>
            <w:lang w:val="zh-TW"/>
          </w:rPr>
          <w:t>1</w:t>
        </w:r>
        <w:r>
          <w:rPr>
            <w:lang w:val="zh-TW"/>
          </w:rPr>
          <w:fldChar w:fldCharType="end"/>
        </w:r>
      </w:p>
    </w:sdtContent>
  </w:sdt>
  <w:p w14:paraId="6F54D473" w14:textId="77777777" w:rsidR="002C119D" w:rsidRDefault="002C119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B40AE" w14:textId="77777777" w:rsidR="00770815" w:rsidRDefault="00770815">
      <w:pPr>
        <w:spacing w:after="0"/>
      </w:pPr>
      <w:r>
        <w:separator/>
      </w:r>
    </w:p>
  </w:footnote>
  <w:footnote w:type="continuationSeparator" w:id="0">
    <w:p w14:paraId="2528A1FF" w14:textId="77777777" w:rsidR="00770815" w:rsidRDefault="0077081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53A"/>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0A7"/>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2F6"/>
    <w:rsid w:val="009A5621"/>
    <w:rsid w:val="009A5B4E"/>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ADF0362"/>
    <w:rsid w:val="1311108D"/>
    <w:rsid w:val="14B50C5A"/>
    <w:rsid w:val="1AF37042"/>
    <w:rsid w:val="1E291381"/>
    <w:rsid w:val="1F1820B0"/>
    <w:rsid w:val="1FAE05E3"/>
    <w:rsid w:val="23A337C6"/>
    <w:rsid w:val="24C24D26"/>
    <w:rsid w:val="25897D32"/>
    <w:rsid w:val="27CB5398"/>
    <w:rsid w:val="32B32C94"/>
    <w:rsid w:val="34E76212"/>
    <w:rsid w:val="35171EBE"/>
    <w:rsid w:val="3A3C1A35"/>
    <w:rsid w:val="522C299A"/>
    <w:rsid w:val="59FD7529"/>
    <w:rsid w:val="6251481D"/>
    <w:rsid w:val="6BF879A1"/>
    <w:rsid w:val="715529A1"/>
    <w:rsid w:val="797D2DA7"/>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40018"/>
  <w15:docId w15:val="{7E08E441-3700-4027-A267-9F909293A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qFormat="1"/>
    <w:lsdException w:name="Medium List 2" w:uiPriority="66"/>
    <w:lsdException w:name="Medium Grid 1" w:uiPriority="67" w:qFormat="1"/>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semiHidden/>
    <w:unhideWhenUsed/>
    <w:qFormat/>
    <w:pPr>
      <w:spacing w:line="240" w:lineRule="auto"/>
    </w:pPr>
    <w:rPr>
      <w:sz w:val="20"/>
      <w:szCs w:val="20"/>
    </w:rPr>
  </w:style>
  <w:style w:type="paragraph" w:styleId="a8">
    <w:name w:val="annotation subject"/>
    <w:basedOn w:val="a6"/>
    <w:next w:val="a6"/>
    <w:link w:val="a9"/>
    <w:uiPriority w:val="99"/>
    <w:semiHidden/>
    <w:unhideWhenUsed/>
    <w:qFormat/>
    <w:rPr>
      <w:b/>
      <w:bCs/>
    </w:rPr>
  </w:style>
  <w:style w:type="paragraph" w:styleId="aa">
    <w:name w:val="footer"/>
    <w:basedOn w:val="a"/>
    <w:link w:val="ab"/>
    <w:uiPriority w:val="99"/>
    <w:unhideWhenUsed/>
    <w:qFormat/>
    <w:pPr>
      <w:tabs>
        <w:tab w:val="center" w:pos="4320"/>
        <w:tab w:val="right" w:pos="8640"/>
      </w:tabs>
      <w:spacing w:after="0" w:line="240" w:lineRule="auto"/>
    </w:pPr>
  </w:style>
  <w:style w:type="paragraph" w:styleId="ac">
    <w:name w:val="header"/>
    <w:basedOn w:val="a"/>
    <w:link w:val="ad"/>
    <w:uiPriority w:val="99"/>
    <w:unhideWhenUsed/>
    <w:qFormat/>
    <w:pPr>
      <w:tabs>
        <w:tab w:val="center" w:pos="4320"/>
        <w:tab w:val="right" w:pos="8640"/>
      </w:tabs>
      <w:spacing w:after="0" w:line="240" w:lineRule="auto"/>
    </w:pPr>
  </w:style>
  <w:style w:type="character" w:styleId="ae">
    <w:name w:val="Hyperlink"/>
    <w:basedOn w:val="a0"/>
    <w:uiPriority w:val="99"/>
    <w:unhideWhenUsed/>
    <w:qFormat/>
    <w:rPr>
      <w:color w:val="0000FF"/>
      <w:u w:val="single"/>
    </w:rPr>
  </w:style>
  <w:style w:type="character" w:styleId="af">
    <w:name w:val="line number"/>
    <w:basedOn w:val="a0"/>
    <w:uiPriority w:val="99"/>
    <w:semiHidden/>
    <w:unhideWhenUsed/>
    <w:qFormat/>
  </w:style>
  <w:style w:type="table" w:styleId="af0">
    <w:name w:val="Table Grid"/>
    <w:basedOn w:val="a1"/>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pPr>
      <w:ind w:left="720"/>
      <w:contextualSpacing/>
    </w:pPr>
  </w:style>
  <w:style w:type="character" w:customStyle="1" w:styleId="ad">
    <w:name w:val="頁首 字元"/>
    <w:basedOn w:val="a0"/>
    <w:link w:val="ac"/>
    <w:uiPriority w:val="99"/>
    <w:qFormat/>
  </w:style>
  <w:style w:type="character" w:customStyle="1" w:styleId="ab">
    <w:name w:val="頁尾 字元"/>
    <w:basedOn w:val="a0"/>
    <w:link w:val="aa"/>
    <w:uiPriority w:val="99"/>
    <w:qFormat/>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2"/>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2"/>
    </w:rPr>
  </w:style>
  <w:style w:type="character" w:customStyle="1" w:styleId="jtukpc">
    <w:name w:val="jtukpc"/>
    <w:basedOn w:val="a0"/>
    <w:qFormat/>
  </w:style>
  <w:style w:type="character" w:customStyle="1" w:styleId="ynrlnc">
    <w:name w:val="ynrlnc"/>
    <w:basedOn w:val="a0"/>
    <w:qFormat/>
  </w:style>
  <w:style w:type="character" w:customStyle="1" w:styleId="a7">
    <w:name w:val="註解文字 字元"/>
    <w:basedOn w:val="a0"/>
    <w:link w:val="a6"/>
    <w:uiPriority w:val="99"/>
    <w:semiHidden/>
    <w:qFormat/>
    <w:rPr>
      <w:sz w:val="20"/>
      <w:szCs w:val="20"/>
    </w:rPr>
  </w:style>
  <w:style w:type="character" w:customStyle="1" w:styleId="a9">
    <w:name w:val="註解主旨 字元"/>
    <w:basedOn w:val="a7"/>
    <w:link w:val="a8"/>
    <w:uiPriority w:val="99"/>
    <w:semiHidden/>
    <w:qFormat/>
    <w:rPr>
      <w:b/>
      <w:bCs/>
      <w:sz w:val="20"/>
      <w:szCs w:val="20"/>
    </w:rPr>
  </w:style>
  <w:style w:type="character" w:customStyle="1" w:styleId="a4">
    <w:name w:val="註解方塊文字 字元"/>
    <w:basedOn w:val="a0"/>
    <w:link w:val="a3"/>
    <w:uiPriority w:val="99"/>
    <w:semiHidden/>
    <w:qFormat/>
    <w:rPr>
      <w:rFonts w:ascii="Segoe UI" w:hAnsi="Segoe UI" w:cs="Segoe UI"/>
      <w:sz w:val="18"/>
      <w:szCs w:val="18"/>
    </w:rPr>
  </w:style>
  <w:style w:type="table" w:customStyle="1" w:styleId="11">
    <w:name w:val="淺色網底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Pr>
      <w:rFonts w:ascii="Arial" w:eastAsiaTheme="minorEastAsia" w:hAnsi="Arial" w:cstheme="minorBidi"/>
      <w:sz w:val="28"/>
      <w:szCs w:val="22"/>
    </w:rPr>
  </w:style>
  <w:style w:type="character" w:customStyle="1" w:styleId="10">
    <w:name w:val="標題 1 字元"/>
    <w:basedOn w:val="a0"/>
    <w:link w:val="1"/>
    <w:uiPriority w:val="9"/>
    <w:qFormat/>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A9002B-5015-4D0E-84F6-0F0A098F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47</Pages>
  <Words>16517</Words>
  <Characters>94148</Characters>
  <Application>Microsoft Office Word</Application>
  <DocSecurity>0</DocSecurity>
  <Lines>784</Lines>
  <Paragraphs>220</Paragraphs>
  <ScaleCrop>false</ScaleCrop>
  <Company>.</Company>
  <LinksUpToDate>false</LinksUpToDate>
  <CharactersWithSpaces>110445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1386</cp:revision>
  <dcterms:created xsi:type="dcterms:W3CDTF">2020-10-12T14:12:00Z</dcterms:created>
  <dcterms:modified xsi:type="dcterms:W3CDTF">2022-03-17T04:58:00Z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