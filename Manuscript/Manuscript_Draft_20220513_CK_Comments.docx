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180" w:rsidRPr="005967E4" w:rsidRDefault="00F65180" w:rsidP="00F65180">
      <w:pPr>
        <w:rPr>
          <w:b/>
          <w:color w:val="00B0F0"/>
        </w:rPr>
      </w:pPr>
      <w:r w:rsidRPr="005967E4">
        <w:rPr>
          <w:b/>
          <w:color w:val="00B0F0"/>
        </w:rPr>
        <w:t>First submission</w:t>
      </w:r>
    </w:p>
    <w:p w:rsidR="00F65180" w:rsidRPr="000776ED" w:rsidRDefault="00F65180" w:rsidP="00F65180">
      <w:pPr>
        <w:pStyle w:val="af4"/>
        <w:numPr>
          <w:ilvl w:val="0"/>
          <w:numId w:val="3"/>
        </w:numPr>
        <w:rPr>
          <w:color w:val="00B0F0"/>
          <w:lang w:eastAsia="zh-TW"/>
        </w:rPr>
      </w:pPr>
      <w:r w:rsidRPr="00640473">
        <w:rPr>
          <w:color w:val="00B0F0"/>
          <w:highlight w:val="lightGray"/>
          <w:lang w:eastAsia="zh-TW"/>
        </w:rPr>
        <w:t>Major results (figures, tables) and messages &gt; Structure, coauthors</w:t>
      </w:r>
    </w:p>
    <w:p w:rsidR="00F65180" w:rsidRPr="000776ED" w:rsidRDefault="00F65180" w:rsidP="00F65180">
      <w:pPr>
        <w:pStyle w:val="af4"/>
        <w:numPr>
          <w:ilvl w:val="0"/>
          <w:numId w:val="3"/>
        </w:numPr>
        <w:rPr>
          <w:color w:val="00B0F0"/>
          <w:lang w:eastAsia="zh-TW"/>
        </w:rPr>
      </w:pPr>
      <w:r w:rsidRPr="00640473">
        <w:rPr>
          <w:color w:val="00B0F0"/>
          <w:highlight w:val="lightGray"/>
          <w:lang w:eastAsia="zh-TW"/>
        </w:rPr>
        <w:t>Target journal, Overall format, Instruction</w:t>
      </w:r>
    </w:p>
    <w:p w:rsidR="00F65180" w:rsidRPr="00284AB0" w:rsidRDefault="00F65180" w:rsidP="00F65180">
      <w:pPr>
        <w:pStyle w:val="af4"/>
        <w:numPr>
          <w:ilvl w:val="0"/>
          <w:numId w:val="3"/>
        </w:numPr>
        <w:rPr>
          <w:color w:val="00B0F0"/>
          <w:lang w:eastAsia="zh-TW"/>
        </w:rPr>
      </w:pPr>
      <w:r w:rsidRPr="00284AB0">
        <w:rPr>
          <w:rFonts w:hint="eastAsia"/>
          <w:color w:val="00B0F0"/>
        </w:rPr>
        <w:t>Draft</w:t>
      </w:r>
      <w:r w:rsidRPr="00284AB0">
        <w:rPr>
          <w:rFonts w:hint="eastAsia"/>
          <w:color w:val="00B0F0"/>
          <w:lang w:eastAsia="zh-TW"/>
        </w:rPr>
        <w:t>, Ask picture</w:t>
      </w:r>
      <w:r>
        <w:rPr>
          <w:rFonts w:hint="eastAsia"/>
          <w:color w:val="00B0F0"/>
          <w:lang w:eastAsia="zh-TW"/>
        </w:rPr>
        <w:t>s &gt; Refinement</w:t>
      </w:r>
    </w:p>
    <w:p w:rsidR="00F65180" w:rsidRDefault="00F65180" w:rsidP="00F65180">
      <w:pPr>
        <w:pStyle w:val="af4"/>
        <w:numPr>
          <w:ilvl w:val="0"/>
          <w:numId w:val="3"/>
        </w:numPr>
        <w:rPr>
          <w:color w:val="00B0F0"/>
          <w:lang w:eastAsia="zh-TW"/>
        </w:rPr>
      </w:pPr>
      <w:r w:rsidRPr="00284AB0">
        <w:rPr>
          <w:rFonts w:hint="eastAsia"/>
          <w:color w:val="00B0F0"/>
          <w:lang w:eastAsia="zh-TW"/>
        </w:rPr>
        <w:t>Citation</w:t>
      </w:r>
      <w:r>
        <w:rPr>
          <w:rFonts w:hint="eastAsia"/>
          <w:color w:val="00B0F0"/>
          <w:lang w:eastAsia="zh-TW"/>
        </w:rPr>
        <w:t xml:space="preserve"> (including the latest, ask for abstracts), Double </w:t>
      </w:r>
      <w:r>
        <w:rPr>
          <w:color w:val="00B0F0"/>
          <w:lang w:eastAsia="zh-TW"/>
        </w:rPr>
        <w:t>check</w:t>
      </w:r>
      <w:r>
        <w:rPr>
          <w:rFonts w:hint="eastAsia"/>
          <w:color w:val="00B0F0"/>
          <w:lang w:eastAsia="zh-TW"/>
        </w:rPr>
        <w:t xml:space="preserve"> figure and table numbers</w:t>
      </w:r>
    </w:p>
    <w:p w:rsidR="00F65180" w:rsidRDefault="00F65180" w:rsidP="00F65180">
      <w:pPr>
        <w:pStyle w:val="af4"/>
        <w:numPr>
          <w:ilvl w:val="0"/>
          <w:numId w:val="3"/>
        </w:numPr>
        <w:rPr>
          <w:color w:val="00B0F0"/>
          <w:lang w:eastAsia="zh-TW"/>
        </w:rPr>
      </w:pPr>
      <w:r>
        <w:rPr>
          <w:color w:val="00B0F0"/>
          <w:lang w:eastAsia="zh-TW"/>
        </w:rPr>
        <w:t>Final format (single spaced – easy to read the whole article)</w:t>
      </w:r>
    </w:p>
    <w:p w:rsidR="00F65180" w:rsidRDefault="00F65180" w:rsidP="00F65180">
      <w:pPr>
        <w:pStyle w:val="af4"/>
        <w:numPr>
          <w:ilvl w:val="0"/>
          <w:numId w:val="3"/>
        </w:numPr>
        <w:rPr>
          <w:color w:val="00B0F0"/>
          <w:lang w:eastAsia="zh-TW"/>
        </w:rPr>
      </w:pPr>
      <w:r w:rsidRPr="000776ED">
        <w:rPr>
          <w:color w:val="00B0F0"/>
          <w:lang w:eastAsia="zh-TW"/>
        </w:rPr>
        <w:t>Email coauthors and friends for comments</w:t>
      </w:r>
    </w:p>
    <w:p w:rsidR="00F65180" w:rsidRDefault="00F65180" w:rsidP="00F65180">
      <w:pPr>
        <w:pStyle w:val="af4"/>
        <w:numPr>
          <w:ilvl w:val="0"/>
          <w:numId w:val="3"/>
        </w:numPr>
        <w:rPr>
          <w:color w:val="00B0F0"/>
          <w:lang w:eastAsia="zh-TW"/>
        </w:rPr>
      </w:pPr>
      <w:r>
        <w:rPr>
          <w:color w:val="00B0F0"/>
          <w:lang w:eastAsia="zh-TW"/>
        </w:rPr>
        <w:t>Check</w:t>
      </w:r>
      <w:r>
        <w:rPr>
          <w:rFonts w:hint="eastAsia"/>
          <w:color w:val="00B0F0"/>
          <w:lang w:eastAsia="zh-TW"/>
        </w:rPr>
        <w:t xml:space="preserve"> </w:t>
      </w:r>
      <w:r>
        <w:rPr>
          <w:color w:val="00B0F0"/>
          <w:lang w:eastAsia="zh-TW"/>
        </w:rPr>
        <w:t>plagiarism</w:t>
      </w:r>
      <w:r>
        <w:rPr>
          <w:rFonts w:hint="eastAsia"/>
          <w:color w:val="00B0F0"/>
          <w:lang w:eastAsia="zh-TW"/>
        </w:rPr>
        <w:t xml:space="preserve"> (</w:t>
      </w:r>
      <w:r w:rsidRPr="007723E6">
        <w:rPr>
          <w:color w:val="00B0F0"/>
          <w:lang w:eastAsia="zh-TW"/>
        </w:rPr>
        <w:t>iThenticate report</w:t>
      </w:r>
      <w:r>
        <w:rPr>
          <w:rFonts w:hint="eastAsia"/>
          <w:color w:val="00B0F0"/>
          <w:lang w:eastAsia="zh-TW"/>
        </w:rPr>
        <w:t>; Turn it in.com)</w:t>
      </w:r>
      <w:r>
        <w:rPr>
          <w:color w:val="00B0F0"/>
          <w:lang w:eastAsia="zh-TW"/>
        </w:rPr>
        <w:t xml:space="preserve"> </w:t>
      </w:r>
      <w:r w:rsidRPr="002763C7">
        <w:rPr>
          <w:rFonts w:hint="eastAsia"/>
          <w:color w:val="00B0F0"/>
          <w:lang w:eastAsia="zh-TW"/>
        </w:rPr>
        <w:t>請至本校</w:t>
      </w:r>
      <w:r w:rsidRPr="002763C7">
        <w:rPr>
          <w:rFonts w:hint="eastAsia"/>
          <w:color w:val="00B0F0"/>
          <w:lang w:eastAsia="zh-TW"/>
        </w:rPr>
        <w:t xml:space="preserve"> MyNTU</w:t>
      </w:r>
      <w:r w:rsidRPr="002763C7">
        <w:rPr>
          <w:rFonts w:hint="eastAsia"/>
          <w:color w:val="00B0F0"/>
          <w:lang w:eastAsia="zh-TW"/>
        </w:rPr>
        <w:t>＞圖書研究＞著作原創性檢查服務，以臺大計中帳號密碼申請。</w:t>
      </w:r>
    </w:p>
    <w:p w:rsidR="00F65180" w:rsidRDefault="00F65180" w:rsidP="00F65180">
      <w:pPr>
        <w:pStyle w:val="af4"/>
        <w:numPr>
          <w:ilvl w:val="0"/>
          <w:numId w:val="3"/>
        </w:numPr>
        <w:rPr>
          <w:color w:val="00B0F0"/>
          <w:lang w:eastAsia="zh-TW"/>
        </w:rPr>
      </w:pPr>
      <w:r w:rsidRPr="00284AB0">
        <w:rPr>
          <w:rFonts w:hint="eastAsia"/>
          <w:color w:val="00B0F0"/>
          <w:lang w:eastAsia="zh-TW"/>
        </w:rPr>
        <w:t>Editing service</w:t>
      </w:r>
      <w:r>
        <w:rPr>
          <w:color w:val="00B0F0"/>
          <w:lang w:eastAsia="zh-TW"/>
        </w:rPr>
        <w:t xml:space="preserve"> &gt;</w:t>
      </w:r>
      <w:r w:rsidRPr="000218F8">
        <w:rPr>
          <w:color w:val="00B0F0"/>
          <w:lang w:eastAsia="zh-TW"/>
        </w:rPr>
        <w:t xml:space="preserve"> </w:t>
      </w:r>
      <w:r>
        <w:rPr>
          <w:color w:val="00B0F0"/>
          <w:lang w:eastAsia="zh-TW"/>
        </w:rPr>
        <w:t>Final format (double spaced)</w:t>
      </w:r>
    </w:p>
    <w:p w:rsidR="00F65180" w:rsidRDefault="00F65180" w:rsidP="00F65180">
      <w:pPr>
        <w:pStyle w:val="af4"/>
        <w:numPr>
          <w:ilvl w:val="0"/>
          <w:numId w:val="3"/>
        </w:numPr>
        <w:rPr>
          <w:color w:val="00B0F0"/>
          <w:lang w:eastAsia="zh-TW"/>
        </w:rPr>
      </w:pPr>
      <w:r>
        <w:rPr>
          <w:rFonts w:hint="eastAsia"/>
          <w:color w:val="00B0F0"/>
          <w:lang w:eastAsia="zh-TW"/>
        </w:rPr>
        <w:t>Potential reviewers and editors</w:t>
      </w:r>
      <w:r w:rsidRPr="00284AB0">
        <w:rPr>
          <w:rFonts w:hint="eastAsia"/>
          <w:color w:val="00B0F0"/>
          <w:lang w:eastAsia="zh-TW"/>
        </w:rPr>
        <w:t xml:space="preserve"> &gt; Ecology; if rejected &gt; Axios</w:t>
      </w:r>
    </w:p>
    <w:p w:rsidR="00F65180" w:rsidRPr="00284AB0" w:rsidRDefault="00F65180" w:rsidP="00F65180">
      <w:pPr>
        <w:pStyle w:val="af4"/>
        <w:numPr>
          <w:ilvl w:val="0"/>
          <w:numId w:val="3"/>
        </w:numPr>
        <w:rPr>
          <w:color w:val="00B0F0"/>
          <w:lang w:eastAsia="zh-TW"/>
        </w:rPr>
      </w:pPr>
      <w:r>
        <w:rPr>
          <w:rFonts w:hint="eastAsia"/>
          <w:color w:val="00B0F0"/>
          <w:lang w:eastAsia="zh-TW"/>
        </w:rPr>
        <w:t>Submission!</w:t>
      </w:r>
    </w:p>
    <w:p w:rsidR="00F65180" w:rsidRDefault="00F65180">
      <w:pPr>
        <w:jc w:val="left"/>
        <w:rPr>
          <w:b/>
          <w:color w:val="FF0000"/>
        </w:rPr>
      </w:pPr>
    </w:p>
    <w:p w:rsidR="005B0566" w:rsidRDefault="00DD4E15">
      <w:pPr>
        <w:jc w:val="left"/>
        <w:rPr>
          <w:b/>
          <w:color w:val="FF0000"/>
        </w:rPr>
      </w:pPr>
      <w:r>
        <w:rPr>
          <w:rFonts w:hint="eastAsia"/>
          <w:b/>
          <w:color w:val="FF0000"/>
        </w:rPr>
        <w:t>Title</w:t>
      </w:r>
    </w:p>
    <w:p w:rsidR="005B0566" w:rsidRDefault="00DD4E15">
      <w:pPr>
        <w:pStyle w:val="af3"/>
        <w:numPr>
          <w:ilvl w:val="0"/>
          <w:numId w:val="1"/>
        </w:numPr>
        <w:jc w:val="left"/>
        <w:rPr>
          <w:color w:val="FF0000"/>
        </w:rPr>
      </w:pPr>
      <w:r>
        <w:rPr>
          <w:color w:val="FF0000"/>
        </w:rPr>
        <w:t>Combine both?</w:t>
      </w:r>
    </w:p>
    <w:p w:rsidR="005B0566" w:rsidRDefault="00DD4E15">
      <w:pPr>
        <w:pStyle w:val="af3"/>
        <w:numPr>
          <w:ilvl w:val="0"/>
          <w:numId w:val="1"/>
        </w:numPr>
        <w:jc w:val="left"/>
        <w:rPr>
          <w:color w:val="FF0000"/>
        </w:rPr>
      </w:pPr>
      <w:r>
        <w:rPr>
          <w:color w:val="FF0000"/>
        </w:rPr>
        <w:t>A predator in need is a predator indeed</w:t>
      </w:r>
      <w:r>
        <w:rPr>
          <w:rFonts w:hint="eastAsia"/>
          <w:color w:val="FF0000"/>
        </w:rPr>
        <w:t xml:space="preserve"> (a</w:t>
      </w:r>
      <w:r>
        <w:rPr>
          <w:color w:val="FF0000"/>
        </w:rPr>
        <w:t>dd sustainable?)</w:t>
      </w:r>
    </w:p>
    <w:p w:rsidR="005B0566" w:rsidRDefault="00DD4E15">
      <w:pPr>
        <w:pStyle w:val="af3"/>
        <w:numPr>
          <w:ilvl w:val="0"/>
          <w:numId w:val="1"/>
        </w:numPr>
        <w:jc w:val="left"/>
        <w:rPr>
          <w:color w:val="FF0000"/>
        </w:rPr>
      </w:pPr>
      <w:r>
        <w:rPr>
          <w:color w:val="FF0000"/>
        </w:rPr>
        <w:t>Generalist arthropod predators function as reliable pest specialists during critical stages of rice production</w:t>
      </w:r>
    </w:p>
    <w:p w:rsidR="00134B51" w:rsidRDefault="00134B51" w:rsidP="00134B51">
      <w:pPr>
        <w:pStyle w:val="af3"/>
        <w:numPr>
          <w:ilvl w:val="0"/>
          <w:numId w:val="1"/>
        </w:numPr>
        <w:jc w:val="left"/>
        <w:rPr>
          <w:color w:val="FF0000"/>
        </w:rPr>
      </w:pPr>
      <w:r w:rsidRPr="00134B51">
        <w:rPr>
          <w:color w:val="FF0000"/>
        </w:rPr>
        <w:t>Stable isotope analysis reveals consistent pest consumption by generalist arthropod predators in rice farms</w:t>
      </w:r>
    </w:p>
    <w:p w:rsidR="005B0566" w:rsidRDefault="005B0566">
      <w:pPr>
        <w:jc w:val="left"/>
        <w:rPr>
          <w:b/>
        </w:rPr>
      </w:pPr>
    </w:p>
    <w:p w:rsidR="00134B51" w:rsidRPr="00134B51" w:rsidRDefault="00134B51">
      <w:pPr>
        <w:jc w:val="left"/>
        <w:rPr>
          <w:b/>
          <w:color w:val="FF0000"/>
        </w:rPr>
      </w:pPr>
      <w:r w:rsidRPr="00134B51">
        <w:rPr>
          <w:b/>
          <w:color w:val="FF0000"/>
        </w:rPr>
        <w:t>Cover letter key points</w:t>
      </w:r>
    </w:p>
    <w:p w:rsidR="00134B51" w:rsidRDefault="00134B51" w:rsidP="00134B51">
      <w:pPr>
        <w:pStyle w:val="af3"/>
        <w:numPr>
          <w:ilvl w:val="0"/>
          <w:numId w:val="2"/>
        </w:numPr>
        <w:jc w:val="left"/>
        <w:rPr>
          <w:color w:val="FF0000"/>
        </w:rPr>
      </w:pPr>
      <w:r>
        <w:rPr>
          <w:color w:val="FF0000"/>
        </w:rPr>
        <w:t xml:space="preserve">implications for the continuation of life on Earth, long-term solutions to environmental crisis </w:t>
      </w:r>
    </w:p>
    <w:p w:rsidR="00134B51" w:rsidRDefault="00134B51" w:rsidP="00134B51">
      <w:pPr>
        <w:pStyle w:val="af3"/>
        <w:numPr>
          <w:ilvl w:val="0"/>
          <w:numId w:val="2"/>
        </w:numPr>
        <w:jc w:val="left"/>
        <w:rPr>
          <w:color w:val="FF0000"/>
        </w:rPr>
      </w:pPr>
      <w:r>
        <w:rPr>
          <w:color w:val="FF0000"/>
        </w:rPr>
        <w:t xml:space="preserve">Agriculture and food security, biodiversity, ecosystem service, health and environment, water pollution </w:t>
      </w:r>
    </w:p>
    <w:p w:rsidR="00134B51" w:rsidRDefault="00134B51" w:rsidP="00134B51">
      <w:pPr>
        <w:pStyle w:val="af3"/>
        <w:numPr>
          <w:ilvl w:val="0"/>
          <w:numId w:val="2"/>
        </w:numPr>
        <w:jc w:val="left"/>
        <w:rPr>
          <w:color w:val="FF0000"/>
        </w:rPr>
      </w:pPr>
      <w:r>
        <w:rPr>
          <w:color w:val="FF0000"/>
        </w:rPr>
        <w:t>NS facilitates a cross-disciplinary dialogue around sustainability issues, and narrow the gap between research and policy making</w:t>
      </w:r>
    </w:p>
    <w:p w:rsidR="00134B51" w:rsidRDefault="00134B51" w:rsidP="00134B51">
      <w:pPr>
        <w:pStyle w:val="af3"/>
        <w:numPr>
          <w:ilvl w:val="0"/>
          <w:numId w:val="2"/>
        </w:numPr>
        <w:jc w:val="left"/>
        <w:rPr>
          <w:color w:val="FF0000"/>
        </w:rPr>
      </w:pPr>
      <w:r>
        <w:rPr>
          <w:color w:val="FF0000"/>
        </w:rPr>
        <w:lastRenderedPageBreak/>
        <w:t>Introduction + Results + Discussion 4344 words currently &gt; cut to 3500 (e.g., transfer citations to numbers)</w:t>
      </w:r>
    </w:p>
    <w:p w:rsidR="00134B51" w:rsidRDefault="00134B51" w:rsidP="00134B51">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rsidR="00134B51" w:rsidRDefault="00134B51" w:rsidP="00134B51">
      <w:pPr>
        <w:pStyle w:val="af3"/>
        <w:numPr>
          <w:ilvl w:val="0"/>
          <w:numId w:val="2"/>
        </w:numPr>
        <w:jc w:val="left"/>
        <w:rPr>
          <w:color w:val="FF0000"/>
        </w:rPr>
      </w:pPr>
      <w:r>
        <w:rPr>
          <w:color w:val="FF0000"/>
        </w:rPr>
        <w:t>This study aims to help fill the three aforementioned knowledge gaps by quantifying generalist predators’ diet composition, examining their consistency in pest consumption, and investigating how local abiotic and biotic factors affect the diet composition in rice system.</w:t>
      </w:r>
    </w:p>
    <w:p w:rsidR="0016360D" w:rsidRDefault="0016360D" w:rsidP="0016360D">
      <w:pPr>
        <w:pStyle w:val="af3"/>
        <w:numPr>
          <w:ilvl w:val="0"/>
          <w:numId w:val="2"/>
        </w:numPr>
        <w:jc w:val="left"/>
        <w:rPr>
          <w:color w:val="FF0000"/>
        </w:rPr>
      </w:pPr>
      <w:r>
        <w:rPr>
          <w:color w:val="FF0000"/>
        </w:rPr>
        <w:t xml:space="preserve">Consistent over years (climate) &gt; </w:t>
      </w:r>
      <w:r w:rsidRPr="0016360D">
        <w:rPr>
          <w:color w:val="FF0000"/>
        </w:rPr>
        <w:t>This further suggests that GAPs can be a predictable, valuable tool for pest control in sustainable agriculture.</w:t>
      </w:r>
    </w:p>
    <w:p w:rsidR="00134B51" w:rsidRDefault="00134B51">
      <w:pPr>
        <w:jc w:val="left"/>
        <w:rPr>
          <w:b/>
        </w:rPr>
      </w:pPr>
    </w:p>
    <w:p w:rsidR="00134B51" w:rsidRDefault="00134B51">
      <w:pPr>
        <w:jc w:val="left"/>
        <w:rPr>
          <w:b/>
        </w:rPr>
      </w:pPr>
    </w:p>
    <w:p w:rsidR="005B0566" w:rsidRDefault="00DD4E15">
      <w:pPr>
        <w:jc w:val="left"/>
        <w:rPr>
          <w:b/>
          <w:color w:val="FF0000"/>
        </w:rPr>
      </w:pPr>
      <w:r>
        <w:rPr>
          <w:rFonts w:hint="eastAsia"/>
          <w:b/>
          <w:color w:val="FF0000"/>
        </w:rPr>
        <w:t>Abstract</w:t>
      </w:r>
    </w:p>
    <w:p w:rsidR="005B0566" w:rsidRDefault="00DD4E15">
      <w:pPr>
        <w:pStyle w:val="af3"/>
        <w:numPr>
          <w:ilvl w:val="0"/>
          <w:numId w:val="2"/>
        </w:numPr>
        <w:jc w:val="left"/>
        <w:rPr>
          <w:color w:val="FF0000"/>
        </w:rPr>
      </w:pPr>
      <w:r>
        <w:rPr>
          <w:rFonts w:hint="eastAsia"/>
          <w:color w:val="FF0000"/>
        </w:rPr>
        <w:t>B</w:t>
      </w:r>
      <w:r>
        <w:rPr>
          <w:color w:val="FF0000"/>
        </w:rPr>
        <w:t>iocontrol, using natural enemies for pest control, has a long history in agriculture.  There has been a surge of interest in biocontrol in the Anthropocene because of its potential as an important tool for sustainable agriculture.</w:t>
      </w:r>
    </w:p>
    <w:p w:rsidR="005B0566" w:rsidRPr="00FF0EAC" w:rsidRDefault="00D82AC1" w:rsidP="00FF0EAC">
      <w:pPr>
        <w:pStyle w:val="af3"/>
        <w:numPr>
          <w:ilvl w:val="0"/>
          <w:numId w:val="2"/>
        </w:numPr>
        <w:jc w:val="left"/>
        <w:rPr>
          <w:color w:val="FF0000"/>
        </w:rPr>
      </w:pPr>
      <w:r w:rsidRPr="00FF0EAC">
        <w:rPr>
          <w:color w:val="FF0000"/>
        </w:rPr>
        <w:t xml:space="preserve">To solve a long-standing </w:t>
      </w:r>
      <w:r w:rsidRPr="00DF7702">
        <w:rPr>
          <w:color w:val="FF0000"/>
        </w:rPr>
        <w:t>puzzle</w:t>
      </w:r>
      <w:r w:rsidR="00514729" w:rsidRPr="00DF7702">
        <w:rPr>
          <w:color w:val="FF0000"/>
        </w:rPr>
        <w:t xml:space="preserve">—how </w:t>
      </w:r>
      <w:r w:rsidRPr="00DF7702">
        <w:rPr>
          <w:color w:val="FF0000"/>
        </w:rPr>
        <w:t>w</w:t>
      </w:r>
      <w:r w:rsidR="00514729" w:rsidRPr="00DF7702">
        <w:rPr>
          <w:color w:val="FF0000"/>
        </w:rPr>
        <w:t>ell</w:t>
      </w:r>
      <w:r w:rsidR="00514729" w:rsidRPr="00FF0EAC">
        <w:rPr>
          <w:color w:val="FF0000"/>
        </w:rPr>
        <w:t xml:space="preserve"> the</w:t>
      </w:r>
      <w:r w:rsidRPr="00FF0EAC">
        <w:rPr>
          <w:color w:val="FF0000"/>
        </w:rPr>
        <w:t xml:space="preserve"> </w:t>
      </w:r>
      <w:r w:rsidR="00514729" w:rsidRPr="00FF0EAC">
        <w:rPr>
          <w:color w:val="FF0000"/>
        </w:rPr>
        <w:t xml:space="preserve">ubiquitous </w:t>
      </w:r>
      <w:r w:rsidRPr="00FF0EAC">
        <w:rPr>
          <w:color w:val="FF0000"/>
        </w:rPr>
        <w:t>generalist arthropod predators (GAPs) function as biocontrol agent</w:t>
      </w:r>
      <w:r w:rsidR="00FF0EAC" w:rsidRPr="00FF0EAC">
        <w:rPr>
          <w:color w:val="FF0000"/>
        </w:rPr>
        <w:t>s</w:t>
      </w:r>
      <w:r w:rsidR="00DD4E15" w:rsidRPr="00FF0EAC">
        <w:rPr>
          <w:color w:val="FF0000"/>
        </w:rPr>
        <w:t xml:space="preserve">, we used stable isotope analysis to quantify their diet composition in organic and conventional rice farms over crop stages in three consecutive years.  </w:t>
      </w:r>
    </w:p>
    <w:p w:rsidR="005B0566" w:rsidRDefault="00DD4E15">
      <w:pPr>
        <w:pStyle w:val="af3"/>
        <w:numPr>
          <w:ilvl w:val="0"/>
          <w:numId w:val="2"/>
        </w:numPr>
        <w:jc w:val="left"/>
        <w:rPr>
          <w:color w:val="FF0000"/>
        </w:rPr>
      </w:pPr>
      <w:r>
        <w:rPr>
          <w:color w:val="FF0000"/>
        </w:rPr>
        <w:t xml:space="preserve">We found that the proportion of rice pests in GAP’s diet increased toward late crop stages and reached 79-95% at the ripening stage consistently over three years (with different climatic conditions) in </w:t>
      </w:r>
      <w:r>
        <w:rPr>
          <w:color w:val="FF0000"/>
        </w:rPr>
        <w:lastRenderedPageBreak/>
        <w:t xml:space="preserve">both organic and conventional farms.  This high percentage and consistency indicate that GAP could function as effective specialist in pest management during the critical period in crop fruiting. </w:t>
      </w:r>
    </w:p>
    <w:p w:rsidR="005B0566" w:rsidRDefault="00DD4E15">
      <w:pPr>
        <w:pStyle w:val="af3"/>
        <w:numPr>
          <w:ilvl w:val="0"/>
          <w:numId w:val="2"/>
        </w:numPr>
        <w:jc w:val="left"/>
        <w:rPr>
          <w:color w:val="FF0000"/>
        </w:rPr>
      </w:pPr>
      <w:r>
        <w:rPr>
          <w:color w:val="FF0000"/>
        </w:rPr>
        <w:t xml:space="preserve">The results provide strong support to applying GAP in biocontrol programs for sustainable agriculture.           </w:t>
      </w:r>
    </w:p>
    <w:p w:rsidR="005B0566" w:rsidRDefault="005B0566">
      <w:pPr>
        <w:jc w:val="left"/>
        <w:rPr>
          <w:color w:val="FF0000"/>
        </w:rPr>
      </w:pPr>
    </w:p>
    <w:p w:rsidR="005B0566" w:rsidRDefault="00DD4E15">
      <w:pPr>
        <w:jc w:val="left"/>
        <w:rPr>
          <w:b/>
          <w:color w:val="FF0000"/>
        </w:rPr>
      </w:pPr>
      <w:r>
        <w:rPr>
          <w:b/>
          <w:color w:val="FF0000"/>
        </w:rPr>
        <w:br w:type="page"/>
      </w:r>
    </w:p>
    <w:p w:rsidR="005B0566" w:rsidRDefault="00DD4E15">
      <w:pPr>
        <w:rPr>
          <w:b/>
        </w:rPr>
      </w:pPr>
      <w:r>
        <w:rPr>
          <w:rFonts w:hint="eastAsia"/>
          <w:b/>
        </w:rPr>
        <w:lastRenderedPageBreak/>
        <w:t>Introduction</w:t>
      </w:r>
    </w:p>
    <w:p w:rsidR="005B0566" w:rsidRDefault="00DD4E15">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fldChar w:fldCharType="begin"/>
      </w:r>
      <w:r>
        <w:instrText xml:space="preserve"> ADDIN EN.CITE &lt;EndNote&gt;&lt;Cite&gt;&lt;Author&gt;Huang&lt;/Author&gt;&lt;Year&gt;1987&lt;/Year&gt;&lt;RecNum&gt;31&lt;/RecNum&gt;&lt;DisplayText&gt;&lt;style face="superscript"&gt;1&lt;/style&gt;&lt;/DisplayText&gt;&lt;record&gt;&lt;rec-number&gt;31&lt;/rec-number&gt;&lt;foreign-keys&gt;&lt;key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fldChar w:fldCharType="separate"/>
      </w:r>
      <w:r>
        <w:rPr>
          <w:vertAlign w:val="superscript"/>
        </w:rPr>
        <w:t>1</w:t>
      </w:r>
      <w:r>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fldChar w:fldCharType="begin"/>
      </w:r>
      <w:r>
        <w:instrText xml:space="preserve"> ADDIN EN.CITE &lt;EndNote&gt;&lt;Cite&gt;&lt;Author&gt;Geiger&lt;/Author&gt;&lt;Year&gt;2010&lt;/Year&gt;&lt;RecNum&gt;44&lt;/RecNum&gt;&lt;DisplayText&gt;&lt;style face="superscript"&gt;2,3&lt;/style&gt;&lt;/DisplayText&gt;&lt;record&gt;&lt;rec-number&gt;44&lt;/rec-number&gt;&lt;foreign-keys&gt;&lt;key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fldChar w:fldCharType="separate"/>
      </w:r>
      <w:r>
        <w:rPr>
          <w:vertAlign w:val="superscript"/>
        </w:rPr>
        <w:t>2,3</w:t>
      </w:r>
      <w:r>
        <w:fldChar w:fldCharType="end"/>
      </w:r>
      <w:r>
        <w:t>. As a</w:t>
      </w:r>
      <w:r>
        <w:rPr>
          <w:rFonts w:hint="eastAsia"/>
        </w:rPr>
        <w:t xml:space="preserve">griculture </w:t>
      </w:r>
      <w:r>
        <w:t>has become</w:t>
      </w:r>
      <w:r>
        <w:rPr>
          <w:rFonts w:hint="eastAsia"/>
        </w:rPr>
        <w:t xml:space="preserve"> the largest land use type worldwide and </w:t>
      </w:r>
      <w:r>
        <w:t>a</w:t>
      </w:r>
      <w:r>
        <w:rPr>
          <w:rFonts w:hint="eastAsia"/>
        </w:rPr>
        <w:t xml:space="preserve"> major driver for global biodiversity crisis and environmental degradation</w:t>
      </w:r>
      <w:r>
        <w:t xml:space="preserve"> </w:t>
      </w:r>
      <w:r>
        <w:rPr>
          <w:rFonts w:hint="eastAsia"/>
        </w:rPr>
        <w:t xml:space="preserve">in </w:t>
      </w:r>
      <w:r>
        <w:t>Anthropocene</w:t>
      </w:r>
      <w:r>
        <w:rPr>
          <w:rFonts w:hint="eastAsia"/>
        </w:rPr>
        <w:t xml:space="preserve"> </w:t>
      </w:r>
      <w:r>
        <w:fldChar w:fldCharType="begin"/>
      </w:r>
      <w:r>
        <w:instrText xml:space="preserve"> ADDIN EN.CITE &lt;EndNote&gt;&lt;Cite&gt;&lt;Author&gt;Campbell&lt;/Author&gt;&lt;Year&gt;2017&lt;/Year&gt;&lt;RecNum&gt;45&lt;/RecNum&gt;&lt;DisplayText&gt;&lt;style face="superscript"&gt;4&lt;/style&gt;&lt;/DisplayText&gt;&lt;record&gt;&lt;rec-number&gt;45&lt;/rec-number&gt;&lt;foreign-keys&gt;&lt;key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fldChar w:fldCharType="separate"/>
      </w:r>
      <w:r>
        <w:rPr>
          <w:vertAlign w:val="superscript"/>
        </w:rPr>
        <w:t>4</w:t>
      </w:r>
      <w:r>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fldChar w:fldCharType="begin"/>
      </w:r>
      <w:r>
        <w:instrText xml:space="preserve"> ADDIN EN.CITE &lt;EndNote&gt;&lt;Cite&gt;&lt;Author&gt;Gomiero&lt;/Author&gt;&lt;Year&gt;2011&lt;/Year&gt;&lt;RecNum&gt;3&lt;/RecNum&gt;&lt;DisplayText&gt;&lt;style face="superscript"&gt;5&lt;/style&gt;&lt;/DisplayText&gt;&lt;record&gt;&lt;rec-number&gt;3&lt;/rec-number&gt;&lt;foreign-keys&gt;&lt;key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fldChar w:fldCharType="separate"/>
      </w:r>
      <w:r>
        <w:rPr>
          <w:vertAlign w:val="superscript"/>
        </w:rPr>
        <w:t>5</w:t>
      </w:r>
      <w:r>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of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fldChar w:fldCharType="begin"/>
      </w:r>
      <w:r>
        <w:instrText xml:space="preserve"> ADDIN EN.CITE &lt;EndNote&gt;&lt;Cite&gt;&lt;Author&gt;EC&lt;/Author&gt;&lt;Year&gt;2020&lt;/Year&gt;&lt;RecNum&gt;68&lt;/RecNum&gt;&lt;DisplayText&gt;&lt;style face="superscript"&gt;6&lt;/style&gt;&lt;/DisplayText&gt;&lt;record&gt;&lt;rec-number&gt;68&lt;/rec-number&gt;&lt;foreign-keys&gt;&lt;key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fldChar w:fldCharType="separate"/>
      </w:r>
      <w:r>
        <w:rPr>
          <w:vertAlign w:val="superscript"/>
        </w:rPr>
        <w:t>6</w:t>
      </w:r>
      <w:r>
        <w:fldChar w:fldCharType="end"/>
      </w:r>
      <w:r>
        <w:rPr>
          <w:rFonts w:hint="eastAsia"/>
        </w:rPr>
        <w:t xml:space="preserve">. </w:t>
      </w:r>
      <w:r>
        <w:t>To achieve this ambitious sustainability goal, biocontrol by enemies has been considered as a key approach and therefore regained its importance</w:t>
      </w:r>
      <w:r>
        <w:rPr>
          <w:rFonts w:hint="eastAsia"/>
        </w:rPr>
        <w:t xml:space="preserve"> </w:t>
      </w:r>
      <w:r>
        <w:t xml:space="preserve">in modern agriculture. </w:t>
      </w:r>
    </w:p>
    <w:p w:rsidR="005B0566" w:rsidRDefault="00DD4E15">
      <w:pPr>
        <w:rPr>
          <w:color w:val="000000" w:themeColor="text1"/>
        </w:rPr>
      </w:pPr>
      <w:r>
        <w:rPr>
          <w:rFonts w:hint="eastAsia"/>
          <w:color w:val="000000" w:themeColor="text1"/>
        </w:rPr>
        <w:tab/>
        <w:t xml:space="preserve">The natural enemies for </w:t>
      </w:r>
      <w:r>
        <w:rPr>
          <w:rFonts w:cs="Arial"/>
          <w:color w:val="000000" w:themeColor="text1"/>
        </w:rPr>
        <w:t>pest</w:t>
      </w:r>
      <w:r>
        <w:rPr>
          <w:rFonts w:cs="Arial" w:hint="eastAsia"/>
          <w:color w:val="000000" w:themeColor="text1"/>
        </w:rPr>
        <w:t xml:space="preserve"> control</w:t>
      </w:r>
      <w:r>
        <w:rPr>
          <w:rFonts w:hint="eastAsia"/>
          <w:color w:val="000000" w:themeColor="text1"/>
        </w:rPr>
        <w:t xml:space="preserve"> can be classified into two major groups based on their prey range</w:t>
      </w:r>
      <w:r>
        <w:rPr>
          <w:rFonts w:cs="Arial"/>
          <w:color w:val="000000" w:themeColor="text1"/>
        </w:rPr>
        <w:t>—specialist</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w:t>
      </w:r>
      <w:r>
        <w:rPr>
          <w:color w:val="000000" w:themeColor="text1"/>
        </w:rPr>
        <w:t>predators</w:t>
      </w:r>
      <w:r>
        <w:rPr>
          <w:rFonts w:hint="eastAsia"/>
          <w:color w:val="000000" w:themeColor="text1"/>
        </w:rPr>
        <w:t xml:space="preserve"> (e.g., parasitoid</w:t>
      </w:r>
      <w:r>
        <w:rPr>
          <w:color w:val="000000" w:themeColor="text1"/>
        </w:rPr>
        <w:t xml:space="preserve"> wa</w:t>
      </w:r>
      <w:r>
        <w:rPr>
          <w:rFonts w:hint="eastAsia"/>
          <w:color w:val="000000" w:themeColor="text1"/>
        </w:rPr>
        <w:t>s</w:t>
      </w:r>
      <w:r>
        <w:rPr>
          <w:color w:val="000000" w:themeColor="text1"/>
        </w:rPr>
        <w:t>ps</w:t>
      </w:r>
      <w:r>
        <w:rPr>
          <w:rFonts w:hint="eastAsia"/>
          <w:color w:val="000000" w:themeColor="text1"/>
        </w:rPr>
        <w:t xml:space="preserve">)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biocontrol effect on pests </w: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 </w:instrText>
      </w:r>
      <w:r>
        <w:rPr>
          <w:color w:val="000000" w:themeColor="text1"/>
        </w:rPr>
        <w:fldChar w:fldCharType="begin">
          <w:fldData xml:space="preserve">PEVuZE5vdGU+PENpdGU+PEF1dGhvcj5TeW1vbmRzb248L0F1dGhvcj48WWVhcj4yMDAyPC9ZZWFy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==
</w:fldData>
        </w:fldChar>
      </w:r>
      <w:r>
        <w:rPr>
          <w:color w:val="000000" w:themeColor="text1"/>
        </w:rPr>
        <w:instrText xml:space="preserve"> ADDIN EN.CITE.DATA </w:instrText>
      </w:r>
      <w:r>
        <w:rPr>
          <w:color w:val="000000" w:themeColor="text1"/>
        </w:rPr>
      </w:r>
      <w:r>
        <w:rPr>
          <w:color w:val="000000" w:themeColor="text1"/>
        </w:rPr>
        <w:fldChar w:fldCharType="end"/>
      </w:r>
      <w:r>
        <w:rPr>
          <w:color w:val="000000" w:themeColor="text1"/>
        </w:rPr>
      </w:r>
      <w:r>
        <w:rPr>
          <w:color w:val="000000" w:themeColor="text1"/>
        </w:rPr>
        <w:fldChar w:fldCharType="separate"/>
      </w:r>
      <w:r>
        <w:rPr>
          <w:color w:val="000000" w:themeColor="text1"/>
          <w:vertAlign w:val="superscript"/>
        </w:rPr>
        <w:t>7-10</w:t>
      </w:r>
      <w:r>
        <w:rPr>
          <w:color w:val="000000" w:themeColor="text1"/>
        </w:rPr>
        <w:fldChar w:fldCharType="end"/>
      </w:r>
      <w:r>
        <w:rPr>
          <w:color w:val="000000" w:themeColor="text1"/>
        </w:rPr>
        <w:t>. For example,</w:t>
      </w:r>
      <w:r>
        <w:rPr>
          <w:rFonts w:hint="eastAsia"/>
          <w:color w:val="000000" w:themeColor="text1"/>
        </w:rPr>
        <w:t xml:space="preserve"> </w:t>
      </w:r>
      <w:r>
        <w:rPr>
          <w:color w:val="000000" w:themeColor="text1"/>
        </w:rPr>
        <w:lastRenderedPageBreak/>
        <w:t>generalist predators were commonly reported in various agro</w:t>
      </w:r>
      <w:r>
        <w:rPr>
          <w:rFonts w:hint="eastAsia"/>
          <w:color w:val="000000" w:themeColor="text1"/>
        </w:rPr>
        <w:t>-</w:t>
      </w:r>
      <w:r>
        <w:rPr>
          <w:color w:val="000000" w:themeColor="text1"/>
        </w:rPr>
        <w:t>ecosystems and significantly reduced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Pr>
          <w:color w:val="000000" w:themeColor="text1"/>
        </w:rPr>
        <w:fldChar w:fldCharType="begin"/>
      </w:r>
      <w:r>
        <w:rPr>
          <w:color w:val="000000" w:themeColor="text1"/>
        </w:rPr>
        <w:instrText xml:space="preserve"> ADDIN EN.CITE &lt;EndNote&gt;&lt;Cite&gt;&lt;Author&gt;Symondson&lt;/Author&gt;&lt;Year&gt;2002&lt;/Year&gt;&lt;RecNum&gt;6&lt;/RecNum&gt;&lt;DisplayText&gt;&lt;style face="superscript"&gt;8&lt;/style&gt;&lt;/DisplayText&gt;&lt;record&gt;&lt;rec-number&gt;6&lt;/rec-number&gt;&lt;foreign-keys&gt;&lt;key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Pr>
          <w:color w:val="000000" w:themeColor="text1"/>
        </w:rPr>
        <w:fldChar w:fldCharType="separate"/>
      </w:r>
      <w:r>
        <w:rPr>
          <w:color w:val="000000" w:themeColor="text1"/>
          <w:vertAlign w:val="superscript"/>
        </w:rPr>
        <w:t>8</w:t>
      </w:r>
      <w:r>
        <w:rPr>
          <w:color w:val="000000" w:themeColor="text1"/>
        </w:rPr>
        <w:fldChar w:fldCharType="end"/>
      </w:r>
      <w:r>
        <w:rPr>
          <w:color w:val="000000" w:themeColor="text1"/>
        </w:rPr>
        <w:t>.</w:t>
      </w:r>
      <w:r>
        <w:rPr>
          <w:rFonts w:hint="eastAsia"/>
          <w:color w:val="000000" w:themeColor="text1"/>
        </w:rPr>
        <w:t xml:space="preserve"> Moreover, a meta-analysis </w:t>
      </w:r>
      <w:r>
        <w:rPr>
          <w:color w:val="000000" w:themeColor="text1"/>
        </w:rPr>
        <w:t>suggests that generalist</w:t>
      </w:r>
      <w:r>
        <w:rPr>
          <w:rFonts w:hint="eastAsia"/>
          <w:color w:val="000000" w:themeColor="text1"/>
        </w:rPr>
        <w:t xml:space="preserve"> predators</w:t>
      </w:r>
      <w:r>
        <w:rPr>
          <w:color w:val="000000" w:themeColor="text1"/>
        </w:rPr>
        <w:t xml:space="preserve"> may </w:t>
      </w:r>
      <w:r>
        <w:rPr>
          <w:rFonts w:hint="eastAsia"/>
          <w:color w:val="000000" w:themeColor="text1"/>
        </w:rPr>
        <w:t>exert</w:t>
      </w:r>
      <w:r>
        <w:rPr>
          <w:color w:val="000000" w:themeColor="text1"/>
        </w:rPr>
        <w:t xml:space="preserve"> stronger</w:t>
      </w:r>
      <w:r>
        <w:rPr>
          <w:rFonts w:hint="eastAsia"/>
          <w:color w:val="000000" w:themeColor="text1"/>
        </w:rPr>
        <w:t xml:space="preserve"> </w:t>
      </w:r>
      <w:r>
        <w:rPr>
          <w:color w:val="000000" w:themeColor="text1"/>
        </w:rPr>
        <w:t>biocontrol</w:t>
      </w:r>
      <w:r>
        <w:rPr>
          <w:rFonts w:hint="eastAsia"/>
          <w:color w:val="000000" w:themeColor="text1"/>
        </w:rPr>
        <w:t xml:space="preserve"> effects on pest populations</w:t>
      </w:r>
      <w:r>
        <w:rPr>
          <w:color w:val="000000" w:themeColor="text1"/>
        </w:rPr>
        <w:t xml:space="preserve"> over time</w:t>
      </w:r>
      <w:r>
        <w:rPr>
          <w:rFonts w:hint="eastAsia"/>
          <w:color w:val="000000" w:themeColor="text1"/>
        </w:rPr>
        <w:t xml:space="preserve"> compared </w:t>
      </w:r>
      <w:r>
        <w:rPr>
          <w:color w:val="000000" w:themeColor="text1"/>
        </w:rPr>
        <w:t xml:space="preserve">to specialists </w:t>
      </w:r>
      <w:r>
        <w:rPr>
          <w:color w:val="000000" w:themeColor="text1"/>
        </w:rPr>
        <w:fldChar w:fldCharType="begin"/>
      </w:r>
      <w:r>
        <w:rPr>
          <w:color w:val="000000" w:themeColor="text1"/>
        </w:rPr>
        <w:instrText xml:space="preserve"> ADDIN EN.CITE &lt;EndNote&gt;&lt;Cite&gt;&lt;Author&gt;Stiling&lt;/Author&gt;&lt;Year&gt;2005&lt;/Year&gt;&lt;RecNum&gt;5&lt;/RecNum&gt;&lt;DisplayText&gt;&lt;style face="superscript"&gt;7&lt;/style&gt;&lt;/DisplayText&gt;&lt;record&gt;&lt;rec-number&gt;5&lt;/rec-number&gt;&lt;foreign-keys&gt;&lt;key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Pr>
          <w:color w:val="000000" w:themeColor="text1"/>
        </w:rPr>
        <w:fldChar w:fldCharType="separate"/>
      </w:r>
      <w:r>
        <w:rPr>
          <w:color w:val="000000" w:themeColor="text1"/>
          <w:vertAlign w:val="superscript"/>
        </w:rPr>
        <w:t>7</w:t>
      </w:r>
      <w:r>
        <w:rPr>
          <w:color w:val="000000" w:themeColor="text1"/>
        </w:rPr>
        <w:fldChar w:fldCharType="end"/>
      </w:r>
      <w:r>
        <w:rPr>
          <w:rFonts w:hint="eastAsia"/>
          <w:color w:val="000000" w:themeColor="text1"/>
        </w:rPr>
        <w:t>.</w:t>
      </w:r>
    </w:p>
    <w:p w:rsidR="005B0566" w:rsidRDefault="00DD4E15">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 </w:instrText>
      </w:r>
      <w:r>
        <w:fldChar w:fldCharType="begin">
          <w:fldData xml:space="preserve">PEVuZE5vdGU+PENpdGU+PEF1dGhvcj5BbGJlcnRpbmk8L0F1dGhvcj48WWVhcj4yMDE4PC9ZZWFy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</w:fldData>
        </w:fldChar>
      </w:r>
      <w:r>
        <w:instrText xml:space="preserve"> ADDIN EN.CITE.DATA </w:instrText>
      </w:r>
      <w:r>
        <w:fldChar w:fldCharType="end"/>
      </w:r>
      <w:r>
        <w:fldChar w:fldCharType="separate"/>
      </w:r>
      <w:r>
        <w:rPr>
          <w:vertAlign w:val="superscript"/>
        </w:rPr>
        <w:t>11-13</w:t>
      </w:r>
      <w:r>
        <w:fldChar w:fldCharType="end"/>
      </w:r>
      <w:r>
        <w:t xml:space="preserve">, very few have quantified these predators’ diet compositions over growth season in the field </w:t>
      </w:r>
      <w:r w:rsidRPr="00640473">
        <w:t>(knowledge gap 1)</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fldChar w:fldCharType="begin"/>
      </w:r>
      <w:r>
        <w:instrText xml:space="preserve"> ADDIN EN.CITE &lt;EndNote&gt;&lt;Cite&gt;&lt;Author&gt;Michalko&lt;/Author&gt;&lt;Year&gt;2019&lt;/Year&gt;&lt;RecNum&gt;8&lt;/RecNum&gt;&lt;DisplayText&gt;&lt;style face="superscript"&gt;9&lt;/style&gt;&lt;/DisplayText&gt;&lt;record&gt;&lt;rec-number&gt;8&lt;/rec-number&gt;&lt;foreign-keys&gt;&lt;key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fldChar w:fldCharType="separate"/>
      </w:r>
      <w:r>
        <w:rPr>
          <w:vertAlign w:val="superscript"/>
        </w:rPr>
        <w:t>9</w:t>
      </w:r>
      <w:r>
        <w:fldChar w:fldCharType="end"/>
      </w:r>
      <w:r>
        <w:t xml:space="preserve">.  If generalist predators </w:t>
      </w:r>
      <w:r w:rsidR="00C74104">
        <w:t xml:space="preserve">still </w:t>
      </w:r>
      <w:r>
        <w:t>consume a high proportion of pests in their diet in field conditions with the presence of alternative prey, the result may help end a long debate on whether generalist predators serve well as biocontrol agents</w:t>
      </w:r>
      <w:r>
        <w:rPr>
          <w:rFonts w:hint="eastAsia"/>
        </w:rPr>
        <w:t xml:space="preserve"> </w: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 </w:instrText>
      </w:r>
      <w:r>
        <w:fldChar w:fldCharType="begin">
          <w:fldData xml:space="preserve">PEVuZE5vdGU+PENpdGU+PEF1dGhvcj5TeW1vbmRzb248L0F1dGhvcj48WWVhcj4yMDAyPC9ZZWFy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</w:fldData>
        </w:fldChar>
      </w:r>
      <w:r>
        <w:instrText xml:space="preserve"> ADDIN EN.CITE.DATA </w:instrText>
      </w:r>
      <w:r>
        <w:fldChar w:fldCharType="end"/>
      </w:r>
      <w:r>
        <w:fldChar w:fldCharType="separate"/>
      </w:r>
      <w:r>
        <w:rPr>
          <w:vertAlign w:val="superscript"/>
        </w:rPr>
        <w:t>8,9,14</w:t>
      </w:r>
      <w:r>
        <w:fldChar w:fldCharType="end"/>
      </w:r>
      <w:r>
        <w:t>.</w:t>
      </w:r>
      <w:r>
        <w:rPr>
          <w:rFonts w:hint="eastAsia"/>
        </w:rPr>
        <w:t xml:space="preserve"> Moreover,</w:t>
      </w:r>
      <w:r>
        <w:t xml:space="preserve"> to assess the reliability of </w:t>
      </w:r>
      <w:r>
        <w:rPr>
          <w:rFonts w:hint="eastAsia"/>
        </w:rPr>
        <w:t xml:space="preserve">these </w:t>
      </w:r>
      <w:r>
        <w:t xml:space="preserve">predators as biocontrol agents in agriculture, it is 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sidRPr="00640473">
        <w:t>(knowledge gap 2)</w:t>
      </w:r>
      <w:r>
        <w:t>.</w:t>
      </w:r>
      <w:r>
        <w:rPr>
          <w:rFonts w:hint="eastAsia"/>
        </w:rPr>
        <w:t xml:space="preserve"> </w:t>
      </w:r>
      <w:r>
        <w:t>Given that dynamics in population density or species composition</w:t>
      </w:r>
      <w:r>
        <w:rPr>
          <w:rFonts w:hint="eastAsia"/>
        </w:rPr>
        <w:t>s</w:t>
      </w:r>
      <w:r>
        <w:t xml:space="preserve"> commonly occur in agro</w:t>
      </w:r>
      <w:r>
        <w:rPr>
          <w:rFonts w:hint="eastAsia"/>
        </w:rPr>
        <w:t>-</w:t>
      </w:r>
      <w:r>
        <w:t>ecosystems</w:t>
      </w:r>
      <w:r>
        <w:rPr>
          <w:rFonts w:hint="eastAsia"/>
        </w:rPr>
        <w:t xml:space="preserve"> </w:t>
      </w:r>
      <w:r>
        <w:fldChar w:fldCharType="begin"/>
      </w:r>
      <w:r>
        <w:instrText xml:space="preserve"> ADDIN EN.CITE &lt;EndNote&gt;&lt;Cite&gt;&lt;Author&gt;Dominik&lt;/Author&gt;&lt;Year&gt;2018&lt;/Year&gt;&lt;RecNum&gt;58&lt;/RecNum&gt;&lt;DisplayText&gt;&lt;style face="superscript"&gt;15,16&lt;/style&gt;&lt;/DisplayText&gt;&lt;record&gt;&lt;rec-number&gt;58&lt;/rec-number&gt;&lt;foreign-keys&gt;&lt;key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fldChar w:fldCharType="separate"/>
      </w:r>
      <w:r>
        <w:rPr>
          <w:vertAlign w:val="superscript"/>
        </w:rPr>
        <w:t>15,16</w:t>
      </w:r>
      <w:r>
        <w:fldChar w:fldCharType="end"/>
      </w:r>
      <w:r>
        <w:t xml:space="preserve">, a consistently high pest consumption by generalist predators over years, if it occurs, will provide strong support for applying these </w:t>
      </w:r>
      <w:r>
        <w:rPr>
          <w:rFonts w:hint="eastAsia"/>
        </w:rPr>
        <w:t>predators in pest management programs.</w:t>
      </w:r>
    </w:p>
    <w:p w:rsidR="005B0566" w:rsidRDefault="00DD4E15">
      <w:r>
        <w:rPr>
          <w:rFonts w:hint="eastAsia"/>
        </w:rPr>
        <w:lastRenderedPageBreak/>
        <w:tab/>
      </w:r>
      <w:r>
        <w:t xml:space="preserve">To better understand the underlying mechanisms for the biocontrol effect of generalist predators, we also need to examine how various abiotic and biotic factors affect the diet compositions of generalist predators in agro-ecosystems </w:t>
      </w:r>
      <w:r w:rsidRPr="00640473">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t xml:space="preserve">. Therefore, we should examine how crop stage affects the pest consumption by generalist predators in order to understand whether the role of these predators as biocontrol agents varies within a growth season. Second, we should examine whether farming practices (e.g., organic and conventional) influence the diet compositions of predators (e.g., pest consumption) </w:t>
      </w:r>
      <w:r>
        <w:fldChar w:fldCharType="begin"/>
      </w:r>
      <w:r>
        <w:instrText xml:space="preserve"> ADDIN EN.CITE &lt;EndNote&gt;&lt;Cite&gt;&lt;Author&gt;Birkhofer&lt;/Author&gt;&lt;Year&gt;2011&lt;/Year&gt;&lt;RecNum&gt;13&lt;/RecNum&gt;&lt;DisplayText&gt;&lt;style face="superscript"&gt;18&lt;/style&gt;&lt;/DisplayText&gt;&lt;record&gt;&lt;rec-number&gt;13&lt;/rec-number&gt;&lt;foreign-keys&gt;&lt;key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Entomolo</w:instrText>
      </w:r>
      <w:r>
        <w:instrText>gy&lt;/secondary-title&gt;&lt;/titles&gt;&lt;pages&gt;197-204&lt;/pages&gt;&lt;volume&gt;13&lt;/volume&gt;&lt;number&gt;2&lt;/number&gt;&lt;dates&gt;&lt;year&gt;2011&lt;/year&gt;&lt;/dates&gt;&lt;isbn&gt;1461-9555&lt;/isbn&gt;&lt;urls&gt;&lt;/urls&gt;&lt;/record&gt;&lt;/Cite&gt;&lt;/EndNote&gt;</w:instrText>
      </w:r>
      <w:r>
        <w:fldChar w:fldCharType="separate"/>
      </w:r>
      <w:r>
        <w:rPr>
          <w:vertAlign w:val="superscript"/>
        </w:rPr>
        <w:t>18</w:t>
      </w:r>
      <w:r>
        <w:fldChar w:fldCharType="end"/>
      </w:r>
      <w:r>
        <w:t xml:space="preserve">. This will demonstrate whether generalist predators provide different biocontrol values in different farm types. In general, compared to conventional farming, organic farming promotes arthropod diversity (both pest and alternative prey) </w:t>
      </w:r>
      <w:r>
        <w:fldChar w:fldCharType="begin"/>
      </w:r>
      <w:r>
        <w:instrText xml:space="preserve"> ADDIN EN.CITE &lt;EndNote&gt;&lt;Cite&gt;&lt;Author&gt;Bengtsson&lt;/Author&gt;&lt;Year&gt;2005&lt;/Year&gt;&lt;RecNum&gt;43&lt;/RecNum&gt;&lt;DisplayText&gt;&lt;style face="superscript"&gt;19&lt;/style&gt;&lt;/DisplayText&gt;&lt;record&gt;&lt;rec-number&gt;43&lt;/rec-number&gt;&lt;foreign-keys&gt;&lt;key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w:instrText>
      </w:r>
      <w:r>
        <w:instrText>N&lt;/author&gt;&lt;/authors&gt;&lt;/contributors&gt;&lt;titles&gt;&lt;title&gt;The effects of organic agriculture on biodiversity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w:instrText>
      </w:r>
      <w:r>
        <w:instrText>dates&gt;&lt;isbn&gt;0021-8901&lt;/isbn&gt;&lt;urls&gt;&lt;/urls&gt;&lt;/record&gt;&lt;/Cite&gt;&lt;/EndNote&gt;</w:instrText>
      </w:r>
      <w:r>
        <w:fldChar w:fldCharType="separate"/>
      </w:r>
      <w:r>
        <w:rPr>
          <w:vertAlign w:val="superscript"/>
        </w:rPr>
        <w:t>19</w:t>
      </w:r>
      <w:r>
        <w:fldChar w:fldCharType="end"/>
      </w:r>
      <w:r>
        <w:t>, potentially lowering the pest consumption by generalist predators</w:t>
      </w:r>
      <w:r>
        <w:rPr>
          <w:rFonts w:hint="eastAsia"/>
        </w:rP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rPr>
          <w:rFonts w:hint="eastAsia"/>
        </w:rPr>
        <w:t xml:space="preserve">. </w:t>
      </w:r>
      <w:r>
        <w:t xml:space="preserve">In contrast, the application of synthetic chemicals in conventional farms may promote pest </w:t>
      </w:r>
      <w:r>
        <w:rPr>
          <w:rFonts w:hint="eastAsia"/>
        </w:rPr>
        <w:t xml:space="preserve">abundance </w: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 </w:instrText>
      </w:r>
      <w:r>
        <w:fldChar w:fldCharType="begin">
          <w:fldData xml:space="preserve">PEVuZE5vdGU+PENpdGU+PEF1dGhvcj5CaXJraG9mZXI8L0F1dGhvcj48WWVhcj4yMDA4PC9ZZWFy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</w:fldData>
        </w:fldChar>
      </w:r>
      <w:r>
        <w:instrText xml:space="preserve"> ADDIN EN.CITE.DATA </w:instrText>
      </w:r>
      <w:r>
        <w:fldChar w:fldCharType="end"/>
      </w:r>
      <w:r>
        <w:fldChar w:fldCharType="separate"/>
      </w:r>
      <w:r>
        <w:rPr>
          <w:vertAlign w:val="superscript"/>
        </w:rPr>
        <w:t>16,20-22</w:t>
      </w:r>
      <w:r>
        <w:fldChar w:fldCharType="end"/>
      </w:r>
      <w:r>
        <w:t>, potentially leading to higher pest consumption in predators’ diet.  Third, we should investigate the relationship between the relative prey abundance and predators’ diet composition.</w:t>
      </w:r>
      <w:r>
        <w:rPr>
          <w:rFonts w:hint="eastAsia"/>
        </w:rPr>
        <w:t xml:space="preserve"> </w:t>
      </w:r>
      <w:r>
        <w:t xml:space="preserve">This will clarify whether pest abundance or predator preference mainly explains the pest consumption by predators  </w:t>
      </w:r>
      <w:r>
        <w:fldChar w:fldCharType="begin"/>
      </w:r>
      <w:r>
        <w:instrText xml:space="preserve"> ADDIN EN.CITE &lt;EndNote&gt;&lt;Cite&gt;&lt;Author&gt;Roubinet&lt;/Author&gt;&lt;Year&gt;2017&lt;/Year&gt;&lt;RecNum&gt;15&lt;/RecNum&gt;&lt;DisplayText&gt;&lt;style face="superscript"&gt;17&lt;/style&gt;&lt;/DisplayText&gt;&lt;record&gt;&lt;rec-number&gt;15&lt;/rec-number&gt;&lt;foreign-keys&gt;&lt;key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w:instrText>
      </w:r>
      <w:r>
        <w:instrText>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fldChar w:fldCharType="separate"/>
      </w:r>
      <w:r>
        <w:rPr>
          <w:vertAlign w:val="superscript"/>
        </w:rPr>
        <w:t>17</w:t>
      </w:r>
      <w:r>
        <w:fldChar w:fldCharType="end"/>
      </w:r>
      <w:r>
        <w:rPr>
          <w:rFonts w:hint="eastAsia"/>
        </w:rPr>
        <w:t xml:space="preserve"> </w: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 </w:instrText>
      </w:r>
      <w:r>
        <w:fldChar w:fldCharType="begin">
          <w:fldData xml:space="preserve">PEVuZE5vdGU+PENpdGU+PEF1dGhvcj5LdXVzazwvQXV0aG9yPjxZZWFyPjIwMTI8L1llYXI+PFJl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</w:fldData>
        </w:fldChar>
      </w:r>
      <w:r>
        <w:instrText xml:space="preserve"> ADDIN EN.CITE.DATA </w:instrText>
      </w:r>
      <w:r>
        <w:fldChar w:fldCharType="end"/>
      </w:r>
      <w:r>
        <w:fldChar w:fldCharType="separate"/>
      </w:r>
      <w:r>
        <w:rPr>
          <w:vertAlign w:val="superscript"/>
        </w:rPr>
        <w:t>23-25</w:t>
      </w:r>
      <w:r>
        <w:fldChar w:fldCharType="end"/>
      </w:r>
      <w:r>
        <w:t xml:space="preserve">. </w:t>
      </w:r>
      <w:r>
        <w:rPr>
          <w:rFonts w:hint="eastAsia"/>
        </w:rPr>
        <w:t>Lastly</w:t>
      </w:r>
      <w:r>
        <w:t>, we should examine how surrounding vegetation (e.g., forest cover) affects the diet composition of generalist predators. While surrounding vegetation reportedly affected arthropod diversity and predator-prey interactions in agro</w:t>
      </w:r>
      <w:r>
        <w:rPr>
          <w:rFonts w:hint="eastAsia"/>
        </w:rPr>
        <w:t>-</w:t>
      </w:r>
      <w:r>
        <w:t xml:space="preserve">ecosystems </w: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 </w:instrText>
      </w:r>
      <w:r>
        <w:fldChar w:fldCharType="begin">
          <w:fldData xml:space="preserve">PEVuZE5vdGU+PENpdGU+PEF1dGhvcj5EaWVobDwvQXV0aG9yPjxZZWFyPjIwMTM8L1llYXI+PFJl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</w:fldData>
        </w:fldChar>
      </w:r>
      <w:r>
        <w:instrText xml:space="preserve"> ADDIN EN.CITE.DATA </w:instrText>
      </w:r>
      <w:r>
        <w:fldChar w:fldCharType="end"/>
      </w:r>
      <w:r>
        <w:fldChar w:fldCharType="separate"/>
      </w:r>
      <w:r>
        <w:rPr>
          <w:vertAlign w:val="superscript"/>
        </w:rPr>
        <w:t>26-30</w:t>
      </w:r>
      <w:r>
        <w:fldChar w:fldCharType="end"/>
      </w:r>
      <w:r>
        <w:t xml:space="preserve">, its </w:t>
      </w:r>
      <w:r>
        <w:rPr>
          <w:rFonts w:hint="eastAsia"/>
        </w:rPr>
        <w:t>effect</w:t>
      </w:r>
      <w:r>
        <w:t xml:space="preserve"> </w:t>
      </w:r>
      <w:r>
        <w:rPr>
          <w:rFonts w:hint="eastAsia"/>
        </w:rPr>
        <w:t xml:space="preserve">on </w:t>
      </w:r>
      <w:r>
        <w:t>predators’ diet composition</w:t>
      </w:r>
      <w:r>
        <w:rPr>
          <w:rFonts w:hint="eastAsia"/>
        </w:rPr>
        <w:t>s</w:t>
      </w:r>
      <w:r>
        <w:t xml:space="preserve"> is unclear. Understanding this will provide insights for </w:t>
      </w:r>
      <w:r>
        <w:lastRenderedPageBreak/>
        <w:t>managing agricultural landscape and promoting biocontrol services</w:t>
      </w:r>
      <w:r>
        <w:rPr>
          <w:rFonts w:hint="eastAsia"/>
        </w:rPr>
        <w:t xml:space="preserve"> </w:t>
      </w:r>
      <w:r>
        <w:t>by generalist predators.</w:t>
      </w:r>
    </w:p>
    <w:p w:rsidR="005B0566" w:rsidRDefault="00DD4E15">
      <w:r>
        <w:rPr>
          <w:rFonts w:hint="eastAsia"/>
        </w:rPr>
        <w:tab/>
      </w:r>
      <w:r>
        <w:t xml:space="preserve"> To address the aforementioned knowledge gaps, this study aims to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over years, and 3) investigate how abiotic and biotic factors affect these predators’ diet composition.  Filling the</w:t>
      </w:r>
      <w:r>
        <w:rPr>
          <w:rFonts w:hint="eastAsia"/>
        </w:rPr>
        <w:t xml:space="preserve">se </w:t>
      </w:r>
      <w:r>
        <w:t>gaps will provide insights for applying generalist predators in biocontrol programs. Specifically, this study sampled arthropod prey and generalist arthropod predators (GAPs) in sub-tropical organic and conventional rice farms over rice growth season (seedling, tillering, flowering, and ripening stages) in Miaoli County, Taiwan from 2017 to 2019. The objectives of this study</w:t>
      </w:r>
      <w:r>
        <w:rPr>
          <w:rFonts w:hint="eastAsia"/>
        </w:rPr>
        <w:t xml:space="preserve"> </w:t>
      </w:r>
      <w:r>
        <w:t xml:space="preserve">were </w:t>
      </w:r>
      <w:r>
        <w:rPr>
          <w:rFonts w:hint="eastAsia"/>
        </w:rPr>
        <w:t>to 1) quantify the diet compositions of GAPs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GAPs’ consistency in </w:t>
      </w:r>
      <w:r>
        <w:rPr>
          <w:rFonts w:hint="eastAsia"/>
        </w:rPr>
        <w:t>pest consumption</w:t>
      </w:r>
      <w:r>
        <w:t xml:space="preserve"> over years</w:t>
      </w:r>
      <w:r>
        <w:rPr>
          <w:rFonts w:hint="eastAsia"/>
        </w:rPr>
        <w:t xml:space="preserve"> (i.e., the proportion of rice pests in </w:t>
      </w:r>
      <w:r>
        <w:t>GAP</w:t>
      </w:r>
      <w:r>
        <w:rPr>
          <w:rFonts w:hint="eastAsia"/>
        </w:rPr>
        <w:t>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w:t>
      </w:r>
      <w:r>
        <w:t>GAP</w:t>
      </w:r>
      <w:r>
        <w:rPr>
          <w:rFonts w:hint="eastAsia"/>
        </w:rPr>
        <w:t xml:space="preserve">s. Stable isotope analysis has been widely applied in ecological studies to </w:t>
      </w:r>
      <w:r>
        <w:t>infer predator-prey trophic interactions and estimate the proportion contribution of different prey sources to predators’ diet</w:t>
      </w:r>
      <w:r>
        <w:rPr>
          <w:rFonts w:hint="eastAsia"/>
        </w:rPr>
        <w:t xml:space="preserve"> </w: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 </w:instrText>
      </w:r>
      <w:r>
        <w:fldChar w:fldCharType="begin">
          <w:fldData xml:space="preserve">PEVuZE5vdGU+PENpdGU+PEF1dGhvcj5Cb2Vja2xlbjwvQXV0aG9yPjxZZWFyPjIwMTE8L1llYXI+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==
</w:fldData>
        </w:fldChar>
      </w:r>
      <w:r>
        <w:instrText xml:space="preserve"> ADDIN EN.CITE.DATA </w:instrText>
      </w:r>
      <w:r>
        <w:fldChar w:fldCharType="end"/>
      </w:r>
      <w:r>
        <w:fldChar w:fldCharType="separate"/>
      </w:r>
      <w:r>
        <w:rPr>
          <w:vertAlign w:val="superscript"/>
        </w:rPr>
        <w:t>31-33</w:t>
      </w:r>
      <w:r>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fldChar w:fldCharType="begin"/>
      </w:r>
      <w:r>
        <w:instrText xml:space="preserve"> ADDIN EN.CITE &lt;EndNote&gt;&lt;Cite&gt;&lt;Author&gt;Newton&lt;/Author&gt;&lt;Year&gt;2016&lt;/Year&gt;&lt;RecNum&gt;42&lt;/RecNum&gt;&lt;DisplayText&gt;&lt;style face="superscript"&gt;34&lt;/style&gt;&lt;/DisplayText&gt;&lt;record&gt;&lt;rec-number&gt;42&lt;/rec-number&gt;&lt;foreign-keys&gt;&lt;key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fldChar w:fldCharType="separate"/>
      </w:r>
      <w:r>
        <w:rPr>
          <w:vertAlign w:val="superscript"/>
        </w:rPr>
        <w:t>34</w:t>
      </w:r>
      <w:r>
        <w:fldChar w:fldCharType="end"/>
      </w:r>
      <w:r>
        <w:rPr>
          <w:rFonts w:hint="eastAsia"/>
        </w:rPr>
        <w:t xml:space="preserve">. </w:t>
      </w:r>
      <w:r>
        <w:t>W</w:t>
      </w:r>
      <w:r>
        <w:rPr>
          <w:rFonts w:hint="eastAsia"/>
        </w:rPr>
        <w:t>e fi</w:t>
      </w:r>
      <w:r>
        <w:t>n</w:t>
      </w:r>
      <w:r>
        <w:rPr>
          <w:rFonts w:hint="eastAsia"/>
        </w:rPr>
        <w:t>d that predators</w:t>
      </w:r>
      <w:r>
        <w:t xml:space="preserve"> (GAPs)</w:t>
      </w:r>
      <w:r>
        <w:rPr>
          <w:rFonts w:hint="eastAsia"/>
        </w:rPr>
        <w:t xml:space="preserve"> consumed a high proportion of rice pests in the</w:t>
      </w:r>
      <w:r>
        <w:t>ir</w:t>
      </w:r>
      <w:r>
        <w:rPr>
          <w:rFonts w:hint="eastAsia"/>
        </w:rPr>
        <w:t xml:space="preserve"> diet</w:t>
      </w:r>
      <w:r>
        <w:t xml:space="preserve"> at late </w:t>
      </w:r>
      <w:r>
        <w:rPr>
          <w:rFonts w:hint="eastAsia"/>
        </w:rPr>
        <w:t>crop stages</w:t>
      </w:r>
      <w:r>
        <w:t xml:space="preserve"> (e.g., from 23-</w:t>
      </w:r>
      <w:r>
        <w:rPr>
          <w:rFonts w:hint="eastAsia"/>
        </w:rPr>
        <w:t>4</w:t>
      </w:r>
      <w:r>
        <w:t xml:space="preserve">7% at </w:t>
      </w:r>
      <w:r>
        <w:rPr>
          <w:rFonts w:hint="eastAsia"/>
        </w:rPr>
        <w:t xml:space="preserve">the </w:t>
      </w:r>
      <w:r>
        <w:t>tillering</w:t>
      </w:r>
      <w:r>
        <w:rPr>
          <w:rFonts w:hint="eastAsia"/>
        </w:rPr>
        <w:t xml:space="preserve"> stage</w:t>
      </w:r>
      <w:r>
        <w:t xml:space="preserve"> to 79-</w:t>
      </w:r>
      <w:r>
        <w:rPr>
          <w:rFonts w:hint="eastAsia"/>
        </w:rPr>
        <w:t>9</w:t>
      </w:r>
      <w:r>
        <w:t xml:space="preserve">5% at </w:t>
      </w:r>
      <w:r>
        <w:rPr>
          <w:rFonts w:hint="eastAsia"/>
        </w:rPr>
        <w:t xml:space="preserve">the </w:t>
      </w:r>
      <w:r>
        <w:t>ripening</w:t>
      </w:r>
      <w:r>
        <w:rPr>
          <w:rFonts w:hint="eastAsia"/>
        </w:rPr>
        <w:t xml:space="preserve"> stage</w:t>
      </w:r>
      <w:r>
        <w:t xml:space="preserve"> in </w:t>
      </w:r>
      <w:r>
        <w:lastRenderedPageBreak/>
        <w:t>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xml:space="preserve">, suggesting that i) generalist predators’ top-down control of pest </w:t>
      </w:r>
      <w:r w:rsidR="00A60A73">
        <w:t>is</w:t>
      </w:r>
      <w:r>
        <w:t xml:space="preserv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w:t>
      </w:r>
      <w:r w:rsidR="003F1281">
        <w:t xml:space="preserve">over years </w:t>
      </w:r>
      <w:r>
        <w:t>regardless of organic and conventional rice farms). To promote sustainable agriculture, we encourage studies to investigate if generalist predators may commonly function as “specialist</w:t>
      </w:r>
      <w:r>
        <w:rPr>
          <w:rFonts w:hint="eastAsia"/>
        </w:rPr>
        <w:t xml:space="preserve"> p</w:t>
      </w:r>
      <w:r>
        <w:t>redators” of crop pests in various agro-ecosystems.</w:t>
      </w:r>
    </w:p>
    <w:p w:rsidR="005B0566" w:rsidRDefault="00DD4E15">
      <w:pPr>
        <w:jc w:val="left"/>
      </w:pPr>
      <w:r>
        <w:t xml:space="preserve">   </w:t>
      </w:r>
    </w:p>
    <w:p w:rsidR="005B0566" w:rsidRDefault="00DD4E15">
      <w:pPr>
        <w:rPr>
          <w:b/>
        </w:rPr>
      </w:pPr>
      <w:r>
        <w:rPr>
          <w:rFonts w:hint="eastAsia"/>
          <w:b/>
        </w:rPr>
        <w:t>Materials and Methods</w:t>
      </w:r>
    </w:p>
    <w:p w:rsidR="005B0566" w:rsidRDefault="00DD4E15">
      <w:pPr>
        <w:jc w:val="center"/>
        <w:rPr>
          <w:i/>
        </w:rPr>
      </w:pPr>
      <w:r>
        <w:rPr>
          <w:rFonts w:hint="eastAsia"/>
          <w:i/>
        </w:rPr>
        <w:t>Study system and sample collection</w:t>
      </w:r>
    </w:p>
    <w:p w:rsidR="005B0566" w:rsidRDefault="00DD4E15">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averaged at 0.2 hectares, were irrigated with surface water.</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lastRenderedPageBreak/>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 Hsu et al</w:t>
      </w:r>
      <w:r>
        <w:rPr>
          <w:rFonts w:hint="eastAsia"/>
        </w:rPr>
        <w:t>.</w:t>
      </w:r>
      <w:r>
        <w:t xml:space="preserve"> </w:t>
      </w:r>
      <w:r>
        <w:fldChar w:fldCharType="begin"/>
      </w:r>
      <w: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p>
    <w:p w:rsidR="005B0566" w:rsidRDefault="00DD4E15">
      <w:pPr>
        <w:pStyle w:val="af3"/>
        <w:ind w:left="0"/>
        <w:jc w:val="left"/>
      </w:pPr>
      <w:r>
        <w:rPr>
          <w:rFonts w:hint="eastAsia"/>
        </w:rPr>
        <w:tab/>
        <w:t xml:space="preserve"> </w:t>
      </w:r>
    </w:p>
    <w:p w:rsidR="005B0566" w:rsidRDefault="00DD4E15">
      <w:pPr>
        <w:pStyle w:val="af3"/>
        <w:ind w:left="0"/>
        <w:jc w:val="center"/>
        <w:rPr>
          <w:i/>
        </w:rPr>
      </w:pPr>
      <w:r>
        <w:rPr>
          <w:rFonts w:hint="eastAsia"/>
          <w:i/>
        </w:rPr>
        <w:t>Stable isotope analysis of arthropod samples</w:t>
      </w:r>
    </w:p>
    <w:p w:rsidR="005B0566" w:rsidRDefault="00DD4E15">
      <w:r>
        <w:rPr>
          <w:rFonts w:hint="eastAsia"/>
        </w:rPr>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necessary,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rsidR="005B0566" w:rsidRDefault="005B0566">
      <w:pPr>
        <w:pStyle w:val="af3"/>
        <w:ind w:left="0"/>
        <w:jc w:val="left"/>
        <w:rPr>
          <w:color w:val="FF0000"/>
        </w:rPr>
      </w:pPr>
    </w:p>
    <w:p w:rsidR="005B0566" w:rsidRDefault="00DD4E15">
      <w:pPr>
        <w:jc w:val="center"/>
        <w:rPr>
          <w:i/>
        </w:rPr>
      </w:pPr>
      <w:r>
        <w:rPr>
          <w:rFonts w:hint="eastAsia"/>
          <w:i/>
        </w:rPr>
        <w:t>Arthropod trophic guild assignment</w:t>
      </w:r>
    </w:p>
    <w:p w:rsidR="005B0566" w:rsidRDefault="00DD4E15">
      <w:r>
        <w:rPr>
          <w:rFonts w:hint="eastAsia"/>
        </w:rPr>
        <w:lastRenderedPageBreak/>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fldChar w:fldCharType="begin"/>
      </w:r>
      <w:r>
        <w:instrText xml:space="preserve"> ADDIN EN.CITE &lt;EndNote&gt;&lt;Cite&gt;&lt;Author&gt;Blondel&lt;/Author&gt;&lt;Year&gt;2003&lt;/Year&gt;&lt;RecNum&gt;69&lt;/RecNum&gt;&lt;DisplayText&gt;&lt;style face="superscript"&gt;35&lt;/style&gt;&lt;/DisplayText&gt;&lt;record&gt;&lt;rec-number&gt;69&lt;/rec-number&gt;&lt;foreign-keys&gt;&lt;key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fldChar w:fldCharType="separate"/>
      </w:r>
      <w:r>
        <w:rPr>
          <w:vertAlign w:val="superscript"/>
        </w:rPr>
        <w:t>35</w:t>
      </w:r>
      <w:r>
        <w:fldChar w:fldCharType="end"/>
      </w:r>
      <w:r>
        <w:t xml:space="preserve">. In this study, we </w:t>
      </w:r>
      <w:r>
        <w:rPr>
          <w:rFonts w:hint="eastAsia"/>
        </w:rPr>
        <w:t xml:space="preserve">classified arthropod samples into four trophic guilds based on their dietary information and isotope signatures </w:t>
      </w:r>
      <w:r>
        <w:fldChar w:fldCharType="begin"/>
      </w:r>
      <w:r>
        <w:instrText xml:space="preserve"> ADDIN EN.CITE &lt;EndNote&gt;&lt;Cite ExcludeAuth="1" ExcludeYear="1"&gt;&lt;Author&gt;Hsu&lt;/Author&gt;&lt;Year&gt;2021&lt;/Year&gt;&lt;RecNum&gt;67&lt;/RecNum&gt;&lt;DisplayText&gt;&lt;style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fldChar w:fldCharType="separate"/>
      </w:r>
      <w:r>
        <w:rPr>
          <w:vertAlign w:val="superscript"/>
        </w:rPr>
        <w:t>10</w:t>
      </w:r>
      <w:r>
        <w:fldChar w:fldCharType="end"/>
      </w:r>
      <w:r>
        <w:t>:</w:t>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GAPs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consisted of herbivorous species with</w:t>
      </w:r>
      <w:r>
        <w:rPr>
          <w:rFonts w:hint="eastAsia"/>
        </w:rPr>
        <w:t xml:space="preserve">out </w:t>
      </w:r>
      <w:r>
        <w:t>direct trophic association with rice plants</w:t>
      </w:r>
      <w:r>
        <w:rPr>
          <w:rFonts w:hint="eastAsia"/>
        </w:rPr>
        <w:t xml:space="preserve">, including </w:t>
      </w:r>
      <w:r>
        <w:t xml:space="preserve">some </w:t>
      </w:r>
      <w:r>
        <w:rPr>
          <w:rFonts w:hint="eastAsia"/>
        </w:rPr>
        <w:t>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w:t>
      </w:r>
      <w:r>
        <w:t>T</w:t>
      </w:r>
      <w:r>
        <w:rPr>
          <w:rFonts w:hint="eastAsia"/>
        </w:rPr>
        <w:t>he</w:t>
      </w:r>
      <w:r>
        <w:rPr>
          <w:bCs/>
        </w:rPr>
        <w:t xml:space="preserve"> arthropod families/genera</w:t>
      </w:r>
      <w:r>
        <w:rPr>
          <w:rFonts w:hint="eastAsia"/>
          <w:bCs/>
        </w:rPr>
        <w:t xml:space="preserve"> in each trophic guild</w:t>
      </w:r>
      <w:r>
        <w:rPr>
          <w:bCs/>
        </w:rPr>
        <w:t xml:space="preserve"> </w:t>
      </w:r>
      <w:r w:rsidR="00FD1601">
        <w:t>are</w:t>
      </w:r>
      <w:r>
        <w:t xml:space="preserve"> detailed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less abundant trophic guilds (e.g., parasitoids)</w:t>
      </w:r>
      <w:r>
        <w:rPr>
          <w:rFonts w:hint="eastAsia"/>
        </w:rPr>
        <w:t xml:space="preserve"> in subsequent analyses</w:t>
      </w:r>
      <w:r>
        <w:t>.</w:t>
      </w:r>
      <w:r>
        <w:rPr>
          <w:rFonts w:hint="eastAsia"/>
        </w:rPr>
        <w:t xml:space="preserve"> </w:t>
      </w:r>
    </w:p>
    <w:p w:rsidR="005B0566" w:rsidRDefault="005B0566">
      <w:pPr>
        <w:rPr>
          <w:i/>
          <w:color w:val="FF0000"/>
        </w:rPr>
      </w:pPr>
    </w:p>
    <w:p w:rsidR="005B0566" w:rsidRDefault="00DD4E15">
      <w:pPr>
        <w:pStyle w:val="af3"/>
        <w:ind w:left="0"/>
        <w:jc w:val="center"/>
        <w:rPr>
          <w:i/>
        </w:rPr>
      </w:pPr>
      <w:r>
        <w:rPr>
          <w:rFonts w:hint="eastAsia"/>
          <w:i/>
        </w:rPr>
        <w:t>Data analyses</w:t>
      </w:r>
    </w:p>
    <w:p w:rsidR="005B0566" w:rsidRDefault="00DD4E15">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fldChar w:fldCharType="begin"/>
      </w:r>
      <w:r>
        <w:instrText xml:space="preserve"> ADDIN EN.CITE &lt;EndNote&gt;&lt;Cite&gt;&lt;Author&gt;Stock&lt;/Author&gt;&lt;Year&gt;2017&lt;/Year&gt;&lt;RecNum&gt;49&lt;/RecNum&gt;&lt;DisplayText&gt;&lt;style face="superscript"&gt;36&lt;/style&gt;&lt;/DisplayText&gt;&lt;record&gt;&lt;rec-number&gt;49&lt;/rec-number&gt;&lt;foreign-keys&gt;&lt;key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fldChar w:fldCharType="separate"/>
      </w:r>
      <w:r>
        <w:rPr>
          <w:vertAlign w:val="superscript"/>
        </w:rPr>
        <w:t>36</w:t>
      </w:r>
      <w:r>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to examine their </w:t>
      </w:r>
      <w:r>
        <w:lastRenderedPageBreak/>
        <w:t>effects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fldChar w:fldCharType="begin"/>
      </w:r>
      <w:r>
        <w:instrText xml:space="preserve"> ADDIN EN.CITE &lt;EndNote&gt;&lt;Cite&gt;&lt;Author&gt;Sun&lt;/Author&gt;&lt;Year&gt;2015&lt;/Year&gt;&lt;RecNum&gt;70&lt;/RecNum&gt;&lt;DisplayText&gt;&lt;style face="superscript"&gt;37,38&lt;/style&gt;&lt;/DisplayText&gt;&lt;record&gt;&lt;rec-number&gt;70&lt;/rec-number&gt;&lt;foreign-keys&gt;&lt;key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fldChar w:fldCharType="separate"/>
      </w:r>
      <w:r>
        <w:rPr>
          <w:vertAlign w:val="superscript"/>
        </w:rPr>
        <w:t>37,38</w:t>
      </w:r>
      <w:r>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fldChar w:fldCharType="begin"/>
      </w:r>
      <w:r>
        <w:instrText xml:space="preserve"> ADDIN EN.CITE &lt;EndNote&gt;&lt;Cite&gt;&lt;Author&gt;Stock&lt;/Author&gt;&lt;Year&gt;2016&lt;/Year&gt;&lt;RecNum&gt;47&lt;/RecNum&gt;&lt;DisplayText&gt;&lt;style face="superscript"&gt;39,40&lt;/style&gt;&lt;/DisplayText&gt;&lt;record&gt;&lt;rec-number&gt;47&lt;/rec-number&gt;&lt;foreign-keys&gt;&lt;key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fldChar w:fldCharType="separate"/>
      </w:r>
      <w:r>
        <w:rPr>
          <w:vertAlign w:val="superscript"/>
        </w:rPr>
        <w:t>39,40</w:t>
      </w:r>
      <w:r>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from the diet-dependent discrimination equation proposed by</w:t>
      </w:r>
      <w:r>
        <w:rPr>
          <w:rFonts w:hint="eastAsia"/>
        </w:rPr>
        <w:t xml:space="preserve"> </w:t>
      </w:r>
      <w:r>
        <w:fldChar w:fldCharType="begin"/>
      </w:r>
      <w:r>
        <w:instrText xml:space="preserve"> ADDIN EN.CITE &lt;EndNote&gt;&lt;Cite AuthorYear="1"&gt;&lt;Author&gt;Caut&lt;/Author&gt;&lt;Year&gt;2009&lt;/Year&gt;&lt;RecNum&gt;46&lt;/RecNum&gt;&lt;DisplayText&gt;Caut, et al. &lt;style face="superscript"&gt;41&lt;/style&gt;&lt;/DisplayText&gt;&lt;record&gt;&lt;rec-number&gt;46&lt;/rec-number&gt;&lt;foreign-keys&gt;&lt;key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fldChar w:fldCharType="separate"/>
      </w:r>
      <w:r>
        <w:t xml:space="preserve">Caut, et al. </w:t>
      </w:r>
      <w:r>
        <w:rPr>
          <w:vertAlign w:val="superscript"/>
        </w:rPr>
        <w:t>41</w:t>
      </w:r>
      <w:r>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rsidR="005B0566" w:rsidRDefault="00DD4E15">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w:t>
      </w:r>
      <w:r>
        <w:t>GAP</w:t>
      </w:r>
      <w:r>
        <w:rPr>
          <w:rFonts w:hint="eastAsia"/>
        </w:rPr>
        <w:t xml:space="preserve">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fldChar w:fldCharType="begin"/>
      </w:r>
      <w:r>
        <w:instrText xml:space="preserve"> ADDIN EN.CITE &lt;EndNote&gt;&lt;Cite&gt;&lt;Author&gt;Zeileis&lt;/Author&gt;&lt;Year&gt;2016&lt;/Year&gt;&lt;RecNum&gt;50&lt;/RecNum&gt;&lt;DisplayText&gt;&lt;style face="superscript"&gt;42&lt;/style&gt;&lt;/DisplayText&gt;&lt;record&gt;&lt;rec-number&gt;50&lt;/rec-number&gt;&lt;foreign-keys&gt;&lt;key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fldChar w:fldCharType="separate"/>
      </w:r>
      <w:r>
        <w:rPr>
          <w:vertAlign w:val="superscript"/>
        </w:rPr>
        <w:t>42</w:t>
      </w:r>
      <w:r>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w:t>
      </w:r>
      <w:r>
        <w:t>ir</w:t>
      </w:r>
      <w:r>
        <w:rPr>
          <w:rFonts w:hint="eastAsia"/>
        </w:rPr>
        <w:t xml:space="preserve"> significance w</w:t>
      </w:r>
      <w:r>
        <w:t>as</w:t>
      </w:r>
      <w:r>
        <w:rPr>
          <w:rFonts w:hint="eastAsia"/>
        </w:rPr>
        <w:t xml:space="preserve">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 xml:space="preserve">using the “cld” function in </w:t>
      </w:r>
      <w:r>
        <w:lastRenderedPageBreak/>
        <w:t>the</w:t>
      </w:r>
      <w:r>
        <w:rPr>
          <w:rFonts w:hint="eastAsia"/>
        </w:rPr>
        <w:t xml:space="preserve"> R</w:t>
      </w:r>
      <w:r>
        <w:t xml:space="preserve"> emmeans package </w:t>
      </w:r>
      <w:r>
        <w:fldChar w:fldCharType="begin"/>
      </w:r>
      <w:r>
        <w:instrText xml:space="preserve"> ADDIN EN.CITE &lt;EndNote&gt;&lt;Cite&gt;&lt;Author&gt;Lenth&lt;/Author&gt;&lt;Year&gt;2018&lt;/Year&gt;&lt;RecNum&gt;52&lt;/RecNum&gt;&lt;DisplayText&gt;&lt;style face="superscript"&gt;44&lt;/style&gt;&lt;/DisplayText&gt;&lt;record&gt;&lt;rec-number&gt;52&lt;/rec-number&gt;&lt;foreign-keys&gt;&lt;key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fldChar w:fldCharType="separate"/>
      </w:r>
      <w:r>
        <w:rPr>
          <w:vertAlign w:val="superscript"/>
        </w:rPr>
        <w:t>44</w:t>
      </w:r>
      <w:r>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study system</w:t>
      </w:r>
      <w:r>
        <w:rPr>
          <w:rFonts w:hint="eastAsia"/>
        </w:rPr>
        <w:t xml:space="preserve"> and exhibit</w:t>
      </w:r>
      <w:r>
        <w:t>ed</w:t>
      </w:r>
      <w:r>
        <w:rPr>
          <w:rFonts w:hint="eastAsia"/>
        </w:rPr>
        <w:t xml:space="preserve"> distinct foraging behavior (e.g., </w:t>
      </w:r>
      <w:r>
        <w:t xml:space="preserve">sit-and-wait </w:t>
      </w:r>
      <w:r>
        <w:rPr>
          <w:rFonts w:hint="eastAsia"/>
        </w:rPr>
        <w:t xml:space="preserve">vs. </w:t>
      </w:r>
      <w:r>
        <w:t>active</w:t>
      </w:r>
      <w:r>
        <w:rPr>
          <w:rFonts w:hint="eastAsia"/>
        </w:rPr>
        <w:t xml:space="preserve"> hunting),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fldChar w:fldCharType="begin"/>
      </w:r>
      <w:r>
        <w:instrText xml:space="preserve"> ADDIN EN.CITE &lt;EndNote&gt;&lt;Cite&gt;&lt;Author&gt;R Core Team&lt;/Author&gt;&lt;Year&gt;2021&lt;/Year&gt;&lt;RecNum&gt;53&lt;/RecNum&gt;&lt;DisplayText&gt;&lt;style face="superscript"&gt;45&lt;/style&gt;&lt;/DisplayText&gt;&lt;record&gt;&lt;rec-number&gt;53&lt;/rec-number&gt;&lt;foreign-keys&gt;&lt;key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fldChar w:fldCharType="separate"/>
      </w:r>
      <w:r>
        <w:rPr>
          <w:vertAlign w:val="superscript"/>
        </w:rPr>
        <w:t>45</w:t>
      </w:r>
      <w:r>
        <w:fldChar w:fldCharType="end"/>
      </w:r>
      <w:r>
        <w:rPr>
          <w:rFonts w:hint="eastAsia"/>
        </w:rPr>
        <w:t>.</w:t>
      </w:r>
    </w:p>
    <w:p w:rsidR="005B0566" w:rsidRDefault="005B0566">
      <w:pPr>
        <w:rPr>
          <w:b/>
        </w:rPr>
      </w:pPr>
    </w:p>
    <w:p w:rsidR="005B0566" w:rsidRDefault="00DD4E15">
      <w:pPr>
        <w:rPr>
          <w:b/>
        </w:rPr>
      </w:pPr>
      <w:r>
        <w:rPr>
          <w:rFonts w:hint="eastAsia"/>
          <w:b/>
        </w:rPr>
        <w:t>Results</w:t>
      </w:r>
    </w:p>
    <w:p w:rsidR="005B0566" w:rsidRDefault="00DD4E15">
      <w:pPr>
        <w:jc w:val="center"/>
        <w:rPr>
          <w:i/>
        </w:rPr>
      </w:pPr>
      <w:r>
        <w:rPr>
          <w:rFonts w:hint="eastAsia"/>
          <w:i/>
        </w:rPr>
        <w:t>Diet compositions of predators in rice farms</w:t>
      </w:r>
    </w:p>
    <w:p w:rsidR="005B0566" w:rsidRDefault="00DD4E15">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23-47</w:t>
      </w:r>
      <w:r>
        <w:rPr>
          <w:rFonts w:hint="eastAsia"/>
        </w:rPr>
        <w:t xml:space="preserve">% at the tillering stage to </w:t>
      </w:r>
      <w:r>
        <w:t>79-</w:t>
      </w:r>
      <w:r>
        <w:rPr>
          <w:rFonts w:hint="eastAsia"/>
        </w:rPr>
        <w:t>9</w:t>
      </w:r>
      <w:r>
        <w:t>5</w:t>
      </w:r>
      <w:r>
        <w:rPr>
          <w:rFonts w:hint="eastAsia"/>
        </w:rPr>
        <w:t>% at the ripening stage; the proportion of detritivores in predators</w:t>
      </w:r>
      <w:r>
        <w:t>’</w:t>
      </w:r>
      <w:r>
        <w:rPr>
          <w:rFonts w:hint="eastAsia"/>
        </w:rPr>
        <w:t xml:space="preserve"> diet decreased from 38</w:t>
      </w:r>
      <w:r>
        <w:t>-</w:t>
      </w:r>
      <w:r>
        <w:rPr>
          <w:rFonts w:hint="eastAsia"/>
        </w:rPr>
        <w:t>59</w:t>
      </w:r>
      <w:r>
        <w:t>%</w:t>
      </w:r>
      <w:r>
        <w:rPr>
          <w:rFonts w:hint="eastAsia"/>
        </w:rPr>
        <w:t xml:space="preserve"> at the tillering stage to </w:t>
      </w:r>
      <w:r>
        <w:t>1-2%</w:t>
      </w:r>
      <w:r>
        <w:rPr>
          <w:rFonts w:hint="eastAsia"/>
        </w:rPr>
        <w:t xml:space="preserve"> at the ripening stage; the proportion of tourist herbivores in </w:t>
      </w:r>
      <w:r>
        <w:t>predators’</w:t>
      </w:r>
      <w:r>
        <w:rPr>
          <w:rFonts w:hint="eastAsia"/>
        </w:rPr>
        <w:t xml:space="preserve"> diet also decreased from </w:t>
      </w:r>
      <w:r>
        <w:t>1</w:t>
      </w:r>
      <w:r>
        <w:rPr>
          <w:rFonts w:hint="eastAsia"/>
        </w:rPr>
        <w:t>5</w:t>
      </w:r>
      <w:r>
        <w:t>-2</w:t>
      </w:r>
      <w:r>
        <w:rPr>
          <w:rFonts w:hint="eastAsia"/>
        </w:rPr>
        <w:t>2</w:t>
      </w:r>
      <w:r>
        <w:t>%</w:t>
      </w:r>
      <w:r>
        <w:rPr>
          <w:rFonts w:hint="eastAsia"/>
        </w:rPr>
        <w:t xml:space="preserve"> at the tillering stage to 4</w:t>
      </w:r>
      <w:r>
        <w:t>-</w:t>
      </w:r>
      <w:r>
        <w:rPr>
          <w:rFonts w:hint="eastAsia"/>
        </w:rPr>
        <w:t>19</w:t>
      </w:r>
      <w:r>
        <w:t>%</w:t>
      </w:r>
      <w:r>
        <w:rPr>
          <w:rFonts w:hint="eastAsia"/>
        </w:rPr>
        <w:t xml:space="preserve"> at the ripening stage (Fig. 1a</w:t>
      </w:r>
      <w:r>
        <w:t xml:space="preserve">; </w:t>
      </w:r>
      <w:r>
        <w:rPr>
          <w:rFonts w:hint="eastAsia"/>
        </w:rPr>
        <w:t xml:space="preserve">Appendix S1: </w:t>
      </w:r>
      <w:r>
        <w:t>Table S2</w:t>
      </w:r>
      <w:r>
        <w:rPr>
          <w:rFonts w:hint="eastAsia"/>
        </w:rPr>
        <w:t>).</w:t>
      </w:r>
    </w:p>
    <w:p w:rsidR="005B0566" w:rsidRDefault="00DD4E15">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Across organic and conventional farms, s</w:t>
      </w:r>
      <w:r>
        <w:rPr>
          <w:rFonts w:hint="eastAsia"/>
        </w:rPr>
        <w:t>piders consumed</w:t>
      </w:r>
      <w:r>
        <w:t xml:space="preserve"> </w:t>
      </w:r>
      <w:r>
        <w:rPr>
          <w:rFonts w:hint="eastAsia"/>
        </w:rPr>
        <w:t>a higher proportion of detritivores (33</w:t>
      </w:r>
      <w:r>
        <w:t>-</w:t>
      </w:r>
      <w:r>
        <w:rPr>
          <w:rFonts w:hint="eastAsia"/>
        </w:rPr>
        <w:t>55%)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w:t>
      </w:r>
      <w:r>
        <w:rPr>
          <w:rFonts w:hint="eastAsia"/>
        </w:rPr>
        <w:lastRenderedPageBreak/>
        <w:t>consumption on rice herbivores</w:t>
      </w:r>
      <w:r>
        <w:t xml:space="preserve"> to </w:t>
      </w:r>
      <w:r>
        <w:rPr>
          <w:rFonts w:hint="eastAsia"/>
        </w:rPr>
        <w:t>78</w:t>
      </w:r>
      <w:r>
        <w:t>-</w:t>
      </w:r>
      <w:r>
        <w:rPr>
          <w:rFonts w:hint="eastAsia"/>
        </w:rPr>
        <w:t>94%</w:t>
      </w:r>
      <w:r>
        <w:t xml:space="preserve"> in late </w:t>
      </w:r>
      <w:r>
        <w:rPr>
          <w:rFonts w:hint="eastAsia"/>
        </w:rPr>
        <w:t>crop season</w:t>
      </w:r>
      <w:r>
        <w:t xml:space="preserve"> (</w:t>
      </w:r>
      <w:r>
        <w:rPr>
          <w:rFonts w:hint="eastAsia"/>
        </w:rPr>
        <w:t>ripening stage</w:t>
      </w:r>
      <w:r>
        <w:t>)</w:t>
      </w:r>
      <w:r>
        <w:rPr>
          <w:rFonts w:hint="eastAsia"/>
        </w:rPr>
        <w:t xml:space="preserve"> (Fig. 1b; Appendix S1: </w:t>
      </w:r>
      <w:r>
        <w:t>Table S2</w:t>
      </w:r>
      <w:r>
        <w:rPr>
          <w:rFonts w:hint="eastAsia"/>
        </w:rPr>
        <w:t>).</w:t>
      </w:r>
      <w:r>
        <w:rPr>
          <w:rFonts w:hint="eastAsia"/>
          <w:color w:val="FF0000"/>
        </w:rPr>
        <w:t xml:space="preserve"> </w:t>
      </w:r>
      <w:r>
        <w:rPr>
          <w:rFonts w:ascii="Helvetica" w:hAnsi="Helvetica" w:cs="Helvetica" w:hint="eastAsia"/>
          <w:color w:val="141823"/>
          <w:szCs w:val="28"/>
          <w:shd w:val="clear" w:color="auto" w:fill="FFFFFF"/>
        </w:rPr>
        <w:t>In contrast</w:t>
      </w:r>
      <w:r>
        <w:rPr>
          <w:rFonts w:ascii="Helvetica" w:hAnsi="Helvetica" w:cs="Helvetica"/>
          <w:szCs w:val="28"/>
          <w:shd w:val="clear" w:color="auto" w:fill="FFFFFF"/>
        </w:rPr>
        <w:t>,</w:t>
      </w:r>
      <w:r>
        <w:rPr>
          <w:rFonts w:ascii="Helvetica" w:hAnsi="Helvetica" w:cs="Helvetica" w:hint="eastAsia"/>
          <w:szCs w:val="28"/>
          <w:shd w:val="clear" w:color="auto" w:fill="FFFFFF"/>
        </w:rPr>
        <w:t xml:space="preserve"> l</w:t>
      </w:r>
      <w:r>
        <w:rPr>
          <w:rFonts w:hint="eastAsia"/>
        </w:rPr>
        <w:t xml:space="preserve">adybeetles </w:t>
      </w:r>
      <w:r>
        <w:t xml:space="preserve">in both organic and conventional farms </w:t>
      </w:r>
      <w:r>
        <w:rPr>
          <w:rFonts w:hint="eastAsia"/>
        </w:rPr>
        <w:t>consumed a low proportion</w:t>
      </w:r>
      <w:r>
        <w:t xml:space="preserve"> </w:t>
      </w:r>
      <w:r>
        <w:rPr>
          <w:rFonts w:hint="eastAsia"/>
        </w:rPr>
        <w:t xml:space="preserve">of detritivores </w:t>
      </w:r>
      <w:r>
        <w:t>(</w:t>
      </w:r>
      <w:r>
        <w:rPr>
          <w:rFonts w:cs="Arial"/>
        </w:rPr>
        <w:t>≤</w:t>
      </w:r>
      <w:r>
        <w:t xml:space="preserve"> 1</w:t>
      </w:r>
      <w:r>
        <w:rPr>
          <w:rFonts w:hint="eastAsia"/>
        </w:rPr>
        <w:t>7</w:t>
      </w:r>
      <w:r>
        <w:t>%)</w:t>
      </w:r>
      <w:r>
        <w:rPr>
          <w:rFonts w:hint="eastAsia"/>
        </w:rPr>
        <w:t xml:space="preserve"> and a </w:t>
      </w:r>
      <w:r>
        <w:t xml:space="preserve">steadily </w:t>
      </w:r>
      <w:r>
        <w:rPr>
          <w:rFonts w:hint="eastAsia"/>
        </w:rPr>
        <w:t>high proportion of rice herbivores (</w:t>
      </w:r>
      <w:r>
        <w:rPr>
          <w:rFonts w:cs="Arial"/>
        </w:rPr>
        <w:t>≥</w:t>
      </w:r>
      <w:r>
        <w:rPr>
          <w:rFonts w:hint="eastAsia"/>
        </w:rPr>
        <w:t xml:space="preserve"> 74%) in the</w:t>
      </w:r>
      <w:r>
        <w:t>ir</w:t>
      </w:r>
      <w:r>
        <w:rPr>
          <w:rFonts w:hint="eastAsia"/>
        </w:rPr>
        <w:t xml:space="preserve"> diet throughout the crop season (Fig. 1c; Appendix S1: </w:t>
      </w:r>
      <w:r>
        <w:t>Table S2</w:t>
      </w:r>
      <w:r>
        <w:rPr>
          <w:rFonts w:hint="eastAsia"/>
        </w:rPr>
        <w:t xml:space="preserve">). </w:t>
      </w:r>
      <w:r>
        <w:t>F</w:t>
      </w:r>
      <w:r>
        <w:rPr>
          <w:rFonts w:hint="eastAsia"/>
        </w:rPr>
        <w:t>or both predator groups</w:t>
      </w:r>
      <w:r>
        <w:t>,</w:t>
      </w:r>
      <w:r>
        <w:rPr>
          <w:rFonts w:hint="eastAsia"/>
        </w:rPr>
        <w:t xml:space="preserve"> </w:t>
      </w:r>
      <w:r>
        <w:t>t</w:t>
      </w:r>
      <w:r>
        <w:rPr>
          <w:rFonts w:hint="eastAsia"/>
        </w:rPr>
        <w:t xml:space="preserve">ourist herbivores </w:t>
      </w:r>
      <w:r>
        <w:t xml:space="preserve">generally </w:t>
      </w:r>
      <w:r>
        <w:rPr>
          <w:rFonts w:hint="eastAsia"/>
        </w:rPr>
        <w:t xml:space="preserve">did not constitute an important prey source and contributed less than 33% to </w:t>
      </w:r>
      <w:r>
        <w:t>the predators’</w:t>
      </w:r>
      <w:r>
        <w:rPr>
          <w:rFonts w:hint="eastAsia"/>
        </w:rPr>
        <w:t xml:space="preserve"> diet</w:t>
      </w:r>
      <w:r>
        <w:t xml:space="preserve"> (Fig. 1b</w:t>
      </w:r>
      <w:r>
        <w:rPr>
          <w:rFonts w:hint="eastAsia"/>
        </w:rPr>
        <w:t xml:space="preserve">, c; Appendix S1: </w:t>
      </w:r>
      <w:r>
        <w:t>Table S2)</w:t>
      </w:r>
      <w:r>
        <w:rPr>
          <w:rFonts w:hint="eastAsia"/>
        </w:rPr>
        <w:t>.</w:t>
      </w:r>
    </w:p>
    <w:p w:rsidR="005B0566" w:rsidRDefault="005B0566">
      <w:pPr>
        <w:rPr>
          <w:color w:val="FF0000"/>
        </w:rPr>
      </w:pPr>
    </w:p>
    <w:p w:rsidR="005B0566" w:rsidRDefault="00DD4E15">
      <w:pPr>
        <w:jc w:val="center"/>
        <w:rPr>
          <w:i/>
        </w:rPr>
      </w:pPr>
      <w:r>
        <w:rPr>
          <w:rFonts w:hint="eastAsia"/>
          <w:i/>
        </w:rPr>
        <w:t>Patterns of rice herbivore consumption by predators</w:t>
      </w:r>
    </w:p>
    <w:p w:rsidR="005B0566" w:rsidRDefault="00DD4E15">
      <w:r>
        <w:rPr>
          <w:rFonts w:hint="eastAsia"/>
        </w:rPr>
        <w:tab/>
      </w:r>
      <w:r>
        <w:t>We further analyzed rice herbivore consumption</w:t>
      </w:r>
      <w:r>
        <w:rPr>
          <w:rFonts w:hint="eastAsia"/>
        </w:rPr>
        <w:t xml:space="preserve"> by </w:t>
      </w:r>
      <w:r>
        <w:t>GAPs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GAPs’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rsidR="005B0566" w:rsidRDefault="00DD4E15">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w:t>
      </w:r>
      <w:r>
        <w:rPr>
          <w:rFonts w:hint="eastAsia"/>
        </w:rPr>
        <w:t>0</w:t>
      </w:r>
      <w:r>
        <w:t>-4</w:t>
      </w:r>
      <w:r>
        <w:rPr>
          <w:rFonts w:hint="eastAsia"/>
        </w:rPr>
        <w:t>8</w:t>
      </w:r>
      <w:r>
        <w:t xml:space="preserve">% (tillering) to </w:t>
      </w:r>
      <w:r>
        <w:rPr>
          <w:rFonts w:hint="eastAsia"/>
        </w:rPr>
        <w:t>78</w:t>
      </w:r>
      <w:r>
        <w:t>-</w:t>
      </w:r>
      <w:r>
        <w:rPr>
          <w:rFonts w:hint="eastAsia"/>
        </w:rPr>
        <w:t>94%</w:t>
      </w:r>
      <w:r>
        <w:t xml:space="preserve"> (ripening)</w:t>
      </w:r>
      <w:r>
        <w:rPr>
          <w:rFonts w:hint="eastAsia"/>
        </w:rPr>
        <w:t xml:space="preserve"> (Fig. 2b; Appendix S1: </w:t>
      </w:r>
      <w:r>
        <w:t>Table S2</w:t>
      </w:r>
      <w:r>
        <w:rPr>
          <w:rFonts w:hint="eastAsia"/>
        </w:rPr>
        <w:t>),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w:t>
      </w:r>
      <w:r>
        <w:rPr>
          <w:rFonts w:hint="eastAsia"/>
        </w:rPr>
        <w:lastRenderedPageBreak/>
        <w:t>diet remained relatively stable throughout the season</w:t>
      </w:r>
      <w:r>
        <w:t xml:space="preserve">, ranging from </w:t>
      </w:r>
      <w:r>
        <w:rPr>
          <w:rFonts w:hint="eastAsia"/>
        </w:rPr>
        <w:t>74</w:t>
      </w:r>
      <w:r>
        <w:t>-8</w:t>
      </w:r>
      <w:r>
        <w:rPr>
          <w:rFonts w:hint="eastAsia"/>
        </w:rPr>
        <w:t>5</w:t>
      </w:r>
      <w:r>
        <w:t>% (tilling) to 93</w:t>
      </w:r>
      <w:r>
        <w:rPr>
          <w:rFonts w:hint="eastAsia"/>
        </w:rPr>
        <w:t>-95</w:t>
      </w:r>
      <w:r>
        <w:t>% (ripening)</w:t>
      </w:r>
      <w:r>
        <w:rPr>
          <w:rFonts w:hint="eastAsia"/>
        </w:rPr>
        <w:t xml:space="preserve"> (Fig. 2c; Appendix S1: </w:t>
      </w:r>
      <w:r>
        <w:t>Table S2</w:t>
      </w:r>
      <w:r>
        <w:rPr>
          <w:rFonts w:hint="eastAsia"/>
        </w:rPr>
        <w:t xml:space="preserve">). </w:t>
      </w:r>
    </w:p>
    <w:p w:rsidR="005B0566" w:rsidRDefault="005B0566"/>
    <w:p w:rsidR="005B0566" w:rsidRDefault="00DD4E15">
      <w:pPr>
        <w:jc w:val="center"/>
        <w:rPr>
          <w:i/>
        </w:rPr>
      </w:pPr>
      <w:r>
        <w:rPr>
          <w:rFonts w:hint="eastAsia"/>
          <w:i/>
        </w:rPr>
        <w:t xml:space="preserve">Factors associated with rice herbivore </w:t>
      </w:r>
      <w:r>
        <w:rPr>
          <w:i/>
        </w:rPr>
        <w:t>consumption</w:t>
      </w:r>
      <w:r>
        <w:rPr>
          <w:rFonts w:hint="eastAsia"/>
          <w:i/>
        </w:rPr>
        <w:t xml:space="preserve"> by predators</w:t>
      </w:r>
    </w:p>
    <w:p w:rsidR="005B0566" w:rsidRDefault="00DD4E15">
      <w:r>
        <w:rPr>
          <w:rFonts w:hint="eastAsia"/>
        </w:rPr>
        <w:tab/>
        <w:t xml:space="preserve">The proportion of rice herbivores consumed in </w:t>
      </w:r>
      <w:r>
        <w:t>GAP</w:t>
      </w:r>
      <w:r>
        <w:rPr>
          <w:rFonts w:hint="eastAsia"/>
        </w:rPr>
        <w:t>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a higher 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rsidR="005B0566" w:rsidRDefault="00DD4E15">
      <w:r>
        <w:rPr>
          <w:rFonts w:hint="eastAsia"/>
        </w:rPr>
        <w:tab/>
        <w:t xml:space="preserve">The proportion of rice herbivores consumed in </w:t>
      </w:r>
      <w:r>
        <w:t>GAPs’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w:t>
      </w:r>
      <w:r>
        <w:t>GAP</w:t>
      </w:r>
      <w:r>
        <w:rPr>
          <w:rFonts w:hint="eastAsia"/>
        </w:rPr>
        <w:t>s consumed higher proportions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rsidR="005B0566" w:rsidRDefault="00DD4E15">
      <w:pPr>
        <w:rPr>
          <w:color w:val="FF0000"/>
        </w:rPr>
      </w:pPr>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fldChar w:fldCharType="begin"/>
      </w:r>
      <w:r>
        <w:instrText xml:space="preserve"> ADDIN EN.CITE &lt;EndNote&gt;&lt;Cite&gt;&lt;Author&gt;Rusch&lt;/Author&gt;&lt;Year&gt;2016&lt;/Year&gt;&lt;RecNum&gt;30&lt;/RecNum&gt;&lt;DisplayText&gt;&lt;style face="superscript"&gt;46&lt;/style&gt;&lt;/DisplayText&gt;&lt;record&gt;&lt;rec-number&gt;30&lt;/rec-number&gt;&lt;foreign-keys&gt;&lt;key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fldChar w:fldCharType="separate"/>
      </w:r>
      <w:r>
        <w:rPr>
          <w:vertAlign w:val="superscript"/>
        </w:rPr>
        <w:t>46</w:t>
      </w:r>
      <w:r>
        <w:fldChar w:fldCharType="end"/>
      </w:r>
      <w:r>
        <w:rPr>
          <w:rFonts w:hint="eastAsia"/>
        </w:rPr>
        <w:t xml:space="preserve"> , but see </w:t>
      </w:r>
      <w:r>
        <w:fldChar w:fldCharType="begin"/>
      </w:r>
      <w:r>
        <w:instrText xml:space="preserve"> ADDIN EN.CITE &lt;EndNote&gt;&lt;Cite AuthorYear="1"&gt;&lt;Author&gt;Karp&lt;/Author&gt;&lt;Year&gt;2018&lt;/Year&gt;&lt;RecNum&gt;29&lt;/RecNum&gt;&lt;DisplayText&gt;Karp, et al. &lt;style face="superscript"&gt;47&lt;/style&gt;&lt;/DisplayText&gt;&lt;record&gt;&lt;rec-number&gt;29&lt;/rec-number&gt;&lt;foreign-keys&gt;&lt;key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fldChar w:fldCharType="separate"/>
      </w:r>
      <w:r>
        <w:t xml:space="preserve">Karp, et al. </w:t>
      </w:r>
      <w:r>
        <w:rPr>
          <w:vertAlign w:val="superscript"/>
        </w:rPr>
        <w:t>47</w:t>
      </w:r>
      <w:r>
        <w:fldChar w:fldCharType="end"/>
      </w:r>
      <w:r>
        <w:rPr>
          <w:rFonts w:hint="eastAsia"/>
        </w:rPr>
        <w:t xml:space="preserve">, the proportion of rice herbivores consumed in </w:t>
      </w:r>
      <w:r>
        <w:t>GAP</w:t>
      </w:r>
      <w:r>
        <w:rPr>
          <w:rFonts w:hint="eastAsia"/>
        </w:rPr>
        <w:t>s</w:t>
      </w:r>
      <w:r>
        <w:t>’</w:t>
      </w:r>
      <w:r>
        <w:rPr>
          <w:rFonts w:hint="eastAsia"/>
        </w:rPr>
        <w:t xml:space="preserve"> diet was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t>
      </w:r>
      <w:r>
        <w:lastRenderedPageBreak/>
        <w:t>w</w:t>
      </w:r>
      <w:r>
        <w:rPr>
          <w:rFonts w:hint="eastAsia"/>
        </w:rPr>
        <w:t>as</w:t>
      </w:r>
      <w:r>
        <w:t xml:space="preserve">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r>
        <w:rPr>
          <w:color w:val="FF0000"/>
        </w:rPr>
        <w:br w:type="page"/>
      </w:r>
    </w:p>
    <w:p w:rsidR="005B0566" w:rsidRDefault="00DD4E15">
      <w:r>
        <w:rPr>
          <w:rFonts w:hint="eastAsia"/>
        </w:rPr>
        <w:lastRenderedPageBreak/>
        <w:t>Table 1. A</w:t>
      </w:r>
      <w:r>
        <w:t xml:space="preserve">nalysis of </w:t>
      </w:r>
      <w:r>
        <w:rPr>
          <w:rFonts w:hint="eastAsia"/>
        </w:rPr>
        <w:t>d</w:t>
      </w:r>
      <w:r>
        <w:t>eviance (</w:t>
      </w:r>
      <w:r>
        <w:rPr>
          <w:rFonts w:hint="eastAsia"/>
        </w:rPr>
        <w:t>t</w:t>
      </w:r>
      <w:r>
        <w:t>ype II test)</w:t>
      </w:r>
      <w:r>
        <w:rPr>
          <w:rFonts w:hint="eastAsia"/>
        </w:rPr>
        <w:t xml:space="preserve"> for the beta regression models fitted to data for all predators, spiders, and ladybeetles. The </w:t>
      </w:r>
      <w:r>
        <w:t>results</w:t>
      </w:r>
      <w:r>
        <w:rPr>
          <w:rFonts w:hint="eastAsia"/>
        </w:rPr>
        <w:t xml:space="preserve"> were obtained from the Anova() </w:t>
      </w:r>
      <w:r>
        <w:t>function</w:t>
      </w:r>
      <w:r>
        <w:rPr>
          <w:rFonts w:hint="eastAsia"/>
        </w:rPr>
        <w:t xml:space="preserve"> in the R </w:t>
      </w:r>
      <w:r>
        <w:t>“</w:t>
      </w:r>
      <w:r>
        <w:rPr>
          <w:rFonts w:hint="eastAsia"/>
        </w:rPr>
        <w:t>car</w:t>
      </w:r>
      <w:r>
        <w:t>”</w:t>
      </w:r>
      <w:r>
        <w:rPr>
          <w:rFonts w:hint="eastAsia"/>
        </w:rPr>
        <w:t xml:space="preserve"> package </w:t>
      </w:r>
      <w:r>
        <w:fldChar w:fldCharType="begin"/>
      </w:r>
      <w:r>
        <w:instrText xml:space="preserve"> ADDIN EN.CITE &lt;EndNote&gt;&lt;Cite&gt;&lt;Author&gt;Fox&lt;/Author&gt;&lt;Year&gt;2018&lt;/Year&gt;&lt;RecNum&gt;51&lt;/RecNum&gt;&lt;DisplayText&gt;&lt;style face="superscript"&gt;43&lt;/style&gt;&lt;/DisplayText&gt;&lt;record&gt;&lt;rec-number&gt;51&lt;/rec-number&gt;&lt;foreign-keys&gt;&lt;key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fldChar w:fldCharType="separate"/>
      </w:r>
      <w:r>
        <w:rPr>
          <w:vertAlign w:val="superscript"/>
        </w:rPr>
        <w:t>43</w:t>
      </w:r>
      <w:r>
        <w:fldChar w:fldCharType="end"/>
      </w:r>
      <w:r>
        <w:rPr>
          <w:rFonts w:hint="eastAsia"/>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5B0566" w:rsidTr="005B0566">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DD4E15">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DD4E15">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 0.001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DD4E15">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 0.001</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rsidR="005B0566" w:rsidRDefault="005B0566">
            <w:pPr>
              <w:spacing w:after="0" w:line="240" w:lineRule="auto"/>
              <w:rPr>
                <w:rFonts w:cs="Arial"/>
                <w:b w:val="0"/>
                <w:bCs w:val="0"/>
                <w:color w:val="auto"/>
                <w:sz w:val="22"/>
              </w:rPr>
            </w:pPr>
          </w:p>
        </w:tc>
        <w:tc>
          <w:tcPr>
            <w:tcW w:w="2761"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5B0566" w:rsidTr="005B0566">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rsidR="005B0566" w:rsidRDefault="005B0566">
            <w:pPr>
              <w:spacing w:after="0" w:line="240" w:lineRule="auto"/>
              <w:rPr>
                <w:rFonts w:cs="Arial"/>
                <w:b w:val="0"/>
                <w:bCs w:val="0"/>
                <w:color w:val="auto"/>
                <w:sz w:val="22"/>
              </w:rPr>
            </w:pPr>
          </w:p>
        </w:tc>
        <w:tc>
          <w:tcPr>
            <w:tcW w:w="2761"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rsidR="005B0566" w:rsidRDefault="00DD4E15">
      <w:pPr>
        <w:rPr>
          <w:sz w:val="24"/>
        </w:rPr>
      </w:pPr>
      <w:r>
        <w:rPr>
          <w:color w:val="FF0000"/>
          <w:sz w:val="24"/>
        </w:rPr>
        <w:br w:type="page"/>
      </w:r>
      <w:r>
        <w:rPr>
          <w:rFonts w:hint="eastAsia"/>
        </w:rPr>
        <w:lastRenderedPageBreak/>
        <w:t>Table 2. Tukey</w:t>
      </w:r>
      <w:r>
        <w:t>’</w:t>
      </w:r>
      <w:r>
        <w:rPr>
          <w:rFonts w:hint="eastAsia"/>
        </w:rPr>
        <w:t xml:space="preserve">s post-hoc tests comparing the proportion of rice herbivores consumed in the diet of predators in organic and conventional rice farms.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1"/>
        <w:tblW w:w="8968" w:type="dxa"/>
        <w:jc w:val="center"/>
        <w:tblLook w:val="04A0" w:firstRow="1" w:lastRow="0" w:firstColumn="1" w:lastColumn="0" w:noHBand="0" w:noVBand="1"/>
      </w:tblPr>
      <w:tblGrid>
        <w:gridCol w:w="2072"/>
        <w:gridCol w:w="1843"/>
        <w:gridCol w:w="1985"/>
        <w:gridCol w:w="1553"/>
        <w:gridCol w:w="1515"/>
      </w:tblGrid>
      <w:tr w:rsidR="005B0566"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843"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1985"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3"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843"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1553"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1553"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843"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1553"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1553"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tcBorders>
              <w:left w:val="nil"/>
              <w:right w:val="nil"/>
            </w:tcBorders>
            <w:shd w:val="clear" w:color="auto" w:fill="auto"/>
            <w:vAlign w:val="center"/>
          </w:tcPr>
          <w:p w:rsidR="005B0566" w:rsidRDefault="00DD4E15">
            <w:pPr>
              <w:spacing w:after="0" w:line="240" w:lineRule="auto"/>
              <w:rPr>
                <w:rFonts w:cs="Arial"/>
                <w:b w:val="0"/>
                <w:bCs w:val="0"/>
                <w:color w:val="auto"/>
                <w:sz w:val="24"/>
                <w:szCs w:val="32"/>
              </w:rPr>
            </w:pPr>
            <w:r>
              <w:rPr>
                <w:rFonts w:cs="Arial" w:hint="eastAsia"/>
                <w:b w:val="0"/>
                <w:color w:val="auto"/>
                <w:sz w:val="24"/>
                <w:szCs w:val="32"/>
              </w:rPr>
              <w:t>Ladybeetles</w:t>
            </w:r>
          </w:p>
        </w:tc>
        <w:tc>
          <w:tcPr>
            <w:tcW w:w="1843"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1553"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072" w:type="dxa"/>
            <w:shd w:val="clear" w:color="auto" w:fill="auto"/>
          </w:tcPr>
          <w:p w:rsidR="005B0566" w:rsidRDefault="005B0566">
            <w:pPr>
              <w:spacing w:after="0" w:line="240" w:lineRule="auto"/>
              <w:rPr>
                <w:rFonts w:eastAsia="Times New Roman" w:cs="Arial"/>
                <w:b w:val="0"/>
                <w:bCs w:val="0"/>
                <w:color w:val="auto"/>
                <w:sz w:val="24"/>
                <w:szCs w:val="32"/>
              </w:rPr>
            </w:pPr>
          </w:p>
        </w:tc>
        <w:tc>
          <w:tcPr>
            <w:tcW w:w="1843"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1553"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rsidR="005B0566" w:rsidRDefault="005B0566">
      <w:pPr>
        <w:rPr>
          <w:b/>
          <w:color w:val="FF0000"/>
        </w:rPr>
      </w:pPr>
    </w:p>
    <w:p w:rsidR="005B0566" w:rsidRDefault="00DD4E15">
      <w:pPr>
        <w:rPr>
          <w:sz w:val="24"/>
        </w:rPr>
      </w:pPr>
      <w:r>
        <w:rPr>
          <w:sz w:val="24"/>
        </w:rPr>
        <w:br w:type="page"/>
      </w:r>
    </w:p>
    <w:p w:rsidR="005B0566" w:rsidRDefault="00DD4E15">
      <w:r>
        <w:rPr>
          <w:rFonts w:hint="eastAsia"/>
        </w:rPr>
        <w:lastRenderedPageBreak/>
        <w:t>Table 3. Tukey</w:t>
      </w:r>
      <w:r>
        <w:t>’</w:t>
      </w:r>
      <w:r>
        <w:rPr>
          <w:rFonts w:hint="eastAsia"/>
        </w:rPr>
        <w:t xml:space="preserve">s post-hoc tests comparing the proportion of rice herbivores consumed in the diet of predators at three crop stages (tillering, flowering, and ripening stage). The tests were performed using </w:t>
      </w:r>
      <w:r>
        <w:t xml:space="preserve">the function cld() from the </w:t>
      </w:r>
      <w:r>
        <w:rPr>
          <w:rFonts w:hint="eastAsia"/>
        </w:rPr>
        <w:t xml:space="preserve">R </w:t>
      </w:r>
      <w:r>
        <w:t xml:space="preserve">“multcomp” package </w:t>
      </w:r>
      <w:r>
        <w:fldChar w:fldCharType="begin"/>
      </w:r>
      <w:r>
        <w:instrText xml:space="preserve"> ADDIN EN.CITE &lt;EndNote&gt;&lt;Cite&gt;&lt;Author&gt;Hothorn&lt;/Author&gt;&lt;Year&gt;2008&lt;/Year&gt;&lt;RecNum&gt;24&lt;/RecNum&gt;&lt;DisplayText&gt;&lt;style face="superscript"&gt;48&lt;/style&gt;&lt;/DisplayText&gt;&lt;record&gt;&lt;rec-number&gt;24&lt;/rec-number&gt;&lt;foreign-keys&gt;&lt;key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fldChar w:fldCharType="separate"/>
      </w:r>
      <w:r>
        <w:rPr>
          <w:vertAlign w:val="superscript"/>
        </w:rPr>
        <w:t>48</w:t>
      </w:r>
      <w:r>
        <w:fldChar w:fldCharType="end"/>
      </w:r>
      <w:r>
        <w:t>.</w:t>
      </w:r>
      <w:r>
        <w:rPr>
          <w:rFonts w:hint="eastAsia"/>
        </w:rPr>
        <w:t xml:space="preserve"> </w:t>
      </w:r>
      <w:r>
        <w:t>Different superscript letters</w:t>
      </w:r>
      <w:r>
        <w:rPr>
          <w:rFonts w:hint="eastAsia"/>
        </w:rPr>
        <w:t xml:space="preserve"> </w:t>
      </w:r>
      <w:r>
        <w:t>indicate significant differences</w:t>
      </w:r>
      <w:r>
        <w:rPr>
          <w:rFonts w:hint="eastAsia"/>
        </w:rPr>
        <w:t xml:space="preserve"> in</w:t>
      </w:r>
      <w:r>
        <w:t xml:space="preserve"> </w:t>
      </w:r>
      <w:r>
        <w:rPr>
          <w:rFonts w:hint="eastAsia"/>
        </w:rPr>
        <w:t>the means (</w:t>
      </w:r>
      <w:r>
        <w:t>α</w:t>
      </w:r>
      <w:r>
        <w:rPr>
          <w:rFonts w:hint="eastAsia"/>
        </w:rPr>
        <w:t xml:space="preserve"> </w:t>
      </w:r>
      <w:r>
        <w:t>= 0.05</w:t>
      </w:r>
      <w:r>
        <w:rPr>
          <w:rFonts w:hint="eastAsia"/>
        </w:rPr>
        <w:t>) within each model</w:t>
      </w:r>
      <w:r>
        <w:t>.</w:t>
      </w:r>
    </w:p>
    <w:tbl>
      <w:tblPr>
        <w:tblStyle w:val="11"/>
        <w:tblW w:w="8930" w:type="dxa"/>
        <w:jc w:val="center"/>
        <w:tblLook w:val="04A0" w:firstRow="1" w:lastRow="0" w:firstColumn="1" w:lastColumn="0" w:noHBand="0" w:noVBand="1"/>
      </w:tblPr>
      <w:tblGrid>
        <w:gridCol w:w="2268"/>
        <w:gridCol w:w="1559"/>
        <w:gridCol w:w="1985"/>
        <w:gridCol w:w="1559"/>
        <w:gridCol w:w="1559"/>
      </w:tblGrid>
      <w:tr w:rsidR="005B0566" w:rsidTr="005B0566">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1559"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1985"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1559"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1559" w:type="dxa"/>
            <w:shd w:val="clear" w:color="auto" w:fill="auto"/>
            <w:noWrap/>
            <w:vAlign w:val="center"/>
          </w:tcPr>
          <w:p w:rsidR="005B0566" w:rsidRDefault="00DD4E15">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rsidR="005B0566" w:rsidRDefault="00DD4E15">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B0566" w:rsidRDefault="00DD4E15">
            <w:pPr>
              <w:spacing w:after="0" w:line="240" w:lineRule="auto"/>
              <w:rPr>
                <w:rFonts w:cs="Arial"/>
                <w:b w:val="0"/>
                <w:bCs w:val="0"/>
                <w:color w:val="auto"/>
                <w:sz w:val="24"/>
                <w:szCs w:val="32"/>
              </w:rPr>
            </w:pPr>
            <w:r>
              <w:rPr>
                <w:rFonts w:cs="Arial" w:hint="eastAsia"/>
                <w:b w:val="0"/>
                <w:color w:val="auto"/>
                <w:sz w:val="24"/>
                <w:szCs w:val="32"/>
              </w:rPr>
              <w:t>Spiders</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vAlign w:val="center"/>
          </w:tcPr>
          <w:p w:rsidR="005B0566" w:rsidRDefault="005B0566">
            <w:pPr>
              <w:spacing w:after="0" w:line="240" w:lineRule="auto"/>
              <w:rPr>
                <w:rFonts w:eastAsia="Times New Roman" w:cs="Arial"/>
                <w:b w:val="0"/>
                <w:bCs w:val="0"/>
                <w:color w:val="auto"/>
                <w:sz w:val="24"/>
                <w:szCs w:val="32"/>
              </w:rPr>
            </w:pP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vAlign w:val="center"/>
          </w:tcPr>
          <w:p w:rsidR="005B0566" w:rsidRDefault="00DD4E15">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tcPr>
          <w:p w:rsidR="005B0566" w:rsidRDefault="005B0566">
            <w:pPr>
              <w:spacing w:after="0" w:line="240" w:lineRule="auto"/>
              <w:rPr>
                <w:rFonts w:eastAsia="Times New Roman" w:cs="Arial"/>
                <w:b w:val="0"/>
                <w:bCs w:val="0"/>
                <w:color w:val="000000" w:themeColor="text1"/>
                <w:sz w:val="24"/>
                <w:szCs w:val="32"/>
              </w:rPr>
            </w:pP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1985"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1559" w:type="dxa"/>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5B0566" w:rsidTr="005B0566">
        <w:trPr>
          <w:trHeight w:val="605"/>
          <w:jc w:val="center"/>
        </w:trPr>
        <w:tc>
          <w:tcPr>
            <w:cnfStyle w:val="001000000000" w:firstRow="0" w:lastRow="0" w:firstColumn="1" w:lastColumn="0" w:oddVBand="0" w:evenVBand="0" w:oddHBand="0" w:evenHBand="0" w:firstRowFirstColumn="0" w:firstRowLastColumn="0" w:lastRowFirstColumn="0" w:lastRowLastColumn="0"/>
            <w:tcW w:w="2268" w:type="dxa"/>
            <w:tcBorders>
              <w:left w:val="nil"/>
              <w:right w:val="nil"/>
            </w:tcBorders>
            <w:shd w:val="clear" w:color="auto" w:fill="auto"/>
          </w:tcPr>
          <w:p w:rsidR="005B0566" w:rsidRDefault="005B0566">
            <w:pPr>
              <w:spacing w:after="0" w:line="240" w:lineRule="auto"/>
              <w:rPr>
                <w:rFonts w:eastAsia="Times New Roman" w:cs="Arial"/>
                <w:b w:val="0"/>
                <w:bCs w:val="0"/>
                <w:color w:val="000000" w:themeColor="text1"/>
                <w:sz w:val="24"/>
                <w:szCs w:val="32"/>
              </w:rPr>
            </w:pP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1985"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1559" w:type="dxa"/>
            <w:tcBorders>
              <w:right w:val="nil"/>
            </w:tcBorders>
            <w:shd w:val="clear" w:color="auto" w:fill="auto"/>
            <w:noWrap/>
            <w:vAlign w:val="center"/>
          </w:tcPr>
          <w:p w:rsidR="005B0566" w:rsidRDefault="00DD4E15">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rsidR="005B0566" w:rsidRDefault="00DD4E15">
      <w:pPr>
        <w:rPr>
          <w:b/>
          <w:color w:val="FF0000"/>
        </w:rPr>
      </w:pPr>
      <w:r>
        <w:rPr>
          <w:b/>
          <w:color w:val="FF0000"/>
        </w:rPr>
        <w:br w:type="page"/>
      </w:r>
    </w:p>
    <w:p w:rsidR="005B0566" w:rsidRDefault="00DD4E15">
      <w:pPr>
        <w:jc w:val="center"/>
      </w:pPr>
      <w:r>
        <w:rPr>
          <w:noProof/>
        </w:rPr>
        <w:lastRenderedPageBreak/>
        <w:drawing>
          <wp:inline distT="0" distB="0" distL="0" distR="0">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8" cstate="print"/>
                    <a:stretch>
                      <a:fillRect/>
                    </a:stretch>
                  </pic:blipFill>
                  <pic:spPr>
                    <a:xfrm>
                      <a:off x="0" y="0"/>
                      <a:ext cx="4898353" cy="5598043"/>
                    </a:xfrm>
                    <a:prstGeom prst="rect">
                      <a:avLst/>
                    </a:prstGeom>
                  </pic:spPr>
                </pic:pic>
              </a:graphicData>
            </a:graphic>
          </wp:inline>
        </w:drawing>
      </w:r>
    </w:p>
    <w:p w:rsidR="005B0566" w:rsidRDefault="00DD4E15">
      <w:r>
        <w:rPr>
          <w:rFonts w:hint="eastAsia"/>
        </w:rPr>
        <w:t xml:space="preserve">Figure 1. The proportions (mean </w:t>
      </w:r>
      <w:r>
        <w:t>±</w:t>
      </w:r>
      <w:r>
        <w:rPr>
          <w:rFonts w:hint="eastAsia"/>
        </w:rPr>
        <w:t xml:space="preserve"> SE) of prey sources (rice herbivores, tourist herbivores, detritivores) consumed in predators</w:t>
      </w:r>
      <w:r>
        <w:t>’</w:t>
      </w:r>
      <w:r>
        <w:rPr>
          <w:rFonts w:hint="eastAsia"/>
        </w:rPr>
        <w:t xml:space="preserve"> diet in organic and conventional rice farms over crop stages: (a) all predators as a whole feeding guild, (b) spiders, and (c) ladybeetles. The proportions are the posterior mean estimates from the Bayesian stable isotope mixing models averaged over all replicate farms and across three study years.</w:t>
      </w:r>
    </w:p>
    <w:p w:rsidR="005B0566" w:rsidRDefault="005B0566">
      <w:pPr>
        <w:rPr>
          <w:sz w:val="24"/>
        </w:rPr>
      </w:pPr>
    </w:p>
    <w:p w:rsidR="005B0566" w:rsidRDefault="00DD4E15">
      <w:pPr>
        <w:jc w:val="center"/>
      </w:pPr>
      <w:r>
        <w:rPr>
          <w:noProof/>
        </w:rPr>
        <w:lastRenderedPageBreak/>
        <w:drawing>
          <wp:inline distT="0" distB="0" distL="0" distR="0">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9" cstate="print"/>
                    <a:stretch>
                      <a:fillRect/>
                    </a:stretch>
                  </pic:blipFill>
                  <pic:spPr>
                    <a:xfrm>
                      <a:off x="0" y="0"/>
                      <a:ext cx="4447201" cy="5082516"/>
                    </a:xfrm>
                    <a:prstGeom prst="rect">
                      <a:avLst/>
                    </a:prstGeom>
                  </pic:spPr>
                </pic:pic>
              </a:graphicData>
            </a:graphic>
          </wp:inline>
        </w:drawing>
      </w:r>
    </w:p>
    <w:p w:rsidR="005B0566" w:rsidRDefault="00DD4E15">
      <w:r>
        <w:rPr>
          <w:rFonts w:hint="eastAsia"/>
        </w:rPr>
        <w:t>Figure 2. The proportion of rice herbivores consumed in the diet of predators in organic and conventional rice farms over crop stages in the three study years: (a) all predators as a whole feeding guild, (b) spiders, and (c) ladybeetles. The proportions are the posterior mean estimates from the Bayesian stable isotope mixing models.</w:t>
      </w:r>
    </w:p>
    <w:p w:rsidR="005B0566" w:rsidRDefault="005B0566">
      <w:pPr>
        <w:rPr>
          <w:b/>
          <w:color w:val="FF0000"/>
        </w:rPr>
      </w:pPr>
    </w:p>
    <w:p w:rsidR="005B0566" w:rsidRDefault="00DD4E15">
      <w:pPr>
        <w:jc w:val="center"/>
        <w:rPr>
          <w:color w:val="FF0000"/>
          <w:sz w:val="24"/>
        </w:rPr>
      </w:pPr>
      <w:r>
        <w:rPr>
          <w:rFonts w:hint="eastAsia"/>
          <w:noProof/>
          <w:color w:val="FF0000"/>
          <w:sz w:val="24"/>
        </w:rPr>
        <w:lastRenderedPageBreak/>
        <w:drawing>
          <wp:inline distT="0" distB="0" distL="0" distR="0">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0" cstate="print"/>
                    <a:stretch>
                      <a:fillRect/>
                    </a:stretch>
                  </pic:blipFill>
                  <pic:spPr>
                    <a:xfrm>
                      <a:off x="0" y="0"/>
                      <a:ext cx="4850925" cy="5543839"/>
                    </a:xfrm>
                    <a:prstGeom prst="rect">
                      <a:avLst/>
                    </a:prstGeom>
                  </pic:spPr>
                </pic:pic>
              </a:graphicData>
            </a:graphic>
          </wp:inline>
        </w:drawing>
      </w:r>
    </w:p>
    <w:p w:rsidR="005B0566" w:rsidRDefault="00DD4E15">
      <w:pPr>
        <w:rPr>
          <w:b/>
          <w:color w:val="FF0000"/>
          <w:sz w:val="32"/>
        </w:rPr>
      </w:pPr>
      <w:r>
        <w:rPr>
          <w:rFonts w:hint="eastAsia"/>
        </w:rPr>
        <w:t xml:space="preserve">Figure 3. The relative abundances of prey sources in organic and conventional rice farms over crop stages in the three study years. The relative abundances were determined from the sweep-net samples pooled across the replicate farms. </w:t>
      </w:r>
      <w:r>
        <w:t xml:space="preserve"> </w:t>
      </w:r>
    </w:p>
    <w:p w:rsidR="005B0566" w:rsidRDefault="00DD4E15">
      <w:pPr>
        <w:rPr>
          <w:rFonts w:cs="Arial"/>
          <w:b/>
          <w:szCs w:val="28"/>
        </w:rPr>
      </w:pPr>
      <w:r>
        <w:rPr>
          <w:rFonts w:cs="Arial"/>
          <w:b/>
          <w:szCs w:val="28"/>
        </w:rPr>
        <w:br w:type="page"/>
      </w:r>
    </w:p>
    <w:p w:rsidR="005B0566" w:rsidRDefault="00DD4E15">
      <w:pPr>
        <w:rPr>
          <w:rFonts w:cs="Arial"/>
          <w:b/>
          <w:szCs w:val="28"/>
        </w:rPr>
      </w:pPr>
      <w:r>
        <w:rPr>
          <w:rFonts w:cs="Arial"/>
          <w:b/>
          <w:szCs w:val="28"/>
        </w:rPr>
        <w:lastRenderedPageBreak/>
        <w:t>Discussion</w:t>
      </w:r>
    </w:p>
    <w:p w:rsidR="005B0566" w:rsidRDefault="00DD4E15">
      <w:pPr>
        <w:rPr>
          <w:rFonts w:cs="Arial"/>
          <w:szCs w:val="28"/>
        </w:rPr>
      </w:pPr>
      <w:r>
        <w:rPr>
          <w:rFonts w:cs="Arial" w:hint="eastAsia"/>
          <w:szCs w:val="28"/>
        </w:rPr>
        <w:tab/>
      </w:r>
      <w:r>
        <w:rPr>
          <w:rFonts w:cs="Arial"/>
          <w:szCs w:val="28"/>
        </w:rPr>
        <w:t xml:space="preserve">To echo </w:t>
      </w:r>
      <w:r>
        <w:rPr>
          <w:rFonts w:cs="Arial" w:hint="eastAsia"/>
          <w:szCs w:val="28"/>
        </w:rPr>
        <w:t xml:space="preserve">with </w:t>
      </w:r>
      <w:r>
        <w:rPr>
          <w:rFonts w:cs="Arial"/>
          <w:szCs w:val="28"/>
        </w:rPr>
        <w:t xml:space="preserve">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GAPs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GAPs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w:t>
      </w:r>
      <w:r>
        <w:rPr>
          <w:rFonts w:cs="Arial"/>
          <w:szCs w:val="28"/>
        </w:rPr>
        <w:t>GAPs’</w:t>
      </w:r>
      <w:r>
        <w:rPr>
          <w:rFonts w:cs="Arial" w:hint="eastAsia"/>
          <w:szCs w:val="28"/>
        </w:rPr>
        <w:t xml:space="preserve"> consumption on rice herbivores increased in both </w:t>
      </w:r>
      <w:r>
        <w:rPr>
          <w:rFonts w:cs="Arial"/>
          <w:szCs w:val="28"/>
        </w:rPr>
        <w:t>organic and conventional farms</w:t>
      </w:r>
      <w:r>
        <w:rPr>
          <w:rFonts w:cs="Arial" w:hint="eastAsia"/>
          <w:szCs w:val="28"/>
        </w:rPr>
        <w:t xml:space="preserve"> over the crop season, from </w:t>
      </w:r>
      <w:r>
        <w:rPr>
          <w:rFonts w:cs="Arial"/>
          <w:szCs w:val="28"/>
        </w:rPr>
        <w:t>23-</w:t>
      </w:r>
      <w:r>
        <w:rPr>
          <w:rFonts w:cs="Arial" w:hint="eastAsia"/>
          <w:szCs w:val="28"/>
        </w:rPr>
        <w:t>4</w:t>
      </w:r>
      <w:r>
        <w:rPr>
          <w:rFonts w:cs="Arial"/>
          <w:szCs w:val="28"/>
        </w:rPr>
        <w:t>7</w:t>
      </w:r>
      <w:r>
        <w:rPr>
          <w:rFonts w:cs="Arial" w:hint="eastAsia"/>
          <w:szCs w:val="28"/>
        </w:rPr>
        <w:t xml:space="preserve">% at the tillering stage to </w:t>
      </w:r>
      <w:r>
        <w:rPr>
          <w:rFonts w:cs="Arial"/>
          <w:szCs w:val="28"/>
        </w:rPr>
        <w:t>79-</w:t>
      </w:r>
      <w:r>
        <w:rPr>
          <w:rFonts w:cs="Arial" w:hint="eastAsia"/>
          <w:szCs w:val="28"/>
        </w:rPr>
        <w:t>9</w:t>
      </w:r>
      <w:r>
        <w:rPr>
          <w:rFonts w:cs="Arial"/>
          <w:szCs w:val="28"/>
        </w:rPr>
        <w:t>5</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GAP</w:t>
      </w:r>
      <w:r>
        <w:rPr>
          <w:rFonts w:cs="Arial"/>
          <w:szCs w:val="28"/>
        </w:rPr>
        <w:t>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w:t>
      </w:r>
      <w:r>
        <w:rPr>
          <w:rFonts w:cs="Arial"/>
          <w:szCs w:val="28"/>
        </w:rPr>
        <w:t>GAP</w:t>
      </w:r>
      <w:r>
        <w:rPr>
          <w:rFonts w:cs="Arial" w:hint="eastAsia"/>
          <w:szCs w:val="28"/>
        </w:rPr>
        <w:t xml:space="preserve">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 xml:space="preserve">s consumed in </w:t>
      </w:r>
      <w:r>
        <w:rPr>
          <w:rFonts w:cs="Arial"/>
          <w:szCs w:val="28"/>
        </w:rPr>
        <w:t>GAPs’</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xml:space="preserve">. However, contrary to previous studies, pest consumption by </w:t>
      </w:r>
      <w:r>
        <w:rPr>
          <w:rFonts w:cs="Arial"/>
          <w:szCs w:val="28"/>
        </w:rPr>
        <w:t>GAP</w:t>
      </w:r>
      <w:r>
        <w:rPr>
          <w:rFonts w:cs="Arial" w:hint="eastAsia"/>
          <w:szCs w:val="28"/>
        </w:rPr>
        <w:t>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or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sidR="00991CBE">
        <w:rPr>
          <w:rFonts w:cs="Arial"/>
          <w:szCs w:val="28"/>
        </w:rPr>
        <w:t>:</w:t>
      </w:r>
      <w:r>
        <w:rPr>
          <w:rFonts w:cs="Arial"/>
          <w:szCs w:val="28"/>
        </w:rPr>
        <w:t xml:space="preserve"> </w:t>
      </w:r>
      <w:r w:rsidR="00991CBE">
        <w:rPr>
          <w:rFonts w:cs="Arial"/>
          <w:szCs w:val="28"/>
        </w:rPr>
        <w:t>1</w:t>
      </w:r>
      <w:r>
        <w:rPr>
          <w:rFonts w:cs="Arial"/>
          <w:szCs w:val="28"/>
        </w:rPr>
        <w:t xml:space="preserve">) </w:t>
      </w:r>
      <w:r w:rsidR="00991CBE" w:rsidRPr="00640473">
        <w:rPr>
          <w:rFonts w:cs="Arial"/>
          <w:szCs w:val="28"/>
        </w:rPr>
        <w:t>G</w:t>
      </w:r>
      <w:r w:rsidR="00334960">
        <w:rPr>
          <w:rFonts w:cs="Arial"/>
          <w:szCs w:val="28"/>
        </w:rPr>
        <w:t>APs</w:t>
      </w:r>
      <w:r w:rsidR="00991CBE" w:rsidRPr="00640473">
        <w:rPr>
          <w:rFonts w:cs="Arial"/>
          <w:szCs w:val="28"/>
        </w:rPr>
        <w:t xml:space="preserve"> function as specialists at late crop stage</w:t>
      </w:r>
      <w:r w:rsidR="00991CBE">
        <w:rPr>
          <w:rFonts w:cs="Arial"/>
          <w:szCs w:val="28"/>
        </w:rPr>
        <w:t>s</w:t>
      </w:r>
      <w:r>
        <w:rPr>
          <w:rFonts w:cs="Arial"/>
          <w:szCs w:val="28"/>
        </w:rPr>
        <w:t xml:space="preserve">, </w:t>
      </w:r>
      <w:r w:rsidR="00991CBE">
        <w:rPr>
          <w:rFonts w:cs="Arial"/>
          <w:szCs w:val="28"/>
        </w:rPr>
        <w:t>2</w:t>
      </w:r>
      <w:r>
        <w:rPr>
          <w:rFonts w:cs="Arial"/>
          <w:szCs w:val="28"/>
        </w:rPr>
        <w:t xml:space="preserve">) </w:t>
      </w:r>
      <w:r w:rsidR="00334960">
        <w:rPr>
          <w:rFonts w:cs="Arial"/>
          <w:szCs w:val="28"/>
        </w:rPr>
        <w:t>GAPs</w:t>
      </w:r>
      <w:r w:rsidR="00334960" w:rsidRPr="00334960">
        <w:rPr>
          <w:rFonts w:cs="Arial"/>
          <w:szCs w:val="28"/>
        </w:rPr>
        <w:t xml:space="preserve"> exhibit consistent pest consumption patterns over years</w:t>
      </w:r>
      <w:r>
        <w:rPr>
          <w:rFonts w:cs="Arial"/>
          <w:szCs w:val="28"/>
        </w:rPr>
        <w:t xml:space="preserve">, </w:t>
      </w:r>
      <w:r w:rsidR="00237DA2">
        <w:rPr>
          <w:rFonts w:cs="Arial"/>
          <w:szCs w:val="28"/>
        </w:rPr>
        <w:t>3) f</w:t>
      </w:r>
      <w:r w:rsidR="00237DA2" w:rsidRPr="00237DA2">
        <w:rPr>
          <w:rFonts w:cs="Arial"/>
          <w:szCs w:val="28"/>
        </w:rPr>
        <w:t>actors associated with pest consumption by predators</w:t>
      </w:r>
      <w:r w:rsidR="00237DA2">
        <w:rPr>
          <w:rFonts w:cs="Arial"/>
          <w:szCs w:val="28"/>
        </w:rPr>
        <w:t xml:space="preserve">, </w:t>
      </w:r>
      <w:r>
        <w:rPr>
          <w:rFonts w:cs="Arial" w:hint="eastAsia"/>
          <w:szCs w:val="28"/>
        </w:rPr>
        <w:t xml:space="preserve">and </w:t>
      </w:r>
      <w:r w:rsidR="00237DA2">
        <w:rPr>
          <w:rFonts w:cs="Arial"/>
          <w:szCs w:val="28"/>
        </w:rPr>
        <w:lastRenderedPageBreak/>
        <w:t>4</w:t>
      </w:r>
      <w:r>
        <w:rPr>
          <w:rFonts w:cs="Arial"/>
          <w:szCs w:val="28"/>
        </w:rPr>
        <w:t xml:space="preserve">) the </w:t>
      </w:r>
      <w:r>
        <w:rPr>
          <w:rFonts w:cs="Arial" w:hint="eastAsia"/>
          <w:szCs w:val="28"/>
        </w:rPr>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rsidR="005B0566" w:rsidRDefault="005B0566">
      <w:pPr>
        <w:rPr>
          <w:rFonts w:cs="Arial"/>
          <w:szCs w:val="28"/>
        </w:rPr>
      </w:pPr>
    </w:p>
    <w:p w:rsidR="005B0566" w:rsidRDefault="00DD4E15">
      <w:pPr>
        <w:ind w:firstLine="720"/>
        <w:jc w:val="center"/>
        <w:rPr>
          <w:rFonts w:cs="Arial"/>
          <w:i/>
          <w:szCs w:val="28"/>
        </w:rPr>
      </w:pPr>
      <w:r>
        <w:rPr>
          <w:rFonts w:cs="Arial"/>
          <w:i/>
          <w:szCs w:val="28"/>
        </w:rPr>
        <w:t>Generalist predators function as specialists at late crop stages (or when things matter)</w:t>
      </w:r>
    </w:p>
    <w:p w:rsidR="005B0566" w:rsidRDefault="00DD4E15">
      <w:pPr>
        <w:ind w:firstLine="720"/>
        <w:rPr>
          <w:rFonts w:cs="Arial"/>
          <w:szCs w:val="28"/>
        </w:rPr>
      </w:pPr>
      <w:r>
        <w:rPr>
          <w:rFonts w:cs="Arial"/>
          <w:szCs w:val="28"/>
        </w:rPr>
        <w:t xml:space="preserve">As the </w:t>
      </w:r>
      <w:r w:rsidR="00951C41">
        <w:rPr>
          <w:rFonts w:cs="Arial"/>
          <w:szCs w:val="28"/>
        </w:rPr>
        <w:t xml:space="preserve">global agriculture </w:t>
      </w:r>
      <w:r>
        <w:rPr>
          <w:rFonts w:cs="Arial"/>
          <w:szCs w:val="28"/>
        </w:rPr>
        <w:t>transform</w:t>
      </w:r>
      <w:r w:rsidR="00951C41">
        <w:rPr>
          <w:rFonts w:cs="Arial"/>
          <w:szCs w:val="28"/>
        </w:rPr>
        <w:t>s</w:t>
      </w:r>
      <w:r>
        <w:rPr>
          <w:rFonts w:cs="Arial"/>
          <w:szCs w:val="28"/>
        </w:rPr>
        <w:t xml:space="preserve"> from synthetic pesticides to </w:t>
      </w:r>
      <w:r>
        <w:rPr>
          <w:rFonts w:cs="Arial" w:hint="eastAsia"/>
          <w:szCs w:val="28"/>
        </w:rPr>
        <w:t>environmental-friendly practices</w:t>
      </w:r>
      <w:r>
        <w:rPr>
          <w:rFonts w:cs="Arial"/>
          <w:szCs w:val="28"/>
        </w:rPr>
        <w:t xml:space="preserve">, biocontrol, a farming practice with a long history, </w:t>
      </w:r>
      <w:r w:rsidR="00951C41">
        <w:rPr>
          <w:rFonts w:cs="Arial"/>
          <w:szCs w:val="28"/>
        </w:rPr>
        <w:t>offers</w:t>
      </w:r>
      <w:r>
        <w:rPr>
          <w:rFonts w:cs="Arial"/>
          <w:szCs w:val="28"/>
        </w:rPr>
        <w:t xml:space="preserve"> a promising solution. To </w:t>
      </w:r>
      <w:r>
        <w:rPr>
          <w:rFonts w:cs="Arial" w:hint="eastAsia"/>
          <w:szCs w:val="28"/>
        </w:rPr>
        <w:t>address</w:t>
      </w:r>
      <w:r>
        <w:rPr>
          <w:rFonts w:cs="Arial"/>
          <w:szCs w:val="28"/>
        </w:rPr>
        <w:t xml:space="preserve"> the concern of using GAPs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w:t>
      </w:r>
      <w:r>
        <w:rPr>
          <w:rFonts w:cs="Arial"/>
          <w:szCs w:val="28"/>
        </w:rPr>
        <w:t>GAP</w:t>
      </w:r>
      <w:r>
        <w:rPr>
          <w:rFonts w:cs="Arial" w:hint="eastAsia"/>
          <w:szCs w:val="28"/>
        </w:rPr>
        <w:t xml:space="preserve">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an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w:t>
      </w:r>
      <w:r>
        <w:rPr>
          <w:rFonts w:cs="Arial" w:hint="eastAsia"/>
          <w:szCs w:val="28"/>
        </w:rPr>
        <w:t>79</w:t>
      </w:r>
      <w:r w:rsidR="00B63235">
        <w:rPr>
          <w:rFonts w:cs="Arial"/>
          <w:szCs w:val="28"/>
        </w:rPr>
        <w:t>-95</w:t>
      </w:r>
      <w:r>
        <w:rPr>
          <w:rFonts w:cs="Arial" w:hint="eastAsia"/>
          <w:szCs w:val="28"/>
        </w:rPr>
        <w:t xml:space="preserve">%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proportions of </w:t>
      </w:r>
      <w:r>
        <w:rPr>
          <w:rFonts w:cs="Arial"/>
          <w:szCs w:val="28"/>
        </w:rPr>
        <w:t>alternative prey (</w:t>
      </w:r>
      <w:r>
        <w:rPr>
          <w:rFonts w:cs="Arial" w:hint="eastAsia"/>
          <w:szCs w:val="28"/>
        </w:rPr>
        <w:t>detritivores and tourist herbivores</w:t>
      </w:r>
      <w:r>
        <w:rPr>
          <w:rFonts w:cs="Arial"/>
          <w:szCs w:val="28"/>
        </w:rPr>
        <w:t>) in their diet</w:t>
      </w:r>
      <w:r>
        <w:rPr>
          <w:rFonts w:cs="Arial" w:hint="eastAsia"/>
          <w:szCs w:val="28"/>
        </w:rPr>
        <w:t xml:space="preserve"> gradually decreased </w:t>
      </w:r>
      <w:r w:rsidR="0077668F">
        <w:rPr>
          <w:rFonts w:cs="Arial"/>
          <w:szCs w:val="28"/>
        </w:rPr>
        <w:t>below</w:t>
      </w:r>
      <w:r>
        <w:rPr>
          <w:rFonts w:cs="Arial" w:hint="eastAsia"/>
          <w:szCs w:val="28"/>
        </w:rPr>
        <w:t xml:space="preserve"> 21%</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late crop stages and peaks when things matter most to crop production. </w:t>
      </w:r>
      <w:r w:rsidR="0077668F">
        <w:rPr>
          <w:rFonts w:cs="Arial"/>
          <w:szCs w:val="28"/>
        </w:rPr>
        <w:t>Although</w:t>
      </w:r>
      <w:r>
        <w:rPr>
          <w:rFonts w:cs="Arial"/>
          <w:szCs w:val="28"/>
        </w:rPr>
        <w:t xml:space="preserve"> </w:t>
      </w:r>
      <w:r>
        <w:rPr>
          <w:rFonts w:cs="Arial" w:hint="eastAsia"/>
          <w:szCs w:val="28"/>
        </w:rPr>
        <w:t xml:space="preserve">generalist predators </w:t>
      </w:r>
      <w:r>
        <w:rPr>
          <w:rFonts w:cs="Arial"/>
          <w:szCs w:val="28"/>
        </w:rPr>
        <w:t>reported</w:t>
      </w:r>
      <w:r w:rsidR="0077668F">
        <w:rPr>
          <w:rFonts w:cs="Arial"/>
          <w:szCs w:val="28"/>
        </w:rPr>
        <w:t>ly</w:t>
      </w:r>
      <w:r>
        <w:rPr>
          <w:rFonts w:cs="Arial"/>
          <w:szCs w:val="28"/>
        </w:rPr>
        <w:t xml:space="preserve"> </w:t>
      </w:r>
      <w:r>
        <w:rPr>
          <w:rFonts w:cs="Arial" w:hint="eastAsia"/>
          <w:szCs w:val="28"/>
        </w:rPr>
        <w:t>exploit a wide range of prey items</w:t>
      </w:r>
      <w:r>
        <w:rPr>
          <w:rFonts w:cs="Arial"/>
          <w:szCs w:val="28"/>
        </w:rPr>
        <w:t xml:space="preserve"> </w: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 </w:instrText>
      </w:r>
      <w:r>
        <w:rPr>
          <w:rFonts w:cs="Arial"/>
          <w:szCs w:val="28"/>
        </w:rPr>
        <w:fldChar w:fldCharType="begin">
          <w:fldData xml:space="preserve">PEVuZE5vdGU+PENpdGU+PEF1dGhvcj5QcmFzYWQ8L0F1dGhvcj48WWVhcj4yMDA2PC9ZZWFyPjxS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49-51</w:t>
      </w:r>
      <w:r>
        <w:rPr>
          <w:rFonts w:cs="Arial"/>
          <w:szCs w:val="28"/>
        </w:rPr>
        <w:fldChar w:fldCharType="end"/>
      </w:r>
      <w:r>
        <w:rPr>
          <w:rFonts w:cs="Arial"/>
          <w:szCs w:val="28"/>
        </w:rPr>
        <w:t xml:space="preserve"> </w:t>
      </w:r>
      <w:r>
        <w:rPr>
          <w:rFonts w:cs="Arial" w:hint="eastAsia"/>
          <w:szCs w:val="28"/>
        </w:rPr>
        <w:t>, our</w:t>
      </w:r>
      <w:r>
        <w:rPr>
          <w:rFonts w:cs="Arial"/>
          <w:szCs w:val="28"/>
        </w:rPr>
        <w:t xml:space="preserve"> stable isotope </w:t>
      </w:r>
      <w:r w:rsidR="0077668F">
        <w:rPr>
          <w:rFonts w:cs="Arial"/>
          <w:szCs w:val="28"/>
        </w:rPr>
        <w:t xml:space="preserve">results </w:t>
      </w:r>
      <w:r>
        <w:rPr>
          <w:rFonts w:cs="Arial"/>
          <w:szCs w:val="28"/>
        </w:rPr>
        <w:t>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w:t>
      </w:r>
      <w:r>
        <w:rPr>
          <w:rFonts w:cs="Arial"/>
          <w:szCs w:val="28"/>
        </w:rPr>
        <w:lastRenderedPageBreak/>
        <w:t>could be because of a higher</w:t>
      </w:r>
      <w:r>
        <w:rPr>
          <w:rFonts w:cs="Arial" w:hint="eastAsia"/>
          <w:szCs w:val="28"/>
        </w:rPr>
        <w:t xml:space="preserve"> </w:t>
      </w:r>
      <w:r>
        <w:rPr>
          <w:rFonts w:cs="Arial"/>
          <w:szCs w:val="28"/>
        </w:rPr>
        <w:t xml:space="preserve">herbivore (pest) density at late crop stages, suggested </w:t>
      </w:r>
      <w:r w:rsidR="00080077">
        <w:rPr>
          <w:rFonts w:cs="Arial"/>
          <w:szCs w:val="28"/>
        </w:rPr>
        <w:t xml:space="preserve">by </w:t>
      </w:r>
      <w:r>
        <w:rPr>
          <w:rFonts w:cs="Arial"/>
          <w:szCs w:val="28"/>
        </w:rPr>
        <w:t xml:space="preserve">a correlation between rice herbivore consumption and crop stage (see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rsidR="005B0566" w:rsidRDefault="00DD4E15">
      <w:pPr>
        <w:ind w:firstLine="720"/>
        <w:rPr>
          <w:rFonts w:cs="Arial"/>
          <w:szCs w:val="28"/>
        </w:rPr>
      </w:pPr>
      <w:r>
        <w:rPr>
          <w:rFonts w:cs="Arial"/>
          <w:szCs w:val="28"/>
        </w:rPr>
        <w:t xml:space="preserve">While </w:t>
      </w:r>
      <w:r w:rsidR="00E627CA">
        <w:rPr>
          <w:rFonts w:cs="Arial"/>
          <w:szCs w:val="28"/>
        </w:rPr>
        <w:t>GAPs</w:t>
      </w:r>
      <w:r>
        <w:rPr>
          <w:rFonts w:cs="Arial"/>
          <w:szCs w:val="28"/>
        </w:rPr>
        <w:t xml:space="preserve"> consumed a high proportion of pests at late crop stages, t</w:t>
      </w:r>
      <w:r>
        <w:rPr>
          <w:rFonts w:cs="Arial" w:hint="eastAsia"/>
          <w:szCs w:val="28"/>
        </w:rPr>
        <w:t xml:space="preserve">he two main predator </w:t>
      </w:r>
      <w:r>
        <w:rPr>
          <w:rFonts w:cs="Arial"/>
          <w:szCs w:val="28"/>
        </w:rPr>
        <w:t>groups</w:t>
      </w:r>
      <w:r>
        <w:rPr>
          <w:rFonts w:cs="Arial" w:hint="eastAsia"/>
          <w:szCs w:val="28"/>
        </w:rPr>
        <w:t xml:space="preserve"> in our study system, spiders and ladybeetles</w:t>
      </w:r>
      <w:r>
        <w:rPr>
          <w:rFonts w:cs="Arial"/>
          <w:szCs w:val="28"/>
        </w:rPr>
        <w:t xml:space="preserve"> (Table S1)</w:t>
      </w:r>
      <w:r>
        <w:rPr>
          <w:rFonts w:cs="Arial" w:hint="eastAsia"/>
          <w:szCs w:val="28"/>
        </w:rPr>
        <w:t>, exhibited distinct</w:t>
      </w:r>
      <w:r>
        <w:rPr>
          <w:rFonts w:cs="Arial"/>
          <w:szCs w:val="28"/>
        </w:rPr>
        <w:t xml:space="preserve"> dietary patterns</w:t>
      </w:r>
      <w:r>
        <w:rPr>
          <w:rFonts w:cs="Arial" w:hint="eastAsia"/>
          <w:szCs w:val="28"/>
        </w:rPr>
        <w:t xml:space="preserve"> over the crop season (Fig. 1; Fig. 2).</w:t>
      </w:r>
      <w:r>
        <w:rPr>
          <w:rFonts w:cs="Arial"/>
          <w:szCs w:val="28"/>
        </w:rPr>
        <w:t xml:space="preserve"> Specifically, pest consumption by spiders increased substantially, but pest consumption by ladybeetles remained stable over the season (Fig. 2b vs. 2c).</w:t>
      </w:r>
      <w:r>
        <w:rPr>
          <w:rFonts w:cs="Arial" w:hint="eastAsia"/>
          <w:szCs w:val="28"/>
        </w:rPr>
        <w:t xml:space="preserve"> Such distinct patterns may be </w:t>
      </w:r>
      <w:r>
        <w:rPr>
          <w:rFonts w:cs="Arial"/>
          <w:szCs w:val="28"/>
        </w:rPr>
        <w:t>due to the difference in the</w:t>
      </w:r>
      <w:r>
        <w:rPr>
          <w:rFonts w:cs="Arial" w:hint="eastAsia"/>
          <w:szCs w:val="28"/>
        </w:rPr>
        <w:t>ir</w:t>
      </w:r>
      <w:r>
        <w:rPr>
          <w:rFonts w:cs="Arial"/>
          <w:szCs w:val="28"/>
        </w:rPr>
        <w:t xml:space="preserve"> f</w:t>
      </w:r>
      <w:r>
        <w:rPr>
          <w:rFonts w:cs="Arial" w:hint="eastAsia"/>
          <w:szCs w:val="28"/>
        </w:rPr>
        <w:t>orag</w:t>
      </w:r>
      <w:r>
        <w:rPr>
          <w:rFonts w:cs="Arial"/>
          <w:szCs w:val="28"/>
        </w:rPr>
        <w:t xml:space="preserve">ing </w:t>
      </w:r>
      <w:r>
        <w:rPr>
          <w:rFonts w:cs="Arial" w:hint="eastAsia"/>
          <w:szCs w:val="28"/>
        </w:rPr>
        <w:t>modes</w:t>
      </w:r>
      <w:r>
        <w:rPr>
          <w:rFonts w:cs="Arial"/>
          <w:szCs w:val="28"/>
        </w:rPr>
        <w:t>—sit-and-wait (spiders)</w:t>
      </w:r>
      <w:r>
        <w:rPr>
          <w:rFonts w:cs="Arial" w:hint="eastAsia"/>
          <w:szCs w:val="28"/>
        </w:rPr>
        <w:t xml:space="preserve"> vs. </w:t>
      </w:r>
      <w:r>
        <w:rPr>
          <w:rFonts w:cs="Arial"/>
          <w:szCs w:val="28"/>
        </w:rPr>
        <w:t>actively hunting (ladybeetles)</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 </w:instrText>
      </w:r>
      <w:r>
        <w:rPr>
          <w:rFonts w:cs="Arial"/>
          <w:szCs w:val="28"/>
        </w:rPr>
        <w:fldChar w:fldCharType="begin">
          <w:fldData xml:space="preserve">PEVuZE5vdGU+PENpdGU+PEF1dGhvcj5OeWZmZWxlcjwvQXV0aG9yPjxZZWFyPjE5OTk8L1llYXI+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52-54</w:t>
      </w:r>
      <w:r>
        <w:rPr>
          <w:rFonts w:cs="Arial"/>
          <w:szCs w:val="28"/>
        </w:rPr>
        <w:fldChar w:fldCharType="end"/>
      </w:r>
      <w:r>
        <w:rPr>
          <w:rFonts w:cs="Arial"/>
          <w:szCs w:val="28"/>
        </w:rPr>
        <w:t>.</w:t>
      </w:r>
      <w:r>
        <w:rPr>
          <w:rFonts w:cs="Arial" w:hint="eastAsia"/>
          <w:szCs w:val="28"/>
        </w:rPr>
        <w:t xml:space="preserve"> </w:t>
      </w:r>
      <w:r>
        <w:rPr>
          <w:rFonts w:cs="Arial"/>
          <w:szCs w:val="28"/>
        </w:rPr>
        <w:t>For example, l</w:t>
      </w:r>
      <w:r>
        <w:rPr>
          <w:rFonts w:cs="Arial" w:hint="eastAsia"/>
          <w:szCs w:val="28"/>
        </w:rPr>
        <w:t xml:space="preserve">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may </w:t>
      </w:r>
      <w:r w:rsidR="0000525C">
        <w:rPr>
          <w:rFonts w:cs="Arial"/>
          <w:szCs w:val="28"/>
        </w:rPr>
        <w:t>correlate</w:t>
      </w:r>
      <w:r>
        <w:rPr>
          <w:rFonts w:cs="Arial" w:hint="eastAsia"/>
          <w:szCs w:val="28"/>
        </w:rPr>
        <w:t xml:space="preserve"> with</w:t>
      </w:r>
      <w:r>
        <w:rPr>
          <w:rFonts w:cs="Arial"/>
          <w:szCs w:val="28"/>
        </w:rPr>
        <w:t xml:space="preserve"> the relative abundances of the prey items </w:t>
      </w:r>
      <w:r>
        <w:rPr>
          <w:rFonts w:cs="Arial"/>
          <w:szCs w:val="28"/>
        </w:rPr>
        <w:fldChar w:fldCharType="begin"/>
      </w:r>
      <w:r>
        <w:rPr>
          <w:rFonts w:cs="Arial"/>
          <w:szCs w:val="28"/>
        </w:rPr>
        <w:instrText xml:space="preserve"> ADDIN EN.CITE &lt;EndNote&gt;&lt;Cite&gt;&lt;Author&gt;Nyffeler&lt;/Author&gt;&lt;Year&gt;1999&lt;/Year&gt;&lt;RecNum&gt;97&lt;/RecNum&gt;&lt;DisplayText&gt;&lt;style face="superscript"&gt;52&lt;/style&gt;&lt;/DisplayText&gt;&lt;record&gt;&lt;rec-number&gt;97&lt;/rec-number&gt;&lt;foreign-keys&gt;&lt;key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Pr>
          <w:rFonts w:cs="Arial"/>
          <w:szCs w:val="28"/>
        </w:rPr>
        <w:fldChar w:fldCharType="separate"/>
      </w:r>
      <w:r>
        <w:rPr>
          <w:rFonts w:cs="Arial"/>
          <w:szCs w:val="28"/>
          <w:vertAlign w:val="superscript"/>
        </w:rPr>
        <w:t>52</w:t>
      </w:r>
      <w:r>
        <w:rPr>
          <w:rFonts w:cs="Arial"/>
          <w:szCs w:val="28"/>
        </w:rPr>
        <w:fldChar w:fldCharType="end"/>
      </w:r>
      <w:r>
        <w:rPr>
          <w:rFonts w:cs="Arial"/>
          <w:szCs w:val="28"/>
        </w:rPr>
        <w:t>. This explanation is consistent with</w:t>
      </w:r>
      <w:r>
        <w:rPr>
          <w:rFonts w:cs="Arial" w:hint="eastAsia"/>
          <w:szCs w:val="28"/>
        </w:rPr>
        <w:t xml:space="preserve"> </w:t>
      </w:r>
      <w:r>
        <w:rPr>
          <w:rFonts w:cs="Arial"/>
          <w:szCs w:val="28"/>
        </w:rPr>
        <w:t xml:space="preserve">our </w:t>
      </w:r>
      <w:r>
        <w:rPr>
          <w:rFonts w:cs="Arial" w:hint="eastAsia"/>
          <w:szCs w:val="28"/>
        </w:rPr>
        <w:t>findings</w:t>
      </w:r>
      <w:r>
        <w:rPr>
          <w:rFonts w:cs="Arial"/>
          <w:szCs w:val="28"/>
        </w:rPr>
        <w:t xml:space="preserve">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w:t>
      </w:r>
      <w:r>
        <w:rPr>
          <w:rFonts w:cs="Arial" w:hint="eastAsia"/>
          <w:szCs w:val="28"/>
        </w:rPr>
        <w:t>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correspond</w:t>
      </w:r>
      <w:r>
        <w:rPr>
          <w:rFonts w:cs="Arial"/>
          <w:szCs w:val="28"/>
        </w:rPr>
        <w:t>ed</w:t>
      </w:r>
      <w:r>
        <w:rPr>
          <w:rFonts w:cs="Arial" w:hint="eastAsia"/>
          <w:szCs w:val="28"/>
        </w:rPr>
        <w:t xml:space="preserve"> to </w:t>
      </w:r>
      <w:r>
        <w:rPr>
          <w:rFonts w:cs="Arial"/>
          <w:szCs w:val="28"/>
        </w:rPr>
        <w:t>the</w:t>
      </w:r>
      <w:r w:rsidR="00627A6C">
        <w:rPr>
          <w:rFonts w:cs="Arial"/>
          <w:szCs w:val="28"/>
        </w:rPr>
        <w:t>ir</w:t>
      </w:r>
      <w:r>
        <w:rPr>
          <w:rFonts w:cs="Arial"/>
          <w:szCs w:val="28"/>
        </w:rPr>
        <w:t xml:space="preserve"> relative abundances in the field</w:t>
      </w:r>
      <w:r>
        <w:rPr>
          <w:rFonts w:cs="Arial" w:hint="eastAsia"/>
          <w:szCs w:val="28"/>
        </w:rPr>
        <w:t xml:space="preserve"> (Fig. 1b; Fig. 3)</w:t>
      </w:r>
      <w:r>
        <w:rPr>
          <w:rFonts w:cs="Arial"/>
          <w:szCs w:val="28"/>
        </w:rPr>
        <w:t xml:space="preserve">, </w:t>
      </w:r>
      <w:r>
        <w:rPr>
          <w:rFonts w:cs="Arial" w:hint="eastAsia"/>
          <w:szCs w:val="28"/>
        </w:rPr>
        <w:t>a</w:t>
      </w:r>
      <w:r>
        <w:rPr>
          <w:rFonts w:cs="Arial"/>
          <w:szCs w:val="28"/>
        </w:rPr>
        <w:t>lthough our later analysis suggested crop stage, instead of</w:t>
      </w:r>
      <w:r>
        <w:rPr>
          <w:rFonts w:cs="Arial" w:hint="eastAsia"/>
          <w:szCs w:val="28"/>
        </w:rPr>
        <w:t xml:space="preserve"> pest</w:t>
      </w:r>
      <w:r>
        <w:rPr>
          <w:rFonts w:cs="Arial"/>
          <w:szCs w:val="28"/>
        </w:rPr>
        <w:t xml:space="preserve"> </w:t>
      </w:r>
      <w:r>
        <w:rPr>
          <w:rFonts w:cs="Arial" w:hint="eastAsia"/>
          <w:szCs w:val="28"/>
        </w:rPr>
        <w:t>relative abundances</w:t>
      </w:r>
      <w:r>
        <w:rPr>
          <w:rFonts w:cs="Arial"/>
          <w:szCs w:val="28"/>
        </w:rPr>
        <w:t xml:space="preserve">, as a better predictor for pest consumption by predators (see </w:t>
      </w:r>
      <w:r>
        <w:rPr>
          <w:rFonts w:cs="Arial"/>
          <w:i/>
          <w:szCs w:val="28"/>
        </w:rPr>
        <w:t>Factors associated with pest consumption by predators</w:t>
      </w:r>
      <w:r>
        <w:rPr>
          <w:rFonts w:cs="Arial"/>
          <w:szCs w:val="28"/>
        </w:rPr>
        <w:t>)</w:t>
      </w:r>
      <w:r>
        <w:rPr>
          <w:rFonts w:cs="Arial" w:hint="eastAsia"/>
          <w:szCs w:val="28"/>
        </w:rPr>
        <w:t>. In contrast</w:t>
      </w:r>
      <w:r>
        <w:rPr>
          <w:rFonts w:cs="Arial"/>
          <w:szCs w:val="28"/>
        </w:rPr>
        <w:t xml:space="preserve">, </w:t>
      </w:r>
      <w:r>
        <w:rPr>
          <w:rFonts w:cs="Arial" w:hint="eastAsia"/>
          <w:szCs w:val="28"/>
        </w:rPr>
        <w:t>l</w:t>
      </w:r>
      <w:r>
        <w:rPr>
          <w:rFonts w:cs="Arial"/>
          <w:szCs w:val="28"/>
        </w:rPr>
        <w:t xml:space="preserve">adybeetles are actively hunting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t>
      </w:r>
      <w:r>
        <w:rPr>
          <w:rFonts w:cs="Arial"/>
          <w:szCs w:val="28"/>
        </w:rPr>
        <w:t xml:space="preserve">resulting in stable pest consumption over time </w:t>
      </w:r>
      <w:r>
        <w:rPr>
          <w:rFonts w:cs="Arial" w:hint="eastAsia"/>
          <w:szCs w:val="28"/>
        </w:rPr>
        <w:t>(Fig. 1c; Fig. 2c; Fig. 3).</w:t>
      </w:r>
      <w:r>
        <w:rPr>
          <w:rFonts w:cs="Arial"/>
          <w:szCs w:val="28"/>
        </w:rPr>
        <w:t xml:space="preserve"> </w:t>
      </w:r>
      <w:r>
        <w:rPr>
          <w:rFonts w:cs="Arial" w:hint="eastAsia"/>
          <w:szCs w:val="28"/>
        </w:rPr>
        <w:t>Since p</w:t>
      </w:r>
      <w:r>
        <w:rPr>
          <w:rFonts w:cs="Arial"/>
          <w:szCs w:val="28"/>
        </w:rPr>
        <w:t xml:space="preserve">redator foraging modes </w:t>
      </w:r>
      <w:r>
        <w:rPr>
          <w:rFonts w:cs="Arial" w:hint="eastAsia"/>
          <w:szCs w:val="28"/>
        </w:rPr>
        <w:t>play a key role in</w:t>
      </w:r>
      <w:r>
        <w:rPr>
          <w:rFonts w:cs="Arial"/>
          <w:szCs w:val="28"/>
        </w:rPr>
        <w:t xml:space="preserve"> </w:t>
      </w:r>
      <w:r>
        <w:rPr>
          <w:rFonts w:cs="Arial" w:hint="eastAsia"/>
          <w:szCs w:val="28"/>
        </w:rPr>
        <w:t>mediating predator-prey</w:t>
      </w:r>
      <w:r>
        <w:rPr>
          <w:rFonts w:cs="Arial"/>
          <w:szCs w:val="28"/>
        </w:rPr>
        <w:t>-plant</w:t>
      </w:r>
      <w:r>
        <w:rPr>
          <w:rFonts w:cs="Arial" w:hint="eastAsia"/>
          <w:szCs w:val="28"/>
        </w:rPr>
        <w:t xml:space="preserve"> interactions</w:t>
      </w:r>
      <w:r>
        <w:rPr>
          <w:rFonts w:cs="Arial"/>
          <w:szCs w:val="28"/>
        </w:rPr>
        <w:t xml:space="preserve"> </w:t>
      </w:r>
      <w:r>
        <w:rPr>
          <w:rFonts w:cs="Arial"/>
          <w:szCs w:val="28"/>
        </w:rPr>
        <w:fldChar w:fldCharType="begin"/>
      </w:r>
      <w:r>
        <w:rPr>
          <w:rFonts w:cs="Arial"/>
          <w:szCs w:val="28"/>
        </w:rPr>
        <w:instrText xml:space="preserve"> ADDIN EN.CITE &lt;EndNote&gt;&lt;Cite&gt;&lt;Author&gt;Schmitz&lt;/Author&gt;&lt;Year&gt;2008&lt;/Year&gt;&lt;RecNum&gt;101&lt;/RecNum&gt;&lt;DisplayText&gt;&lt;style face="superscript"&gt;55&lt;/style&gt;&lt;/DisplayText&gt;&lt;record&gt;&lt;rec-number&gt;101&lt;/rec-number&gt;&lt;foreign-keys&gt;&lt;key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Pr>
          <w:rFonts w:cs="Arial"/>
          <w:szCs w:val="28"/>
        </w:rPr>
        <w:fldChar w:fldCharType="separate"/>
      </w:r>
      <w:r>
        <w:rPr>
          <w:rFonts w:cs="Arial"/>
          <w:szCs w:val="28"/>
          <w:vertAlign w:val="superscript"/>
        </w:rPr>
        <w:t>55</w:t>
      </w:r>
      <w:r>
        <w:rPr>
          <w:rFonts w:cs="Arial"/>
          <w:szCs w:val="28"/>
        </w:rPr>
        <w:fldChar w:fldCharType="end"/>
      </w:r>
      <w:r>
        <w:rPr>
          <w:rFonts w:cs="Arial" w:hint="eastAsia"/>
          <w:szCs w:val="28"/>
        </w:rPr>
        <w:t>,</w:t>
      </w:r>
      <w:r>
        <w:rPr>
          <w:rFonts w:cs="Arial"/>
          <w:szCs w:val="28"/>
        </w:rPr>
        <w:t xml:space="preserve"> we suggest future studies examine different </w:t>
      </w:r>
      <w:r>
        <w:rPr>
          <w:rFonts w:cs="Arial" w:hint="eastAsia"/>
          <w:szCs w:val="28"/>
        </w:rPr>
        <w:t xml:space="preserve">assemblages of </w:t>
      </w:r>
      <w:r>
        <w:rPr>
          <w:rFonts w:cs="Arial"/>
          <w:szCs w:val="28"/>
        </w:rPr>
        <w:t xml:space="preserve">sit-and-wait vs. actively hunting </w:t>
      </w:r>
      <w:r>
        <w:rPr>
          <w:rFonts w:cs="Arial" w:hint="eastAsia"/>
          <w:szCs w:val="28"/>
        </w:rPr>
        <w:t xml:space="preserve"> predators</w:t>
      </w:r>
      <w:r>
        <w:rPr>
          <w:rFonts w:cs="Arial"/>
          <w:szCs w:val="28"/>
        </w:rPr>
        <w:t xml:space="preserve"> in field conditions to reveal the most efficient pest control practices over the whole crop season.  </w:t>
      </w:r>
    </w:p>
    <w:p w:rsidR="005B0566" w:rsidRDefault="005B0566">
      <w:pPr>
        <w:rPr>
          <w:rFonts w:cs="Arial"/>
          <w:b/>
          <w:color w:val="0070C0"/>
          <w:szCs w:val="28"/>
        </w:rPr>
      </w:pPr>
    </w:p>
    <w:p w:rsidR="005B0566" w:rsidRDefault="00DD4E15">
      <w:pPr>
        <w:ind w:firstLine="720"/>
        <w:rPr>
          <w:rFonts w:cs="Arial"/>
          <w:i/>
          <w:szCs w:val="28"/>
        </w:rPr>
      </w:pPr>
      <w:r>
        <w:rPr>
          <w:rFonts w:cs="Arial"/>
          <w:i/>
          <w:szCs w:val="28"/>
        </w:rPr>
        <w:t>Generalist</w:t>
      </w:r>
      <w:r>
        <w:rPr>
          <w:rFonts w:cs="Arial" w:hint="eastAsia"/>
          <w:i/>
          <w:szCs w:val="28"/>
        </w:rPr>
        <w:t>s exhibit</w:t>
      </w:r>
      <w:r>
        <w:rPr>
          <w:rFonts w:cs="Arial"/>
          <w:i/>
          <w:szCs w:val="28"/>
        </w:rPr>
        <w:t xml:space="preserve"> consistent </w:t>
      </w:r>
      <w:r>
        <w:rPr>
          <w:rFonts w:cs="Arial" w:hint="eastAsia"/>
          <w:i/>
          <w:szCs w:val="28"/>
        </w:rPr>
        <w:t>pest consumption patterns</w:t>
      </w:r>
      <w:r>
        <w:rPr>
          <w:rFonts w:cs="Arial"/>
          <w:i/>
          <w:szCs w:val="28"/>
        </w:rPr>
        <w:t xml:space="preserve"> over years</w:t>
      </w:r>
    </w:p>
    <w:p w:rsidR="005B0566" w:rsidRDefault="00DD4E15">
      <w:pPr>
        <w:ind w:firstLine="720"/>
        <w:rPr>
          <w:rFonts w:cs="Arial"/>
          <w:szCs w:val="28"/>
        </w:rPr>
      </w:pPr>
      <w:r>
        <w:rPr>
          <w:rFonts w:cs="Arial"/>
          <w:szCs w:val="28"/>
        </w:rPr>
        <w:t xml:space="preserve">Ideal biocontrol agents provide consistent top-down control on pests </w:t>
      </w:r>
      <w:r>
        <w:rPr>
          <w:rFonts w:cs="Arial" w:hint="eastAsia"/>
          <w:szCs w:val="28"/>
        </w:rPr>
        <w:t>under</w:t>
      </w:r>
      <w:r>
        <w:rPr>
          <w:rFonts w:cs="Arial"/>
          <w:szCs w:val="28"/>
        </w:rPr>
        <w:t xml:space="preserve"> vari</w:t>
      </w:r>
      <w:r>
        <w:rPr>
          <w:rFonts w:cs="Arial" w:hint="eastAsia"/>
          <w:szCs w:val="28"/>
        </w:rPr>
        <w:t>able</w:t>
      </w:r>
      <w:r>
        <w:rPr>
          <w:rFonts w:cs="Arial"/>
          <w:szCs w:val="28"/>
        </w:rPr>
        <w:t xml:space="preserve"> environmental conditions (abiotic and biotic factors).</w:t>
      </w:r>
      <w:r>
        <w:rPr>
          <w:rFonts w:cs="Arial" w:hint="eastAsia"/>
          <w:szCs w:val="28"/>
        </w:rPr>
        <w:t xml:space="preserve"> </w:t>
      </w:r>
      <w:r>
        <w:rPr>
          <w:rFonts w:cs="Arial"/>
          <w:szCs w:val="28"/>
        </w:rPr>
        <w:t xml:space="preserve">In our case, GAPs (both spiders and ladybeetles) </w:t>
      </w:r>
      <w:r>
        <w:rPr>
          <w:rFonts w:cs="Arial" w:hint="eastAsia"/>
          <w:szCs w:val="28"/>
        </w:rPr>
        <w:t>showed consistent patterns</w:t>
      </w:r>
      <w:r>
        <w:rPr>
          <w:rFonts w:cs="Arial"/>
          <w:szCs w:val="28"/>
        </w:rPr>
        <w:t xml:space="preserve"> in pest consumption across years</w:t>
      </w:r>
      <w:r>
        <w:rPr>
          <w:rFonts w:cs="Arial" w:hint="eastAsia"/>
          <w:szCs w:val="28"/>
        </w:rPr>
        <w:t xml:space="preserve"> </w:t>
      </w:r>
      <w:r>
        <w:rPr>
          <w:rFonts w:cs="Arial"/>
          <w:szCs w:val="28"/>
        </w:rPr>
        <w:t xml:space="preserve">(e.g., similar seasonal trends in pest consumption and high consumption </w:t>
      </w:r>
      <w:r>
        <w:rPr>
          <w:rFonts w:cs="Arial" w:hint="eastAsia"/>
          <w:szCs w:val="28"/>
        </w:rPr>
        <w:t>at</w:t>
      </w:r>
      <w:r>
        <w:rPr>
          <w:rFonts w:cs="Arial"/>
          <w:szCs w:val="28"/>
        </w:rPr>
        <w:t xml:space="preserve"> late crop stage</w:t>
      </w:r>
      <w:r>
        <w:rPr>
          <w:rFonts w:cs="Arial" w:hint="eastAsia"/>
          <w:szCs w:val="28"/>
        </w:rPr>
        <w:t>s</w:t>
      </w:r>
      <w:r>
        <w:rPr>
          <w:rFonts w:cs="Arial"/>
          <w:szCs w:val="28"/>
        </w:rPr>
        <w:t xml:space="preserve"> in all three years)</w:t>
      </w:r>
      <w:r>
        <w:rPr>
          <w:rFonts w:cs="Arial" w:hint="eastAsia"/>
          <w:szCs w:val="28"/>
        </w:rPr>
        <w:t xml:space="preserve"> (Fig. 2)</w:t>
      </w:r>
      <w:r>
        <w:rPr>
          <w:rFonts w:cs="Arial"/>
          <w:szCs w:val="28"/>
        </w:rPr>
        <w:t xml:space="preserve">, despite </w:t>
      </w:r>
      <w:r w:rsidR="00D47C2E">
        <w:rPr>
          <w:rFonts w:cs="Arial"/>
          <w:szCs w:val="28"/>
        </w:rPr>
        <w:t>variable</w:t>
      </w:r>
      <w:r>
        <w:rPr>
          <w:rFonts w:cs="Arial" w:hint="eastAsia"/>
          <w:szCs w:val="28"/>
        </w:rPr>
        <w:t xml:space="preserve"> environmental conditions </w:t>
      </w:r>
      <w:r>
        <w:rPr>
          <w:rFonts w:cs="Arial"/>
          <w:szCs w:val="28"/>
        </w:rPr>
        <w:t xml:space="preserve">(details below). This further suggests that GAPs can be a predictable, valuable tool </w:t>
      </w:r>
      <w:r>
        <w:rPr>
          <w:rFonts w:cs="Arial" w:hint="eastAsia"/>
          <w:szCs w:val="28"/>
        </w:rPr>
        <w:t>for</w:t>
      </w:r>
      <w:r>
        <w:rPr>
          <w:rFonts w:cs="Arial"/>
          <w:szCs w:val="28"/>
        </w:rPr>
        <w:t xml:space="preserve"> pest control </w:t>
      </w:r>
      <w:r>
        <w:rPr>
          <w:rFonts w:cs="Arial" w:hint="eastAsia"/>
          <w:szCs w:val="28"/>
        </w:rPr>
        <w:t>in</w:t>
      </w:r>
      <w:r>
        <w:rPr>
          <w:rFonts w:cs="Arial"/>
          <w:szCs w:val="28"/>
        </w:rPr>
        <w:t xml:space="preserve"> sustainable agriculture.  Specifically, regarding the abiotic factors, t</w:t>
      </w:r>
      <w:r>
        <w:rPr>
          <w:rFonts w:cs="Arial" w:hint="eastAsia"/>
          <w:szCs w:val="28"/>
        </w:rPr>
        <w:t>he</w:t>
      </w:r>
      <w:r>
        <w:rPr>
          <w:rFonts w:cs="Arial"/>
          <w:szCs w:val="28"/>
        </w:rPr>
        <w:t xml:space="preserve"> </w:t>
      </w:r>
      <w:r>
        <w:rPr>
          <w:rFonts w:cs="Arial" w:hint="eastAsia"/>
          <w:szCs w:val="28"/>
        </w:rPr>
        <w:t xml:space="preserve">daily mean </w:t>
      </w:r>
      <w:r>
        <w:rPr>
          <w:rFonts w:cs="Arial"/>
          <w:szCs w:val="28"/>
        </w:rPr>
        <w:t>temperature</w:t>
      </w:r>
      <w:r>
        <w:rPr>
          <w:rFonts w:cs="Arial" w:hint="eastAsia"/>
          <w:szCs w:val="28"/>
        </w:rPr>
        <w:t>, particularly during the early crop season (from</w:t>
      </w:r>
      <w:r>
        <w:rPr>
          <w:rFonts w:cs="Arial"/>
          <w:szCs w:val="28"/>
        </w:rPr>
        <w:t xml:space="preserve"> April</w:t>
      </w:r>
      <w:r>
        <w:rPr>
          <w:rFonts w:cs="Arial" w:hint="eastAsia"/>
          <w:szCs w:val="28"/>
        </w:rPr>
        <w:t xml:space="preserve"> to </w:t>
      </w:r>
      <w:r>
        <w:rPr>
          <w:rFonts w:cs="Arial"/>
          <w:szCs w:val="28"/>
        </w:rPr>
        <w:t>Ju</w:t>
      </w:r>
      <w:r>
        <w:rPr>
          <w:rFonts w:cs="Arial" w:hint="eastAsia"/>
          <w:szCs w:val="28"/>
        </w:rPr>
        <w:t>ne),</w:t>
      </w:r>
      <w:r>
        <w:rPr>
          <w:rFonts w:cs="Arial"/>
          <w:szCs w:val="28"/>
        </w:rPr>
        <w:t xml:space="preserve"> </w:t>
      </w:r>
      <w:r>
        <w:rPr>
          <w:rFonts w:cs="Arial" w:hint="eastAsia"/>
          <w:szCs w:val="28"/>
        </w:rPr>
        <w:t xml:space="preserve">varied substantially </w:t>
      </w:r>
      <w:r>
        <w:rPr>
          <w:rFonts w:cs="Arial"/>
          <w:szCs w:val="28"/>
        </w:rPr>
        <w:t>among</w:t>
      </w:r>
      <w:r>
        <w:rPr>
          <w:rFonts w:cs="Arial" w:hint="eastAsia"/>
          <w:szCs w:val="28"/>
        </w:rPr>
        <w:t xml:space="preserve"> </w:t>
      </w:r>
      <w:r>
        <w:rPr>
          <w:rFonts w:cs="Arial"/>
          <w:szCs w:val="28"/>
        </w:rPr>
        <w:t>year</w:t>
      </w:r>
      <w:r>
        <w:rPr>
          <w:rFonts w:cs="Arial" w:hint="eastAsia"/>
          <w:szCs w:val="28"/>
        </w:rPr>
        <w:t xml:space="preserve">s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2a</w:t>
      </w:r>
      <w:r>
        <w:rPr>
          <w:rFonts w:cs="Arial"/>
          <w:szCs w:val="28"/>
        </w:rPr>
        <w:t>)</w:t>
      </w:r>
      <w:r>
        <w:rPr>
          <w:rFonts w:cs="Arial" w:hint="eastAsia"/>
          <w:szCs w:val="28"/>
        </w:rPr>
        <w:t>.</w:t>
      </w:r>
      <w:r>
        <w:rPr>
          <w:rFonts w:cs="Arial" w:hint="eastAsia"/>
          <w:color w:val="FF0000"/>
          <w:szCs w:val="28"/>
        </w:rPr>
        <w:t xml:space="preserve"> </w:t>
      </w:r>
      <w:r>
        <w:rPr>
          <w:rFonts w:cs="Arial" w:hint="eastAsia"/>
          <w:szCs w:val="28"/>
        </w:rPr>
        <w:t xml:space="preserve">The daily </w:t>
      </w:r>
      <w:r>
        <w:rPr>
          <w:rFonts w:cs="Arial"/>
          <w:szCs w:val="28"/>
        </w:rPr>
        <w:t xml:space="preserve">precipitation </w:t>
      </w:r>
      <w:r>
        <w:rPr>
          <w:rFonts w:cs="Arial" w:hint="eastAsia"/>
          <w:szCs w:val="28"/>
        </w:rPr>
        <w:t xml:space="preserve">patterns also fluctuated over the three study years, with </w:t>
      </w:r>
      <w:r>
        <w:rPr>
          <w:rFonts w:cs="Arial"/>
          <w:szCs w:val="28"/>
        </w:rPr>
        <w:t>multiple</w:t>
      </w:r>
      <w:r>
        <w:rPr>
          <w:rFonts w:cs="Arial" w:hint="eastAsia"/>
          <w:szCs w:val="28"/>
        </w:rPr>
        <w:t xml:space="preserve"> </w:t>
      </w:r>
      <w:r>
        <w:rPr>
          <w:rFonts w:cs="Arial"/>
          <w:szCs w:val="28"/>
        </w:rPr>
        <w:t>high precipitation events in 2017</w:t>
      </w:r>
      <w:r>
        <w:rPr>
          <w:rFonts w:cs="Arial" w:hint="eastAsia"/>
          <w:szCs w:val="28"/>
        </w:rPr>
        <w:t xml:space="preserve">, overall low precipitation in </w:t>
      </w:r>
      <w:r>
        <w:rPr>
          <w:rFonts w:cs="Arial"/>
          <w:szCs w:val="28"/>
        </w:rPr>
        <w:t>2018</w:t>
      </w:r>
      <w:r>
        <w:rPr>
          <w:rFonts w:cs="Arial" w:hint="eastAsia"/>
          <w:szCs w:val="28"/>
        </w:rPr>
        <w:t xml:space="preserve">, and relatively even </w:t>
      </w:r>
      <w:r>
        <w:rPr>
          <w:rFonts w:cs="Arial"/>
          <w:szCs w:val="28"/>
        </w:rPr>
        <w:t>precipitation</w:t>
      </w:r>
      <w:r>
        <w:rPr>
          <w:rFonts w:cs="Arial" w:hint="eastAsia"/>
          <w:szCs w:val="28"/>
        </w:rPr>
        <w:t xml:space="preserve"> in 2019 </w:t>
      </w:r>
      <w:r>
        <w:rPr>
          <w:rFonts w:cs="Arial"/>
          <w:szCs w:val="28"/>
        </w:rPr>
        <w:t xml:space="preserve">(Appendix S1: </w:t>
      </w:r>
      <w:r>
        <w:rPr>
          <w:rFonts w:cs="Arial" w:hint="eastAsia"/>
          <w:szCs w:val="28"/>
        </w:rPr>
        <w:t>Fig.</w:t>
      </w:r>
      <w:r>
        <w:rPr>
          <w:rFonts w:cs="Arial"/>
          <w:szCs w:val="28"/>
        </w:rPr>
        <w:t xml:space="preserve"> S</w:t>
      </w:r>
      <w:r>
        <w:rPr>
          <w:rFonts w:cs="Arial" w:hint="eastAsia"/>
          <w:szCs w:val="28"/>
        </w:rPr>
        <w:t>2b</w:t>
      </w:r>
      <w:r>
        <w:rPr>
          <w:rFonts w:cs="Arial"/>
          <w:szCs w:val="28"/>
        </w:rPr>
        <w:t>).</w:t>
      </w:r>
      <w:r>
        <w:rPr>
          <w:rFonts w:cs="Arial" w:hint="eastAsia"/>
          <w:szCs w:val="28"/>
        </w:rPr>
        <w:t xml:space="preserve"> </w:t>
      </w:r>
      <w:r>
        <w:rPr>
          <w:rFonts w:cs="Arial"/>
          <w:szCs w:val="28"/>
        </w:rPr>
        <w:t xml:space="preserve">Regarding the biotic factors, </w:t>
      </w:r>
      <w:r>
        <w:rPr>
          <w:rFonts w:cs="Arial" w:hint="eastAsia"/>
          <w:szCs w:val="28"/>
        </w:rPr>
        <w:t>the compositions of rice herbivores at the flowering and ripening stage differed substantially among the three years, in particular the two most dominant groups</w:t>
      </w:r>
      <w:r>
        <w:rPr>
          <w:rFonts w:cs="Arial"/>
          <w:szCs w:val="28"/>
        </w:rPr>
        <w:t>:</w:t>
      </w:r>
      <w:r>
        <w:rPr>
          <w:rFonts w:cs="Arial" w:hint="eastAsia"/>
          <w:szCs w:val="28"/>
        </w:rPr>
        <w:t xml:space="preserve"> leafhoppers (</w:t>
      </w:r>
      <w:r>
        <w:rPr>
          <w:rFonts w:cs="Arial"/>
          <w:szCs w:val="28"/>
        </w:rPr>
        <w:t>Cicadellidae/</w:t>
      </w:r>
      <w:r>
        <w:rPr>
          <w:rFonts w:cs="Arial"/>
          <w:i/>
          <w:szCs w:val="28"/>
        </w:rPr>
        <w:t>Nephotettix</w:t>
      </w:r>
      <w:r>
        <w:rPr>
          <w:rFonts w:cs="Arial" w:hint="eastAsia"/>
          <w:szCs w:val="28"/>
        </w:rPr>
        <w:t>) and planthoppers (</w:t>
      </w:r>
      <w:r>
        <w:rPr>
          <w:rFonts w:cs="Arial"/>
          <w:szCs w:val="28"/>
        </w:rPr>
        <w:t>Delphacidae/</w:t>
      </w:r>
      <w:r>
        <w:rPr>
          <w:rFonts w:cs="Arial"/>
          <w:i/>
          <w:szCs w:val="28"/>
        </w:rPr>
        <w:t>Nilaparvata</w:t>
      </w:r>
      <w:r>
        <w:rPr>
          <w:rFonts w:cs="Arial" w:hint="eastAsia"/>
          <w:szCs w:val="28"/>
        </w:rPr>
        <w:t xml:space="preserve">) </w:t>
      </w:r>
      <w:r>
        <w:rPr>
          <w:rFonts w:cs="Arial"/>
          <w:szCs w:val="28"/>
        </w:rPr>
        <w:t>(Appendix S1: Table S3</w:t>
      </w:r>
      <w:r>
        <w:rPr>
          <w:rFonts w:cs="Arial" w:hint="eastAsia"/>
          <w:szCs w:val="28"/>
        </w:rPr>
        <w:t xml:space="preserve">). Although </w:t>
      </w:r>
      <w:r w:rsidR="006B6C63">
        <w:rPr>
          <w:rFonts w:cs="Arial"/>
          <w:szCs w:val="28"/>
        </w:rPr>
        <w:t xml:space="preserve">both </w:t>
      </w:r>
      <w:r>
        <w:rPr>
          <w:rFonts w:cs="Arial"/>
          <w:szCs w:val="28"/>
        </w:rPr>
        <w:t xml:space="preserve">abiotic and biotic factors varied substantially over years in our study, pest consumption by GAPs generally remained stable, different from studies where pest consumption by GAPs was </w:t>
      </w:r>
      <w:r>
        <w:rPr>
          <w:rFonts w:cs="Arial" w:hint="eastAsia"/>
          <w:szCs w:val="28"/>
        </w:rPr>
        <w:t>largely</w:t>
      </w:r>
      <w:r>
        <w:rPr>
          <w:rFonts w:cs="Arial"/>
          <w:szCs w:val="28"/>
        </w:rPr>
        <w:t xml:space="preserve"> influenced by abiotic or biotic factors </w:t>
      </w:r>
      <w:r>
        <w:rPr>
          <w:rFonts w:cs="Arial"/>
          <w:szCs w:val="28"/>
        </w:rPr>
        <w:fldChar w:fldCharType="begin"/>
      </w:r>
      <w:r>
        <w:rPr>
          <w:rFonts w:cs="Arial"/>
          <w:szCs w:val="28"/>
        </w:rPr>
        <w:instrText xml:space="preserve"> ADDIN EN.CITE &lt;EndNote&gt;&lt;Cite&gt;&lt;Author&gt;Whitney&lt;/Author&gt;&lt;Year&gt;2018&lt;/Year&gt;&lt;RecNum&gt;95&lt;/RecNum&gt;&lt;DisplayText&gt;&lt;style face="superscript"&gt;56,57&lt;/style&gt;&lt;/DisplayText&gt;&lt;record&gt;&lt;rec-number&gt;95&lt;/rec-number&gt;&lt;foreign-keys&gt;&lt;key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Pr>
          <w:rFonts w:cs="Arial"/>
          <w:szCs w:val="28"/>
        </w:rPr>
        <w:fldChar w:fldCharType="separate"/>
      </w:r>
      <w:r>
        <w:rPr>
          <w:rFonts w:cs="Arial"/>
          <w:szCs w:val="28"/>
          <w:vertAlign w:val="superscript"/>
        </w:rPr>
        <w:t>56,57</w:t>
      </w:r>
      <w:r>
        <w:rPr>
          <w:rFonts w:cs="Arial"/>
          <w:szCs w:val="28"/>
        </w:rPr>
        <w:fldChar w:fldCharType="end"/>
      </w:r>
      <w:r>
        <w:rPr>
          <w:rFonts w:cs="Arial" w:hint="eastAsia"/>
          <w:szCs w:val="28"/>
        </w:rPr>
        <w:t>.</w:t>
      </w:r>
      <w:r>
        <w:rPr>
          <w:rFonts w:cs="Arial"/>
          <w:szCs w:val="28"/>
        </w:rPr>
        <w:t xml:space="preserve"> Our finding of this </w:t>
      </w:r>
      <w:r>
        <w:rPr>
          <w:rFonts w:cs="Arial" w:hint="eastAsia"/>
          <w:szCs w:val="28"/>
        </w:rPr>
        <w:t xml:space="preserve">consistency in </w:t>
      </w:r>
      <w:r>
        <w:rPr>
          <w:rFonts w:cs="Arial"/>
          <w:szCs w:val="28"/>
        </w:rPr>
        <w:t xml:space="preserve">GAPs’ functional role suggests GAPs as </w:t>
      </w:r>
      <w:r>
        <w:rPr>
          <w:rFonts w:cs="Arial" w:hint="eastAsia"/>
          <w:szCs w:val="28"/>
        </w:rPr>
        <w:t xml:space="preserve">a </w:t>
      </w:r>
      <w:r>
        <w:rPr>
          <w:rFonts w:cs="Arial"/>
          <w:szCs w:val="28"/>
        </w:rPr>
        <w:t>promising</w:t>
      </w:r>
      <w:r>
        <w:rPr>
          <w:rFonts w:cs="Arial" w:hint="eastAsia"/>
          <w:szCs w:val="28"/>
        </w:rPr>
        <w:t xml:space="preserve"> </w:t>
      </w:r>
      <w:r>
        <w:rPr>
          <w:rFonts w:cs="Arial"/>
          <w:szCs w:val="28"/>
        </w:rPr>
        <w:t>tool</w:t>
      </w:r>
      <w:r>
        <w:rPr>
          <w:rFonts w:cs="Arial" w:hint="eastAsia"/>
          <w:szCs w:val="28"/>
        </w:rPr>
        <w:t xml:space="preserve"> that </w:t>
      </w:r>
      <w:r>
        <w:rPr>
          <w:rFonts w:cs="Arial"/>
          <w:szCs w:val="28"/>
        </w:rPr>
        <w:t>agricultural practitioner</w:t>
      </w:r>
      <w:r>
        <w:rPr>
          <w:rFonts w:cs="Arial" w:hint="eastAsia"/>
          <w:szCs w:val="28"/>
        </w:rPr>
        <w:t xml:space="preserve">s </w:t>
      </w:r>
      <w:r>
        <w:rPr>
          <w:rFonts w:cs="Arial"/>
          <w:szCs w:val="28"/>
        </w:rPr>
        <w:t xml:space="preserve">can apply to </w:t>
      </w:r>
      <w:r>
        <w:rPr>
          <w:rFonts w:cs="Arial" w:hint="eastAsia"/>
          <w:szCs w:val="28"/>
        </w:rPr>
        <w:t>pest management</w:t>
      </w:r>
      <w:r>
        <w:rPr>
          <w:rFonts w:cs="Arial"/>
          <w:szCs w:val="28"/>
        </w:rPr>
        <w:t>.</w:t>
      </w:r>
    </w:p>
    <w:p w:rsidR="005B0566" w:rsidRDefault="00DD4E15">
      <w:pPr>
        <w:rPr>
          <w:rFonts w:cs="Arial"/>
          <w:szCs w:val="28"/>
        </w:rPr>
      </w:pPr>
      <w:r>
        <w:rPr>
          <w:rFonts w:cs="Arial" w:hint="eastAsia"/>
          <w:szCs w:val="28"/>
        </w:rPr>
        <w:lastRenderedPageBreak/>
        <w:tab/>
      </w:r>
    </w:p>
    <w:p w:rsidR="005B0566" w:rsidRDefault="00DD4E15">
      <w:pPr>
        <w:jc w:val="center"/>
        <w:rPr>
          <w:rFonts w:cs="Arial"/>
          <w:i/>
          <w:szCs w:val="28"/>
        </w:rPr>
      </w:pPr>
      <w:r w:rsidRPr="00CA058C">
        <w:rPr>
          <w:rFonts w:cs="Arial"/>
          <w:i/>
          <w:szCs w:val="28"/>
        </w:rPr>
        <w:t>Factors associated with pest consumption by predators</w:t>
      </w:r>
    </w:p>
    <w:p w:rsidR="005B0566" w:rsidRDefault="00DD4E15">
      <w:pPr>
        <w:ind w:firstLine="720"/>
        <w:rPr>
          <w:rFonts w:cs="Arial"/>
          <w:szCs w:val="28"/>
        </w:rPr>
      </w:pPr>
      <w:r>
        <w:rPr>
          <w:rFonts w:cs="Arial" w:hint="eastAsia"/>
          <w:szCs w:val="28"/>
        </w:rPr>
        <w:t xml:space="preserve">The proportion of rice pest consumed in </w:t>
      </w:r>
      <w:r>
        <w:rPr>
          <w:rFonts w:cs="Arial"/>
          <w:szCs w:val="28"/>
        </w:rPr>
        <w:t>GAP</w:t>
      </w:r>
      <w:r>
        <w:rPr>
          <w:rFonts w:cs="Arial" w:hint="eastAsia"/>
          <w:szCs w:val="28"/>
        </w:rPr>
        <w:t>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GAPs in conventional farms consumed </w:t>
      </w:r>
      <w:r>
        <w:rPr>
          <w:rFonts w:cs="Arial" w:hint="eastAsia"/>
          <w:szCs w:val="28"/>
        </w:rPr>
        <w:t xml:space="preserve">a </w:t>
      </w:r>
      <w:r>
        <w:rPr>
          <w:rFonts w:cs="Arial"/>
          <w:szCs w:val="28"/>
        </w:rPr>
        <w:t>higher proportion of rice pests in their diet compared with those in organic farms</w:t>
      </w:r>
      <w:del w:id="0" w:author="CK NTU" w:date="2022-05-13T15:29:00Z">
        <w:r w:rsidDel="00CA058C">
          <w:rPr>
            <w:rFonts w:cs="Arial"/>
            <w:szCs w:val="28"/>
          </w:rPr>
          <w:delText xml:space="preserve"> did</w:delText>
        </w:r>
      </w:del>
      <w:r>
        <w:rPr>
          <w:rFonts w:cs="Arial"/>
          <w:szCs w:val="28"/>
        </w:rPr>
        <w:t xml:space="preserve"> (Table 2). </w:t>
      </w:r>
      <w:ins w:id="1" w:author="CK NTU" w:date="2022-05-13T15:35:00Z">
        <w:r w:rsidR="00422719">
          <w:rPr>
            <w:rFonts w:cs="Arial"/>
            <w:szCs w:val="28"/>
          </w:rPr>
          <w:t xml:space="preserve">There may be two </w:t>
        </w:r>
      </w:ins>
      <w:del w:id="2" w:author="CK NTU" w:date="2022-05-13T15:35:00Z">
        <w:r w:rsidDel="00422719">
          <w:rPr>
            <w:rFonts w:cs="Arial"/>
            <w:szCs w:val="28"/>
          </w:rPr>
          <w:delText xml:space="preserve">One </w:delText>
        </w:r>
      </w:del>
      <w:r>
        <w:rPr>
          <w:rFonts w:cs="Arial"/>
          <w:szCs w:val="28"/>
        </w:rPr>
        <w:t>explanation</w:t>
      </w:r>
      <w:ins w:id="3" w:author="CK NTU" w:date="2022-05-13T15:35:00Z">
        <w:r w:rsidR="00422719">
          <w:rPr>
            <w:rFonts w:cs="Arial"/>
            <w:szCs w:val="28"/>
          </w:rPr>
          <w:t>s for this: 1)</w:t>
        </w:r>
      </w:ins>
      <w:r>
        <w:rPr>
          <w:rFonts w:cs="Arial"/>
          <w:szCs w:val="28"/>
        </w:rPr>
        <w:t xml:space="preserve"> </w:t>
      </w:r>
      <w:del w:id="4" w:author="CK NTU" w:date="2022-05-13T15:35:00Z">
        <w:r w:rsidDel="00422719">
          <w:rPr>
            <w:rFonts w:cs="Arial"/>
            <w:szCs w:val="28"/>
          </w:rPr>
          <w:delText>is that o</w:delText>
        </w:r>
      </w:del>
      <w:ins w:id="5" w:author="CK NTU" w:date="2022-05-13T15:35:00Z">
        <w:r w:rsidR="00422719">
          <w:rPr>
            <w:rFonts w:cs="Arial"/>
            <w:szCs w:val="28"/>
          </w:rPr>
          <w:t>O</w:t>
        </w:r>
      </w:ins>
      <w:r>
        <w:rPr>
          <w:rFonts w:cs="Arial"/>
          <w:szCs w:val="28"/>
        </w:rPr>
        <w:t xml:space="preserve">rganic farming may promote arthropod diversity in the farms and therefore distract predators from feeding on target species </w:t>
      </w:r>
      <w:r>
        <w:rPr>
          <w:rFonts w:cs="Arial" w:hint="eastAsia"/>
          <w:szCs w:val="28"/>
        </w:rPr>
        <w:t>(e</w:t>
      </w:r>
      <w:r>
        <w:rPr>
          <w:rFonts w:cs="Arial"/>
          <w:szCs w:val="28"/>
        </w:rPr>
        <w:t xml:space="preserve">.g., pests) </w: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PEVuZE5vdGU+PENpdGU+PEF1dGhvcj5MaWNodGVuYmVyZzwvQXV0aG9yPjxZZWFyPjIwMTc8L1ll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19,30,58</w:t>
      </w:r>
      <w:r>
        <w:rPr>
          <w:rFonts w:cs="Arial"/>
          <w:szCs w:val="28"/>
        </w:rPr>
        <w:fldChar w:fldCharType="end"/>
      </w:r>
      <w:r>
        <w:rPr>
          <w:rFonts w:cs="Arial"/>
          <w:szCs w:val="28"/>
        </w:rPr>
        <w:t xml:space="preserve">. </w:t>
      </w:r>
      <w:del w:id="6" w:author="CK NTU" w:date="2022-05-13T15:36:00Z">
        <w:r w:rsidDel="00422719">
          <w:rPr>
            <w:rFonts w:cs="Arial"/>
            <w:szCs w:val="28"/>
          </w:rPr>
          <w:delText xml:space="preserve">Another possible explanation for the higher proportion of pest consumption by predators in conventional than organic farms </w:delText>
        </w:r>
      </w:del>
      <w:ins w:id="7" w:author="CK NTU" w:date="2022-05-13T15:36:00Z">
        <w:r w:rsidR="00422719">
          <w:rPr>
            <w:rFonts w:cs="Arial"/>
            <w:szCs w:val="28"/>
          </w:rPr>
          <w:t>2</w:t>
        </w:r>
        <w:r w:rsidR="00422719">
          <w:rPr>
            <w:rFonts w:cs="Arial" w:hint="eastAsia"/>
            <w:szCs w:val="28"/>
          </w:rPr>
          <w:t xml:space="preserve">) </w:t>
        </w:r>
      </w:ins>
      <w:del w:id="8" w:author="CK NTU" w:date="2022-05-13T15:36:00Z">
        <w:r w:rsidDel="00422719">
          <w:rPr>
            <w:rFonts w:cs="Arial"/>
            <w:szCs w:val="28"/>
          </w:rPr>
          <w:delText>is that p</w:delText>
        </w:r>
      </w:del>
      <w:ins w:id="9" w:author="CK NTU" w:date="2022-05-13T15:36:00Z">
        <w:r w:rsidR="00422719">
          <w:rPr>
            <w:rFonts w:cs="Arial" w:hint="eastAsia"/>
            <w:szCs w:val="28"/>
          </w:rPr>
          <w:t>P</w:t>
        </w:r>
      </w:ins>
      <w:r>
        <w:rPr>
          <w:rFonts w:cs="Arial"/>
          <w:szCs w:val="28"/>
        </w:rPr>
        <w:t xml:space="preserve">est densities may be higher in conventional farms </w:t>
      </w:r>
      <w:r>
        <w:rPr>
          <w:rFonts w:cs="Arial"/>
          <w:szCs w:val="28"/>
        </w:rPr>
        <w:fldChar w:fldCharType="begin"/>
      </w:r>
      <w:r>
        <w:rPr>
          <w:rFonts w:cs="Arial"/>
          <w:szCs w:val="28"/>
        </w:rPr>
        <w:instrText xml:space="preserve"> ADDIN EN.CITE &lt;EndNote&gt;&lt;Cite&gt;&lt;Author&gt;Porcel&lt;/Author&gt;&lt;Year&gt;2018&lt;/Year&gt;&lt;RecNum&gt;80&lt;/RecNum&gt;&lt;DisplayText&gt;&lt;style face="superscript"&gt;59&lt;/style&gt;&lt;/DisplayText&gt;&lt;record&gt;&lt;rec-number&gt;80&lt;/rec-number&gt;&lt;foreign-keys&gt;&lt;key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Pr>
          <w:rFonts w:cs="Arial"/>
          <w:szCs w:val="28"/>
        </w:rPr>
        <w:fldChar w:fldCharType="separate"/>
      </w:r>
      <w:r>
        <w:rPr>
          <w:rFonts w:cs="Arial"/>
          <w:szCs w:val="28"/>
          <w:vertAlign w:val="superscript"/>
        </w:rPr>
        <w:t>59</w:t>
      </w:r>
      <w:r>
        <w:rPr>
          <w:rFonts w:cs="Arial"/>
          <w:szCs w:val="28"/>
        </w:rPr>
        <w:fldChar w:fldCharType="end"/>
      </w:r>
      <w:r>
        <w:rPr>
          <w:rFonts w:cs="Arial"/>
          <w:szCs w:val="28"/>
        </w:rPr>
        <w:t>, thus leading to higher</w:t>
      </w:r>
      <w:ins w:id="10" w:author="CK NTU" w:date="2022-05-13T15:42:00Z">
        <w:r w:rsidR="00AC0C58">
          <w:rPr>
            <w:rFonts w:cs="Arial"/>
            <w:szCs w:val="28"/>
          </w:rPr>
          <w:t xml:space="preserve"> predator-prey</w:t>
        </w:r>
      </w:ins>
      <w:r>
        <w:rPr>
          <w:rFonts w:cs="Arial"/>
          <w:szCs w:val="28"/>
        </w:rPr>
        <w:t xml:space="preserve"> encounter rates and </w:t>
      </w:r>
      <w:ins w:id="11" w:author="CK NTU" w:date="2022-05-13T15:43:00Z">
        <w:r w:rsidR="00AC0C58">
          <w:rPr>
            <w:rFonts w:cs="Arial"/>
            <w:szCs w:val="28"/>
          </w:rPr>
          <w:t xml:space="preserve">pest </w:t>
        </w:r>
      </w:ins>
      <w:r>
        <w:rPr>
          <w:rFonts w:cs="Arial"/>
          <w:szCs w:val="28"/>
        </w:rPr>
        <w:t xml:space="preserve">consumption </w:t>
      </w:r>
      <w:ins w:id="12" w:author="CK NTU" w:date="2022-05-13T15:43:00Z">
        <w:r w:rsidR="00AC0C58">
          <w:rPr>
            <w:rFonts w:cs="Arial"/>
            <w:szCs w:val="28"/>
          </w:rPr>
          <w:t xml:space="preserve">by </w:t>
        </w:r>
      </w:ins>
      <w:del w:id="13" w:author="CK NTU" w:date="2022-05-13T15:43:00Z">
        <w:r w:rsidDel="00AC0C58">
          <w:rPr>
            <w:rFonts w:cs="Arial"/>
            <w:szCs w:val="28"/>
          </w:rPr>
          <w:delText xml:space="preserve">percentage </w:delText>
        </w:r>
        <w:r w:rsidDel="00AC0C58">
          <w:rPr>
            <w:rFonts w:cs="Arial" w:hint="eastAsia"/>
            <w:szCs w:val="28"/>
          </w:rPr>
          <w:delText>of pests</w:delText>
        </w:r>
        <w:r w:rsidDel="00AC0C58">
          <w:rPr>
            <w:rFonts w:cs="Arial"/>
            <w:szCs w:val="28"/>
          </w:rPr>
          <w:delText xml:space="preserve"> in predators’ diet</w:delText>
        </w:r>
      </w:del>
      <w:ins w:id="14" w:author="CK NTU" w:date="2022-05-13T15:43:00Z">
        <w:r w:rsidR="00AC0C58">
          <w:rPr>
            <w:rFonts w:cs="Arial"/>
            <w:szCs w:val="28"/>
          </w:rPr>
          <w:t>GAPs</w:t>
        </w:r>
      </w:ins>
      <w:r>
        <w:rPr>
          <w:rFonts w:cs="Arial"/>
          <w:szCs w:val="28"/>
        </w:rPr>
        <w:t xml:space="preserve">. </w:t>
      </w:r>
      <w:r>
        <w:rPr>
          <w:rFonts w:cs="Arial" w:hint="eastAsia"/>
          <w:szCs w:val="28"/>
        </w:rPr>
        <w:t>Re</w:t>
      </w:r>
      <w:r>
        <w:rPr>
          <w:rFonts w:cs="Arial"/>
          <w:szCs w:val="28"/>
        </w:rPr>
        <w:t xml:space="preserve">gardless of the explanations and mechanisms, our results highlight the important but overlooked biocontrol value of GAPs in conventional farming systems. </w:t>
      </w:r>
    </w:p>
    <w:p w:rsidR="00A24F0A" w:rsidRDefault="00DD4E15" w:rsidP="00A24F0A">
      <w:pPr>
        <w:ind w:firstLine="720"/>
        <w:rPr>
          <w:ins w:id="15" w:author="CK NTU" w:date="2022-05-13T16:25:00Z"/>
          <w:rFonts w:cs="Arial"/>
          <w:szCs w:val="28"/>
        </w:rPr>
      </w:pPr>
      <w:r>
        <w:rPr>
          <w:rFonts w:cs="Arial"/>
          <w:szCs w:val="28"/>
        </w:rPr>
        <w:t>Besides farm</w:t>
      </w:r>
      <w:r>
        <w:rPr>
          <w:rFonts w:cs="Arial" w:hint="eastAsia"/>
          <w:szCs w:val="28"/>
        </w:rPr>
        <w:t>ing practice</w:t>
      </w:r>
      <w:r>
        <w:rPr>
          <w:rFonts w:cs="Arial"/>
          <w:szCs w:val="28"/>
        </w:rPr>
        <w:t xml:space="preserve">, crop stage </w:t>
      </w:r>
      <w:ins w:id="16" w:author="CK NTU" w:date="2022-05-13T15:39:00Z">
        <w:r w:rsidR="00060F89">
          <w:rPr>
            <w:rFonts w:cs="Arial" w:hint="eastAsia"/>
            <w:szCs w:val="28"/>
          </w:rPr>
          <w:t>a</w:t>
        </w:r>
        <w:r w:rsidR="00060F89">
          <w:rPr>
            <w:rFonts w:cs="Arial"/>
            <w:szCs w:val="28"/>
          </w:rPr>
          <w:t xml:space="preserve">lso </w:t>
        </w:r>
      </w:ins>
      <w:r>
        <w:rPr>
          <w:rFonts w:cs="Arial"/>
          <w:szCs w:val="28"/>
        </w:rPr>
        <w:t>affected pest consumption</w:t>
      </w:r>
      <w:r>
        <w:rPr>
          <w:rFonts w:cs="Arial" w:hint="eastAsia"/>
          <w:szCs w:val="28"/>
        </w:rPr>
        <w:t xml:space="preserve"> </w:t>
      </w:r>
      <w:del w:id="17" w:author="CK NTU" w:date="2022-05-13T15:40:00Z">
        <w:r w:rsidDel="00060F89">
          <w:rPr>
            <w:rFonts w:cs="Arial" w:hint="eastAsia"/>
            <w:szCs w:val="28"/>
          </w:rPr>
          <w:delText>as well</w:delText>
        </w:r>
      </w:del>
      <w:r>
        <w:rPr>
          <w:rFonts w:cs="Arial"/>
          <w:szCs w:val="28"/>
        </w:rPr>
        <w:t xml:space="preserve">. Specifically, pest consumption by GAPs increased from early (tillering) to late (ripening) stage (Fig. 2; Table 3), consistent with previous studies where predators consumed </w:t>
      </w:r>
      <w:ins w:id="18" w:author="CK NTU" w:date="2022-05-13T15:54:00Z">
        <w:r w:rsidR="00B917D0">
          <w:rPr>
            <w:rFonts w:cs="Arial"/>
            <w:szCs w:val="28"/>
          </w:rPr>
          <w:t xml:space="preserve">more </w:t>
        </w:r>
      </w:ins>
      <w:del w:id="19" w:author="CK NTU" w:date="2022-05-13T15:52:00Z">
        <w:r w:rsidDel="00E44EB8">
          <w:rPr>
            <w:rFonts w:cs="Arial" w:hint="eastAsia"/>
            <w:szCs w:val="28"/>
          </w:rPr>
          <w:delText>increasing</w:delText>
        </w:r>
      </w:del>
      <w:del w:id="20" w:author="CK NTU" w:date="2022-05-13T15:53:00Z">
        <w:r w:rsidDel="00E44EB8">
          <w:rPr>
            <w:rFonts w:cs="Arial"/>
            <w:szCs w:val="28"/>
          </w:rPr>
          <w:delText xml:space="preserve"> </w:delText>
        </w:r>
      </w:del>
      <w:r>
        <w:rPr>
          <w:rFonts w:cs="Arial"/>
          <w:szCs w:val="28"/>
        </w:rPr>
        <w:t>pests</w:t>
      </w:r>
      <w:del w:id="21" w:author="CK NTU" w:date="2022-05-13T15:53:00Z">
        <w:r w:rsidDel="00E44EB8">
          <w:rPr>
            <w:rFonts w:cs="Arial"/>
            <w:szCs w:val="28"/>
          </w:rPr>
          <w:delText xml:space="preserve"> in their diet</w:delText>
        </w:r>
      </w:del>
      <w:r>
        <w:rPr>
          <w:rFonts w:cs="Arial"/>
          <w:szCs w:val="28"/>
        </w:rPr>
        <w:t xml:space="preserve"> </w:t>
      </w:r>
      <w:ins w:id="22" w:author="CK NTU" w:date="2022-05-13T15:53:00Z">
        <w:r w:rsidR="00E44EB8">
          <w:rPr>
            <w:rFonts w:cs="Arial"/>
            <w:szCs w:val="28"/>
          </w:rPr>
          <w:t xml:space="preserve">in late </w:t>
        </w:r>
      </w:ins>
      <w:del w:id="23" w:author="CK NTU" w:date="2022-05-13T15:53:00Z">
        <w:r w:rsidDel="00E44EB8">
          <w:rPr>
            <w:rFonts w:cs="Arial"/>
            <w:szCs w:val="28"/>
          </w:rPr>
          <w:delText xml:space="preserve">over the </w:delText>
        </w:r>
      </w:del>
      <w:r>
        <w:rPr>
          <w:rFonts w:cs="Arial"/>
          <w:szCs w:val="28"/>
        </w:rPr>
        <w:t xml:space="preserve">crop season </w:t>
      </w:r>
      <w:r>
        <w:rPr>
          <w:rFonts w:cs="Arial"/>
          <w:szCs w:val="28"/>
        </w:rPr>
        <w:fldChar w:fldCharType="begin"/>
      </w:r>
      <w:r>
        <w:rPr>
          <w:rFonts w:cs="Arial"/>
          <w:szCs w:val="28"/>
        </w:rPr>
        <w:instrText xml:space="preserve"> ADDIN EN.CITE &lt;EndNote&gt;&lt;Cite&gt;&lt;Author&gt;Roubinet&lt;/Author&gt;&lt;Year&gt;2017&lt;/Year&gt;&lt;RecNum&gt;81&lt;/RecNum&gt;&lt;DisplayText&gt;&lt;style face="superscript"&gt;10,17&lt;/style&gt;&lt;/DisplayText&gt;&lt;record&gt;&lt;rec-number&gt;81&lt;/rec-number&gt;&lt;foreign-keys&gt;&lt;key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10,17</w:t>
      </w:r>
      <w:r>
        <w:rPr>
          <w:rFonts w:cs="Arial"/>
          <w:szCs w:val="28"/>
        </w:rPr>
        <w:fldChar w:fldCharType="end"/>
      </w:r>
      <w:r>
        <w:rPr>
          <w:rFonts w:cs="Arial" w:hint="eastAsia"/>
          <w:szCs w:val="28"/>
        </w:rPr>
        <w:t>.</w:t>
      </w:r>
      <w:r>
        <w:rPr>
          <w:rFonts w:cs="Arial"/>
          <w:szCs w:val="28"/>
        </w:rPr>
        <w:t xml:space="preserve"> The underlying mechanism</w:t>
      </w:r>
      <w:ins w:id="24" w:author="CK NTU" w:date="2022-05-13T16:18:00Z">
        <w:r w:rsidR="00E808E0">
          <w:rPr>
            <w:rFonts w:cs="Arial"/>
            <w:szCs w:val="28"/>
          </w:rPr>
          <w:t>s</w:t>
        </w:r>
      </w:ins>
      <w:r>
        <w:rPr>
          <w:rFonts w:cs="Arial"/>
          <w:szCs w:val="28"/>
        </w:rPr>
        <w:t xml:space="preserve"> in our study may be </w:t>
      </w:r>
      <w:ins w:id="25" w:author="CK NTU" w:date="2022-05-13T15:58:00Z">
        <w:r w:rsidR="00B917D0">
          <w:rPr>
            <w:rFonts w:cs="Arial"/>
            <w:szCs w:val="28"/>
          </w:rPr>
          <w:t xml:space="preserve">summarized as follows: </w:t>
        </w:r>
      </w:ins>
      <w:del w:id="26" w:author="CK NTU" w:date="2022-05-13T15:59:00Z">
        <w:r w:rsidDel="00B917D0">
          <w:rPr>
            <w:rFonts w:cs="Arial"/>
            <w:szCs w:val="28"/>
          </w:rPr>
          <w:delText xml:space="preserve">related to the </w:delText>
        </w:r>
      </w:del>
      <w:r>
        <w:rPr>
          <w:rFonts w:cs="Arial"/>
          <w:szCs w:val="28"/>
        </w:rPr>
        <w:t xml:space="preserve">low pest density at early crop stage </w:t>
      </w:r>
      <w:ins w:id="27" w:author="CK NTU" w:date="2022-05-13T15:59:00Z">
        <w:r w:rsidR="00B917D0">
          <w:rPr>
            <w:rFonts w:cs="Arial"/>
            <w:szCs w:val="28"/>
          </w:rPr>
          <w:t xml:space="preserve">led to </w:t>
        </w:r>
      </w:ins>
      <w:ins w:id="28" w:author="CK NTU" w:date="2022-05-13T16:00:00Z">
        <w:r w:rsidR="00B917D0">
          <w:rPr>
            <w:rFonts w:cs="Arial"/>
            <w:szCs w:val="28"/>
          </w:rPr>
          <w:t xml:space="preserve">low </w:t>
        </w:r>
      </w:ins>
      <w:del w:id="29" w:author="CK NTU" w:date="2022-05-13T16:00:00Z">
        <w:r w:rsidDel="00B917D0">
          <w:rPr>
            <w:rFonts w:cs="Arial"/>
            <w:szCs w:val="28"/>
          </w:rPr>
          <w:delText xml:space="preserve">(Fig. 2). As a result, the proportion of </w:delText>
        </w:r>
      </w:del>
      <w:r>
        <w:rPr>
          <w:rFonts w:cs="Arial"/>
          <w:szCs w:val="28"/>
        </w:rPr>
        <w:t>pest</w:t>
      </w:r>
      <w:ins w:id="30" w:author="CK NTU" w:date="2022-05-13T16:00:00Z">
        <w:r w:rsidR="00B917D0">
          <w:rPr>
            <w:rFonts w:cs="Arial"/>
            <w:szCs w:val="28"/>
          </w:rPr>
          <w:t xml:space="preserve"> </w:t>
        </w:r>
      </w:ins>
      <w:del w:id="31" w:author="CK NTU" w:date="2022-05-13T16:00:00Z">
        <w:r w:rsidDel="00B917D0">
          <w:rPr>
            <w:rFonts w:cs="Arial"/>
            <w:szCs w:val="28"/>
          </w:rPr>
          <w:delText>s</w:delText>
        </w:r>
      </w:del>
      <w:r>
        <w:rPr>
          <w:rFonts w:cs="Arial"/>
          <w:szCs w:val="28"/>
        </w:rPr>
        <w:t xml:space="preserve"> consum</w:t>
      </w:r>
      <w:ins w:id="32" w:author="CK NTU" w:date="2022-05-13T16:00:00Z">
        <w:r w:rsidR="00B917D0">
          <w:rPr>
            <w:rFonts w:cs="Arial"/>
            <w:szCs w:val="28"/>
          </w:rPr>
          <w:t>ption</w:t>
        </w:r>
      </w:ins>
      <w:del w:id="33" w:author="CK NTU" w:date="2022-05-13T16:00:00Z">
        <w:r w:rsidDel="00B917D0">
          <w:rPr>
            <w:rFonts w:cs="Arial"/>
            <w:szCs w:val="28"/>
          </w:rPr>
          <w:delText>ed</w:delText>
        </w:r>
      </w:del>
      <w:r>
        <w:rPr>
          <w:rFonts w:cs="Arial"/>
          <w:szCs w:val="28"/>
        </w:rPr>
        <w:t xml:space="preserve"> by </w:t>
      </w:r>
      <w:ins w:id="34" w:author="CK NTU" w:date="2022-05-13T16:00:00Z">
        <w:r w:rsidR="00B917D0">
          <w:rPr>
            <w:rFonts w:cs="Arial"/>
            <w:szCs w:val="28"/>
          </w:rPr>
          <w:t>GAPs</w:t>
        </w:r>
      </w:ins>
      <w:ins w:id="35" w:author="CK NTU" w:date="2022-05-13T16:01:00Z">
        <w:r w:rsidR="00B917D0">
          <w:rPr>
            <w:rFonts w:cs="Arial"/>
            <w:szCs w:val="28"/>
          </w:rPr>
          <w:t xml:space="preserve">; </w:t>
        </w:r>
      </w:ins>
      <w:del w:id="36" w:author="CK NTU" w:date="2022-05-13T16:01:00Z">
        <w:r w:rsidDel="00B917D0">
          <w:rPr>
            <w:rFonts w:cs="Arial"/>
            <w:szCs w:val="28"/>
          </w:rPr>
          <w:delText>predators was relatively low. H</w:delText>
        </w:r>
      </w:del>
      <w:ins w:id="37" w:author="CK NTU" w:date="2022-05-13T16:01:00Z">
        <w:r w:rsidR="00B917D0">
          <w:rPr>
            <w:rFonts w:cs="Arial"/>
            <w:szCs w:val="28"/>
          </w:rPr>
          <w:t>h</w:t>
        </w:r>
      </w:ins>
      <w:r>
        <w:rPr>
          <w:rFonts w:cs="Arial"/>
          <w:szCs w:val="28"/>
        </w:rPr>
        <w:t xml:space="preserve">owever, </w:t>
      </w:r>
      <w:del w:id="38" w:author="CK NTU" w:date="2022-05-13T16:01:00Z">
        <w:r w:rsidDel="00B917D0">
          <w:rPr>
            <w:rFonts w:cs="Arial"/>
            <w:szCs w:val="28"/>
          </w:rPr>
          <w:delText xml:space="preserve">through </w:delText>
        </w:r>
        <w:r w:rsidDel="00B917D0">
          <w:rPr>
            <w:rFonts w:cs="Arial"/>
            <w:szCs w:val="28"/>
          </w:rPr>
          <w:lastRenderedPageBreak/>
          <w:delText xml:space="preserve">the development of rice plants, </w:delText>
        </w:r>
      </w:del>
      <w:r>
        <w:rPr>
          <w:rFonts w:cs="Arial"/>
          <w:szCs w:val="28"/>
        </w:rPr>
        <w:t>pest populations increased</w:t>
      </w:r>
      <w:ins w:id="39" w:author="CK NTU" w:date="2022-05-13T16:01:00Z">
        <w:r w:rsidR="00B917D0">
          <w:rPr>
            <w:rFonts w:cs="Arial"/>
            <w:szCs w:val="28"/>
          </w:rPr>
          <w:t xml:space="preserve"> </w:t>
        </w:r>
      </w:ins>
      <w:ins w:id="40" w:author="CK NTU" w:date="2022-05-13T16:02:00Z">
        <w:r w:rsidR="00B917D0">
          <w:rPr>
            <w:rFonts w:cs="Arial"/>
            <w:szCs w:val="28"/>
          </w:rPr>
          <w:t>with</w:t>
        </w:r>
      </w:ins>
      <w:r>
        <w:rPr>
          <w:rFonts w:cs="Arial"/>
          <w:szCs w:val="28"/>
        </w:rPr>
        <w:t xml:space="preserve"> </w:t>
      </w:r>
      <w:ins w:id="41" w:author="CK NTU" w:date="2022-05-13T16:02:00Z">
        <w:r w:rsidR="00B917D0">
          <w:rPr>
            <w:rFonts w:cs="Arial"/>
            <w:szCs w:val="28"/>
          </w:rPr>
          <w:t xml:space="preserve">rice development </w:t>
        </w:r>
      </w:ins>
      <w:r>
        <w:rPr>
          <w:rFonts w:cs="Arial"/>
          <w:szCs w:val="28"/>
        </w:rPr>
        <w:t xml:space="preserve">and </w:t>
      </w:r>
      <w:ins w:id="42" w:author="CK NTU" w:date="2022-05-13T16:09:00Z">
        <w:r w:rsidR="00E446BA">
          <w:rPr>
            <w:rFonts w:cs="Arial"/>
            <w:szCs w:val="28"/>
          </w:rPr>
          <w:t xml:space="preserve">eventually </w:t>
        </w:r>
      </w:ins>
      <w:r>
        <w:rPr>
          <w:rFonts w:cs="Arial"/>
          <w:szCs w:val="28"/>
        </w:rPr>
        <w:t>predominated</w:t>
      </w:r>
      <w:del w:id="43" w:author="CK NTU" w:date="2022-05-13T16:10:00Z">
        <w:r w:rsidDel="00E446BA">
          <w:rPr>
            <w:rFonts w:cs="Arial"/>
            <w:szCs w:val="28"/>
          </w:rPr>
          <w:delText xml:space="preserve"> at the ripening stage</w:delText>
        </w:r>
      </w:del>
      <w:del w:id="44" w:author="CK NTU" w:date="2022-05-13T16:04:00Z">
        <w:r w:rsidDel="00B917D0">
          <w:rPr>
            <w:rFonts w:cs="Arial"/>
            <w:szCs w:val="28"/>
          </w:rPr>
          <w:delText xml:space="preserve"> (Fig. 2)</w:delText>
        </w:r>
      </w:del>
      <w:r>
        <w:rPr>
          <w:rFonts w:cs="Arial"/>
          <w:szCs w:val="28"/>
        </w:rPr>
        <w:t xml:space="preserve">, leading to high pest consumption by </w:t>
      </w:r>
      <w:del w:id="45" w:author="CK NTU" w:date="2022-05-13T16:10:00Z">
        <w:r w:rsidDel="00E446BA">
          <w:rPr>
            <w:rFonts w:cs="Arial"/>
            <w:szCs w:val="28"/>
          </w:rPr>
          <w:delText xml:space="preserve">predators </w:delText>
        </w:r>
      </w:del>
      <w:ins w:id="46" w:author="CK NTU" w:date="2022-05-13T16:10:00Z">
        <w:r w:rsidR="00E446BA">
          <w:rPr>
            <w:rFonts w:cs="Arial"/>
            <w:szCs w:val="28"/>
          </w:rPr>
          <w:t>GAP</w:t>
        </w:r>
        <w:r w:rsidR="00E446BA">
          <w:rPr>
            <w:rFonts w:cs="Arial"/>
            <w:szCs w:val="28"/>
          </w:rPr>
          <w:t xml:space="preserve">s </w:t>
        </w:r>
      </w:ins>
      <w:ins w:id="47" w:author="CK NTU" w:date="2022-05-13T16:11:00Z">
        <w:r w:rsidR="00E446BA">
          <w:rPr>
            <w:rFonts w:cs="Arial"/>
            <w:szCs w:val="28"/>
          </w:rPr>
          <w:t xml:space="preserve">at </w:t>
        </w:r>
      </w:ins>
      <w:ins w:id="48" w:author="CK NTU" w:date="2022-05-13T16:12:00Z">
        <w:r w:rsidR="00846CB7">
          <w:rPr>
            <w:rFonts w:cs="Arial"/>
            <w:szCs w:val="28"/>
          </w:rPr>
          <w:t>the</w:t>
        </w:r>
      </w:ins>
      <w:ins w:id="49" w:author="CK NTU" w:date="2022-05-13T16:13:00Z">
        <w:r w:rsidR="00846CB7">
          <w:rPr>
            <w:rFonts w:cs="Arial"/>
            <w:szCs w:val="28"/>
          </w:rPr>
          <w:t xml:space="preserve"> flowering and</w:t>
        </w:r>
      </w:ins>
      <w:ins w:id="50" w:author="CK NTU" w:date="2022-05-13T16:12:00Z">
        <w:r w:rsidR="00846CB7">
          <w:rPr>
            <w:rFonts w:cs="Arial"/>
            <w:szCs w:val="28"/>
          </w:rPr>
          <w:t xml:space="preserve"> ripening stage</w:t>
        </w:r>
      </w:ins>
      <w:ins w:id="51" w:author="CK NTU" w:date="2022-05-13T16:13:00Z">
        <w:r w:rsidR="00846CB7">
          <w:rPr>
            <w:rFonts w:cs="Arial"/>
            <w:szCs w:val="28"/>
          </w:rPr>
          <w:t>s</w:t>
        </w:r>
      </w:ins>
      <w:del w:id="52" w:author="CK NTU" w:date="2022-05-13T16:11:00Z">
        <w:r w:rsidDel="00E446BA">
          <w:rPr>
            <w:rFonts w:cs="Arial"/>
            <w:szCs w:val="28"/>
          </w:rPr>
          <w:delText>during this period</w:delText>
        </w:r>
      </w:del>
      <w:ins w:id="53" w:author="CK NTU" w:date="2022-05-13T16:05:00Z">
        <w:r w:rsidR="00E446BA">
          <w:rPr>
            <w:rFonts w:cs="Arial"/>
            <w:szCs w:val="28"/>
          </w:rPr>
          <w:t xml:space="preserve"> </w:t>
        </w:r>
      </w:ins>
      <w:ins w:id="54" w:author="CK NTU" w:date="2022-05-13T16:04:00Z">
        <w:r w:rsidR="00B917D0">
          <w:rPr>
            <w:rFonts w:cs="Arial"/>
            <w:szCs w:val="28"/>
          </w:rPr>
          <w:t>(Fig. 2</w:t>
        </w:r>
        <w:r w:rsidR="00E446BA">
          <w:rPr>
            <w:rFonts w:cs="Arial"/>
            <w:szCs w:val="28"/>
          </w:rPr>
          <w:t xml:space="preserve"> and 3</w:t>
        </w:r>
        <w:r w:rsidR="00B917D0">
          <w:rPr>
            <w:rFonts w:cs="Arial"/>
            <w:szCs w:val="28"/>
          </w:rPr>
          <w:t>)</w:t>
        </w:r>
      </w:ins>
      <w:r>
        <w:rPr>
          <w:rFonts w:cs="Arial"/>
          <w:szCs w:val="28"/>
        </w:rPr>
        <w:t xml:space="preserve">. These findings indicate a higher biocontrol value of predators during later crop season, when the crop production is most vulnerable to pest damage. Therefore, </w:t>
      </w:r>
      <w:ins w:id="55" w:author="CK NTU" w:date="2022-05-13T16:25:00Z">
        <w:r w:rsidR="00A24F0A">
          <w:rPr>
            <w:rFonts w:cs="Arial"/>
            <w:szCs w:val="28"/>
          </w:rPr>
          <w:t>farming practitioners</w:t>
        </w:r>
      </w:ins>
      <w:ins w:id="56" w:author="CK NTU" w:date="2022-05-13T16:26:00Z">
        <w:r w:rsidR="00A24F0A">
          <w:rPr>
            <w:rFonts w:cs="Arial"/>
            <w:szCs w:val="28"/>
          </w:rPr>
          <w:t xml:space="preserve"> may want to avoid </w:t>
        </w:r>
      </w:ins>
      <w:ins w:id="57" w:author="CK NTU" w:date="2022-05-13T16:27:00Z">
        <w:r w:rsidR="00A24F0A">
          <w:rPr>
            <w:rFonts w:cs="Arial"/>
            <w:szCs w:val="28"/>
          </w:rPr>
          <w:t>practices that</w:t>
        </w:r>
      </w:ins>
      <w:ins w:id="58" w:author="CK NTU" w:date="2022-05-13T16:25:00Z">
        <w:r w:rsidR="00A24F0A">
          <w:rPr>
            <w:rFonts w:cs="Arial"/>
            <w:szCs w:val="28"/>
          </w:rPr>
          <w:t xml:space="preserve"> </w:t>
        </w:r>
      </w:ins>
      <w:ins w:id="59" w:author="CK NTU" w:date="2022-05-13T16:27:00Z">
        <w:r w:rsidR="00A24F0A">
          <w:rPr>
            <w:rFonts w:cs="Arial" w:hint="eastAsia"/>
            <w:szCs w:val="28"/>
          </w:rPr>
          <w:t>harm</w:t>
        </w:r>
        <w:r w:rsidR="00A24F0A">
          <w:rPr>
            <w:rFonts w:cs="Arial"/>
            <w:szCs w:val="28"/>
          </w:rPr>
          <w:t xml:space="preserve"> predators</w:t>
        </w:r>
        <w:r w:rsidR="00A24F0A">
          <w:rPr>
            <w:rFonts w:cs="Arial"/>
            <w:szCs w:val="28"/>
          </w:rPr>
          <w:t xml:space="preserve"> </w:t>
        </w:r>
        <w:r w:rsidR="00A24F0A">
          <w:rPr>
            <w:rFonts w:cs="Arial"/>
            <w:szCs w:val="28"/>
          </w:rPr>
          <w:t>(e.g., chemical applications)</w:t>
        </w:r>
      </w:ins>
      <w:ins w:id="60" w:author="CK NTU" w:date="2022-05-13T16:28:00Z">
        <w:r w:rsidR="00A24F0A" w:rsidRPr="00A24F0A">
          <w:rPr>
            <w:rFonts w:cs="Arial"/>
            <w:szCs w:val="28"/>
          </w:rPr>
          <w:t xml:space="preserve"> </w:t>
        </w:r>
        <w:r w:rsidR="00A24F0A">
          <w:rPr>
            <w:rFonts w:cs="Arial"/>
            <w:szCs w:val="28"/>
          </w:rPr>
          <w:t>during later season</w:t>
        </w:r>
        <w:r w:rsidR="00A24F0A">
          <w:rPr>
            <w:rFonts w:cs="Arial"/>
            <w:szCs w:val="28"/>
          </w:rPr>
          <w:t xml:space="preserve"> </w:t>
        </w:r>
        <w:r w:rsidR="00A24F0A">
          <w:rPr>
            <w:rFonts w:cs="Arial"/>
            <w:szCs w:val="28"/>
          </w:rPr>
          <w:t xml:space="preserve">to maintain healthy predator populations and </w:t>
        </w:r>
        <w:r w:rsidR="00A24F0A">
          <w:rPr>
            <w:rFonts w:cs="Arial" w:hint="eastAsia"/>
            <w:szCs w:val="28"/>
          </w:rPr>
          <w:t>associated</w:t>
        </w:r>
        <w:r w:rsidR="00A24F0A">
          <w:rPr>
            <w:rFonts w:cs="Arial"/>
            <w:szCs w:val="28"/>
          </w:rPr>
          <w:t xml:space="preserve"> ecosystem service</w:t>
        </w:r>
        <w:r w:rsidR="00A24F0A">
          <w:rPr>
            <w:rFonts w:cs="Arial" w:hint="eastAsia"/>
            <w:szCs w:val="28"/>
          </w:rPr>
          <w:t>s</w:t>
        </w:r>
      </w:ins>
      <w:ins w:id="61" w:author="CK NTU" w:date="2022-05-13T16:29:00Z">
        <w:r w:rsidR="00A24F0A">
          <w:rPr>
            <w:rFonts w:cs="Arial"/>
            <w:szCs w:val="28"/>
          </w:rPr>
          <w:t>.</w:t>
        </w:r>
      </w:ins>
    </w:p>
    <w:p w:rsidR="005B0566" w:rsidRDefault="00DD4E15">
      <w:pPr>
        <w:ind w:firstLine="720"/>
        <w:rPr>
          <w:rFonts w:cs="Arial"/>
          <w:color w:val="0070C0"/>
          <w:szCs w:val="28"/>
        </w:rPr>
      </w:pPr>
      <w:del w:id="62" w:author="CK NTU" w:date="2022-05-13T16:29:00Z">
        <w:r w:rsidDel="00A24F0A">
          <w:rPr>
            <w:rFonts w:cs="Arial"/>
            <w:szCs w:val="28"/>
          </w:rPr>
          <w:delText xml:space="preserve">farm management </w:delText>
        </w:r>
      </w:del>
      <w:del w:id="63" w:author="CK NTU" w:date="2022-05-13T16:27:00Z">
        <w:r w:rsidDel="00A24F0A">
          <w:rPr>
            <w:rFonts w:cs="Arial"/>
            <w:szCs w:val="28"/>
          </w:rPr>
          <w:delText>(e.g., chemical applications)</w:delText>
        </w:r>
      </w:del>
      <w:del w:id="64" w:author="CK NTU" w:date="2022-05-13T16:29:00Z">
        <w:r w:rsidDel="00A24F0A">
          <w:rPr>
            <w:rFonts w:cs="Arial"/>
            <w:szCs w:val="28"/>
          </w:rPr>
          <w:delText xml:space="preserve"> that </w:delText>
        </w:r>
      </w:del>
      <w:del w:id="65" w:author="CK NTU" w:date="2022-05-13T16:15:00Z">
        <w:r w:rsidDel="0070004B">
          <w:rPr>
            <w:rFonts w:cs="Arial" w:hint="eastAsia"/>
            <w:szCs w:val="28"/>
          </w:rPr>
          <w:delText xml:space="preserve">could </w:delText>
        </w:r>
      </w:del>
      <w:del w:id="66" w:author="CK NTU" w:date="2022-05-13T16:29:00Z">
        <w:r w:rsidDel="00A24F0A">
          <w:rPr>
            <w:rFonts w:cs="Arial" w:hint="eastAsia"/>
            <w:szCs w:val="28"/>
          </w:rPr>
          <w:delText xml:space="preserve">potentially </w:delText>
        </w:r>
      </w:del>
      <w:del w:id="67" w:author="CK NTU" w:date="2022-05-13T16:27:00Z">
        <w:r w:rsidDel="00A24F0A">
          <w:rPr>
            <w:rFonts w:cs="Arial" w:hint="eastAsia"/>
            <w:szCs w:val="28"/>
          </w:rPr>
          <w:delText>harm</w:delText>
        </w:r>
        <w:r w:rsidDel="00A24F0A">
          <w:rPr>
            <w:rFonts w:cs="Arial"/>
            <w:szCs w:val="28"/>
          </w:rPr>
          <w:delText xml:space="preserve"> predator </w:delText>
        </w:r>
      </w:del>
      <w:del w:id="68" w:author="CK NTU" w:date="2022-05-13T16:19:00Z">
        <w:r w:rsidDel="00E808E0">
          <w:rPr>
            <w:rFonts w:cs="Arial"/>
            <w:szCs w:val="28"/>
          </w:rPr>
          <w:delText xml:space="preserve">populations </w:delText>
        </w:r>
      </w:del>
      <w:del w:id="69" w:author="CK NTU" w:date="2022-05-13T16:29:00Z">
        <w:r w:rsidDel="00A24F0A">
          <w:rPr>
            <w:rFonts w:cs="Arial"/>
            <w:szCs w:val="28"/>
          </w:rPr>
          <w:delText xml:space="preserve">should be minimized </w:delText>
        </w:r>
      </w:del>
      <w:del w:id="70" w:author="CK NTU" w:date="2022-05-13T16:28:00Z">
        <w:r w:rsidDel="00A24F0A">
          <w:rPr>
            <w:rFonts w:cs="Arial"/>
            <w:szCs w:val="28"/>
          </w:rPr>
          <w:delText xml:space="preserve">during later season to maintain healthy populations </w:delText>
        </w:r>
      </w:del>
      <w:del w:id="71" w:author="CK NTU" w:date="2022-05-13T16:20:00Z">
        <w:r w:rsidDel="00E808E0">
          <w:rPr>
            <w:rFonts w:cs="Arial"/>
            <w:szCs w:val="28"/>
          </w:rPr>
          <w:delText xml:space="preserve">of predators </w:delText>
        </w:r>
      </w:del>
      <w:del w:id="72" w:author="CK NTU" w:date="2022-05-13T16:28:00Z">
        <w:r w:rsidDel="00A24F0A">
          <w:rPr>
            <w:rFonts w:cs="Arial"/>
            <w:szCs w:val="28"/>
          </w:rPr>
          <w:delText xml:space="preserve">and </w:delText>
        </w:r>
        <w:r w:rsidDel="00A24F0A">
          <w:rPr>
            <w:rFonts w:cs="Arial" w:hint="eastAsia"/>
            <w:szCs w:val="28"/>
          </w:rPr>
          <w:delText>the associated</w:delText>
        </w:r>
        <w:r w:rsidDel="00A24F0A">
          <w:rPr>
            <w:rFonts w:cs="Arial"/>
            <w:szCs w:val="28"/>
          </w:rPr>
          <w:delText xml:space="preserve"> ecosystem service</w:delText>
        </w:r>
        <w:r w:rsidDel="00A24F0A">
          <w:rPr>
            <w:rFonts w:cs="Arial" w:hint="eastAsia"/>
            <w:szCs w:val="28"/>
          </w:rPr>
          <w:delText>s</w:delText>
        </w:r>
      </w:del>
      <w:del w:id="73" w:author="CK NTU" w:date="2022-05-13T16:21:00Z">
        <w:r w:rsidDel="00B77B67">
          <w:rPr>
            <w:rFonts w:cs="Arial"/>
            <w:szCs w:val="28"/>
          </w:rPr>
          <w:delText xml:space="preserve"> in the field</w:delText>
        </w:r>
      </w:del>
      <w:r>
        <w:rPr>
          <w:rFonts w:cs="Arial"/>
          <w:szCs w:val="28"/>
        </w:rPr>
        <w:t>.</w:t>
      </w:r>
    </w:p>
    <w:p w:rsidR="005B0566" w:rsidRDefault="00DD4E15">
      <w:pPr>
        <w:rPr>
          <w:rFonts w:cs="Arial"/>
          <w:color w:val="0070C0"/>
          <w:szCs w:val="28"/>
        </w:rPr>
      </w:pPr>
      <w:r>
        <w:rPr>
          <w:rFonts w:cs="Arial" w:hint="eastAsia"/>
          <w:szCs w:val="28"/>
        </w:rPr>
        <w:tab/>
      </w:r>
      <w:r>
        <w:rPr>
          <w:rFonts w:cs="Arial"/>
          <w:szCs w:val="28"/>
        </w:rPr>
        <w:t>While habitat structure (e.g., surrounding vegetation) critically affects predator abundance and diversity</w:t>
      </w:r>
      <w:ins w:id="74" w:author="CK NTU" w:date="2022-05-13T16:42:00Z">
        <w:r w:rsidR="00FA7546">
          <w:rPr>
            <w:rFonts w:cs="Arial"/>
            <w:szCs w:val="28"/>
          </w:rPr>
          <w:t xml:space="preserve"> (</w:t>
        </w:r>
        <w:r w:rsidR="00FA7546" w:rsidRPr="00FA7546">
          <w:rPr>
            <w:rFonts w:cs="Arial"/>
            <w:szCs w:val="28"/>
            <w:highlight w:val="yellow"/>
            <w:rPrChange w:id="75" w:author="CK NTU" w:date="2022-05-13T16:42:00Z">
              <w:rPr>
                <w:rFonts w:cs="Arial"/>
                <w:szCs w:val="28"/>
              </w:rPr>
            </w:rPrChange>
          </w:rPr>
          <w:t xml:space="preserve">add </w:t>
        </w:r>
        <w:r w:rsidR="00FA7546" w:rsidRPr="00FA7546">
          <w:rPr>
            <w:rFonts w:cs="Arial"/>
            <w:szCs w:val="28"/>
            <w:highlight w:val="yellow"/>
            <w:rPrChange w:id="76" w:author="CK NTU" w:date="2022-05-13T16:46:00Z">
              <w:rPr>
                <w:rFonts w:cs="Arial"/>
                <w:szCs w:val="28"/>
              </w:rPr>
            </w:rPrChange>
          </w:rPr>
          <w:t>citations</w:t>
        </w:r>
      </w:ins>
      <w:ins w:id="77" w:author="CK NTU" w:date="2022-05-13T16:46:00Z">
        <w:r w:rsidR="00FA7546" w:rsidRPr="00FA7546">
          <w:rPr>
            <w:rFonts w:cs="Arial"/>
            <w:szCs w:val="28"/>
            <w:highlight w:val="yellow"/>
            <w:rPrChange w:id="78" w:author="CK NTU" w:date="2022-05-13T16:46:00Z">
              <w:rPr>
                <w:rFonts w:cs="Arial"/>
                <w:szCs w:val="28"/>
              </w:rPr>
            </w:rPrChange>
          </w:rPr>
          <w:t xml:space="preserve"> 26-30?</w:t>
        </w:r>
      </w:ins>
      <w:ins w:id="79" w:author="CK NTU" w:date="2022-05-13T16:42:00Z">
        <w:r w:rsidR="00FA7546">
          <w:rPr>
            <w:rFonts w:cs="Arial"/>
            <w:szCs w:val="28"/>
          </w:rPr>
          <w:t>)</w:t>
        </w:r>
      </w:ins>
      <w:r>
        <w:rPr>
          <w:rFonts w:cs="Arial"/>
          <w:szCs w:val="28"/>
        </w:rPr>
        <w:t xml:space="preserve">, its effect on predators’ diet composition remains </w:t>
      </w:r>
      <w:del w:id="80" w:author="CK NTU" w:date="2022-05-13T16:43:00Z">
        <w:r w:rsidDel="00FA7546">
          <w:rPr>
            <w:rFonts w:cs="Arial"/>
            <w:szCs w:val="28"/>
          </w:rPr>
          <w:delText>to be investigated</w:delText>
        </w:r>
      </w:del>
      <w:ins w:id="81" w:author="CK NTU" w:date="2022-05-13T16:43:00Z">
        <w:r w:rsidR="00FA7546">
          <w:rPr>
            <w:rFonts w:cs="Arial"/>
            <w:szCs w:val="28"/>
          </w:rPr>
          <w:t>unclear</w:t>
        </w:r>
      </w:ins>
      <w:r>
        <w:rPr>
          <w:rFonts w:cs="Arial"/>
          <w:szCs w:val="28"/>
        </w:rPr>
        <w:t xml:space="preserve">. </w:t>
      </w:r>
      <w:del w:id="82" w:author="CK NTU" w:date="2022-05-13T16:47:00Z">
        <w:r w:rsidDel="000A1584">
          <w:rPr>
            <w:rFonts w:cs="Arial" w:hint="eastAsia"/>
            <w:szCs w:val="28"/>
          </w:rPr>
          <w:delText>Habitat structure</w:delText>
        </w:r>
        <w:r w:rsidDel="000A1584">
          <w:rPr>
            <w:rFonts w:cs="Arial"/>
            <w:szCs w:val="28"/>
          </w:rPr>
          <w:delText xml:space="preserve"> </w:delText>
        </w:r>
        <w:r w:rsidDel="000A1584">
          <w:rPr>
            <w:rFonts w:cs="Arial" w:hint="eastAsia"/>
            <w:szCs w:val="28"/>
          </w:rPr>
          <w:delText>govern</w:delText>
        </w:r>
        <w:r w:rsidDel="000A1584">
          <w:rPr>
            <w:rFonts w:cs="Arial"/>
            <w:szCs w:val="28"/>
          </w:rPr>
          <w:delText>s</w:delText>
        </w:r>
        <w:r w:rsidDel="000A1584">
          <w:rPr>
            <w:rFonts w:cs="Arial" w:hint="eastAsia"/>
            <w:szCs w:val="28"/>
          </w:rPr>
          <w:delText xml:space="preserve"> the trophic dynamics of terrestrial arthropods </w:delText>
        </w:r>
        <w:r w:rsidDel="000A1584">
          <w:rPr>
            <w:rFonts w:cs="Arial"/>
            <w:szCs w:val="28"/>
          </w:rPr>
          <w:fldChar w:fldCharType="begin"/>
        </w:r>
        <w:r w:rsidDel="000A1584">
          <w:rPr>
            <w:rFonts w:cs="Arial"/>
            <w:szCs w:val="28"/>
          </w:rPr>
          <w:delInstrText xml:space="preserve"> ADDIN EN.CITE &lt;EndNote&gt;&lt;Cite&gt;&lt;Author&gt;Barbosa&lt;/Author&gt;&lt;Year&gt;2005&lt;/Year&gt;&lt;RecNum&gt;82&lt;/RecNum&gt;&lt;DisplayText&gt;&lt;style face="superscript"&gt;27&lt;/style&gt;&lt;/DisplayText&gt;&lt;record&gt;&lt;rec-number&gt;82&lt;/rec-number&gt;&lt;foreign-keys&gt;&lt;key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delInstrText>
        </w:r>
        <w:r w:rsidDel="000A1584">
          <w:rPr>
            <w:rFonts w:cs="Arial"/>
            <w:szCs w:val="28"/>
          </w:rPr>
          <w:fldChar w:fldCharType="separate"/>
        </w:r>
        <w:r w:rsidDel="000A1584">
          <w:rPr>
            <w:rFonts w:cs="Arial"/>
            <w:szCs w:val="28"/>
            <w:vertAlign w:val="superscript"/>
          </w:rPr>
          <w:delText>27</w:delText>
        </w:r>
        <w:r w:rsidDel="000A1584">
          <w:rPr>
            <w:rFonts w:cs="Arial"/>
            <w:szCs w:val="28"/>
          </w:rPr>
          <w:fldChar w:fldCharType="end"/>
        </w:r>
        <w:r w:rsidDel="000A1584">
          <w:rPr>
            <w:rFonts w:cs="Arial" w:hint="eastAsia"/>
            <w:szCs w:val="28"/>
          </w:rPr>
          <w:delText xml:space="preserve">. </w:delText>
        </w:r>
        <w:r w:rsidDel="000A1584">
          <w:rPr>
            <w:rFonts w:cs="Arial"/>
            <w:szCs w:val="28"/>
          </w:rPr>
          <w:delText xml:space="preserve">For example, </w:delText>
        </w:r>
      </w:del>
      <w:del w:id="83" w:author="CK NTU" w:date="2022-05-13T16:48:00Z">
        <w:r w:rsidDel="000A1584">
          <w:rPr>
            <w:rFonts w:cs="Arial"/>
            <w:szCs w:val="28"/>
          </w:rPr>
          <w:delText>h</w:delText>
        </w:r>
      </w:del>
      <w:ins w:id="84" w:author="CK NTU" w:date="2022-05-13T16:48:00Z">
        <w:r w:rsidR="000A1584">
          <w:rPr>
            <w:rFonts w:cs="Arial"/>
            <w:szCs w:val="28"/>
          </w:rPr>
          <w:t>H</w:t>
        </w:r>
      </w:ins>
      <w:r>
        <w:rPr>
          <w:rFonts w:cs="Arial" w:hint="eastAsia"/>
          <w:szCs w:val="28"/>
        </w:rPr>
        <w:t xml:space="preserve">igher complexity in surrounding </w:t>
      </w:r>
      <w:r>
        <w:rPr>
          <w:rFonts w:cs="Arial"/>
          <w:szCs w:val="28"/>
        </w:rPr>
        <w:t>vegetation</w:t>
      </w:r>
      <w:r>
        <w:rPr>
          <w:rFonts w:cs="Arial" w:hint="eastAsia"/>
          <w:szCs w:val="28"/>
        </w:rPr>
        <w:t xml:space="preserve"> </w:t>
      </w:r>
      <w:ins w:id="85" w:author="CK NTU" w:date="2022-05-13T16:48:00Z">
        <w:r w:rsidR="000A1584">
          <w:rPr>
            <w:rFonts w:cs="Arial"/>
            <w:szCs w:val="28"/>
          </w:rPr>
          <w:t>reportedly</w:t>
        </w:r>
      </w:ins>
      <w:del w:id="86" w:author="CK NTU" w:date="2022-05-13T16:48:00Z">
        <w:r w:rsidDel="000A1584">
          <w:rPr>
            <w:rFonts w:cs="Arial" w:hint="eastAsia"/>
            <w:szCs w:val="28"/>
          </w:rPr>
          <w:delText>could</w:delText>
        </w:r>
      </w:del>
      <w:r>
        <w:rPr>
          <w:rFonts w:cs="Arial" w:hint="eastAsia"/>
          <w:szCs w:val="28"/>
        </w:rPr>
        <w:t xml:space="preserve"> promote</w:t>
      </w:r>
      <w:ins w:id="87" w:author="CK NTU" w:date="2022-05-13T16:48:00Z">
        <w:r w:rsidR="000A1584">
          <w:rPr>
            <w:rFonts w:cs="Arial"/>
            <w:szCs w:val="28"/>
          </w:rPr>
          <w:t>d</w:t>
        </w:r>
      </w:ins>
      <w:r>
        <w:rPr>
          <w:rFonts w:cs="Arial" w:hint="eastAsia"/>
          <w:szCs w:val="28"/>
        </w:rPr>
        <w:t xml:space="preserve"> the abundance and diversity of </w:t>
      </w:r>
      <w:r>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szCs w:val="28"/>
        </w:rPr>
        <w:t>and</w:t>
      </w:r>
      <w:r>
        <w:rPr>
          <w:rFonts w:cs="Arial" w:hint="eastAsia"/>
          <w:szCs w:val="28"/>
        </w:rPr>
        <w:t xml:space="preserve"> providing refuge</w:t>
      </w:r>
      <w:r>
        <w:rPr>
          <w:rFonts w:cs="Arial"/>
          <w:szCs w:val="28"/>
        </w:rPr>
        <w:t xml:space="preserve"> for predators </w:t>
      </w:r>
      <w:ins w:id="88" w:author="CK NTU" w:date="2022-05-13T17:10:00Z">
        <w:r w:rsidR="00396C94">
          <w:rPr>
            <w:rFonts w:cs="Arial"/>
            <w:szCs w:val="28"/>
          </w:rPr>
          <w:t>against</w:t>
        </w:r>
      </w:ins>
      <w:del w:id="89" w:author="CK NTU" w:date="2022-05-13T17:10:00Z">
        <w:r w:rsidDel="00396C94">
          <w:rPr>
            <w:rFonts w:cs="Arial"/>
            <w:szCs w:val="28"/>
          </w:rPr>
          <w:delText>to avoid</w:delText>
        </w:r>
      </w:del>
      <w:r>
        <w:rPr>
          <w:rFonts w:cs="Arial" w:hint="eastAsia"/>
          <w:szCs w:val="28"/>
        </w:rPr>
        <w:t xml:space="preserve"> intra-guild predation</w:t>
      </w:r>
      <w:r>
        <w:rPr>
          <w:rFonts w:cs="Arial"/>
          <w:szCs w:val="28"/>
        </w:rPr>
        <w:t xml:space="preserve"> </w: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 </w:instrText>
      </w:r>
      <w:r>
        <w:rPr>
          <w:rFonts w:cs="Arial"/>
          <w:szCs w:val="28"/>
        </w:rPr>
        <w:fldChar w:fldCharType="begin">
          <w:fldData xml:space="preserve">PEVuZE5vdGU+PENpdGU+PEF1dGhvcj5MYW5nZWxsb3R0bzwvQXV0aG9yPjxZZWFyPjIwMDQ8L1ll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26,60,61</w:t>
      </w:r>
      <w:r>
        <w:rPr>
          <w:rFonts w:cs="Arial"/>
          <w:szCs w:val="28"/>
        </w:rPr>
        <w:fldChar w:fldCharType="end"/>
      </w:r>
      <w:r>
        <w:rPr>
          <w:rFonts w:cs="Arial" w:hint="eastAsia"/>
          <w:szCs w:val="28"/>
        </w:rPr>
        <w:t xml:space="preserve">. </w:t>
      </w:r>
      <w:ins w:id="90" w:author="CK NTU" w:date="2022-05-13T16:51:00Z">
        <w:r w:rsidR="000A1584">
          <w:rPr>
            <w:rFonts w:cs="Arial"/>
            <w:szCs w:val="28"/>
          </w:rPr>
          <w:t xml:space="preserve">Such </w:t>
        </w:r>
      </w:ins>
      <w:del w:id="91" w:author="CK NTU" w:date="2022-05-13T16:51:00Z">
        <w:r w:rsidDel="000A1584">
          <w:rPr>
            <w:rFonts w:cs="Arial"/>
            <w:szCs w:val="28"/>
          </w:rPr>
          <w:delText>H</w:delText>
        </w:r>
      </w:del>
      <w:ins w:id="92" w:author="CK NTU" w:date="2022-05-13T16:51:00Z">
        <w:r w:rsidR="000A1584">
          <w:rPr>
            <w:rFonts w:cs="Arial"/>
            <w:szCs w:val="28"/>
          </w:rPr>
          <w:t>h</w:t>
        </w:r>
      </w:ins>
      <w:r>
        <w:rPr>
          <w:rFonts w:cs="Arial"/>
          <w:szCs w:val="28"/>
        </w:rPr>
        <w:t>igher complexity</w:t>
      </w:r>
      <w:del w:id="93" w:author="CK NTU" w:date="2022-05-13T16:51:00Z">
        <w:r w:rsidDel="000A1584">
          <w:rPr>
            <w:rFonts w:cs="Arial"/>
            <w:szCs w:val="28"/>
          </w:rPr>
          <w:delText xml:space="preserve"> in surrounding vegetation</w:delText>
        </w:r>
      </w:del>
      <w:r>
        <w:rPr>
          <w:rFonts w:cs="Arial"/>
          <w:szCs w:val="28"/>
        </w:rPr>
        <w:t xml:space="preserve">, however, </w:t>
      </w:r>
      <w:del w:id="94" w:author="CK NTU" w:date="2022-05-13T16:52:00Z">
        <w:r w:rsidDel="000A1584">
          <w:rPr>
            <w:rFonts w:cs="Arial"/>
            <w:szCs w:val="28"/>
          </w:rPr>
          <w:delText>does not seem to</w:delText>
        </w:r>
      </w:del>
      <w:ins w:id="95" w:author="CK NTU" w:date="2022-05-13T16:52:00Z">
        <w:r w:rsidR="000A1584">
          <w:rPr>
            <w:rFonts w:cs="Arial"/>
            <w:szCs w:val="28"/>
          </w:rPr>
          <w:t>may not</w:t>
        </w:r>
      </w:ins>
      <w:r>
        <w:rPr>
          <w:rFonts w:cs="Arial"/>
          <w:szCs w:val="28"/>
        </w:rPr>
        <w:t xml:space="preserve"> affect predators’ diet composition</w:t>
      </w:r>
      <w:r>
        <w:rPr>
          <w:rFonts w:cs="Arial" w:hint="eastAsia"/>
          <w:szCs w:val="28"/>
        </w:rPr>
        <w:t>s</w:t>
      </w:r>
      <w:del w:id="96" w:author="CK NTU" w:date="2022-05-13T16:54:00Z">
        <w:r w:rsidDel="0046231A">
          <w:rPr>
            <w:rFonts w:cs="Arial"/>
            <w:szCs w:val="28"/>
          </w:rPr>
          <w:delText>, at least</w:delText>
        </w:r>
      </w:del>
      <w:r>
        <w:rPr>
          <w:rFonts w:cs="Arial"/>
          <w:szCs w:val="28"/>
        </w:rPr>
        <w:t xml:space="preserve"> based on our results </w:t>
      </w:r>
      <w:del w:id="97" w:author="CK NTU" w:date="2022-05-13T16:53:00Z">
        <w:r w:rsidDel="0046231A">
          <w:rPr>
            <w:rFonts w:cs="Arial" w:hint="eastAsia"/>
            <w:szCs w:val="28"/>
          </w:rPr>
          <w:delText>of</w:delText>
        </w:r>
        <w:r w:rsidDel="0046231A">
          <w:rPr>
            <w:rFonts w:cs="Arial"/>
            <w:szCs w:val="28"/>
          </w:rPr>
          <w:delText xml:space="preserve"> the </w:delText>
        </w:r>
      </w:del>
      <w:del w:id="98" w:author="CK NTU" w:date="2022-05-13T16:54:00Z">
        <w:r w:rsidDel="0046231A">
          <w:rPr>
            <w:rFonts w:cs="Arial"/>
            <w:szCs w:val="28"/>
          </w:rPr>
          <w:delText xml:space="preserve">pest consumption by predators </w:delText>
        </w:r>
      </w:del>
      <w:r>
        <w:rPr>
          <w:rFonts w:cs="Arial"/>
          <w:szCs w:val="28"/>
        </w:rPr>
        <w:t xml:space="preserve">(Table </w:t>
      </w:r>
      <w:r>
        <w:rPr>
          <w:rFonts w:cs="Arial" w:hint="eastAsia"/>
          <w:szCs w:val="28"/>
        </w:rPr>
        <w:t>1</w:t>
      </w:r>
      <w:r>
        <w:rPr>
          <w:rFonts w:cs="Arial"/>
          <w:szCs w:val="28"/>
        </w:rPr>
        <w:t>)</w:t>
      </w:r>
      <w:r>
        <w:rPr>
          <w:rFonts w:cs="Arial" w:hint="eastAsia"/>
          <w:szCs w:val="28"/>
        </w:rPr>
        <w:t>.</w:t>
      </w:r>
      <w:r>
        <w:rPr>
          <w:rFonts w:cs="Arial"/>
          <w:szCs w:val="28"/>
        </w:rPr>
        <w:t xml:space="preserve"> This might be because </w:t>
      </w:r>
      <w:del w:id="99" w:author="CK NTU" w:date="2022-05-13T17:11:00Z">
        <w:r w:rsidDel="00396C94">
          <w:rPr>
            <w:rFonts w:cs="Arial" w:hint="eastAsia"/>
            <w:szCs w:val="28"/>
          </w:rPr>
          <w:delText xml:space="preserve">the </w:delText>
        </w:r>
      </w:del>
      <w:r>
        <w:rPr>
          <w:rFonts w:cs="Arial" w:hint="eastAsia"/>
          <w:szCs w:val="28"/>
        </w:rPr>
        <w:t>prey species in our study system were mostly associated with rice plants</w:t>
      </w:r>
      <w:ins w:id="100" w:author="CK NTU" w:date="2022-05-13T16:58:00Z">
        <w:r w:rsidR="00CF2C08">
          <w:rPr>
            <w:rFonts w:cs="Arial"/>
            <w:szCs w:val="28"/>
          </w:rPr>
          <w:t xml:space="preserve"> but not</w:t>
        </w:r>
      </w:ins>
      <w:del w:id="101" w:author="CK NTU" w:date="2022-05-13T16:58:00Z">
        <w:r w:rsidDel="00CF2C08">
          <w:rPr>
            <w:rFonts w:cs="Arial" w:hint="eastAsia"/>
            <w:szCs w:val="28"/>
          </w:rPr>
          <w:delText>, and</w:delText>
        </w:r>
      </w:del>
      <w:del w:id="102" w:author="CK NTU" w:date="2022-05-13T16:59:00Z">
        <w:r w:rsidDel="00CF2C08">
          <w:rPr>
            <w:rFonts w:cs="Arial" w:hint="eastAsia"/>
            <w:szCs w:val="28"/>
          </w:rPr>
          <w:delText xml:space="preserve"> therefore</w:delText>
        </w:r>
      </w:del>
      <w:r>
        <w:rPr>
          <w:rFonts w:cs="Arial" w:hint="eastAsia"/>
          <w:szCs w:val="28"/>
        </w:rPr>
        <w:t xml:space="preserve"> the </w:t>
      </w:r>
      <w:del w:id="103" w:author="CK NTU" w:date="2022-05-13T16:59:00Z">
        <w:r w:rsidDel="00CF2C08">
          <w:rPr>
            <w:rFonts w:cs="Arial" w:hint="eastAsia"/>
            <w:szCs w:val="28"/>
          </w:rPr>
          <w:delText xml:space="preserve">nearby </w:delText>
        </w:r>
      </w:del>
      <w:r>
        <w:rPr>
          <w:rFonts w:cs="Arial" w:hint="eastAsia"/>
          <w:szCs w:val="28"/>
        </w:rPr>
        <w:t xml:space="preserve">forest vegetation </w:t>
      </w:r>
      <w:ins w:id="104" w:author="CK NTU" w:date="2022-05-13T16:59:00Z">
        <w:r w:rsidR="00CF2C08">
          <w:rPr>
            <w:rFonts w:cs="Arial" w:hint="eastAsia"/>
            <w:szCs w:val="28"/>
          </w:rPr>
          <w:t>nearby</w:t>
        </w:r>
      </w:ins>
      <w:ins w:id="105" w:author="CK NTU" w:date="2022-05-13T17:01:00Z">
        <w:r w:rsidR="00CF2C08">
          <w:rPr>
            <w:rFonts w:cs="Arial"/>
            <w:szCs w:val="28"/>
          </w:rPr>
          <w:t xml:space="preserve">, </w:t>
        </w:r>
      </w:ins>
      <w:ins w:id="106" w:author="CK NTU" w:date="2022-05-13T17:02:00Z">
        <w:r w:rsidR="00CF2C08">
          <w:rPr>
            <w:rFonts w:cs="Arial"/>
            <w:szCs w:val="28"/>
          </w:rPr>
          <w:t xml:space="preserve">making </w:t>
        </w:r>
        <w:r w:rsidR="00CF2C08">
          <w:rPr>
            <w:rFonts w:cs="Arial" w:hint="eastAsia"/>
            <w:szCs w:val="28"/>
          </w:rPr>
          <w:t xml:space="preserve">surrounding </w:t>
        </w:r>
        <w:r w:rsidR="00CF2C08">
          <w:rPr>
            <w:rFonts w:cs="Arial"/>
            <w:szCs w:val="28"/>
          </w:rPr>
          <w:t>vegetation</w:t>
        </w:r>
      </w:ins>
      <w:ins w:id="107" w:author="CK NTU" w:date="2022-05-13T17:04:00Z">
        <w:r w:rsidR="00CF2C08">
          <w:rPr>
            <w:rFonts w:cs="Arial"/>
            <w:szCs w:val="28"/>
          </w:rPr>
          <w:t xml:space="preserve"> an</w:t>
        </w:r>
      </w:ins>
      <w:ins w:id="108" w:author="CK NTU" w:date="2022-05-13T17:02:00Z">
        <w:r w:rsidR="00CF2C08">
          <w:rPr>
            <w:rFonts w:cs="Arial"/>
            <w:szCs w:val="28"/>
          </w:rPr>
          <w:t xml:space="preserve"> </w:t>
        </w:r>
      </w:ins>
      <w:ins w:id="109" w:author="CK NTU" w:date="2022-05-13T17:03:00Z">
        <w:r w:rsidR="00CF2C08">
          <w:rPr>
            <w:rFonts w:cs="Arial"/>
            <w:szCs w:val="28"/>
          </w:rPr>
          <w:lastRenderedPageBreak/>
          <w:t>irrelevant</w:t>
        </w:r>
      </w:ins>
      <w:ins w:id="110" w:author="CK NTU" w:date="2022-05-13T17:05:00Z">
        <w:r w:rsidR="00CF2C08">
          <w:rPr>
            <w:rFonts w:cs="Arial"/>
            <w:szCs w:val="28"/>
          </w:rPr>
          <w:t xml:space="preserve"> factor</w:t>
        </w:r>
      </w:ins>
      <w:ins w:id="111" w:author="CK NTU" w:date="2022-05-13T17:12:00Z">
        <w:r w:rsidR="00396C94">
          <w:rPr>
            <w:rFonts w:cs="Arial"/>
            <w:szCs w:val="28"/>
          </w:rPr>
          <w:t xml:space="preserve">, consistent with </w:t>
        </w:r>
      </w:ins>
      <w:del w:id="112" w:author="CK NTU" w:date="2022-05-13T17:13:00Z">
        <w:r w:rsidDel="00396C94">
          <w:rPr>
            <w:rFonts w:cs="Arial" w:hint="eastAsia"/>
            <w:szCs w:val="28"/>
          </w:rPr>
          <w:delText>may</w:delText>
        </w:r>
        <w:r w:rsidDel="00396C94">
          <w:rPr>
            <w:rFonts w:cs="Arial"/>
            <w:szCs w:val="28"/>
          </w:rPr>
          <w:delText xml:space="preserve"> not</w:delText>
        </w:r>
      </w:del>
      <w:del w:id="113" w:author="CK NTU" w:date="2022-05-13T17:14:00Z">
        <w:r w:rsidDel="00396C94">
          <w:rPr>
            <w:rFonts w:cs="Arial" w:hint="eastAsia"/>
            <w:szCs w:val="28"/>
          </w:rPr>
          <w:delText xml:space="preserve"> significantly</w:delText>
        </w:r>
        <w:r w:rsidDel="00396C94">
          <w:rPr>
            <w:rFonts w:cs="Arial"/>
            <w:szCs w:val="28"/>
          </w:rPr>
          <w:delText xml:space="preserve"> </w:delText>
        </w:r>
        <w:r w:rsidDel="00396C94">
          <w:rPr>
            <w:rFonts w:cs="Arial" w:hint="eastAsia"/>
            <w:szCs w:val="28"/>
          </w:rPr>
          <w:delText>alter prey availability</w:delText>
        </w:r>
        <w:r w:rsidDel="00396C94">
          <w:rPr>
            <w:rFonts w:cs="Arial"/>
            <w:szCs w:val="28"/>
          </w:rPr>
          <w:delText xml:space="preserve"> to predators</w:delText>
        </w:r>
        <w:r w:rsidDel="00396C94">
          <w:rPr>
            <w:rFonts w:cs="Arial" w:hint="eastAsia"/>
            <w:szCs w:val="28"/>
          </w:rPr>
          <w:delText>,</w:delText>
        </w:r>
        <w:r w:rsidDel="00396C94">
          <w:rPr>
            <w:rFonts w:cs="Arial"/>
            <w:szCs w:val="28"/>
          </w:rPr>
          <w:delText xml:space="preserve"> in accordance with </w:delText>
        </w:r>
      </w:del>
      <w:r>
        <w:rPr>
          <w:rFonts w:cs="Arial" w:hint="eastAsia"/>
          <w:szCs w:val="28"/>
        </w:rPr>
        <w:t xml:space="preserve">a meta-analysis </w:t>
      </w:r>
      <w:ins w:id="114" w:author="CK NTU" w:date="2022-05-13T17:14:00Z">
        <w:r w:rsidR="00396C94">
          <w:rPr>
            <w:rFonts w:cs="Arial"/>
            <w:szCs w:val="28"/>
          </w:rPr>
          <w:t xml:space="preserve">where </w:t>
        </w:r>
      </w:ins>
      <w:ins w:id="115" w:author="CK NTU" w:date="2022-05-13T17:15:00Z">
        <w:r w:rsidR="00396C94">
          <w:rPr>
            <w:rFonts w:cs="Arial"/>
            <w:szCs w:val="28"/>
          </w:rPr>
          <w:t>habitat complexity</w:t>
        </w:r>
        <w:r w:rsidR="00396C94">
          <w:rPr>
            <w:rFonts w:cs="Arial"/>
            <w:szCs w:val="28"/>
          </w:rPr>
          <w:t xml:space="preserve"> did not affect </w:t>
        </w:r>
      </w:ins>
      <w:del w:id="116" w:author="CK NTU" w:date="2022-05-13T17:15:00Z">
        <w:r w:rsidDel="00396C94">
          <w:rPr>
            <w:rFonts w:cs="Arial"/>
            <w:szCs w:val="28"/>
          </w:rPr>
          <w:delText xml:space="preserve">study showing </w:delText>
        </w:r>
        <w:r w:rsidDel="00396C94">
          <w:rPr>
            <w:rFonts w:cs="Arial" w:hint="eastAsia"/>
            <w:szCs w:val="28"/>
          </w:rPr>
          <w:delText>no changes in</w:delText>
        </w:r>
        <w:r w:rsidDel="00396C94">
          <w:rPr>
            <w:rFonts w:cs="Arial"/>
            <w:szCs w:val="28"/>
          </w:rPr>
          <w:delText xml:space="preserve"> </w:delText>
        </w:r>
        <w:r w:rsidDel="00396C94">
          <w:rPr>
            <w:rFonts w:cs="Arial" w:hint="eastAsia"/>
            <w:szCs w:val="28"/>
          </w:rPr>
          <w:delText>the</w:delText>
        </w:r>
      </w:del>
      <w:del w:id="117" w:author="CK NTU" w:date="2022-05-13T17:16:00Z">
        <w:r w:rsidDel="00396C94">
          <w:rPr>
            <w:rFonts w:cs="Arial" w:hint="eastAsia"/>
            <w:szCs w:val="28"/>
          </w:rPr>
          <w:delText xml:space="preserve"> </w:delText>
        </w:r>
        <w:r w:rsidDel="00396C94">
          <w:rPr>
            <w:rFonts w:cs="Arial"/>
            <w:szCs w:val="28"/>
          </w:rPr>
          <w:delText>densit</w:delText>
        </w:r>
        <w:r w:rsidDel="00396C94">
          <w:rPr>
            <w:rFonts w:cs="Arial" w:hint="eastAsia"/>
            <w:szCs w:val="28"/>
          </w:rPr>
          <w:delText>ies of p</w:delText>
        </w:r>
        <w:r w:rsidDel="00396C94">
          <w:rPr>
            <w:rFonts w:cs="Arial"/>
            <w:szCs w:val="28"/>
          </w:rPr>
          <w:delText>otential prey</w:delText>
        </w:r>
        <w:r w:rsidDel="00396C94">
          <w:rPr>
            <w:rFonts w:cs="Arial" w:hint="eastAsia"/>
            <w:szCs w:val="28"/>
          </w:rPr>
          <w:delText xml:space="preserve"> (e.g.,</w:delText>
        </w:r>
      </w:del>
      <w:r>
        <w:rPr>
          <w:rFonts w:cs="Arial" w:hint="eastAsia"/>
          <w:szCs w:val="28"/>
        </w:rPr>
        <w:t xml:space="preserve"> crop herbivore</w:t>
      </w:r>
      <w:ins w:id="118" w:author="CK NTU" w:date="2022-05-13T17:28:00Z">
        <w:r w:rsidR="005D1D26">
          <w:rPr>
            <w:rFonts w:cs="Arial"/>
            <w:szCs w:val="28"/>
          </w:rPr>
          <w:t xml:space="preserve"> densities</w:t>
        </w:r>
      </w:ins>
      <w:del w:id="119" w:author="CK NTU" w:date="2022-05-13T17:28:00Z">
        <w:r w:rsidDel="005D1D26">
          <w:rPr>
            <w:rFonts w:cs="Arial" w:hint="eastAsia"/>
            <w:szCs w:val="28"/>
          </w:rPr>
          <w:delText>s</w:delText>
        </w:r>
      </w:del>
      <w:del w:id="120" w:author="CK NTU" w:date="2022-05-13T17:16:00Z">
        <w:r w:rsidDel="00396C94">
          <w:rPr>
            <w:rFonts w:cs="Arial" w:hint="eastAsia"/>
            <w:szCs w:val="28"/>
          </w:rPr>
          <w:delText>)</w:delText>
        </w:r>
      </w:del>
      <w:r>
        <w:rPr>
          <w:rFonts w:cs="Arial" w:hint="eastAsia"/>
          <w:szCs w:val="28"/>
        </w:rPr>
        <w:t xml:space="preserve"> in agricultural fields</w:t>
      </w:r>
      <w:r>
        <w:rPr>
          <w:rFonts w:cs="Arial"/>
          <w:szCs w:val="28"/>
        </w:rPr>
        <w:t xml:space="preserve"> </w:t>
      </w:r>
      <w:del w:id="121" w:author="CK NTU" w:date="2022-05-13T17:16:00Z">
        <w:r w:rsidDel="00396C94">
          <w:rPr>
            <w:rFonts w:cs="Arial" w:hint="eastAsia"/>
            <w:szCs w:val="28"/>
          </w:rPr>
          <w:delText xml:space="preserve">in response to different levels of </w:delText>
        </w:r>
      </w:del>
      <w:del w:id="122" w:author="CK NTU" w:date="2022-05-13T17:15:00Z">
        <w:r w:rsidDel="00396C94">
          <w:rPr>
            <w:rFonts w:cs="Arial"/>
            <w:szCs w:val="28"/>
          </w:rPr>
          <w:delText xml:space="preserve">habitat complexity </w:delText>
        </w:r>
      </w:del>
      <w:r>
        <w:rPr>
          <w:rFonts w:cs="Arial"/>
          <w:szCs w:val="28"/>
        </w:rPr>
        <w:fldChar w:fldCharType="begin"/>
      </w:r>
      <w:r>
        <w:rPr>
          <w:rFonts w:cs="Arial"/>
          <w:szCs w:val="28"/>
        </w:rPr>
        <w:instrText xml:space="preserve"> ADDIN EN.CITE &lt;EndNote&gt;&lt;Cite&gt;&lt;Author&gt;Langellotto&lt;/Author&gt;&lt;Year&gt;2004&lt;/Year&gt;&lt;RecNum&gt;83&lt;/RecNum&gt;&lt;DisplayText&gt;&lt;style face="superscript"&gt;60&lt;/style&gt;&lt;/DisplayText&gt;&lt;record&gt;&lt;rec-number&gt;83&lt;/rec-number&gt;&lt;foreign-keys&gt;&lt;key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Pr>
          <w:rFonts w:cs="Arial"/>
          <w:szCs w:val="28"/>
        </w:rPr>
        <w:fldChar w:fldCharType="separate"/>
      </w:r>
      <w:r>
        <w:rPr>
          <w:rFonts w:cs="Arial"/>
          <w:szCs w:val="28"/>
          <w:vertAlign w:val="superscript"/>
        </w:rPr>
        <w:t>60</w:t>
      </w:r>
      <w:r>
        <w:rPr>
          <w:rFonts w:cs="Arial"/>
          <w:szCs w:val="28"/>
        </w:rPr>
        <w:fldChar w:fldCharType="end"/>
      </w:r>
      <w:r>
        <w:rPr>
          <w:rFonts w:cs="Arial" w:hint="eastAsia"/>
          <w:szCs w:val="28"/>
        </w:rPr>
        <w:t xml:space="preserve">. </w:t>
      </w:r>
      <w:r>
        <w:rPr>
          <w:rFonts w:cs="Arial"/>
          <w:szCs w:val="28"/>
        </w:rPr>
        <w:t>T</w:t>
      </w:r>
      <w:ins w:id="123" w:author="CK NTU" w:date="2022-05-13T17:20:00Z">
        <w:r w:rsidR="001846F6">
          <w:rPr>
            <w:rFonts w:cs="Arial"/>
            <w:szCs w:val="28"/>
          </w:rPr>
          <w:t>hat being said</w:t>
        </w:r>
      </w:ins>
      <w:del w:id="124" w:author="CK NTU" w:date="2022-05-13T17:20:00Z">
        <w:r w:rsidDel="001846F6">
          <w:rPr>
            <w:rFonts w:cs="Arial"/>
            <w:szCs w:val="28"/>
          </w:rPr>
          <w:delText>aken together</w:delText>
        </w:r>
      </w:del>
      <w:r>
        <w:rPr>
          <w:rFonts w:cs="Arial"/>
          <w:szCs w:val="28"/>
        </w:rPr>
        <w:t xml:space="preserve">, </w:t>
      </w:r>
      <w:del w:id="125" w:author="CK NTU" w:date="2022-05-13T17:28:00Z">
        <w:r w:rsidDel="005D1D26">
          <w:rPr>
            <w:rFonts w:cs="Arial"/>
            <w:szCs w:val="28"/>
          </w:rPr>
          <w:delText xml:space="preserve">although vegetation </w:delText>
        </w:r>
      </w:del>
      <w:del w:id="126" w:author="CK NTU" w:date="2022-05-13T17:17:00Z">
        <w:r w:rsidDel="001846F6">
          <w:rPr>
            <w:rFonts w:cs="Arial" w:hint="eastAsia"/>
            <w:szCs w:val="28"/>
          </w:rPr>
          <w:delText xml:space="preserve">itself </w:delText>
        </w:r>
      </w:del>
      <w:del w:id="127" w:author="CK NTU" w:date="2022-05-13T17:28:00Z">
        <w:r w:rsidDel="005D1D26">
          <w:rPr>
            <w:rFonts w:cs="Arial"/>
            <w:szCs w:val="28"/>
          </w:rPr>
          <w:delText>may not</w:delText>
        </w:r>
        <w:r w:rsidDel="005D1D26">
          <w:rPr>
            <w:rFonts w:cs="Arial" w:hint="eastAsia"/>
            <w:szCs w:val="28"/>
          </w:rPr>
          <w:delText xml:space="preserve"> </w:delText>
        </w:r>
      </w:del>
      <w:del w:id="128" w:author="CK NTU" w:date="2022-05-13T17:18:00Z">
        <w:r w:rsidDel="001846F6">
          <w:rPr>
            <w:rFonts w:cs="Arial" w:hint="eastAsia"/>
            <w:szCs w:val="28"/>
          </w:rPr>
          <w:delText>directly</w:delText>
        </w:r>
        <w:r w:rsidDel="001846F6">
          <w:rPr>
            <w:rFonts w:cs="Arial"/>
            <w:szCs w:val="28"/>
          </w:rPr>
          <w:delText xml:space="preserve"> </w:delText>
        </w:r>
      </w:del>
      <w:del w:id="129" w:author="CK NTU" w:date="2022-05-13T17:28:00Z">
        <w:r w:rsidDel="005D1D26">
          <w:rPr>
            <w:rFonts w:cs="Arial"/>
            <w:szCs w:val="28"/>
          </w:rPr>
          <w:delText>affect predators’ diet composition</w:delText>
        </w:r>
        <w:r w:rsidDel="005D1D26">
          <w:rPr>
            <w:rFonts w:cs="Arial" w:hint="eastAsia"/>
            <w:szCs w:val="28"/>
          </w:rPr>
          <w:delText>s</w:delText>
        </w:r>
      </w:del>
      <w:r>
        <w:rPr>
          <w:rFonts w:cs="Arial"/>
          <w:szCs w:val="28"/>
        </w:rPr>
        <w:t>, i</w:t>
      </w:r>
      <w:r>
        <w:rPr>
          <w:rFonts w:cs="Arial" w:hint="eastAsia"/>
          <w:szCs w:val="28"/>
        </w:rPr>
        <w:t xml:space="preserve">ncreasing </w:t>
      </w:r>
      <w:r>
        <w:rPr>
          <w:rFonts w:cs="Arial"/>
          <w:szCs w:val="28"/>
        </w:rPr>
        <w:t>vegetation</w:t>
      </w:r>
      <w:r>
        <w:rPr>
          <w:rFonts w:cs="Arial" w:hint="eastAsia"/>
          <w:szCs w:val="28"/>
        </w:rPr>
        <w:t xml:space="preserve"> complexity</w:t>
      </w:r>
      <w:ins w:id="130" w:author="CK NTU" w:date="2022-05-13T17:33:00Z">
        <w:r w:rsidR="00C57033">
          <w:rPr>
            <w:rFonts w:cs="Arial"/>
            <w:szCs w:val="28"/>
          </w:rPr>
          <w:t xml:space="preserve"> </w:t>
        </w:r>
      </w:ins>
      <w:ins w:id="131" w:author="CK NTU" w:date="2022-05-13T17:34:00Z">
        <w:r w:rsidR="00C57033">
          <w:rPr>
            <w:rFonts w:cs="Arial"/>
            <w:szCs w:val="28"/>
          </w:rPr>
          <w:t>remains an important issue</w:t>
        </w:r>
      </w:ins>
      <w:ins w:id="132" w:author="CK NTU" w:date="2022-05-13T17:35:00Z">
        <w:r w:rsidR="00C57033">
          <w:rPr>
            <w:rFonts w:cs="Arial"/>
            <w:szCs w:val="28"/>
          </w:rPr>
          <w:t xml:space="preserve"> because it</w:t>
        </w:r>
      </w:ins>
      <w:ins w:id="133" w:author="CK NTU" w:date="2022-05-13T17:34:00Z">
        <w:r w:rsidR="00C57033">
          <w:rPr>
            <w:rFonts w:cs="Arial"/>
            <w:szCs w:val="28"/>
          </w:rPr>
          <w:t xml:space="preserve"> </w:t>
        </w:r>
      </w:ins>
      <w:r>
        <w:rPr>
          <w:rFonts w:cs="Arial"/>
          <w:szCs w:val="28"/>
        </w:rPr>
        <w:t xml:space="preserve"> </w:t>
      </w:r>
      <w:r>
        <w:rPr>
          <w:rFonts w:cs="Arial" w:hint="eastAsia"/>
          <w:szCs w:val="28"/>
        </w:rPr>
        <w:t>could</w:t>
      </w:r>
      <w:r>
        <w:rPr>
          <w:rFonts w:cs="Arial"/>
          <w:szCs w:val="28"/>
        </w:rPr>
        <w:t xml:space="preserve"> </w:t>
      </w:r>
      <w:del w:id="134" w:author="CK NTU" w:date="2022-05-13T17:36:00Z">
        <w:r w:rsidDel="00C57033">
          <w:rPr>
            <w:rFonts w:cs="Arial"/>
            <w:szCs w:val="28"/>
          </w:rPr>
          <w:delText xml:space="preserve">still </w:delText>
        </w:r>
      </w:del>
      <w:r>
        <w:rPr>
          <w:rFonts w:cs="Arial" w:hint="eastAsia"/>
          <w:szCs w:val="28"/>
        </w:rPr>
        <w:t xml:space="preserve">benefit pest control </w:t>
      </w:r>
      <w:del w:id="135" w:author="CK NTU" w:date="2022-05-13T17:30:00Z">
        <w:r w:rsidDel="005D1D26">
          <w:rPr>
            <w:rFonts w:cs="Arial" w:hint="eastAsia"/>
            <w:szCs w:val="28"/>
          </w:rPr>
          <w:delText xml:space="preserve">through </w:delText>
        </w:r>
      </w:del>
      <w:ins w:id="136" w:author="CK NTU" w:date="2022-05-13T17:30:00Z">
        <w:r w:rsidR="005D1D26">
          <w:rPr>
            <w:rFonts w:cs="Arial"/>
            <w:szCs w:val="28"/>
          </w:rPr>
          <w:t>by</w:t>
        </w:r>
        <w:r w:rsidR="005D1D26">
          <w:rPr>
            <w:rFonts w:cs="Arial" w:hint="eastAsia"/>
            <w:szCs w:val="28"/>
          </w:rPr>
          <w:t xml:space="preserve"> </w:t>
        </w:r>
      </w:ins>
      <w:r>
        <w:rPr>
          <w:rFonts w:cs="Arial" w:hint="eastAsia"/>
          <w:szCs w:val="28"/>
        </w:rPr>
        <w:t>enhancing</w:t>
      </w:r>
      <w:r>
        <w:rPr>
          <w:rFonts w:cs="Arial"/>
          <w:szCs w:val="28"/>
        </w:rPr>
        <w:t xml:space="preserve"> </w:t>
      </w:r>
      <w:ins w:id="137" w:author="CK NTU" w:date="2022-05-13T17:30:00Z">
        <w:r w:rsidR="005D1D26">
          <w:rPr>
            <w:rFonts w:cs="Arial"/>
            <w:szCs w:val="28"/>
          </w:rPr>
          <w:t xml:space="preserve">predator </w:t>
        </w:r>
      </w:ins>
      <w:del w:id="138" w:author="CK NTU" w:date="2022-05-13T17:30:00Z">
        <w:r w:rsidDel="005D1D26">
          <w:rPr>
            <w:rFonts w:cs="Arial"/>
            <w:szCs w:val="28"/>
          </w:rPr>
          <w:delText>the</w:delText>
        </w:r>
        <w:r w:rsidDel="005D1D26">
          <w:rPr>
            <w:rFonts w:cs="Arial" w:hint="eastAsia"/>
            <w:szCs w:val="28"/>
          </w:rPr>
          <w:delText xml:space="preserve"> </w:delText>
        </w:r>
      </w:del>
      <w:r>
        <w:rPr>
          <w:rFonts w:cs="Arial" w:hint="eastAsia"/>
          <w:szCs w:val="28"/>
        </w:rPr>
        <w:t>density</w:t>
      </w:r>
      <w:r>
        <w:rPr>
          <w:rFonts w:cs="Arial"/>
          <w:szCs w:val="28"/>
        </w:rPr>
        <w:t xml:space="preserve"> </w:t>
      </w:r>
      <w:r>
        <w:rPr>
          <w:rFonts w:cs="Arial" w:hint="eastAsia"/>
          <w:szCs w:val="28"/>
        </w:rPr>
        <w:t>and diversity</w:t>
      </w:r>
      <w:del w:id="139" w:author="CK NTU" w:date="2022-05-13T17:30:00Z">
        <w:r w:rsidDel="005D1D26">
          <w:rPr>
            <w:rFonts w:cs="Arial" w:hint="eastAsia"/>
            <w:szCs w:val="28"/>
          </w:rPr>
          <w:delText xml:space="preserve"> </w:delText>
        </w:r>
        <w:r w:rsidDel="005D1D26">
          <w:rPr>
            <w:rFonts w:cs="Arial"/>
            <w:szCs w:val="28"/>
          </w:rPr>
          <w:delText xml:space="preserve">of </w:delText>
        </w:r>
        <w:r w:rsidDel="005D1D26">
          <w:rPr>
            <w:rFonts w:cs="Arial" w:hint="eastAsia"/>
            <w:szCs w:val="28"/>
          </w:rPr>
          <w:delText>predator</w:delText>
        </w:r>
        <w:r w:rsidDel="005D1D26">
          <w:rPr>
            <w:rFonts w:cs="Arial"/>
            <w:szCs w:val="28"/>
          </w:rPr>
          <w:delText>s,</w:delText>
        </w:r>
      </w:del>
      <w:del w:id="140" w:author="CK NTU" w:date="2022-05-13T17:19:00Z">
        <w:r w:rsidDel="001846F6">
          <w:rPr>
            <w:rFonts w:cs="Arial"/>
            <w:szCs w:val="28"/>
          </w:rPr>
          <w:delText xml:space="preserve"> whose </w:delText>
        </w:r>
        <w:r w:rsidDel="001846F6">
          <w:rPr>
            <w:rFonts w:cs="Arial" w:hint="eastAsia"/>
            <w:szCs w:val="28"/>
          </w:rPr>
          <w:delText>pest</w:delText>
        </w:r>
        <w:r w:rsidDel="001846F6">
          <w:rPr>
            <w:rFonts w:cs="Arial"/>
            <w:szCs w:val="28"/>
          </w:rPr>
          <w:delText xml:space="preserve"> co</w:delText>
        </w:r>
        <w:r w:rsidDel="001846F6">
          <w:rPr>
            <w:rFonts w:cs="Arial" w:hint="eastAsia"/>
            <w:szCs w:val="28"/>
          </w:rPr>
          <w:delText>nsumption</w:delText>
        </w:r>
        <w:r w:rsidDel="001846F6">
          <w:rPr>
            <w:rFonts w:cs="Arial"/>
            <w:szCs w:val="28"/>
          </w:rPr>
          <w:delText xml:space="preserve"> </w:delText>
        </w:r>
        <w:r w:rsidDel="001846F6">
          <w:rPr>
            <w:rFonts w:cs="Arial" w:hint="eastAsia"/>
            <w:szCs w:val="28"/>
          </w:rPr>
          <w:delText>remains</w:delText>
        </w:r>
        <w:r w:rsidDel="001846F6">
          <w:rPr>
            <w:rFonts w:cs="Arial"/>
            <w:szCs w:val="28"/>
          </w:rPr>
          <w:delText xml:space="preserve"> relatively</w:delText>
        </w:r>
        <w:r w:rsidDel="001846F6">
          <w:rPr>
            <w:rFonts w:cs="Arial" w:hint="eastAsia"/>
            <w:szCs w:val="28"/>
          </w:rPr>
          <w:delText xml:space="preserve"> stable regardless of the surrounding </w:delText>
        </w:r>
        <w:r w:rsidDel="001846F6">
          <w:rPr>
            <w:rFonts w:cs="Arial"/>
            <w:szCs w:val="28"/>
          </w:rPr>
          <w:delText>vegetation</w:delText>
        </w:r>
      </w:del>
      <w:r>
        <w:rPr>
          <w:rFonts w:cs="Arial" w:hint="eastAsia"/>
          <w:szCs w:val="28"/>
        </w:rPr>
        <w:t>.</w:t>
      </w:r>
    </w:p>
    <w:p w:rsidR="005B0566" w:rsidRDefault="00DD4E15">
      <w:pPr>
        <w:rPr>
          <w:rFonts w:cs="Arial"/>
          <w:color w:val="FF0000"/>
          <w:szCs w:val="28"/>
        </w:rPr>
      </w:pPr>
      <w:r>
        <w:rPr>
          <w:rFonts w:cs="Arial" w:hint="eastAsia"/>
          <w:szCs w:val="28"/>
        </w:rPr>
        <w:tab/>
        <w:t xml:space="preserve">Surprisingly, </w:t>
      </w:r>
      <w:r>
        <w:rPr>
          <w:rFonts w:cs="Arial"/>
          <w:szCs w:val="28"/>
        </w:rPr>
        <w:t>a</w:t>
      </w:r>
      <w:r>
        <w:rPr>
          <w:rFonts w:cs="Arial" w:hint="eastAsia"/>
          <w:szCs w:val="28"/>
        </w:rPr>
        <w:t xml:space="preserve">lthough </w:t>
      </w:r>
      <w:r>
        <w:rPr>
          <w:rFonts w:cs="Arial"/>
          <w:szCs w:val="28"/>
        </w:rPr>
        <w:t xml:space="preserve">the </w:t>
      </w:r>
      <w:r>
        <w:rPr>
          <w:rFonts w:cs="Arial" w:hint="eastAsia"/>
          <w:szCs w:val="28"/>
        </w:rPr>
        <w:t xml:space="preserve">diet compositions of generalist predators </w:t>
      </w:r>
      <w:del w:id="141" w:author="CK NTU" w:date="2022-05-13T17:40:00Z">
        <w:r w:rsidDel="00746FDC">
          <w:rPr>
            <w:rFonts w:cs="Arial"/>
            <w:szCs w:val="28"/>
          </w:rPr>
          <w:delText xml:space="preserve">are </w:delText>
        </w:r>
        <w:r w:rsidDel="00746FDC">
          <w:rPr>
            <w:rFonts w:cs="Arial" w:hint="eastAsia"/>
            <w:szCs w:val="28"/>
          </w:rPr>
          <w:delText>largely influenced by</w:delText>
        </w:r>
      </w:del>
      <w:ins w:id="142" w:author="CK NTU" w:date="2022-05-13T17:40:00Z">
        <w:r w:rsidR="00746FDC">
          <w:rPr>
            <w:rFonts w:cs="Arial"/>
            <w:szCs w:val="28"/>
          </w:rPr>
          <w:t>correlate with</w:t>
        </w:r>
      </w:ins>
      <w:r>
        <w:rPr>
          <w:rFonts w:cs="Arial" w:hint="eastAsia"/>
          <w:szCs w:val="28"/>
        </w:rPr>
        <w:t xml:space="preserve"> prey availability in the </w:t>
      </w:r>
      <w:r>
        <w:rPr>
          <w:rFonts w:cs="Arial"/>
          <w:szCs w:val="28"/>
        </w:rPr>
        <w:t>field</w:t>
      </w:r>
      <w:r>
        <w:rPr>
          <w:rFonts w:cs="Arial" w:hint="eastAsia"/>
          <w:szCs w:val="28"/>
        </w:rPr>
        <w:t xml:space="preserve"> </w: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 </w:instrText>
      </w:r>
      <w:r>
        <w:rPr>
          <w:rFonts w:cs="Arial"/>
          <w:szCs w:val="28"/>
        </w:rPr>
        <w:fldChar w:fldCharType="begin">
          <w:fldData xml:space="preserve">PEVuZE5vdGU+PENpdGU+PEF1dGhvcj5Ic3U8L0F1dGhvcj48WWVhcj4yMDIxPC9ZZWFyPjxSZWNO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10,25,62</w:t>
      </w:r>
      <w:r>
        <w:rPr>
          <w:rFonts w:cs="Arial"/>
          <w:szCs w:val="28"/>
        </w:rPr>
        <w:fldChar w:fldCharType="end"/>
      </w:r>
      <w:r>
        <w:rPr>
          <w:rFonts w:cs="Arial" w:hint="eastAsia"/>
          <w:szCs w:val="28"/>
        </w:rPr>
        <w:t>,</w:t>
      </w:r>
      <w:r>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ins w:id="143" w:author="CK NTU" w:date="2022-05-13T17:41:00Z">
        <w:r w:rsidR="00746FDC">
          <w:rPr>
            <w:rFonts w:cs="Arial"/>
            <w:szCs w:val="28"/>
          </w:rPr>
          <w:t xml:space="preserve">no such correlation between </w:t>
        </w:r>
      </w:ins>
      <w:del w:id="144" w:author="CK NTU" w:date="2022-05-13T17:41:00Z">
        <w:r w:rsidDel="00746FDC">
          <w:rPr>
            <w:rFonts w:cs="Arial"/>
            <w:szCs w:val="28"/>
          </w:rPr>
          <w:delText xml:space="preserve">that </w:delText>
        </w:r>
        <w:r w:rsidDel="00746FDC">
          <w:rPr>
            <w:rFonts w:cs="Arial" w:hint="eastAsia"/>
            <w:szCs w:val="28"/>
          </w:rPr>
          <w:delText xml:space="preserve">the relative </w:delText>
        </w:r>
        <w:r w:rsidDel="00746FDC">
          <w:rPr>
            <w:rFonts w:cs="Arial"/>
            <w:szCs w:val="28"/>
          </w:rPr>
          <w:delText>abundance</w:delText>
        </w:r>
        <w:r w:rsidDel="00746FDC">
          <w:rPr>
            <w:rFonts w:cs="Arial" w:hint="eastAsia"/>
            <w:szCs w:val="28"/>
          </w:rPr>
          <w:delText xml:space="preserve"> of </w:delText>
        </w:r>
      </w:del>
      <w:r>
        <w:rPr>
          <w:rFonts w:cs="Arial" w:hint="eastAsia"/>
          <w:szCs w:val="28"/>
        </w:rPr>
        <w:t>rice herbivores</w:t>
      </w:r>
      <w:ins w:id="145" w:author="CK NTU" w:date="2022-05-13T17:42:00Z">
        <w:r w:rsidR="00746FDC">
          <w:rPr>
            <w:rFonts w:cs="Arial"/>
            <w:szCs w:val="28"/>
          </w:rPr>
          <w:t xml:space="preserve"> and</w:t>
        </w:r>
      </w:ins>
      <w:r>
        <w:rPr>
          <w:rFonts w:cs="Arial" w:hint="eastAsia"/>
          <w:szCs w:val="28"/>
        </w:rPr>
        <w:t xml:space="preserve"> </w:t>
      </w:r>
      <w:del w:id="146" w:author="CK NTU" w:date="2022-05-13T17:42:00Z">
        <w:r w:rsidDel="00746FDC">
          <w:rPr>
            <w:rFonts w:cs="Arial" w:hint="eastAsia"/>
            <w:szCs w:val="28"/>
          </w:rPr>
          <w:delText xml:space="preserve">in the farms </w:delText>
        </w:r>
        <w:r w:rsidDel="00746FDC">
          <w:rPr>
            <w:rFonts w:cs="Arial"/>
            <w:szCs w:val="28"/>
          </w:rPr>
          <w:delText xml:space="preserve">had no effect </w:delText>
        </w:r>
        <w:r w:rsidDel="00746FDC">
          <w:rPr>
            <w:rFonts w:cs="Arial" w:hint="eastAsia"/>
            <w:szCs w:val="28"/>
          </w:rPr>
          <w:delText xml:space="preserve">on the proportion of these herbivores consumed in </w:delText>
        </w:r>
      </w:del>
      <w:r>
        <w:rPr>
          <w:rFonts w:cs="Arial"/>
          <w:szCs w:val="28"/>
        </w:rPr>
        <w:t>GAPs</w:t>
      </w:r>
      <w:del w:id="147" w:author="CK NTU" w:date="2022-05-13T17:43:00Z">
        <w:r w:rsidDel="00746FDC">
          <w:rPr>
            <w:rFonts w:cs="Arial"/>
            <w:szCs w:val="28"/>
          </w:rPr>
          <w:delText>’</w:delText>
        </w:r>
        <w:r w:rsidDel="00746FDC">
          <w:rPr>
            <w:rFonts w:cs="Arial" w:hint="eastAsia"/>
            <w:szCs w:val="28"/>
          </w:rPr>
          <w:delText xml:space="preserve"> diet</w:delText>
        </w:r>
      </w:del>
      <w:r>
        <w:rPr>
          <w:rFonts w:cs="Arial" w:hint="eastAsia"/>
          <w:szCs w:val="28"/>
        </w:rPr>
        <w:t xml:space="preserve"> (Table 1). An </w:t>
      </w:r>
      <w:r>
        <w:rPr>
          <w:rFonts w:cs="Arial"/>
          <w:szCs w:val="28"/>
        </w:rPr>
        <w:t>explanation</w:t>
      </w:r>
      <w:r>
        <w:rPr>
          <w:rFonts w:cs="Arial" w:hint="eastAsia"/>
          <w:szCs w:val="28"/>
        </w:rPr>
        <w:t xml:space="preserve"> </w:t>
      </w:r>
      <w:del w:id="148" w:author="CK NTU" w:date="2022-05-13T17:44:00Z">
        <w:r w:rsidDel="00746FDC">
          <w:rPr>
            <w:rFonts w:cs="Arial" w:hint="eastAsia"/>
            <w:szCs w:val="28"/>
          </w:rPr>
          <w:delText xml:space="preserve">for this </w:delText>
        </w:r>
      </w:del>
      <w:r>
        <w:rPr>
          <w:rFonts w:cs="Arial" w:hint="eastAsia"/>
          <w:szCs w:val="28"/>
        </w:rPr>
        <w:t xml:space="preserve">is that the relative abundance of rice herbivores was highly correlated with crop stage, </w:t>
      </w:r>
      <w:ins w:id="149" w:author="CK NTU" w:date="2022-05-13T17:54:00Z">
        <w:r w:rsidR="003B6989">
          <w:rPr>
            <w:rFonts w:cs="Arial"/>
            <w:szCs w:val="28"/>
          </w:rPr>
          <w:t xml:space="preserve">a significant factor </w:t>
        </w:r>
      </w:ins>
      <w:ins w:id="150" w:author="CK NTU" w:date="2022-05-13T17:48:00Z">
        <w:r w:rsidR="003B6989">
          <w:rPr>
            <w:rFonts w:cs="Arial"/>
            <w:szCs w:val="28"/>
          </w:rPr>
          <w:t>po</w:t>
        </w:r>
      </w:ins>
      <w:ins w:id="151" w:author="CK NTU" w:date="2022-05-13T17:49:00Z">
        <w:r w:rsidR="003B6989">
          <w:rPr>
            <w:rFonts w:cs="Arial"/>
            <w:szCs w:val="28"/>
          </w:rPr>
          <w:t>ssibly</w:t>
        </w:r>
      </w:ins>
      <w:ins w:id="152" w:author="CK NTU" w:date="2022-05-13T17:48:00Z">
        <w:r w:rsidR="003B6989">
          <w:rPr>
            <w:rFonts w:cs="Arial"/>
            <w:szCs w:val="28"/>
          </w:rPr>
          <w:t xml:space="preserve"> </w:t>
        </w:r>
      </w:ins>
      <w:ins w:id="153" w:author="CK NTU" w:date="2022-05-13T17:57:00Z">
        <w:r w:rsidR="003B6989">
          <w:rPr>
            <w:rFonts w:cs="Arial"/>
            <w:szCs w:val="28"/>
          </w:rPr>
          <w:t xml:space="preserve">being </w:t>
        </w:r>
      </w:ins>
      <w:ins w:id="154" w:author="CK NTU" w:date="2022-05-13T17:48:00Z">
        <w:r w:rsidR="003B6989">
          <w:rPr>
            <w:rFonts w:cs="Arial"/>
            <w:szCs w:val="28"/>
          </w:rPr>
          <w:t>associat</w:t>
        </w:r>
      </w:ins>
      <w:ins w:id="155" w:author="CK NTU" w:date="2022-05-13T17:57:00Z">
        <w:r w:rsidR="003B6989">
          <w:rPr>
            <w:rFonts w:cs="Arial"/>
            <w:szCs w:val="28"/>
          </w:rPr>
          <w:t xml:space="preserve">ed </w:t>
        </w:r>
      </w:ins>
      <w:ins w:id="156" w:author="CK NTU" w:date="2022-05-13T17:48:00Z">
        <w:r w:rsidR="003B6989">
          <w:rPr>
            <w:rFonts w:cs="Arial" w:hint="eastAsia"/>
            <w:szCs w:val="28"/>
          </w:rPr>
          <w:t>with various covariates (e.g., rice plant height)</w:t>
        </w:r>
      </w:ins>
      <w:ins w:id="157" w:author="CK NTU" w:date="2022-05-13T17:50:00Z">
        <w:r w:rsidR="003B6989">
          <w:rPr>
            <w:rFonts w:cs="Arial"/>
            <w:szCs w:val="28"/>
          </w:rPr>
          <w:t xml:space="preserve"> and </w:t>
        </w:r>
      </w:ins>
      <w:ins w:id="158" w:author="CK NTU" w:date="2022-05-13T17:51:00Z">
        <w:r w:rsidR="003B6989">
          <w:rPr>
            <w:rFonts w:cs="Arial"/>
            <w:szCs w:val="28"/>
          </w:rPr>
          <w:t>explain</w:t>
        </w:r>
      </w:ins>
      <w:ins w:id="159" w:author="CK NTU" w:date="2022-05-13T17:54:00Z">
        <w:r w:rsidR="003B6989">
          <w:rPr>
            <w:rFonts w:cs="Arial"/>
            <w:szCs w:val="28"/>
          </w:rPr>
          <w:t>ing</w:t>
        </w:r>
      </w:ins>
      <w:ins w:id="160" w:author="CK NTU" w:date="2022-05-13T17:51:00Z">
        <w:r w:rsidR="003B6989">
          <w:rPr>
            <w:rFonts w:cs="Arial"/>
            <w:szCs w:val="28"/>
          </w:rPr>
          <w:t xml:space="preserve"> </w:t>
        </w:r>
      </w:ins>
      <w:ins w:id="161" w:author="CK NTU" w:date="2022-05-13T17:52:00Z">
        <w:r w:rsidR="003B6989">
          <w:rPr>
            <w:rFonts w:cs="Arial"/>
            <w:szCs w:val="28"/>
          </w:rPr>
          <w:t>most varia</w:t>
        </w:r>
      </w:ins>
      <w:ins w:id="162" w:author="CK NTU" w:date="2022-05-13T17:53:00Z">
        <w:r w:rsidR="003B6989">
          <w:rPr>
            <w:rFonts w:cs="Arial"/>
            <w:szCs w:val="28"/>
          </w:rPr>
          <w:t>tions</w:t>
        </w:r>
      </w:ins>
      <w:ins w:id="163" w:author="CK NTU" w:date="2022-05-13T17:52:00Z">
        <w:r w:rsidR="003B6989">
          <w:rPr>
            <w:rFonts w:cs="Arial"/>
            <w:szCs w:val="28"/>
          </w:rPr>
          <w:t xml:space="preserve"> </w:t>
        </w:r>
      </w:ins>
      <w:del w:id="164" w:author="CK NTU" w:date="2022-05-13T17:52:00Z">
        <w:r w:rsidDel="003B6989">
          <w:rPr>
            <w:rFonts w:cs="Arial" w:hint="eastAsia"/>
            <w:szCs w:val="28"/>
          </w:rPr>
          <w:delText xml:space="preserve">which was also included as a factor in our model </w:delText>
        </w:r>
      </w:del>
      <w:r>
        <w:rPr>
          <w:rFonts w:cs="Arial" w:hint="eastAsia"/>
          <w:szCs w:val="28"/>
        </w:rPr>
        <w:t>(Fig. 3</w:t>
      </w:r>
      <w:ins w:id="165" w:author="CK NTU" w:date="2022-05-13T17:58:00Z">
        <w:r w:rsidR="001C6555">
          <w:rPr>
            <w:rFonts w:cs="Arial"/>
            <w:szCs w:val="28"/>
          </w:rPr>
          <w:t>,</w:t>
        </w:r>
        <w:r w:rsidR="001C6555" w:rsidRPr="001C6555">
          <w:rPr>
            <w:rFonts w:cs="Arial" w:hint="eastAsia"/>
            <w:szCs w:val="28"/>
          </w:rPr>
          <w:t xml:space="preserve"> </w:t>
        </w:r>
        <w:r w:rsidR="001C6555">
          <w:rPr>
            <w:rFonts w:cs="Arial" w:hint="eastAsia"/>
            <w:szCs w:val="28"/>
          </w:rPr>
          <w:t>Table 1</w:t>
        </w:r>
      </w:ins>
      <w:r>
        <w:rPr>
          <w:rFonts w:cs="Arial" w:hint="eastAsia"/>
          <w:szCs w:val="28"/>
        </w:rPr>
        <w:t xml:space="preserve">). </w:t>
      </w:r>
      <w:del w:id="166" w:author="CK NTU" w:date="2022-05-13T17:57:00Z">
        <w:r w:rsidDel="003B6989">
          <w:rPr>
            <w:rFonts w:cs="Arial" w:hint="eastAsia"/>
            <w:szCs w:val="28"/>
          </w:rPr>
          <w:delText xml:space="preserve">In fact, </w:delText>
        </w:r>
        <w:r w:rsidDel="003B6989">
          <w:rPr>
            <w:rFonts w:cs="Arial"/>
            <w:szCs w:val="28"/>
          </w:rPr>
          <w:delText>our</w:delText>
        </w:r>
        <w:r w:rsidDel="003B6989">
          <w:rPr>
            <w:rFonts w:cs="Arial" w:hint="eastAsia"/>
            <w:szCs w:val="28"/>
          </w:rPr>
          <w:delText xml:space="preserve"> model did reveal a </w:delText>
        </w:r>
        <w:r w:rsidDel="003B6989">
          <w:rPr>
            <w:rFonts w:cs="Arial"/>
            <w:szCs w:val="28"/>
          </w:rPr>
          <w:delText>significant</w:delText>
        </w:r>
        <w:r w:rsidDel="003B6989">
          <w:rPr>
            <w:rFonts w:cs="Arial" w:hint="eastAsia"/>
            <w:szCs w:val="28"/>
          </w:rPr>
          <w:delText xml:space="preserve"> effect of crop stage on pest consumption </w:delText>
        </w:r>
      </w:del>
      <w:del w:id="167" w:author="CK NTU" w:date="2022-05-13T17:58:00Z">
        <w:r w:rsidDel="001C6555">
          <w:rPr>
            <w:rFonts w:cs="Arial" w:hint="eastAsia"/>
            <w:szCs w:val="28"/>
          </w:rPr>
          <w:delText>(Table 1). As a result, the relative abundance of rice herbivores appeared to have no effect since most of the variation may have been explained by crop stage,</w:delText>
        </w:r>
      </w:del>
      <w:del w:id="168" w:author="CK NTU" w:date="2022-05-13T17:48:00Z">
        <w:r w:rsidDel="003B6989">
          <w:rPr>
            <w:rFonts w:cs="Arial" w:hint="eastAsia"/>
            <w:szCs w:val="28"/>
          </w:rPr>
          <w:delText xml:space="preserve"> a broader factor that is </w:delText>
        </w:r>
        <w:r w:rsidDel="003B6989">
          <w:rPr>
            <w:rFonts w:cs="Arial"/>
            <w:szCs w:val="28"/>
          </w:rPr>
          <w:delText>associated</w:delText>
        </w:r>
        <w:r w:rsidDel="003B6989">
          <w:rPr>
            <w:rFonts w:cs="Arial" w:hint="eastAsia"/>
            <w:szCs w:val="28"/>
          </w:rPr>
          <w:delText xml:space="preserve"> with various covariates (e.g., rice plant height)</w:delText>
        </w:r>
      </w:del>
      <w:r>
        <w:rPr>
          <w:rFonts w:cs="Arial" w:hint="eastAsia"/>
          <w:szCs w:val="28"/>
        </w:rPr>
        <w:t xml:space="preserve">. </w:t>
      </w:r>
      <w:del w:id="169" w:author="CK NTU" w:date="2022-05-13T18:01:00Z">
        <w:r w:rsidDel="00FE3304">
          <w:rPr>
            <w:rFonts w:cs="Arial"/>
            <w:szCs w:val="28"/>
          </w:rPr>
          <w:delText>T</w:delText>
        </w:r>
        <w:r w:rsidDel="00FE3304">
          <w:rPr>
            <w:rFonts w:cs="Arial" w:hint="eastAsia"/>
            <w:szCs w:val="28"/>
          </w:rPr>
          <w:delText>o shed light on the potential mechanisms underlying the foraging patterns of predators</w:delText>
        </w:r>
        <w:r w:rsidDel="00FE3304">
          <w:rPr>
            <w:rFonts w:cs="Arial"/>
            <w:szCs w:val="28"/>
          </w:rPr>
          <w:delText xml:space="preserve">, </w:delText>
        </w:r>
      </w:del>
      <w:ins w:id="170" w:author="CK NTU" w:date="2022-05-13T18:01:00Z">
        <w:r w:rsidR="00FE3304">
          <w:rPr>
            <w:rFonts w:cs="Arial"/>
            <w:szCs w:val="28"/>
          </w:rPr>
          <w:t>W</w:t>
        </w:r>
      </w:ins>
      <w:del w:id="171" w:author="CK NTU" w:date="2022-05-13T18:01:00Z">
        <w:r w:rsidDel="00FE3304">
          <w:rPr>
            <w:rFonts w:cs="Arial"/>
            <w:szCs w:val="28"/>
          </w:rPr>
          <w:delText>w</w:delText>
        </w:r>
      </w:del>
      <w:r>
        <w:rPr>
          <w:rFonts w:cs="Arial"/>
          <w:szCs w:val="28"/>
        </w:rPr>
        <w:t>e encourage further</w:t>
      </w:r>
      <w:r>
        <w:rPr>
          <w:rFonts w:cs="Arial" w:hint="eastAsia"/>
          <w:szCs w:val="28"/>
        </w:rPr>
        <w:t xml:space="preserve"> experiments, both observational and manipulative, to clarify the link </w:t>
      </w:r>
      <w:r>
        <w:rPr>
          <w:rFonts w:cs="Arial" w:hint="eastAsia"/>
          <w:szCs w:val="28"/>
        </w:rPr>
        <w:lastRenderedPageBreak/>
        <w:t>between prey availability and diet compositions of generalist predators in the field.</w:t>
      </w:r>
    </w:p>
    <w:p w:rsidR="005B0566" w:rsidRDefault="005B0566">
      <w:pPr>
        <w:rPr>
          <w:rFonts w:cs="Arial"/>
          <w:szCs w:val="28"/>
        </w:rPr>
      </w:pPr>
    </w:p>
    <w:p w:rsidR="005B0566" w:rsidRDefault="00DD4E15">
      <w:pPr>
        <w:jc w:val="center"/>
        <w:rPr>
          <w:rFonts w:cs="Arial"/>
          <w:i/>
          <w:szCs w:val="28"/>
        </w:rPr>
      </w:pPr>
      <w:r>
        <w:rPr>
          <w:rFonts w:cs="Arial"/>
          <w:i/>
          <w:szCs w:val="28"/>
        </w:rPr>
        <w:t>Potential caveats</w:t>
      </w:r>
      <w:r>
        <w:rPr>
          <w:rFonts w:cs="Arial" w:hint="eastAsia"/>
          <w:i/>
          <w:szCs w:val="28"/>
        </w:rPr>
        <w:t xml:space="preserve"> </w:t>
      </w:r>
      <w:r>
        <w:rPr>
          <w:rFonts w:cs="Arial"/>
          <w:i/>
          <w:szCs w:val="28"/>
        </w:rPr>
        <w:t>of this study</w:t>
      </w:r>
    </w:p>
    <w:p w:rsidR="005B0566" w:rsidRDefault="00DD4E15">
      <w:pPr>
        <w:rPr>
          <w:rFonts w:cs="Arial"/>
          <w:szCs w:val="28"/>
        </w:rPr>
      </w:pPr>
      <w:r>
        <w:rPr>
          <w:rFonts w:cs="Arial" w:hint="eastAsia"/>
          <w:szCs w:val="28"/>
        </w:rPr>
        <w:tab/>
        <w:t>Our</w:t>
      </w:r>
      <w:r>
        <w:rPr>
          <w:rFonts w:cs="Arial"/>
          <w:szCs w:val="28"/>
        </w:rPr>
        <w:t xml:space="preserve"> study demonstrates</w:t>
      </w:r>
      <w:r>
        <w:rPr>
          <w:rFonts w:cs="Arial" w:hint="eastAsia"/>
          <w:szCs w:val="28"/>
        </w:rPr>
        <w:t xml:space="preserve"> </w:t>
      </w:r>
      <w:del w:id="172" w:author="CK NTU" w:date="2022-05-13T18:07:00Z">
        <w:r w:rsidDel="00830D61">
          <w:rPr>
            <w:rFonts w:cs="Arial" w:hint="eastAsia"/>
            <w:szCs w:val="28"/>
          </w:rPr>
          <w:delText>the</w:delText>
        </w:r>
        <w:r w:rsidDel="00830D61">
          <w:rPr>
            <w:rFonts w:cs="Arial"/>
            <w:szCs w:val="28"/>
          </w:rPr>
          <w:delText xml:space="preserve"> </w:delText>
        </w:r>
      </w:del>
      <w:r>
        <w:rPr>
          <w:rFonts w:cs="Arial"/>
          <w:szCs w:val="28"/>
        </w:rPr>
        <w:t xml:space="preserve">high </w:t>
      </w:r>
      <w:ins w:id="173" w:author="CK NTU" w:date="2022-05-13T18:07:00Z">
        <w:r w:rsidR="00830D61">
          <w:rPr>
            <w:rFonts w:cs="Arial"/>
            <w:szCs w:val="28"/>
          </w:rPr>
          <w:t xml:space="preserve">pest </w:t>
        </w:r>
      </w:ins>
      <w:r>
        <w:rPr>
          <w:rFonts w:cs="Arial"/>
          <w:szCs w:val="28"/>
        </w:rPr>
        <w:t xml:space="preserve">consumption </w:t>
      </w:r>
      <w:del w:id="174" w:author="CK NTU" w:date="2022-05-13T18:07:00Z">
        <w:r w:rsidDel="00830D61">
          <w:rPr>
            <w:rFonts w:cs="Arial"/>
            <w:szCs w:val="28"/>
          </w:rPr>
          <w:delText xml:space="preserve">of rice pests </w:delText>
        </w:r>
      </w:del>
      <w:r>
        <w:rPr>
          <w:rFonts w:cs="Arial"/>
          <w:szCs w:val="28"/>
        </w:rPr>
        <w:t xml:space="preserve">by GAPs in </w:t>
      </w:r>
      <w:ins w:id="175" w:author="CK NTU" w:date="2022-05-13T18:07:00Z">
        <w:r w:rsidR="00830D61">
          <w:rPr>
            <w:rFonts w:cs="Arial"/>
            <w:szCs w:val="28"/>
          </w:rPr>
          <w:t xml:space="preserve">rice </w:t>
        </w:r>
      </w:ins>
      <w:del w:id="176" w:author="CK NTU" w:date="2022-05-13T18:07:00Z">
        <w:r w:rsidDel="00830D61">
          <w:rPr>
            <w:rFonts w:cs="Arial"/>
            <w:szCs w:val="28"/>
          </w:rPr>
          <w:delText xml:space="preserve">the </w:delText>
        </w:r>
      </w:del>
      <w:r>
        <w:rPr>
          <w:rFonts w:cs="Arial"/>
          <w:szCs w:val="28"/>
        </w:rPr>
        <w:t xml:space="preserve">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 xml:space="preserve">factors </w:t>
      </w:r>
      <w:del w:id="177" w:author="CK NTU" w:date="2022-05-13T18:08:00Z">
        <w:r w:rsidDel="00FA2F25">
          <w:rPr>
            <w:rFonts w:cs="Arial"/>
            <w:szCs w:val="28"/>
          </w:rPr>
          <w:delText xml:space="preserve">that may </w:delText>
        </w:r>
      </w:del>
      <w:r>
        <w:rPr>
          <w:rFonts w:cs="Arial"/>
          <w:szCs w:val="28"/>
        </w:rPr>
        <w:t>influenc</w:t>
      </w:r>
      <w:ins w:id="178" w:author="CK NTU" w:date="2022-05-13T18:09:00Z">
        <w:r w:rsidR="00FA2F25">
          <w:rPr>
            <w:rFonts w:cs="Arial"/>
            <w:szCs w:val="28"/>
          </w:rPr>
          <w:t>ing</w:t>
        </w:r>
      </w:ins>
      <w:del w:id="179" w:author="CK NTU" w:date="2022-05-13T18:09:00Z">
        <w:r w:rsidDel="00FA2F25">
          <w:rPr>
            <w:rFonts w:cs="Arial"/>
            <w:szCs w:val="28"/>
          </w:rPr>
          <w:delText>e</w:delText>
        </w:r>
      </w:del>
      <w:r>
        <w:rPr>
          <w:rFonts w:cs="Arial"/>
          <w:szCs w:val="28"/>
        </w:rPr>
        <w:t xml:space="preserve"> GAPs’ dietary </w:t>
      </w:r>
      <w:ins w:id="180" w:author="CK NTU" w:date="2022-05-13T18:09:00Z">
        <w:r w:rsidR="00FA2F25">
          <w:rPr>
            <w:rFonts w:cs="Arial"/>
            <w:szCs w:val="28"/>
          </w:rPr>
          <w:t>compositions</w:t>
        </w:r>
      </w:ins>
      <w:del w:id="181" w:author="CK NTU" w:date="2022-05-13T18:09:00Z">
        <w:r w:rsidDel="00FA2F25">
          <w:rPr>
            <w:rFonts w:cs="Arial"/>
            <w:szCs w:val="28"/>
          </w:rPr>
          <w:delText>patterns</w:delText>
        </w:r>
      </w:del>
      <w:del w:id="182" w:author="CK NTU" w:date="2022-05-13T18:10:00Z">
        <w:r w:rsidDel="00FA2F25">
          <w:rPr>
            <w:rFonts w:cs="Arial"/>
            <w:szCs w:val="28"/>
          </w:rPr>
          <w:delText>,</w:delText>
        </w:r>
      </w:del>
      <w:ins w:id="183" w:author="CK NTU" w:date="2022-05-13T18:10:00Z">
        <w:r w:rsidR="00FA2F25">
          <w:rPr>
            <w:rFonts w:cs="Arial"/>
            <w:szCs w:val="28"/>
          </w:rPr>
          <w:t>. While our study</w:t>
        </w:r>
      </w:ins>
      <w:r>
        <w:rPr>
          <w:rFonts w:cs="Arial"/>
          <w:szCs w:val="28"/>
        </w:rPr>
        <w:t xml:space="preserve"> provid</w:t>
      </w:r>
      <w:ins w:id="184" w:author="CK NTU" w:date="2022-05-13T18:10:00Z">
        <w:r w:rsidR="00FA2F25">
          <w:rPr>
            <w:rFonts w:cs="Arial"/>
            <w:szCs w:val="28"/>
          </w:rPr>
          <w:t>es</w:t>
        </w:r>
      </w:ins>
      <w:del w:id="185" w:author="CK NTU" w:date="2022-05-13T18:10:00Z">
        <w:r w:rsidDel="00FA2F25">
          <w:rPr>
            <w:rFonts w:cs="Arial"/>
            <w:szCs w:val="28"/>
          </w:rPr>
          <w:delText>ing</w:delText>
        </w:r>
      </w:del>
      <w:r>
        <w:rPr>
          <w:rFonts w:cs="Arial"/>
          <w:szCs w:val="28"/>
        </w:rPr>
        <w:t xml:space="preserve"> evidence for </w:t>
      </w:r>
      <w:ins w:id="186" w:author="CK NTU" w:date="2022-05-13T18:11:00Z">
        <w:r w:rsidR="00FA2F25">
          <w:rPr>
            <w:rFonts w:cs="Arial"/>
            <w:szCs w:val="28"/>
          </w:rPr>
          <w:t>GAPs’</w:t>
        </w:r>
      </w:ins>
      <w:del w:id="187" w:author="CK NTU" w:date="2022-05-13T18:11:00Z">
        <w:r w:rsidDel="00FA2F25">
          <w:rPr>
            <w:rFonts w:cs="Arial"/>
            <w:szCs w:val="28"/>
          </w:rPr>
          <w:delText>the</w:delText>
        </w:r>
      </w:del>
      <w:r>
        <w:rPr>
          <w:rFonts w:cs="Arial"/>
          <w:szCs w:val="28"/>
        </w:rPr>
        <w:t xml:space="preserve"> biocontrol potential</w:t>
      </w:r>
      <w:del w:id="188" w:author="CK NTU" w:date="2022-05-13T18:11:00Z">
        <w:r w:rsidDel="00FA2F25">
          <w:rPr>
            <w:rFonts w:cs="Arial"/>
            <w:szCs w:val="28"/>
          </w:rPr>
          <w:delText xml:space="preserve"> of these predators</w:delText>
        </w:r>
        <w:r w:rsidDel="00FA2F25">
          <w:rPr>
            <w:rFonts w:cs="Arial" w:hint="eastAsia"/>
            <w:szCs w:val="28"/>
          </w:rPr>
          <w:delText>. Nonetheless</w:delText>
        </w:r>
      </w:del>
      <w:r>
        <w:rPr>
          <w:rFonts w:cs="Arial" w:hint="eastAsia"/>
          <w:szCs w:val="28"/>
        </w:rPr>
        <w:t>,</w:t>
      </w:r>
      <w:r>
        <w:rPr>
          <w:rFonts w:cs="Arial"/>
          <w:szCs w:val="28"/>
        </w:rPr>
        <w:t xml:space="preserve"> some </w:t>
      </w:r>
      <w:r>
        <w:rPr>
          <w:rFonts w:cs="Arial" w:hint="eastAsia"/>
          <w:szCs w:val="28"/>
        </w:rPr>
        <w:t xml:space="preserve">potential caveats </w:t>
      </w:r>
      <w:r>
        <w:rPr>
          <w:rFonts w:cs="Arial"/>
          <w:szCs w:val="28"/>
        </w:rPr>
        <w:t>may</w:t>
      </w:r>
      <w:r>
        <w:rPr>
          <w:rFonts w:cs="Arial" w:hint="eastAsia"/>
          <w:szCs w:val="28"/>
        </w:rPr>
        <w:t xml:space="preserve"> exist</w:t>
      </w:r>
      <w:r>
        <w:rPr>
          <w:rFonts w:cs="Arial"/>
          <w:szCs w:val="28"/>
        </w:rPr>
        <w:t>.</w:t>
      </w:r>
      <w:r>
        <w:rPr>
          <w:rFonts w:cs="Arial" w:hint="eastAsia"/>
          <w:szCs w:val="28"/>
        </w:rPr>
        <w:t xml:space="preserve"> First, </w:t>
      </w:r>
      <w:r>
        <w:rPr>
          <w:rFonts w:cs="Arial"/>
          <w:szCs w:val="28"/>
        </w:rPr>
        <w:t xml:space="preserve">high </w:t>
      </w:r>
      <w:ins w:id="189" w:author="CK NTU" w:date="2022-05-13T18:11:00Z">
        <w:r w:rsidR="00C37248">
          <w:rPr>
            <w:rFonts w:cs="Arial"/>
            <w:szCs w:val="28"/>
          </w:rPr>
          <w:t xml:space="preserve">pest </w:t>
        </w:r>
      </w:ins>
      <w:r>
        <w:rPr>
          <w:rFonts w:cs="Arial"/>
          <w:szCs w:val="28"/>
        </w:rPr>
        <w:t>consumption</w:t>
      </w:r>
      <w:r>
        <w:rPr>
          <w:rFonts w:cs="Arial" w:hint="eastAsia"/>
          <w:szCs w:val="28"/>
        </w:rPr>
        <w:t xml:space="preserve"> </w:t>
      </w:r>
      <w:del w:id="190" w:author="CK NTU" w:date="2022-05-13T18:12:00Z">
        <w:r w:rsidDel="00C37248">
          <w:rPr>
            <w:rFonts w:cs="Arial" w:hint="eastAsia"/>
            <w:szCs w:val="28"/>
          </w:rPr>
          <w:delText>of rice pests</w:delText>
        </w:r>
        <w:r w:rsidDel="00C37248">
          <w:rPr>
            <w:rFonts w:cs="Arial"/>
            <w:szCs w:val="28"/>
          </w:rPr>
          <w:delText xml:space="preserve"> </w:delText>
        </w:r>
      </w:del>
      <w:r>
        <w:rPr>
          <w:rFonts w:cs="Arial" w:hint="eastAsia"/>
          <w:szCs w:val="28"/>
        </w:rPr>
        <w:t>in</w:t>
      </w:r>
      <w:r>
        <w:rPr>
          <w:rFonts w:cs="Arial"/>
          <w:szCs w:val="28"/>
        </w:rPr>
        <w:t xml:space="preserve"> GAPs’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w:t>
      </w:r>
      <w:ins w:id="191" w:author="CK NTU" w:date="2022-05-13T18:16:00Z">
        <w:r w:rsidR="006045A2">
          <w:rPr>
            <w:rFonts w:cs="Arial"/>
            <w:szCs w:val="28"/>
          </w:rPr>
          <w:t xml:space="preserve">the </w:t>
        </w:r>
      </w:ins>
      <w:ins w:id="192" w:author="CK NTU" w:date="2022-05-13T18:17:00Z">
        <w:r w:rsidR="006045A2">
          <w:rPr>
            <w:rFonts w:cs="Arial"/>
            <w:szCs w:val="28"/>
          </w:rPr>
          <w:t>field</w:t>
        </w:r>
      </w:ins>
      <w:del w:id="193" w:author="CK NTU" w:date="2022-05-13T18:13:00Z">
        <w:r w:rsidDel="00C37248">
          <w:rPr>
            <w:rFonts w:cs="Arial"/>
            <w:szCs w:val="28"/>
          </w:rPr>
          <w:delText xml:space="preserve">the </w:delText>
        </w:r>
      </w:del>
      <w:del w:id="194" w:author="CK NTU" w:date="2022-05-13T18:16:00Z">
        <w:r w:rsidDel="006045A2">
          <w:rPr>
            <w:rFonts w:cs="Arial" w:hint="eastAsia"/>
            <w:szCs w:val="28"/>
          </w:rPr>
          <w:delText>farms</w:delText>
        </w:r>
      </w:del>
      <w:r>
        <w:rPr>
          <w:rFonts w:cs="Arial"/>
          <w:szCs w:val="28"/>
        </w:rPr>
        <w:t xml:space="preserve">, </w:t>
      </w:r>
      <w:ins w:id="195" w:author="CK NTU" w:date="2022-05-13T18:14:00Z">
        <w:r w:rsidR="00C37248">
          <w:rPr>
            <w:rFonts w:cs="Arial"/>
            <w:szCs w:val="28"/>
          </w:rPr>
          <w:t>since</w:t>
        </w:r>
      </w:ins>
      <w:del w:id="196" w:author="CK NTU" w:date="2022-05-13T18:14:00Z">
        <w:r w:rsidDel="00C37248">
          <w:rPr>
            <w:rFonts w:cs="Arial" w:hint="eastAsia"/>
            <w:szCs w:val="28"/>
          </w:rPr>
          <w:delText>as</w:delText>
        </w:r>
      </w:del>
      <w:r>
        <w:rPr>
          <w:rFonts w:cs="Arial" w:hint="eastAsia"/>
          <w:szCs w:val="28"/>
        </w:rPr>
        <w:t xml:space="preserve"> </w:t>
      </w:r>
      <w:ins w:id="197" w:author="CK NTU" w:date="2022-05-13T18:16:00Z">
        <w:r w:rsidR="006045A2">
          <w:rPr>
            <w:rFonts w:cs="Arial"/>
            <w:szCs w:val="28"/>
          </w:rPr>
          <w:t xml:space="preserve">pest </w:t>
        </w:r>
      </w:ins>
      <w:del w:id="198" w:author="CK NTU" w:date="2022-05-13T18:16:00Z">
        <w:r w:rsidDel="006045A2">
          <w:rPr>
            <w:rFonts w:cs="Arial" w:hint="eastAsia"/>
            <w:szCs w:val="28"/>
          </w:rPr>
          <w:delText xml:space="preserve">the </w:delText>
        </w:r>
      </w:del>
      <w:r>
        <w:rPr>
          <w:rFonts w:cs="Arial" w:hint="eastAsia"/>
          <w:szCs w:val="28"/>
        </w:rPr>
        <w:t xml:space="preserve">population dynamics </w:t>
      </w:r>
      <w:del w:id="199" w:author="CK NTU" w:date="2022-05-13T18:16:00Z">
        <w:r w:rsidDel="006045A2">
          <w:rPr>
            <w:rFonts w:cs="Arial" w:hint="eastAsia"/>
            <w:szCs w:val="28"/>
          </w:rPr>
          <w:delText xml:space="preserve">of pests </w:delText>
        </w:r>
      </w:del>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 xml:space="preserve">predator density and diversity </w:t>
      </w:r>
      <w:del w:id="200" w:author="CK NTU" w:date="2022-05-13T18:17:00Z">
        <w:r w:rsidDel="006045A2">
          <w:rPr>
            <w:rFonts w:cs="Arial"/>
            <w:szCs w:val="28"/>
          </w:rPr>
          <w:delText xml:space="preserve">in the field </w:delText>
        </w:r>
      </w:del>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 </w:instrText>
      </w:r>
      <w:r>
        <w:rPr>
          <w:rFonts w:cs="Arial"/>
          <w:szCs w:val="28"/>
        </w:rPr>
        <w:fldChar w:fldCharType="begin">
          <w:fldData xml:space="preserve">PEVuZE5vdGU+PENpdGU+PEF1dGhvcj5EdWVsbGk8L0F1dGhvcj48WWVhcj4yMDAzPC9ZZWFyPjxS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</w:fldData>
        </w:fldChar>
      </w:r>
      <w:r>
        <w:rPr>
          <w:rFonts w:cs="Arial"/>
          <w:szCs w:val="28"/>
        </w:rPr>
        <w:instrText xml:space="preserve"> ADDIN EN.CITE.DATA </w:instrText>
      </w:r>
      <w:r>
        <w:rPr>
          <w:rFonts w:cs="Arial"/>
          <w:szCs w:val="28"/>
        </w:rPr>
      </w:r>
      <w:r>
        <w:rPr>
          <w:rFonts w:cs="Arial"/>
          <w:szCs w:val="28"/>
        </w:rPr>
        <w:fldChar w:fldCharType="end"/>
      </w:r>
      <w:r>
        <w:rPr>
          <w:rFonts w:cs="Arial"/>
          <w:szCs w:val="28"/>
        </w:rPr>
      </w:r>
      <w:r>
        <w:rPr>
          <w:rFonts w:cs="Arial"/>
          <w:szCs w:val="28"/>
        </w:rPr>
        <w:fldChar w:fldCharType="separate"/>
      </w:r>
      <w:r>
        <w:rPr>
          <w:rFonts w:cs="Arial"/>
          <w:szCs w:val="28"/>
          <w:vertAlign w:val="superscript"/>
        </w:rPr>
        <w:t>46,63,64</w:t>
      </w:r>
      <w:r>
        <w:rPr>
          <w:rFonts w:cs="Arial"/>
          <w:szCs w:val="28"/>
        </w:rPr>
        <w:fldChar w:fldCharType="end"/>
      </w:r>
      <w:r>
        <w:rPr>
          <w:rFonts w:cs="Arial" w:hint="eastAsia"/>
          <w:szCs w:val="28"/>
        </w:rPr>
        <w:t>.</w:t>
      </w:r>
      <w:del w:id="201" w:author="CK NTU" w:date="2022-05-13T18:17:00Z">
        <w:r w:rsidDel="006045A2">
          <w:rPr>
            <w:rFonts w:cs="Arial" w:hint="eastAsia"/>
            <w:szCs w:val="28"/>
          </w:rPr>
          <w:delText xml:space="preserve"> The effectiveness of biocontrol </w:delText>
        </w:r>
        <w:r w:rsidDel="006045A2">
          <w:rPr>
            <w:rFonts w:cs="Arial"/>
            <w:szCs w:val="28"/>
          </w:rPr>
          <w:delText>should</w:delText>
        </w:r>
        <w:r w:rsidDel="006045A2">
          <w:rPr>
            <w:rFonts w:cs="Arial" w:hint="eastAsia"/>
            <w:szCs w:val="28"/>
          </w:rPr>
          <w:delText xml:space="preserve"> be realized in the context of pest density.</w:delText>
        </w:r>
      </w:del>
      <w:r>
        <w:rPr>
          <w:rFonts w:cs="Arial" w:hint="eastAsia"/>
          <w:szCs w:val="28"/>
        </w:rPr>
        <w:t xml:space="preserve"> </w:t>
      </w:r>
      <w:ins w:id="202" w:author="CK NTU" w:date="2022-05-13T18:18:00Z">
        <w:r w:rsidR="006045A2">
          <w:rPr>
            <w:rFonts w:cs="Arial"/>
            <w:szCs w:val="28"/>
          </w:rPr>
          <w:t>T</w:t>
        </w:r>
        <w:r w:rsidR="006045A2">
          <w:rPr>
            <w:rFonts w:cs="Arial"/>
            <w:szCs w:val="28"/>
          </w:rPr>
          <w:t xml:space="preserve">o </w:t>
        </w:r>
        <w:r w:rsidR="006045A2">
          <w:rPr>
            <w:rFonts w:cs="Arial" w:hint="eastAsia"/>
            <w:szCs w:val="28"/>
          </w:rPr>
          <w:t>unveil the connection</w:t>
        </w:r>
        <w:r w:rsidR="006045A2">
          <w:rPr>
            <w:rFonts w:cs="Arial"/>
            <w:szCs w:val="28"/>
          </w:rPr>
          <w:t xml:space="preserve"> between per capita</w:t>
        </w:r>
        <w:r w:rsidR="006045A2">
          <w:rPr>
            <w:rFonts w:cs="Arial" w:hint="eastAsia"/>
            <w:szCs w:val="28"/>
          </w:rPr>
          <w:t xml:space="preserve"> pest</w:t>
        </w:r>
        <w:r w:rsidR="006045A2">
          <w:rPr>
            <w:rFonts w:cs="Arial"/>
            <w:szCs w:val="28"/>
          </w:rPr>
          <w:t xml:space="preserve"> consumption and</w:t>
        </w:r>
        <w:r w:rsidR="006045A2">
          <w:rPr>
            <w:rFonts w:cs="Arial" w:hint="eastAsia"/>
            <w:szCs w:val="28"/>
          </w:rPr>
          <w:t xml:space="preserve"> overall pest dynamics</w:t>
        </w:r>
      </w:ins>
      <w:ins w:id="203" w:author="CK NTU" w:date="2022-05-13T18:19:00Z">
        <w:r w:rsidR="006045A2">
          <w:rPr>
            <w:rFonts w:cs="Arial"/>
            <w:szCs w:val="28"/>
          </w:rPr>
          <w:t xml:space="preserve">, </w:t>
        </w:r>
      </w:ins>
      <w:del w:id="204" w:author="CK NTU" w:date="2022-05-13T18:19:00Z">
        <w:r w:rsidDel="006045A2">
          <w:rPr>
            <w:rFonts w:cs="Arial" w:hint="eastAsia"/>
            <w:szCs w:val="28"/>
          </w:rPr>
          <w:delText xml:space="preserve">Therefore, </w:delText>
        </w:r>
      </w:del>
      <w:r>
        <w:rPr>
          <w:rFonts w:cs="Arial"/>
          <w:szCs w:val="28"/>
        </w:rPr>
        <w:t xml:space="preserve">future work </w:t>
      </w:r>
      <w:ins w:id="205" w:author="CK NTU" w:date="2022-05-13T18:20:00Z">
        <w:r w:rsidR="006045A2">
          <w:rPr>
            <w:rFonts w:cs="Arial"/>
            <w:szCs w:val="28"/>
          </w:rPr>
          <w:t xml:space="preserve">may </w:t>
        </w:r>
      </w:ins>
      <w:del w:id="206" w:author="CK NTU" w:date="2022-05-13T18:20:00Z">
        <w:r w:rsidDel="006045A2">
          <w:rPr>
            <w:rFonts w:cs="Arial" w:hint="eastAsia"/>
            <w:szCs w:val="28"/>
          </w:rPr>
          <w:delText xml:space="preserve">would </w:delText>
        </w:r>
      </w:del>
      <w:r>
        <w:rPr>
          <w:rFonts w:cs="Arial" w:hint="eastAsia"/>
          <w:szCs w:val="28"/>
        </w:rPr>
        <w:t>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w:t>
      </w:r>
      <w:del w:id="207" w:author="CK NTU" w:date="2022-05-13T18:18:00Z">
        <w:r w:rsidDel="006045A2">
          <w:rPr>
            <w:rFonts w:cs="Arial" w:hint="eastAsia"/>
            <w:szCs w:val="28"/>
          </w:rPr>
          <w:delText xml:space="preserve"> t</w:delText>
        </w:r>
        <w:r w:rsidDel="006045A2">
          <w:rPr>
            <w:rFonts w:cs="Arial"/>
            <w:szCs w:val="28"/>
          </w:rPr>
          <w:delText xml:space="preserve">o </w:delText>
        </w:r>
        <w:r w:rsidDel="006045A2">
          <w:rPr>
            <w:rFonts w:cs="Arial" w:hint="eastAsia"/>
            <w:szCs w:val="28"/>
          </w:rPr>
          <w:delText>unveil the connection</w:delText>
        </w:r>
        <w:r w:rsidDel="006045A2">
          <w:rPr>
            <w:rFonts w:cs="Arial"/>
            <w:szCs w:val="28"/>
          </w:rPr>
          <w:delText xml:space="preserve"> between the per capita</w:delText>
        </w:r>
        <w:r w:rsidDel="006045A2">
          <w:rPr>
            <w:rFonts w:cs="Arial" w:hint="eastAsia"/>
            <w:szCs w:val="28"/>
          </w:rPr>
          <w:delText xml:space="preserve"> pest</w:delText>
        </w:r>
        <w:r w:rsidDel="006045A2">
          <w:rPr>
            <w:rFonts w:cs="Arial"/>
            <w:szCs w:val="28"/>
          </w:rPr>
          <w:delText xml:space="preserve"> consumption and</w:delText>
        </w:r>
        <w:r w:rsidDel="006045A2">
          <w:rPr>
            <w:rFonts w:cs="Arial" w:hint="eastAsia"/>
            <w:szCs w:val="28"/>
          </w:rPr>
          <w:delText xml:space="preserve"> the</w:delText>
        </w:r>
        <w:r w:rsidDel="006045A2">
          <w:rPr>
            <w:rFonts w:cs="Arial"/>
            <w:szCs w:val="28"/>
          </w:rPr>
          <w:delText xml:space="preserve"> </w:delText>
        </w:r>
        <w:r w:rsidDel="006045A2">
          <w:rPr>
            <w:rFonts w:cs="Arial" w:hint="eastAsia"/>
            <w:szCs w:val="28"/>
          </w:rPr>
          <w:delText>overall pest dynamics</w:delText>
        </w:r>
      </w:del>
      <w:r>
        <w:rPr>
          <w:rFonts w:cs="Arial" w:hint="eastAsia"/>
          <w:szCs w:val="28"/>
        </w:rPr>
        <w:t>. Second</w:t>
      </w:r>
      <w:r>
        <w:rPr>
          <w:rFonts w:cs="Arial"/>
          <w:szCs w:val="28"/>
        </w:rPr>
        <w:t xml:space="preserve">, while </w:t>
      </w:r>
      <w:del w:id="208" w:author="CK NTU" w:date="2022-05-13T18:24:00Z">
        <w:r w:rsidDel="00431BDD">
          <w:rPr>
            <w:rFonts w:cs="Arial"/>
            <w:szCs w:val="28"/>
          </w:rPr>
          <w:delText xml:space="preserve">some cases of </w:delText>
        </w:r>
      </w:del>
      <w:r>
        <w:rPr>
          <w:rFonts w:cs="Arial" w:hint="eastAsia"/>
          <w:szCs w:val="28"/>
        </w:rPr>
        <w:t>i</w:t>
      </w:r>
      <w:r>
        <w:rPr>
          <w:rFonts w:cs="Arial"/>
          <w:szCs w:val="28"/>
        </w:rPr>
        <w:t>ntra</w:t>
      </w:r>
      <w:r>
        <w:rPr>
          <w:rFonts w:cs="Arial" w:hint="eastAsia"/>
          <w:szCs w:val="28"/>
        </w:rPr>
        <w:t>-</w:t>
      </w:r>
      <w:r>
        <w:rPr>
          <w:rFonts w:cs="Arial"/>
          <w:szCs w:val="28"/>
        </w:rPr>
        <w:t xml:space="preserve">guild predation </w:t>
      </w:r>
      <w:del w:id="209" w:author="CK NTU" w:date="2022-05-13T18:24:00Z">
        <w:r w:rsidDel="00431BDD">
          <w:rPr>
            <w:rFonts w:cs="Arial"/>
            <w:szCs w:val="28"/>
          </w:rPr>
          <w:delText>among predators</w:delText>
        </w:r>
      </w:del>
      <w:ins w:id="210" w:author="CK NTU" w:date="2022-05-13T18:24:00Z">
        <w:r w:rsidR="00431BDD">
          <w:rPr>
            <w:rFonts w:cs="Arial"/>
            <w:szCs w:val="28"/>
          </w:rPr>
          <w:t>potentially</w:t>
        </w:r>
      </w:ins>
      <w:r>
        <w:rPr>
          <w:rFonts w:cs="Arial" w:hint="eastAsia"/>
          <w:szCs w:val="28"/>
        </w:rPr>
        <w:t xml:space="preserve"> </w:t>
      </w:r>
      <w:ins w:id="211" w:author="CK NTU" w:date="2022-05-13T18:25:00Z">
        <w:r w:rsidR="00431BDD">
          <w:rPr>
            <w:rFonts w:cs="Arial"/>
            <w:szCs w:val="28"/>
          </w:rPr>
          <w:t>influence</w:t>
        </w:r>
      </w:ins>
      <w:del w:id="212" w:author="CK NTU" w:date="2022-05-13T18:25:00Z">
        <w:r w:rsidDel="00431BDD">
          <w:rPr>
            <w:rFonts w:cs="Arial" w:hint="eastAsia"/>
            <w:szCs w:val="28"/>
          </w:rPr>
          <w:delText>impact</w:delText>
        </w:r>
        <w:r w:rsidDel="00431BDD">
          <w:rPr>
            <w:rFonts w:cs="Arial"/>
            <w:szCs w:val="28"/>
          </w:rPr>
          <w:delText>ed</w:delText>
        </w:r>
      </w:del>
      <w:r>
        <w:rPr>
          <w:rFonts w:cs="Arial" w:hint="eastAsia"/>
          <w:szCs w:val="28"/>
        </w:rPr>
        <w:t xml:space="preserve"> the pest control by </w:t>
      </w:r>
      <w:r>
        <w:rPr>
          <w:rFonts w:cs="Arial"/>
          <w:szCs w:val="28"/>
        </w:rPr>
        <w:t>GAPs</w:t>
      </w:r>
      <w:r>
        <w:rPr>
          <w:rFonts w:cs="Arial" w:hint="eastAsia"/>
          <w:szCs w:val="28"/>
        </w:rPr>
        <w:t xml:space="preserve"> </w:t>
      </w:r>
      <w:r>
        <w:rPr>
          <w:rFonts w:cs="Arial"/>
          <w:szCs w:val="28"/>
        </w:rPr>
        <w:fldChar w:fldCharType="begin"/>
      </w:r>
      <w:r>
        <w:rPr>
          <w:rFonts w:cs="Arial"/>
          <w:szCs w:val="28"/>
        </w:rPr>
        <w:instrText xml:space="preserve"> ADDIN EN.CITE &lt;EndNote&gt;&lt;Cite&gt;&lt;Author&gt;Straub&lt;/Author&gt;&lt;Year&gt;2008&lt;/Year&gt;&lt;RecNum&gt;73&lt;/RecNum&gt;&lt;DisplayText&gt;&lt;style face="superscript"&gt;9,65&lt;/style&gt;&lt;/DisplayText&gt;&lt;record&gt;&lt;rec-number&gt;73&lt;/rec-number&gt;&lt;foreign-keys&gt;&lt;key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Cite&gt;&lt;Author&gt;Michalko&lt;/Author&gt;&lt;Year&gt;2019&lt;/Year&gt;&lt;RecNum&gt;8&lt;/RecNum&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Pr>
          <w:rFonts w:cs="Arial"/>
          <w:szCs w:val="28"/>
        </w:rPr>
        <w:fldChar w:fldCharType="separate"/>
      </w:r>
      <w:r>
        <w:rPr>
          <w:rFonts w:cs="Arial"/>
          <w:szCs w:val="28"/>
          <w:vertAlign w:val="superscript"/>
        </w:rPr>
        <w:t>9,65</w:t>
      </w:r>
      <w:r>
        <w:rPr>
          <w:rFonts w:cs="Arial"/>
          <w:szCs w:val="28"/>
        </w:rPr>
        <w:fldChar w:fldCharType="end"/>
      </w:r>
      <w:r>
        <w:rPr>
          <w:rFonts w:cs="Arial"/>
          <w:szCs w:val="28"/>
        </w:rPr>
        <w:t xml:space="preserve">, </w:t>
      </w:r>
      <w:ins w:id="213" w:author="CK NTU" w:date="2022-05-13T18:25:00Z">
        <w:r w:rsidR="00431BDD">
          <w:rPr>
            <w:rFonts w:cs="Arial"/>
            <w:szCs w:val="28"/>
          </w:rPr>
          <w:t>it</w:t>
        </w:r>
      </w:ins>
      <w:del w:id="214" w:author="CK NTU" w:date="2022-05-13T18:25:00Z">
        <w:r w:rsidDel="00431BDD">
          <w:rPr>
            <w:rFonts w:cs="Arial" w:hint="eastAsia"/>
            <w:szCs w:val="28"/>
          </w:rPr>
          <w:delText>i</w:delText>
        </w:r>
        <w:r w:rsidDel="00431BDD">
          <w:rPr>
            <w:rFonts w:cs="Arial"/>
            <w:szCs w:val="28"/>
          </w:rPr>
          <w:delText>ntra</w:delText>
        </w:r>
        <w:r w:rsidDel="00431BDD">
          <w:rPr>
            <w:rFonts w:cs="Arial" w:hint="eastAsia"/>
            <w:szCs w:val="28"/>
          </w:rPr>
          <w:delText>-</w:delText>
        </w:r>
        <w:r w:rsidDel="00431BDD">
          <w:rPr>
            <w:rFonts w:cs="Arial"/>
            <w:szCs w:val="28"/>
          </w:rPr>
          <w:delText>guild predation</w:delText>
        </w:r>
      </w:del>
      <w:r>
        <w:rPr>
          <w:rFonts w:cs="Arial"/>
          <w:szCs w:val="28"/>
        </w:rPr>
        <w:t xml:space="preserve"> </w:t>
      </w:r>
      <w:r>
        <w:rPr>
          <w:rFonts w:cs="Arial" w:hint="eastAsia"/>
          <w:szCs w:val="28"/>
        </w:rPr>
        <w:t xml:space="preserve">was not accounted for in our </w:t>
      </w:r>
      <w:r>
        <w:rPr>
          <w:rFonts w:cs="Arial"/>
          <w:szCs w:val="28"/>
        </w:rPr>
        <w:t xml:space="preserve">diet composition analysis </w:t>
      </w:r>
      <w:ins w:id="215" w:author="CK NTU" w:date="2022-05-13T18:26:00Z">
        <w:r w:rsidR="00431BDD">
          <w:rPr>
            <w:rFonts w:cs="Arial"/>
            <w:szCs w:val="28"/>
          </w:rPr>
          <w:t xml:space="preserve">due to the limitation </w:t>
        </w:r>
      </w:ins>
      <w:ins w:id="216" w:author="CK NTU" w:date="2022-05-13T18:27:00Z">
        <w:r w:rsidR="00431BDD">
          <w:rPr>
            <w:rFonts w:cs="Arial"/>
            <w:szCs w:val="28"/>
          </w:rPr>
          <w:t>of</w:t>
        </w:r>
      </w:ins>
      <w:ins w:id="217" w:author="CK NTU" w:date="2022-05-13T18:26:00Z">
        <w:r w:rsidR="00431BDD">
          <w:rPr>
            <w:rFonts w:cs="Arial"/>
            <w:szCs w:val="28"/>
          </w:rPr>
          <w:t xml:space="preserve"> </w:t>
        </w:r>
      </w:ins>
      <w:del w:id="218" w:author="CK NTU" w:date="2022-05-13T18:26:00Z">
        <w:r w:rsidDel="00431BDD">
          <w:rPr>
            <w:rFonts w:cs="Arial" w:hint="eastAsia"/>
            <w:szCs w:val="28"/>
          </w:rPr>
          <w:delText>as</w:delText>
        </w:r>
        <w:r w:rsidDel="00431BDD">
          <w:rPr>
            <w:rFonts w:cs="Arial"/>
            <w:szCs w:val="28"/>
          </w:rPr>
          <w:delText xml:space="preserve"> it remains a challenge f</w:delText>
        </w:r>
      </w:del>
      <w:del w:id="219" w:author="CK NTU" w:date="2022-05-13T18:27:00Z">
        <w:r w:rsidDel="00431BDD">
          <w:rPr>
            <w:rFonts w:cs="Arial"/>
            <w:szCs w:val="28"/>
          </w:rPr>
          <w:delText>or</w:delText>
        </w:r>
      </w:del>
      <w:r>
        <w:rPr>
          <w:rFonts w:cs="Arial"/>
          <w:szCs w:val="28"/>
        </w:rPr>
        <w:t xml:space="preserve"> stable isotope mixing models</w:t>
      </w:r>
      <w:r>
        <w:rPr>
          <w:rFonts w:cs="Arial" w:hint="eastAsia"/>
          <w:szCs w:val="28"/>
        </w:rPr>
        <w:t xml:space="preserve"> </w:t>
      </w:r>
      <w:r>
        <w:rPr>
          <w:rFonts w:cs="Arial"/>
          <w:szCs w:val="28"/>
        </w:rPr>
        <w:fldChar w:fldCharType="begin"/>
      </w:r>
      <w:r>
        <w:rPr>
          <w:rFonts w:cs="Arial"/>
          <w:szCs w:val="28"/>
        </w:rPr>
        <w:instrText xml:space="preserve"> ADDIN EN.CITE &lt;EndNote&gt;&lt;Cite&gt;&lt;Author&gt;Hsu&lt;/Author&gt;&lt;Year&gt;2021&lt;/Year&gt;&lt;RecNum&gt;67&lt;/RecNum&gt;&lt;DisplayText&gt;&lt;style face="superscript"&gt;10&lt;/style&gt;&lt;/DisplayText&gt;&lt;record&gt;&lt;rec-number&gt;67&lt;/rec-number&gt;&lt;foreign-keys&gt;&lt;key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Pr>
          <w:rFonts w:cs="Arial"/>
          <w:szCs w:val="28"/>
        </w:rPr>
        <w:fldChar w:fldCharType="separate"/>
      </w:r>
      <w:r>
        <w:rPr>
          <w:rFonts w:cs="Arial"/>
          <w:szCs w:val="28"/>
          <w:vertAlign w:val="superscript"/>
        </w:rPr>
        <w:t>10</w:t>
      </w:r>
      <w:r>
        <w:rPr>
          <w:rFonts w:cs="Arial"/>
          <w:szCs w:val="28"/>
        </w:rPr>
        <w:fldChar w:fldCharType="end"/>
      </w:r>
      <w:r>
        <w:rPr>
          <w:rFonts w:cs="Arial" w:hint="eastAsia"/>
          <w:szCs w:val="28"/>
        </w:rPr>
        <w:t xml:space="preserve">. </w:t>
      </w:r>
      <w:r>
        <w:rPr>
          <w:rFonts w:cs="Arial"/>
          <w:szCs w:val="28"/>
        </w:rPr>
        <w:t xml:space="preserve">We, however, argue that this may not be a major concern in our study for two reasons: a) Intra-guild predation pressure </w:t>
      </w:r>
      <w:r>
        <w:rPr>
          <w:rFonts w:cs="Arial" w:hint="eastAsia"/>
          <w:szCs w:val="28"/>
        </w:rPr>
        <w:t xml:space="preserve">can be substantially relaxed </w:t>
      </w:r>
      <w:r>
        <w:rPr>
          <w:rFonts w:cs="Arial"/>
          <w:szCs w:val="28"/>
        </w:rPr>
        <w:t xml:space="preserve">with </w:t>
      </w:r>
      <w:r>
        <w:rPr>
          <w:rFonts w:cs="Arial" w:hint="eastAsia"/>
          <w:szCs w:val="28"/>
        </w:rPr>
        <w:t>increas</w:t>
      </w:r>
      <w:r>
        <w:rPr>
          <w:rFonts w:cs="Arial"/>
          <w:szCs w:val="28"/>
        </w:rPr>
        <w:t xml:space="preserve">ing </w:t>
      </w:r>
      <w:r>
        <w:rPr>
          <w:rFonts w:cs="Arial" w:hint="eastAsia"/>
          <w:szCs w:val="28"/>
        </w:rPr>
        <w:t>habitat</w:t>
      </w:r>
      <w:r>
        <w:rPr>
          <w:rFonts w:cs="Arial"/>
          <w:szCs w:val="28"/>
        </w:rPr>
        <w:t xml:space="preserve"> (vegetation)</w:t>
      </w:r>
      <w:r>
        <w:rPr>
          <w:rFonts w:cs="Arial" w:hint="eastAsia"/>
          <w:szCs w:val="28"/>
        </w:rPr>
        <w:t xml:space="preserve"> </w:t>
      </w:r>
      <w:r>
        <w:rPr>
          <w:rFonts w:cs="Arial"/>
          <w:szCs w:val="28"/>
        </w:rPr>
        <w:lastRenderedPageBreak/>
        <w:t xml:space="preserve">complexity </w:t>
      </w:r>
      <w:r>
        <w:rPr>
          <w:rFonts w:cs="Arial"/>
          <w:szCs w:val="28"/>
        </w:rPr>
        <w:fldChar w:fldCharType="begin"/>
      </w:r>
      <w:r>
        <w:rPr>
          <w:rFonts w:cs="Arial"/>
          <w:szCs w:val="28"/>
        </w:rPr>
        <w:instrText xml:space="preserve"> ADDIN EN.CITE &lt;EndNote&gt;&lt;Cite&gt;&lt;Author&gt;Finke&lt;/Author&gt;&lt;Year&gt;2006&lt;/Year&gt;&lt;RecNum&gt;392&lt;/RecNum&gt;&lt;DisplayText&gt;&lt;style face="superscript"&gt;66,67&lt;/style&gt;&lt;/DisplayText&gt;&lt;record&gt;&lt;rec-number&gt;392&lt;/rec-number&gt;&lt;foreign-keys&gt;&lt;key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Pr>
          <w:rFonts w:cs="Arial"/>
          <w:szCs w:val="28"/>
        </w:rPr>
        <w:fldChar w:fldCharType="separate"/>
      </w:r>
      <w:r>
        <w:rPr>
          <w:rFonts w:cs="Arial"/>
          <w:szCs w:val="28"/>
          <w:vertAlign w:val="superscript"/>
        </w:rPr>
        <w:t>66,67</w:t>
      </w:r>
      <w:r>
        <w:rPr>
          <w:rFonts w:cs="Arial"/>
          <w:szCs w:val="28"/>
        </w:rPr>
        <w:fldChar w:fldCharType="end"/>
      </w:r>
      <w:del w:id="220" w:author="CK NTU" w:date="2022-05-13T18:29:00Z">
        <w:r w:rsidDel="00E02594">
          <w:rPr>
            <w:rFonts w:cs="Arial"/>
            <w:szCs w:val="28"/>
          </w:rPr>
          <w:delText>.</w:delText>
        </w:r>
      </w:del>
      <w:ins w:id="221" w:author="CK NTU" w:date="2022-05-13T18:28:00Z">
        <w:r w:rsidR="00E02594">
          <w:rPr>
            <w:rFonts w:cs="Arial"/>
            <w:szCs w:val="28"/>
          </w:rPr>
          <w:t xml:space="preserve">, </w:t>
        </w:r>
      </w:ins>
      <w:ins w:id="222" w:author="CK NTU" w:date="2022-05-13T18:29:00Z">
        <w:r w:rsidR="00E02594">
          <w:rPr>
            <w:rFonts w:cs="Arial"/>
            <w:szCs w:val="28"/>
          </w:rPr>
          <w:t xml:space="preserve">which should </w:t>
        </w:r>
      </w:ins>
      <w:del w:id="223" w:author="CK NTU" w:date="2022-05-13T18:29:00Z">
        <w:r w:rsidDel="00E02594">
          <w:rPr>
            <w:rFonts w:cs="Arial"/>
            <w:szCs w:val="28"/>
          </w:rPr>
          <w:delText xml:space="preserve"> </w:delText>
        </w:r>
        <w:r w:rsidDel="00E02594">
          <w:rPr>
            <w:rFonts w:cs="Arial" w:hint="eastAsia"/>
            <w:szCs w:val="28"/>
          </w:rPr>
          <w:delText xml:space="preserve">Such effect </w:delText>
        </w:r>
        <w:r w:rsidDel="00E02594">
          <w:rPr>
            <w:rFonts w:cs="Arial"/>
            <w:szCs w:val="28"/>
          </w:rPr>
          <w:delText xml:space="preserve">likely </w:delText>
        </w:r>
      </w:del>
      <w:r>
        <w:rPr>
          <w:rFonts w:cs="Arial"/>
          <w:szCs w:val="28"/>
        </w:rPr>
        <w:t>occur</w:t>
      </w:r>
      <w:del w:id="224" w:author="CK NTU" w:date="2022-05-13T18:29:00Z">
        <w:r w:rsidDel="00E02594">
          <w:rPr>
            <w:rFonts w:cs="Arial"/>
            <w:szCs w:val="28"/>
          </w:rPr>
          <w:delText xml:space="preserve">red in our study </w:delText>
        </w:r>
        <w:r w:rsidDel="00E02594">
          <w:rPr>
            <w:rFonts w:cs="Arial" w:hint="eastAsia"/>
            <w:szCs w:val="28"/>
          </w:rPr>
          <w:delText>system</w:delText>
        </w:r>
        <w:r w:rsidDel="00E02594">
          <w:rPr>
            <w:rFonts w:cs="Arial"/>
            <w:szCs w:val="28"/>
          </w:rPr>
          <w:delText>,</w:delText>
        </w:r>
      </w:del>
      <w:r>
        <w:rPr>
          <w:rFonts w:cs="Arial"/>
          <w:szCs w:val="28"/>
        </w:rPr>
        <w:t xml:space="preserve"> </w:t>
      </w:r>
      <w:r>
        <w:rPr>
          <w:rFonts w:cs="Arial" w:hint="eastAsia"/>
          <w:szCs w:val="28"/>
        </w:rPr>
        <w:t>whe</w:t>
      </w:r>
      <w:ins w:id="225" w:author="CK NTU" w:date="2022-05-13T18:29:00Z">
        <w:r w:rsidR="00E02594">
          <w:rPr>
            <w:rFonts w:cs="Arial"/>
            <w:szCs w:val="28"/>
          </w:rPr>
          <w:t xml:space="preserve">n </w:t>
        </w:r>
      </w:ins>
      <w:del w:id="226" w:author="CK NTU" w:date="2022-05-13T18:29:00Z">
        <w:r w:rsidDel="00E02594">
          <w:rPr>
            <w:rFonts w:cs="Arial" w:hint="eastAsia"/>
            <w:szCs w:val="28"/>
          </w:rPr>
          <w:delText>re</w:delText>
        </w:r>
        <w:r w:rsidDel="00E02594">
          <w:rPr>
            <w:rFonts w:cs="Arial"/>
            <w:szCs w:val="28"/>
          </w:rPr>
          <w:delText xml:space="preserve"> </w:delText>
        </w:r>
        <w:r w:rsidDel="00E02594">
          <w:rPr>
            <w:rFonts w:cs="Arial" w:hint="eastAsia"/>
            <w:szCs w:val="28"/>
          </w:rPr>
          <w:delText xml:space="preserve">the </w:delText>
        </w:r>
      </w:del>
      <w:r>
        <w:rPr>
          <w:rFonts w:cs="Arial"/>
          <w:szCs w:val="28"/>
        </w:rPr>
        <w:t>rice plants gr</w:t>
      </w:r>
      <w:ins w:id="227" w:author="CK NTU" w:date="2022-05-13T18:29:00Z">
        <w:r w:rsidR="00E02594">
          <w:rPr>
            <w:rFonts w:cs="Arial"/>
            <w:szCs w:val="28"/>
          </w:rPr>
          <w:t>ow</w:t>
        </w:r>
      </w:ins>
      <w:del w:id="228" w:author="CK NTU" w:date="2022-05-13T18:29:00Z">
        <w:r w:rsidDel="00E02594">
          <w:rPr>
            <w:rFonts w:cs="Arial"/>
            <w:szCs w:val="28"/>
          </w:rPr>
          <w:delText>ew</w:delText>
        </w:r>
      </w:del>
      <w:r>
        <w:rPr>
          <w:rFonts w:cs="Arial"/>
          <w:szCs w:val="28"/>
        </w:rPr>
        <w:t xml:space="preserve"> rapidly and form</w:t>
      </w:r>
      <w:del w:id="229" w:author="CK NTU" w:date="2022-05-13T18:29:00Z">
        <w:r w:rsidDel="00E02594">
          <w:rPr>
            <w:rFonts w:cs="Arial"/>
            <w:szCs w:val="28"/>
          </w:rPr>
          <w:delText>e</w:delText>
        </w:r>
      </w:del>
      <w:del w:id="230" w:author="CK NTU" w:date="2022-05-13T18:30:00Z">
        <w:r w:rsidDel="00E02594">
          <w:rPr>
            <w:rFonts w:cs="Arial"/>
            <w:szCs w:val="28"/>
          </w:rPr>
          <w:delText>d</w:delText>
        </w:r>
      </w:del>
      <w:r>
        <w:rPr>
          <w:rFonts w:cs="Arial"/>
          <w:szCs w:val="28"/>
        </w:rPr>
        <w:t xml:space="preserve"> dense </w:t>
      </w:r>
      <w:r>
        <w:rPr>
          <w:rFonts w:cs="Arial" w:hint="eastAsia"/>
          <w:szCs w:val="28"/>
        </w:rPr>
        <w:t xml:space="preserve">clumps throughout the crop season; </w:t>
      </w:r>
      <w:r>
        <w:rPr>
          <w:rFonts w:cs="Arial"/>
          <w:szCs w:val="28"/>
        </w:rPr>
        <w:t>b) I</w:t>
      </w:r>
      <w:r>
        <w:rPr>
          <w:rFonts w:cs="Arial" w:hint="eastAsia"/>
          <w:szCs w:val="28"/>
        </w:rPr>
        <w:t>ntra-guild predation</w:t>
      </w:r>
      <w:r>
        <w:rPr>
          <w:rFonts w:cs="Arial"/>
          <w:szCs w:val="28"/>
        </w:rPr>
        <w:t xml:space="preserve"> may only play a minor role in affecting predator-prey interaction in the field </w:t>
      </w:r>
      <w:r w:rsidRPr="00A24802">
        <w:rPr>
          <w:rFonts w:cs="Arial"/>
          <w:szCs w:val="28"/>
          <w:highlight w:val="yellow"/>
          <w:rPrChange w:id="231" w:author="CK NTU" w:date="2022-05-13T18:31:00Z">
            <w:rPr>
              <w:rFonts w:cs="Arial"/>
              <w:szCs w:val="28"/>
            </w:rPr>
          </w:rPrChange>
        </w:rPr>
        <w:fldChar w:fldCharType="begin"/>
      </w:r>
      <w:r w:rsidRPr="00A24802">
        <w:rPr>
          <w:rFonts w:cs="Arial"/>
          <w:szCs w:val="28"/>
          <w:highlight w:val="yellow"/>
          <w:rPrChange w:id="232" w:author="CK NTU" w:date="2022-05-13T18:31:00Z">
            <w:rPr>
              <w:rFonts w:cs="Arial"/>
              <w:szCs w:val="28"/>
            </w:rPr>
          </w:rPrChange>
        </w:rPr>
        <w:instrText xml:space="preserve"> ADDIN EN.CITE &lt;EndNote&gt;&lt;Cite&gt;&lt;Author&gt;Janssen&lt;/Author&gt;&lt;Year&gt;2006&lt;/Year&gt;&lt;RecNum&gt;74&lt;/RecNum&gt;&lt;DisplayText&gt;&lt;style face="superscript"&gt;68,69&lt;/style&gt;&lt;/DisplayText&gt;&lt;record&gt;&lt;rec-number&gt;74&lt;/rec-number&gt;&lt;foreign-keys&gt;&lt;key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Cite&gt;&lt;Author&gt;Petrakova&lt;/Author&gt;&lt;Year&gt;2016&lt;/Year&gt;&lt;RecNum&gt;75&lt;/RecNum&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Pr="00A24802">
        <w:rPr>
          <w:rFonts w:cs="Arial"/>
          <w:szCs w:val="28"/>
          <w:highlight w:val="yellow"/>
          <w:rPrChange w:id="233" w:author="CK NTU" w:date="2022-05-13T18:31:00Z">
            <w:rPr>
              <w:rFonts w:cs="Arial"/>
              <w:szCs w:val="28"/>
            </w:rPr>
          </w:rPrChange>
        </w:rPr>
        <w:fldChar w:fldCharType="separate"/>
      </w:r>
      <w:r w:rsidRPr="00A24802">
        <w:rPr>
          <w:rFonts w:cs="Arial"/>
          <w:szCs w:val="28"/>
          <w:highlight w:val="yellow"/>
          <w:vertAlign w:val="superscript"/>
          <w:rPrChange w:id="234" w:author="CK NTU" w:date="2022-05-13T18:31:00Z">
            <w:rPr>
              <w:rFonts w:cs="Arial"/>
              <w:szCs w:val="28"/>
              <w:vertAlign w:val="superscript"/>
            </w:rPr>
          </w:rPrChange>
        </w:rPr>
        <w:t>68,69</w:t>
      </w:r>
      <w:r w:rsidRPr="00A24802">
        <w:rPr>
          <w:rFonts w:cs="Arial"/>
          <w:szCs w:val="28"/>
          <w:highlight w:val="yellow"/>
          <w:rPrChange w:id="235" w:author="CK NTU" w:date="2022-05-13T18:31:00Z">
            <w:rPr>
              <w:rFonts w:cs="Arial"/>
              <w:szCs w:val="28"/>
            </w:rPr>
          </w:rPrChange>
        </w:rPr>
        <w:fldChar w:fldCharType="end"/>
      </w:r>
      <w:r>
        <w:rPr>
          <w:rFonts w:cs="Arial" w:hint="eastAsia"/>
          <w:szCs w:val="28"/>
        </w:rPr>
        <w:t xml:space="preserve">. </w:t>
      </w:r>
      <w:r>
        <w:rPr>
          <w:rFonts w:cs="Arial"/>
          <w:szCs w:val="28"/>
        </w:rPr>
        <w:t>That being said</w:t>
      </w:r>
      <w:r>
        <w:rPr>
          <w:rFonts w:cs="Arial" w:hint="eastAsia"/>
          <w:szCs w:val="28"/>
        </w:rPr>
        <w:t>, w</w:t>
      </w:r>
      <w:r>
        <w:rPr>
          <w:rFonts w:cs="Arial"/>
          <w:szCs w:val="28"/>
        </w:rPr>
        <w:t xml:space="preserve">e </w:t>
      </w:r>
      <w:r>
        <w:rPr>
          <w:rFonts w:cs="Arial" w:hint="eastAsia"/>
          <w:szCs w:val="28"/>
        </w:rPr>
        <w:t xml:space="preserve">caution that our diet estimates of predators </w:t>
      </w:r>
      <w:r>
        <w:rPr>
          <w:rFonts w:cs="Arial"/>
          <w:szCs w:val="28"/>
        </w:rPr>
        <w:t>(</w:t>
      </w:r>
      <w:r>
        <w:rPr>
          <w:rFonts w:cs="Arial" w:hint="eastAsia"/>
          <w:szCs w:val="28"/>
        </w:rPr>
        <w:t>without predator-predator interference</w:t>
      </w:r>
      <w:r>
        <w:rPr>
          <w:rFonts w:cs="Arial"/>
          <w:szCs w:val="28"/>
        </w:rPr>
        <w:t>)</w:t>
      </w:r>
      <w:r>
        <w:rPr>
          <w:rFonts w:cs="Arial" w:hint="eastAsia"/>
          <w:szCs w:val="28"/>
        </w:rPr>
        <w:t xml:space="preserve"> might </w:t>
      </w:r>
      <w:r>
        <w:rPr>
          <w:rFonts w:cs="Arial"/>
          <w:szCs w:val="28"/>
        </w:rPr>
        <w:t xml:space="preserve">not apply to </w:t>
      </w:r>
      <w:r>
        <w:rPr>
          <w:rFonts w:cs="Arial" w:hint="eastAsia"/>
          <w:szCs w:val="28"/>
        </w:rPr>
        <w:t>system</w:t>
      </w:r>
      <w:r>
        <w:rPr>
          <w:rFonts w:cs="Arial"/>
          <w:szCs w:val="28"/>
        </w:rPr>
        <w:t>s</w:t>
      </w:r>
      <w:r>
        <w:rPr>
          <w:rFonts w:cs="Arial" w:hint="eastAsia"/>
          <w:szCs w:val="28"/>
        </w:rPr>
        <w:t xml:space="preserve"> </w:t>
      </w:r>
      <w:r>
        <w:rPr>
          <w:rFonts w:cs="Arial"/>
          <w:szCs w:val="28"/>
        </w:rPr>
        <w:t>where i</w:t>
      </w:r>
      <w:r>
        <w:rPr>
          <w:rFonts w:cs="Arial" w:hint="eastAsia"/>
          <w:szCs w:val="28"/>
        </w:rPr>
        <w:t>ntra-guild predation</w:t>
      </w:r>
      <w:r>
        <w:rPr>
          <w:rFonts w:cs="Arial"/>
          <w:szCs w:val="28"/>
        </w:rPr>
        <w:t xml:space="preserve"> prevails</w:t>
      </w:r>
      <w:r>
        <w:rPr>
          <w:rFonts w:cs="Arial" w:hint="eastAsia"/>
          <w:szCs w:val="28"/>
        </w:rPr>
        <w:t xml:space="preserve">. </w:t>
      </w:r>
    </w:p>
    <w:p w:rsidR="005B0566" w:rsidRDefault="005B0566">
      <w:pPr>
        <w:rPr>
          <w:rFonts w:cs="Arial"/>
          <w:i/>
          <w:color w:val="FF0000"/>
          <w:szCs w:val="28"/>
        </w:rPr>
      </w:pPr>
    </w:p>
    <w:p w:rsidR="005B0566" w:rsidRDefault="00DD4E15">
      <w:pPr>
        <w:jc w:val="center"/>
        <w:rPr>
          <w:rFonts w:cs="Arial"/>
          <w:i/>
          <w:szCs w:val="28"/>
        </w:rPr>
      </w:pPr>
      <w:r>
        <w:rPr>
          <w:rFonts w:cs="Arial"/>
          <w:i/>
          <w:szCs w:val="28"/>
        </w:rPr>
        <w:t>Conclusions</w:t>
      </w:r>
    </w:p>
    <w:p w:rsidR="005B0566" w:rsidRDefault="00DD4E15">
      <w:pPr>
        <w:ind w:firstLine="720"/>
        <w:rPr>
          <w:rFonts w:cs="Arial"/>
          <w:szCs w:val="28"/>
        </w:rPr>
      </w:pPr>
      <w:r>
        <w:t xml:space="preserve">While biocontrol has been recognized as an important tool to reach sustainable agriculture, whether generalist predators can serve as effective biocontrol agents in pest management remains unclear. </w:t>
      </w:r>
      <w:r>
        <w:rPr>
          <w:rFonts w:cs="Arial"/>
          <w:szCs w:val="28"/>
        </w:rPr>
        <w:t>Our</w:t>
      </w:r>
      <w:r>
        <w:rPr>
          <w:rFonts w:cs="Arial" w:hint="eastAsia"/>
          <w:szCs w:val="28"/>
        </w:rPr>
        <w:t xml:space="preserve"> study </w:t>
      </w:r>
      <w:r>
        <w:rPr>
          <w:rFonts w:cs="Arial"/>
          <w:szCs w:val="28"/>
        </w:rPr>
        <w:t>helps solve this long-standing</w:t>
      </w:r>
      <w:r>
        <w:rPr>
          <w:rFonts w:cs="Arial" w:hint="eastAsia"/>
          <w:szCs w:val="28"/>
        </w:rPr>
        <w:t xml:space="preserve"> </w:t>
      </w:r>
      <w:r>
        <w:rPr>
          <w:rFonts w:cs="Arial"/>
          <w:szCs w:val="28"/>
        </w:rPr>
        <w:t>puzzle</w:t>
      </w:r>
      <w:r>
        <w:rPr>
          <w:rFonts w:cs="Arial" w:hint="eastAsia"/>
          <w:szCs w:val="28"/>
        </w:rPr>
        <w:t xml:space="preserve"> </w:t>
      </w:r>
      <w:r>
        <w:rPr>
          <w:rFonts w:cs="Arial"/>
          <w:szCs w:val="28"/>
        </w:rPr>
        <w:t>b</w:t>
      </w:r>
      <w:r>
        <w:rPr>
          <w:rFonts w:cs="Arial" w:hint="eastAsia"/>
          <w:szCs w:val="28"/>
        </w:rPr>
        <w:t xml:space="preserve">y </w:t>
      </w:r>
      <w:r>
        <w:rPr>
          <w:rFonts w:cs="Arial"/>
          <w:szCs w:val="28"/>
        </w:rPr>
        <w:t>quantify</w:t>
      </w:r>
      <w:r>
        <w:rPr>
          <w:rFonts w:cs="Arial" w:hint="eastAsia"/>
          <w:szCs w:val="28"/>
        </w:rPr>
        <w:t>ing</w:t>
      </w:r>
      <w:r>
        <w:rPr>
          <w:rFonts w:cs="Arial"/>
          <w:szCs w:val="28"/>
        </w:rPr>
        <w:t xml:space="preserve"> the diet compositions of GAPs and identifying the underlying mechanisms for enemy-pest interactions in </w:t>
      </w:r>
      <w:r>
        <w:rPr>
          <w:rFonts w:cs="Arial" w:hint="eastAsia"/>
          <w:szCs w:val="28"/>
        </w:rPr>
        <w:t>rice farms</w:t>
      </w:r>
      <w:r>
        <w:rPr>
          <w:rFonts w:cs="Arial"/>
          <w:szCs w:val="28"/>
        </w:rPr>
        <w:t xml:space="preserve"> over three consecutive years</w:t>
      </w:r>
      <w:r>
        <w:rPr>
          <w:rFonts w:cs="Arial" w:hint="eastAsia"/>
          <w:szCs w:val="28"/>
        </w:rPr>
        <w:t xml:space="preserve">. </w:t>
      </w:r>
      <w:r>
        <w:rPr>
          <w:rFonts w:cs="Arial"/>
          <w:szCs w:val="28"/>
        </w:rPr>
        <w:t xml:space="preserve">The results show </w:t>
      </w:r>
      <w:r>
        <w:rPr>
          <w:rFonts w:cs="Arial" w:hint="eastAsia"/>
          <w:szCs w:val="28"/>
        </w:rPr>
        <w:t xml:space="preserve">a </w:t>
      </w:r>
      <w:r>
        <w:rPr>
          <w:rFonts w:cs="Arial"/>
          <w:szCs w:val="28"/>
        </w:rPr>
        <w:t>h</w:t>
      </w:r>
      <w:r>
        <w:rPr>
          <w:rFonts w:cs="Arial" w:hint="eastAsia"/>
          <w:szCs w:val="28"/>
        </w:rPr>
        <w:t xml:space="preserve">igh </w:t>
      </w:r>
      <w:r>
        <w:rPr>
          <w:rFonts w:cs="Arial"/>
          <w:szCs w:val="28"/>
        </w:rPr>
        <w:t>proportion</w:t>
      </w:r>
      <w:r>
        <w:rPr>
          <w:rFonts w:cs="Arial" w:hint="eastAsia"/>
          <w:szCs w:val="28"/>
        </w:rPr>
        <w:t xml:space="preserve"> of rice pests in </w:t>
      </w:r>
      <w:ins w:id="236" w:author="CK NTU" w:date="2022-05-13T18:33:00Z">
        <w:r w:rsidR="00136B3C">
          <w:rPr>
            <w:rFonts w:cs="Arial"/>
            <w:szCs w:val="28"/>
          </w:rPr>
          <w:t>GAP</w:t>
        </w:r>
        <w:r w:rsidR="00136B3C">
          <w:rPr>
            <w:rFonts w:cs="Arial" w:hint="eastAsia"/>
            <w:szCs w:val="28"/>
          </w:rPr>
          <w:t>s</w:t>
        </w:r>
        <w:r w:rsidR="00136B3C">
          <w:rPr>
            <w:rFonts w:cs="Arial"/>
            <w:szCs w:val="28"/>
          </w:rPr>
          <w:t>’</w:t>
        </w:r>
        <w:r w:rsidR="00136B3C">
          <w:rPr>
            <w:rFonts w:cs="Arial" w:hint="eastAsia"/>
            <w:szCs w:val="28"/>
          </w:rPr>
          <w:t xml:space="preserve"> </w:t>
        </w:r>
      </w:ins>
      <w:del w:id="237" w:author="CK NTU" w:date="2022-05-13T18:33:00Z">
        <w:r w:rsidDel="00136B3C">
          <w:rPr>
            <w:rFonts w:cs="Arial" w:hint="eastAsia"/>
            <w:szCs w:val="28"/>
          </w:rPr>
          <w:delText xml:space="preserve">the </w:delText>
        </w:r>
      </w:del>
      <w:r>
        <w:rPr>
          <w:rFonts w:cs="Arial" w:hint="eastAsia"/>
          <w:szCs w:val="28"/>
        </w:rPr>
        <w:t xml:space="preserve">diet </w:t>
      </w:r>
      <w:del w:id="238" w:author="CK NTU" w:date="2022-05-13T18:33:00Z">
        <w:r w:rsidDel="00136B3C">
          <w:rPr>
            <w:rFonts w:cs="Arial" w:hint="eastAsia"/>
            <w:szCs w:val="28"/>
          </w:rPr>
          <w:delText xml:space="preserve">of </w:delText>
        </w:r>
        <w:r w:rsidDel="00136B3C">
          <w:rPr>
            <w:rFonts w:cs="Arial"/>
            <w:szCs w:val="28"/>
          </w:rPr>
          <w:delText>GAP</w:delText>
        </w:r>
        <w:r w:rsidDel="00136B3C">
          <w:rPr>
            <w:rFonts w:cs="Arial" w:hint="eastAsia"/>
            <w:szCs w:val="28"/>
          </w:rPr>
          <w:delText xml:space="preserve">s </w:delText>
        </w:r>
      </w:del>
      <w:r>
        <w:rPr>
          <w:rFonts w:cs="Arial" w:hint="eastAsia"/>
          <w:szCs w:val="28"/>
        </w:rPr>
        <w:t>in both organic and conventional farms</w:t>
      </w:r>
      <w:r>
        <w:rPr>
          <w:rFonts w:cs="Arial"/>
          <w:szCs w:val="28"/>
        </w:rPr>
        <w:t xml:space="preserve"> (e.g., 79-95% at the ripenin</w:t>
      </w:r>
      <w:bookmarkStart w:id="239" w:name="_GoBack"/>
      <w:bookmarkEnd w:id="239"/>
      <w:r>
        <w:rPr>
          <w:rFonts w:cs="Arial"/>
          <w:szCs w:val="28"/>
        </w:rPr>
        <w:t>g stage),</w:t>
      </w:r>
      <w:r>
        <w:rPr>
          <w:rFonts w:cs="Arial" w:hint="eastAsia"/>
          <w:szCs w:val="28"/>
        </w:rPr>
        <w:t xml:space="preserve"> </w:t>
      </w:r>
      <w:r>
        <w:rPr>
          <w:rFonts w:cs="Arial"/>
          <w:szCs w:val="28"/>
        </w:rPr>
        <w:t xml:space="preserve">suggesting that these generalist predators </w:t>
      </w:r>
      <w:r>
        <w:t xml:space="preserve">function as “specialist predators” at late crop stages (when rice plants are fruiting and pests are abundant). </w:t>
      </w:r>
      <w:r>
        <w:rPr>
          <w:rFonts w:cs="Arial"/>
          <w:szCs w:val="28"/>
        </w:rPr>
        <w:t>T</w:t>
      </w:r>
      <w:r>
        <w:rPr>
          <w:rFonts w:cs="Arial" w:hint="eastAsia"/>
          <w:szCs w:val="28"/>
        </w:rPr>
        <w:t>he</w:t>
      </w:r>
      <w:r>
        <w:rPr>
          <w:rFonts w:cs="Arial"/>
          <w:szCs w:val="28"/>
        </w:rPr>
        <w:t xml:space="preserve"> high pest consumption</w:t>
      </w:r>
      <w:r>
        <w:rPr>
          <w:rFonts w:cs="Arial" w:hint="eastAsia"/>
          <w:szCs w:val="28"/>
        </w:rPr>
        <w:t xml:space="preserve"> </w:t>
      </w:r>
      <w:r>
        <w:rPr>
          <w:rFonts w:cs="Arial"/>
          <w:szCs w:val="28"/>
        </w:rPr>
        <w:t>remains</w:t>
      </w:r>
      <w:r>
        <w:rPr>
          <w:rFonts w:cs="Arial" w:hint="eastAsia"/>
          <w:szCs w:val="28"/>
        </w:rPr>
        <w:t xml:space="preserve"> </w:t>
      </w:r>
      <w:r>
        <w:rPr>
          <w:rFonts w:cs="Arial"/>
          <w:szCs w:val="28"/>
        </w:rPr>
        <w:t>consistent</w:t>
      </w:r>
      <w:r>
        <w:rPr>
          <w:rFonts w:cs="Arial" w:hint="eastAsia"/>
          <w:szCs w:val="28"/>
        </w:rPr>
        <w:t xml:space="preserve"> across years</w:t>
      </w:r>
      <w:r>
        <w:rPr>
          <w:rFonts w:cs="Arial"/>
          <w:szCs w:val="28"/>
        </w:rPr>
        <w:t xml:space="preserve"> regardless of climatic conditions, providing convincing evidence that generalist predators are capable </w:t>
      </w:r>
      <w:r>
        <w:rPr>
          <w:rFonts w:cs="Arial" w:hint="eastAsia"/>
          <w:szCs w:val="28"/>
        </w:rPr>
        <w:t>of</w:t>
      </w:r>
      <w:r>
        <w:rPr>
          <w:rFonts w:cs="Arial"/>
          <w:szCs w:val="28"/>
        </w:rPr>
        <w:t xml:space="preserve"> producing </w:t>
      </w:r>
      <w:r>
        <w:rPr>
          <w:rFonts w:cs="Arial" w:hint="eastAsia"/>
          <w:szCs w:val="28"/>
        </w:rPr>
        <w:t>stable top-down effect on pests.</w:t>
      </w:r>
      <w:r>
        <w:rPr>
          <w:rFonts w:cs="Arial"/>
          <w:szCs w:val="28"/>
        </w:rPr>
        <w:t xml:space="preserve"> As sustainable agriculture has become more important than ever in human history, </w:t>
      </w:r>
      <w:r>
        <w:t>incorporating generalist predators, which are ubiquitous in nature, into pest management will open a promising avenue towards this goal.</w:t>
      </w:r>
      <w:r>
        <w:rPr>
          <w:rFonts w:cs="Arial"/>
          <w:szCs w:val="28"/>
        </w:rPr>
        <w:t xml:space="preserve"> </w:t>
      </w:r>
    </w:p>
    <w:p w:rsidR="005B0566" w:rsidRDefault="00DD4E15">
      <w:pPr>
        <w:rPr>
          <w:b/>
        </w:rPr>
      </w:pPr>
      <w:r>
        <w:rPr>
          <w:b/>
        </w:rPr>
        <w:lastRenderedPageBreak/>
        <w:br w:type="page"/>
      </w:r>
    </w:p>
    <w:p w:rsidR="005B0566" w:rsidRDefault="00DD4E15">
      <w:pPr>
        <w:spacing w:afterLines="200" w:after="480"/>
        <w:rPr>
          <w:b/>
        </w:rPr>
      </w:pPr>
      <w:r>
        <w:rPr>
          <w:rFonts w:hint="eastAsia"/>
          <w:b/>
        </w:rPr>
        <w:lastRenderedPageBreak/>
        <w:t>Acknowledgement</w:t>
      </w:r>
    </w:p>
    <w:p w:rsidR="005B0566" w:rsidRDefault="00DD4E15">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r>
        <w:rPr>
          <w:rFonts w:cs="Arial" w:hint="eastAsia"/>
          <w:szCs w:val="28"/>
        </w:rPr>
        <w:t xml:space="preserve"> </w:t>
      </w:r>
      <w:r>
        <w:rPr>
          <w:rFonts w:cs="Arial" w:hint="eastAsia"/>
          <w:color w:val="FF0000"/>
          <w:szCs w:val="28"/>
        </w:rPr>
        <w:t>(project number)</w:t>
      </w:r>
    </w:p>
    <w:p w:rsidR="005B0566" w:rsidRDefault="00DD4E15">
      <w:pPr>
        <w:jc w:val="left"/>
        <w:rPr>
          <w:b/>
        </w:rPr>
      </w:pPr>
      <w:r>
        <w:rPr>
          <w:b/>
        </w:rPr>
        <w:br w:type="page"/>
      </w:r>
    </w:p>
    <w:p w:rsidR="005B0566" w:rsidRDefault="00DD4E15">
      <w:pPr>
        <w:pStyle w:val="EndNoteBibliographyTitle"/>
      </w:pPr>
      <w:r>
        <w:lastRenderedPageBreak/>
        <w:fldChar w:fldCharType="begin"/>
      </w:r>
      <w:r>
        <w:instrText xml:space="preserve"> ADDIN EN.REFLIST </w:instrText>
      </w:r>
      <w:r>
        <w:fldChar w:fldCharType="separate"/>
      </w:r>
      <w:r>
        <w:t>Reference</w:t>
      </w:r>
    </w:p>
    <w:p w:rsidR="005B0566" w:rsidRDefault="005B0566">
      <w:pPr>
        <w:pStyle w:val="EndNoteBibliographyTitle"/>
      </w:pPr>
    </w:p>
    <w:p w:rsidR="005B0566" w:rsidRDefault="00DD4E15">
      <w:pPr>
        <w:pStyle w:val="EndNoteBibliography"/>
        <w:spacing w:after="0"/>
        <w:ind w:left="720" w:hanging="720"/>
      </w:pPr>
      <w:r>
        <w:t>1</w:t>
      </w:r>
      <w:r>
        <w:tab/>
        <w:t xml:space="preserve">Huang, H. &amp; Yang, P. The ancient cultured citrus ant. </w:t>
      </w:r>
      <w:r>
        <w:rPr>
          <w:i/>
        </w:rPr>
        <w:t>BioScience</w:t>
      </w:r>
      <w:r>
        <w:t xml:space="preserve"> </w:t>
      </w:r>
      <w:r>
        <w:rPr>
          <w:b/>
        </w:rPr>
        <w:t>37</w:t>
      </w:r>
      <w:r>
        <w:t>, 665-671 (1987).</w:t>
      </w:r>
    </w:p>
    <w:p w:rsidR="005B0566" w:rsidRDefault="00DD4E15">
      <w:pPr>
        <w:pStyle w:val="EndNoteBibliography"/>
        <w:spacing w:after="0"/>
        <w:ind w:left="720" w:hanging="720"/>
      </w:pPr>
      <w:r>
        <w:t>2</w:t>
      </w:r>
      <w:r>
        <w:tab/>
        <w:t>Geiger, F.</w:t>
      </w:r>
      <w:r>
        <w:rPr>
          <w:i/>
        </w:rPr>
        <w:t xml:space="preserve"> et al.</w:t>
      </w:r>
      <w:r>
        <w:t xml:space="preserve"> Persistent negative effects of pesticides on biodiversity and biological control potential on European farmland. </w:t>
      </w:r>
      <w:r>
        <w:rPr>
          <w:i/>
        </w:rPr>
        <w:t>Basic and Applied Ecology</w:t>
      </w:r>
      <w:r>
        <w:t xml:space="preserve"> </w:t>
      </w:r>
      <w:r>
        <w:rPr>
          <w:b/>
        </w:rPr>
        <w:t>11</w:t>
      </w:r>
      <w:r>
        <w:t>, 97-105 (2010).</w:t>
      </w:r>
    </w:p>
    <w:p w:rsidR="005B0566" w:rsidRDefault="00DD4E15">
      <w:pPr>
        <w:pStyle w:val="EndNoteBibliography"/>
        <w:spacing w:after="0"/>
        <w:ind w:left="720" w:hanging="720"/>
      </w:pPr>
      <w:r>
        <w:t>3</w:t>
      </w:r>
      <w:r>
        <w:tab/>
        <w:t>Kehoe, L.</w:t>
      </w:r>
      <w:r>
        <w:rPr>
          <w:i/>
        </w:rPr>
        <w:t xml:space="preserve"> et al.</w:t>
      </w:r>
      <w:r>
        <w:t xml:space="preserve"> Biodiversity at risk under future cropland expansion and intensification. </w:t>
      </w:r>
      <w:r>
        <w:rPr>
          <w:i/>
        </w:rPr>
        <w:t>Nature Ecology &amp; Evolution</w:t>
      </w:r>
      <w:r>
        <w:t xml:space="preserve"> </w:t>
      </w:r>
      <w:r>
        <w:rPr>
          <w:b/>
        </w:rPr>
        <w:t>1</w:t>
      </w:r>
      <w:r>
        <w:t>, 1129-1135 (2017).</w:t>
      </w:r>
    </w:p>
    <w:p w:rsidR="005B0566" w:rsidRDefault="00DD4E15">
      <w:pPr>
        <w:pStyle w:val="EndNoteBibliography"/>
        <w:spacing w:after="0"/>
        <w:ind w:left="720" w:hanging="720"/>
      </w:pPr>
      <w:r>
        <w:t>4</w:t>
      </w:r>
      <w:r>
        <w:tab/>
        <w:t>Campbell, B. M.</w:t>
      </w:r>
      <w:r>
        <w:rPr>
          <w:i/>
        </w:rPr>
        <w:t xml:space="preserve"> et al.</w:t>
      </w:r>
      <w:r>
        <w:t xml:space="preserve"> Agriculture production as a major driver of the Earth system exceeding planetary boundaries. </w:t>
      </w:r>
      <w:r>
        <w:rPr>
          <w:i/>
        </w:rPr>
        <w:t>Ecology and Society</w:t>
      </w:r>
      <w:r>
        <w:t xml:space="preserve"> </w:t>
      </w:r>
      <w:r>
        <w:rPr>
          <w:b/>
        </w:rPr>
        <w:t>22</w:t>
      </w:r>
      <w:r>
        <w:t xml:space="preserve"> (2017).</w:t>
      </w:r>
    </w:p>
    <w:p w:rsidR="005B0566" w:rsidRDefault="00DD4E15">
      <w:pPr>
        <w:pStyle w:val="EndNoteBibliography"/>
        <w:spacing w:after="0"/>
        <w:ind w:left="720" w:hanging="720"/>
      </w:pPr>
      <w:r>
        <w:t>5</w:t>
      </w:r>
      <w:r>
        <w:tab/>
        <w:t xml:space="preserve">Gomiero, T., Pimentel, D. &amp; Paoletti, M. G. Is there a need for a more sustainable agriculture? </w:t>
      </w:r>
      <w:r>
        <w:rPr>
          <w:i/>
        </w:rPr>
        <w:t>Critical reviews in plant sciences</w:t>
      </w:r>
      <w:r>
        <w:t xml:space="preserve"> </w:t>
      </w:r>
      <w:r>
        <w:rPr>
          <w:b/>
        </w:rPr>
        <w:t>30</w:t>
      </w:r>
      <w:r>
        <w:t>, 6-23 (2011).</w:t>
      </w:r>
    </w:p>
    <w:p w:rsidR="005B0566" w:rsidRDefault="00DD4E15">
      <w:pPr>
        <w:pStyle w:val="EndNoteBibliography"/>
        <w:spacing w:after="0"/>
        <w:ind w:left="720" w:hanging="720"/>
      </w:pPr>
      <w:r>
        <w:t>6</w:t>
      </w:r>
      <w:r>
        <w:tab/>
        <w:t>EC. Communication from the commission to the European parliament, the council, the European economic and social committee and the committee of the regions - a farm to Fork strategy for a fair, healthy and environmentally-friendly food system. Report No. 381 final, (Brussels, 2020).</w:t>
      </w:r>
    </w:p>
    <w:p w:rsidR="005B0566" w:rsidRDefault="00DD4E15">
      <w:pPr>
        <w:pStyle w:val="EndNoteBibliography"/>
        <w:spacing w:after="0"/>
        <w:ind w:left="720" w:hanging="720"/>
      </w:pPr>
      <w:r>
        <w:t>7</w:t>
      </w:r>
      <w:r>
        <w:tab/>
        <w:t xml:space="preserve">Stiling, P. &amp; Cornelissen, T. What makes a successful biocontrol agent? A meta-analysis of biological control agent performance. </w:t>
      </w:r>
      <w:r>
        <w:rPr>
          <w:i/>
        </w:rPr>
        <w:t>Biological control</w:t>
      </w:r>
      <w:r>
        <w:t xml:space="preserve"> </w:t>
      </w:r>
      <w:r>
        <w:rPr>
          <w:b/>
        </w:rPr>
        <w:t>34</w:t>
      </w:r>
      <w:r>
        <w:t>, 236-246 (2005).</w:t>
      </w:r>
    </w:p>
    <w:p w:rsidR="005B0566" w:rsidRDefault="00DD4E15">
      <w:pPr>
        <w:pStyle w:val="EndNoteBibliography"/>
        <w:spacing w:after="0"/>
        <w:ind w:left="720" w:hanging="720"/>
      </w:pPr>
      <w:r>
        <w:t>8</w:t>
      </w:r>
      <w:r>
        <w:tab/>
        <w:t xml:space="preserve">Symondson, W., Sunderland, K. &amp; Greenstone, M. Can generalist predators be effective biocontrol agents? </w:t>
      </w:r>
      <w:r>
        <w:rPr>
          <w:i/>
        </w:rPr>
        <w:t>Annual review of entomology</w:t>
      </w:r>
      <w:r>
        <w:t xml:space="preserve"> </w:t>
      </w:r>
      <w:r>
        <w:rPr>
          <w:b/>
        </w:rPr>
        <w:t>47</w:t>
      </w:r>
      <w:r>
        <w:t>, 561-594 (2002).</w:t>
      </w:r>
    </w:p>
    <w:p w:rsidR="005B0566" w:rsidRDefault="00DD4E15">
      <w:pPr>
        <w:pStyle w:val="EndNoteBibliography"/>
        <w:spacing w:after="0"/>
        <w:ind w:left="720" w:hanging="720"/>
      </w:pPr>
      <w:r>
        <w:t>9</w:t>
      </w:r>
      <w:r>
        <w:tab/>
        <w:t xml:space="preserve">Michalko, R., Pekár, S. &amp; Entling, M. H. An updated perspective on spiders as generalist predators in biological control. </w:t>
      </w:r>
      <w:r>
        <w:rPr>
          <w:i/>
        </w:rPr>
        <w:t>Oecologia</w:t>
      </w:r>
      <w:r>
        <w:t xml:space="preserve"> </w:t>
      </w:r>
      <w:r>
        <w:rPr>
          <w:b/>
        </w:rPr>
        <w:t>189</w:t>
      </w:r>
      <w:r>
        <w:t>, 21-36 (2019).</w:t>
      </w:r>
    </w:p>
    <w:p w:rsidR="005B0566" w:rsidRDefault="00DD4E15">
      <w:pPr>
        <w:pStyle w:val="EndNoteBibliography"/>
        <w:spacing w:after="0"/>
        <w:ind w:left="720" w:hanging="720"/>
      </w:pPr>
      <w:r>
        <w:t>10</w:t>
      </w:r>
      <w:r>
        <w:tab/>
        <w:t xml:space="preserve">Hsu, G.-C., Ou, J.-A. &amp; Ho, C.-K. Pest consumption by generalist arthropod predators increases with crop stage in both organic and conventional farms. </w:t>
      </w:r>
      <w:r>
        <w:rPr>
          <w:i/>
        </w:rPr>
        <w:t>Ecosphere</w:t>
      </w:r>
      <w:r>
        <w:t xml:space="preserve"> </w:t>
      </w:r>
      <w:r>
        <w:rPr>
          <w:b/>
        </w:rPr>
        <w:t>12</w:t>
      </w:r>
      <w:r>
        <w:t>, e03625, doi:</w:t>
      </w:r>
      <w:hyperlink r:id="rId11" w:history="1">
        <w:r>
          <w:rPr>
            <w:rStyle w:val="ae"/>
          </w:rPr>
          <w:t>https://doi.org/10.1002/ecs2.3625</w:t>
        </w:r>
      </w:hyperlink>
      <w:r>
        <w:t xml:space="preserve"> (2021).</w:t>
      </w:r>
    </w:p>
    <w:p w:rsidR="005B0566" w:rsidRDefault="00DD4E15">
      <w:pPr>
        <w:pStyle w:val="EndNoteBibliography"/>
        <w:spacing w:after="0"/>
        <w:ind w:left="720" w:hanging="720"/>
      </w:pPr>
      <w:r>
        <w:t>11</w:t>
      </w:r>
      <w:r>
        <w:tab/>
        <w:t>Albertini, A.</w:t>
      </w:r>
      <w:r>
        <w:rPr>
          <w:i/>
        </w:rPr>
        <w:t xml:space="preserve"> et al.</w:t>
      </w:r>
      <w:r>
        <w:t xml:space="preserve"> Bactrocera oleae pupae predation by Ocypus olens detected by molecular gut content analysis. </w:t>
      </w:r>
      <w:r>
        <w:rPr>
          <w:i/>
        </w:rPr>
        <w:t>BioControl</w:t>
      </w:r>
      <w:r>
        <w:t xml:space="preserve"> </w:t>
      </w:r>
      <w:r>
        <w:rPr>
          <w:b/>
        </w:rPr>
        <w:t>63</w:t>
      </w:r>
      <w:r>
        <w:t>, 227-239 (2018).</w:t>
      </w:r>
    </w:p>
    <w:p w:rsidR="005B0566" w:rsidRDefault="00DD4E15">
      <w:pPr>
        <w:pStyle w:val="EndNoteBibliography"/>
        <w:spacing w:after="0"/>
        <w:ind w:left="720" w:hanging="720"/>
      </w:pPr>
      <w:r>
        <w:t>12</w:t>
      </w:r>
      <w:r>
        <w:tab/>
        <w:t>Eitzinger, B. &amp; Traugott, M. Which prey sustains cold</w:t>
      </w:r>
      <w:r>
        <w:rPr>
          <w:rFonts w:ascii="Cambria Math" w:hAnsi="Cambria Math" w:cs="Cambria Math"/>
        </w:rPr>
        <w:t>‐</w:t>
      </w:r>
      <w:r>
        <w:t xml:space="preserve">adapted invertebrate generalist predators in arable land? Examining prey </w:t>
      </w:r>
      <w:r>
        <w:lastRenderedPageBreak/>
        <w:t>choices by molecular gut</w:t>
      </w:r>
      <w:r>
        <w:rPr>
          <w:rFonts w:ascii="Cambria Math" w:hAnsi="Cambria Math" w:cs="Cambria Math"/>
        </w:rPr>
        <w:t>‐</w:t>
      </w:r>
      <w:r>
        <w:t xml:space="preserve">content analysis. </w:t>
      </w:r>
      <w:r>
        <w:rPr>
          <w:i/>
        </w:rPr>
        <w:t>Journal of Applied Ecology</w:t>
      </w:r>
      <w:r>
        <w:t xml:space="preserve"> </w:t>
      </w:r>
      <w:r>
        <w:rPr>
          <w:b/>
        </w:rPr>
        <w:t>48</w:t>
      </w:r>
      <w:r>
        <w:t>, 591-599 (2011).</w:t>
      </w:r>
    </w:p>
    <w:p w:rsidR="005B0566" w:rsidRDefault="00DD4E15">
      <w:pPr>
        <w:pStyle w:val="EndNoteBibliography"/>
        <w:spacing w:after="0"/>
        <w:ind w:left="720" w:hanging="720"/>
      </w:pPr>
      <w:r>
        <w:t>13</w:t>
      </w:r>
      <w:r>
        <w:tab/>
        <w:t>Ingrao, A. J.</w:t>
      </w:r>
      <w:r>
        <w:rPr>
          <w:i/>
        </w:rPr>
        <w:t xml:space="preserve"> et al.</w:t>
      </w:r>
      <w:r>
        <w:t xml:space="preserve"> Biocontrol on the edge: Field margin habitats in asparagus fields influence natural enemy-pest interactions. </w:t>
      </w:r>
      <w:r>
        <w:rPr>
          <w:i/>
        </w:rPr>
        <w:t>Agriculture, Ecosystems &amp; Environment</w:t>
      </w:r>
      <w:r>
        <w:t xml:space="preserve"> </w:t>
      </w:r>
      <w:r>
        <w:rPr>
          <w:b/>
        </w:rPr>
        <w:t>243</w:t>
      </w:r>
      <w:r>
        <w:t>, 47-54 (2017).</w:t>
      </w:r>
    </w:p>
    <w:p w:rsidR="005B0566" w:rsidRDefault="00DD4E15">
      <w:pPr>
        <w:pStyle w:val="EndNoteBibliography"/>
        <w:spacing w:after="0"/>
        <w:ind w:left="720" w:hanging="720"/>
      </w:pPr>
      <w:r>
        <w:t>14</w:t>
      </w:r>
      <w:r>
        <w:tab/>
        <w:t>Krey, K. L.</w:t>
      </w:r>
      <w:r>
        <w:rPr>
          <w:i/>
        </w:rPr>
        <w:t xml:space="preserve"> et al.</w:t>
      </w:r>
      <w:r>
        <w:t xml:space="preserve"> Generalist predators consume spider mites despite the presence of alternative prey. </w:t>
      </w:r>
      <w:r>
        <w:rPr>
          <w:i/>
        </w:rPr>
        <w:t>Biological Control</w:t>
      </w:r>
      <w:r>
        <w:t xml:space="preserve"> </w:t>
      </w:r>
      <w:r>
        <w:rPr>
          <w:b/>
        </w:rPr>
        <w:t>115</w:t>
      </w:r>
      <w:r>
        <w:t>, 157-164 (2017).</w:t>
      </w:r>
    </w:p>
    <w:p w:rsidR="005B0566" w:rsidRDefault="00DD4E15">
      <w:pPr>
        <w:pStyle w:val="EndNoteBibliography"/>
        <w:spacing w:after="0"/>
        <w:ind w:left="720" w:hanging="720"/>
      </w:pPr>
      <w:r>
        <w:t>15</w:t>
      </w:r>
      <w:r>
        <w:tab/>
        <w:t xml:space="preserve">Dominik, C., Seppelt, R., Horgan, F. G., Settele, J. &amp; Václavík, T. Landscape composition, configuration, and trophic interactions shape arthropod communities in rice agroecosystems. </w:t>
      </w:r>
      <w:r>
        <w:rPr>
          <w:i/>
        </w:rPr>
        <w:t>Journal of applied ecology</w:t>
      </w:r>
      <w:r>
        <w:t xml:space="preserve"> </w:t>
      </w:r>
      <w:r>
        <w:rPr>
          <w:b/>
        </w:rPr>
        <w:t>55</w:t>
      </w:r>
      <w:r>
        <w:t>, 2461-2472 (2018).</w:t>
      </w:r>
    </w:p>
    <w:p w:rsidR="005B0566" w:rsidRDefault="00DD4E15">
      <w:pPr>
        <w:pStyle w:val="EndNoteBibliography"/>
        <w:spacing w:after="0"/>
        <w:ind w:left="720" w:hanging="720"/>
      </w:pPr>
      <w:r>
        <w:t>16</w:t>
      </w:r>
      <w:r>
        <w:tab/>
        <w:t>Settle, W. H.</w:t>
      </w:r>
      <w:r>
        <w:rPr>
          <w:i/>
        </w:rPr>
        <w:t xml:space="preserve"> et al.</w:t>
      </w:r>
      <w:r>
        <w:t xml:space="preserve"> Managing tropical rice pests through conservation of generalist natural enemies and alternative prey. </w:t>
      </w:r>
      <w:r>
        <w:rPr>
          <w:i/>
        </w:rPr>
        <w:t>Ecology</w:t>
      </w:r>
      <w:r>
        <w:t xml:space="preserve"> </w:t>
      </w:r>
      <w:r>
        <w:rPr>
          <w:b/>
        </w:rPr>
        <w:t>77</w:t>
      </w:r>
      <w:r>
        <w:t>, 1975-1988 (1996).</w:t>
      </w:r>
    </w:p>
    <w:p w:rsidR="005B0566" w:rsidRDefault="00DD4E15">
      <w:pPr>
        <w:pStyle w:val="EndNoteBibliography"/>
        <w:spacing w:after="0"/>
        <w:ind w:left="720" w:hanging="720"/>
      </w:pPr>
      <w:r>
        <w:t>17</w:t>
      </w:r>
      <w:r>
        <w:tab/>
        <w:t>Roubinet, E.</w:t>
      </w:r>
      <w:r>
        <w:rPr>
          <w:i/>
        </w:rPr>
        <w:t xml:space="preserve"> et al.</w:t>
      </w:r>
      <w:r>
        <w:t xml:space="preserve"> Diet of generalist predators reflects effects of cropping period and farming system on extra</w:t>
      </w:r>
      <w:r>
        <w:rPr>
          <w:rFonts w:ascii="Cambria Math" w:hAnsi="Cambria Math" w:cs="Cambria Math"/>
        </w:rPr>
        <w:t>‐</w:t>
      </w:r>
      <w:r>
        <w:t xml:space="preserve">and intraguild prey. </w:t>
      </w:r>
      <w:r>
        <w:rPr>
          <w:i/>
        </w:rPr>
        <w:t>Ecological Applications</w:t>
      </w:r>
      <w:r>
        <w:t xml:space="preserve"> </w:t>
      </w:r>
      <w:r>
        <w:rPr>
          <w:b/>
        </w:rPr>
        <w:t>27</w:t>
      </w:r>
      <w:r>
        <w:t>, 1167-1177 (2017).</w:t>
      </w:r>
    </w:p>
    <w:p w:rsidR="005B0566" w:rsidRDefault="00DD4E15">
      <w:pPr>
        <w:pStyle w:val="EndNoteBibliography"/>
        <w:spacing w:after="0"/>
        <w:ind w:left="720" w:hanging="720"/>
      </w:pPr>
      <w:r>
        <w:t>18</w:t>
      </w:r>
      <w:r>
        <w:tab/>
        <w:t>Birkhofer, K., Fließbach, A., Wise, D. H. &amp; Scheu, S. Arthropod food webs in organic and conventional wheat farming systems of an agricultural long</w:t>
      </w:r>
      <w:r>
        <w:rPr>
          <w:rFonts w:ascii="Cambria Math" w:hAnsi="Cambria Math" w:cs="Cambria Math"/>
        </w:rPr>
        <w:t>‐</w:t>
      </w:r>
      <w:r>
        <w:t xml:space="preserve">term experiment: a stable isotope approach. </w:t>
      </w:r>
      <w:r>
        <w:rPr>
          <w:i/>
        </w:rPr>
        <w:t>Agricultural and Forest Entomology</w:t>
      </w:r>
      <w:r>
        <w:t xml:space="preserve"> </w:t>
      </w:r>
      <w:r>
        <w:rPr>
          <w:b/>
        </w:rPr>
        <w:t>13</w:t>
      </w:r>
      <w:r>
        <w:t>, 197-204 (2011).</w:t>
      </w:r>
    </w:p>
    <w:p w:rsidR="005B0566" w:rsidRDefault="00DD4E15">
      <w:pPr>
        <w:pStyle w:val="EndNoteBibliography"/>
        <w:spacing w:after="0"/>
        <w:ind w:left="720" w:hanging="720"/>
      </w:pPr>
      <w:r>
        <w:t>19</w:t>
      </w:r>
      <w:r>
        <w:tab/>
        <w:t>Bengtsson, J., Ahnström, J. &amp; WEIBULL, A. C. The effects of organic agriculture on biodiversity and abundance: a meta</w:t>
      </w:r>
      <w:r>
        <w:rPr>
          <w:rFonts w:ascii="Cambria Math" w:hAnsi="Cambria Math" w:cs="Cambria Math"/>
        </w:rPr>
        <w:t>‐</w:t>
      </w:r>
      <w:r>
        <w:t xml:space="preserve">analysis. </w:t>
      </w:r>
      <w:r>
        <w:rPr>
          <w:i/>
        </w:rPr>
        <w:t>Journal of applied ecology</w:t>
      </w:r>
      <w:r>
        <w:t xml:space="preserve"> </w:t>
      </w:r>
      <w:r>
        <w:rPr>
          <w:b/>
        </w:rPr>
        <w:t>42</w:t>
      </w:r>
      <w:r>
        <w:t>, 261-269 (2005).</w:t>
      </w:r>
    </w:p>
    <w:p w:rsidR="005B0566" w:rsidRDefault="00DD4E15">
      <w:pPr>
        <w:pStyle w:val="EndNoteBibliography"/>
        <w:spacing w:after="0"/>
        <w:ind w:left="720" w:hanging="720"/>
      </w:pPr>
      <w:r>
        <w:t>20</w:t>
      </w:r>
      <w:r>
        <w:tab/>
        <w:t>Birkhofer, K.</w:t>
      </w:r>
      <w:r>
        <w:rPr>
          <w:i/>
        </w:rPr>
        <w:t xml:space="preserve"> et al.</w:t>
      </w:r>
      <w:r>
        <w:t xml:space="preserve"> Long-term organic farming fosters below and aboveground biota: Implications for soil quality, biological control and productivity. </w:t>
      </w:r>
      <w:r>
        <w:rPr>
          <w:i/>
        </w:rPr>
        <w:t>Soil Biology and Biochemistry</w:t>
      </w:r>
      <w:r>
        <w:t xml:space="preserve"> </w:t>
      </w:r>
      <w:r>
        <w:rPr>
          <w:b/>
        </w:rPr>
        <w:t>40</w:t>
      </w:r>
      <w:r>
        <w:t>, 2297-2308 (2008).</w:t>
      </w:r>
    </w:p>
    <w:p w:rsidR="005B0566" w:rsidRDefault="00DD4E15">
      <w:pPr>
        <w:pStyle w:val="EndNoteBibliography"/>
        <w:spacing w:after="0"/>
        <w:ind w:left="720" w:hanging="720"/>
      </w:pPr>
      <w:r>
        <w:t>21</w:t>
      </w:r>
      <w:r>
        <w:tab/>
        <w:t>Hardin, M. R.</w:t>
      </w:r>
      <w:r>
        <w:rPr>
          <w:i/>
        </w:rPr>
        <w:t xml:space="preserve"> et al.</w:t>
      </w:r>
      <w:r>
        <w:t xml:space="preserve"> Arthropod pest resurgence: an overview of potential mechanisms. </w:t>
      </w:r>
      <w:r>
        <w:rPr>
          <w:i/>
        </w:rPr>
        <w:t>Crop Protection</w:t>
      </w:r>
      <w:r>
        <w:t xml:space="preserve"> </w:t>
      </w:r>
      <w:r>
        <w:rPr>
          <w:b/>
        </w:rPr>
        <w:t>14</w:t>
      </w:r>
      <w:r>
        <w:t>, 3-18 (1995).</w:t>
      </w:r>
    </w:p>
    <w:p w:rsidR="005B0566" w:rsidRDefault="00DD4E15">
      <w:pPr>
        <w:pStyle w:val="EndNoteBibliography"/>
        <w:spacing w:after="0"/>
        <w:ind w:left="720" w:hanging="720"/>
      </w:pPr>
      <w:r>
        <w:t>22</w:t>
      </w:r>
      <w:r>
        <w:tab/>
        <w:t xml:space="preserve">Guedes, R., Smagghe, G., Stark, J. &amp; Desneux, N. Pesticide-induced stress in arthropod pests for optimized integrated pest management programs. </w:t>
      </w:r>
      <w:r>
        <w:rPr>
          <w:i/>
        </w:rPr>
        <w:t>Annual review of entomology</w:t>
      </w:r>
      <w:r>
        <w:t xml:space="preserve"> </w:t>
      </w:r>
      <w:r>
        <w:rPr>
          <w:b/>
        </w:rPr>
        <w:t>61</w:t>
      </w:r>
      <w:r>
        <w:t>, 43-62 (2016).</w:t>
      </w:r>
    </w:p>
    <w:p w:rsidR="005B0566" w:rsidRDefault="00DD4E15">
      <w:pPr>
        <w:pStyle w:val="EndNoteBibliography"/>
        <w:spacing w:after="0"/>
        <w:ind w:left="720" w:hanging="720"/>
      </w:pPr>
      <w:r>
        <w:t>23</w:t>
      </w:r>
      <w:r>
        <w:tab/>
        <w:t xml:space="preserve">Kuusk, A.-K. &amp; Ekbom, B. Feeding habits of lycosid spiders in field habitats. </w:t>
      </w:r>
      <w:r>
        <w:rPr>
          <w:i/>
        </w:rPr>
        <w:t>Journal of Pest Science</w:t>
      </w:r>
      <w:r>
        <w:t xml:space="preserve"> </w:t>
      </w:r>
      <w:r>
        <w:rPr>
          <w:b/>
        </w:rPr>
        <w:t>85</w:t>
      </w:r>
      <w:r>
        <w:t>, 253-260 (2012).</w:t>
      </w:r>
    </w:p>
    <w:p w:rsidR="005B0566" w:rsidRDefault="00DD4E15">
      <w:pPr>
        <w:pStyle w:val="EndNoteBibliography"/>
        <w:spacing w:after="0"/>
        <w:ind w:left="720" w:hanging="720"/>
      </w:pPr>
      <w:r>
        <w:t>24</w:t>
      </w:r>
      <w:r>
        <w:tab/>
        <w:t>Eitzinger, B.</w:t>
      </w:r>
      <w:r>
        <w:rPr>
          <w:i/>
        </w:rPr>
        <w:t xml:space="preserve"> et al.</w:t>
      </w:r>
      <w:r>
        <w:t xml:space="preserve"> Assessing changes in arthropod predator–prey interactions through DNA</w:t>
      </w:r>
      <w:r>
        <w:rPr>
          <w:rFonts w:ascii="Cambria Math" w:hAnsi="Cambria Math" w:cs="Cambria Math"/>
        </w:rPr>
        <w:t>‐</w:t>
      </w:r>
      <w:r>
        <w:t xml:space="preserve">based gut content analysis—variable environment, stable diet. </w:t>
      </w:r>
      <w:r>
        <w:rPr>
          <w:i/>
        </w:rPr>
        <w:t>Molecular Ecology</w:t>
      </w:r>
      <w:r>
        <w:t xml:space="preserve"> </w:t>
      </w:r>
      <w:r>
        <w:rPr>
          <w:b/>
        </w:rPr>
        <w:t>28</w:t>
      </w:r>
      <w:r>
        <w:t>, 266-280 (2019).</w:t>
      </w:r>
    </w:p>
    <w:p w:rsidR="005B0566" w:rsidRDefault="00DD4E15">
      <w:pPr>
        <w:pStyle w:val="EndNoteBibliography"/>
        <w:spacing w:after="0"/>
        <w:ind w:left="720" w:hanging="720"/>
      </w:pPr>
      <w:r>
        <w:t>25</w:t>
      </w:r>
      <w:r>
        <w:tab/>
        <w:t xml:space="preserve">Wise, D. H., Moldenhauer, D. M. &amp; Halaj, J. Using stable isotopes to reveal shifts in prey consumption by generalist predators. </w:t>
      </w:r>
      <w:r>
        <w:rPr>
          <w:i/>
        </w:rPr>
        <w:t>Ecol. Appl.</w:t>
      </w:r>
      <w:r>
        <w:t xml:space="preserve"> </w:t>
      </w:r>
      <w:r>
        <w:rPr>
          <w:b/>
        </w:rPr>
        <w:lastRenderedPageBreak/>
        <w:t>16</w:t>
      </w:r>
      <w:r>
        <w:t>, 865-876, doi:</w:t>
      </w:r>
      <w:hyperlink r:id="rId12" w:history="1">
        <w:r>
          <w:rPr>
            <w:rStyle w:val="ae"/>
          </w:rPr>
          <w:t>https://doi.org/10.1890/1051-0761(2006)016[0865:USITRS]2.0.CO;2</w:t>
        </w:r>
      </w:hyperlink>
      <w:r>
        <w:t xml:space="preserve"> (2006).</w:t>
      </w:r>
    </w:p>
    <w:p w:rsidR="005B0566" w:rsidRDefault="00DD4E15">
      <w:pPr>
        <w:pStyle w:val="EndNoteBibliography"/>
        <w:spacing w:after="0"/>
        <w:ind w:left="720" w:hanging="720"/>
      </w:pPr>
      <w:r>
        <w:t>26</w:t>
      </w:r>
      <w:r>
        <w:tab/>
        <w:t xml:space="preserve">Diehl, E., Mader, V. L., Wolters, V. &amp; Birkhofer, K. Management intensity and vegetation complexity affect web-building spiders and their prey. </w:t>
      </w:r>
      <w:r>
        <w:rPr>
          <w:i/>
        </w:rPr>
        <w:t>Oecologia</w:t>
      </w:r>
      <w:r>
        <w:t xml:space="preserve"> </w:t>
      </w:r>
      <w:r>
        <w:rPr>
          <w:b/>
        </w:rPr>
        <w:t>173</w:t>
      </w:r>
      <w:r>
        <w:t>, 579-589 (2013).</w:t>
      </w:r>
    </w:p>
    <w:p w:rsidR="005B0566" w:rsidRDefault="00DD4E15">
      <w:pPr>
        <w:pStyle w:val="EndNoteBibliography"/>
        <w:spacing w:after="0"/>
        <w:ind w:left="720" w:hanging="720"/>
      </w:pPr>
      <w:r>
        <w:t>27</w:t>
      </w:r>
      <w:r>
        <w:tab/>
        <w:t xml:space="preserve">Barbosa, P. &amp; Castellanos, I. </w:t>
      </w:r>
      <w:r>
        <w:rPr>
          <w:i/>
        </w:rPr>
        <w:t>Ecology of predator-prey interactions</w:t>
      </w:r>
      <w:r>
        <w:t>.  (Oxford University Press, 2005).</w:t>
      </w:r>
    </w:p>
    <w:p w:rsidR="005B0566" w:rsidRDefault="00DD4E15">
      <w:pPr>
        <w:pStyle w:val="EndNoteBibliography"/>
        <w:spacing w:after="0"/>
        <w:ind w:left="720" w:hanging="720"/>
      </w:pPr>
      <w:r>
        <w:t>28</w:t>
      </w:r>
      <w:r>
        <w:tab/>
        <w:t xml:space="preserve">Altieri, M. A. &amp; Letourneau, D. K. Vegetation management and biological control in agroecosystems. </w:t>
      </w:r>
      <w:r>
        <w:rPr>
          <w:i/>
        </w:rPr>
        <w:t>Crop protection</w:t>
      </w:r>
      <w:r>
        <w:t xml:space="preserve"> </w:t>
      </w:r>
      <w:r>
        <w:rPr>
          <w:b/>
        </w:rPr>
        <w:t>1</w:t>
      </w:r>
      <w:r>
        <w:t>, 405-430 (1982).</w:t>
      </w:r>
    </w:p>
    <w:p w:rsidR="005B0566" w:rsidRDefault="00DD4E15">
      <w:pPr>
        <w:pStyle w:val="EndNoteBibliography"/>
        <w:spacing w:after="0"/>
        <w:ind w:left="720" w:hanging="720"/>
      </w:pPr>
      <w:r>
        <w:t>29</w:t>
      </w:r>
      <w:r>
        <w:tab/>
        <w:t xml:space="preserve">Altieri, M. A. in </w:t>
      </w:r>
      <w:r>
        <w:rPr>
          <w:i/>
        </w:rPr>
        <w:t>Invertebrate biodiversity as bioindicators of sustainable landscapes</w:t>
      </w:r>
      <w:r>
        <w:t xml:space="preserve">     19-31 (Elsevier, 1999).</w:t>
      </w:r>
    </w:p>
    <w:p w:rsidR="005B0566" w:rsidRDefault="00DD4E15">
      <w:pPr>
        <w:pStyle w:val="EndNoteBibliography"/>
        <w:spacing w:after="0"/>
        <w:ind w:left="720" w:hanging="720"/>
      </w:pPr>
      <w:r>
        <w:t>30</w:t>
      </w:r>
      <w:r>
        <w:tab/>
        <w:t>Lichtenberg, E. M.</w:t>
      </w:r>
      <w:r>
        <w:rPr>
          <w:i/>
        </w:rPr>
        <w:t xml:space="preserve"> et al.</w:t>
      </w:r>
      <w:r>
        <w:t xml:space="preserve"> A global synthesis of the effects of diversified farming systems on arthropod diversity within fields and across agricultural landscapes. </w:t>
      </w:r>
      <w:r>
        <w:rPr>
          <w:i/>
        </w:rPr>
        <w:t>Global change biology</w:t>
      </w:r>
      <w:r>
        <w:t xml:space="preserve"> </w:t>
      </w:r>
      <w:r>
        <w:rPr>
          <w:b/>
        </w:rPr>
        <w:t>23</w:t>
      </w:r>
      <w:r>
        <w:t>, 4946-4957 (2017).</w:t>
      </w:r>
    </w:p>
    <w:p w:rsidR="005B0566" w:rsidRDefault="00DD4E15">
      <w:pPr>
        <w:pStyle w:val="EndNoteBibliography"/>
        <w:spacing w:after="0"/>
        <w:ind w:left="720" w:hanging="720"/>
      </w:pPr>
      <w:r>
        <w:t>31</w:t>
      </w:r>
      <w:r>
        <w:tab/>
        <w:t xml:space="preserve">Boecklen, W. J., Yarnes, C. T., Cook, B. A. &amp; James, A. C. On the use of stable isotopes in trophic ecology. </w:t>
      </w:r>
      <w:r>
        <w:rPr>
          <w:i/>
        </w:rPr>
        <w:t>Annual review of ecology, evolution, and systematics</w:t>
      </w:r>
      <w:r>
        <w:t xml:space="preserve"> </w:t>
      </w:r>
      <w:r>
        <w:rPr>
          <w:b/>
        </w:rPr>
        <w:t>42</w:t>
      </w:r>
      <w:r>
        <w:t>, 411-440 (2011).</w:t>
      </w:r>
    </w:p>
    <w:p w:rsidR="005B0566" w:rsidRDefault="00DD4E15">
      <w:pPr>
        <w:pStyle w:val="EndNoteBibliography"/>
        <w:spacing w:after="0"/>
        <w:ind w:left="720" w:hanging="720"/>
      </w:pPr>
      <w:r>
        <w:t>32</w:t>
      </w:r>
      <w:r>
        <w:tab/>
        <w:t>Layman, C. A.</w:t>
      </w:r>
      <w:r>
        <w:rPr>
          <w:i/>
        </w:rPr>
        <w:t xml:space="preserve"> et al.</w:t>
      </w:r>
      <w:r>
        <w:t xml:space="preserve"> Applying stable isotopes to examine food</w:t>
      </w:r>
      <w:r>
        <w:rPr>
          <w:rFonts w:ascii="Cambria Math" w:hAnsi="Cambria Math" w:cs="Cambria Math"/>
        </w:rPr>
        <w:t>‐</w:t>
      </w:r>
      <w:r>
        <w:t xml:space="preserve">web structure: an overview of analytical tools. </w:t>
      </w:r>
      <w:r>
        <w:rPr>
          <w:i/>
        </w:rPr>
        <w:t>Biological Reviews</w:t>
      </w:r>
      <w:r>
        <w:t xml:space="preserve"> </w:t>
      </w:r>
      <w:r>
        <w:rPr>
          <w:b/>
        </w:rPr>
        <w:t>87</w:t>
      </w:r>
      <w:r>
        <w:t>, 545-562 (2012).</w:t>
      </w:r>
    </w:p>
    <w:p w:rsidR="005B0566" w:rsidRDefault="00DD4E15">
      <w:pPr>
        <w:pStyle w:val="EndNoteBibliography"/>
        <w:spacing w:after="0"/>
        <w:ind w:left="720" w:hanging="720"/>
      </w:pPr>
      <w:r>
        <w:t>33</w:t>
      </w:r>
      <w:r>
        <w:tab/>
        <w:t xml:space="preserve">Post, D. M. Using stable isotopes to estimate trophic position: models, methods, and assumptions. </w:t>
      </w:r>
      <w:r>
        <w:rPr>
          <w:i/>
        </w:rPr>
        <w:t>Ecology</w:t>
      </w:r>
      <w:r>
        <w:t xml:space="preserve"> </w:t>
      </w:r>
      <w:r>
        <w:rPr>
          <w:b/>
        </w:rPr>
        <w:t>83</w:t>
      </w:r>
      <w:r>
        <w:t>, 703-718 (2002).</w:t>
      </w:r>
    </w:p>
    <w:p w:rsidR="005B0566" w:rsidRDefault="00DD4E15">
      <w:pPr>
        <w:pStyle w:val="EndNoteBibliography"/>
        <w:spacing w:after="0"/>
        <w:ind w:left="720" w:hanging="720"/>
      </w:pPr>
      <w:r>
        <w:t>34</w:t>
      </w:r>
      <w:r>
        <w:tab/>
        <w:t xml:space="preserve">Newton, J. Stable isotopes as tools in ecological research. </w:t>
      </w:r>
      <w:r>
        <w:rPr>
          <w:i/>
        </w:rPr>
        <w:t>eLS</w:t>
      </w:r>
      <w:r>
        <w:t>, 1-8 (2016).</w:t>
      </w:r>
    </w:p>
    <w:p w:rsidR="005B0566" w:rsidRDefault="00DD4E15">
      <w:pPr>
        <w:pStyle w:val="EndNoteBibliography"/>
        <w:spacing w:after="0"/>
        <w:ind w:left="720" w:hanging="720"/>
      </w:pPr>
      <w:r>
        <w:t>35</w:t>
      </w:r>
      <w:r>
        <w:tab/>
        <w:t xml:space="preserve">Blondel, J. Guilds or functional groups: does it matter? </w:t>
      </w:r>
      <w:r>
        <w:rPr>
          <w:i/>
        </w:rPr>
        <w:t>Oikos</w:t>
      </w:r>
      <w:r>
        <w:t xml:space="preserve"> </w:t>
      </w:r>
      <w:r>
        <w:rPr>
          <w:b/>
        </w:rPr>
        <w:t>100</w:t>
      </w:r>
      <w:r>
        <w:t>, 223-231 (2003).</w:t>
      </w:r>
    </w:p>
    <w:p w:rsidR="005B0566" w:rsidRDefault="00DD4E15">
      <w:pPr>
        <w:pStyle w:val="EndNoteBibliography"/>
        <w:spacing w:after="0"/>
        <w:ind w:left="720" w:hanging="720"/>
      </w:pPr>
      <w:r>
        <w:t>36</w:t>
      </w:r>
      <w:r>
        <w:tab/>
        <w:t>Stock, B. &amp; Semmens, B.     (San Diego, 2017).</w:t>
      </w:r>
    </w:p>
    <w:p w:rsidR="005B0566" w:rsidRDefault="00DD4E15">
      <w:pPr>
        <w:pStyle w:val="EndNoteBibliography"/>
        <w:spacing w:after="0"/>
        <w:ind w:left="720" w:hanging="720"/>
      </w:pPr>
      <w:r>
        <w:t>37</w:t>
      </w:r>
      <w:r>
        <w:tab/>
        <w:t>Sun, J.-T.</w:t>
      </w:r>
      <w:r>
        <w:rPr>
          <w:i/>
        </w:rPr>
        <w:t xml:space="preserve"> et al.</w:t>
      </w:r>
      <w:r>
        <w:t xml:space="preserve"> Evidence for high dispersal ability and mito-nuclear discordance in the small brown planthopper, Laodelphax striatellus. </w:t>
      </w:r>
      <w:r>
        <w:rPr>
          <w:i/>
        </w:rPr>
        <w:t>Scientific Reports</w:t>
      </w:r>
      <w:r>
        <w:t xml:space="preserve"> </w:t>
      </w:r>
      <w:r>
        <w:rPr>
          <w:b/>
        </w:rPr>
        <w:t>5</w:t>
      </w:r>
      <w:r>
        <w:t>, 1-10 (2015).</w:t>
      </w:r>
    </w:p>
    <w:p w:rsidR="005B0566" w:rsidRDefault="00DD4E15">
      <w:pPr>
        <w:pStyle w:val="EndNoteBibliography"/>
        <w:spacing w:after="0"/>
        <w:ind w:left="720" w:hanging="720"/>
      </w:pPr>
      <w:r>
        <w:t>38</w:t>
      </w:r>
      <w:r>
        <w:tab/>
        <w:t xml:space="preserve">Mazzi, D. &amp; Dorn, S. Movement of insect pests in agricultural landscapes. </w:t>
      </w:r>
      <w:r>
        <w:rPr>
          <w:i/>
        </w:rPr>
        <w:t>Annals of Applied Biology</w:t>
      </w:r>
      <w:r>
        <w:t xml:space="preserve"> </w:t>
      </w:r>
      <w:r>
        <w:rPr>
          <w:b/>
        </w:rPr>
        <w:t>160</w:t>
      </w:r>
      <w:r>
        <w:t>, 97-113 (2012).</w:t>
      </w:r>
    </w:p>
    <w:p w:rsidR="005B0566" w:rsidRDefault="00DD4E15">
      <w:pPr>
        <w:pStyle w:val="EndNoteBibliography"/>
        <w:spacing w:after="0"/>
        <w:ind w:left="720" w:hanging="720"/>
      </w:pPr>
      <w:r>
        <w:t>39</w:t>
      </w:r>
      <w:r>
        <w:tab/>
        <w:t xml:space="preserve">Stock, B. C. &amp; Semmens, B. X. Unifying error structures in commonly used biotracer mixing models. </w:t>
      </w:r>
      <w:r>
        <w:rPr>
          <w:i/>
        </w:rPr>
        <w:t>Ecology</w:t>
      </w:r>
      <w:r>
        <w:t xml:space="preserve"> </w:t>
      </w:r>
      <w:r>
        <w:rPr>
          <w:b/>
        </w:rPr>
        <w:t>97</w:t>
      </w:r>
      <w:r>
        <w:t>, 2562-2569 (2016).</w:t>
      </w:r>
    </w:p>
    <w:p w:rsidR="005B0566" w:rsidRDefault="00DD4E15">
      <w:pPr>
        <w:pStyle w:val="EndNoteBibliography"/>
        <w:spacing w:after="0"/>
        <w:ind w:left="720" w:hanging="720"/>
      </w:pPr>
      <w:r>
        <w:t>40</w:t>
      </w:r>
      <w:r>
        <w:tab/>
        <w:t xml:space="preserve">Phillips, D. L. &amp; Koch, P. L. Incorporating concentration dependence in stable isotope mixing models. </w:t>
      </w:r>
      <w:r>
        <w:rPr>
          <w:i/>
        </w:rPr>
        <w:t>Oecologia</w:t>
      </w:r>
      <w:r>
        <w:t xml:space="preserve"> </w:t>
      </w:r>
      <w:r>
        <w:rPr>
          <w:b/>
        </w:rPr>
        <w:t>130</w:t>
      </w:r>
      <w:r>
        <w:t>, 114-125 (2002).</w:t>
      </w:r>
    </w:p>
    <w:p w:rsidR="005B0566" w:rsidRDefault="00DD4E15">
      <w:pPr>
        <w:pStyle w:val="EndNoteBibliography"/>
        <w:spacing w:after="0"/>
        <w:ind w:left="720" w:hanging="720"/>
      </w:pPr>
      <w:r>
        <w:t>41</w:t>
      </w:r>
      <w:r>
        <w:tab/>
        <w:t xml:space="preserve">Caut, S., Angulo, E. &amp; Courchamp, F. Variation in discrimination factors (Δ15N and Δ13C): the effect of diet isotopic values and </w:t>
      </w:r>
      <w:r>
        <w:lastRenderedPageBreak/>
        <w:t xml:space="preserve">applications for diet reconstruction. </w:t>
      </w:r>
      <w:r>
        <w:rPr>
          <w:i/>
        </w:rPr>
        <w:t>Journal of Applied Ecology</w:t>
      </w:r>
      <w:r>
        <w:t xml:space="preserve"> </w:t>
      </w:r>
      <w:r>
        <w:rPr>
          <w:b/>
        </w:rPr>
        <w:t>46</w:t>
      </w:r>
      <w:r>
        <w:t>, 443-453 (2009).</w:t>
      </w:r>
    </w:p>
    <w:p w:rsidR="005B0566" w:rsidRDefault="00DD4E15">
      <w:pPr>
        <w:pStyle w:val="EndNoteBibliography"/>
        <w:spacing w:after="0"/>
        <w:ind w:left="720" w:hanging="720"/>
      </w:pPr>
      <w:r>
        <w:t>42</w:t>
      </w:r>
      <w:r>
        <w:tab/>
        <w:t>Zeileis, A.</w:t>
      </w:r>
      <w:r>
        <w:rPr>
          <w:i/>
        </w:rPr>
        <w:t xml:space="preserve"> et al.</w:t>
      </w:r>
      <w:r>
        <w:t xml:space="preserve"> Package ‘betareg’. </w:t>
      </w:r>
      <w:r>
        <w:rPr>
          <w:i/>
        </w:rPr>
        <w:t>R package</w:t>
      </w:r>
      <w:r>
        <w:t xml:space="preserve"> </w:t>
      </w:r>
      <w:r>
        <w:rPr>
          <w:b/>
        </w:rPr>
        <w:t>3</w:t>
      </w:r>
      <w:r>
        <w:t>, 2 (2016).</w:t>
      </w:r>
    </w:p>
    <w:p w:rsidR="005B0566" w:rsidRDefault="00DD4E15">
      <w:pPr>
        <w:pStyle w:val="EndNoteBibliography"/>
        <w:spacing w:after="0"/>
        <w:ind w:left="720" w:hanging="720"/>
      </w:pPr>
      <w:r>
        <w:t>43</w:t>
      </w:r>
      <w:r>
        <w:tab/>
        <w:t xml:space="preserve">Fox, J. &amp; Weisberg, S. </w:t>
      </w:r>
      <w:r>
        <w:rPr>
          <w:i/>
        </w:rPr>
        <w:t>An R companion to applied regression</w:t>
      </w:r>
      <w:r>
        <w:t>.  (Sage publications, 2018).</w:t>
      </w:r>
    </w:p>
    <w:p w:rsidR="005B0566" w:rsidRDefault="00DD4E15">
      <w:pPr>
        <w:pStyle w:val="EndNoteBibliography"/>
        <w:spacing w:after="0"/>
        <w:ind w:left="720" w:hanging="720"/>
      </w:pPr>
      <w:r>
        <w:t>44</w:t>
      </w:r>
      <w:r>
        <w:tab/>
        <w:t xml:space="preserve">Lenth, R. &amp; Lenth, M. R. Package ‘lsmeans’. </w:t>
      </w:r>
      <w:r>
        <w:rPr>
          <w:i/>
        </w:rPr>
        <w:t>The American Statistician</w:t>
      </w:r>
      <w:r>
        <w:t xml:space="preserve"> </w:t>
      </w:r>
      <w:r>
        <w:rPr>
          <w:b/>
        </w:rPr>
        <w:t>34</w:t>
      </w:r>
      <w:r>
        <w:t>, 216-221 (2018).</w:t>
      </w:r>
    </w:p>
    <w:p w:rsidR="005B0566" w:rsidRDefault="00DD4E15">
      <w:pPr>
        <w:pStyle w:val="EndNoteBibliography"/>
        <w:spacing w:after="0"/>
        <w:ind w:left="720" w:hanging="720"/>
      </w:pPr>
      <w:r>
        <w:t>45</w:t>
      </w:r>
      <w:r>
        <w:tab/>
        <w:t xml:space="preserve">R Core Team. R: A language and environment for statistical computing. </w:t>
      </w:r>
      <w:r>
        <w:rPr>
          <w:i/>
        </w:rPr>
        <w:t>R Foundation for Statistical Computing, Vienna, Austria</w:t>
      </w:r>
      <w:r>
        <w:t xml:space="preserve"> (2021).</w:t>
      </w:r>
    </w:p>
    <w:p w:rsidR="005B0566" w:rsidRDefault="00DD4E15">
      <w:pPr>
        <w:pStyle w:val="EndNoteBibliography"/>
        <w:spacing w:after="0"/>
        <w:ind w:left="720" w:hanging="720"/>
      </w:pPr>
      <w:r>
        <w:t>46</w:t>
      </w:r>
      <w:r>
        <w:tab/>
        <w:t>Rusch, A.</w:t>
      </w:r>
      <w:r>
        <w:rPr>
          <w:i/>
        </w:rPr>
        <w:t xml:space="preserve"> et al.</w:t>
      </w:r>
      <w:r>
        <w:t xml:space="preserve"> Agricultural landscape simplification reduces natural pest control: A quantitative synthesis. </w:t>
      </w:r>
      <w:r>
        <w:rPr>
          <w:i/>
        </w:rPr>
        <w:t>Agriculture, Ecosystems &amp; Environment</w:t>
      </w:r>
      <w:r>
        <w:t xml:space="preserve"> </w:t>
      </w:r>
      <w:r>
        <w:rPr>
          <w:b/>
        </w:rPr>
        <w:t>221</w:t>
      </w:r>
      <w:r>
        <w:t>, 198-204 (2016).</w:t>
      </w:r>
    </w:p>
    <w:p w:rsidR="005B0566" w:rsidRDefault="00DD4E15">
      <w:pPr>
        <w:pStyle w:val="EndNoteBibliography"/>
        <w:spacing w:after="0"/>
        <w:ind w:left="720" w:hanging="720"/>
      </w:pPr>
      <w:r>
        <w:t>47</w:t>
      </w:r>
      <w:r>
        <w:tab/>
        <w:t>Karp, D. S.</w:t>
      </w:r>
      <w:r>
        <w:rPr>
          <w:i/>
        </w:rPr>
        <w:t xml:space="preserve"> et al.</w:t>
      </w:r>
      <w:r>
        <w:t xml:space="preserve"> Crop pests and predators exhibit inconsistent responses to surrounding landscape composition. </w:t>
      </w:r>
      <w:r>
        <w:rPr>
          <w:i/>
        </w:rPr>
        <w:t>Proceedings of the National Academy of Sciences</w:t>
      </w:r>
      <w:r>
        <w:t xml:space="preserve"> </w:t>
      </w:r>
      <w:r>
        <w:rPr>
          <w:b/>
        </w:rPr>
        <w:t>115</w:t>
      </w:r>
      <w:r>
        <w:t>, E7863-E7870 (2018).</w:t>
      </w:r>
    </w:p>
    <w:p w:rsidR="005B0566" w:rsidRDefault="00DD4E15">
      <w:pPr>
        <w:pStyle w:val="EndNoteBibliography"/>
        <w:spacing w:after="0"/>
        <w:ind w:left="720" w:hanging="720"/>
      </w:pPr>
      <w:r>
        <w:t>48</w:t>
      </w:r>
      <w:r>
        <w:tab/>
        <w:t xml:space="preserve">Hothorn, T., Bretz, F. &amp; Westfall, P. Simultaneous inference in general parametric models. </w:t>
      </w:r>
      <w:r>
        <w:rPr>
          <w:i/>
        </w:rPr>
        <w:t>Biometrical Journal: Journal of Mathematical Methods in Biosciences</w:t>
      </w:r>
      <w:r>
        <w:t xml:space="preserve"> </w:t>
      </w:r>
      <w:r>
        <w:rPr>
          <w:b/>
        </w:rPr>
        <w:t>50</w:t>
      </w:r>
      <w:r>
        <w:t>, 346-363 (2008).</w:t>
      </w:r>
    </w:p>
    <w:p w:rsidR="005B0566" w:rsidRDefault="00DD4E15">
      <w:pPr>
        <w:pStyle w:val="EndNoteBibliography"/>
        <w:spacing w:after="0"/>
        <w:ind w:left="720" w:hanging="720"/>
      </w:pPr>
      <w:r>
        <w:t>49</w:t>
      </w:r>
      <w:r>
        <w:tab/>
        <w:t xml:space="preserve">Prasad, R. &amp; Snyder, W. Polyphagy complicates conservation biological control that targets generalist predators. </w:t>
      </w:r>
      <w:r>
        <w:rPr>
          <w:i/>
        </w:rPr>
        <w:t>Journal of Applied Ecology</w:t>
      </w:r>
      <w:r>
        <w:t xml:space="preserve"> </w:t>
      </w:r>
      <w:r>
        <w:rPr>
          <w:b/>
        </w:rPr>
        <w:t>43</w:t>
      </w:r>
      <w:r>
        <w:t>, 343-352 (2006).</w:t>
      </w:r>
    </w:p>
    <w:p w:rsidR="005B0566" w:rsidRDefault="00DD4E15">
      <w:pPr>
        <w:pStyle w:val="EndNoteBibliography"/>
        <w:spacing w:after="0"/>
        <w:ind w:left="720" w:hanging="720"/>
      </w:pPr>
      <w:r>
        <w:t>50</w:t>
      </w:r>
      <w:r>
        <w:tab/>
        <w:t xml:space="preserve">Albajes, R. &amp; Alomar, Ò. in </w:t>
      </w:r>
      <w:r>
        <w:rPr>
          <w:i/>
        </w:rPr>
        <w:t>Integrated pest and disease management in greenhouse crops</w:t>
      </w:r>
      <w:r>
        <w:t xml:space="preserve">     265-275 (Springer, 1999).</w:t>
      </w:r>
    </w:p>
    <w:p w:rsidR="005B0566" w:rsidRDefault="00DD4E15">
      <w:pPr>
        <w:pStyle w:val="EndNoteBibliography"/>
        <w:spacing w:after="0"/>
        <w:ind w:left="720" w:hanging="720"/>
      </w:pPr>
      <w:r>
        <w:t>51</w:t>
      </w:r>
      <w:r>
        <w:tab/>
        <w:t>Roubinet, E.</w:t>
      </w:r>
      <w:r>
        <w:rPr>
          <w:i/>
        </w:rPr>
        <w:t xml:space="preserve"> et al.</w:t>
      </w:r>
      <w:r>
        <w:t xml:space="preserve"> High redundancy as well as complementary prey choice characterize generalist predator food webs in agroecosystems. </w:t>
      </w:r>
      <w:r>
        <w:rPr>
          <w:i/>
        </w:rPr>
        <w:t>Scientific reports</w:t>
      </w:r>
      <w:r>
        <w:t xml:space="preserve"> </w:t>
      </w:r>
      <w:r>
        <w:rPr>
          <w:b/>
        </w:rPr>
        <w:t>8</w:t>
      </w:r>
      <w:r>
        <w:t>, 1-10 (2018).</w:t>
      </w:r>
    </w:p>
    <w:p w:rsidR="005B0566" w:rsidRDefault="00DD4E15">
      <w:pPr>
        <w:pStyle w:val="EndNoteBibliography"/>
        <w:spacing w:after="0"/>
        <w:ind w:left="720" w:hanging="720"/>
      </w:pPr>
      <w:r>
        <w:t>52</w:t>
      </w:r>
      <w:r>
        <w:tab/>
        <w:t xml:space="preserve">Nyffeler, M. Prey selection of spiders in the field. </w:t>
      </w:r>
      <w:r>
        <w:rPr>
          <w:i/>
        </w:rPr>
        <w:t>Journal of Arachnology</w:t>
      </w:r>
      <w:r>
        <w:t>, 317-324 (1999).</w:t>
      </w:r>
    </w:p>
    <w:p w:rsidR="005B0566" w:rsidRDefault="00DD4E15">
      <w:pPr>
        <w:pStyle w:val="EndNoteBibliography"/>
        <w:spacing w:after="0"/>
        <w:ind w:left="720" w:hanging="720"/>
      </w:pPr>
      <w:r>
        <w:t>53</w:t>
      </w:r>
      <w:r>
        <w:tab/>
        <w:t xml:space="preserve">Allan, J., Flecker, A. &amp; McClintock, N. Prey preference of stoneflies: sedentary vs mobile prey. </w:t>
      </w:r>
      <w:r>
        <w:rPr>
          <w:i/>
        </w:rPr>
        <w:t>Oikos</w:t>
      </w:r>
      <w:r>
        <w:t>, 323-331 (1987).</w:t>
      </w:r>
    </w:p>
    <w:p w:rsidR="005B0566" w:rsidRDefault="00DD4E15">
      <w:pPr>
        <w:pStyle w:val="EndNoteBibliography"/>
        <w:spacing w:after="0"/>
        <w:ind w:left="720" w:hanging="720"/>
      </w:pPr>
      <w:r>
        <w:t>54</w:t>
      </w:r>
      <w:r>
        <w:tab/>
        <w:t xml:space="preserve">Klecka, J. &amp; Boukal, D. S. Foraging and vulnerability traits modify predator–prey body mass allometry: freshwater macroinvertebrates as a case study. </w:t>
      </w:r>
      <w:r>
        <w:rPr>
          <w:i/>
        </w:rPr>
        <w:t>Journal of Animal Ecology</w:t>
      </w:r>
      <w:r>
        <w:t xml:space="preserve"> </w:t>
      </w:r>
      <w:r>
        <w:rPr>
          <w:b/>
        </w:rPr>
        <w:t>82</w:t>
      </w:r>
      <w:r>
        <w:t>, 1031-1041 (2013).</w:t>
      </w:r>
    </w:p>
    <w:p w:rsidR="005B0566" w:rsidRDefault="00DD4E15">
      <w:pPr>
        <w:pStyle w:val="EndNoteBibliography"/>
        <w:spacing w:after="0"/>
        <w:ind w:left="720" w:hanging="720"/>
      </w:pPr>
      <w:r>
        <w:t>55</w:t>
      </w:r>
      <w:r>
        <w:tab/>
        <w:t xml:space="preserve">Schmitz, O. J. Effects of predator hunting mode on grassland ecosystem function. </w:t>
      </w:r>
      <w:r>
        <w:rPr>
          <w:i/>
        </w:rPr>
        <w:t>Science</w:t>
      </w:r>
      <w:r>
        <w:t xml:space="preserve"> </w:t>
      </w:r>
      <w:r>
        <w:rPr>
          <w:b/>
        </w:rPr>
        <w:t>319</w:t>
      </w:r>
      <w:r>
        <w:t>, 952-954 (2008).</w:t>
      </w:r>
    </w:p>
    <w:p w:rsidR="005B0566" w:rsidRDefault="00DD4E15">
      <w:pPr>
        <w:pStyle w:val="EndNoteBibliography"/>
        <w:spacing w:after="0"/>
        <w:ind w:left="720" w:hanging="720"/>
      </w:pPr>
      <w:r>
        <w:t>56</w:t>
      </w:r>
      <w:r>
        <w:tab/>
        <w:t xml:space="preserve">Whitney, T. D., Sitvarin, M. I., Roualdes, E. A., Bonner, S. J. &amp; Harwood, J. D. Selectivity underlies the dissociation between seasonal prey availability and prey consumption in a generalist predator. </w:t>
      </w:r>
      <w:r>
        <w:rPr>
          <w:i/>
        </w:rPr>
        <w:t>Molecular ecology</w:t>
      </w:r>
      <w:r>
        <w:t xml:space="preserve"> </w:t>
      </w:r>
      <w:r>
        <w:rPr>
          <w:b/>
        </w:rPr>
        <w:t>27</w:t>
      </w:r>
      <w:r>
        <w:t>, 1739-1748 (2018).</w:t>
      </w:r>
    </w:p>
    <w:p w:rsidR="005B0566" w:rsidRDefault="00DD4E15">
      <w:pPr>
        <w:pStyle w:val="EndNoteBibliography"/>
        <w:spacing w:after="0"/>
        <w:ind w:left="720" w:hanging="720"/>
      </w:pPr>
      <w:r>
        <w:lastRenderedPageBreak/>
        <w:t>57</w:t>
      </w:r>
      <w:r>
        <w:tab/>
        <w:t xml:space="preserve">Eitzinger, B., Roslin, T., Vesterinen, E. J., Robinson, S. I. &amp; O'Gorman, E. J. Temperature affects both the Grinnellian and Eltonian dimensions of ecological niches–A tale of two Arctic wolf spiders. </w:t>
      </w:r>
      <w:r>
        <w:rPr>
          <w:i/>
        </w:rPr>
        <w:t>Basic and Applied Ecology</w:t>
      </w:r>
      <w:r>
        <w:t xml:space="preserve"> </w:t>
      </w:r>
      <w:r>
        <w:rPr>
          <w:b/>
        </w:rPr>
        <w:t>50</w:t>
      </w:r>
      <w:r>
        <w:t>, 132-143 (2021).</w:t>
      </w:r>
    </w:p>
    <w:p w:rsidR="005B0566" w:rsidRDefault="00DD4E15">
      <w:pPr>
        <w:pStyle w:val="EndNoteBibliography"/>
        <w:spacing w:after="0"/>
        <w:ind w:left="720" w:hanging="720"/>
      </w:pPr>
      <w:r>
        <w:t>58</w:t>
      </w:r>
      <w:r>
        <w:tab/>
        <w:t xml:space="preserve">Birkhofer, K., Wise, D. H. &amp; Scheu, S. Subsidy from the detrital food web, but not microhabitat complexity, affects the role of generalist predators in an aboveground herbivore food web. </w:t>
      </w:r>
      <w:r>
        <w:rPr>
          <w:i/>
        </w:rPr>
        <w:t>Oikos</w:t>
      </w:r>
      <w:r>
        <w:t xml:space="preserve"> </w:t>
      </w:r>
      <w:r>
        <w:rPr>
          <w:b/>
        </w:rPr>
        <w:t>117</w:t>
      </w:r>
      <w:r>
        <w:t>, 494-500 (2008).</w:t>
      </w:r>
    </w:p>
    <w:p w:rsidR="005B0566" w:rsidRDefault="00DD4E15">
      <w:pPr>
        <w:pStyle w:val="EndNoteBibliography"/>
        <w:spacing w:after="0"/>
        <w:ind w:left="720" w:hanging="720"/>
      </w:pPr>
      <w:r>
        <w:t>59</w:t>
      </w:r>
      <w:r>
        <w:tab/>
        <w:t xml:space="preserve">Porcel, M., Andersson, G. K., Pålsson, J. &amp; Tasin, M. Organic management in apple orchards: higher impacts on biological control than on pollination. </w:t>
      </w:r>
      <w:r>
        <w:rPr>
          <w:i/>
        </w:rPr>
        <w:t>Journal of Applied Ecology</w:t>
      </w:r>
      <w:r>
        <w:t xml:space="preserve"> </w:t>
      </w:r>
      <w:r>
        <w:rPr>
          <w:b/>
        </w:rPr>
        <w:t>55</w:t>
      </w:r>
      <w:r>
        <w:t>, 2779-2789 (2018).</w:t>
      </w:r>
    </w:p>
    <w:p w:rsidR="005B0566" w:rsidRDefault="00DD4E15">
      <w:pPr>
        <w:pStyle w:val="EndNoteBibliography"/>
        <w:spacing w:after="0"/>
        <w:ind w:left="720" w:hanging="720"/>
      </w:pPr>
      <w:r>
        <w:t>60</w:t>
      </w:r>
      <w:r>
        <w:tab/>
        <w:t xml:space="preserve">Langellotto, G. A. &amp; Denno, R. F. Responses of invertebrate natural enemies to complex-structured habitats: a meta-analytical synthesis. </w:t>
      </w:r>
      <w:r>
        <w:rPr>
          <w:i/>
        </w:rPr>
        <w:t>Oecologia</w:t>
      </w:r>
      <w:r>
        <w:t xml:space="preserve"> </w:t>
      </w:r>
      <w:r>
        <w:rPr>
          <w:b/>
        </w:rPr>
        <w:t>139</w:t>
      </w:r>
      <w:r>
        <w:t>, 1-10 (2004).</w:t>
      </w:r>
    </w:p>
    <w:p w:rsidR="005B0566" w:rsidRDefault="00DD4E15">
      <w:pPr>
        <w:pStyle w:val="EndNoteBibliography"/>
        <w:spacing w:after="0"/>
        <w:ind w:left="720" w:hanging="720"/>
      </w:pPr>
      <w:r>
        <w:t>61</w:t>
      </w:r>
      <w:r>
        <w:tab/>
        <w:t xml:space="preserve">Sanders, D., Nickel, H., Grützner, T. &amp; Platner, C. Habitat structure mediates top–down effects of spiders and ants on herbivores. </w:t>
      </w:r>
      <w:r>
        <w:rPr>
          <w:i/>
        </w:rPr>
        <w:t>Basic and Applied Ecology</w:t>
      </w:r>
      <w:r>
        <w:t xml:space="preserve"> </w:t>
      </w:r>
      <w:r>
        <w:rPr>
          <w:b/>
        </w:rPr>
        <w:t>9</w:t>
      </w:r>
      <w:r>
        <w:t>, 152-160 (2008).</w:t>
      </w:r>
    </w:p>
    <w:p w:rsidR="005B0566" w:rsidRDefault="00DD4E15">
      <w:pPr>
        <w:pStyle w:val="EndNoteBibliography"/>
        <w:spacing w:after="0"/>
        <w:ind w:left="720" w:hanging="720"/>
      </w:pPr>
      <w:r>
        <w:t>62</w:t>
      </w:r>
      <w:r>
        <w:tab/>
        <w:t xml:space="preserve">Madsen, M., Terkildsen, S. &amp; Toft, S. Microcosm studies on control of aphids by generalist arthropod predators: effects of alternative prey. </w:t>
      </w:r>
      <w:r>
        <w:rPr>
          <w:i/>
        </w:rPr>
        <w:t>BioControl</w:t>
      </w:r>
      <w:r>
        <w:t xml:space="preserve"> </w:t>
      </w:r>
      <w:r>
        <w:rPr>
          <w:b/>
        </w:rPr>
        <w:t>49</w:t>
      </w:r>
      <w:r>
        <w:t>, 483-504 (2004).</w:t>
      </w:r>
    </w:p>
    <w:p w:rsidR="005B0566" w:rsidRDefault="00DD4E15">
      <w:pPr>
        <w:pStyle w:val="EndNoteBibliography"/>
        <w:spacing w:after="0"/>
        <w:ind w:left="720" w:hanging="720"/>
      </w:pPr>
      <w:r>
        <w:t>63</w:t>
      </w:r>
      <w:r>
        <w:tab/>
        <w:t xml:space="preserve">Duelli, P. &amp; Obrist, M. K. Biodiversity indicators: the choice of values and measures. </w:t>
      </w:r>
      <w:r>
        <w:rPr>
          <w:i/>
        </w:rPr>
        <w:t>Agr Ecosyst Environ</w:t>
      </w:r>
      <w:r>
        <w:t xml:space="preserve"> </w:t>
      </w:r>
      <w:r>
        <w:rPr>
          <w:b/>
        </w:rPr>
        <w:t>98</w:t>
      </w:r>
      <w:r>
        <w:t>, 87-98, doi:10.1016/S0167-8809(03)00072-0 (2003).</w:t>
      </w:r>
    </w:p>
    <w:p w:rsidR="005B0566" w:rsidRDefault="00DD4E15">
      <w:pPr>
        <w:pStyle w:val="EndNoteBibliography"/>
        <w:spacing w:after="0"/>
        <w:ind w:left="720" w:hanging="720"/>
      </w:pPr>
      <w:r>
        <w:t>64</w:t>
      </w:r>
      <w:r>
        <w:tab/>
        <w:t xml:space="preserve">Letourneau, D. K., Jedlicka, J. A., Bothwell, S. G. &amp; Moreno, C. R. Effects of natural enemy biodiversity on the suppression of arthropod herbivores in terrestrial ecosystems. </w:t>
      </w:r>
      <w:r>
        <w:rPr>
          <w:i/>
        </w:rPr>
        <w:t>Annu Rev Ecol Evol S</w:t>
      </w:r>
      <w:r>
        <w:t xml:space="preserve"> </w:t>
      </w:r>
      <w:r>
        <w:rPr>
          <w:b/>
        </w:rPr>
        <w:t>40</w:t>
      </w:r>
      <w:r>
        <w:t>, 573-592, doi:10.1146/annurev.ecolsys.110308.120320 (2009).</w:t>
      </w:r>
    </w:p>
    <w:p w:rsidR="005B0566" w:rsidRDefault="00DD4E15">
      <w:pPr>
        <w:pStyle w:val="EndNoteBibliography"/>
        <w:spacing w:after="0"/>
        <w:ind w:left="720" w:hanging="720"/>
      </w:pPr>
      <w:r>
        <w:t>65</w:t>
      </w:r>
      <w:r>
        <w:tab/>
        <w:t xml:space="preserve">Straub, C. S., Finke, D. L. &amp; Snyder, W. E. Are the conservation of natural enemy biodiversity and biological control compatible goals? </w:t>
      </w:r>
      <w:r>
        <w:rPr>
          <w:i/>
        </w:rPr>
        <w:t>Biological control</w:t>
      </w:r>
      <w:r>
        <w:t xml:space="preserve"> </w:t>
      </w:r>
      <w:r>
        <w:rPr>
          <w:b/>
        </w:rPr>
        <w:t>45</w:t>
      </w:r>
      <w:r>
        <w:t>, 225-237 (2008).</w:t>
      </w:r>
    </w:p>
    <w:p w:rsidR="005B0566" w:rsidRDefault="00DD4E15">
      <w:pPr>
        <w:pStyle w:val="EndNoteBibliography"/>
        <w:spacing w:after="0"/>
        <w:ind w:left="720" w:hanging="720"/>
      </w:pPr>
      <w:r>
        <w:t>66</w:t>
      </w:r>
      <w:r>
        <w:tab/>
        <w:t xml:space="preserve">Finke, D. L. &amp; Denno, R. F. Spatial refuge from intraguild predation: implications for prey suppression and trophic cascades. </w:t>
      </w:r>
      <w:r>
        <w:rPr>
          <w:i/>
        </w:rPr>
        <w:t>Oecologia</w:t>
      </w:r>
      <w:r>
        <w:t xml:space="preserve"> </w:t>
      </w:r>
      <w:r>
        <w:rPr>
          <w:b/>
        </w:rPr>
        <w:t>149</w:t>
      </w:r>
      <w:r>
        <w:t>, 265-275 (2006).</w:t>
      </w:r>
    </w:p>
    <w:p w:rsidR="005B0566" w:rsidRDefault="00DD4E15">
      <w:pPr>
        <w:pStyle w:val="EndNoteBibliography"/>
        <w:spacing w:after="0"/>
        <w:ind w:left="720" w:hanging="720"/>
      </w:pPr>
      <w:r>
        <w:t>67</w:t>
      </w:r>
      <w:r>
        <w:tab/>
        <w:t xml:space="preserve">Janssen, A., Sabelis, M. W., Magalhães, S., Montserrat, M. &amp; Van der Hammen, T. Habitat structure affects intraguild predation. </w:t>
      </w:r>
      <w:r>
        <w:rPr>
          <w:i/>
        </w:rPr>
        <w:t>Ecology</w:t>
      </w:r>
      <w:r>
        <w:t xml:space="preserve"> </w:t>
      </w:r>
      <w:r>
        <w:rPr>
          <w:b/>
        </w:rPr>
        <w:t>88</w:t>
      </w:r>
      <w:r>
        <w:t>, 2713-2719 (2007).</w:t>
      </w:r>
    </w:p>
    <w:p w:rsidR="005B0566" w:rsidRDefault="00DD4E15">
      <w:pPr>
        <w:pStyle w:val="EndNoteBibliography"/>
        <w:spacing w:after="0"/>
        <w:ind w:left="720" w:hanging="720"/>
      </w:pPr>
      <w:r>
        <w:t>68</w:t>
      </w:r>
      <w:r>
        <w:tab/>
        <w:t>Janssen, A.</w:t>
      </w:r>
      <w:r>
        <w:rPr>
          <w:i/>
        </w:rPr>
        <w:t xml:space="preserve"> et al.</w:t>
      </w:r>
      <w:r>
        <w:t xml:space="preserve"> in </w:t>
      </w:r>
      <w:r>
        <w:rPr>
          <w:i/>
        </w:rPr>
        <w:t>Trophic and guild in biological interactions control</w:t>
      </w:r>
      <w:r>
        <w:t xml:space="preserve">     21-44 (Springer, 2006).</w:t>
      </w:r>
    </w:p>
    <w:p w:rsidR="005B0566" w:rsidRDefault="00DD4E15">
      <w:pPr>
        <w:pStyle w:val="EndNoteBibliography"/>
        <w:ind w:left="720" w:hanging="720"/>
      </w:pPr>
      <w:r>
        <w:lastRenderedPageBreak/>
        <w:t>69</w:t>
      </w:r>
      <w:r>
        <w:tab/>
        <w:t>Petrakova, L.</w:t>
      </w:r>
      <w:r>
        <w:rPr>
          <w:i/>
        </w:rPr>
        <w:t xml:space="preserve"> et al.</w:t>
      </w:r>
      <w:r>
        <w:t xml:space="preserve"> Intraguild predation among spiders and their effect on the pear psylla during winter. </w:t>
      </w:r>
      <w:r>
        <w:rPr>
          <w:i/>
        </w:rPr>
        <w:t>Agriculture, Ecosystems &amp; Environment</w:t>
      </w:r>
      <w:r>
        <w:t xml:space="preserve"> </w:t>
      </w:r>
      <w:r>
        <w:rPr>
          <w:b/>
        </w:rPr>
        <w:t>233</w:t>
      </w:r>
      <w:r>
        <w:t>, 67-74 (2016).</w:t>
      </w:r>
    </w:p>
    <w:p w:rsidR="005B0566" w:rsidRDefault="00DD4E15">
      <w:pPr>
        <w:jc w:val="center"/>
        <w:rPr>
          <w:color w:val="FF0000"/>
        </w:rPr>
      </w:pPr>
      <w:r>
        <w:rPr>
          <w:color w:val="FF0000"/>
        </w:rPr>
        <w:fldChar w:fldCharType="end"/>
      </w:r>
      <w:r>
        <w:rPr>
          <w:color w:val="FF0000"/>
        </w:rPr>
        <w:br w:type="page"/>
      </w:r>
    </w:p>
    <w:p w:rsidR="005B0566" w:rsidRDefault="00DD4E15">
      <w:pPr>
        <w:jc w:val="center"/>
        <w:rPr>
          <w:b/>
          <w:bCs/>
          <w:szCs w:val="24"/>
        </w:rPr>
      </w:pPr>
      <w:r>
        <w:rPr>
          <w:rFonts w:hint="eastAsia"/>
          <w:b/>
          <w:bCs/>
          <w:szCs w:val="24"/>
        </w:rPr>
        <w:lastRenderedPageBreak/>
        <w:t>Appendix S1</w:t>
      </w:r>
    </w:p>
    <w:p w:rsidR="005B0566" w:rsidRDefault="00DD4E15">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rsidR="005B0566" w:rsidRDefault="00DD4E15">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5B0566">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rsidR="005B0566" w:rsidRDefault="00DD4E15">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Family/Genus</w:t>
            </w:r>
          </w:p>
        </w:tc>
      </w:tr>
      <w:tr w:rsidR="005B0566">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rsidR="005B0566" w:rsidRDefault="00DD4E15">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Araneidae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Clubionidae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Oxyopidae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Tetragnathidae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Thomisidae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bCs/>
                <w:sz w:val="24"/>
                <w:szCs w:val="24"/>
              </w:rPr>
              <w:t>Carabidae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Coccinellidae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Cicadellidae/</w:t>
            </w:r>
            <w:r>
              <w:rPr>
                <w:i/>
                <w:sz w:val="24"/>
                <w:szCs w:val="24"/>
              </w:rPr>
              <w:t>Nephotettix</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Delphacidae/</w:t>
            </w:r>
            <w:r>
              <w:rPr>
                <w:i/>
                <w:sz w:val="24"/>
                <w:szCs w:val="24"/>
              </w:rPr>
              <w:t>Nilaparvata</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Lygaeidae/</w:t>
            </w:r>
            <w:r>
              <w:rPr>
                <w:i/>
                <w:sz w:val="24"/>
                <w:szCs w:val="24"/>
              </w:rPr>
              <w:t>Pachybrachius</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Pentatomidae/</w:t>
            </w:r>
            <w:r>
              <w:rPr>
                <w:i/>
                <w:sz w:val="24"/>
                <w:szCs w:val="24"/>
              </w:rPr>
              <w:t>Scotinophara</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Hesperiidae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Pyralidae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rPr>
              <w:t>Nymphalidae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Pyrgomorphidae/</w:t>
            </w:r>
            <w:r>
              <w:rPr>
                <w:i/>
                <w:sz w:val="24"/>
                <w:szCs w:val="24"/>
              </w:rPr>
              <w:t>Atractomorpha</w:t>
            </w:r>
            <w:r>
              <w:rPr>
                <w:sz w:val="24"/>
                <w:szCs w:val="24"/>
              </w:rPr>
              <w:t xml:space="preserve"> </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rsidR="005B0566" w:rsidRDefault="00DD4E15">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Chrysomelidae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Acrididae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Chironomidae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Chloropidae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Ephydridae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Muscidae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Sphaeroceridae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Stratiomyidae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rsidR="005B0566" w:rsidRDefault="00DD4E15">
            <w:pPr>
              <w:ind w:left="-572" w:firstLine="572"/>
              <w:rPr>
                <w:sz w:val="24"/>
                <w:szCs w:val="24"/>
              </w:rPr>
            </w:pPr>
            <w:r>
              <w:rPr>
                <w:sz w:val="24"/>
                <w:szCs w:val="24"/>
              </w:rPr>
              <w:t>Tephritidae</w:t>
            </w:r>
          </w:p>
        </w:tc>
      </w:tr>
      <w:tr w:rsidR="005B0566">
        <w:trPr>
          <w:trHeight w:hRule="exact" w:val="368"/>
        </w:trPr>
        <w:tc>
          <w:tcPr>
            <w:tcW w:w="2410" w:type="dxa"/>
            <w:shd w:val="clear" w:color="auto" w:fill="auto"/>
            <w:tcMar>
              <w:top w:w="80" w:type="dxa"/>
              <w:left w:w="80" w:type="dxa"/>
              <w:bottom w:w="80" w:type="dxa"/>
              <w:right w:w="80" w:type="dxa"/>
            </w:tcMar>
            <w:vAlign w:val="center"/>
          </w:tcPr>
          <w:p w:rsidR="005B0566" w:rsidRDefault="005B0566">
            <w:pPr>
              <w:ind w:left="-572" w:firstLine="572"/>
              <w:rPr>
                <w:sz w:val="24"/>
                <w:szCs w:val="24"/>
              </w:rPr>
            </w:pPr>
          </w:p>
        </w:tc>
        <w:tc>
          <w:tcPr>
            <w:tcW w:w="2151" w:type="dxa"/>
            <w:shd w:val="clear" w:color="auto" w:fill="auto"/>
            <w:vAlign w:val="center"/>
          </w:tcPr>
          <w:p w:rsidR="005B0566" w:rsidRDefault="00DD4E15">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rsidR="005B0566" w:rsidRDefault="00DD4E15">
            <w:pPr>
              <w:ind w:left="-572" w:firstLine="572"/>
              <w:rPr>
                <w:sz w:val="24"/>
                <w:szCs w:val="24"/>
              </w:rPr>
            </w:pPr>
            <w:r>
              <w:rPr>
                <w:sz w:val="24"/>
                <w:szCs w:val="24"/>
              </w:rPr>
              <w:t>Tetrigidae</w:t>
            </w:r>
          </w:p>
        </w:tc>
      </w:tr>
    </w:tbl>
    <w:p w:rsidR="005B0566" w:rsidRDefault="005B0566">
      <w:pPr>
        <w:spacing w:line="480" w:lineRule="auto"/>
        <w:rPr>
          <w:bCs/>
        </w:rPr>
      </w:pPr>
    </w:p>
    <w:p w:rsidR="005B0566" w:rsidRDefault="00DD4E15">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Family/Genus</w:t>
            </w:r>
          </w:p>
        </w:tc>
      </w:tr>
      <w:tr w:rsidR="005B0566">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5B0566" w:rsidRDefault="00DD4E15">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Araneidae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Clubionidae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Oxyopidae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Tetragnathidae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Thomisidae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Coccinellidae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Alydidae/</w:t>
            </w:r>
            <w:r>
              <w:rPr>
                <w:i/>
                <w:sz w:val="24"/>
                <w:szCs w:val="24"/>
              </w:rPr>
              <w:t>Leptocorisa</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Cicadellidae/</w:t>
            </w:r>
            <w:r>
              <w:rPr>
                <w:i/>
                <w:sz w:val="24"/>
                <w:szCs w:val="24"/>
              </w:rPr>
              <w:t>Nephotettix</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Delphacidae/</w:t>
            </w:r>
            <w:r>
              <w:rPr>
                <w:i/>
                <w:sz w:val="24"/>
                <w:szCs w:val="24"/>
              </w:rPr>
              <w:t>Nilaparvata</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Lygaeidae/</w:t>
            </w:r>
            <w:r>
              <w:rPr>
                <w:i/>
                <w:sz w:val="24"/>
                <w:szCs w:val="24"/>
              </w:rPr>
              <w:t>Pachybrachius</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Pentatomidae/</w:t>
            </w:r>
            <w:r>
              <w:rPr>
                <w:i/>
                <w:sz w:val="24"/>
                <w:szCs w:val="24"/>
              </w:rPr>
              <w:t>Scotinophara</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Hesperiidae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Pyralidae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Pyrgomorphidae/</w:t>
            </w:r>
            <w:r>
              <w:rPr>
                <w:i/>
                <w:sz w:val="24"/>
                <w:szCs w:val="24"/>
              </w:rPr>
              <w:t>Atractomorpha</w:t>
            </w:r>
            <w:r>
              <w:rPr>
                <w:sz w:val="24"/>
                <w:szCs w:val="24"/>
              </w:rPr>
              <w:t xml:space="preserve"> </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Chrysomelidae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Acrididae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Detritivore</w:t>
            </w:r>
            <w:r>
              <w:rPr>
                <w:rFonts w:hint="eastAsia"/>
                <w:sz w:val="24"/>
                <w:szCs w:val="24"/>
              </w:rPr>
              <w:t>s</w:t>
            </w: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Chironomidae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Chloropidae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Ephydridae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Muscidae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Sciomyzidae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Stratiomyidae</w:t>
            </w:r>
          </w:p>
        </w:tc>
      </w:tr>
      <w:tr w:rsidR="005B0566">
        <w:trPr>
          <w:trHeight w:hRule="exact" w:val="336"/>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Tetrigidae</w:t>
            </w:r>
          </w:p>
        </w:tc>
      </w:tr>
    </w:tbl>
    <w:p w:rsidR="005B0566" w:rsidRDefault="005B0566">
      <w:pPr>
        <w:spacing w:line="480" w:lineRule="auto"/>
        <w:rPr>
          <w:bCs/>
          <w:color w:val="FF0000"/>
        </w:rPr>
      </w:pPr>
    </w:p>
    <w:p w:rsidR="005B0566" w:rsidRDefault="00DD4E15">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5B0566">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rsidR="005B0566" w:rsidRDefault="00DD4E15">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Family/Genus</w:t>
            </w:r>
          </w:p>
        </w:tc>
      </w:tr>
      <w:tr w:rsidR="005B0566">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rsidR="005B0566" w:rsidRDefault="00DD4E15">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Araneidae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Clubionidae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Oxyopidae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Tetragnathidae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Thomisidae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Coccinellidae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Rice herbivore</w:t>
            </w:r>
            <w:r>
              <w:rPr>
                <w:rFonts w:hint="eastAsia"/>
                <w:sz w:val="24"/>
                <w:szCs w:val="24"/>
              </w:rPr>
              <w:t>s</w:t>
            </w:r>
          </w:p>
        </w:tc>
        <w:tc>
          <w:tcPr>
            <w:tcW w:w="2126" w:type="dxa"/>
            <w:shd w:val="clear" w:color="auto" w:fill="auto"/>
          </w:tcPr>
          <w:p w:rsidR="005B0566" w:rsidRDefault="00DD4E15">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rsidR="005B0566" w:rsidRDefault="00DD4E15">
            <w:pPr>
              <w:rPr>
                <w:sz w:val="24"/>
              </w:rPr>
            </w:pPr>
            <w:r>
              <w:rPr>
                <w:sz w:val="24"/>
              </w:rPr>
              <w:t>Agromyzidae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Alydidae/</w:t>
            </w:r>
            <w:r>
              <w:rPr>
                <w:i/>
                <w:sz w:val="24"/>
                <w:szCs w:val="24"/>
              </w:rPr>
              <w:t>Leptocorisa</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Cicadellidae/</w:t>
            </w:r>
            <w:r>
              <w:rPr>
                <w:i/>
                <w:sz w:val="24"/>
                <w:szCs w:val="24"/>
              </w:rPr>
              <w:t>Nephotettix</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Coreidae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Delphacidae/</w:t>
            </w:r>
            <w:r>
              <w:rPr>
                <w:i/>
                <w:sz w:val="24"/>
                <w:szCs w:val="24"/>
              </w:rPr>
              <w:t>Nilaparvata</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Lygaeidae/</w:t>
            </w:r>
            <w:r>
              <w:rPr>
                <w:i/>
                <w:sz w:val="24"/>
                <w:szCs w:val="24"/>
              </w:rPr>
              <w:t>Pachybrachius</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Miridae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Pentatomidae/</w:t>
            </w:r>
            <w:r>
              <w:rPr>
                <w:i/>
                <w:sz w:val="24"/>
                <w:szCs w:val="24"/>
              </w:rPr>
              <w:t>Scotinophara</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Ricaniidae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Hesperiidae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Nymphalidae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Pyralidae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Pyrgomorphidae/</w:t>
            </w:r>
            <w:r>
              <w:rPr>
                <w:i/>
                <w:sz w:val="24"/>
                <w:szCs w:val="24"/>
              </w:rPr>
              <w:t>Atractomorpha</w:t>
            </w:r>
            <w:r>
              <w:rPr>
                <w:sz w:val="24"/>
                <w:szCs w:val="24"/>
              </w:rPr>
              <w:t xml:space="preserve"> </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Tourist herbivore</w:t>
            </w:r>
            <w:r>
              <w:rPr>
                <w:rFonts w:hint="eastAsia"/>
                <w:sz w:val="24"/>
                <w:szCs w:val="24"/>
              </w:rPr>
              <w:t>s</w:t>
            </w:r>
          </w:p>
        </w:tc>
        <w:tc>
          <w:tcPr>
            <w:tcW w:w="2126" w:type="dxa"/>
            <w:shd w:val="clear" w:color="auto" w:fill="auto"/>
            <w:vAlign w:val="center"/>
          </w:tcPr>
          <w:p w:rsidR="005B0566" w:rsidRDefault="00DD4E15">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Chrysomelidae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Acrididae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Detritivore</w:t>
            </w:r>
            <w:r>
              <w:rPr>
                <w:rFonts w:hint="eastAsia"/>
                <w:sz w:val="24"/>
                <w:szCs w:val="24"/>
              </w:rPr>
              <w:t>s</w:t>
            </w: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Calliphoridae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Chironomidae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Chloropidae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Ephydridae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Lauxaniidae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Muscidae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Phoridae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Platystomatidae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Sarcophagidae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Sciomyzidae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Sphaeroceridae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Stratiomyidae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Tephritidae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Tetrigidae</w:t>
            </w:r>
          </w:p>
        </w:tc>
      </w:tr>
      <w:tr w:rsidR="005B0566">
        <w:trPr>
          <w:trHeight w:hRule="exact" w:val="369"/>
        </w:trPr>
        <w:tc>
          <w:tcPr>
            <w:tcW w:w="2410" w:type="dxa"/>
            <w:shd w:val="clear" w:color="auto" w:fill="auto"/>
            <w:tcMar>
              <w:top w:w="80" w:type="dxa"/>
              <w:left w:w="80" w:type="dxa"/>
              <w:bottom w:w="80" w:type="dxa"/>
              <w:right w:w="80" w:type="dxa"/>
            </w:tcMar>
            <w:vAlign w:val="center"/>
          </w:tcPr>
          <w:p w:rsidR="005B0566" w:rsidRDefault="005B0566">
            <w:pPr>
              <w:rPr>
                <w:sz w:val="24"/>
                <w:szCs w:val="24"/>
              </w:rPr>
            </w:pPr>
          </w:p>
        </w:tc>
        <w:tc>
          <w:tcPr>
            <w:tcW w:w="2126" w:type="dxa"/>
            <w:shd w:val="clear" w:color="auto" w:fill="auto"/>
            <w:vAlign w:val="center"/>
          </w:tcPr>
          <w:p w:rsidR="005B0566" w:rsidRDefault="00DD4E15">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rsidR="005B0566" w:rsidRDefault="00DD4E15">
            <w:pPr>
              <w:rPr>
                <w:sz w:val="24"/>
                <w:szCs w:val="24"/>
              </w:rPr>
            </w:pPr>
            <w:r>
              <w:rPr>
                <w:sz w:val="24"/>
                <w:szCs w:val="24"/>
              </w:rPr>
              <w:t>Tridactylidae</w:t>
            </w:r>
          </w:p>
        </w:tc>
      </w:tr>
    </w:tbl>
    <w:p w:rsidR="005B0566" w:rsidRDefault="00DD4E15">
      <w:pPr>
        <w:rPr>
          <w:b/>
          <w:color w:val="FF0000"/>
          <w:sz w:val="24"/>
          <w:szCs w:val="24"/>
        </w:rPr>
      </w:pPr>
      <w:r>
        <w:rPr>
          <w:b/>
          <w:color w:val="FF0000"/>
          <w:sz w:val="24"/>
          <w:szCs w:val="24"/>
        </w:rPr>
        <w:br w:type="page"/>
      </w:r>
    </w:p>
    <w:p w:rsidR="005B0566" w:rsidRDefault="00DD4E15">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within the same study year 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5B0566" w:rsidTr="005B0566">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rsidR="005B0566" w:rsidRDefault="00DD4E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rsidR="005B0566"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rsidR="005B0566" w:rsidRDefault="00DD4E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rsidR="005B0566" w:rsidRDefault="005B056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r>
              <w:rPr>
                <w:rFonts w:cs="Arial" w:hint="eastAsia"/>
                <w:color w:val="auto"/>
                <w:sz w:val="22"/>
              </w:rPr>
              <w:t>0</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DD4E15">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rsidR="005B0566" w:rsidRDefault="005B0566">
            <w:pPr>
              <w:spacing w:after="0" w:line="240" w:lineRule="auto"/>
              <w:jc w:val="left"/>
              <w:rPr>
                <w:rFonts w:cs="Arial"/>
                <w:b w:val="0"/>
                <w:color w:val="auto"/>
                <w:sz w:val="22"/>
              </w:rPr>
            </w:pPr>
          </w:p>
        </w:tc>
        <w:tc>
          <w:tcPr>
            <w:tcW w:w="1578"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5B0566" w:rsidTr="005B0566">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rsidR="005B0566" w:rsidRDefault="005B0566">
            <w:pPr>
              <w:spacing w:after="0" w:line="240" w:lineRule="auto"/>
              <w:jc w:val="left"/>
              <w:rPr>
                <w:rFonts w:cs="Arial"/>
                <w:b w:val="0"/>
                <w:color w:val="auto"/>
                <w:sz w:val="22"/>
              </w:rPr>
            </w:pPr>
          </w:p>
        </w:tc>
        <w:tc>
          <w:tcPr>
            <w:tcW w:w="1578"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5B0566">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rsidR="005B0566" w:rsidRDefault="00DD4E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rsidR="005B0566" w:rsidRDefault="00DD4E1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rsidR="005B0566" w:rsidRDefault="00DD4E15">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rsidR="005B0566" w:rsidRDefault="00DD4E15">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5B0566">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2019</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69.7%</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25.4%</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rsidR="005B0566" w:rsidRDefault="00DD4E15">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1.3%</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0.8%</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2.8%</w:t>
            </w:r>
          </w:p>
        </w:tc>
      </w:tr>
      <w:tr w:rsidR="005B0566">
        <w:trPr>
          <w:trHeight w:hRule="exact" w:val="461"/>
        </w:trPr>
        <w:tc>
          <w:tcPr>
            <w:tcW w:w="1821" w:type="pct"/>
            <w:shd w:val="clear" w:color="auto" w:fill="auto"/>
            <w:tcMar>
              <w:top w:w="80" w:type="dxa"/>
              <w:left w:w="80" w:type="dxa"/>
              <w:bottom w:w="80" w:type="dxa"/>
              <w:right w:w="80" w:type="dxa"/>
            </w:tcMar>
            <w:vAlign w:val="center"/>
          </w:tcPr>
          <w:p w:rsidR="005B0566" w:rsidRDefault="00DD4E15">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r>
    </w:tbl>
    <w:p w:rsidR="005B0566" w:rsidRDefault="005B0566">
      <w:pPr>
        <w:spacing w:line="480" w:lineRule="auto"/>
        <w:rPr>
          <w:b/>
          <w:szCs w:val="24"/>
        </w:rPr>
      </w:pPr>
    </w:p>
    <w:p w:rsidR="005B0566" w:rsidRDefault="00DD4E15">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5B0566">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rsidR="005B0566" w:rsidRDefault="00DD4E15">
            <w:pPr>
              <w:spacing w:line="240" w:lineRule="auto"/>
              <w:jc w:val="center"/>
              <w:rPr>
                <w:sz w:val="24"/>
                <w:szCs w:val="24"/>
              </w:rPr>
            </w:pPr>
            <w:r>
              <w:rPr>
                <w:rFonts w:hint="eastAsia"/>
                <w:sz w:val="24"/>
                <w:szCs w:val="24"/>
              </w:rPr>
              <w:t>Year 2019</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83.5%</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6.2%</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rsidR="005B0566" w:rsidRDefault="00DD4E15">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rsidR="005B0566" w:rsidRDefault="00DD4E15">
            <w:pPr>
              <w:jc w:val="center"/>
              <w:textAlignment w:val="center"/>
              <w:rPr>
                <w:sz w:val="24"/>
                <w:szCs w:val="24"/>
              </w:rPr>
            </w:pPr>
            <w:r>
              <w:rPr>
                <w:rFonts w:eastAsia="SimSun" w:cs="Arial"/>
                <w:sz w:val="24"/>
                <w:szCs w:val="24"/>
                <w:lang w:eastAsia="zh-CN"/>
              </w:rPr>
              <w:t>4.1%</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4.5%</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rsidR="005B0566" w:rsidRDefault="00DD4E15">
            <w:pPr>
              <w:jc w:val="center"/>
              <w:textAlignment w:val="center"/>
              <w:rPr>
                <w:sz w:val="24"/>
                <w:szCs w:val="24"/>
              </w:rPr>
            </w:pPr>
            <w:r>
              <w:rPr>
                <w:rFonts w:eastAsia="SimSun" w:cs="Arial"/>
                <w:sz w:val="24"/>
                <w:szCs w:val="24"/>
                <w:lang w:eastAsia="zh-CN"/>
              </w:rPr>
              <w:t>1.7%</w:t>
            </w:r>
          </w:p>
        </w:tc>
      </w:tr>
      <w:tr w:rsidR="005B0566">
        <w:trPr>
          <w:trHeight w:hRule="exact" w:val="461"/>
        </w:trPr>
        <w:tc>
          <w:tcPr>
            <w:tcW w:w="1808" w:type="pct"/>
            <w:shd w:val="clear" w:color="auto" w:fill="auto"/>
            <w:tcMar>
              <w:top w:w="80" w:type="dxa"/>
              <w:left w:w="80" w:type="dxa"/>
              <w:bottom w:w="80" w:type="dxa"/>
              <w:right w:w="80" w:type="dxa"/>
            </w:tcMar>
            <w:vAlign w:val="center"/>
          </w:tcPr>
          <w:p w:rsidR="005B0566" w:rsidRDefault="00DD4E15">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rsidR="005B0566" w:rsidRDefault="00DD4E15">
            <w:pPr>
              <w:spacing w:line="240" w:lineRule="auto"/>
              <w:jc w:val="center"/>
              <w:rPr>
                <w:sz w:val="24"/>
                <w:szCs w:val="24"/>
              </w:rPr>
            </w:pPr>
            <w:r>
              <w:rPr>
                <w:sz w:val="24"/>
                <w:szCs w:val="24"/>
              </w:rPr>
              <w:t>100%</w:t>
            </w:r>
          </w:p>
        </w:tc>
      </w:tr>
    </w:tbl>
    <w:p w:rsidR="005B0566" w:rsidRDefault="005B0566">
      <w:pPr>
        <w:spacing w:line="480" w:lineRule="auto"/>
        <w:rPr>
          <w:b/>
          <w:color w:val="FF0000"/>
          <w:szCs w:val="24"/>
        </w:rPr>
      </w:pPr>
    </w:p>
    <w:p w:rsidR="005B0566" w:rsidRDefault="00DD4E15">
      <w:pPr>
        <w:jc w:val="center"/>
        <w:rPr>
          <w:color w:val="FF0000"/>
        </w:rPr>
      </w:pPr>
      <w:r>
        <w:rPr>
          <w:noProof/>
          <w:color w:val="FF0000"/>
        </w:rPr>
        <w:lastRenderedPageBreak/>
        <w:drawing>
          <wp:inline distT="0" distB="0" distL="0" distR="0">
            <wp:extent cx="4244340" cy="4679950"/>
            <wp:effectExtent l="19050" t="0" r="3661"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3" cstate="print"/>
                    <a:stretch>
                      <a:fillRect/>
                    </a:stretch>
                  </pic:blipFill>
                  <pic:spPr>
                    <a:xfrm>
                      <a:off x="0" y="0"/>
                      <a:ext cx="4244489" cy="4680000"/>
                    </a:xfrm>
                    <a:prstGeom prst="rect">
                      <a:avLst/>
                    </a:prstGeom>
                  </pic:spPr>
                </pic:pic>
              </a:graphicData>
            </a:graphic>
          </wp:inline>
        </w:drawing>
      </w:r>
      <w:r>
        <w:rPr>
          <w:rFonts w:hint="eastAsia"/>
          <w:color w:val="FF0000"/>
        </w:rPr>
        <w:t xml:space="preserve">  </w:t>
      </w:r>
      <w:r>
        <w:rPr>
          <w:noProof/>
          <w:color w:val="FF0000"/>
        </w:rPr>
        <w:lastRenderedPageBreak/>
        <w:drawing>
          <wp:inline distT="0" distB="0" distL="0" distR="0">
            <wp:extent cx="4093210" cy="4679950"/>
            <wp:effectExtent l="19050" t="0" r="2016"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4" cstate="print"/>
                    <a:stretch>
                      <a:fillRect/>
                    </a:stretch>
                  </pic:blipFill>
                  <pic:spPr>
                    <a:xfrm>
                      <a:off x="0" y="0"/>
                      <a:ext cx="4093734" cy="4680000"/>
                    </a:xfrm>
                    <a:prstGeom prst="rect">
                      <a:avLst/>
                    </a:prstGeom>
                  </pic:spPr>
                </pic:pic>
              </a:graphicData>
            </a:graphic>
          </wp:inline>
        </w:drawing>
      </w:r>
      <w:r>
        <w:rPr>
          <w:noProof/>
          <w:color w:val="FF0000"/>
        </w:rPr>
        <w:lastRenderedPageBreak/>
        <w:drawing>
          <wp:inline distT="0" distB="0" distL="0" distR="0">
            <wp:extent cx="4096385" cy="4679950"/>
            <wp:effectExtent l="19050" t="0" r="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5" cstate="print"/>
                    <a:stretch>
                      <a:fillRect/>
                    </a:stretch>
                  </pic:blipFill>
                  <pic:spPr>
                    <a:xfrm>
                      <a:off x="0" y="0"/>
                      <a:ext cx="4096925" cy="4680000"/>
                    </a:xfrm>
                    <a:prstGeom prst="rect">
                      <a:avLst/>
                    </a:prstGeom>
                  </pic:spPr>
                </pic:pic>
              </a:graphicData>
            </a:graphic>
          </wp:inline>
        </w:drawing>
      </w:r>
    </w:p>
    <w:p w:rsidR="005B0566" w:rsidRDefault="00DD4E15">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the diet of predators in organic and conventional rice farms over crop stages in each study year: (a), (d), (g) all predators as a whole feeding guild; (b), (e), (h) spiders; (c), (f), (i) ladybeetles. The proportions are the posterior mean estimates from the Bayesian stable isotope mixing models averaged over the replicate farms.</w:t>
      </w:r>
    </w:p>
    <w:p w:rsidR="005B0566" w:rsidRDefault="00DD4E15">
      <w:pPr>
        <w:rPr>
          <w:sz w:val="24"/>
          <w:szCs w:val="24"/>
        </w:rPr>
      </w:pPr>
      <w:r>
        <w:rPr>
          <w:sz w:val="24"/>
          <w:szCs w:val="24"/>
        </w:rPr>
        <w:br w:type="page"/>
      </w:r>
    </w:p>
    <w:p w:rsidR="005B0566" w:rsidRDefault="00DD4E15">
      <w:pPr>
        <w:rPr>
          <w:b/>
          <w:sz w:val="24"/>
          <w:szCs w:val="24"/>
        </w:rPr>
      </w:pPr>
      <w:r>
        <w:rPr>
          <w:rFonts w:hint="eastAsia"/>
          <w:b/>
          <w:noProof/>
          <w:sz w:val="24"/>
          <w:szCs w:val="24"/>
        </w:rPr>
        <w:lastRenderedPageBreak/>
        <w:drawing>
          <wp:inline distT="0" distB="0" distL="0" distR="0">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6" cstate="print"/>
                    <a:stretch>
                      <a:fillRect/>
                    </a:stretch>
                  </pic:blipFill>
                  <pic:spPr>
                    <a:xfrm>
                      <a:off x="0" y="0"/>
                      <a:ext cx="5943600" cy="4358640"/>
                    </a:xfrm>
                    <a:prstGeom prst="rect">
                      <a:avLst/>
                    </a:prstGeom>
                  </pic:spPr>
                </pic:pic>
              </a:graphicData>
            </a:graphic>
          </wp:inline>
        </w:drawing>
      </w:r>
    </w:p>
    <w:p w:rsidR="005B0566" w:rsidRDefault="00DD4E15">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sites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w:t>
      </w:r>
      <w:r>
        <w:rPr>
          <w:rFonts w:hint="eastAsia"/>
          <w:szCs w:val="24"/>
        </w:rPr>
        <w:t xml:space="preserve"> </w:t>
      </w:r>
      <w:r>
        <w:rPr>
          <w:szCs w:val="24"/>
        </w:rPr>
        <w:t>Data Inquire System</w:t>
      </w:r>
      <w:r>
        <w:rPr>
          <w:rFonts w:hint="eastAsia"/>
          <w:szCs w:val="24"/>
        </w:rPr>
        <w:t xml:space="preserve"> (</w:t>
      </w:r>
      <w:r>
        <w:rPr>
          <w:szCs w:val="24"/>
        </w:rPr>
        <w:t>https://e-service.cwb.gov.tw/HistoryDataQuery/index.jsp</w:t>
      </w:r>
      <w:r>
        <w:rPr>
          <w:rFonts w:hint="eastAsia"/>
          <w:szCs w:val="24"/>
        </w:rPr>
        <w:t>).</w:t>
      </w:r>
    </w:p>
    <w:sectPr w:rsidR="005B0566">
      <w:footerReference w:type="default" r:id="rId17"/>
      <w:pgSz w:w="12240" w:h="15840"/>
      <w:pgMar w:top="1440" w:right="1440" w:bottom="1440" w:left="1440" w:header="709" w:footer="709" w:gutter="0"/>
      <w:lnNumType w:countBy="1" w:restart="continuou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9AB" w:rsidRDefault="00DC29AB">
      <w:pPr>
        <w:spacing w:line="240" w:lineRule="auto"/>
      </w:pPr>
      <w:r>
        <w:separator/>
      </w:r>
    </w:p>
  </w:endnote>
  <w:endnote w:type="continuationSeparator" w:id="0">
    <w:p w:rsidR="00DC29AB" w:rsidRDefault="00DC2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rsidR="00CA058C" w:rsidRDefault="00CA058C">
        <w:pPr>
          <w:pStyle w:val="aa"/>
          <w:jc w:val="center"/>
        </w:pPr>
        <w:r>
          <w:fldChar w:fldCharType="begin"/>
        </w:r>
        <w:r>
          <w:instrText xml:space="preserve"> PAGE   \* MERGEFORMAT </w:instrText>
        </w:r>
        <w:r>
          <w:fldChar w:fldCharType="separate"/>
        </w:r>
        <w:r w:rsidR="00136B3C" w:rsidRPr="00136B3C">
          <w:rPr>
            <w:noProof/>
            <w:lang w:val="zh-TW"/>
          </w:rPr>
          <w:t>32</w:t>
        </w:r>
        <w:r>
          <w:rPr>
            <w:lang w:val="zh-TW"/>
          </w:rPr>
          <w:fldChar w:fldCharType="end"/>
        </w:r>
      </w:p>
    </w:sdtContent>
  </w:sdt>
  <w:p w:rsidR="00CA058C" w:rsidRDefault="00CA058C">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9AB" w:rsidRDefault="00DC29AB">
      <w:pPr>
        <w:spacing w:after="0"/>
      </w:pPr>
      <w:r>
        <w:separator/>
      </w:r>
    </w:p>
  </w:footnote>
  <w:footnote w:type="continuationSeparator" w:id="0">
    <w:p w:rsidR="00DC29AB" w:rsidRDefault="00DC29AB">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9C33F94"/>
    <w:multiLevelType w:val="hybridMultilevel"/>
    <w:tmpl w:val="6854DE66"/>
    <w:lvl w:ilvl="0" w:tplc="8BAA95D8">
      <w:start w:val="1"/>
      <w:numFmt w:val="decimal"/>
      <w:lvlText w:val="%1."/>
      <w:lvlJc w:val="left"/>
      <w:pPr>
        <w:ind w:left="360" w:hanging="360"/>
      </w:pPr>
      <w:rPr>
        <w:rFonts w:hint="default"/>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D42777"/>
    <w:rsid w:val="000008BB"/>
    <w:rsid w:val="00000A40"/>
    <w:rsid w:val="00000D9D"/>
    <w:rsid w:val="0000102D"/>
    <w:rsid w:val="00001602"/>
    <w:rsid w:val="00002BA6"/>
    <w:rsid w:val="00002BBA"/>
    <w:rsid w:val="00003337"/>
    <w:rsid w:val="00003602"/>
    <w:rsid w:val="00004624"/>
    <w:rsid w:val="0000463B"/>
    <w:rsid w:val="00004CB1"/>
    <w:rsid w:val="0000525C"/>
    <w:rsid w:val="000078FC"/>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5B16"/>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C4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0F89"/>
    <w:rsid w:val="00061BE1"/>
    <w:rsid w:val="00061C59"/>
    <w:rsid w:val="00061E6A"/>
    <w:rsid w:val="00062BF0"/>
    <w:rsid w:val="00062FF4"/>
    <w:rsid w:val="000648D6"/>
    <w:rsid w:val="0006502E"/>
    <w:rsid w:val="00066EB6"/>
    <w:rsid w:val="000670F1"/>
    <w:rsid w:val="0007086E"/>
    <w:rsid w:val="0007116C"/>
    <w:rsid w:val="00071B53"/>
    <w:rsid w:val="00071CCE"/>
    <w:rsid w:val="00071F2B"/>
    <w:rsid w:val="0007315A"/>
    <w:rsid w:val="00074BF0"/>
    <w:rsid w:val="000753E1"/>
    <w:rsid w:val="00075790"/>
    <w:rsid w:val="00075F3D"/>
    <w:rsid w:val="0007643E"/>
    <w:rsid w:val="000776ED"/>
    <w:rsid w:val="000779E9"/>
    <w:rsid w:val="00080077"/>
    <w:rsid w:val="0008367E"/>
    <w:rsid w:val="00083818"/>
    <w:rsid w:val="00084F7D"/>
    <w:rsid w:val="00086060"/>
    <w:rsid w:val="000879DD"/>
    <w:rsid w:val="00087CC9"/>
    <w:rsid w:val="00087F1A"/>
    <w:rsid w:val="00091F51"/>
    <w:rsid w:val="00093245"/>
    <w:rsid w:val="00094128"/>
    <w:rsid w:val="0009527C"/>
    <w:rsid w:val="00095909"/>
    <w:rsid w:val="0009699C"/>
    <w:rsid w:val="000A0A82"/>
    <w:rsid w:val="000A0C47"/>
    <w:rsid w:val="000A1584"/>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35F"/>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C14"/>
    <w:rsid w:val="000E4F50"/>
    <w:rsid w:val="000E5A15"/>
    <w:rsid w:val="000E5E73"/>
    <w:rsid w:val="000E5FA0"/>
    <w:rsid w:val="000E73F9"/>
    <w:rsid w:val="000F0127"/>
    <w:rsid w:val="000F14D4"/>
    <w:rsid w:val="000F1F49"/>
    <w:rsid w:val="000F4226"/>
    <w:rsid w:val="000F4FDA"/>
    <w:rsid w:val="000F5316"/>
    <w:rsid w:val="000F6395"/>
    <w:rsid w:val="000F74F7"/>
    <w:rsid w:val="000F771B"/>
    <w:rsid w:val="0010016E"/>
    <w:rsid w:val="00101BB3"/>
    <w:rsid w:val="001020CC"/>
    <w:rsid w:val="00103474"/>
    <w:rsid w:val="0010424A"/>
    <w:rsid w:val="0010455D"/>
    <w:rsid w:val="00105143"/>
    <w:rsid w:val="001051DB"/>
    <w:rsid w:val="00105295"/>
    <w:rsid w:val="001053B2"/>
    <w:rsid w:val="0010677C"/>
    <w:rsid w:val="00106961"/>
    <w:rsid w:val="00106964"/>
    <w:rsid w:val="00106D29"/>
    <w:rsid w:val="00107B01"/>
    <w:rsid w:val="001112F0"/>
    <w:rsid w:val="00112767"/>
    <w:rsid w:val="00112B27"/>
    <w:rsid w:val="00112E77"/>
    <w:rsid w:val="00113608"/>
    <w:rsid w:val="001149CD"/>
    <w:rsid w:val="00114A81"/>
    <w:rsid w:val="0011620A"/>
    <w:rsid w:val="00116D5A"/>
    <w:rsid w:val="00116E9D"/>
    <w:rsid w:val="00120498"/>
    <w:rsid w:val="00120725"/>
    <w:rsid w:val="00120C1A"/>
    <w:rsid w:val="00121FC4"/>
    <w:rsid w:val="001220F6"/>
    <w:rsid w:val="001224CC"/>
    <w:rsid w:val="001234C0"/>
    <w:rsid w:val="00125087"/>
    <w:rsid w:val="001253D8"/>
    <w:rsid w:val="00125C04"/>
    <w:rsid w:val="0012634D"/>
    <w:rsid w:val="0013131B"/>
    <w:rsid w:val="00131DFF"/>
    <w:rsid w:val="00131ED2"/>
    <w:rsid w:val="0013258F"/>
    <w:rsid w:val="00132783"/>
    <w:rsid w:val="00132D67"/>
    <w:rsid w:val="001331E2"/>
    <w:rsid w:val="0013369A"/>
    <w:rsid w:val="00134B51"/>
    <w:rsid w:val="001368F1"/>
    <w:rsid w:val="00136B3C"/>
    <w:rsid w:val="001427F3"/>
    <w:rsid w:val="00142883"/>
    <w:rsid w:val="0014301D"/>
    <w:rsid w:val="00143807"/>
    <w:rsid w:val="00143F49"/>
    <w:rsid w:val="001451DF"/>
    <w:rsid w:val="0014545C"/>
    <w:rsid w:val="00145896"/>
    <w:rsid w:val="00146DAD"/>
    <w:rsid w:val="00150384"/>
    <w:rsid w:val="001510DC"/>
    <w:rsid w:val="00151386"/>
    <w:rsid w:val="00152402"/>
    <w:rsid w:val="00153B55"/>
    <w:rsid w:val="00155CC6"/>
    <w:rsid w:val="0015619F"/>
    <w:rsid w:val="001561B9"/>
    <w:rsid w:val="001571C9"/>
    <w:rsid w:val="001575FA"/>
    <w:rsid w:val="00157D73"/>
    <w:rsid w:val="001604FC"/>
    <w:rsid w:val="00160630"/>
    <w:rsid w:val="001606B7"/>
    <w:rsid w:val="0016142F"/>
    <w:rsid w:val="00161DD0"/>
    <w:rsid w:val="001620BE"/>
    <w:rsid w:val="00162FFD"/>
    <w:rsid w:val="0016360D"/>
    <w:rsid w:val="00163693"/>
    <w:rsid w:val="00163BC0"/>
    <w:rsid w:val="00164FC0"/>
    <w:rsid w:val="0016589C"/>
    <w:rsid w:val="00167893"/>
    <w:rsid w:val="001704A5"/>
    <w:rsid w:val="00171E30"/>
    <w:rsid w:val="00172116"/>
    <w:rsid w:val="00172B33"/>
    <w:rsid w:val="00173B2E"/>
    <w:rsid w:val="0017413D"/>
    <w:rsid w:val="00174C8F"/>
    <w:rsid w:val="001754EF"/>
    <w:rsid w:val="00176526"/>
    <w:rsid w:val="00176C39"/>
    <w:rsid w:val="00176DAF"/>
    <w:rsid w:val="0018004D"/>
    <w:rsid w:val="00180BE3"/>
    <w:rsid w:val="00181393"/>
    <w:rsid w:val="00181649"/>
    <w:rsid w:val="001822CD"/>
    <w:rsid w:val="0018255F"/>
    <w:rsid w:val="00182AAC"/>
    <w:rsid w:val="00183D2C"/>
    <w:rsid w:val="00183D8F"/>
    <w:rsid w:val="001846F6"/>
    <w:rsid w:val="00184E61"/>
    <w:rsid w:val="00190A2E"/>
    <w:rsid w:val="00190BC9"/>
    <w:rsid w:val="00190C3D"/>
    <w:rsid w:val="00191500"/>
    <w:rsid w:val="0019168A"/>
    <w:rsid w:val="00191883"/>
    <w:rsid w:val="00191A43"/>
    <w:rsid w:val="0019228E"/>
    <w:rsid w:val="00192B6D"/>
    <w:rsid w:val="00192CBD"/>
    <w:rsid w:val="00192F38"/>
    <w:rsid w:val="00194584"/>
    <w:rsid w:val="00194A27"/>
    <w:rsid w:val="001961A8"/>
    <w:rsid w:val="00196EAB"/>
    <w:rsid w:val="0019769D"/>
    <w:rsid w:val="00197D93"/>
    <w:rsid w:val="00197F3E"/>
    <w:rsid w:val="001A0461"/>
    <w:rsid w:val="001A2D5C"/>
    <w:rsid w:val="001A40F8"/>
    <w:rsid w:val="001A5381"/>
    <w:rsid w:val="001A5EFA"/>
    <w:rsid w:val="001A7667"/>
    <w:rsid w:val="001A7D00"/>
    <w:rsid w:val="001B0E5B"/>
    <w:rsid w:val="001B11C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555"/>
    <w:rsid w:val="001C6887"/>
    <w:rsid w:val="001C7035"/>
    <w:rsid w:val="001C758E"/>
    <w:rsid w:val="001C7AD8"/>
    <w:rsid w:val="001C7C21"/>
    <w:rsid w:val="001D0D97"/>
    <w:rsid w:val="001D12BD"/>
    <w:rsid w:val="001D1589"/>
    <w:rsid w:val="001D1BCC"/>
    <w:rsid w:val="001D1DA2"/>
    <w:rsid w:val="001D220C"/>
    <w:rsid w:val="001D2A00"/>
    <w:rsid w:val="001D42B4"/>
    <w:rsid w:val="001D50C4"/>
    <w:rsid w:val="001D57CE"/>
    <w:rsid w:val="001D666D"/>
    <w:rsid w:val="001D6D6F"/>
    <w:rsid w:val="001D7677"/>
    <w:rsid w:val="001D7CA8"/>
    <w:rsid w:val="001D7D22"/>
    <w:rsid w:val="001D7F56"/>
    <w:rsid w:val="001E1B97"/>
    <w:rsid w:val="001E2647"/>
    <w:rsid w:val="001E2783"/>
    <w:rsid w:val="001E48A3"/>
    <w:rsid w:val="001E4C77"/>
    <w:rsid w:val="001E6FDA"/>
    <w:rsid w:val="001E720B"/>
    <w:rsid w:val="001E7488"/>
    <w:rsid w:val="001E75DD"/>
    <w:rsid w:val="001E7E9F"/>
    <w:rsid w:val="001F0E2B"/>
    <w:rsid w:val="001F1840"/>
    <w:rsid w:val="001F1F80"/>
    <w:rsid w:val="001F208A"/>
    <w:rsid w:val="001F32C1"/>
    <w:rsid w:val="001F3E9C"/>
    <w:rsid w:val="001F4162"/>
    <w:rsid w:val="001F518D"/>
    <w:rsid w:val="001F5652"/>
    <w:rsid w:val="001F5F58"/>
    <w:rsid w:val="00200B8E"/>
    <w:rsid w:val="00203CA3"/>
    <w:rsid w:val="00204ED7"/>
    <w:rsid w:val="00205870"/>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1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37DA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6B3"/>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3D0"/>
    <w:rsid w:val="002A7AF3"/>
    <w:rsid w:val="002B1323"/>
    <w:rsid w:val="002B238E"/>
    <w:rsid w:val="002B374B"/>
    <w:rsid w:val="002B4052"/>
    <w:rsid w:val="002B4144"/>
    <w:rsid w:val="002B46FB"/>
    <w:rsid w:val="002B6A78"/>
    <w:rsid w:val="002B6FB9"/>
    <w:rsid w:val="002C0592"/>
    <w:rsid w:val="002C097E"/>
    <w:rsid w:val="002C119D"/>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D6E53"/>
    <w:rsid w:val="002D7F64"/>
    <w:rsid w:val="002E0DB9"/>
    <w:rsid w:val="002E3129"/>
    <w:rsid w:val="002E3F05"/>
    <w:rsid w:val="002E4449"/>
    <w:rsid w:val="002E464E"/>
    <w:rsid w:val="002E4CDD"/>
    <w:rsid w:val="002E53AC"/>
    <w:rsid w:val="002F02A4"/>
    <w:rsid w:val="002F1C8E"/>
    <w:rsid w:val="002F3214"/>
    <w:rsid w:val="002F387E"/>
    <w:rsid w:val="002F3AB6"/>
    <w:rsid w:val="002F43F9"/>
    <w:rsid w:val="002F4DE9"/>
    <w:rsid w:val="002F783A"/>
    <w:rsid w:val="002F79B4"/>
    <w:rsid w:val="002F7AEF"/>
    <w:rsid w:val="00300464"/>
    <w:rsid w:val="00300A26"/>
    <w:rsid w:val="00301047"/>
    <w:rsid w:val="003010B1"/>
    <w:rsid w:val="00301577"/>
    <w:rsid w:val="003030F4"/>
    <w:rsid w:val="00303AE4"/>
    <w:rsid w:val="00304F9D"/>
    <w:rsid w:val="00305B22"/>
    <w:rsid w:val="00305BF0"/>
    <w:rsid w:val="00307172"/>
    <w:rsid w:val="00310D77"/>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765"/>
    <w:rsid w:val="003309A6"/>
    <w:rsid w:val="00330D6C"/>
    <w:rsid w:val="00331680"/>
    <w:rsid w:val="00332426"/>
    <w:rsid w:val="00332EDD"/>
    <w:rsid w:val="00334960"/>
    <w:rsid w:val="00334D62"/>
    <w:rsid w:val="00337BC4"/>
    <w:rsid w:val="00340A9D"/>
    <w:rsid w:val="003410C7"/>
    <w:rsid w:val="00343ABD"/>
    <w:rsid w:val="00343D11"/>
    <w:rsid w:val="00343EEB"/>
    <w:rsid w:val="00344082"/>
    <w:rsid w:val="003448C1"/>
    <w:rsid w:val="00344F74"/>
    <w:rsid w:val="00346955"/>
    <w:rsid w:val="00350530"/>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430D"/>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C94"/>
    <w:rsid w:val="00396D35"/>
    <w:rsid w:val="00396E6D"/>
    <w:rsid w:val="003A162C"/>
    <w:rsid w:val="003A1826"/>
    <w:rsid w:val="003A1D47"/>
    <w:rsid w:val="003A24EE"/>
    <w:rsid w:val="003A281F"/>
    <w:rsid w:val="003A2C52"/>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B6989"/>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281"/>
    <w:rsid w:val="003F1668"/>
    <w:rsid w:val="003F5E81"/>
    <w:rsid w:val="003F70EB"/>
    <w:rsid w:val="003F79EC"/>
    <w:rsid w:val="0040063C"/>
    <w:rsid w:val="00401019"/>
    <w:rsid w:val="004031AD"/>
    <w:rsid w:val="004036D8"/>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5F53"/>
    <w:rsid w:val="0041717B"/>
    <w:rsid w:val="00417BAF"/>
    <w:rsid w:val="0042052D"/>
    <w:rsid w:val="004205E8"/>
    <w:rsid w:val="00422719"/>
    <w:rsid w:val="0042429F"/>
    <w:rsid w:val="004244EF"/>
    <w:rsid w:val="00424A99"/>
    <w:rsid w:val="00424E60"/>
    <w:rsid w:val="004255CA"/>
    <w:rsid w:val="004259B6"/>
    <w:rsid w:val="00425FBD"/>
    <w:rsid w:val="00426FEB"/>
    <w:rsid w:val="004308EA"/>
    <w:rsid w:val="0043098C"/>
    <w:rsid w:val="004309F5"/>
    <w:rsid w:val="00430CA6"/>
    <w:rsid w:val="00431BDD"/>
    <w:rsid w:val="004328AE"/>
    <w:rsid w:val="00432A59"/>
    <w:rsid w:val="00433BC4"/>
    <w:rsid w:val="00434717"/>
    <w:rsid w:val="004357B5"/>
    <w:rsid w:val="004357DA"/>
    <w:rsid w:val="00436F36"/>
    <w:rsid w:val="00437412"/>
    <w:rsid w:val="00437C53"/>
    <w:rsid w:val="00440107"/>
    <w:rsid w:val="0044053A"/>
    <w:rsid w:val="00440750"/>
    <w:rsid w:val="00440FCB"/>
    <w:rsid w:val="00441303"/>
    <w:rsid w:val="004420D7"/>
    <w:rsid w:val="0044299D"/>
    <w:rsid w:val="004433AA"/>
    <w:rsid w:val="00444F40"/>
    <w:rsid w:val="00445746"/>
    <w:rsid w:val="00445C5F"/>
    <w:rsid w:val="004462DB"/>
    <w:rsid w:val="0044763E"/>
    <w:rsid w:val="00453109"/>
    <w:rsid w:val="004539A5"/>
    <w:rsid w:val="00455069"/>
    <w:rsid w:val="00456537"/>
    <w:rsid w:val="00457C79"/>
    <w:rsid w:val="00460D93"/>
    <w:rsid w:val="00460FBE"/>
    <w:rsid w:val="0046231A"/>
    <w:rsid w:val="00462CDE"/>
    <w:rsid w:val="00463564"/>
    <w:rsid w:val="0046375F"/>
    <w:rsid w:val="00464717"/>
    <w:rsid w:val="00470B5E"/>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1B06"/>
    <w:rsid w:val="004B59D9"/>
    <w:rsid w:val="004B6277"/>
    <w:rsid w:val="004B7DB1"/>
    <w:rsid w:val="004B7EDD"/>
    <w:rsid w:val="004C0E88"/>
    <w:rsid w:val="004C1E1B"/>
    <w:rsid w:val="004C21BA"/>
    <w:rsid w:val="004C2360"/>
    <w:rsid w:val="004C263D"/>
    <w:rsid w:val="004C3600"/>
    <w:rsid w:val="004C41A4"/>
    <w:rsid w:val="004C479A"/>
    <w:rsid w:val="004C5305"/>
    <w:rsid w:val="004C59B3"/>
    <w:rsid w:val="004C5B9C"/>
    <w:rsid w:val="004C6616"/>
    <w:rsid w:val="004C751E"/>
    <w:rsid w:val="004C7F88"/>
    <w:rsid w:val="004D06C9"/>
    <w:rsid w:val="004D1676"/>
    <w:rsid w:val="004D2275"/>
    <w:rsid w:val="004D382C"/>
    <w:rsid w:val="004D38C6"/>
    <w:rsid w:val="004D5A29"/>
    <w:rsid w:val="004D6768"/>
    <w:rsid w:val="004D7A54"/>
    <w:rsid w:val="004D7E20"/>
    <w:rsid w:val="004E05EC"/>
    <w:rsid w:val="004E0B8B"/>
    <w:rsid w:val="004E19BF"/>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068"/>
    <w:rsid w:val="00504708"/>
    <w:rsid w:val="00504EA3"/>
    <w:rsid w:val="005057FF"/>
    <w:rsid w:val="00510149"/>
    <w:rsid w:val="005104E5"/>
    <w:rsid w:val="0051075E"/>
    <w:rsid w:val="0051126A"/>
    <w:rsid w:val="005114D8"/>
    <w:rsid w:val="00511690"/>
    <w:rsid w:val="00512913"/>
    <w:rsid w:val="00513729"/>
    <w:rsid w:val="00514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4D3"/>
    <w:rsid w:val="00552AC5"/>
    <w:rsid w:val="00554814"/>
    <w:rsid w:val="005561EE"/>
    <w:rsid w:val="00556E87"/>
    <w:rsid w:val="00556EC4"/>
    <w:rsid w:val="005576FF"/>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2FAE"/>
    <w:rsid w:val="00583B99"/>
    <w:rsid w:val="00585051"/>
    <w:rsid w:val="0058535E"/>
    <w:rsid w:val="0058554B"/>
    <w:rsid w:val="00585933"/>
    <w:rsid w:val="00585ED5"/>
    <w:rsid w:val="00585FBE"/>
    <w:rsid w:val="00586963"/>
    <w:rsid w:val="00587C88"/>
    <w:rsid w:val="00587CF7"/>
    <w:rsid w:val="00590A2C"/>
    <w:rsid w:val="005912BB"/>
    <w:rsid w:val="00591BBD"/>
    <w:rsid w:val="00592600"/>
    <w:rsid w:val="005928EA"/>
    <w:rsid w:val="00593628"/>
    <w:rsid w:val="005938DE"/>
    <w:rsid w:val="00593DE5"/>
    <w:rsid w:val="005952EE"/>
    <w:rsid w:val="0059530C"/>
    <w:rsid w:val="00595DDC"/>
    <w:rsid w:val="00597B57"/>
    <w:rsid w:val="005A3EFD"/>
    <w:rsid w:val="005A48EF"/>
    <w:rsid w:val="005A6785"/>
    <w:rsid w:val="005A6937"/>
    <w:rsid w:val="005B03F0"/>
    <w:rsid w:val="005B0566"/>
    <w:rsid w:val="005B0D0A"/>
    <w:rsid w:val="005B220B"/>
    <w:rsid w:val="005B2ACF"/>
    <w:rsid w:val="005B33A4"/>
    <w:rsid w:val="005B3915"/>
    <w:rsid w:val="005B3CEE"/>
    <w:rsid w:val="005B4A35"/>
    <w:rsid w:val="005B5142"/>
    <w:rsid w:val="005B58D9"/>
    <w:rsid w:val="005B5C63"/>
    <w:rsid w:val="005B6BFE"/>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425"/>
    <w:rsid w:val="005C6BF7"/>
    <w:rsid w:val="005C6C11"/>
    <w:rsid w:val="005D0078"/>
    <w:rsid w:val="005D1D26"/>
    <w:rsid w:val="005D2A99"/>
    <w:rsid w:val="005D3C97"/>
    <w:rsid w:val="005D3DA3"/>
    <w:rsid w:val="005D416F"/>
    <w:rsid w:val="005D4CF6"/>
    <w:rsid w:val="005D50EB"/>
    <w:rsid w:val="005D5EBD"/>
    <w:rsid w:val="005D745A"/>
    <w:rsid w:val="005E09C1"/>
    <w:rsid w:val="005E0AA4"/>
    <w:rsid w:val="005E1C0E"/>
    <w:rsid w:val="005E39B4"/>
    <w:rsid w:val="005E3B8F"/>
    <w:rsid w:val="005E3DCA"/>
    <w:rsid w:val="005E4041"/>
    <w:rsid w:val="005E43BA"/>
    <w:rsid w:val="005E54CC"/>
    <w:rsid w:val="005E562D"/>
    <w:rsid w:val="005E5D2F"/>
    <w:rsid w:val="005E6620"/>
    <w:rsid w:val="005F173C"/>
    <w:rsid w:val="005F548E"/>
    <w:rsid w:val="00600275"/>
    <w:rsid w:val="00601015"/>
    <w:rsid w:val="00601871"/>
    <w:rsid w:val="00601F0F"/>
    <w:rsid w:val="00603034"/>
    <w:rsid w:val="006045A2"/>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15A4"/>
    <w:rsid w:val="006220FD"/>
    <w:rsid w:val="0062289C"/>
    <w:rsid w:val="00622B4E"/>
    <w:rsid w:val="006242D9"/>
    <w:rsid w:val="00624400"/>
    <w:rsid w:val="00624F82"/>
    <w:rsid w:val="006253C3"/>
    <w:rsid w:val="00626053"/>
    <w:rsid w:val="006267B9"/>
    <w:rsid w:val="0062770D"/>
    <w:rsid w:val="006277BC"/>
    <w:rsid w:val="00627A6C"/>
    <w:rsid w:val="00627C7D"/>
    <w:rsid w:val="006312B0"/>
    <w:rsid w:val="00631C67"/>
    <w:rsid w:val="00631E16"/>
    <w:rsid w:val="006321B3"/>
    <w:rsid w:val="0063358C"/>
    <w:rsid w:val="00633B7D"/>
    <w:rsid w:val="006340A9"/>
    <w:rsid w:val="00635EEA"/>
    <w:rsid w:val="00636A39"/>
    <w:rsid w:val="00640473"/>
    <w:rsid w:val="0064052E"/>
    <w:rsid w:val="0064102E"/>
    <w:rsid w:val="00641318"/>
    <w:rsid w:val="00641996"/>
    <w:rsid w:val="00641B84"/>
    <w:rsid w:val="00642910"/>
    <w:rsid w:val="00642E98"/>
    <w:rsid w:val="00645249"/>
    <w:rsid w:val="00645D29"/>
    <w:rsid w:val="006472C5"/>
    <w:rsid w:val="0065000E"/>
    <w:rsid w:val="00650738"/>
    <w:rsid w:val="0065225A"/>
    <w:rsid w:val="00653A01"/>
    <w:rsid w:val="00654431"/>
    <w:rsid w:val="00655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4F55"/>
    <w:rsid w:val="006754DF"/>
    <w:rsid w:val="00675F1E"/>
    <w:rsid w:val="006762D1"/>
    <w:rsid w:val="00676BBF"/>
    <w:rsid w:val="00677006"/>
    <w:rsid w:val="0068126C"/>
    <w:rsid w:val="0068273F"/>
    <w:rsid w:val="006828EA"/>
    <w:rsid w:val="006829A9"/>
    <w:rsid w:val="006849BE"/>
    <w:rsid w:val="00685214"/>
    <w:rsid w:val="00685D7D"/>
    <w:rsid w:val="0068622A"/>
    <w:rsid w:val="0068648A"/>
    <w:rsid w:val="00686574"/>
    <w:rsid w:val="00686C3D"/>
    <w:rsid w:val="006870AB"/>
    <w:rsid w:val="0069177F"/>
    <w:rsid w:val="00691C80"/>
    <w:rsid w:val="00693516"/>
    <w:rsid w:val="00693B63"/>
    <w:rsid w:val="00694EDA"/>
    <w:rsid w:val="0069564C"/>
    <w:rsid w:val="00695E12"/>
    <w:rsid w:val="00695F72"/>
    <w:rsid w:val="00695FCE"/>
    <w:rsid w:val="00697FA4"/>
    <w:rsid w:val="006A02F2"/>
    <w:rsid w:val="006A0531"/>
    <w:rsid w:val="006A0573"/>
    <w:rsid w:val="006A062F"/>
    <w:rsid w:val="006A09BA"/>
    <w:rsid w:val="006A28CC"/>
    <w:rsid w:val="006A2EA3"/>
    <w:rsid w:val="006A3B44"/>
    <w:rsid w:val="006A42DC"/>
    <w:rsid w:val="006A4912"/>
    <w:rsid w:val="006A4A55"/>
    <w:rsid w:val="006A4BD0"/>
    <w:rsid w:val="006A5CE3"/>
    <w:rsid w:val="006A734A"/>
    <w:rsid w:val="006A7D76"/>
    <w:rsid w:val="006A7E7C"/>
    <w:rsid w:val="006B0745"/>
    <w:rsid w:val="006B0DF5"/>
    <w:rsid w:val="006B1038"/>
    <w:rsid w:val="006B1710"/>
    <w:rsid w:val="006B2821"/>
    <w:rsid w:val="006B2FB0"/>
    <w:rsid w:val="006B4E76"/>
    <w:rsid w:val="006B538F"/>
    <w:rsid w:val="006B5431"/>
    <w:rsid w:val="006B6132"/>
    <w:rsid w:val="006B6C63"/>
    <w:rsid w:val="006C024C"/>
    <w:rsid w:val="006C08FD"/>
    <w:rsid w:val="006C0D79"/>
    <w:rsid w:val="006C1D0E"/>
    <w:rsid w:val="006C29ED"/>
    <w:rsid w:val="006C3645"/>
    <w:rsid w:val="006C40A7"/>
    <w:rsid w:val="006C4806"/>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0CE4"/>
    <w:rsid w:val="006E11D7"/>
    <w:rsid w:val="006E1C9B"/>
    <w:rsid w:val="006E2EBD"/>
    <w:rsid w:val="006E3C1B"/>
    <w:rsid w:val="006E474B"/>
    <w:rsid w:val="006E691D"/>
    <w:rsid w:val="006E73D1"/>
    <w:rsid w:val="006E7948"/>
    <w:rsid w:val="006E7FB3"/>
    <w:rsid w:val="006F2BBF"/>
    <w:rsid w:val="006F4685"/>
    <w:rsid w:val="006F5915"/>
    <w:rsid w:val="006F59A2"/>
    <w:rsid w:val="006F63A7"/>
    <w:rsid w:val="0070004B"/>
    <w:rsid w:val="00700621"/>
    <w:rsid w:val="00700FCF"/>
    <w:rsid w:val="007015F6"/>
    <w:rsid w:val="00702B25"/>
    <w:rsid w:val="0070399B"/>
    <w:rsid w:val="007041FC"/>
    <w:rsid w:val="007045AC"/>
    <w:rsid w:val="00704B02"/>
    <w:rsid w:val="0070632C"/>
    <w:rsid w:val="0070734B"/>
    <w:rsid w:val="00710FF5"/>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6FDC"/>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68CE"/>
    <w:rsid w:val="00767CAA"/>
    <w:rsid w:val="007704DA"/>
    <w:rsid w:val="00770657"/>
    <w:rsid w:val="00770815"/>
    <w:rsid w:val="007711DC"/>
    <w:rsid w:val="007719E1"/>
    <w:rsid w:val="00772057"/>
    <w:rsid w:val="00772AB7"/>
    <w:rsid w:val="0077367B"/>
    <w:rsid w:val="00775B5E"/>
    <w:rsid w:val="0077668F"/>
    <w:rsid w:val="00776AF9"/>
    <w:rsid w:val="0077739B"/>
    <w:rsid w:val="00777B5D"/>
    <w:rsid w:val="00780966"/>
    <w:rsid w:val="00781A32"/>
    <w:rsid w:val="00781CF4"/>
    <w:rsid w:val="00781E88"/>
    <w:rsid w:val="00782B03"/>
    <w:rsid w:val="00782E37"/>
    <w:rsid w:val="00784964"/>
    <w:rsid w:val="00785C36"/>
    <w:rsid w:val="00785EDF"/>
    <w:rsid w:val="00786446"/>
    <w:rsid w:val="007865EB"/>
    <w:rsid w:val="00786615"/>
    <w:rsid w:val="0078791E"/>
    <w:rsid w:val="00794385"/>
    <w:rsid w:val="00794E3D"/>
    <w:rsid w:val="00794E9C"/>
    <w:rsid w:val="007953C3"/>
    <w:rsid w:val="00795C02"/>
    <w:rsid w:val="00796843"/>
    <w:rsid w:val="00797302"/>
    <w:rsid w:val="00797831"/>
    <w:rsid w:val="00797938"/>
    <w:rsid w:val="007A0E74"/>
    <w:rsid w:val="007A2929"/>
    <w:rsid w:val="007A30D8"/>
    <w:rsid w:val="007A33E4"/>
    <w:rsid w:val="007A4556"/>
    <w:rsid w:val="007A4EBA"/>
    <w:rsid w:val="007A618D"/>
    <w:rsid w:val="007A69E2"/>
    <w:rsid w:val="007A6BF4"/>
    <w:rsid w:val="007A7F84"/>
    <w:rsid w:val="007B04C7"/>
    <w:rsid w:val="007B1948"/>
    <w:rsid w:val="007B2F15"/>
    <w:rsid w:val="007B2F17"/>
    <w:rsid w:val="007B4343"/>
    <w:rsid w:val="007B4DE4"/>
    <w:rsid w:val="007B5C71"/>
    <w:rsid w:val="007B5D8A"/>
    <w:rsid w:val="007B62D6"/>
    <w:rsid w:val="007B6447"/>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0FF"/>
    <w:rsid w:val="007D3494"/>
    <w:rsid w:val="007D4586"/>
    <w:rsid w:val="007D4F46"/>
    <w:rsid w:val="007D531D"/>
    <w:rsid w:val="007D569C"/>
    <w:rsid w:val="007D5E8F"/>
    <w:rsid w:val="007D72D9"/>
    <w:rsid w:val="007D7696"/>
    <w:rsid w:val="007D7D42"/>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9B2"/>
    <w:rsid w:val="007F0EF5"/>
    <w:rsid w:val="007F1547"/>
    <w:rsid w:val="007F35F7"/>
    <w:rsid w:val="007F3B16"/>
    <w:rsid w:val="007F3B36"/>
    <w:rsid w:val="007F3B90"/>
    <w:rsid w:val="007F3C18"/>
    <w:rsid w:val="007F42BB"/>
    <w:rsid w:val="007F5F60"/>
    <w:rsid w:val="0080064C"/>
    <w:rsid w:val="00801596"/>
    <w:rsid w:val="00802654"/>
    <w:rsid w:val="008031A7"/>
    <w:rsid w:val="0080383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63E"/>
    <w:rsid w:val="00813BA0"/>
    <w:rsid w:val="00813C8A"/>
    <w:rsid w:val="00815E83"/>
    <w:rsid w:val="008161EF"/>
    <w:rsid w:val="00817303"/>
    <w:rsid w:val="00817545"/>
    <w:rsid w:val="00817854"/>
    <w:rsid w:val="0082230F"/>
    <w:rsid w:val="0082252D"/>
    <w:rsid w:val="00822E30"/>
    <w:rsid w:val="0082397C"/>
    <w:rsid w:val="0082498E"/>
    <w:rsid w:val="00824D05"/>
    <w:rsid w:val="008274A4"/>
    <w:rsid w:val="00827566"/>
    <w:rsid w:val="008278C3"/>
    <w:rsid w:val="00827FB1"/>
    <w:rsid w:val="00830253"/>
    <w:rsid w:val="00830974"/>
    <w:rsid w:val="00830C7C"/>
    <w:rsid w:val="00830D61"/>
    <w:rsid w:val="0083137F"/>
    <w:rsid w:val="00831A56"/>
    <w:rsid w:val="00832032"/>
    <w:rsid w:val="00832E57"/>
    <w:rsid w:val="008335DF"/>
    <w:rsid w:val="00833D82"/>
    <w:rsid w:val="00836817"/>
    <w:rsid w:val="00840D9F"/>
    <w:rsid w:val="00841F59"/>
    <w:rsid w:val="00844910"/>
    <w:rsid w:val="00845DCB"/>
    <w:rsid w:val="008464AC"/>
    <w:rsid w:val="00846CB7"/>
    <w:rsid w:val="00847631"/>
    <w:rsid w:val="008508DB"/>
    <w:rsid w:val="00850DB6"/>
    <w:rsid w:val="0085248F"/>
    <w:rsid w:val="00853299"/>
    <w:rsid w:val="008533F5"/>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1F5"/>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1FEC"/>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44E2"/>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4EFE"/>
    <w:rsid w:val="008E5336"/>
    <w:rsid w:val="008E5D4C"/>
    <w:rsid w:val="008E7439"/>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3F6A"/>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2B4F"/>
    <w:rsid w:val="009235BE"/>
    <w:rsid w:val="0092378D"/>
    <w:rsid w:val="009250BF"/>
    <w:rsid w:val="00926107"/>
    <w:rsid w:val="00927D0F"/>
    <w:rsid w:val="00930047"/>
    <w:rsid w:val="00930DC5"/>
    <w:rsid w:val="009310A6"/>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1C41"/>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5F40"/>
    <w:rsid w:val="009778FA"/>
    <w:rsid w:val="0098091B"/>
    <w:rsid w:val="00981F3A"/>
    <w:rsid w:val="009826C4"/>
    <w:rsid w:val="00984B0F"/>
    <w:rsid w:val="009905DD"/>
    <w:rsid w:val="00991CBE"/>
    <w:rsid w:val="00992D80"/>
    <w:rsid w:val="0099401B"/>
    <w:rsid w:val="0099462F"/>
    <w:rsid w:val="00994F5A"/>
    <w:rsid w:val="009953D9"/>
    <w:rsid w:val="0099575C"/>
    <w:rsid w:val="00995931"/>
    <w:rsid w:val="00995AEE"/>
    <w:rsid w:val="00996066"/>
    <w:rsid w:val="00996887"/>
    <w:rsid w:val="00996F79"/>
    <w:rsid w:val="009978C9"/>
    <w:rsid w:val="009A0476"/>
    <w:rsid w:val="009A20E2"/>
    <w:rsid w:val="009A4E3B"/>
    <w:rsid w:val="009A52F6"/>
    <w:rsid w:val="009A5621"/>
    <w:rsid w:val="009A5B4E"/>
    <w:rsid w:val="009A626F"/>
    <w:rsid w:val="009A6D84"/>
    <w:rsid w:val="009A790B"/>
    <w:rsid w:val="009B103B"/>
    <w:rsid w:val="009B1C30"/>
    <w:rsid w:val="009B2EF0"/>
    <w:rsid w:val="009B4BF5"/>
    <w:rsid w:val="009B5481"/>
    <w:rsid w:val="009B6708"/>
    <w:rsid w:val="009B6776"/>
    <w:rsid w:val="009B6A7A"/>
    <w:rsid w:val="009B6B74"/>
    <w:rsid w:val="009B6D6B"/>
    <w:rsid w:val="009B7546"/>
    <w:rsid w:val="009B7EA0"/>
    <w:rsid w:val="009C0404"/>
    <w:rsid w:val="009C1B01"/>
    <w:rsid w:val="009C22A1"/>
    <w:rsid w:val="009C2A0C"/>
    <w:rsid w:val="009C2A7B"/>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5F7"/>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41AC"/>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4802"/>
    <w:rsid w:val="00A24F0A"/>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0A73"/>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0C3B"/>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309D"/>
    <w:rsid w:val="00AA423F"/>
    <w:rsid w:val="00AA4B23"/>
    <w:rsid w:val="00AA5317"/>
    <w:rsid w:val="00AA70D3"/>
    <w:rsid w:val="00AA7A6E"/>
    <w:rsid w:val="00AB17B6"/>
    <w:rsid w:val="00AB2C1A"/>
    <w:rsid w:val="00AB307C"/>
    <w:rsid w:val="00AB3637"/>
    <w:rsid w:val="00AB42DE"/>
    <w:rsid w:val="00AB4C46"/>
    <w:rsid w:val="00AB4D6A"/>
    <w:rsid w:val="00AB539B"/>
    <w:rsid w:val="00AB59E2"/>
    <w:rsid w:val="00AB5B84"/>
    <w:rsid w:val="00AB6A42"/>
    <w:rsid w:val="00AB7B53"/>
    <w:rsid w:val="00AC05D0"/>
    <w:rsid w:val="00AC0720"/>
    <w:rsid w:val="00AC0C58"/>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E748D"/>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4261"/>
    <w:rsid w:val="00B15CD5"/>
    <w:rsid w:val="00B16FB2"/>
    <w:rsid w:val="00B20D35"/>
    <w:rsid w:val="00B213E7"/>
    <w:rsid w:val="00B234AA"/>
    <w:rsid w:val="00B23617"/>
    <w:rsid w:val="00B23EA0"/>
    <w:rsid w:val="00B26C7D"/>
    <w:rsid w:val="00B305E4"/>
    <w:rsid w:val="00B30645"/>
    <w:rsid w:val="00B315EB"/>
    <w:rsid w:val="00B319E7"/>
    <w:rsid w:val="00B3214E"/>
    <w:rsid w:val="00B341B1"/>
    <w:rsid w:val="00B34839"/>
    <w:rsid w:val="00B353F7"/>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235"/>
    <w:rsid w:val="00B63420"/>
    <w:rsid w:val="00B63963"/>
    <w:rsid w:val="00B63984"/>
    <w:rsid w:val="00B641FF"/>
    <w:rsid w:val="00B648C3"/>
    <w:rsid w:val="00B64FCA"/>
    <w:rsid w:val="00B6599A"/>
    <w:rsid w:val="00B65A40"/>
    <w:rsid w:val="00B65D41"/>
    <w:rsid w:val="00B66638"/>
    <w:rsid w:val="00B66FD4"/>
    <w:rsid w:val="00B670EB"/>
    <w:rsid w:val="00B7160F"/>
    <w:rsid w:val="00B7174E"/>
    <w:rsid w:val="00B71D5A"/>
    <w:rsid w:val="00B72252"/>
    <w:rsid w:val="00B725FB"/>
    <w:rsid w:val="00B72CA7"/>
    <w:rsid w:val="00B72F45"/>
    <w:rsid w:val="00B73B20"/>
    <w:rsid w:val="00B752B6"/>
    <w:rsid w:val="00B76547"/>
    <w:rsid w:val="00B77461"/>
    <w:rsid w:val="00B77B67"/>
    <w:rsid w:val="00B80338"/>
    <w:rsid w:val="00B80504"/>
    <w:rsid w:val="00B80AC6"/>
    <w:rsid w:val="00B80E98"/>
    <w:rsid w:val="00B81667"/>
    <w:rsid w:val="00B84B07"/>
    <w:rsid w:val="00B84BA9"/>
    <w:rsid w:val="00B85309"/>
    <w:rsid w:val="00B855C7"/>
    <w:rsid w:val="00B85EDE"/>
    <w:rsid w:val="00B871D6"/>
    <w:rsid w:val="00B873B3"/>
    <w:rsid w:val="00B87C51"/>
    <w:rsid w:val="00B908A3"/>
    <w:rsid w:val="00B90953"/>
    <w:rsid w:val="00B90E02"/>
    <w:rsid w:val="00B9129A"/>
    <w:rsid w:val="00B917D0"/>
    <w:rsid w:val="00B9326F"/>
    <w:rsid w:val="00B935E5"/>
    <w:rsid w:val="00B938E4"/>
    <w:rsid w:val="00B93E92"/>
    <w:rsid w:val="00B966AB"/>
    <w:rsid w:val="00B9699E"/>
    <w:rsid w:val="00BA139C"/>
    <w:rsid w:val="00BA1E09"/>
    <w:rsid w:val="00BA1E0E"/>
    <w:rsid w:val="00BA1F75"/>
    <w:rsid w:val="00BA3082"/>
    <w:rsid w:val="00BA3F34"/>
    <w:rsid w:val="00BA4621"/>
    <w:rsid w:val="00BA4E07"/>
    <w:rsid w:val="00BA57BF"/>
    <w:rsid w:val="00BA5A9F"/>
    <w:rsid w:val="00BA7C51"/>
    <w:rsid w:val="00BB1718"/>
    <w:rsid w:val="00BB1F82"/>
    <w:rsid w:val="00BB28FC"/>
    <w:rsid w:val="00BB2FFD"/>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6AD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3113"/>
    <w:rsid w:val="00BE3D1E"/>
    <w:rsid w:val="00BE481C"/>
    <w:rsid w:val="00BE48BE"/>
    <w:rsid w:val="00BE5F45"/>
    <w:rsid w:val="00BE6918"/>
    <w:rsid w:val="00BE728B"/>
    <w:rsid w:val="00BE74A8"/>
    <w:rsid w:val="00BE7847"/>
    <w:rsid w:val="00BE7B2C"/>
    <w:rsid w:val="00BF0259"/>
    <w:rsid w:val="00BF079D"/>
    <w:rsid w:val="00BF17B7"/>
    <w:rsid w:val="00BF2472"/>
    <w:rsid w:val="00BF2A53"/>
    <w:rsid w:val="00BF41C0"/>
    <w:rsid w:val="00BF47C3"/>
    <w:rsid w:val="00BF4C8D"/>
    <w:rsid w:val="00BF532B"/>
    <w:rsid w:val="00BF65AA"/>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27B7"/>
    <w:rsid w:val="00C332FF"/>
    <w:rsid w:val="00C33C2D"/>
    <w:rsid w:val="00C33E80"/>
    <w:rsid w:val="00C35AD7"/>
    <w:rsid w:val="00C36465"/>
    <w:rsid w:val="00C3648E"/>
    <w:rsid w:val="00C36A23"/>
    <w:rsid w:val="00C37248"/>
    <w:rsid w:val="00C3745A"/>
    <w:rsid w:val="00C37B27"/>
    <w:rsid w:val="00C40612"/>
    <w:rsid w:val="00C421E7"/>
    <w:rsid w:val="00C42C69"/>
    <w:rsid w:val="00C42ED1"/>
    <w:rsid w:val="00C45784"/>
    <w:rsid w:val="00C45D5B"/>
    <w:rsid w:val="00C460D3"/>
    <w:rsid w:val="00C477D1"/>
    <w:rsid w:val="00C47A98"/>
    <w:rsid w:val="00C5025E"/>
    <w:rsid w:val="00C50B78"/>
    <w:rsid w:val="00C50B88"/>
    <w:rsid w:val="00C51817"/>
    <w:rsid w:val="00C522F2"/>
    <w:rsid w:val="00C52EB8"/>
    <w:rsid w:val="00C532DE"/>
    <w:rsid w:val="00C535E7"/>
    <w:rsid w:val="00C5403B"/>
    <w:rsid w:val="00C54B36"/>
    <w:rsid w:val="00C54E6D"/>
    <w:rsid w:val="00C57033"/>
    <w:rsid w:val="00C5789F"/>
    <w:rsid w:val="00C6222C"/>
    <w:rsid w:val="00C62712"/>
    <w:rsid w:val="00C63C33"/>
    <w:rsid w:val="00C665E9"/>
    <w:rsid w:val="00C67C44"/>
    <w:rsid w:val="00C701E2"/>
    <w:rsid w:val="00C7039F"/>
    <w:rsid w:val="00C706FA"/>
    <w:rsid w:val="00C71213"/>
    <w:rsid w:val="00C71461"/>
    <w:rsid w:val="00C716A8"/>
    <w:rsid w:val="00C72363"/>
    <w:rsid w:val="00C72776"/>
    <w:rsid w:val="00C72E58"/>
    <w:rsid w:val="00C73704"/>
    <w:rsid w:val="00C74104"/>
    <w:rsid w:val="00C74673"/>
    <w:rsid w:val="00C76278"/>
    <w:rsid w:val="00C76291"/>
    <w:rsid w:val="00C769E5"/>
    <w:rsid w:val="00C81300"/>
    <w:rsid w:val="00C81366"/>
    <w:rsid w:val="00C81ED6"/>
    <w:rsid w:val="00C83234"/>
    <w:rsid w:val="00C84018"/>
    <w:rsid w:val="00C84C0E"/>
    <w:rsid w:val="00C85216"/>
    <w:rsid w:val="00C86BB8"/>
    <w:rsid w:val="00C86DE3"/>
    <w:rsid w:val="00C877E1"/>
    <w:rsid w:val="00C87916"/>
    <w:rsid w:val="00C903C6"/>
    <w:rsid w:val="00C9151E"/>
    <w:rsid w:val="00C91DCF"/>
    <w:rsid w:val="00C9225C"/>
    <w:rsid w:val="00C92300"/>
    <w:rsid w:val="00C925E3"/>
    <w:rsid w:val="00C92888"/>
    <w:rsid w:val="00C95CB6"/>
    <w:rsid w:val="00CA058C"/>
    <w:rsid w:val="00CA353C"/>
    <w:rsid w:val="00CA37AF"/>
    <w:rsid w:val="00CA38F3"/>
    <w:rsid w:val="00CA54A5"/>
    <w:rsid w:val="00CA57D6"/>
    <w:rsid w:val="00CB0E5E"/>
    <w:rsid w:val="00CB176A"/>
    <w:rsid w:val="00CB45D1"/>
    <w:rsid w:val="00CB5F00"/>
    <w:rsid w:val="00CB67B5"/>
    <w:rsid w:val="00CB70BA"/>
    <w:rsid w:val="00CC0C44"/>
    <w:rsid w:val="00CC1B19"/>
    <w:rsid w:val="00CC2194"/>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2C08"/>
    <w:rsid w:val="00CF3CD0"/>
    <w:rsid w:val="00CF41A7"/>
    <w:rsid w:val="00CF457F"/>
    <w:rsid w:val="00CF4995"/>
    <w:rsid w:val="00CF4AE4"/>
    <w:rsid w:val="00CF52BA"/>
    <w:rsid w:val="00CF5EBA"/>
    <w:rsid w:val="00CF6251"/>
    <w:rsid w:val="00CF6D97"/>
    <w:rsid w:val="00D0138C"/>
    <w:rsid w:val="00D01C7E"/>
    <w:rsid w:val="00D032C9"/>
    <w:rsid w:val="00D034EF"/>
    <w:rsid w:val="00D0417B"/>
    <w:rsid w:val="00D05276"/>
    <w:rsid w:val="00D05869"/>
    <w:rsid w:val="00D073CB"/>
    <w:rsid w:val="00D0741E"/>
    <w:rsid w:val="00D07D2C"/>
    <w:rsid w:val="00D07FEC"/>
    <w:rsid w:val="00D10ED8"/>
    <w:rsid w:val="00D10F50"/>
    <w:rsid w:val="00D12522"/>
    <w:rsid w:val="00D13E60"/>
    <w:rsid w:val="00D13ED5"/>
    <w:rsid w:val="00D14037"/>
    <w:rsid w:val="00D14542"/>
    <w:rsid w:val="00D1570E"/>
    <w:rsid w:val="00D15AFB"/>
    <w:rsid w:val="00D16D31"/>
    <w:rsid w:val="00D17059"/>
    <w:rsid w:val="00D17187"/>
    <w:rsid w:val="00D17707"/>
    <w:rsid w:val="00D1788C"/>
    <w:rsid w:val="00D17F86"/>
    <w:rsid w:val="00D20264"/>
    <w:rsid w:val="00D20DF1"/>
    <w:rsid w:val="00D2108B"/>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11FB"/>
    <w:rsid w:val="00D32B3D"/>
    <w:rsid w:val="00D34A12"/>
    <w:rsid w:val="00D367A0"/>
    <w:rsid w:val="00D3743F"/>
    <w:rsid w:val="00D37440"/>
    <w:rsid w:val="00D3760C"/>
    <w:rsid w:val="00D379FA"/>
    <w:rsid w:val="00D37B11"/>
    <w:rsid w:val="00D40845"/>
    <w:rsid w:val="00D40B01"/>
    <w:rsid w:val="00D41044"/>
    <w:rsid w:val="00D41DCA"/>
    <w:rsid w:val="00D42177"/>
    <w:rsid w:val="00D4218F"/>
    <w:rsid w:val="00D42536"/>
    <w:rsid w:val="00D42777"/>
    <w:rsid w:val="00D42BE9"/>
    <w:rsid w:val="00D45E2F"/>
    <w:rsid w:val="00D47C2E"/>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5CB1"/>
    <w:rsid w:val="00D76621"/>
    <w:rsid w:val="00D774B1"/>
    <w:rsid w:val="00D809C5"/>
    <w:rsid w:val="00D81A3E"/>
    <w:rsid w:val="00D822F0"/>
    <w:rsid w:val="00D82AC1"/>
    <w:rsid w:val="00D82E13"/>
    <w:rsid w:val="00D838AE"/>
    <w:rsid w:val="00D83F97"/>
    <w:rsid w:val="00D84613"/>
    <w:rsid w:val="00D84B30"/>
    <w:rsid w:val="00D85F0F"/>
    <w:rsid w:val="00D86604"/>
    <w:rsid w:val="00D87843"/>
    <w:rsid w:val="00D91000"/>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539"/>
    <w:rsid w:val="00DA6B3C"/>
    <w:rsid w:val="00DA79F4"/>
    <w:rsid w:val="00DB2143"/>
    <w:rsid w:val="00DB22A6"/>
    <w:rsid w:val="00DB237C"/>
    <w:rsid w:val="00DB27EF"/>
    <w:rsid w:val="00DB35B6"/>
    <w:rsid w:val="00DB37A7"/>
    <w:rsid w:val="00DB3B3E"/>
    <w:rsid w:val="00DB3C0F"/>
    <w:rsid w:val="00DB45AA"/>
    <w:rsid w:val="00DB59A9"/>
    <w:rsid w:val="00DB7575"/>
    <w:rsid w:val="00DC0525"/>
    <w:rsid w:val="00DC05D6"/>
    <w:rsid w:val="00DC0AA6"/>
    <w:rsid w:val="00DC1A18"/>
    <w:rsid w:val="00DC1EB3"/>
    <w:rsid w:val="00DC29AB"/>
    <w:rsid w:val="00DC2E32"/>
    <w:rsid w:val="00DC3FD0"/>
    <w:rsid w:val="00DC40A8"/>
    <w:rsid w:val="00DC4908"/>
    <w:rsid w:val="00DC4B1B"/>
    <w:rsid w:val="00DC5D21"/>
    <w:rsid w:val="00DC663B"/>
    <w:rsid w:val="00DC69C8"/>
    <w:rsid w:val="00DC6B44"/>
    <w:rsid w:val="00DC7A04"/>
    <w:rsid w:val="00DC7A28"/>
    <w:rsid w:val="00DD01D7"/>
    <w:rsid w:val="00DD1395"/>
    <w:rsid w:val="00DD24E4"/>
    <w:rsid w:val="00DD2766"/>
    <w:rsid w:val="00DD2964"/>
    <w:rsid w:val="00DD3BF0"/>
    <w:rsid w:val="00DD4D76"/>
    <w:rsid w:val="00DD4DC3"/>
    <w:rsid w:val="00DD4E15"/>
    <w:rsid w:val="00DD69A8"/>
    <w:rsid w:val="00DE0C61"/>
    <w:rsid w:val="00DE0CC6"/>
    <w:rsid w:val="00DE0FAA"/>
    <w:rsid w:val="00DE1B68"/>
    <w:rsid w:val="00DE279C"/>
    <w:rsid w:val="00DE29FD"/>
    <w:rsid w:val="00DE2B12"/>
    <w:rsid w:val="00DE4748"/>
    <w:rsid w:val="00DE5811"/>
    <w:rsid w:val="00DE7F61"/>
    <w:rsid w:val="00DF08C3"/>
    <w:rsid w:val="00DF22D0"/>
    <w:rsid w:val="00DF3B98"/>
    <w:rsid w:val="00DF69A2"/>
    <w:rsid w:val="00DF73F5"/>
    <w:rsid w:val="00DF7663"/>
    <w:rsid w:val="00DF7702"/>
    <w:rsid w:val="00DF7A97"/>
    <w:rsid w:val="00E00B46"/>
    <w:rsid w:val="00E02594"/>
    <w:rsid w:val="00E03B4D"/>
    <w:rsid w:val="00E04099"/>
    <w:rsid w:val="00E040FF"/>
    <w:rsid w:val="00E0467C"/>
    <w:rsid w:val="00E061BF"/>
    <w:rsid w:val="00E068A4"/>
    <w:rsid w:val="00E068F7"/>
    <w:rsid w:val="00E0726A"/>
    <w:rsid w:val="00E0794F"/>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6BA"/>
    <w:rsid w:val="00E4470C"/>
    <w:rsid w:val="00E448E3"/>
    <w:rsid w:val="00E44EB8"/>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7CA"/>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8E0"/>
    <w:rsid w:val="00E809D4"/>
    <w:rsid w:val="00E811F0"/>
    <w:rsid w:val="00E822FE"/>
    <w:rsid w:val="00E82921"/>
    <w:rsid w:val="00E830DB"/>
    <w:rsid w:val="00E8345B"/>
    <w:rsid w:val="00E8350B"/>
    <w:rsid w:val="00E84491"/>
    <w:rsid w:val="00E85464"/>
    <w:rsid w:val="00E863CB"/>
    <w:rsid w:val="00E870F7"/>
    <w:rsid w:val="00E90DD1"/>
    <w:rsid w:val="00E92808"/>
    <w:rsid w:val="00E93EFF"/>
    <w:rsid w:val="00E94217"/>
    <w:rsid w:val="00E94310"/>
    <w:rsid w:val="00E94776"/>
    <w:rsid w:val="00E959F5"/>
    <w:rsid w:val="00E95ABD"/>
    <w:rsid w:val="00E95FE8"/>
    <w:rsid w:val="00E96BCF"/>
    <w:rsid w:val="00E9724E"/>
    <w:rsid w:val="00EA0614"/>
    <w:rsid w:val="00EA166D"/>
    <w:rsid w:val="00EA2AAD"/>
    <w:rsid w:val="00EA3E07"/>
    <w:rsid w:val="00EA440B"/>
    <w:rsid w:val="00EA570D"/>
    <w:rsid w:val="00EA5A78"/>
    <w:rsid w:val="00EA64EC"/>
    <w:rsid w:val="00EA6D9F"/>
    <w:rsid w:val="00EA7FB8"/>
    <w:rsid w:val="00EB0092"/>
    <w:rsid w:val="00EB0721"/>
    <w:rsid w:val="00EB09A2"/>
    <w:rsid w:val="00EB1E1E"/>
    <w:rsid w:val="00EB2010"/>
    <w:rsid w:val="00EB2109"/>
    <w:rsid w:val="00EB467D"/>
    <w:rsid w:val="00EB5580"/>
    <w:rsid w:val="00EB5D0A"/>
    <w:rsid w:val="00EB6F5F"/>
    <w:rsid w:val="00EC0E62"/>
    <w:rsid w:val="00EC1CEA"/>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4DB7"/>
    <w:rsid w:val="00F567D7"/>
    <w:rsid w:val="00F56D8C"/>
    <w:rsid w:val="00F56EEB"/>
    <w:rsid w:val="00F56F5E"/>
    <w:rsid w:val="00F570AF"/>
    <w:rsid w:val="00F57550"/>
    <w:rsid w:val="00F57921"/>
    <w:rsid w:val="00F57B97"/>
    <w:rsid w:val="00F62F7D"/>
    <w:rsid w:val="00F6419F"/>
    <w:rsid w:val="00F64674"/>
    <w:rsid w:val="00F64C76"/>
    <w:rsid w:val="00F65180"/>
    <w:rsid w:val="00F652B7"/>
    <w:rsid w:val="00F65DE9"/>
    <w:rsid w:val="00F6610B"/>
    <w:rsid w:val="00F66BBC"/>
    <w:rsid w:val="00F67A44"/>
    <w:rsid w:val="00F67C52"/>
    <w:rsid w:val="00F71975"/>
    <w:rsid w:val="00F71998"/>
    <w:rsid w:val="00F721C8"/>
    <w:rsid w:val="00F73540"/>
    <w:rsid w:val="00F73CD6"/>
    <w:rsid w:val="00F74F80"/>
    <w:rsid w:val="00F74FCF"/>
    <w:rsid w:val="00F75109"/>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2F25"/>
    <w:rsid w:val="00FA31E1"/>
    <w:rsid w:val="00FA60C6"/>
    <w:rsid w:val="00FA6F08"/>
    <w:rsid w:val="00FA70C9"/>
    <w:rsid w:val="00FA737C"/>
    <w:rsid w:val="00FA7546"/>
    <w:rsid w:val="00FA76F7"/>
    <w:rsid w:val="00FA796C"/>
    <w:rsid w:val="00FA7DCE"/>
    <w:rsid w:val="00FB02F6"/>
    <w:rsid w:val="00FB0671"/>
    <w:rsid w:val="00FB0B8D"/>
    <w:rsid w:val="00FB202E"/>
    <w:rsid w:val="00FB291A"/>
    <w:rsid w:val="00FB3203"/>
    <w:rsid w:val="00FB5855"/>
    <w:rsid w:val="00FB5A28"/>
    <w:rsid w:val="00FB6A96"/>
    <w:rsid w:val="00FB6F67"/>
    <w:rsid w:val="00FB7AEC"/>
    <w:rsid w:val="00FB7F33"/>
    <w:rsid w:val="00FC16B7"/>
    <w:rsid w:val="00FC2560"/>
    <w:rsid w:val="00FC3034"/>
    <w:rsid w:val="00FC4724"/>
    <w:rsid w:val="00FC5C13"/>
    <w:rsid w:val="00FC6290"/>
    <w:rsid w:val="00FC63B2"/>
    <w:rsid w:val="00FC7EF4"/>
    <w:rsid w:val="00FD0051"/>
    <w:rsid w:val="00FD0D15"/>
    <w:rsid w:val="00FD1601"/>
    <w:rsid w:val="00FD1F52"/>
    <w:rsid w:val="00FD2EC4"/>
    <w:rsid w:val="00FD43DF"/>
    <w:rsid w:val="00FD5F27"/>
    <w:rsid w:val="00FD6347"/>
    <w:rsid w:val="00FD6DC4"/>
    <w:rsid w:val="00FD7C92"/>
    <w:rsid w:val="00FE073C"/>
    <w:rsid w:val="00FE0F99"/>
    <w:rsid w:val="00FE1B98"/>
    <w:rsid w:val="00FE1C2C"/>
    <w:rsid w:val="00FE1C93"/>
    <w:rsid w:val="00FE1D21"/>
    <w:rsid w:val="00FE3304"/>
    <w:rsid w:val="00FE4943"/>
    <w:rsid w:val="00FE4A70"/>
    <w:rsid w:val="00FE5EF1"/>
    <w:rsid w:val="00FE6C6C"/>
    <w:rsid w:val="00FE74ED"/>
    <w:rsid w:val="00FE7577"/>
    <w:rsid w:val="00FF0768"/>
    <w:rsid w:val="00FF0EAC"/>
    <w:rsid w:val="00FF15FA"/>
    <w:rsid w:val="00FF1B47"/>
    <w:rsid w:val="00FF395A"/>
    <w:rsid w:val="00FF4388"/>
    <w:rsid w:val="00FF53C4"/>
    <w:rsid w:val="00FF6736"/>
    <w:rsid w:val="01513164"/>
    <w:rsid w:val="042323D2"/>
    <w:rsid w:val="047B0192"/>
    <w:rsid w:val="09CC7C85"/>
    <w:rsid w:val="0ADF0362"/>
    <w:rsid w:val="1311108D"/>
    <w:rsid w:val="14B50C5A"/>
    <w:rsid w:val="15C947BC"/>
    <w:rsid w:val="17995B27"/>
    <w:rsid w:val="183A7749"/>
    <w:rsid w:val="1A020371"/>
    <w:rsid w:val="1AF37042"/>
    <w:rsid w:val="1E291381"/>
    <w:rsid w:val="1F1820B0"/>
    <w:rsid w:val="1FAE05E3"/>
    <w:rsid w:val="23A337C6"/>
    <w:rsid w:val="24C24D26"/>
    <w:rsid w:val="25897D32"/>
    <w:rsid w:val="27CB5398"/>
    <w:rsid w:val="31AB3649"/>
    <w:rsid w:val="32B32C94"/>
    <w:rsid w:val="33F55E22"/>
    <w:rsid w:val="34385282"/>
    <w:rsid w:val="34E76212"/>
    <w:rsid w:val="35171EBE"/>
    <w:rsid w:val="392E4141"/>
    <w:rsid w:val="39BB36A1"/>
    <w:rsid w:val="3A3C1A35"/>
    <w:rsid w:val="3B740531"/>
    <w:rsid w:val="3F626E94"/>
    <w:rsid w:val="3FB80686"/>
    <w:rsid w:val="403E7C92"/>
    <w:rsid w:val="432920B7"/>
    <w:rsid w:val="495852A7"/>
    <w:rsid w:val="4B895879"/>
    <w:rsid w:val="522C299A"/>
    <w:rsid w:val="558A12B6"/>
    <w:rsid w:val="55F12241"/>
    <w:rsid w:val="58620980"/>
    <w:rsid w:val="59FD7529"/>
    <w:rsid w:val="5A1D2F49"/>
    <w:rsid w:val="5D016627"/>
    <w:rsid w:val="6251481D"/>
    <w:rsid w:val="63AF6528"/>
    <w:rsid w:val="66265881"/>
    <w:rsid w:val="6BF1329A"/>
    <w:rsid w:val="6BF879A1"/>
    <w:rsid w:val="6C066DD8"/>
    <w:rsid w:val="715529A1"/>
    <w:rsid w:val="74E04963"/>
    <w:rsid w:val="79462E4A"/>
    <w:rsid w:val="797D2DA7"/>
    <w:rsid w:val="7C3F402F"/>
    <w:rsid w:val="7C540E5F"/>
    <w:rsid w:val="7EE241FB"/>
    <w:rsid w:val="7FC65A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7A62B"/>
  <w15:docId w15:val="{E272EE70-FCAB-44CC-AFCE-98B6433FA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qFormat="1"/>
    <w:lsdException w:name="Medium Grid 1 Accent 1" w:uiPriority="67"/>
    <w:lsdException w:name="Medium Grid 2 Accent 1" w:uiPriority="68" w:qFormat="1"/>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Pr>
      <w:sz w:val="16"/>
      <w:szCs w:val="16"/>
    </w:rPr>
  </w:style>
  <w:style w:type="paragraph" w:styleId="a6">
    <w:name w:val="annotation text"/>
    <w:basedOn w:val="a"/>
    <w:link w:val="a7"/>
    <w:uiPriority w:val="99"/>
    <w:semiHidden/>
    <w:unhideWhenUsed/>
    <w:qFormat/>
    <w:pPr>
      <w:spacing w:line="240" w:lineRule="auto"/>
    </w:pPr>
    <w:rPr>
      <w:sz w:val="20"/>
      <w:szCs w:val="20"/>
    </w:rPr>
  </w:style>
  <w:style w:type="paragraph" w:styleId="a8">
    <w:name w:val="annotation subject"/>
    <w:basedOn w:val="a6"/>
    <w:next w:val="a6"/>
    <w:link w:val="a9"/>
    <w:uiPriority w:val="99"/>
    <w:semiHidden/>
    <w:unhideWhenUsed/>
    <w:qFormat/>
    <w:rPr>
      <w:b/>
      <w:bCs/>
    </w:rPr>
  </w:style>
  <w:style w:type="paragraph" w:styleId="aa">
    <w:name w:val="footer"/>
    <w:basedOn w:val="a"/>
    <w:link w:val="ab"/>
    <w:uiPriority w:val="99"/>
    <w:unhideWhenUsed/>
    <w:qFormat/>
    <w:pPr>
      <w:tabs>
        <w:tab w:val="center" w:pos="4320"/>
        <w:tab w:val="right" w:pos="8640"/>
      </w:tabs>
      <w:spacing w:after="0" w:line="240" w:lineRule="auto"/>
    </w:pPr>
  </w:style>
  <w:style w:type="paragraph" w:styleId="ac">
    <w:name w:val="header"/>
    <w:basedOn w:val="a"/>
    <w:link w:val="ad"/>
    <w:uiPriority w:val="99"/>
    <w:unhideWhenUsed/>
    <w:qFormat/>
    <w:pPr>
      <w:tabs>
        <w:tab w:val="center" w:pos="4320"/>
        <w:tab w:val="right" w:pos="8640"/>
      </w:tabs>
      <w:spacing w:after="0" w:line="240" w:lineRule="auto"/>
    </w:pPr>
  </w:style>
  <w:style w:type="character" w:styleId="ae">
    <w:name w:val="Hyperlink"/>
    <w:basedOn w:val="a0"/>
    <w:uiPriority w:val="99"/>
    <w:unhideWhenUsed/>
    <w:qFormat/>
    <w:rPr>
      <w:color w:val="0000FF"/>
      <w:u w:val="single"/>
    </w:rPr>
  </w:style>
  <w:style w:type="character" w:styleId="af">
    <w:name w:val="line number"/>
    <w:basedOn w:val="a0"/>
    <w:uiPriority w:val="99"/>
    <w:semiHidden/>
    <w:unhideWhenUsed/>
    <w:qFormat/>
  </w:style>
  <w:style w:type="table" w:styleId="af0">
    <w:name w:val="Table Grid"/>
    <w:basedOn w:val="a1"/>
    <w:uiPriority w:val="39"/>
    <w:qFormat/>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pPr>
      <w:ind w:left="720"/>
      <w:contextualSpacing/>
    </w:pPr>
  </w:style>
  <w:style w:type="character" w:customStyle="1" w:styleId="ad">
    <w:name w:val="頁首 字元"/>
    <w:basedOn w:val="a0"/>
    <w:link w:val="ac"/>
    <w:uiPriority w:val="99"/>
    <w:qFormat/>
  </w:style>
  <w:style w:type="character" w:customStyle="1" w:styleId="ab">
    <w:name w:val="頁尾 字元"/>
    <w:basedOn w:val="a0"/>
    <w:link w:val="aa"/>
    <w:uiPriority w:val="99"/>
    <w:qFormat/>
  </w:style>
  <w:style w:type="paragraph" w:customStyle="1" w:styleId="EndNoteBibliographyTitle">
    <w:name w:val="EndNote Bibliography Title"/>
    <w:basedOn w:val="a"/>
    <w:link w:val="EndNoteBibliographyTitle0"/>
    <w:qFormat/>
    <w:pPr>
      <w:spacing w:after="0"/>
      <w:jc w:val="center"/>
    </w:pPr>
    <w:rPr>
      <w:rFonts w:cs="Arial"/>
    </w:rPr>
  </w:style>
  <w:style w:type="character" w:customStyle="1" w:styleId="EndNoteBibliographyTitle0">
    <w:name w:val="EndNote Bibliography Title 字元"/>
    <w:basedOn w:val="a0"/>
    <w:link w:val="EndNoteBibliographyTitle"/>
    <w:qFormat/>
    <w:rPr>
      <w:rFonts w:ascii="Arial" w:eastAsiaTheme="minorEastAsia" w:hAnsi="Arial" w:cs="Arial"/>
      <w:sz w:val="28"/>
      <w:szCs w:val="22"/>
    </w:rPr>
  </w:style>
  <w:style w:type="paragraph" w:customStyle="1" w:styleId="EndNoteBibliography">
    <w:name w:val="EndNote Bibliography"/>
    <w:basedOn w:val="a"/>
    <w:link w:val="EndNoteBibliography0"/>
    <w:qFormat/>
    <w:pPr>
      <w:spacing w:line="240" w:lineRule="auto"/>
    </w:pPr>
    <w:rPr>
      <w:rFonts w:cs="Arial"/>
    </w:rPr>
  </w:style>
  <w:style w:type="character" w:customStyle="1" w:styleId="EndNoteBibliography0">
    <w:name w:val="EndNote Bibliography 字元"/>
    <w:basedOn w:val="a0"/>
    <w:link w:val="EndNoteBibliography"/>
    <w:qFormat/>
    <w:rPr>
      <w:rFonts w:ascii="Arial" w:eastAsiaTheme="minorEastAsia" w:hAnsi="Arial" w:cs="Arial"/>
      <w:sz w:val="28"/>
      <w:szCs w:val="22"/>
    </w:rPr>
  </w:style>
  <w:style w:type="character" w:customStyle="1" w:styleId="jtukpc">
    <w:name w:val="jtukpc"/>
    <w:basedOn w:val="a0"/>
    <w:qFormat/>
  </w:style>
  <w:style w:type="character" w:customStyle="1" w:styleId="ynrlnc">
    <w:name w:val="ynrlnc"/>
    <w:basedOn w:val="a0"/>
    <w:qFormat/>
  </w:style>
  <w:style w:type="character" w:customStyle="1" w:styleId="a7">
    <w:name w:val="註解文字 字元"/>
    <w:basedOn w:val="a0"/>
    <w:link w:val="a6"/>
    <w:uiPriority w:val="99"/>
    <w:semiHidden/>
    <w:qFormat/>
    <w:rPr>
      <w:sz w:val="20"/>
      <w:szCs w:val="20"/>
    </w:rPr>
  </w:style>
  <w:style w:type="character" w:customStyle="1" w:styleId="a9">
    <w:name w:val="註解主旨 字元"/>
    <w:basedOn w:val="a7"/>
    <w:link w:val="a8"/>
    <w:uiPriority w:val="99"/>
    <w:semiHidden/>
    <w:qFormat/>
    <w:rPr>
      <w:b/>
      <w:bCs/>
      <w:sz w:val="20"/>
      <w:szCs w:val="20"/>
    </w:rPr>
  </w:style>
  <w:style w:type="character" w:customStyle="1" w:styleId="a4">
    <w:name w:val="註解方塊文字 字元"/>
    <w:basedOn w:val="a0"/>
    <w:link w:val="a3"/>
    <w:uiPriority w:val="99"/>
    <w:semiHidden/>
    <w:qFormat/>
    <w:rPr>
      <w:rFonts w:ascii="Segoe UI" w:hAnsi="Segoe UI" w:cs="Segoe UI"/>
      <w:sz w:val="18"/>
      <w:szCs w:val="18"/>
    </w:rPr>
  </w:style>
  <w:style w:type="table" w:customStyle="1" w:styleId="11">
    <w:name w:val="淺色網底1"/>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Pr>
      <w:rFonts w:ascii="Arial" w:eastAsiaTheme="minorEastAsia" w:hAnsi="Arial" w:cstheme="minorBidi"/>
      <w:sz w:val="28"/>
      <w:szCs w:val="22"/>
    </w:rPr>
  </w:style>
  <w:style w:type="character" w:customStyle="1" w:styleId="10">
    <w:name w:val="標題 1 字元"/>
    <w:basedOn w:val="a0"/>
    <w:link w:val="1"/>
    <w:uiPriority w:val="9"/>
    <w:qFormat/>
    <w:rPr>
      <w:rFonts w:asciiTheme="majorHAnsi" w:eastAsiaTheme="majorEastAsia" w:hAnsiTheme="majorHAnsi" w:cstheme="majorBidi"/>
      <w:b/>
      <w:bCs/>
      <w:color w:val="365F91" w:themeColor="accent1" w:themeShade="BF"/>
      <w:szCs w:val="28"/>
    </w:rPr>
  </w:style>
  <w:style w:type="paragraph" w:customStyle="1" w:styleId="20">
    <w:name w:val="修訂2"/>
    <w:hidden/>
    <w:uiPriority w:val="99"/>
    <w:semiHidden/>
    <w:qFormat/>
    <w:rPr>
      <w:rFonts w:ascii="Arial" w:eastAsiaTheme="minorEastAsia" w:hAnsi="Arial" w:cstheme="minorBidi"/>
      <w:sz w:val="28"/>
      <w:szCs w:val="22"/>
    </w:rPr>
  </w:style>
  <w:style w:type="paragraph" w:styleId="af4">
    <w:name w:val="No Spacing"/>
    <w:uiPriority w:val="1"/>
    <w:qFormat/>
    <w:rsid w:val="00F65180"/>
    <w:pPr>
      <w:pBdr>
        <w:top w:val="nil"/>
        <w:left w:val="nil"/>
        <w:bottom w:val="nil"/>
        <w:right w:val="nil"/>
        <w:between w:val="nil"/>
        <w:bar w:val="nil"/>
      </w:pBdr>
    </w:pPr>
    <w:rPr>
      <w:rFonts w:eastAsiaTheme="minorEastAsia"/>
      <w:sz w:val="24"/>
      <w:szCs w:val="24"/>
      <w:bdr w:val="nil"/>
      <w:lang w:eastAsia="en-US"/>
    </w:rPr>
  </w:style>
  <w:style w:type="paragraph" w:styleId="af5">
    <w:name w:val="Revision"/>
    <w:hidden/>
    <w:uiPriority w:val="99"/>
    <w:semiHidden/>
    <w:rsid w:val="00640473"/>
    <w:rPr>
      <w:rFonts w:ascii="Arial" w:eastAsiaTheme="minorEastAsia" w:hAnsi="Arial" w:cstheme="minorBidi"/>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890/1051-0761(2006)016%5b0865:USITRS%5d2.0.CO;2"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2/ecs2.3625" TargetMode="Externa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81AB4F-AE7B-4A92-B9CF-175CA26A0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50</Pages>
  <Words>16265</Words>
  <Characters>92712</Characters>
  <Application>Microsoft Office Word</Application>
  <DocSecurity>0</DocSecurity>
  <Lines>772</Lines>
  <Paragraphs>217</Paragraphs>
  <ScaleCrop>false</ScaleCrop>
  <Company>.</Company>
  <LinksUpToDate>false</LinksUpToDate>
  <CharactersWithSpaces>108760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1580</cp:revision>
  <dcterms:created xsi:type="dcterms:W3CDTF">2020-10-12T14:12:00Z</dcterms:created>
  <dcterms:modified xsi:type="dcterms:W3CDTF">2022-05-13T10:33:00Z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AE5E7865FD1A4EC8BB8EB27AE1F8EB74</vt:lpwstr>
  </property>
</Properties>
</file>