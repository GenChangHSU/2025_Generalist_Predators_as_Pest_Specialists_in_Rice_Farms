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A815F9" w14:textId="77777777" w:rsidR="00062FF4" w:rsidRDefault="000C635F">
      <w:pPr>
        <w:jc w:val="left"/>
        <w:rPr>
          <w:b/>
          <w:color w:val="FF0000"/>
        </w:rPr>
      </w:pPr>
      <w:r>
        <w:rPr>
          <w:rFonts w:hint="eastAsia"/>
          <w:b/>
          <w:color w:val="FF0000"/>
        </w:rPr>
        <w:t>T</w:t>
      </w:r>
      <w:r w:rsidR="007D72D9">
        <w:rPr>
          <w:rFonts w:hint="eastAsia"/>
          <w:b/>
          <w:color w:val="FF0000"/>
        </w:rPr>
        <w:t>itle</w:t>
      </w:r>
    </w:p>
    <w:p w14:paraId="385FD32A" w14:textId="77777777" w:rsidR="00FB0B8D" w:rsidRDefault="00FB0B8D">
      <w:pPr>
        <w:pStyle w:val="af3"/>
        <w:numPr>
          <w:ilvl w:val="0"/>
          <w:numId w:val="1"/>
        </w:numPr>
        <w:jc w:val="left"/>
        <w:rPr>
          <w:color w:val="FF0000"/>
        </w:rPr>
      </w:pPr>
      <w:r>
        <w:rPr>
          <w:color w:val="FF0000"/>
        </w:rPr>
        <w:t>Combine both?</w:t>
      </w:r>
    </w:p>
    <w:p w14:paraId="4F34C6B4" w14:textId="77777777" w:rsidR="00062FF4" w:rsidRDefault="007D72D9">
      <w:pPr>
        <w:pStyle w:val="af3"/>
        <w:numPr>
          <w:ilvl w:val="0"/>
          <w:numId w:val="1"/>
        </w:numPr>
        <w:jc w:val="left"/>
        <w:rPr>
          <w:color w:val="FF0000"/>
        </w:rPr>
      </w:pPr>
      <w:r>
        <w:rPr>
          <w:color w:val="FF0000"/>
        </w:rPr>
        <w:t>A predator in need is a predator indeed</w:t>
      </w:r>
      <w:r w:rsidR="009C2A7B">
        <w:rPr>
          <w:rFonts w:hint="eastAsia"/>
          <w:color w:val="FF0000"/>
        </w:rPr>
        <w:t xml:space="preserve"> (a</w:t>
      </w:r>
      <w:r w:rsidR="009C2A7B">
        <w:rPr>
          <w:color w:val="FF0000"/>
        </w:rPr>
        <w:t>dd sustainable?)</w:t>
      </w:r>
    </w:p>
    <w:p w14:paraId="36B7B611" w14:textId="77777777" w:rsidR="00062FF4" w:rsidRDefault="007D72D9">
      <w:pPr>
        <w:pStyle w:val="af3"/>
        <w:numPr>
          <w:ilvl w:val="0"/>
          <w:numId w:val="1"/>
        </w:numPr>
        <w:jc w:val="left"/>
        <w:rPr>
          <w:color w:val="FF0000"/>
        </w:rPr>
      </w:pPr>
      <w:r>
        <w:rPr>
          <w:color w:val="FF0000"/>
        </w:rPr>
        <w:t>Generalist arthropod predators function as reliable pest specialists during critical stages of rice production</w:t>
      </w:r>
    </w:p>
    <w:p w14:paraId="40D07960" w14:textId="77777777" w:rsidR="00062FF4" w:rsidRDefault="00062FF4">
      <w:pPr>
        <w:jc w:val="left"/>
        <w:rPr>
          <w:b/>
        </w:rPr>
      </w:pPr>
    </w:p>
    <w:p w14:paraId="18CD317E" w14:textId="77777777" w:rsidR="00062FF4" w:rsidRDefault="007D72D9">
      <w:pPr>
        <w:jc w:val="left"/>
        <w:rPr>
          <w:b/>
          <w:color w:val="FF0000"/>
        </w:rPr>
      </w:pPr>
      <w:r>
        <w:rPr>
          <w:rFonts w:hint="eastAsia"/>
          <w:b/>
          <w:color w:val="FF0000"/>
        </w:rPr>
        <w:t>Abstract</w:t>
      </w:r>
    </w:p>
    <w:p w14:paraId="12F06B8B" w14:textId="77777777" w:rsidR="00C50B78" w:rsidRPr="00BA4E07" w:rsidRDefault="00C50B78">
      <w:pPr>
        <w:pStyle w:val="af3"/>
        <w:numPr>
          <w:ilvl w:val="0"/>
          <w:numId w:val="2"/>
        </w:numPr>
        <w:jc w:val="left"/>
        <w:rPr>
          <w:color w:val="FF0000"/>
        </w:rPr>
      </w:pPr>
      <w:r w:rsidRPr="00BA4E07">
        <w:rPr>
          <w:color w:val="FF0000"/>
        </w:rPr>
        <w:t>implications for the continuation of life on Earth</w:t>
      </w:r>
      <w:r w:rsidR="004420D7" w:rsidRPr="00BA4E07">
        <w:rPr>
          <w:color w:val="FF0000"/>
        </w:rPr>
        <w:t xml:space="preserve">, long-term solutions to environmental crisis </w:t>
      </w:r>
    </w:p>
    <w:p w14:paraId="2C5A72E3" w14:textId="77777777" w:rsidR="004420D7" w:rsidRPr="00BA4E07" w:rsidRDefault="004420D7">
      <w:pPr>
        <w:pStyle w:val="af3"/>
        <w:numPr>
          <w:ilvl w:val="0"/>
          <w:numId w:val="2"/>
        </w:numPr>
        <w:jc w:val="left"/>
        <w:rPr>
          <w:color w:val="FF0000"/>
        </w:rPr>
      </w:pPr>
      <w:r w:rsidRPr="00BA4E07">
        <w:rPr>
          <w:color w:val="FF0000"/>
        </w:rPr>
        <w:t xml:space="preserve">Agriculture and food security, biodiversity, ecosystem service, health and environment, water pollution </w:t>
      </w:r>
    </w:p>
    <w:p w14:paraId="24F63B91" w14:textId="77777777" w:rsidR="004420D7" w:rsidRPr="00BA4E07" w:rsidRDefault="004420D7">
      <w:pPr>
        <w:pStyle w:val="af3"/>
        <w:numPr>
          <w:ilvl w:val="0"/>
          <w:numId w:val="2"/>
        </w:numPr>
        <w:jc w:val="left"/>
        <w:rPr>
          <w:color w:val="FF0000"/>
        </w:rPr>
      </w:pPr>
      <w:r w:rsidRPr="00BA4E07">
        <w:rPr>
          <w:color w:val="FF0000"/>
        </w:rPr>
        <w:t>NS facilitates a cross-disciplinary dialogue around sustainability issues, and narrow the gap between research and policy making</w:t>
      </w:r>
    </w:p>
    <w:p w14:paraId="1557FFFF" w14:textId="77777777" w:rsidR="00310D77" w:rsidRPr="00BA4E07" w:rsidRDefault="00310D77">
      <w:pPr>
        <w:pStyle w:val="af3"/>
        <w:numPr>
          <w:ilvl w:val="0"/>
          <w:numId w:val="2"/>
        </w:numPr>
        <w:jc w:val="left"/>
        <w:rPr>
          <w:color w:val="FF0000"/>
        </w:rPr>
      </w:pPr>
      <w:r w:rsidRPr="00BA4E07">
        <w:rPr>
          <w:color w:val="FF0000"/>
        </w:rPr>
        <w:t>Introduction + Results + Discussion 4344 words currently &gt; cut to 3500</w:t>
      </w:r>
      <w:r w:rsidR="00786615" w:rsidRPr="00BA4E07">
        <w:rPr>
          <w:color w:val="FF0000"/>
        </w:rPr>
        <w:t xml:space="preserve"> (e.g., transfer citations to numbers)</w:t>
      </w:r>
    </w:p>
    <w:p w14:paraId="6C0496B3" w14:textId="77777777" w:rsidR="00062FF4" w:rsidRDefault="007D72D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071652A8" w14:textId="77777777" w:rsidR="00062FF4" w:rsidRDefault="007D72D9">
      <w:pPr>
        <w:pStyle w:val="af3"/>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14:paraId="7E6DB3CB" w14:textId="77777777" w:rsidR="00062FF4" w:rsidRDefault="00062FF4" w:rsidP="00BA4E07">
      <w:pPr>
        <w:pStyle w:val="af3"/>
        <w:jc w:val="left"/>
        <w:rPr>
          <w:color w:val="FF0000"/>
        </w:rPr>
      </w:pPr>
    </w:p>
    <w:p w14:paraId="51977EDC" w14:textId="77777777" w:rsidR="00062FF4" w:rsidRDefault="007D72D9">
      <w:pPr>
        <w:pStyle w:val="af3"/>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14:paraId="3BEAB189" w14:textId="77777777" w:rsidR="00062FF4" w:rsidRDefault="007D72D9">
      <w:pPr>
        <w:pStyle w:val="af3"/>
        <w:numPr>
          <w:ilvl w:val="0"/>
          <w:numId w:val="2"/>
        </w:numPr>
        <w:jc w:val="left"/>
        <w:rPr>
          <w:color w:val="FF0000"/>
        </w:rPr>
      </w:pPr>
      <w:r>
        <w:rPr>
          <w:color w:val="FF0000"/>
        </w:rPr>
        <w:lastRenderedPageBreak/>
        <w:t xml:space="preserve">To evaluate the role of generalist arthropod predators (GAP, ubiquitous in nature) as biocontrol agents, we used stable isotope analysis to quantify their diet composition in organic and conventional rice farms over crop stages in three consecutive years.  </w:t>
      </w:r>
    </w:p>
    <w:p w14:paraId="35A9B906" w14:textId="77777777" w:rsidR="00062FF4" w:rsidRDefault="007D72D9">
      <w:pPr>
        <w:pStyle w:val="af3"/>
        <w:numPr>
          <w:ilvl w:val="0"/>
          <w:numId w:val="2"/>
        </w:numPr>
        <w:jc w:val="left"/>
        <w:rPr>
          <w:color w:val="FF0000"/>
        </w:rPr>
      </w:pPr>
      <w:r>
        <w:rPr>
          <w:color w:val="FF0000"/>
        </w:rPr>
        <w:t xml:space="preserve">We found that the proportion of rice pests in GAP’s diet increased toward late crop stages and reached 87-94%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14:paraId="4B2BF65E" w14:textId="77777777" w:rsidR="00062FF4" w:rsidRDefault="007D72D9">
      <w:pPr>
        <w:pStyle w:val="af3"/>
        <w:numPr>
          <w:ilvl w:val="0"/>
          <w:numId w:val="2"/>
        </w:numPr>
        <w:jc w:val="left"/>
        <w:rPr>
          <w:color w:val="FF0000"/>
        </w:rPr>
      </w:pPr>
      <w:r>
        <w:rPr>
          <w:color w:val="FF0000"/>
        </w:rPr>
        <w:t xml:space="preserve">The results provide strong support to applying GAP in biocontrol programs for sustainable agriculture.           </w:t>
      </w:r>
    </w:p>
    <w:p w14:paraId="70975028" w14:textId="77777777" w:rsidR="00062FF4" w:rsidRDefault="00062FF4">
      <w:pPr>
        <w:jc w:val="left"/>
        <w:rPr>
          <w:color w:val="FF0000"/>
        </w:rPr>
      </w:pPr>
    </w:p>
    <w:p w14:paraId="77EB10D4" w14:textId="77777777" w:rsidR="00062FF4" w:rsidRDefault="007D72D9">
      <w:pPr>
        <w:jc w:val="left"/>
        <w:rPr>
          <w:b/>
          <w:color w:val="FF0000"/>
        </w:rPr>
      </w:pPr>
      <w:r>
        <w:rPr>
          <w:b/>
          <w:color w:val="FF0000"/>
        </w:rPr>
        <w:br w:type="page"/>
      </w:r>
    </w:p>
    <w:p w14:paraId="0FF1906D" w14:textId="77777777" w:rsidR="00062FF4" w:rsidRDefault="007D72D9">
      <w:pPr>
        <w:jc w:val="left"/>
        <w:rPr>
          <w:b/>
        </w:rPr>
      </w:pPr>
      <w:r>
        <w:rPr>
          <w:rFonts w:hint="eastAsia"/>
          <w:b/>
        </w:rPr>
        <w:lastRenderedPageBreak/>
        <w:t>Introduction</w:t>
      </w:r>
    </w:p>
    <w:p w14:paraId="413E5F5E" w14:textId="77777777" w:rsidR="00062FF4" w:rsidRDefault="007D72D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99401B">
        <w:fldChar w:fldCharType="begin"/>
      </w:r>
      <w:r w:rsidR="002D6E53">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99401B">
        <w:fldChar w:fldCharType="separate"/>
      </w:r>
      <w:r w:rsidR="002D6E53" w:rsidRPr="002D6E53">
        <w:rPr>
          <w:noProof/>
          <w:vertAlign w:val="superscript"/>
        </w:rPr>
        <w:t>1</w:t>
      </w:r>
      <w:r w:rsidR="0099401B">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99401B">
        <w:fldChar w:fldCharType="begin"/>
      </w:r>
      <w:r w:rsidR="002D6E53">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99401B">
        <w:fldChar w:fldCharType="separate"/>
      </w:r>
      <w:r w:rsidR="002D6E53" w:rsidRPr="002D6E53">
        <w:rPr>
          <w:noProof/>
          <w:vertAlign w:val="superscript"/>
        </w:rPr>
        <w:t>2,3</w:t>
      </w:r>
      <w:r w:rsidR="0099401B">
        <w:fldChar w:fldCharType="end"/>
      </w:r>
      <w:r>
        <w:t>. As a</w:t>
      </w:r>
      <w:r>
        <w:rPr>
          <w:rFonts w:hint="eastAsia"/>
        </w:rPr>
        <w:t xml:space="preserve">griculture </w:t>
      </w:r>
      <w:r>
        <w:t>has become</w:t>
      </w:r>
      <w:r>
        <w:rPr>
          <w:rFonts w:hint="eastAsia"/>
        </w:rPr>
        <w:t xml:space="preserve"> the largest land use type worldwide and </w:t>
      </w:r>
      <w:del w:id="0" w:author="CK NTU" w:date="2022-04-07T10:46:00Z">
        <w:r w:rsidDel="00432A59">
          <w:rPr>
            <w:rFonts w:hint="eastAsia"/>
          </w:rPr>
          <w:delText xml:space="preserve">the </w:delText>
        </w:r>
      </w:del>
      <w:ins w:id="1" w:author="CK NTU" w:date="2022-04-07T10:46:00Z">
        <w:r w:rsidR="00432A59">
          <w:t>a</w:t>
        </w:r>
        <w:r w:rsidR="00432A59">
          <w:rPr>
            <w:rFonts w:hint="eastAsia"/>
          </w:rPr>
          <w:t xml:space="preserve"> </w:t>
        </w:r>
      </w:ins>
      <w:r>
        <w:rPr>
          <w:rFonts w:hint="eastAsia"/>
        </w:rPr>
        <w:t>major driver for global biodiversity crisis and environmental degradation</w:t>
      </w:r>
      <w:r>
        <w:t xml:space="preserve"> </w:t>
      </w:r>
      <w:r>
        <w:rPr>
          <w:rFonts w:hint="eastAsia"/>
        </w:rPr>
        <w:t xml:space="preserve">in </w:t>
      </w:r>
      <w:r>
        <w:t>Anthropocene</w:t>
      </w:r>
      <w:r>
        <w:rPr>
          <w:rFonts w:hint="eastAsia"/>
        </w:rPr>
        <w:t xml:space="preserve"> </w:t>
      </w:r>
      <w:r w:rsidR="0099401B">
        <w:fldChar w:fldCharType="begin"/>
      </w:r>
      <w:r w:rsidR="002D6E53">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99401B">
        <w:fldChar w:fldCharType="separate"/>
      </w:r>
      <w:r w:rsidR="002D6E53" w:rsidRPr="002D6E53">
        <w:rPr>
          <w:noProof/>
          <w:vertAlign w:val="superscript"/>
        </w:rPr>
        <w:t>4</w:t>
      </w:r>
      <w:r w:rsidR="0099401B">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rsidR="0099401B">
        <w:fldChar w:fldCharType="begin"/>
      </w:r>
      <w:r w:rsidR="002D6E53">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99401B">
        <w:fldChar w:fldCharType="separate"/>
      </w:r>
      <w:r w:rsidR="002D6E53" w:rsidRPr="002D6E53">
        <w:rPr>
          <w:noProof/>
          <w:vertAlign w:val="superscript"/>
        </w:rPr>
        <w:t>5</w:t>
      </w:r>
      <w:r w:rsidR="0099401B">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99401B">
        <w:fldChar w:fldCharType="begin"/>
      </w:r>
      <w:r w:rsidR="002D6E53">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99401B">
        <w:fldChar w:fldCharType="separate"/>
      </w:r>
      <w:r w:rsidR="002D6E53" w:rsidRPr="002D6E53">
        <w:rPr>
          <w:noProof/>
          <w:vertAlign w:val="superscript"/>
        </w:rPr>
        <w:t>6</w:t>
      </w:r>
      <w:r w:rsidR="0099401B">
        <w:fldChar w:fldCharType="end"/>
      </w:r>
      <w:r>
        <w:rPr>
          <w:rFonts w:hint="eastAsia"/>
        </w:rPr>
        <w:t xml:space="preserve">. </w:t>
      </w:r>
      <w:r>
        <w:t>To achieve this ambitious</w:t>
      </w:r>
      <w:r w:rsidR="009A626F">
        <w:t xml:space="preserve"> sustainability</w:t>
      </w:r>
      <w:r>
        <w:t xml:space="preserve"> goal, biocontrol by enemies</w:t>
      </w:r>
      <w:r w:rsidR="00310D77">
        <w:t xml:space="preserve"> has been considered as a</w:t>
      </w:r>
      <w:r w:rsidR="00996066">
        <w:t xml:space="preserve"> key</w:t>
      </w:r>
      <w:r w:rsidR="00310D77">
        <w:t xml:space="preserve"> approach and therefore </w:t>
      </w:r>
      <w:r>
        <w:t>regained its importance</w:t>
      </w:r>
      <w:r>
        <w:rPr>
          <w:rFonts w:hint="eastAsia"/>
        </w:rPr>
        <w:t xml:space="preserve"> </w:t>
      </w:r>
      <w:r>
        <w:t xml:space="preserve">in </w:t>
      </w:r>
      <w:r w:rsidR="009A626F">
        <w:t>modern</w:t>
      </w:r>
      <w:r>
        <w:t xml:space="preserve"> agriculture. </w:t>
      </w:r>
    </w:p>
    <w:p w14:paraId="10DD74B7" w14:textId="77777777" w:rsidR="00062FF4" w:rsidRDefault="007D72D9">
      <w:pPr>
        <w:jc w:val="left"/>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sidR="00C81ED6">
        <w:rPr>
          <w:color w:val="000000" w:themeColor="text1"/>
        </w:rPr>
        <w:t>predators</w:t>
      </w:r>
      <w:r w:rsidR="00C81ED6">
        <w:rPr>
          <w:rFonts w:hint="eastAsia"/>
          <w:color w:val="000000" w:themeColor="text1"/>
        </w:rPr>
        <w:t xml:space="preserve"> </w:t>
      </w:r>
      <w:r>
        <w:rPr>
          <w:rFonts w:hint="eastAsia"/>
          <w:color w:val="000000" w:themeColor="text1"/>
        </w:rPr>
        <w:t>(e.g., parasitoid</w:t>
      </w:r>
      <w:r w:rsidR="00C81ED6">
        <w:rPr>
          <w:color w:val="000000" w:themeColor="text1"/>
        </w:rPr>
        <w:t xml:space="preserve"> wa</w:t>
      </w:r>
      <w:r>
        <w:rPr>
          <w:rFonts w:hint="eastAsia"/>
          <w:color w:val="000000" w:themeColor="text1"/>
        </w:rPr>
        <w:t>s</w:t>
      </w:r>
      <w:r w:rsidR="00C81ED6">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99401B">
        <w:rPr>
          <w:color w:val="000000" w:themeColor="text1"/>
        </w:rPr>
        <w:fldChar w:fldCharType="begin"/>
      </w:r>
      <w:r w:rsidR="002D6E53">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7</w:t>
      </w:r>
      <w:r w:rsidR="0099401B">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w:t>
      </w:r>
      <w:r w:rsidR="005A6937">
        <w:rPr>
          <w:color w:val="000000" w:themeColor="text1"/>
        </w:rPr>
        <w:t>biocontrol effect</w:t>
      </w:r>
      <w:r>
        <w:rPr>
          <w:color w:val="000000" w:themeColor="text1"/>
        </w:rPr>
        <w:t xml:space="preserve"> on pest</w:t>
      </w:r>
      <w:r w:rsidR="00C81ED6">
        <w:rPr>
          <w:color w:val="000000" w:themeColor="text1"/>
        </w:rPr>
        <w:t>s</w:t>
      </w:r>
      <w:r>
        <w:rPr>
          <w:color w:val="000000" w:themeColor="text1"/>
        </w:rPr>
        <w:t xml:space="preserve"> </w:t>
      </w:r>
      <w:r w:rsidR="0099401B">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
</w:fldData>
        </w:fldChar>
      </w:r>
      <w:r w:rsidR="002D6E53">
        <w:rPr>
          <w:color w:val="000000" w:themeColor="text1"/>
        </w:rPr>
        <w:instrText xml:space="preserve"> ADDIN EN.CITE </w:instrText>
      </w:r>
      <w:r w:rsidR="002D6E53">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
</w:fldData>
        </w:fldChar>
      </w:r>
      <w:r w:rsidR="002D6E53">
        <w:rPr>
          <w:color w:val="000000" w:themeColor="text1"/>
        </w:rPr>
        <w:instrText xml:space="preserve"> ADDIN EN.CITE.DATA </w:instrText>
      </w:r>
      <w:r w:rsidR="002D6E53">
        <w:rPr>
          <w:color w:val="000000" w:themeColor="text1"/>
        </w:rPr>
      </w:r>
      <w:r w:rsidR="002D6E53">
        <w:rPr>
          <w:color w:val="000000" w:themeColor="text1"/>
        </w:rPr>
        <w:fldChar w:fldCharType="end"/>
      </w:r>
      <w:r w:rsidR="0099401B">
        <w:rPr>
          <w:color w:val="000000" w:themeColor="text1"/>
        </w:rPr>
      </w:r>
      <w:r w:rsidR="0099401B">
        <w:rPr>
          <w:color w:val="000000" w:themeColor="text1"/>
        </w:rPr>
        <w:fldChar w:fldCharType="separate"/>
      </w:r>
      <w:r w:rsidR="002D6E53" w:rsidRPr="002D6E53">
        <w:rPr>
          <w:noProof/>
          <w:color w:val="000000" w:themeColor="text1"/>
          <w:vertAlign w:val="superscript"/>
        </w:rPr>
        <w:t>7-10</w:t>
      </w:r>
      <w:r w:rsidR="0099401B">
        <w:rPr>
          <w:color w:val="000000" w:themeColor="text1"/>
        </w:rPr>
        <w:fldChar w:fldCharType="end"/>
      </w:r>
      <w:r w:rsidR="009A626F">
        <w:rPr>
          <w:color w:val="000000" w:themeColor="text1"/>
        </w:rPr>
        <w:t>.</w:t>
      </w:r>
      <w:r>
        <w:rPr>
          <w:color w:val="000000" w:themeColor="text1"/>
        </w:rPr>
        <w:t xml:space="preserve"> For example,</w:t>
      </w:r>
      <w:r>
        <w:rPr>
          <w:rFonts w:hint="eastAsia"/>
          <w:color w:val="000000" w:themeColor="text1"/>
        </w:rPr>
        <w:t xml:space="preserve"> </w:t>
      </w:r>
      <w:r>
        <w:rPr>
          <w:color w:val="000000" w:themeColor="text1"/>
        </w:rPr>
        <w:lastRenderedPageBreak/>
        <w:t>generalist predators were commonly reported in various agro</w:t>
      </w:r>
      <w:r>
        <w:rPr>
          <w:rFonts w:hint="eastAsia"/>
          <w:color w:val="000000" w:themeColor="text1"/>
        </w:rPr>
        <w:t>-</w:t>
      </w:r>
      <w:r>
        <w:rPr>
          <w:color w:val="000000" w:themeColor="text1"/>
        </w:rPr>
        <w:t xml:space="preserve">ecosystems and significantly </w:t>
      </w:r>
      <w:r w:rsidR="00A041AC">
        <w:rPr>
          <w:color w:val="000000" w:themeColor="text1"/>
        </w:rPr>
        <w:t xml:space="preserve">reduced </w:t>
      </w:r>
      <w:r>
        <w:rPr>
          <w:color w:val="000000" w:themeColor="text1"/>
        </w:rPr>
        <w:t>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99401B">
        <w:rPr>
          <w:color w:val="000000" w:themeColor="text1"/>
        </w:rPr>
        <w:fldChar w:fldCharType="begin"/>
      </w:r>
      <w:r w:rsidR="002D6E53">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8</w:t>
      </w:r>
      <w:r w:rsidR="0099401B">
        <w:rPr>
          <w:color w:val="000000" w:themeColor="text1"/>
        </w:rPr>
        <w:fldChar w:fldCharType="end"/>
      </w:r>
      <w:r>
        <w:rPr>
          <w:color w:val="000000" w:themeColor="text1"/>
        </w:rPr>
        <w:t>.</w:t>
      </w:r>
      <w:r>
        <w:rPr>
          <w:rFonts w:hint="eastAsia"/>
          <w:color w:val="000000" w:themeColor="text1"/>
        </w:rPr>
        <w:t xml:space="preserve"> Moreover, </w:t>
      </w:r>
      <w:r w:rsidR="00B72252">
        <w:rPr>
          <w:rFonts w:hint="eastAsia"/>
          <w:color w:val="000000" w:themeColor="text1"/>
        </w:rPr>
        <w:t xml:space="preserve">a meta-analysis </w:t>
      </w:r>
      <w:r w:rsidR="00B72252">
        <w:rPr>
          <w:color w:val="000000" w:themeColor="text1"/>
        </w:rPr>
        <w:t xml:space="preserve">suggests that </w:t>
      </w:r>
      <w:r>
        <w:rPr>
          <w:color w:val="000000" w:themeColor="text1"/>
        </w:rPr>
        <w:t>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r w:rsidR="00786615">
        <w:rPr>
          <w:color w:val="000000" w:themeColor="text1"/>
        </w:rPr>
        <w:t>biocontrol</w:t>
      </w:r>
      <w:r w:rsidR="00786615">
        <w:rPr>
          <w:rFonts w:hint="eastAsia"/>
          <w:color w:val="000000" w:themeColor="text1"/>
        </w:rPr>
        <w:t xml:space="preserve"> </w:t>
      </w:r>
      <w:r>
        <w:rPr>
          <w:rFonts w:hint="eastAsia"/>
          <w:color w:val="000000" w:themeColor="text1"/>
        </w:rPr>
        <w:t>effects on pest populations</w:t>
      </w:r>
      <w:ins w:id="2" w:author="CK NTU" w:date="2022-04-07T10:50:00Z">
        <w:r w:rsidR="008533F5">
          <w:rPr>
            <w:color w:val="000000" w:themeColor="text1"/>
          </w:rPr>
          <w:t xml:space="preserve"> over time</w:t>
        </w:r>
      </w:ins>
      <w:r>
        <w:rPr>
          <w:rFonts w:hint="eastAsia"/>
          <w:color w:val="000000" w:themeColor="text1"/>
        </w:rPr>
        <w:t xml:space="preserve"> compared </w:t>
      </w:r>
      <w:r w:rsidR="00B85EDE">
        <w:rPr>
          <w:color w:val="000000" w:themeColor="text1"/>
        </w:rPr>
        <w:t xml:space="preserve">to </w:t>
      </w:r>
      <w:r>
        <w:rPr>
          <w:color w:val="000000" w:themeColor="text1"/>
        </w:rPr>
        <w:t xml:space="preserve">specialists </w:t>
      </w:r>
      <w:r w:rsidR="0099401B">
        <w:rPr>
          <w:color w:val="000000" w:themeColor="text1"/>
        </w:rPr>
        <w:fldChar w:fldCharType="begin"/>
      </w:r>
      <w:r w:rsidR="002D6E53">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7</w:t>
      </w:r>
      <w:r w:rsidR="0099401B">
        <w:rPr>
          <w:color w:val="000000" w:themeColor="text1"/>
        </w:rPr>
        <w:fldChar w:fldCharType="end"/>
      </w:r>
      <w:r>
        <w:rPr>
          <w:rFonts w:hint="eastAsia"/>
          <w:color w:val="000000" w:themeColor="text1"/>
        </w:rPr>
        <w:t>.</w:t>
      </w:r>
    </w:p>
    <w:p w14:paraId="1AD3429C" w14:textId="7B06D263" w:rsidR="00062FF4" w:rsidRDefault="007D72D9">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99401B">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002D6E53">
        <w:instrText xml:space="preserve"> ADDIN EN.CITE </w:instrText>
      </w:r>
      <w:r w:rsidR="002D6E53">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002D6E53">
        <w:instrText xml:space="preserve"> ADDIN EN.CITE.DATA </w:instrText>
      </w:r>
      <w:r w:rsidR="002D6E53">
        <w:fldChar w:fldCharType="end"/>
      </w:r>
      <w:r w:rsidR="0099401B">
        <w:fldChar w:fldCharType="separate"/>
      </w:r>
      <w:r w:rsidR="002D6E53" w:rsidRPr="002D6E53">
        <w:rPr>
          <w:noProof/>
          <w:vertAlign w:val="superscript"/>
        </w:rPr>
        <w:t>11-13</w:t>
      </w:r>
      <w:r w:rsidR="0099401B">
        <w:fldChar w:fldCharType="end"/>
      </w:r>
      <w:r>
        <w:t xml:space="preserve">, very few have quantified these predators’ diet compositions over growth season in the field </w:t>
      </w:r>
      <w:r>
        <w:rPr>
          <w:i/>
        </w:rPr>
        <w:t>(knowledge gap 1)</w:t>
      </w:r>
      <w: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99401B">
        <w:fldChar w:fldCharType="begin"/>
      </w:r>
      <w:r w:rsidR="002D6E53">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9401B">
        <w:fldChar w:fldCharType="separate"/>
      </w:r>
      <w:r w:rsidR="002D6E53" w:rsidRPr="002D6E53">
        <w:rPr>
          <w:noProof/>
          <w:vertAlign w:val="superscript"/>
        </w:rPr>
        <w:t>9</w:t>
      </w:r>
      <w:r w:rsidR="0099401B">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rsidR="0099401B">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002D6E53">
        <w:instrText xml:space="preserve"> ADDIN EN.CITE </w:instrText>
      </w:r>
      <w:r w:rsidR="002D6E53">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002D6E53">
        <w:instrText xml:space="preserve"> ADDIN EN.CITE.DATA </w:instrText>
      </w:r>
      <w:r w:rsidR="002D6E53">
        <w:fldChar w:fldCharType="end"/>
      </w:r>
      <w:r w:rsidR="0099401B">
        <w:fldChar w:fldCharType="separate"/>
      </w:r>
      <w:r w:rsidR="002D6E53" w:rsidRPr="002D6E53">
        <w:rPr>
          <w:noProof/>
          <w:vertAlign w:val="superscript"/>
        </w:rPr>
        <w:t>8,9,14</w:t>
      </w:r>
      <w:r w:rsidR="0099401B">
        <w:fldChar w:fldCharType="end"/>
      </w:r>
      <w:r>
        <w:t>.</w:t>
      </w:r>
      <w:r>
        <w:rPr>
          <w:rFonts w:hint="eastAsia"/>
        </w:rPr>
        <w:t xml:space="preserve"> Moreover,</w:t>
      </w:r>
      <w:r>
        <w:t xml:space="preserve"> </w:t>
      </w:r>
      <w:del w:id="3" w:author="CK NTU" w:date="2022-04-07T10:55:00Z">
        <w:r w:rsidDel="00710FF5">
          <w:delText xml:space="preserve">the relevant time scale to assess the </w:delText>
        </w:r>
        <w:r w:rsidDel="00710FF5">
          <w:rPr>
            <w:rFonts w:hint="eastAsia"/>
          </w:rPr>
          <w:delText xml:space="preserve">effectiveness </w:delText>
        </w:r>
        <w:r w:rsidDel="00710FF5">
          <w:delText xml:space="preserve">of </w:delText>
        </w:r>
        <w:r w:rsidDel="00710FF5">
          <w:rPr>
            <w:rFonts w:hint="eastAsia"/>
          </w:rPr>
          <w:delText>generalist predators as biocontrol agents should</w:delText>
        </w:r>
        <w:r w:rsidDel="00710FF5">
          <w:delText xml:space="preserve"> not </w:delText>
        </w:r>
        <w:r w:rsidDel="00710FF5">
          <w:rPr>
            <w:rFonts w:hint="eastAsia"/>
          </w:rPr>
          <w:delText xml:space="preserve">be limited to a single </w:delText>
        </w:r>
        <w:r w:rsidDel="00710FF5">
          <w:delText>growing season</w:delText>
        </w:r>
        <w:r w:rsidDel="00710FF5">
          <w:rPr>
            <w:rFonts w:hint="eastAsia"/>
          </w:rPr>
          <w:delText>. T</w:delText>
        </w:r>
      </w:del>
      <w:ins w:id="4" w:author="CK NTU" w:date="2022-04-07T10:55:00Z">
        <w:r w:rsidR="00710FF5">
          <w:t>t</w:t>
        </w:r>
      </w:ins>
      <w:r>
        <w:t xml:space="preserve">o assess the reliability of </w:t>
      </w:r>
      <w:r>
        <w:rPr>
          <w:rFonts w:hint="eastAsia"/>
        </w:rPr>
        <w:t xml:space="preserve">these </w:t>
      </w:r>
      <w:r>
        <w:t xml:space="preserve">predators as biocontrol agents in </w:t>
      </w:r>
      <w:del w:id="5" w:author="CK NTU" w:date="2022-04-07T10:56:00Z">
        <w:r w:rsidDel="00710FF5">
          <w:delText xml:space="preserve">real </w:delText>
        </w:r>
      </w:del>
      <w:r>
        <w:t>agricultur</w:t>
      </w:r>
      <w:ins w:id="6" w:author="CK NTU" w:date="2022-04-07T10:56:00Z">
        <w:r w:rsidR="00710FF5">
          <w:t>e</w:t>
        </w:r>
      </w:ins>
      <w:del w:id="7" w:author="CK NTU" w:date="2022-04-07T10:56:00Z">
        <w:r w:rsidDel="00710FF5">
          <w:delText xml:space="preserve">al </w:delText>
        </w:r>
      </w:del>
      <w:del w:id="8" w:author="CK NTU" w:date="2022-04-07T10:55:00Z">
        <w:r w:rsidDel="00710FF5">
          <w:delText>applications</w:delText>
        </w:r>
      </w:del>
      <w:r>
        <w:t xml:space="preserve">, it is </w:t>
      </w:r>
      <w:del w:id="9" w:author="CK NTU" w:date="2022-04-07T10:56:00Z">
        <w:r w:rsidDel="00710FF5">
          <w:rPr>
            <w:rFonts w:hint="eastAsia"/>
          </w:rPr>
          <w:delText xml:space="preserve">also </w:delText>
        </w:r>
      </w:del>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w:t>
      </w:r>
      <w:del w:id="10" w:author="CK NTU" w:date="2022-04-07T11:01:00Z">
        <w:r w:rsidDel="0077367B">
          <w:delText xml:space="preserve">are </w:delText>
        </w:r>
      </w:del>
      <w:r>
        <w:t>common</w:t>
      </w:r>
      <w:ins w:id="11" w:author="CK NTU" w:date="2022-04-07T11:01:00Z">
        <w:r w:rsidR="0077367B">
          <w:t>ly occur</w:t>
        </w:r>
      </w:ins>
      <w:r>
        <w:t xml:space="preserve"> in agro</w:t>
      </w:r>
      <w:r>
        <w:rPr>
          <w:rFonts w:hint="eastAsia"/>
        </w:rPr>
        <w:t>-</w:t>
      </w:r>
      <w:r>
        <w:t>ecosystems</w:t>
      </w:r>
      <w:r>
        <w:rPr>
          <w:rFonts w:hint="eastAsia"/>
        </w:rPr>
        <w:t xml:space="preserve"> </w:t>
      </w:r>
      <w:r w:rsidR="0099401B">
        <w:fldChar w:fldCharType="begin"/>
      </w:r>
      <w:r w:rsidR="002D6E53">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99401B">
        <w:fldChar w:fldCharType="separate"/>
      </w:r>
      <w:r w:rsidR="002D6E53" w:rsidRPr="002D6E53">
        <w:rPr>
          <w:noProof/>
          <w:vertAlign w:val="superscript"/>
        </w:rPr>
        <w:t>15,16</w:t>
      </w:r>
      <w:r w:rsidR="0099401B">
        <w:fldChar w:fldCharType="end"/>
      </w:r>
      <w:r>
        <w:t xml:space="preserve">, a consistently high </w:t>
      </w:r>
      <w:ins w:id="12" w:author="CK NTU" w:date="2022-04-07T11:04:00Z">
        <w:r w:rsidR="0077367B">
          <w:t xml:space="preserve">pest </w:t>
        </w:r>
      </w:ins>
      <w:r>
        <w:t xml:space="preserve">consumption </w:t>
      </w:r>
      <w:del w:id="13" w:author="CK NTU" w:date="2022-04-07T11:04:00Z">
        <w:r w:rsidDel="0077367B">
          <w:delText xml:space="preserve">of pest </w:delText>
        </w:r>
      </w:del>
      <w:r>
        <w:t>by generalist predators</w:t>
      </w:r>
      <w:ins w:id="14" w:author="CK NTU" w:date="2022-04-07T11:03:00Z">
        <w:r w:rsidR="0077367B">
          <w:t xml:space="preserve"> </w:t>
        </w:r>
        <w:r w:rsidR="0077367B">
          <w:lastRenderedPageBreak/>
          <w:t>over years</w:t>
        </w:r>
      </w:ins>
      <w:r>
        <w:t xml:space="preserve">, if it occurs, will provide strong support for applying these </w:t>
      </w:r>
      <w:r>
        <w:rPr>
          <w:rFonts w:hint="eastAsia"/>
        </w:rPr>
        <w:t>predators in pest management programs.</w:t>
      </w:r>
    </w:p>
    <w:p w14:paraId="35AF2201" w14:textId="5ECD5330" w:rsidR="00062FF4" w:rsidRDefault="007D72D9">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rsidR="0099401B">
        <w:fldChar w:fldCharType="begin"/>
      </w:r>
      <w:r w:rsidR="002D6E53">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rPr>
        <w:instrText>‐</w:instrText>
      </w:r>
      <w:r w:rsidR="002D6E53">
        <w:rPr>
          <w:rFonts w:cs="Arial"/>
        </w:rPr>
        <w:instrText>and intraguild prey&lt;/title&gt;&lt;s</w:instrText>
      </w:r>
      <w:r w:rsidR="002D6E53">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9401B">
        <w:fldChar w:fldCharType="separate"/>
      </w:r>
      <w:r w:rsidR="002D6E53" w:rsidRPr="002D6E53">
        <w:rPr>
          <w:noProof/>
          <w:vertAlign w:val="superscript"/>
        </w:rPr>
        <w:t>17</w:t>
      </w:r>
      <w:r w:rsidR="0099401B">
        <w:fldChar w:fldCharType="end"/>
      </w:r>
      <w:r>
        <w:t>. Therefore,</w:t>
      </w:r>
      <w:ins w:id="15" w:author="CK NTU" w:date="2022-04-07T11:39:00Z">
        <w:r w:rsidR="00205870">
          <w:t xml:space="preserve"> we should</w:t>
        </w:r>
      </w:ins>
      <w:r>
        <w:t xml:space="preserve"> examin</w:t>
      </w:r>
      <w:ins w:id="16" w:author="CK NTU" w:date="2022-04-07T11:39:00Z">
        <w:r w:rsidR="00205870">
          <w:t>e</w:t>
        </w:r>
      </w:ins>
      <w:ins w:id="17" w:author="CK NTU" w:date="2022-04-07T11:40:00Z">
        <w:r w:rsidR="00205870">
          <w:t xml:space="preserve"> how</w:t>
        </w:r>
      </w:ins>
      <w:del w:id="18" w:author="CK NTU" w:date="2022-04-07T11:39:00Z">
        <w:r w:rsidDel="00205870">
          <w:delText>ing</w:delText>
        </w:r>
      </w:del>
      <w:r>
        <w:t xml:space="preserve"> crop stage </w:t>
      </w:r>
      <w:ins w:id="19" w:author="CK NTU" w:date="2022-04-07T11:40:00Z">
        <w:r w:rsidR="00205870">
          <w:t xml:space="preserve">affects the </w:t>
        </w:r>
      </w:ins>
      <w:del w:id="20" w:author="CK NTU" w:date="2022-04-07T11:40:00Z">
        <w:r w:rsidDel="00205870">
          <w:delText>effect</w:delText>
        </w:r>
      </w:del>
      <w:ins w:id="21" w:author="CK NTU" w:date="2022-04-07T11:16:00Z">
        <w:r w:rsidR="006F59A2">
          <w:t xml:space="preserve">pest consumption by </w:t>
        </w:r>
      </w:ins>
      <w:ins w:id="22" w:author="CK NTU" w:date="2022-04-07T11:17:00Z">
        <w:r w:rsidR="006F59A2">
          <w:t>generalist predators</w:t>
        </w:r>
      </w:ins>
      <w:ins w:id="23" w:author="CK NTU" w:date="2022-04-07T11:43:00Z">
        <w:r w:rsidR="005B58D9">
          <w:t xml:space="preserve"> in order </w:t>
        </w:r>
      </w:ins>
      <w:ins w:id="24" w:author="CK NTU" w:date="2022-04-07T11:42:00Z">
        <w:r w:rsidR="005B58D9">
          <w:t xml:space="preserve">to understand </w:t>
        </w:r>
      </w:ins>
      <w:del w:id="25" w:author="CK NTU" w:date="2022-04-07T11:43:00Z">
        <w:r w:rsidDel="005B58D9">
          <w:delText xml:space="preserve"> would help reveal how</w:delText>
        </w:r>
      </w:del>
      <w:ins w:id="26" w:author="CK NTU" w:date="2022-04-07T11:43:00Z">
        <w:r w:rsidR="005B58D9">
          <w:t>whether</w:t>
        </w:r>
      </w:ins>
      <w:r>
        <w:t xml:space="preserve"> the </w:t>
      </w:r>
      <w:ins w:id="27" w:author="CK NTU" w:date="2022-04-07T11:17:00Z">
        <w:r w:rsidR="006F59A2">
          <w:t xml:space="preserve">role </w:t>
        </w:r>
      </w:ins>
      <w:del w:id="28" w:author="CK NTU" w:date="2022-04-07T11:18:00Z">
        <w:r w:rsidDel="006F59A2">
          <w:delText xml:space="preserve">biocontrol </w:delText>
        </w:r>
      </w:del>
      <w:del w:id="29" w:author="CK NTU" w:date="2022-04-07T11:11:00Z">
        <w:r w:rsidDel="00BF65AA">
          <w:delText xml:space="preserve">value </w:delText>
        </w:r>
      </w:del>
      <w:r>
        <w:t xml:space="preserve">of </w:t>
      </w:r>
      <w:ins w:id="30" w:author="CK NTU" w:date="2022-04-07T11:17:00Z">
        <w:r w:rsidR="006F59A2">
          <w:t>these</w:t>
        </w:r>
      </w:ins>
      <w:del w:id="31" w:author="CK NTU" w:date="2022-04-07T11:17:00Z">
        <w:r w:rsidDel="006F59A2">
          <w:delText>generalist</w:delText>
        </w:r>
      </w:del>
      <w:r>
        <w:t xml:space="preserve"> predators</w:t>
      </w:r>
      <w:ins w:id="32" w:author="CK NTU" w:date="2022-04-07T11:20:00Z">
        <w:r w:rsidR="006F59A2">
          <w:t xml:space="preserve"> as biocontrol agents</w:t>
        </w:r>
      </w:ins>
      <w:r>
        <w:t xml:space="preserve"> var</w:t>
      </w:r>
      <w:del w:id="33" w:author="CK NTU" w:date="2022-04-07T11:21:00Z">
        <w:r w:rsidDel="006F59A2">
          <w:delText>ies</w:delText>
        </w:r>
      </w:del>
      <w:ins w:id="34" w:author="CK NTU" w:date="2022-04-07T11:21:00Z">
        <w:r w:rsidR="006F59A2">
          <w:t>ies</w:t>
        </w:r>
      </w:ins>
      <w:r>
        <w:t xml:space="preserve"> within a growth season. Second, </w:t>
      </w:r>
      <w:ins w:id="35" w:author="CK NTU" w:date="2022-04-07T11:45:00Z">
        <w:r w:rsidR="005B58D9">
          <w:t xml:space="preserve">we </w:t>
        </w:r>
      </w:ins>
      <w:del w:id="36" w:author="CK NTU" w:date="2022-04-07T11:45:00Z">
        <w:r w:rsidDel="005B58D9">
          <w:delText xml:space="preserve">studies </w:delText>
        </w:r>
      </w:del>
      <w:r>
        <w:t xml:space="preserve">should examine whether farming practices (e.g., organic and conventional) influence the diet compositions of predators (e.g., pest consumption) </w:t>
      </w:r>
      <w:r w:rsidR="0099401B">
        <w:fldChar w:fldCharType="begin"/>
      </w:r>
      <w:r w:rsidR="002D6E53">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2D6E53">
        <w:rPr>
          <w:rFonts w:ascii="Cambria Math" w:hAnsi="Cambria Math" w:cs="Cambria Math"/>
        </w:rPr>
        <w:instrText>‐</w:instrText>
      </w:r>
      <w:r w:rsidR="002D6E53">
        <w:rPr>
          <w:rFonts w:cs="Arial"/>
        </w:rPr>
        <w:instrText>term experiment: a stable isotope approach&lt;/title&gt;&lt;secondary-title&gt;Agricultural and Forest Entomolo</w:instrText>
      </w:r>
      <w:r w:rsidR="002D6E53">
        <w:instrText>gy&lt;/secondary-title&gt;&lt;/titles&gt;&lt;pages&gt;197-204&lt;/pages&gt;&lt;volume&gt;13&lt;/volume&gt;&lt;number&gt;2&lt;/number&gt;&lt;dates&gt;&lt;year&gt;2011&lt;/year&gt;&lt;/dates&gt;&lt;isbn&gt;1461-9555&lt;/isbn&gt;&lt;urls&gt;&lt;/urls&gt;&lt;/record&gt;&lt;/Cite&gt;&lt;/EndNote&gt;</w:instrText>
      </w:r>
      <w:r w:rsidR="0099401B">
        <w:fldChar w:fldCharType="separate"/>
      </w:r>
      <w:r w:rsidR="002D6E53" w:rsidRPr="002D6E53">
        <w:rPr>
          <w:noProof/>
          <w:vertAlign w:val="superscript"/>
        </w:rPr>
        <w:t>18</w:t>
      </w:r>
      <w:r w:rsidR="0099401B">
        <w:fldChar w:fldCharType="end"/>
      </w:r>
      <w:r>
        <w:t xml:space="preserve">. </w:t>
      </w:r>
      <w:ins w:id="37" w:author="CK NTU" w:date="2022-04-07T11:46:00Z">
        <w:r w:rsidR="005B58D9">
          <w:t xml:space="preserve">This will demonstrate whether </w:t>
        </w:r>
      </w:ins>
      <w:ins w:id="38" w:author="CK NTU" w:date="2022-04-07T11:45:00Z">
        <w:r w:rsidR="005B58D9">
          <w:t xml:space="preserve">generalist predators </w:t>
        </w:r>
      </w:ins>
      <w:ins w:id="39" w:author="CK NTU" w:date="2022-04-07T11:48:00Z">
        <w:r w:rsidR="005B58D9">
          <w:t>provide</w:t>
        </w:r>
      </w:ins>
      <w:ins w:id="40" w:author="CK NTU" w:date="2022-04-07T11:45:00Z">
        <w:r w:rsidR="005B58D9">
          <w:t xml:space="preserve"> different biocontrol </w:t>
        </w:r>
      </w:ins>
      <w:ins w:id="41" w:author="CK NTU" w:date="2022-04-07T11:49:00Z">
        <w:r w:rsidR="005B58D9">
          <w:t>values</w:t>
        </w:r>
      </w:ins>
      <w:ins w:id="42" w:author="CK NTU" w:date="2022-04-07T11:45:00Z">
        <w:r w:rsidR="005B58D9">
          <w:t xml:space="preserve"> in </w:t>
        </w:r>
      </w:ins>
      <w:ins w:id="43" w:author="CK NTU" w:date="2022-04-07T11:49:00Z">
        <w:r w:rsidR="005B58D9">
          <w:t>different farm types.</w:t>
        </w:r>
      </w:ins>
      <w:ins w:id="44" w:author="CK NTU" w:date="2022-04-07T11:45:00Z">
        <w:r w:rsidR="005B58D9">
          <w:t xml:space="preserve"> </w:t>
        </w:r>
      </w:ins>
      <w:r>
        <w:t xml:space="preserve">In general, compared to conventional farming, organic farming promotes arthropod diversity (both pest and alternative prey) </w:t>
      </w:r>
      <w:r w:rsidR="0099401B">
        <w:fldChar w:fldCharType="begin"/>
      </w:r>
      <w:r w:rsidR="002D6E53">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2D6E53">
        <w:rPr>
          <w:rFonts w:ascii="Cambria Math" w:hAnsi="Cambria Math" w:cs="Cambria Math"/>
        </w:rPr>
        <w:instrText>‐</w:instrText>
      </w:r>
      <w:r w:rsidR="002D6E53">
        <w:rPr>
          <w:rFonts w:cs="Arial"/>
        </w:rPr>
        <w:instrText>CHRISTI</w:instrText>
      </w:r>
      <w:r w:rsidR="002D6E53">
        <w:instrText>N&lt;/author&gt;&lt;/authors&gt;&lt;/contributors&gt;&lt;titles&gt;&lt;title&gt;The effects of organic agriculture on biodiversity and abundance: a meta</w:instrText>
      </w:r>
      <w:r w:rsidR="002D6E53">
        <w:rPr>
          <w:rFonts w:ascii="Cambria Math" w:hAnsi="Cambria Math" w:cs="Cambria Math"/>
        </w:rPr>
        <w:instrText>‐</w:instrText>
      </w:r>
      <w:r w:rsidR="002D6E53">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rsidR="002D6E53">
        <w:instrText>dates&gt;&lt;isbn&gt;0021-8901&lt;/isbn&gt;&lt;urls&gt;&lt;/urls&gt;&lt;/record&gt;&lt;/Cite&gt;&lt;/EndNote&gt;</w:instrText>
      </w:r>
      <w:r w:rsidR="0099401B">
        <w:fldChar w:fldCharType="separate"/>
      </w:r>
      <w:r w:rsidR="002D6E53" w:rsidRPr="002D6E53">
        <w:rPr>
          <w:noProof/>
          <w:vertAlign w:val="superscript"/>
        </w:rPr>
        <w:t>19</w:t>
      </w:r>
      <w:r w:rsidR="0099401B">
        <w:fldChar w:fldCharType="end"/>
      </w:r>
      <w:r>
        <w:t xml:space="preserve">, potentially lowering the </w:t>
      </w:r>
      <w:ins w:id="45" w:author="CK NTU" w:date="2022-04-07T11:22:00Z">
        <w:r w:rsidR="006F59A2">
          <w:t xml:space="preserve">pest </w:t>
        </w:r>
      </w:ins>
      <w:r>
        <w:t xml:space="preserve">consumption </w:t>
      </w:r>
      <w:del w:id="46" w:author="CK NTU" w:date="2022-04-07T11:22:00Z">
        <w:r w:rsidDel="006F59A2">
          <w:delText xml:space="preserve">of pest </w:delText>
        </w:r>
      </w:del>
      <w:r>
        <w:t>by generalist predators</w:t>
      </w:r>
      <w:r>
        <w:rPr>
          <w:rFonts w:hint="eastAsia"/>
        </w:rP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rPr>
          <w:rFonts w:hint="eastAsia"/>
        </w:rPr>
        <w:t xml:space="preserve">. </w:t>
      </w:r>
      <w:r>
        <w:t xml:space="preserve">In contrast, the application of synthetic chemicals in conventional farms may promote </w:t>
      </w:r>
      <w:ins w:id="47" w:author="CK NTU" w:date="2022-04-07T11:24:00Z">
        <w:r w:rsidR="006F59A2">
          <w:t xml:space="preserve">pest </w:t>
        </w:r>
      </w:ins>
      <w:del w:id="48" w:author="CK NTU" w:date="2022-04-07T11:24:00Z">
        <w:r w:rsidDel="006F59A2">
          <w:delText>the</w:delText>
        </w:r>
        <w:r w:rsidDel="006F59A2">
          <w:rPr>
            <w:rFonts w:hint="eastAsia"/>
          </w:rPr>
          <w:delText xml:space="preserve"> </w:delText>
        </w:r>
      </w:del>
      <w:r>
        <w:rPr>
          <w:rFonts w:hint="eastAsia"/>
        </w:rPr>
        <w:t xml:space="preserve">abundance </w:t>
      </w:r>
      <w:del w:id="49" w:author="CK NTU" w:date="2022-04-07T11:22:00Z">
        <w:r w:rsidDel="006F59A2">
          <w:rPr>
            <w:rFonts w:hint="eastAsia"/>
          </w:rPr>
          <w:delText>or even resurgence</w:delText>
        </w:r>
        <w:r w:rsidDel="006F59A2">
          <w:delText xml:space="preserve"> </w:delText>
        </w:r>
      </w:del>
      <w:del w:id="50" w:author="CK NTU" w:date="2022-04-07T11:24:00Z">
        <w:r w:rsidDel="006F59A2">
          <w:delText xml:space="preserve">of pest herbivores </w:delText>
        </w:r>
      </w:del>
      <w:r w:rsidR="0099401B">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
</w:fldData>
        </w:fldChar>
      </w:r>
      <w:r w:rsidR="002D6E53">
        <w:instrText xml:space="preserve"> ADDIN EN.CITE </w:instrText>
      </w:r>
      <w:r w:rsidR="002D6E53">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
</w:fldData>
        </w:fldChar>
      </w:r>
      <w:r w:rsidR="002D6E53">
        <w:instrText xml:space="preserve"> ADDIN EN.CITE.DATA </w:instrText>
      </w:r>
      <w:r w:rsidR="002D6E53">
        <w:fldChar w:fldCharType="end"/>
      </w:r>
      <w:r w:rsidR="0099401B">
        <w:fldChar w:fldCharType="separate"/>
      </w:r>
      <w:r w:rsidR="002D6E53" w:rsidRPr="002D6E53">
        <w:rPr>
          <w:noProof/>
          <w:vertAlign w:val="superscript"/>
        </w:rPr>
        <w:t>16,20-22</w:t>
      </w:r>
      <w:r w:rsidR="0099401B">
        <w:fldChar w:fldCharType="end"/>
      </w:r>
      <w:r>
        <w:t>, potentially leading to higher pest consumption in predators’ diet.</w:t>
      </w:r>
      <w:ins w:id="51" w:author="CK NTU" w:date="2022-04-07T11:26:00Z">
        <w:r w:rsidR="00EA440B">
          <w:t xml:space="preserve">  </w:t>
        </w:r>
      </w:ins>
      <w:del w:id="52" w:author="CK NTU" w:date="2022-04-07T11:45:00Z">
        <w:r w:rsidDel="005B58D9">
          <w:delText xml:space="preserve"> </w:delText>
        </w:r>
      </w:del>
      <w:r>
        <w:t xml:space="preserve">Third, </w:t>
      </w:r>
      <w:ins w:id="53" w:author="CK NTU" w:date="2022-04-07T11:51:00Z">
        <w:r w:rsidR="005B58D9">
          <w:t>we</w:t>
        </w:r>
      </w:ins>
      <w:del w:id="54" w:author="CK NTU" w:date="2022-04-07T11:51:00Z">
        <w:r w:rsidDel="005B58D9">
          <w:delText>studies</w:delText>
        </w:r>
      </w:del>
      <w:r>
        <w:t xml:space="preserve"> should investigate the relationship between the relative prey abundance and predators’ diet composition.</w:t>
      </w:r>
      <w:r>
        <w:rPr>
          <w:rFonts w:hint="eastAsia"/>
        </w:rPr>
        <w:t xml:space="preserve"> </w:t>
      </w:r>
      <w:r>
        <w:t xml:space="preserve">This will clarify whether </w:t>
      </w:r>
      <w:ins w:id="55" w:author="CK NTU" w:date="2022-04-07T11:55:00Z">
        <w:r w:rsidR="00220D1F">
          <w:t xml:space="preserve">pest abundance </w:t>
        </w:r>
      </w:ins>
      <w:ins w:id="56" w:author="CK NTU" w:date="2022-04-07T12:02:00Z">
        <w:r w:rsidR="00DE4748">
          <w:t>or</w:t>
        </w:r>
      </w:ins>
      <w:ins w:id="57" w:author="CK NTU" w:date="2022-04-07T11:58:00Z">
        <w:r w:rsidR="00220D1F">
          <w:t xml:space="preserve"> </w:t>
        </w:r>
      </w:ins>
      <w:ins w:id="58" w:author="CK NTU" w:date="2022-04-07T11:59:00Z">
        <w:r w:rsidR="00220D1F">
          <w:t>predator preference</w:t>
        </w:r>
      </w:ins>
      <w:ins w:id="59" w:author="CK NTU" w:date="2022-04-07T11:56:00Z">
        <w:r w:rsidR="00220D1F">
          <w:t xml:space="preserve"> </w:t>
        </w:r>
      </w:ins>
      <w:ins w:id="60" w:author="CK NTU" w:date="2022-04-07T11:59:00Z">
        <w:r w:rsidR="00220D1F">
          <w:t xml:space="preserve">mainly </w:t>
        </w:r>
      </w:ins>
      <w:ins w:id="61" w:author="CK NTU" w:date="2022-04-07T11:56:00Z">
        <w:r w:rsidR="00220D1F">
          <w:t>explain</w:t>
        </w:r>
      </w:ins>
      <w:ins w:id="62" w:author="CK NTU" w:date="2022-04-07T11:57:00Z">
        <w:r w:rsidR="00220D1F">
          <w:t>s</w:t>
        </w:r>
      </w:ins>
      <w:ins w:id="63" w:author="CK NTU" w:date="2022-04-07T11:59:00Z">
        <w:r w:rsidR="00220D1F">
          <w:t xml:space="preserve"> the</w:t>
        </w:r>
      </w:ins>
      <w:ins w:id="64" w:author="CK NTU" w:date="2022-04-07T11:58:00Z">
        <w:r w:rsidR="00220D1F">
          <w:t xml:space="preserve"> </w:t>
        </w:r>
      </w:ins>
      <w:r>
        <w:t xml:space="preserve">pest consumption by predators </w:t>
      </w:r>
      <w:del w:id="65" w:author="CK NTU" w:date="2022-04-07T11:59:00Z">
        <w:r w:rsidDel="00220D1F">
          <w:delText xml:space="preserve">is due to </w:delText>
        </w:r>
        <w:r w:rsidDel="00220D1F">
          <w:rPr>
            <w:rFonts w:hint="eastAsia"/>
          </w:rPr>
          <w:delText xml:space="preserve">pest </w:delText>
        </w:r>
        <w:r w:rsidDel="00220D1F">
          <w:delText xml:space="preserve">availability </w:delText>
        </w:r>
      </w:del>
      <w:del w:id="66" w:author="CK NTU" w:date="2022-04-07T11:56:00Z">
        <w:r w:rsidDel="00220D1F">
          <w:delText>(e.g., density effect)</w:delText>
        </w:r>
      </w:del>
      <w:r>
        <w:t xml:space="preserve"> </w:t>
      </w:r>
      <w:r w:rsidR="0099401B">
        <w:fldChar w:fldCharType="begin"/>
      </w:r>
      <w:r w:rsidR="002D6E53">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rPr>
        <w:instrText>‐</w:instrText>
      </w:r>
      <w:r w:rsidR="002D6E53">
        <w:rPr>
          <w:rFonts w:cs="Arial"/>
        </w:rPr>
        <w:instrText>and intraguild prey&lt;/title&gt;&lt;s</w:instrText>
      </w:r>
      <w:r w:rsidR="002D6E53">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9401B">
        <w:fldChar w:fldCharType="separate"/>
      </w:r>
      <w:r w:rsidR="002D6E53" w:rsidRPr="002D6E53">
        <w:rPr>
          <w:noProof/>
          <w:vertAlign w:val="superscript"/>
        </w:rPr>
        <w:t>17</w:t>
      </w:r>
      <w:r w:rsidR="0099401B">
        <w:fldChar w:fldCharType="end"/>
      </w:r>
      <w:r>
        <w:rPr>
          <w:rFonts w:hint="eastAsia"/>
        </w:rPr>
        <w:t xml:space="preserve"> </w:t>
      </w:r>
      <w:del w:id="67" w:author="CK NTU" w:date="2022-04-07T12:00:00Z">
        <w:r w:rsidDel="00220D1F">
          <w:delText>or feeding preference</w:delText>
        </w:r>
        <w:r w:rsidDel="00220D1F">
          <w:rPr>
            <w:rFonts w:hint="eastAsia"/>
          </w:rPr>
          <w:delText xml:space="preserve"> for pests</w:delText>
        </w:r>
        <w:r w:rsidDel="00220D1F">
          <w:delText xml:space="preserve"> </w:delText>
        </w:r>
      </w:del>
      <w:r w:rsidR="0099401B">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
</w:fldData>
        </w:fldChar>
      </w:r>
      <w:r w:rsidR="002D6E53">
        <w:instrText xml:space="preserve"> ADDIN EN.CITE </w:instrText>
      </w:r>
      <w:r w:rsidR="002D6E53">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
</w:fldData>
        </w:fldChar>
      </w:r>
      <w:r w:rsidR="002D6E53">
        <w:instrText xml:space="preserve"> ADDIN EN.CITE.DATA </w:instrText>
      </w:r>
      <w:r w:rsidR="002D6E53">
        <w:fldChar w:fldCharType="end"/>
      </w:r>
      <w:r w:rsidR="0099401B">
        <w:fldChar w:fldCharType="separate"/>
      </w:r>
      <w:r w:rsidR="002D6E53" w:rsidRPr="002D6E53">
        <w:rPr>
          <w:noProof/>
          <w:vertAlign w:val="superscript"/>
        </w:rPr>
        <w:t>23-25</w:t>
      </w:r>
      <w:r w:rsidR="0099401B">
        <w:fldChar w:fldCharType="end"/>
      </w:r>
      <w:r>
        <w:t xml:space="preserve">. </w:t>
      </w:r>
      <w:r>
        <w:rPr>
          <w:rFonts w:hint="eastAsia"/>
        </w:rPr>
        <w:lastRenderedPageBreak/>
        <w:t>Lastly</w:t>
      </w:r>
      <w:r>
        <w:t xml:space="preserve">, we should examine how surrounding vegetation (e.g., forest cover) affects the diet composition of generalist predators. </w:t>
      </w:r>
      <w:ins w:id="68" w:author="CK NTU" w:date="2022-04-07T12:04:00Z">
        <w:r w:rsidR="001E6FDA">
          <w:t xml:space="preserve">While </w:t>
        </w:r>
      </w:ins>
      <w:del w:id="69" w:author="CK NTU" w:date="2022-04-07T12:04:00Z">
        <w:r w:rsidDel="001E6FDA">
          <w:delText>P</w:delText>
        </w:r>
        <w:r w:rsidDel="001E6FDA">
          <w:rPr>
            <w:rFonts w:hint="eastAsia"/>
          </w:rPr>
          <w:delText>revious</w:delText>
        </w:r>
        <w:r w:rsidDel="001E6FDA">
          <w:delText xml:space="preserve"> studies have shown that </w:delText>
        </w:r>
      </w:del>
      <w:r>
        <w:t xml:space="preserve">surrounding vegetation </w:t>
      </w:r>
      <w:ins w:id="70" w:author="CK NTU" w:date="2022-04-07T12:04:00Z">
        <w:r w:rsidR="001E6FDA">
          <w:t xml:space="preserve">reportedly </w:t>
        </w:r>
      </w:ins>
      <w:del w:id="71" w:author="CK NTU" w:date="2022-04-07T12:04:00Z">
        <w:r w:rsidDel="001E6FDA">
          <w:delText xml:space="preserve">could </w:delText>
        </w:r>
      </w:del>
      <w:r>
        <w:t>affect</w:t>
      </w:r>
      <w:ins w:id="72" w:author="CK NTU" w:date="2022-04-07T12:04:00Z">
        <w:r w:rsidR="001E6FDA">
          <w:t>ed</w:t>
        </w:r>
      </w:ins>
      <w:r>
        <w:t xml:space="preserve"> arthropod diversity and predator-prey interactions in agro</w:t>
      </w:r>
      <w:r>
        <w:rPr>
          <w:rFonts w:hint="eastAsia"/>
        </w:rPr>
        <w:t>-</w:t>
      </w:r>
      <w:r>
        <w:t xml:space="preserve">ecosystems </w:t>
      </w:r>
      <w:r w:rsidR="0099401B">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
</w:fldData>
        </w:fldChar>
      </w:r>
      <w:r w:rsidR="002D6E53">
        <w:instrText xml:space="preserve"> ADDIN EN.CITE </w:instrText>
      </w:r>
      <w:r w:rsidR="002D6E53">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
</w:fldData>
        </w:fldChar>
      </w:r>
      <w:r w:rsidR="002D6E53">
        <w:instrText xml:space="preserve"> ADDIN EN.CITE.DATA </w:instrText>
      </w:r>
      <w:r w:rsidR="002D6E53">
        <w:fldChar w:fldCharType="end"/>
      </w:r>
      <w:r w:rsidR="0099401B">
        <w:fldChar w:fldCharType="separate"/>
      </w:r>
      <w:r w:rsidR="002D6E53" w:rsidRPr="002D6E53">
        <w:rPr>
          <w:noProof/>
          <w:vertAlign w:val="superscript"/>
        </w:rPr>
        <w:t>26-30</w:t>
      </w:r>
      <w:r w:rsidR="0099401B">
        <w:fldChar w:fldCharType="end"/>
      </w:r>
      <w:ins w:id="73" w:author="CK NTU" w:date="2022-04-07T12:04:00Z">
        <w:r w:rsidR="001E6FDA">
          <w:t>,</w:t>
        </w:r>
      </w:ins>
      <w:del w:id="74" w:author="CK NTU" w:date="2022-04-07T12:04:00Z">
        <w:r w:rsidDel="001E6FDA">
          <w:delText>.</w:delText>
        </w:r>
      </w:del>
      <w:r>
        <w:t xml:space="preserve"> </w:t>
      </w:r>
      <w:ins w:id="75" w:author="CK NTU" w:date="2022-04-07T12:05:00Z">
        <w:r w:rsidR="001E6FDA">
          <w:t xml:space="preserve">its </w:t>
        </w:r>
      </w:ins>
      <w:del w:id="76" w:author="CK NTU" w:date="2022-04-07T12:04:00Z">
        <w:r w:rsidDel="001E6FDA">
          <w:delText xml:space="preserve">However, </w:delText>
        </w:r>
      </w:del>
      <w:del w:id="77" w:author="CK NTU" w:date="2022-04-07T12:05:00Z">
        <w:r w:rsidDel="001E6FDA">
          <w:delText>l</w:delText>
        </w:r>
        <w:r w:rsidDel="001E6FDA">
          <w:rPr>
            <w:rFonts w:hint="eastAsia"/>
          </w:rPr>
          <w:delText>ittle</w:delText>
        </w:r>
        <w:r w:rsidDel="001E6FDA">
          <w:delText xml:space="preserve"> is known about </w:delText>
        </w:r>
        <w:r w:rsidDel="001E6FDA">
          <w:rPr>
            <w:rFonts w:hint="eastAsia"/>
          </w:rPr>
          <w:delText>the</w:delText>
        </w:r>
        <w:r w:rsidDel="001E6FDA">
          <w:delText xml:space="preserve"> </w:delText>
        </w:r>
      </w:del>
      <w:r>
        <w:rPr>
          <w:rFonts w:hint="eastAsia"/>
        </w:rPr>
        <w:t>effect</w:t>
      </w:r>
      <w:r>
        <w:t xml:space="preserve"> </w:t>
      </w:r>
      <w:del w:id="78" w:author="CK NTU" w:date="2022-04-07T12:05:00Z">
        <w:r w:rsidDel="001E6FDA">
          <w:delText>of surrounding vegetation</w:delText>
        </w:r>
        <w:r w:rsidDel="001E6FDA">
          <w:rPr>
            <w:rFonts w:hint="eastAsia"/>
          </w:rPr>
          <w:delText xml:space="preserve"> </w:delText>
        </w:r>
      </w:del>
      <w:r>
        <w:rPr>
          <w:rFonts w:hint="eastAsia"/>
        </w:rPr>
        <w:t xml:space="preserve">on </w:t>
      </w:r>
      <w:r>
        <w:t>predators’ diet composition</w:t>
      </w:r>
      <w:r>
        <w:rPr>
          <w:rFonts w:hint="eastAsia"/>
        </w:rPr>
        <w:t>s</w:t>
      </w:r>
      <w:ins w:id="79" w:author="CK NTU" w:date="2022-04-07T12:05:00Z">
        <w:r w:rsidR="001E6FDA">
          <w:t xml:space="preserve"> i</w:t>
        </w:r>
      </w:ins>
      <w:ins w:id="80" w:author="CK NTU" w:date="2022-04-07T12:06:00Z">
        <w:r w:rsidR="001E6FDA">
          <w:t>s unclear</w:t>
        </w:r>
      </w:ins>
      <w:r>
        <w:t>. Understanding this will provide insights for managing agricultural landscape and promoting biocontrol services</w:t>
      </w:r>
      <w:r>
        <w:rPr>
          <w:rFonts w:hint="eastAsia"/>
        </w:rPr>
        <w:t xml:space="preserve"> </w:t>
      </w:r>
      <w:r>
        <w:t>by generalist predators.</w:t>
      </w:r>
    </w:p>
    <w:p w14:paraId="1AB85735" w14:textId="3E9A6C52" w:rsidR="00062FF4" w:rsidRDefault="007D72D9">
      <w:pPr>
        <w:jc w:val="left"/>
      </w:pPr>
      <w:r>
        <w:rPr>
          <w:rFonts w:hint="eastAsia"/>
        </w:rPr>
        <w:tab/>
      </w:r>
      <w:del w:id="81" w:author="CK NTU" w:date="2022-04-18T15:01:00Z">
        <w:r w:rsidDel="00DE0FAA">
          <w:delText>The objective of t</w:delText>
        </w:r>
      </w:del>
      <w:del w:id="82" w:author="CK NTU" w:date="2022-04-18T15:02:00Z">
        <w:r w:rsidDel="00DE0FAA">
          <w:delText>his study is</w:delText>
        </w:r>
      </w:del>
      <w:r>
        <w:t xml:space="preserve"> </w:t>
      </w:r>
      <w:ins w:id="83" w:author="CK NTU" w:date="2022-04-18T15:02:00Z">
        <w:r w:rsidR="00DE0FAA">
          <w:t>T</w:t>
        </w:r>
      </w:ins>
      <w:del w:id="84" w:author="CK NTU" w:date="2022-04-18T15:02:00Z">
        <w:r w:rsidDel="00DE0FAA">
          <w:delText>t</w:delText>
        </w:r>
      </w:del>
      <w:r>
        <w:t xml:space="preserve">o address the aforementioned </w:t>
      </w:r>
      <w:del w:id="85" w:author="CK NTU" w:date="2022-04-18T15:42:00Z">
        <w:r w:rsidDel="001D666D">
          <w:delText xml:space="preserve">critical </w:delText>
        </w:r>
      </w:del>
      <w:r>
        <w:t>knowledge gaps</w:t>
      </w:r>
      <w:ins w:id="86" w:author="CK NTU" w:date="2022-04-18T15:02:00Z">
        <w:r w:rsidR="00DE0FAA">
          <w:t>,</w:t>
        </w:r>
        <w:r w:rsidR="00DE0FAA" w:rsidRPr="00DE0FAA">
          <w:t xml:space="preserve"> </w:t>
        </w:r>
        <w:r w:rsidR="00DE0FAA">
          <w:t>this study aims</w:t>
        </w:r>
      </w:ins>
      <w:del w:id="87" w:author="CK NTU" w:date="2022-04-18T15:02:00Z">
        <w:r w:rsidDel="00DE0FAA">
          <w:delText>:</w:delText>
        </w:r>
      </w:del>
      <w:ins w:id="88" w:author="CK NTU" w:date="2022-04-18T15:02:00Z">
        <w:r w:rsidR="00DE0FAA">
          <w:t xml:space="preserve"> to</w:t>
        </w:r>
      </w:ins>
      <w:r>
        <w:t xml:space="preserve">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w:t>
      </w:r>
      <w:ins w:id="89" w:author="CK NTU" w:date="2022-04-18T15:27:00Z">
        <w:r w:rsidR="00E0794F">
          <w:t xml:space="preserve"> over years</w:t>
        </w:r>
      </w:ins>
      <w:r>
        <w:t>, and 3) investigate how abiotic and biotic factors affect these predators’ diet composition.  Filling the</w:t>
      </w:r>
      <w:r>
        <w:rPr>
          <w:rFonts w:hint="eastAsia"/>
        </w:rPr>
        <w:t xml:space="preserve">se </w:t>
      </w:r>
      <w:r>
        <w:t xml:space="preserve">gaps will provide insights for </w:t>
      </w:r>
      <w:ins w:id="90" w:author="CK NTU" w:date="2022-04-18T15:29:00Z">
        <w:r w:rsidR="00E0794F">
          <w:t>appl</w:t>
        </w:r>
        <w:r w:rsidR="00E0794F">
          <w:t xml:space="preserve">ying </w:t>
        </w:r>
        <w:r w:rsidR="00E0794F">
          <w:t>generalist predators</w:t>
        </w:r>
        <w:r w:rsidR="00E0794F">
          <w:t xml:space="preserve"> in </w:t>
        </w:r>
      </w:ins>
      <w:r>
        <w:t xml:space="preserve">biocontrol </w:t>
      </w:r>
      <w:ins w:id="91" w:author="CK NTU" w:date="2022-04-18T15:29:00Z">
        <w:r w:rsidR="00E0794F">
          <w:t>programs</w:t>
        </w:r>
      </w:ins>
      <w:del w:id="92" w:author="CK NTU" w:date="2022-04-18T15:29:00Z">
        <w:r w:rsidDel="00E0794F">
          <w:delText>potential and application of generalist predators</w:delText>
        </w:r>
      </w:del>
      <w:r>
        <w:t xml:space="preserve">. Specifically, this study sampled arthropod prey and generalist predators in sub-tropical organic and conventional rice farms over rice growth season (seedling, tillering, flowering, and ripening stages) in Miaoli County, Taiwan </w:t>
      </w:r>
      <w:del w:id="93" w:author="CK NTU" w:date="2022-04-18T15:32:00Z">
        <w:r w:rsidDel="000F771B">
          <w:delText xml:space="preserve">and </w:delText>
        </w:r>
      </w:del>
      <w:r>
        <w:t>from 2017 to 2019. Th</w:t>
      </w:r>
      <w:ins w:id="94" w:author="CK NTU" w:date="2022-04-18T15:41:00Z">
        <w:r w:rsidR="001D666D">
          <w:t>e objectives of th</w:t>
        </w:r>
      </w:ins>
      <w:r>
        <w:t>is study</w:t>
      </w:r>
      <w:r>
        <w:rPr>
          <w:rFonts w:hint="eastAsia"/>
        </w:rPr>
        <w:t xml:space="preserve"> </w:t>
      </w:r>
      <w:ins w:id="95" w:author="CK NTU" w:date="2022-04-18T15:42:00Z">
        <w:r w:rsidR="001D666D">
          <w:t>were</w:t>
        </w:r>
      </w:ins>
      <w:del w:id="96" w:author="CK NTU" w:date="2022-04-18T15:42:00Z">
        <w:r w:rsidDel="001D666D">
          <w:delText>aimed</w:delText>
        </w:r>
      </w:del>
      <w:r>
        <w:t xml:space="preserve">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w:t>
      </w:r>
      <w:r>
        <w:rPr>
          <w:rFonts w:hint="eastAsia"/>
        </w:rPr>
        <w:lastRenderedPageBreak/>
        <w:t xml:space="preserve">in ecological studies to </w:t>
      </w:r>
      <w:r>
        <w:t xml:space="preserve">infer predator-prey trophic interactions and </w:t>
      </w:r>
      <w:del w:id="97" w:author="CK NTU" w:date="2022-04-18T15:45:00Z">
        <w:r w:rsidDel="00BB2FFD">
          <w:delText xml:space="preserve">to </w:delText>
        </w:r>
      </w:del>
      <w:r>
        <w:t>estimate the proportion contribution of different prey sources to predators’ diet</w:t>
      </w:r>
      <w:r>
        <w:rPr>
          <w:rFonts w:hint="eastAsia"/>
        </w:rPr>
        <w:t xml:space="preserve"> </w:t>
      </w:r>
      <w:r w:rsidR="0099401B">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
</w:fldData>
        </w:fldChar>
      </w:r>
      <w:r w:rsidR="002D6E53">
        <w:instrText xml:space="preserve"> ADDIN EN.CITE </w:instrText>
      </w:r>
      <w:r w:rsidR="002D6E53">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
</w:fldData>
        </w:fldChar>
      </w:r>
      <w:r w:rsidR="002D6E53">
        <w:instrText xml:space="preserve"> ADDIN EN.CITE.DATA </w:instrText>
      </w:r>
      <w:r w:rsidR="002D6E53">
        <w:fldChar w:fldCharType="end"/>
      </w:r>
      <w:r w:rsidR="0099401B">
        <w:fldChar w:fldCharType="separate"/>
      </w:r>
      <w:r w:rsidR="002D6E53" w:rsidRPr="002D6E53">
        <w:rPr>
          <w:noProof/>
          <w:vertAlign w:val="superscript"/>
        </w:rPr>
        <w:t>31-33</w:t>
      </w:r>
      <w:r w:rsidR="0099401B">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99401B">
        <w:fldChar w:fldCharType="begin"/>
      </w:r>
      <w:r w:rsidR="002D6E53">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99401B">
        <w:fldChar w:fldCharType="separate"/>
      </w:r>
      <w:r w:rsidR="002D6E53" w:rsidRPr="002D6E53">
        <w:rPr>
          <w:noProof/>
          <w:vertAlign w:val="superscript"/>
        </w:rPr>
        <w:t>34</w:t>
      </w:r>
      <w:r w:rsidR="0099401B">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del w:id="98" w:author="CK NTU" w:date="2022-04-18T17:04:00Z">
        <w:r w:rsidDel="00504068">
          <w:rPr>
            <w:i/>
          </w:rPr>
          <w:delText>ca.</w:delText>
        </w:r>
        <w:r w:rsidDel="00504068">
          <w:delText xml:space="preserve"> </w:delText>
        </w:r>
      </w:del>
      <w:r>
        <w:t>2</w:t>
      </w:r>
      <w:del w:id="99" w:author="CK NTU" w:date="2022-04-18T17:04:00Z">
        <w:r w:rsidDel="00504068">
          <w:delText>5</w:delText>
        </w:r>
      </w:del>
      <w:ins w:id="100" w:author="CK NTU" w:date="2022-04-18T17:04:00Z">
        <w:r w:rsidR="00504068">
          <w:t>3</w:t>
        </w:r>
      </w:ins>
      <w:r>
        <w:t>-</w:t>
      </w:r>
      <w:r>
        <w:rPr>
          <w:rFonts w:hint="eastAsia"/>
        </w:rPr>
        <w:t>4</w:t>
      </w:r>
      <w:del w:id="101" w:author="CK NTU" w:date="2022-04-18T17:04:00Z">
        <w:r w:rsidDel="00504068">
          <w:rPr>
            <w:rFonts w:hint="eastAsia"/>
          </w:rPr>
          <w:delText>0</w:delText>
        </w:r>
      </w:del>
      <w:ins w:id="102" w:author="CK NTU" w:date="2022-04-18T17:04:00Z">
        <w:r w:rsidR="00504068">
          <w:t>7</w:t>
        </w:r>
      </w:ins>
      <w:r>
        <w:t xml:space="preserve">% at </w:t>
      </w:r>
      <w:r>
        <w:rPr>
          <w:rFonts w:hint="eastAsia"/>
        </w:rPr>
        <w:t xml:space="preserve">the </w:t>
      </w:r>
      <w:r>
        <w:t>tillering</w:t>
      </w:r>
      <w:r>
        <w:rPr>
          <w:rFonts w:hint="eastAsia"/>
        </w:rPr>
        <w:t xml:space="preserve"> stage</w:t>
      </w:r>
      <w:r>
        <w:t xml:space="preserve"> to </w:t>
      </w:r>
      <w:del w:id="103" w:author="CK NTU" w:date="2022-04-18T17:04:00Z">
        <w:r w:rsidDel="00504068">
          <w:rPr>
            <w:i/>
          </w:rPr>
          <w:delText>ca.</w:delText>
        </w:r>
        <w:r w:rsidDel="00504068">
          <w:delText xml:space="preserve"> 8</w:delText>
        </w:r>
      </w:del>
      <w:r>
        <w:t>7</w:t>
      </w:r>
      <w:ins w:id="104" w:author="CK NTU" w:date="2022-04-18T17:04:00Z">
        <w:r w:rsidR="00504068">
          <w:t>9</w:t>
        </w:r>
      </w:ins>
      <w:r>
        <w:t>-</w:t>
      </w:r>
      <w:r>
        <w:rPr>
          <w:rFonts w:hint="eastAsia"/>
        </w:rPr>
        <w:t>9</w:t>
      </w:r>
      <w:del w:id="105" w:author="CK NTU" w:date="2022-04-18T17:04:00Z">
        <w:r w:rsidDel="00504068">
          <w:delText>4</w:delText>
        </w:r>
      </w:del>
      <w:ins w:id="106" w:author="CK NTU" w:date="2022-04-18T17:04:00Z">
        <w:r w:rsidR="00504068">
          <w:t>5</w:t>
        </w:r>
      </w:ins>
      <w:r>
        <w:t xml:space="preserve">%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14:paraId="2CF653BD" w14:textId="77777777" w:rsidR="00062FF4" w:rsidRDefault="007D72D9">
      <w:pPr>
        <w:jc w:val="left"/>
      </w:pPr>
      <w:r>
        <w:t xml:space="preserve">   </w:t>
      </w:r>
    </w:p>
    <w:p w14:paraId="00F73814" w14:textId="77777777" w:rsidR="00062FF4" w:rsidRDefault="007D72D9">
      <w:pPr>
        <w:rPr>
          <w:b/>
        </w:rPr>
      </w:pPr>
      <w:r>
        <w:rPr>
          <w:rFonts w:hint="eastAsia"/>
          <w:b/>
        </w:rPr>
        <w:t>Materials and Methods</w:t>
      </w:r>
    </w:p>
    <w:p w14:paraId="272F1682" w14:textId="77777777" w:rsidR="00062FF4" w:rsidRDefault="007D72D9">
      <w:pPr>
        <w:jc w:val="center"/>
        <w:rPr>
          <w:i/>
        </w:rPr>
      </w:pPr>
      <w:r>
        <w:rPr>
          <w:rFonts w:hint="eastAsia"/>
          <w:i/>
        </w:rPr>
        <w:t>Study system and sample collection</w:t>
      </w:r>
    </w:p>
    <w:p w14:paraId="547F3864" w14:textId="33DEBBEB" w:rsidR="00062FF4" w:rsidRDefault="007D72D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w:t>
      </w:r>
      <w:r>
        <w:rPr>
          <w:rFonts w:hint="eastAsia"/>
        </w:rPr>
        <w:lastRenderedPageBreak/>
        <w:t xml:space="preserve">2019 (three farms each in 2017 and seven farms each in 2018 and 2019). </w:t>
      </w:r>
      <w:r>
        <w:t>These farms</w:t>
      </w:r>
      <w:ins w:id="107" w:author="CK NTU" w:date="2022-04-18T15:52:00Z">
        <w:r w:rsidR="005E39B4">
          <w:t>,</w:t>
        </w:r>
      </w:ins>
      <w:r>
        <w:t xml:space="preserve"> </w:t>
      </w:r>
      <w:ins w:id="108" w:author="CK NTU" w:date="2022-04-18T15:52:00Z">
        <w:r w:rsidR="005E39B4">
          <w:t>averaged at 0.2 hectares</w:t>
        </w:r>
        <w:r w:rsidR="005E39B4">
          <w:t xml:space="preserve">, </w:t>
        </w:r>
      </w:ins>
      <w:r>
        <w:t xml:space="preserve">were irrigated with surface water </w:t>
      </w:r>
      <w:del w:id="109" w:author="CK NTU" w:date="2022-04-18T15:52:00Z">
        <w:r w:rsidDel="005E39B4">
          <w:delText>and averaged at 0.2 hectares</w:delText>
        </w:r>
      </w:del>
      <w:r>
        <w:t>.</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 xml:space="preserve">amples were sealed in bags without chemical preservatives, iced, and transferred to refrigerator </w:t>
      </w:r>
      <w:del w:id="110" w:author="CK NTU" w:date="2022-04-18T15:55:00Z">
        <w:r w:rsidDel="005E39B4">
          <w:delText xml:space="preserve">  </w:delText>
        </w:r>
      </w:del>
      <w:r>
        <w:t>(−20ºC)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ins w:id="111" w:author="CK NTU" w:date="2022-04-18T15:56:00Z">
        <w:r w:rsidR="007F09B2">
          <w:t xml:space="preserve"> Hsu et al.</w:t>
        </w:r>
      </w:ins>
      <w:ins w:id="112" w:author="CK NTU" w:date="2022-04-18T15:57:00Z">
        <w:r w:rsidR="007F09B2">
          <w:t xml:space="preserve"> (2021)</w:t>
        </w:r>
      </w:ins>
      <w:r>
        <w:rPr>
          <w:rFonts w:hint="eastAsia"/>
        </w:rP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t>.</w:t>
      </w:r>
    </w:p>
    <w:p w14:paraId="2FA33E64" w14:textId="77777777" w:rsidR="00062FF4" w:rsidRDefault="007D72D9">
      <w:pPr>
        <w:pStyle w:val="af3"/>
        <w:ind w:left="0"/>
        <w:jc w:val="left"/>
      </w:pPr>
      <w:r>
        <w:rPr>
          <w:rFonts w:hint="eastAsia"/>
        </w:rPr>
        <w:tab/>
        <w:t xml:space="preserve"> </w:t>
      </w:r>
    </w:p>
    <w:p w14:paraId="249D4D42" w14:textId="77777777" w:rsidR="00062FF4" w:rsidRDefault="007D72D9">
      <w:pPr>
        <w:pStyle w:val="af3"/>
        <w:ind w:left="0"/>
        <w:jc w:val="center"/>
        <w:rPr>
          <w:i/>
        </w:rPr>
      </w:pPr>
      <w:r>
        <w:rPr>
          <w:rFonts w:hint="eastAsia"/>
          <w:i/>
        </w:rPr>
        <w:t>Stable isotope analysis of arthropod samples</w:t>
      </w:r>
    </w:p>
    <w:p w14:paraId="41A9A907" w14:textId="125362C0" w:rsidR="00062FF4" w:rsidRDefault="007D72D9">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w:t>
      </w:r>
      <w:del w:id="113" w:author="CK NTU" w:date="2022-04-18T15:59:00Z">
        <w:r w:rsidDel="007F09B2">
          <w:delText>a species had low biomass</w:delText>
        </w:r>
      </w:del>
      <w:ins w:id="114" w:author="CK NTU" w:date="2022-04-18T15:59:00Z">
        <w:r w:rsidR="007F09B2">
          <w:t>necessary</w:t>
        </w:r>
      </w:ins>
      <w:r>
        <w:t xml:space="preserve">,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w:t>
      </w:r>
      <w:r>
        <w:lastRenderedPageBreak/>
        <w:t>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24C65965" w14:textId="77777777" w:rsidR="00062FF4" w:rsidRDefault="00062FF4">
      <w:pPr>
        <w:pStyle w:val="af3"/>
        <w:ind w:left="0"/>
        <w:jc w:val="left"/>
        <w:rPr>
          <w:color w:val="FF0000"/>
        </w:rPr>
      </w:pPr>
    </w:p>
    <w:p w14:paraId="68604816" w14:textId="77777777" w:rsidR="00062FF4" w:rsidRDefault="007D72D9">
      <w:pPr>
        <w:jc w:val="center"/>
        <w:rPr>
          <w:i/>
        </w:rPr>
      </w:pPr>
      <w:r>
        <w:rPr>
          <w:rFonts w:hint="eastAsia"/>
          <w:i/>
        </w:rPr>
        <w:t>Arthropod trophic guild assignment</w:t>
      </w:r>
    </w:p>
    <w:p w14:paraId="50BA705F" w14:textId="405187A9" w:rsidR="00062FF4" w:rsidRDefault="007D72D9">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99401B">
        <w:fldChar w:fldCharType="begin"/>
      </w:r>
      <w:r w:rsidR="002D6E53">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99401B">
        <w:fldChar w:fldCharType="separate"/>
      </w:r>
      <w:r w:rsidR="002D6E53" w:rsidRPr="002D6E53">
        <w:rPr>
          <w:noProof/>
          <w:vertAlign w:val="superscript"/>
        </w:rPr>
        <w:t>35</w:t>
      </w:r>
      <w:r w:rsidR="0099401B">
        <w:fldChar w:fldCharType="end"/>
      </w:r>
      <w:r>
        <w:t xml:space="preserve">. In this study, we </w:t>
      </w:r>
      <w:r>
        <w:rPr>
          <w:rFonts w:hint="eastAsia"/>
        </w:rPr>
        <w:t xml:space="preserve">classified arthropod samples into four trophic guilds based on their dietary information and isotope signatures </w:t>
      </w:r>
      <w:r w:rsidR="0099401B" w:rsidRPr="007F09B2">
        <w:rPr>
          <w:highlight w:val="yellow"/>
          <w:rPrChange w:id="115" w:author="CK NTU" w:date="2022-04-18T16:03:00Z">
            <w:rPr/>
          </w:rPrChange>
        </w:rPr>
        <w:fldChar w:fldCharType="begin"/>
      </w:r>
      <w:r w:rsidR="002D6E53" w:rsidRPr="007F09B2">
        <w:rPr>
          <w:highlight w:val="yellow"/>
          <w:rPrChange w:id="116" w:author="CK NTU" w:date="2022-04-18T16:03:00Z">
            <w:rPr/>
          </w:rPrChange>
        </w:rPr>
        <w:instrText xml:space="preserve"> ADDIN EN.CITE &lt;EndNote&gt;&lt;Cite ExcludeAuth="1" ExcludeYear="1"&gt;&lt;Author&gt;Hsu&lt;/Author&gt;&lt;Year&gt;2021&lt;/Year&gt;&lt;RecNum&gt;67&lt;/RecNum&gt;&lt;Suffix&gt;see Hsu et al. [2021] for more details&lt;/Suffix&gt;&lt;DisplayText&gt;&lt;style face="superscript"&gt;10see Hsu et al. [2021] for more details&lt;/style&gt;&lt;/DisplayText&gt;&lt;record&gt;&lt;rec-number&gt;67&lt;/rec-number&gt;&lt;foreign-keys&gt;&lt;key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rsidRPr="007F09B2">
        <w:rPr>
          <w:highlight w:val="yellow"/>
          <w:rPrChange w:id="117" w:author="CK NTU" w:date="2022-04-18T16:03:00Z">
            <w:rPr/>
          </w:rPrChange>
        </w:rPr>
        <w:fldChar w:fldCharType="separate"/>
      </w:r>
      <w:r w:rsidR="002D6E53" w:rsidRPr="007F09B2">
        <w:rPr>
          <w:noProof/>
          <w:highlight w:val="yellow"/>
          <w:vertAlign w:val="superscript"/>
          <w:rPrChange w:id="118" w:author="CK NTU" w:date="2022-04-18T16:03:00Z">
            <w:rPr>
              <w:noProof/>
              <w:vertAlign w:val="superscript"/>
            </w:rPr>
          </w:rPrChange>
        </w:rPr>
        <w:t>10see Hsu et al. [2021] for more details</w:t>
      </w:r>
      <w:r w:rsidR="0099401B" w:rsidRPr="007F09B2">
        <w:rPr>
          <w:highlight w:val="yellow"/>
          <w:rPrChange w:id="119" w:author="CK NTU" w:date="2022-04-18T16:03:00Z">
            <w:rPr/>
          </w:rPrChange>
        </w:rPr>
        <w:fldChar w:fldCharType="end"/>
      </w:r>
      <w:r w:rsidRPr="007F09B2">
        <w:rPr>
          <w:rFonts w:hint="eastAsia"/>
          <w:highlight w:val="yellow"/>
          <w:rPrChange w:id="120" w:author="CK NTU" w:date="2022-04-18T16:03:00Z">
            <w:rPr>
              <w:rFonts w:hint="eastAsia"/>
            </w:rPr>
          </w:rPrChange>
        </w:rPr>
        <w:t>:</w:t>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xml:space="preserve">, including </w:t>
      </w:r>
      <w:ins w:id="121" w:author="CK NTU" w:date="2022-04-18T16:05:00Z">
        <w:r w:rsidR="00591BBD">
          <w:t xml:space="preserve">some </w:t>
        </w:r>
      </w:ins>
      <w:r>
        <w:rPr>
          <w:rFonts w:hint="eastAsia"/>
        </w:rPr>
        <w:t>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del w:id="122" w:author="CK NTU" w:date="2022-04-18T16:12:00Z">
        <w:r w:rsidDel="00437412">
          <w:rPr>
            <w:rFonts w:hint="eastAsia"/>
          </w:rPr>
          <w:delText xml:space="preserve">Detailed information of </w:delText>
        </w:r>
      </w:del>
      <w:ins w:id="123" w:author="CK NTU" w:date="2022-04-18T16:12:00Z">
        <w:r w:rsidR="00437412">
          <w:t>T</w:t>
        </w:r>
      </w:ins>
      <w:del w:id="124" w:author="CK NTU" w:date="2022-04-18T16:12:00Z">
        <w:r w:rsidDel="00437412">
          <w:rPr>
            <w:rFonts w:hint="eastAsia"/>
          </w:rPr>
          <w:delText>t</w:delText>
        </w:r>
      </w:del>
      <w:r>
        <w:rPr>
          <w:rFonts w:hint="eastAsia"/>
        </w:rPr>
        <w:t>he</w:t>
      </w:r>
      <w:r>
        <w:rPr>
          <w:bCs/>
        </w:rPr>
        <w:t xml:space="preserve"> arthropod families/genera</w:t>
      </w:r>
      <w:r>
        <w:rPr>
          <w:rFonts w:hint="eastAsia"/>
          <w:bCs/>
        </w:rPr>
        <w:t xml:space="preserve"> in each trophic guild</w:t>
      </w:r>
      <w:r>
        <w:rPr>
          <w:bCs/>
        </w:rPr>
        <w:t xml:space="preserve"> </w:t>
      </w:r>
      <w:r>
        <w:t xml:space="preserve">is </w:t>
      </w:r>
      <w:ins w:id="125" w:author="CK NTU" w:date="2022-04-18T16:12:00Z">
        <w:r w:rsidR="00437412">
          <w:t>detailed</w:t>
        </w:r>
      </w:ins>
      <w:del w:id="126" w:author="CK NTU" w:date="2022-04-18T16:12:00Z">
        <w:r w:rsidDel="00437412">
          <w:delText>provided</w:delText>
        </w:r>
      </w:del>
      <w:r>
        <w:t xml:space="preserve">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w:t>
      </w:r>
      <w:r>
        <w:lastRenderedPageBreak/>
        <w:t xml:space="preserve">and therefore did not consider </w:t>
      </w:r>
      <w:ins w:id="127" w:author="CK NTU" w:date="2022-04-18T16:15:00Z">
        <w:r w:rsidR="001020CC">
          <w:t>less abundant</w:t>
        </w:r>
      </w:ins>
      <w:del w:id="128" w:author="CK NTU" w:date="2022-04-18T16:15:00Z">
        <w:r w:rsidDel="001020CC">
          <w:delText>other</w:delText>
        </w:r>
      </w:del>
      <w:r>
        <w:t xml:space="preserve"> trophic guilds (e.g., parasitoids)</w:t>
      </w:r>
      <w:r>
        <w:rPr>
          <w:rFonts w:hint="eastAsia"/>
        </w:rPr>
        <w:t xml:space="preserve"> in subsequent analyses</w:t>
      </w:r>
      <w:r>
        <w:t>.</w:t>
      </w:r>
      <w:r>
        <w:rPr>
          <w:rFonts w:hint="eastAsia"/>
        </w:rPr>
        <w:t xml:space="preserve"> </w:t>
      </w:r>
    </w:p>
    <w:p w14:paraId="1B75DA6F" w14:textId="77777777" w:rsidR="00062FF4" w:rsidRDefault="00062FF4">
      <w:pPr>
        <w:rPr>
          <w:i/>
          <w:color w:val="FF0000"/>
        </w:rPr>
      </w:pPr>
    </w:p>
    <w:p w14:paraId="134999B6" w14:textId="77777777" w:rsidR="00062FF4" w:rsidRDefault="007D72D9">
      <w:pPr>
        <w:pStyle w:val="af3"/>
        <w:ind w:left="0"/>
        <w:jc w:val="center"/>
        <w:rPr>
          <w:i/>
        </w:rPr>
      </w:pPr>
      <w:r>
        <w:rPr>
          <w:rFonts w:hint="eastAsia"/>
          <w:i/>
        </w:rPr>
        <w:t>Data analyses</w:t>
      </w:r>
    </w:p>
    <w:p w14:paraId="099A963D" w14:textId="58208F40" w:rsidR="00062FF4" w:rsidRDefault="007D72D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rsidR="0099401B">
        <w:fldChar w:fldCharType="begin"/>
      </w:r>
      <w:r w:rsidR="002D6E53">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99401B">
        <w:fldChar w:fldCharType="separate"/>
      </w:r>
      <w:r w:rsidR="002D6E53" w:rsidRPr="002D6E53">
        <w:rPr>
          <w:noProof/>
          <w:vertAlign w:val="superscript"/>
        </w:rPr>
        <w:t>36</w:t>
      </w:r>
      <w:r w:rsidR="0099401B">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del w:id="129" w:author="CK NTU" w:date="2022-04-18T16:30:00Z">
        <w:r w:rsidDel="00582FAE">
          <w:rPr>
            <w:rFonts w:hint="eastAsia"/>
          </w:rPr>
          <w:delText>(i</w:delText>
        </w:r>
        <w:r w:rsidDel="00582FAE">
          <w:delText xml:space="preserve">n order </w:delText>
        </w:r>
      </w:del>
      <w:r>
        <w:t>to examine their effect</w:t>
      </w:r>
      <w:ins w:id="130" w:author="CK NTU" w:date="2022-04-18T16:30:00Z">
        <w:r w:rsidR="00582FAE">
          <w:t>s</w:t>
        </w:r>
      </w:ins>
      <w:r>
        <w:t xml:space="preserve"> on predators’ diet composition</w:t>
      </w:r>
      <w:del w:id="131" w:author="CK NTU" w:date="2022-04-18T16:30:00Z">
        <w:r w:rsidDel="00582FAE">
          <w:delText>)</w:delText>
        </w:r>
      </w:del>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99401B">
        <w:fldChar w:fldCharType="begin"/>
      </w:r>
      <w:r w:rsidR="002D6E53">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99401B">
        <w:fldChar w:fldCharType="separate"/>
      </w:r>
      <w:r w:rsidR="002D6E53" w:rsidRPr="002D6E53">
        <w:rPr>
          <w:noProof/>
          <w:vertAlign w:val="superscript"/>
        </w:rPr>
        <w:t>37,38</w:t>
      </w:r>
      <w:r w:rsidR="0099401B">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99401B">
        <w:fldChar w:fldCharType="begin"/>
      </w:r>
      <w:r w:rsidR="002D6E53">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99401B">
        <w:fldChar w:fldCharType="separate"/>
      </w:r>
      <w:r w:rsidR="002D6E53" w:rsidRPr="002D6E53">
        <w:rPr>
          <w:noProof/>
          <w:vertAlign w:val="superscript"/>
        </w:rPr>
        <w:t>39,40</w:t>
      </w:r>
      <w:r w:rsidR="0099401B">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rsidR="0099401B">
        <w:fldChar w:fldCharType="begin"/>
      </w:r>
      <w:r w:rsidR="002D6E53">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99401B">
        <w:fldChar w:fldCharType="separate"/>
      </w:r>
      <w:r w:rsidR="002D6E53">
        <w:rPr>
          <w:noProof/>
        </w:rPr>
        <w:t xml:space="preserve">Caut, et al. </w:t>
      </w:r>
      <w:r w:rsidR="002D6E53" w:rsidRPr="002D6E53">
        <w:rPr>
          <w:noProof/>
          <w:vertAlign w:val="superscript"/>
        </w:rPr>
        <w:t>41</w:t>
      </w:r>
      <w:r w:rsidR="0099401B">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0A8261B4" w14:textId="62FE1BED" w:rsidR="00062FF4" w:rsidRDefault="007D72D9">
      <w:r>
        <w:rPr>
          <w:rFonts w:hint="eastAsia"/>
        </w:rPr>
        <w:lastRenderedPageBreak/>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rsidR="0099401B">
        <w:fldChar w:fldCharType="begin"/>
      </w:r>
      <w:r w:rsidR="002D6E53">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99401B">
        <w:fldChar w:fldCharType="separate"/>
      </w:r>
      <w:r w:rsidR="002D6E53" w:rsidRPr="002D6E53">
        <w:rPr>
          <w:noProof/>
          <w:vertAlign w:val="superscript"/>
        </w:rPr>
        <w:t>42</w:t>
      </w:r>
      <w:r w:rsidR="0099401B">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ins w:id="132" w:author="CK NTU" w:date="2022-04-18T16:44:00Z">
        <w:r w:rsidR="00981F3A">
          <w:t>ir</w:t>
        </w:r>
      </w:ins>
      <w:r>
        <w:rPr>
          <w:rFonts w:hint="eastAsia"/>
        </w:rPr>
        <w:t xml:space="preserve"> significance </w:t>
      </w:r>
      <w:del w:id="133" w:author="CK NTU" w:date="2022-04-18T16:44:00Z">
        <w:r w:rsidDel="00981F3A">
          <w:rPr>
            <w:rFonts w:hint="eastAsia"/>
          </w:rPr>
          <w:delText xml:space="preserve">of factor terms </w:delText>
        </w:r>
      </w:del>
      <w:r>
        <w:rPr>
          <w:rFonts w:hint="eastAsia"/>
        </w:rPr>
        <w:t>w</w:t>
      </w:r>
      <w:ins w:id="134" w:author="CK NTU" w:date="2022-04-18T16:43:00Z">
        <w:r w:rsidR="00981F3A">
          <w:t>as</w:t>
        </w:r>
      </w:ins>
      <w:del w:id="135" w:author="CK NTU" w:date="2022-04-18T16:43:00Z">
        <w:r w:rsidDel="00981F3A">
          <w:rPr>
            <w:rFonts w:hint="eastAsia"/>
          </w:rPr>
          <w:delText>ere</w:delText>
        </w:r>
      </w:del>
      <w:r>
        <w:rPr>
          <w:rFonts w:hint="eastAsia"/>
        </w:rPr>
        <w:t xml:space="preserve"> </w:t>
      </w:r>
      <w:del w:id="136" w:author="CK NTU" w:date="2022-04-18T16:44:00Z">
        <w:r w:rsidDel="00981F3A">
          <w:rPr>
            <w:rFonts w:hint="eastAsia"/>
          </w:rPr>
          <w:delText xml:space="preserve">then </w:delText>
        </w:r>
      </w:del>
      <w:r>
        <w:rPr>
          <w:rFonts w:hint="eastAsia"/>
        </w:rPr>
        <w:t xml:space="preserve">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rsidR="0099401B">
        <w:fldChar w:fldCharType="begin"/>
      </w:r>
      <w:r w:rsidR="002D6E53">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9401B">
        <w:fldChar w:fldCharType="separate"/>
      </w:r>
      <w:r w:rsidR="002D6E53" w:rsidRPr="002D6E53">
        <w:rPr>
          <w:noProof/>
          <w:vertAlign w:val="superscript"/>
        </w:rPr>
        <w:t>43</w:t>
      </w:r>
      <w:r w:rsidR="0099401B">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rsidR="0099401B">
        <w:fldChar w:fldCharType="begin"/>
      </w:r>
      <w:r w:rsidR="002D6E53">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99401B">
        <w:fldChar w:fldCharType="separate"/>
      </w:r>
      <w:r w:rsidR="002D6E53" w:rsidRPr="002D6E53">
        <w:rPr>
          <w:noProof/>
          <w:vertAlign w:val="superscript"/>
        </w:rPr>
        <w:t>44</w:t>
      </w:r>
      <w:r w:rsidR="0099401B">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w:t>
      </w:r>
      <w:del w:id="137" w:author="CK NTU" w:date="2022-04-18T16:48:00Z">
        <w:r w:rsidDel="00B14261">
          <w:rPr>
            <w:rFonts w:hint="eastAsia"/>
          </w:rPr>
          <w:delText xml:space="preserve"> and microhabitat use</w:delText>
        </w:r>
      </w:del>
      <w:r>
        <w:rPr>
          <w:rFonts w:hint="eastAsia"/>
        </w:rPr>
        <w:t xml:space="preserv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99401B">
        <w:fldChar w:fldCharType="begin"/>
      </w:r>
      <w:r w:rsidR="002D6E53">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99401B">
        <w:fldChar w:fldCharType="separate"/>
      </w:r>
      <w:r w:rsidR="002D6E53" w:rsidRPr="002D6E53">
        <w:rPr>
          <w:noProof/>
          <w:vertAlign w:val="superscript"/>
        </w:rPr>
        <w:t>45</w:t>
      </w:r>
      <w:r w:rsidR="0099401B">
        <w:fldChar w:fldCharType="end"/>
      </w:r>
      <w:r>
        <w:rPr>
          <w:rFonts w:hint="eastAsia"/>
        </w:rPr>
        <w:t>.</w:t>
      </w:r>
    </w:p>
    <w:p w14:paraId="46EAEB11" w14:textId="77777777" w:rsidR="00062FF4" w:rsidRDefault="00062FF4">
      <w:pPr>
        <w:rPr>
          <w:b/>
        </w:rPr>
      </w:pPr>
    </w:p>
    <w:p w14:paraId="3D48B940" w14:textId="77777777" w:rsidR="00062FF4" w:rsidRDefault="007D72D9">
      <w:pPr>
        <w:rPr>
          <w:b/>
        </w:rPr>
      </w:pPr>
      <w:r>
        <w:rPr>
          <w:rFonts w:hint="eastAsia"/>
          <w:b/>
        </w:rPr>
        <w:t>Results</w:t>
      </w:r>
    </w:p>
    <w:p w14:paraId="29F7B06E" w14:textId="77777777" w:rsidR="00062FF4" w:rsidRDefault="007D72D9">
      <w:pPr>
        <w:jc w:val="center"/>
        <w:rPr>
          <w:i/>
        </w:rPr>
      </w:pPr>
      <w:r>
        <w:rPr>
          <w:rFonts w:hint="eastAsia"/>
          <w:i/>
        </w:rPr>
        <w:t>Diet compositions of predators in rice farms</w:t>
      </w:r>
    </w:p>
    <w:p w14:paraId="1E38402F" w14:textId="062C378D" w:rsidR="00062FF4" w:rsidRDefault="007D72D9">
      <w:r>
        <w:rPr>
          <w:rFonts w:hint="eastAsia"/>
        </w:rPr>
        <w:lastRenderedPageBreak/>
        <w:tab/>
      </w:r>
      <w:r>
        <w:t>Across organic and conventional farms during 2017-2019</w:t>
      </w:r>
      <w:r>
        <w:rPr>
          <w:rFonts w:hint="eastAsia"/>
        </w:rPr>
        <w:t>, the proportion of rice herbivores in all predators</w:t>
      </w:r>
      <w:r>
        <w:t>’</w:t>
      </w:r>
      <w:r>
        <w:rPr>
          <w:rFonts w:hint="eastAsia"/>
        </w:rPr>
        <w:t xml:space="preserve"> diet increased over the </w:t>
      </w:r>
      <w:bookmarkStart w:id="138" w:name="_GoBack"/>
      <w:bookmarkEnd w:id="138"/>
      <w:r>
        <w:rPr>
          <w:rFonts w:hint="eastAsia"/>
        </w:rPr>
        <w:t xml:space="preserve">course of the crop season from </w:t>
      </w:r>
      <w:del w:id="139" w:author="CK NTU" w:date="2022-04-18T17:05:00Z">
        <w:r w:rsidDel="00504068">
          <w:delText>ca.</w:delText>
        </w:r>
        <w:r w:rsidDel="00504068">
          <w:rPr>
            <w:rFonts w:hint="eastAsia"/>
          </w:rPr>
          <w:delText xml:space="preserve"> </w:delText>
        </w:r>
      </w:del>
      <w:r w:rsidRPr="00504068">
        <w:rPr>
          <w:rPrChange w:id="140" w:author="CK NTU" w:date="2022-04-18T17:03:00Z">
            <w:rPr/>
          </w:rPrChange>
        </w:rPr>
        <w:t>2</w:t>
      </w:r>
      <w:del w:id="141" w:author="CK NTU" w:date="2022-04-18T17:02:00Z">
        <w:r w:rsidRPr="00504068" w:rsidDel="00504068">
          <w:rPr>
            <w:rPrChange w:id="142" w:author="CK NTU" w:date="2022-04-18T17:03:00Z">
              <w:rPr/>
            </w:rPrChange>
          </w:rPr>
          <w:delText>5</w:delText>
        </w:r>
      </w:del>
      <w:ins w:id="143" w:author="CK NTU" w:date="2022-04-18T17:02:00Z">
        <w:r w:rsidR="00504068" w:rsidRPr="00504068">
          <w:rPr>
            <w:rPrChange w:id="144" w:author="CK NTU" w:date="2022-04-18T17:03:00Z">
              <w:rPr>
                <w:highlight w:val="yellow"/>
              </w:rPr>
            </w:rPrChange>
          </w:rPr>
          <w:t>3</w:t>
        </w:r>
      </w:ins>
      <w:r w:rsidRPr="00504068">
        <w:rPr>
          <w:rPrChange w:id="145" w:author="CK NTU" w:date="2022-04-18T17:03:00Z">
            <w:rPr/>
          </w:rPrChange>
        </w:rPr>
        <w:t>-</w:t>
      </w:r>
      <w:r w:rsidRPr="00504068">
        <w:rPr>
          <w:rFonts w:hint="eastAsia"/>
          <w:rPrChange w:id="146" w:author="CK NTU" w:date="2022-04-18T17:03:00Z">
            <w:rPr>
              <w:rFonts w:hint="eastAsia"/>
            </w:rPr>
          </w:rPrChange>
        </w:rPr>
        <w:t>4</w:t>
      </w:r>
      <w:del w:id="147" w:author="CK NTU" w:date="2022-04-18T17:02:00Z">
        <w:r w:rsidRPr="00504068" w:rsidDel="00504068">
          <w:rPr>
            <w:rFonts w:hint="eastAsia"/>
            <w:rPrChange w:id="148" w:author="CK NTU" w:date="2022-04-18T17:03:00Z">
              <w:rPr>
                <w:rFonts w:hint="eastAsia"/>
              </w:rPr>
            </w:rPrChange>
          </w:rPr>
          <w:delText>0</w:delText>
        </w:r>
      </w:del>
      <w:ins w:id="149" w:author="CK NTU" w:date="2022-04-18T17:02:00Z">
        <w:r w:rsidR="00504068">
          <w:t>7</w:t>
        </w:r>
      </w:ins>
      <w:r>
        <w:rPr>
          <w:rFonts w:hint="eastAsia"/>
        </w:rPr>
        <w:t xml:space="preserve">% at the tillering stage to </w:t>
      </w:r>
      <w:del w:id="150" w:author="CK NTU" w:date="2022-04-18T17:05:00Z">
        <w:r w:rsidDel="00504068">
          <w:rPr>
            <w:rFonts w:hint="eastAsia"/>
          </w:rPr>
          <w:delText xml:space="preserve">over </w:delText>
        </w:r>
      </w:del>
      <w:del w:id="151" w:author="CK NTU" w:date="2022-04-18T17:03:00Z">
        <w:r w:rsidDel="00504068">
          <w:delText>8</w:delText>
        </w:r>
      </w:del>
      <w:r>
        <w:t>7</w:t>
      </w:r>
      <w:ins w:id="152" w:author="CK NTU" w:date="2022-04-18T17:03:00Z">
        <w:r w:rsidR="00504068">
          <w:t>9</w:t>
        </w:r>
      </w:ins>
      <w:r>
        <w:t>-</w:t>
      </w:r>
      <w:r>
        <w:rPr>
          <w:rFonts w:hint="eastAsia"/>
        </w:rPr>
        <w:t>9</w:t>
      </w:r>
      <w:del w:id="153" w:author="CK NTU" w:date="2022-04-18T17:03:00Z">
        <w:r w:rsidDel="00504068">
          <w:delText>4</w:delText>
        </w:r>
      </w:del>
      <w:ins w:id="154" w:author="CK NTU" w:date="2022-04-18T17:03:00Z">
        <w:r w:rsidR="00504068">
          <w:t>5</w:t>
        </w:r>
      </w:ins>
      <w:r>
        <w:rPr>
          <w:rFonts w:hint="eastAsia"/>
        </w:rPr>
        <w:t>% at the ripening stage; the proportion of detritivores in predator</w:t>
      </w:r>
      <w:r>
        <w:t>’</w:t>
      </w:r>
      <w:r>
        <w:rPr>
          <w:rFonts w:hint="eastAsia"/>
        </w:rPr>
        <w:t xml:space="preserve">s diet decreased from </w:t>
      </w:r>
      <w:del w:id="155" w:author="CK NTU" w:date="2022-04-18T17:05:00Z">
        <w:r w:rsidDel="00504068">
          <w:delText>ca.</w:delText>
        </w:r>
        <w:r w:rsidDel="00504068">
          <w:rPr>
            <w:rFonts w:hint="eastAsia"/>
          </w:rPr>
          <w:delText xml:space="preserve"> </w:delText>
        </w:r>
      </w:del>
      <w:r w:rsidRPr="00504068">
        <w:rPr>
          <w:highlight w:val="yellow"/>
          <w:rPrChange w:id="156" w:author="CK NTU" w:date="2022-04-18T17:03:00Z">
            <w:rPr/>
          </w:rPrChange>
        </w:rPr>
        <w:t>45-55</w:t>
      </w:r>
      <w:r w:rsidRPr="00504068">
        <w:rPr>
          <w:rFonts w:hint="eastAsia"/>
          <w:highlight w:val="yellow"/>
          <w:rPrChange w:id="157" w:author="CK NTU" w:date="2022-04-18T17:04:00Z">
            <w:rPr>
              <w:rFonts w:hint="eastAsia"/>
            </w:rPr>
          </w:rPrChange>
        </w:rPr>
        <w:t>%</w:t>
      </w:r>
      <w:r>
        <w:rPr>
          <w:rFonts w:hint="eastAsia"/>
        </w:rPr>
        <w:t xml:space="preserve"> at the tillering stage to </w:t>
      </w:r>
      <w:r w:rsidRPr="00504068">
        <w:rPr>
          <w:highlight w:val="yellow"/>
          <w:rPrChange w:id="158" w:author="CK NTU" w:date="2022-04-18T17:03:00Z">
            <w:rPr/>
          </w:rPrChange>
        </w:rPr>
        <w:t>1-2</w:t>
      </w:r>
      <w:r w:rsidRPr="00504068">
        <w:rPr>
          <w:rFonts w:hint="eastAsia"/>
          <w:highlight w:val="yellow"/>
          <w:rPrChange w:id="159" w:author="CK NTU" w:date="2022-04-18T17:03:00Z">
            <w:rPr>
              <w:rFonts w:hint="eastAsia"/>
            </w:rPr>
          </w:rPrChange>
        </w:rPr>
        <w:t>%</w:t>
      </w:r>
      <w:r>
        <w:rPr>
          <w:rFonts w:hint="eastAsia"/>
        </w:rPr>
        <w:t xml:space="preserve"> at the ripening stage; the proportion of tourist herbivores in the diet also decreased from </w:t>
      </w:r>
      <w:del w:id="160" w:author="CK NTU" w:date="2022-04-18T17:05:00Z">
        <w:r w:rsidDel="00504068">
          <w:delText>ca.</w:delText>
        </w:r>
        <w:r w:rsidDel="00504068">
          <w:rPr>
            <w:rFonts w:hint="eastAsia"/>
          </w:rPr>
          <w:delText xml:space="preserve"> </w:delText>
        </w:r>
      </w:del>
      <w:r w:rsidRPr="00504068">
        <w:rPr>
          <w:highlight w:val="yellow"/>
          <w:rPrChange w:id="161" w:author="CK NTU" w:date="2022-04-18T17:04:00Z">
            <w:rPr/>
          </w:rPrChange>
        </w:rPr>
        <w:t>16-</w:t>
      </w:r>
      <w:r w:rsidRPr="00504068">
        <w:rPr>
          <w:rFonts w:hint="eastAsia"/>
          <w:highlight w:val="yellow"/>
          <w:rPrChange w:id="162" w:author="CK NTU" w:date="2022-04-18T17:04:00Z">
            <w:rPr>
              <w:rFonts w:hint="eastAsia"/>
            </w:rPr>
          </w:rPrChange>
        </w:rPr>
        <w:t>20%</w:t>
      </w:r>
      <w:r>
        <w:rPr>
          <w:rFonts w:hint="eastAsia"/>
        </w:rPr>
        <w:t xml:space="preserve"> at the tillering stage to </w:t>
      </w:r>
      <w:r w:rsidRPr="00504068">
        <w:rPr>
          <w:highlight w:val="yellow"/>
          <w:rPrChange w:id="163" w:author="CK NTU" w:date="2022-04-18T17:04:00Z">
            <w:rPr/>
          </w:rPrChange>
        </w:rPr>
        <w:t>5-</w:t>
      </w:r>
      <w:r w:rsidRPr="00504068">
        <w:rPr>
          <w:rFonts w:hint="eastAsia"/>
          <w:highlight w:val="yellow"/>
          <w:rPrChange w:id="164" w:author="CK NTU" w:date="2022-04-18T17:04:00Z">
            <w:rPr>
              <w:rFonts w:hint="eastAsia"/>
            </w:rPr>
          </w:rPrChange>
        </w:rPr>
        <w:t>10%</w:t>
      </w:r>
      <w:r>
        <w:rPr>
          <w:rFonts w:hint="eastAsia"/>
        </w:rPr>
        <w:t xml:space="preserve"> at the ripening stage (Fig. 1a</w:t>
      </w:r>
      <w:ins w:id="165" w:author="CK NTU" w:date="2022-04-18T16:53:00Z">
        <w:r w:rsidR="00881FEC">
          <w:t>; Table S2</w:t>
        </w:r>
      </w:ins>
      <w:r>
        <w:rPr>
          <w:rFonts w:hint="eastAsia"/>
        </w:rPr>
        <w:t>).</w:t>
      </w:r>
    </w:p>
    <w:p w14:paraId="6F0304D7" w14:textId="77777777" w:rsidR="00062FF4" w:rsidRDefault="007D72D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61DDAE08" w14:textId="77777777" w:rsidR="00062FF4" w:rsidRDefault="00062FF4">
      <w:pPr>
        <w:rPr>
          <w:color w:val="FF0000"/>
        </w:rPr>
      </w:pPr>
    </w:p>
    <w:p w14:paraId="106A418D" w14:textId="77777777" w:rsidR="00062FF4" w:rsidRDefault="007D72D9">
      <w:pPr>
        <w:jc w:val="center"/>
        <w:rPr>
          <w:i/>
        </w:rPr>
      </w:pPr>
      <w:r>
        <w:rPr>
          <w:rFonts w:hint="eastAsia"/>
          <w:i/>
        </w:rPr>
        <w:t>Patterns of rice herbivore consumption by predators</w:t>
      </w:r>
    </w:p>
    <w:p w14:paraId="57616D20" w14:textId="77777777" w:rsidR="00062FF4" w:rsidRDefault="007D72D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 xml:space="preserve">suggesting </w:t>
      </w:r>
      <w:r>
        <w:lastRenderedPageBreak/>
        <w:t>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4FA45996" w14:textId="77777777" w:rsidR="00062FF4" w:rsidRDefault="007D72D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14:paraId="6F0DBE15" w14:textId="77777777" w:rsidR="00062FF4" w:rsidRDefault="00062FF4"/>
    <w:p w14:paraId="7D422FB9" w14:textId="77777777" w:rsidR="00062FF4" w:rsidRDefault="007D72D9">
      <w:pPr>
        <w:jc w:val="center"/>
        <w:rPr>
          <w:i/>
        </w:rPr>
      </w:pPr>
      <w:r>
        <w:rPr>
          <w:rFonts w:hint="eastAsia"/>
          <w:i/>
        </w:rPr>
        <w:t xml:space="preserve">Factors associated with rice herbivore </w:t>
      </w:r>
      <w:r>
        <w:rPr>
          <w:i/>
        </w:rPr>
        <w:t>consumption</w:t>
      </w:r>
      <w:r>
        <w:rPr>
          <w:rFonts w:hint="eastAsia"/>
          <w:i/>
        </w:rPr>
        <w:t xml:space="preserve"> by predators</w:t>
      </w:r>
    </w:p>
    <w:p w14:paraId="6F2DD566" w14:textId="77777777" w:rsidR="00062FF4" w:rsidRDefault="007D72D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4C609A5F" w14:textId="77777777" w:rsidR="00062FF4" w:rsidRDefault="007D72D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w:t>
      </w:r>
      <w:r>
        <w:rPr>
          <w:rFonts w:hint="eastAsia"/>
        </w:rPr>
        <w:lastRenderedPageBreak/>
        <w:t>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310F1324" w14:textId="77777777" w:rsidR="00062FF4" w:rsidRDefault="007D72D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99401B">
        <w:fldChar w:fldCharType="begin"/>
      </w:r>
      <w:r w:rsidR="002D6E53">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99401B">
        <w:fldChar w:fldCharType="separate"/>
      </w:r>
      <w:r w:rsidR="002D6E53" w:rsidRPr="002D6E53">
        <w:rPr>
          <w:noProof/>
          <w:vertAlign w:val="superscript"/>
        </w:rPr>
        <w:t>46</w:t>
      </w:r>
      <w:r w:rsidR="0099401B">
        <w:fldChar w:fldCharType="end"/>
      </w:r>
      <w:r>
        <w:rPr>
          <w:rFonts w:hint="eastAsia"/>
        </w:rPr>
        <w:t xml:space="preserve"> , but see </w:t>
      </w:r>
      <w:r w:rsidR="0099401B">
        <w:fldChar w:fldCharType="begin"/>
      </w:r>
      <w:r w:rsidR="002D6E53">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99401B">
        <w:fldChar w:fldCharType="separate"/>
      </w:r>
      <w:r w:rsidR="002D6E53">
        <w:rPr>
          <w:noProof/>
        </w:rPr>
        <w:t xml:space="preserve">Karp, et al. </w:t>
      </w:r>
      <w:r w:rsidR="002D6E53" w:rsidRPr="002D6E53">
        <w:rPr>
          <w:noProof/>
          <w:vertAlign w:val="superscript"/>
        </w:rPr>
        <w:t>47</w:t>
      </w:r>
      <w:r w:rsidR="0099401B">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2A5E23BF" w14:textId="77777777" w:rsidR="00062FF4" w:rsidRDefault="007D72D9">
      <w:pPr>
        <w:rPr>
          <w:color w:val="FF0000"/>
        </w:rPr>
      </w:pPr>
      <w:r>
        <w:rPr>
          <w:color w:val="FF0000"/>
        </w:rPr>
        <w:br w:type="page"/>
      </w:r>
    </w:p>
    <w:p w14:paraId="788E1DCA" w14:textId="77777777" w:rsidR="00062FF4" w:rsidRPr="00DC3FD0" w:rsidRDefault="007D72D9">
      <w:r w:rsidRPr="00DC3FD0">
        <w:rPr>
          <w:rFonts w:hint="eastAsia"/>
        </w:rPr>
        <w:lastRenderedPageBreak/>
        <w:t>Table 1. A</w:t>
      </w:r>
      <w:r w:rsidRPr="00DC3FD0">
        <w:t xml:space="preserve">nalysis of </w:t>
      </w:r>
      <w:r w:rsidRPr="00DC3FD0">
        <w:rPr>
          <w:rFonts w:hint="eastAsia"/>
        </w:rPr>
        <w:t>d</w:t>
      </w:r>
      <w:r w:rsidRPr="00DC3FD0">
        <w:t>eviance (</w:t>
      </w:r>
      <w:r w:rsidRPr="00DC3FD0">
        <w:rPr>
          <w:rFonts w:hint="eastAsia"/>
        </w:rPr>
        <w:t>t</w:t>
      </w:r>
      <w:r w:rsidRPr="00DC3FD0">
        <w:t>ype II test)</w:t>
      </w:r>
      <w:r w:rsidRPr="00DC3FD0">
        <w:rPr>
          <w:rFonts w:hint="eastAsia"/>
        </w:rPr>
        <w:t xml:space="preserve"> for the beta regression models fitted to data for all predators, spiders only, and ladybeetles only. The </w:t>
      </w:r>
      <w:r w:rsidRPr="00DC3FD0">
        <w:t>results</w:t>
      </w:r>
      <w:r w:rsidRPr="00DC3FD0">
        <w:rPr>
          <w:rFonts w:hint="eastAsia"/>
        </w:rPr>
        <w:t xml:space="preserve"> were obtained from the Anova() </w:t>
      </w:r>
      <w:r w:rsidRPr="00DC3FD0">
        <w:t>function</w:t>
      </w:r>
      <w:r w:rsidRPr="00DC3FD0">
        <w:rPr>
          <w:rFonts w:hint="eastAsia"/>
        </w:rPr>
        <w:t xml:space="preserve"> in the R </w:t>
      </w:r>
      <w:r w:rsidRPr="00DC3FD0">
        <w:t>“</w:t>
      </w:r>
      <w:r w:rsidRPr="00DC3FD0">
        <w:rPr>
          <w:rFonts w:hint="eastAsia"/>
        </w:rPr>
        <w:t>car</w:t>
      </w:r>
      <w:r w:rsidRPr="00DC3FD0">
        <w:t>”</w:t>
      </w:r>
      <w:r w:rsidRPr="00DC3FD0">
        <w:rPr>
          <w:rFonts w:hint="eastAsia"/>
        </w:rPr>
        <w:t xml:space="preserve"> package </w:t>
      </w:r>
      <w:r w:rsidR="0099401B" w:rsidRPr="00DC3FD0">
        <w:fldChar w:fldCharType="begin"/>
      </w:r>
      <w:r w:rsidR="002D6E53">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9401B" w:rsidRPr="00DC3FD0">
        <w:fldChar w:fldCharType="separate"/>
      </w:r>
      <w:r w:rsidR="002D6E53" w:rsidRPr="002D6E53">
        <w:rPr>
          <w:noProof/>
          <w:vertAlign w:val="superscript"/>
        </w:rPr>
        <w:t>43</w:t>
      </w:r>
      <w:r w:rsidR="0099401B" w:rsidRPr="00DC3FD0">
        <w:fldChar w:fldCharType="end"/>
      </w:r>
      <w:r w:rsidRPr="00DC3FD0">
        <w:rPr>
          <w:rFonts w:hint="eastAsia"/>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062FF4" w14:paraId="7C628830" w14:textId="77777777" w:rsidTr="00062FF4">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F19D28E" w14:textId="77777777"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1CAF7B50"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131A6AEE"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14:paraId="7784EF25"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41D7519B"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2FF4" w14:paraId="700963A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B0F9451" w14:textId="77777777"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4FB9E36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2956E47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0587FD4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4D0C684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2FF4" w14:paraId="1929FE0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341D5AA"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7FAEB14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6BD4A8F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8621AF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46B1417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6986C4D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B030D0F"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3F18F35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3B3BD98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0214B4C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6F67507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38733C7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23A5454"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42C20DC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9968D0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0FAD900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107A21E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2FF4" w14:paraId="2CE15B32"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7E44946"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4BDBCF4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4AACCB1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61F8E0F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23DB3DD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2FF4" w14:paraId="387165F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C745611"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7616C04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1DAAE5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1D6038D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0F728BF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062FF4" w14:paraId="5E496588"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16194A3" w14:textId="77777777" w:rsidR="00062FF4" w:rsidRDefault="007D72D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47901E3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7EE4C8B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29F554C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43C100D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062FF4" w14:paraId="5F20AF5D"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0C90C2A"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7BE4877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092DC2C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B95874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7273CA3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7E8EAF50"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3F45C7A"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508C780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37E692B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23976A5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02D69E9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2FF4" w14:paraId="4F4C19FE"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2E89390"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6F71E3A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7F38B1B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D07F24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74E6A4C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2FF4" w14:paraId="209562C3"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58E0C00"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256F36F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369C68D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296EC20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1916F3D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2FF4" w14:paraId="3C0B6BEE"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DFA9CA6"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32583C8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7E1812E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7C997F9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27C141F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062FF4" w14:paraId="19B472C2"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D3857D7"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158E866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17C8141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71B6651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7D50A41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062FF4" w14:paraId="5978FE3A"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AA332F3"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1E6702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068E31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72DC537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097B47A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062FF4" w14:paraId="6FFC1275"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1BDDD20"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3BD8D73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08C604F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2FBA693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1D62BD1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062FF4" w14:paraId="5EFF1A85"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45D182D" w14:textId="77777777" w:rsidR="00062FF4" w:rsidRDefault="007D72D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727551F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19D7100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6A8DE01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5FDA912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2FF4" w14:paraId="77353278"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7BA95799"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2A928F6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53934D6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550C9DF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6013EB4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2FF4" w14:paraId="75124C88"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4EDE0A39"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373B047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6E267E2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55C277D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207CF6B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062FF4" w14:paraId="0A42A662"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5A0EED20"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09ABB7E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1BB9B84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3EDF8CE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212E5A1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2FF4" w14:paraId="07E0C61C"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39F5AD68"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10A444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21EA14F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2C31F70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13DFB2F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2FF4" w14:paraId="128FE22A"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51CCBA1"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4CBCC6D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012405E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5E03882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488ADEB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062FF4" w14:paraId="2F57770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4E40F25"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C25C68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403DD27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1EC07D5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599474F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062FF4" w14:paraId="7CABF1FC"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97E1ED6" w14:textId="77777777"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14:paraId="0671C2A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55460C8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7B5BCB9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0B9F632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062FF4" w14:paraId="04319017" w14:textId="77777777" w:rsidTr="00062FF4">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B6F456F" w14:textId="77777777" w:rsidR="00062FF4" w:rsidRDefault="00062FF4">
            <w:pPr>
              <w:spacing w:after="0" w:line="240" w:lineRule="auto"/>
              <w:rPr>
                <w:rFonts w:cs="Arial"/>
                <w:b w:val="0"/>
                <w:bCs w:val="0"/>
                <w:color w:val="auto"/>
                <w:sz w:val="22"/>
              </w:rPr>
            </w:pPr>
          </w:p>
        </w:tc>
        <w:tc>
          <w:tcPr>
            <w:tcW w:w="2761" w:type="dxa"/>
            <w:shd w:val="clear" w:color="auto" w:fill="auto"/>
            <w:vAlign w:val="center"/>
          </w:tcPr>
          <w:p w14:paraId="26C79AF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52903E3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02AF609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1D19DC9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7C71820B" w14:textId="77777777" w:rsidR="00062FF4" w:rsidRDefault="007D72D9">
      <w:pPr>
        <w:rPr>
          <w:sz w:val="24"/>
        </w:rPr>
      </w:pPr>
      <w:r>
        <w:rPr>
          <w:color w:val="FF0000"/>
          <w:sz w:val="24"/>
        </w:rPr>
        <w:br w:type="page"/>
      </w:r>
      <w:r w:rsidRPr="00DC3FD0">
        <w:rPr>
          <w:rFonts w:hint="eastAsia"/>
        </w:rPr>
        <w:lastRenderedPageBreak/>
        <w:t>Table 2. Tukey</w:t>
      </w:r>
      <w:r w:rsidRPr="00DC3FD0">
        <w:t>’</w:t>
      </w:r>
      <w:r w:rsidRPr="00DC3FD0">
        <w:rPr>
          <w:rFonts w:hint="eastAsia"/>
        </w:rPr>
        <w:t>s post-hoc tests comparing the proportion of rice herbivores consumed in predators</w:t>
      </w:r>
      <w:r w:rsidRPr="00DC3FD0">
        <w:t>’</w:t>
      </w:r>
      <w:r w:rsidRPr="00DC3FD0">
        <w:rPr>
          <w:rFonts w:hint="eastAsia"/>
        </w:rPr>
        <w:t xml:space="preserve"> diet in organic and conventional rice farms. The tests were performed using </w:t>
      </w:r>
      <w:r w:rsidRPr="00DC3FD0">
        <w:t xml:space="preserve">the function cld() from the </w:t>
      </w:r>
      <w:r w:rsidRPr="00DC3FD0">
        <w:rPr>
          <w:rFonts w:hint="eastAsia"/>
        </w:rPr>
        <w:t xml:space="preserve">R </w:t>
      </w:r>
      <w:r w:rsidRPr="00DC3FD0">
        <w:t xml:space="preserve">“multcomp” package </w:t>
      </w:r>
      <w:r w:rsidR="0099401B" w:rsidRPr="00DC3FD0">
        <w:fldChar w:fldCharType="begin"/>
      </w:r>
      <w:r w:rsidR="002D6E53">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9401B" w:rsidRPr="00DC3FD0">
        <w:fldChar w:fldCharType="separate"/>
      </w:r>
      <w:r w:rsidR="002D6E53" w:rsidRPr="002D6E53">
        <w:rPr>
          <w:noProof/>
          <w:vertAlign w:val="superscript"/>
        </w:rPr>
        <w:t>48</w:t>
      </w:r>
      <w:r w:rsidR="0099401B" w:rsidRPr="00DC3FD0">
        <w:fldChar w:fldCharType="end"/>
      </w:r>
      <w:r w:rsidRPr="00DC3FD0">
        <w:t>.</w:t>
      </w:r>
      <w:r w:rsidRPr="00DC3FD0">
        <w:rPr>
          <w:rFonts w:hint="eastAsia"/>
        </w:rPr>
        <w:t xml:space="preserve"> </w:t>
      </w:r>
      <w:r w:rsidRPr="00DC3FD0">
        <w:t>Different superscript letters</w:t>
      </w:r>
      <w:r w:rsidRPr="00DC3FD0">
        <w:rPr>
          <w:rFonts w:hint="eastAsia"/>
        </w:rPr>
        <w:t xml:space="preserve"> </w:t>
      </w:r>
      <w:r w:rsidRPr="00DC3FD0">
        <w:t>indicate significant differences</w:t>
      </w:r>
      <w:r w:rsidRPr="00DC3FD0">
        <w:rPr>
          <w:rFonts w:hint="eastAsia"/>
        </w:rPr>
        <w:t xml:space="preserve"> in</w:t>
      </w:r>
      <w:r w:rsidRPr="00DC3FD0">
        <w:t xml:space="preserve"> </w:t>
      </w:r>
      <w:r w:rsidRPr="00DC3FD0">
        <w:rPr>
          <w:rFonts w:hint="eastAsia"/>
        </w:rPr>
        <w:t>the means (</w:t>
      </w:r>
      <w:r w:rsidRPr="00DC3FD0">
        <w:t>α</w:t>
      </w:r>
      <w:r w:rsidRPr="00DC3FD0">
        <w:rPr>
          <w:rFonts w:hint="eastAsia"/>
        </w:rPr>
        <w:t xml:space="preserve"> </w:t>
      </w:r>
      <w:r w:rsidRPr="00DC3FD0">
        <w:t>= 0.05</w:t>
      </w:r>
      <w:r w:rsidRPr="00DC3FD0">
        <w:rPr>
          <w:rFonts w:hint="eastAsia"/>
        </w:rPr>
        <w:t>) within each model</w:t>
      </w:r>
      <w:r w:rsidRPr="00DC3FD0">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062FF4" w14:paraId="5B24CA97" w14:textId="77777777" w:rsidTr="00062FF4">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996C8F9"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18A8BE5E"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1C9BE1AF"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232DBFA2"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2D1D6126"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14:paraId="2F453460"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2D7CF041"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2D19A89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4C653418"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618C5FF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614BAD5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2FF4" w14:paraId="16C60DE4"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CF71DF2"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F4482E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0260099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395D3FA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4960847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2FF4" w14:paraId="1BAF217B"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70F9CB3"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3CFB53B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10C6B73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3270AEB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27EBC9F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062FF4" w14:paraId="5A0E7A77"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8A439FC"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3F514B4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2CC15DE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113D07F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6D686C4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062FF4" w14:paraId="1ECB114F"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787D1A8B"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7270353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55B750F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74AA95B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4F3E298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062FF4" w14:paraId="7AE28015"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F63B633"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5F51ACB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5B5B37B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5574C4B6"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7BAB6F8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5E589126" w14:textId="77777777" w:rsidR="00062FF4" w:rsidRDefault="00062FF4">
      <w:pPr>
        <w:rPr>
          <w:b/>
          <w:color w:val="FF0000"/>
        </w:rPr>
      </w:pPr>
    </w:p>
    <w:p w14:paraId="06C551D3" w14:textId="77777777" w:rsidR="00062FF4" w:rsidRDefault="00062FF4">
      <w:pPr>
        <w:rPr>
          <w:b/>
          <w:color w:val="FF0000"/>
        </w:rPr>
      </w:pPr>
    </w:p>
    <w:p w14:paraId="5AE0B829" w14:textId="77777777" w:rsidR="00062FF4" w:rsidRDefault="007D72D9">
      <w:pPr>
        <w:rPr>
          <w:sz w:val="24"/>
        </w:rPr>
      </w:pPr>
      <w:r>
        <w:rPr>
          <w:sz w:val="24"/>
        </w:rPr>
        <w:br w:type="page"/>
      </w:r>
    </w:p>
    <w:p w14:paraId="7A05D2AF" w14:textId="77777777" w:rsidR="00062FF4" w:rsidRPr="00DC3FD0" w:rsidRDefault="007D72D9">
      <w:r w:rsidRPr="00DC3FD0">
        <w:rPr>
          <w:rFonts w:hint="eastAsia"/>
        </w:rPr>
        <w:lastRenderedPageBreak/>
        <w:t>Table 3. Tukey</w:t>
      </w:r>
      <w:r w:rsidRPr="00DC3FD0">
        <w:t>’</w:t>
      </w:r>
      <w:r w:rsidRPr="00DC3FD0">
        <w:rPr>
          <w:rFonts w:hint="eastAsia"/>
        </w:rPr>
        <w:t>s post-hoc tests comparing the proportion of rice herbivores consumed in predators</w:t>
      </w:r>
      <w:r w:rsidRPr="00DC3FD0">
        <w:t>’</w:t>
      </w:r>
      <w:r w:rsidRPr="00DC3FD0">
        <w:rPr>
          <w:rFonts w:hint="eastAsia"/>
        </w:rPr>
        <w:t xml:space="preserve"> diet among the three crop stages (tillering, flowering, and ripening stage). The tests were performed using </w:t>
      </w:r>
      <w:r w:rsidRPr="00DC3FD0">
        <w:t xml:space="preserve">the function cld() from the </w:t>
      </w:r>
      <w:r w:rsidRPr="00DC3FD0">
        <w:rPr>
          <w:rFonts w:hint="eastAsia"/>
        </w:rPr>
        <w:t xml:space="preserve">R </w:t>
      </w:r>
      <w:r w:rsidRPr="00DC3FD0">
        <w:t xml:space="preserve">“multcomp” package </w:t>
      </w:r>
      <w:r w:rsidR="0099401B" w:rsidRPr="00DC3FD0">
        <w:fldChar w:fldCharType="begin"/>
      </w:r>
      <w:r w:rsidR="002D6E53">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9401B" w:rsidRPr="00DC3FD0">
        <w:fldChar w:fldCharType="separate"/>
      </w:r>
      <w:r w:rsidR="002D6E53" w:rsidRPr="002D6E53">
        <w:rPr>
          <w:noProof/>
          <w:vertAlign w:val="superscript"/>
        </w:rPr>
        <w:t>48</w:t>
      </w:r>
      <w:r w:rsidR="0099401B" w:rsidRPr="00DC3FD0">
        <w:fldChar w:fldCharType="end"/>
      </w:r>
      <w:r w:rsidRPr="00DC3FD0">
        <w:t>.</w:t>
      </w:r>
      <w:r w:rsidRPr="00DC3FD0">
        <w:rPr>
          <w:rFonts w:hint="eastAsia"/>
        </w:rPr>
        <w:t xml:space="preserve"> </w:t>
      </w:r>
      <w:r w:rsidRPr="00DC3FD0">
        <w:t>Different superscript letters</w:t>
      </w:r>
      <w:r w:rsidRPr="00DC3FD0">
        <w:rPr>
          <w:rFonts w:hint="eastAsia"/>
        </w:rPr>
        <w:t xml:space="preserve"> </w:t>
      </w:r>
      <w:r w:rsidRPr="00DC3FD0">
        <w:t>indicate significant differences</w:t>
      </w:r>
      <w:r w:rsidRPr="00DC3FD0">
        <w:rPr>
          <w:rFonts w:hint="eastAsia"/>
        </w:rPr>
        <w:t xml:space="preserve"> in</w:t>
      </w:r>
      <w:r w:rsidRPr="00DC3FD0">
        <w:t xml:space="preserve"> </w:t>
      </w:r>
      <w:r w:rsidRPr="00DC3FD0">
        <w:rPr>
          <w:rFonts w:hint="eastAsia"/>
        </w:rPr>
        <w:t>the means (</w:t>
      </w:r>
      <w:r w:rsidRPr="00DC3FD0">
        <w:t>α</w:t>
      </w:r>
      <w:r w:rsidRPr="00DC3FD0">
        <w:rPr>
          <w:rFonts w:hint="eastAsia"/>
        </w:rPr>
        <w:t xml:space="preserve"> </w:t>
      </w:r>
      <w:r w:rsidRPr="00DC3FD0">
        <w:t>= 0.05</w:t>
      </w:r>
      <w:r w:rsidRPr="00DC3FD0">
        <w:rPr>
          <w:rFonts w:hint="eastAsia"/>
        </w:rPr>
        <w:t>) within each model</w:t>
      </w:r>
      <w:r w:rsidRPr="00DC3FD0">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062FF4" w14:paraId="3E293844" w14:textId="77777777" w:rsidTr="00062FF4">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C7082F4"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135C9C64"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62E86252"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0810D443"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08ABB41B" w14:textId="77777777" w:rsidR="00062FF4" w:rsidRDefault="007D72D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14:paraId="4A21F59F"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E6054FB" w14:textId="77777777"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60A8F79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4D2EACC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12A80B9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53D2696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2FF4" w14:paraId="0F1BC7CD"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3D8BBDE"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CABE4B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69728C6F"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6A8268A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27F5787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2FF4" w14:paraId="10DA023C"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7CCB108" w14:textId="77777777" w:rsidR="00062FF4" w:rsidRDefault="00062FF4">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42B0442B"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7F33EB4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05D6E655"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204EFA03"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062FF4" w14:paraId="1FDBF255"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69473AB" w14:textId="77777777"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14:paraId="58261F9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4997C89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5EF71AAD"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48C7462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062FF4" w14:paraId="1BCBBA01"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53EC7361" w14:textId="77777777" w:rsidR="00062FF4" w:rsidRDefault="00062FF4">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31133B8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49DFD4C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2AF3BB1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635DAD3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062FF4" w14:paraId="2AA52BE1"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1AB7EB8" w14:textId="77777777"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5B29483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59C33047"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302001A4"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56EBAEF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062FF4" w14:paraId="46D59354"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D9115E8" w14:textId="77777777" w:rsidR="00062FF4" w:rsidRDefault="007D72D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62021D7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0631B40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3BD3464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333D042A"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062FF4" w14:paraId="13D83F9D"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1CFB7" w14:textId="77777777" w:rsidR="00062FF4" w:rsidRDefault="00062FF4">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14:paraId="310A5CE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759BA179"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6E8E93B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6EC4ED80"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062FF4" w14:paraId="625D7B0C" w14:textId="77777777" w:rsidTr="00062FF4">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6A0D241A" w14:textId="77777777" w:rsidR="00062FF4" w:rsidRDefault="00062FF4">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14:paraId="152EF0E2"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44DBD61C"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40B1B901"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7D13241E" w14:textId="77777777" w:rsidR="00062FF4" w:rsidRDefault="007D72D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374667C8" w14:textId="77777777" w:rsidR="00062FF4" w:rsidRDefault="007D72D9">
      <w:pPr>
        <w:rPr>
          <w:b/>
          <w:color w:val="FF0000"/>
        </w:rPr>
      </w:pPr>
      <w:r>
        <w:rPr>
          <w:b/>
          <w:color w:val="FF0000"/>
        </w:rPr>
        <w:br w:type="page"/>
      </w:r>
    </w:p>
    <w:p w14:paraId="23083721" w14:textId="77777777" w:rsidR="00062FF4" w:rsidRDefault="007D72D9">
      <w:pPr>
        <w:jc w:val="center"/>
      </w:pPr>
      <w:r>
        <w:rPr>
          <w:noProof/>
        </w:rPr>
        <w:lastRenderedPageBreak/>
        <w:drawing>
          <wp:inline distT="0" distB="0" distL="0" distR="0" wp14:anchorId="7AD82548" wp14:editId="511B3E35">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14:paraId="0D37ADCE" w14:textId="77777777" w:rsidR="00062FF4" w:rsidRPr="00DC3FD0" w:rsidRDefault="007D72D9">
      <w:r w:rsidRPr="00DC3FD0">
        <w:rPr>
          <w:rFonts w:hint="eastAsia"/>
        </w:rPr>
        <w:t xml:space="preserve">Figure 1. The proportions (mean </w:t>
      </w:r>
      <w:r w:rsidRPr="00DC3FD0">
        <w:t>±</w:t>
      </w:r>
      <w:r w:rsidRPr="00DC3FD0">
        <w:rPr>
          <w:rFonts w:hint="eastAsia"/>
        </w:rPr>
        <w:t xml:space="preserve"> SE) of prey sources (rice herbivores, tourist herbivores, detritivores) consumed in predators</w:t>
      </w:r>
      <w:r w:rsidRPr="00DC3FD0">
        <w:t>’</w:t>
      </w:r>
      <w:r w:rsidRPr="00DC3FD0">
        <w:rPr>
          <w:rFonts w:hint="eastAsia"/>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2C136FE2" w14:textId="77777777" w:rsidR="00062FF4" w:rsidRDefault="00062FF4">
      <w:pPr>
        <w:rPr>
          <w:sz w:val="24"/>
        </w:rPr>
      </w:pPr>
    </w:p>
    <w:p w14:paraId="00B805DA" w14:textId="77777777" w:rsidR="00062FF4" w:rsidRDefault="007D72D9">
      <w:pPr>
        <w:jc w:val="center"/>
      </w:pPr>
      <w:r>
        <w:rPr>
          <w:noProof/>
        </w:rPr>
        <w:lastRenderedPageBreak/>
        <w:drawing>
          <wp:inline distT="0" distB="0" distL="0" distR="0" wp14:anchorId="1D2E4542" wp14:editId="1323ABD4">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14:paraId="2EC51A05" w14:textId="77777777" w:rsidR="00062FF4" w:rsidRPr="00DC3FD0" w:rsidRDefault="007D72D9">
      <w:r w:rsidRPr="00DC3FD0">
        <w:rPr>
          <w:rFonts w:hint="eastAsia"/>
        </w:rPr>
        <w:t>Figure 2. The proportion of rice herbivores consumed in predators</w:t>
      </w:r>
      <w:r w:rsidRPr="00DC3FD0">
        <w:t>’</w:t>
      </w:r>
      <w:r w:rsidRPr="00DC3FD0">
        <w:rPr>
          <w:rFonts w:hint="eastAsia"/>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5A83F088" w14:textId="77777777" w:rsidR="00062FF4" w:rsidRDefault="00062FF4">
      <w:pPr>
        <w:rPr>
          <w:b/>
          <w:color w:val="FF0000"/>
        </w:rPr>
      </w:pPr>
    </w:p>
    <w:p w14:paraId="12AF7806" w14:textId="77777777" w:rsidR="00062FF4" w:rsidRDefault="00062FF4">
      <w:pPr>
        <w:rPr>
          <w:b/>
          <w:color w:val="FF0000"/>
        </w:rPr>
      </w:pPr>
    </w:p>
    <w:p w14:paraId="709C3B78" w14:textId="77777777" w:rsidR="00062FF4" w:rsidRDefault="00062FF4">
      <w:pPr>
        <w:rPr>
          <w:b/>
          <w:color w:val="FF0000"/>
        </w:rPr>
      </w:pPr>
    </w:p>
    <w:p w14:paraId="34A25AC3" w14:textId="77777777" w:rsidR="00062FF4" w:rsidRDefault="00062FF4">
      <w:pPr>
        <w:rPr>
          <w:b/>
          <w:color w:val="FF0000"/>
        </w:rPr>
      </w:pPr>
    </w:p>
    <w:p w14:paraId="5380C188" w14:textId="77777777" w:rsidR="00062FF4" w:rsidRDefault="007D72D9">
      <w:pPr>
        <w:jc w:val="center"/>
        <w:rPr>
          <w:color w:val="FF0000"/>
          <w:sz w:val="24"/>
        </w:rPr>
      </w:pPr>
      <w:r>
        <w:rPr>
          <w:rFonts w:hint="eastAsia"/>
          <w:noProof/>
          <w:color w:val="FF0000"/>
          <w:sz w:val="24"/>
        </w:rPr>
        <w:drawing>
          <wp:inline distT="0" distB="0" distL="0" distR="0" wp14:anchorId="5A8395FE" wp14:editId="051E1109">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14:paraId="0D8D5E51" w14:textId="77777777" w:rsidR="00062FF4" w:rsidRPr="00DC3FD0" w:rsidRDefault="007D72D9">
      <w:pPr>
        <w:rPr>
          <w:b/>
          <w:color w:val="FF0000"/>
          <w:sz w:val="32"/>
        </w:rPr>
      </w:pPr>
      <w:r w:rsidRPr="00DC3FD0">
        <w:rPr>
          <w:rFonts w:hint="eastAsia"/>
        </w:rPr>
        <w:t xml:space="preserve">Figure 3. The relative abundances of prey sources in organic and conventional rice farms over crop stages in the three study years. The relative abundances were determined from the sweep-net samples pooled across the replicate farms. </w:t>
      </w:r>
      <w:r w:rsidRPr="00DC3FD0">
        <w:t xml:space="preserve"> </w:t>
      </w:r>
    </w:p>
    <w:p w14:paraId="03681016" w14:textId="77777777" w:rsidR="00062FF4" w:rsidRDefault="007D72D9">
      <w:pPr>
        <w:rPr>
          <w:rFonts w:cs="Arial"/>
          <w:b/>
          <w:szCs w:val="28"/>
        </w:rPr>
      </w:pPr>
      <w:r>
        <w:rPr>
          <w:rFonts w:cs="Arial"/>
          <w:b/>
          <w:szCs w:val="28"/>
        </w:rPr>
        <w:br w:type="page"/>
      </w:r>
    </w:p>
    <w:p w14:paraId="4A3DDA7B" w14:textId="77777777" w:rsidR="00062FF4" w:rsidRDefault="007D72D9">
      <w:pPr>
        <w:rPr>
          <w:rFonts w:cs="Arial"/>
          <w:b/>
          <w:szCs w:val="28"/>
        </w:rPr>
      </w:pPr>
      <w:r>
        <w:rPr>
          <w:rFonts w:cs="Arial"/>
          <w:b/>
          <w:szCs w:val="28"/>
        </w:rPr>
        <w:lastRenderedPageBreak/>
        <w:t>Discussion</w:t>
      </w:r>
    </w:p>
    <w:p w14:paraId="41F38D41" w14:textId="1BE4B2B1" w:rsidR="00062FF4" w:rsidRDefault="007D72D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w:t>
      </w:r>
      <w:del w:id="166" w:author="CK NTU" w:date="2022-04-18T17:06:00Z">
        <w:r w:rsidDel="00114A81">
          <w:rPr>
            <w:rFonts w:cs="Arial"/>
            <w:szCs w:val="28"/>
          </w:rPr>
          <w:delText>5</w:delText>
        </w:r>
      </w:del>
      <w:ins w:id="167" w:author="CK NTU" w:date="2022-04-18T17:06:00Z">
        <w:r w:rsidR="00114A81">
          <w:rPr>
            <w:rFonts w:cs="Arial"/>
            <w:szCs w:val="28"/>
          </w:rPr>
          <w:t>3</w:t>
        </w:r>
      </w:ins>
      <w:r>
        <w:rPr>
          <w:rFonts w:cs="Arial"/>
          <w:szCs w:val="28"/>
        </w:rPr>
        <w:t>-</w:t>
      </w:r>
      <w:r>
        <w:rPr>
          <w:rFonts w:cs="Arial" w:hint="eastAsia"/>
          <w:szCs w:val="28"/>
        </w:rPr>
        <w:t>4</w:t>
      </w:r>
      <w:del w:id="168" w:author="CK NTU" w:date="2022-04-18T17:06:00Z">
        <w:r w:rsidDel="00114A81">
          <w:rPr>
            <w:rFonts w:cs="Arial" w:hint="eastAsia"/>
            <w:szCs w:val="28"/>
          </w:rPr>
          <w:delText>0</w:delText>
        </w:r>
      </w:del>
      <w:ins w:id="169" w:author="CK NTU" w:date="2022-04-18T17:06:00Z">
        <w:r w:rsidR="00114A81">
          <w:rPr>
            <w:rFonts w:cs="Arial"/>
            <w:szCs w:val="28"/>
          </w:rPr>
          <w:t>7</w:t>
        </w:r>
      </w:ins>
      <w:r>
        <w:rPr>
          <w:rFonts w:cs="Arial" w:hint="eastAsia"/>
          <w:szCs w:val="28"/>
        </w:rPr>
        <w:t xml:space="preserve">% at the tillering stage to </w:t>
      </w:r>
      <w:del w:id="170" w:author="CK NTU" w:date="2022-04-18T17:06:00Z">
        <w:r w:rsidDel="00114A81">
          <w:rPr>
            <w:rFonts w:cs="Arial" w:hint="eastAsia"/>
            <w:szCs w:val="28"/>
          </w:rPr>
          <w:delText xml:space="preserve">over </w:delText>
        </w:r>
        <w:r w:rsidDel="00114A81">
          <w:rPr>
            <w:rFonts w:cs="Arial"/>
            <w:szCs w:val="28"/>
          </w:rPr>
          <w:delText>8</w:delText>
        </w:r>
      </w:del>
      <w:r>
        <w:rPr>
          <w:rFonts w:cs="Arial"/>
          <w:szCs w:val="28"/>
        </w:rPr>
        <w:t>7</w:t>
      </w:r>
      <w:ins w:id="171" w:author="CK NTU" w:date="2022-04-18T17:06:00Z">
        <w:r w:rsidR="00114A81">
          <w:rPr>
            <w:rFonts w:cs="Arial"/>
            <w:szCs w:val="28"/>
          </w:rPr>
          <w:t>9</w:t>
        </w:r>
      </w:ins>
      <w:r>
        <w:rPr>
          <w:rFonts w:cs="Arial"/>
          <w:szCs w:val="28"/>
        </w:rPr>
        <w:t>-</w:t>
      </w:r>
      <w:r>
        <w:rPr>
          <w:rFonts w:cs="Arial" w:hint="eastAsia"/>
          <w:szCs w:val="28"/>
        </w:rPr>
        <w:t>9</w:t>
      </w:r>
      <w:del w:id="172" w:author="CK NTU" w:date="2022-04-18T17:06:00Z">
        <w:r w:rsidDel="00114A81">
          <w:rPr>
            <w:rFonts w:cs="Arial"/>
            <w:szCs w:val="28"/>
          </w:rPr>
          <w:delText>4</w:delText>
        </w:r>
      </w:del>
      <w:ins w:id="173" w:author="CK NTU" w:date="2022-04-18T17:06:00Z">
        <w:r w:rsidR="00114A81">
          <w:rPr>
            <w:rFonts w:cs="Arial"/>
            <w:szCs w:val="28"/>
          </w:rPr>
          <w:t>5</w:t>
        </w:r>
      </w:ins>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174"/>
      <w:r>
        <w:rPr>
          <w:rFonts w:cs="Arial"/>
          <w:szCs w:val="28"/>
        </w:rPr>
        <w:t xml:space="preserve">a) </w:t>
      </w:r>
      <w:r>
        <w:rPr>
          <w:rFonts w:cs="Arial" w:hint="eastAsia"/>
          <w:szCs w:val="28"/>
        </w:rPr>
        <w:t xml:space="preserve">the </w:t>
      </w:r>
      <w:r>
        <w:rPr>
          <w:rFonts w:cs="Arial"/>
          <w:szCs w:val="28"/>
        </w:rPr>
        <w:t xml:space="preserve">within-season and among-year </w:t>
      </w:r>
      <w:r>
        <w:rPr>
          <w:rFonts w:cs="Arial" w:hint="eastAsia"/>
          <w:szCs w:val="28"/>
        </w:rPr>
        <w:t xml:space="preserve">patterns </w:t>
      </w:r>
      <w:r>
        <w:rPr>
          <w:rFonts w:cs="Arial"/>
          <w:szCs w:val="28"/>
        </w:rPr>
        <w:t>in the</w:t>
      </w:r>
      <w:r>
        <w:rPr>
          <w:rFonts w:cs="Arial" w:hint="eastAsia"/>
          <w:szCs w:val="28"/>
        </w:rPr>
        <w:t xml:space="preserve"> diet compositions of</w:t>
      </w:r>
      <w:r>
        <w:rPr>
          <w:rFonts w:cs="Arial"/>
          <w:szCs w:val="28"/>
        </w:rPr>
        <w:t xml:space="preserve"> generalist arthropod predators, b) the effects of </w:t>
      </w:r>
      <w:r>
        <w:rPr>
          <w:rFonts w:cs="Arial" w:hint="eastAsia"/>
          <w:szCs w:val="28"/>
        </w:rPr>
        <w:t>various abiotic and biotic factors</w:t>
      </w:r>
      <w:r>
        <w:rPr>
          <w:rFonts w:cs="Arial"/>
          <w:szCs w:val="28"/>
        </w:rPr>
        <w:t xml:space="preserve"> on </w:t>
      </w:r>
      <w:r>
        <w:rPr>
          <w:rFonts w:cs="Arial" w:hint="eastAsia"/>
          <w:szCs w:val="28"/>
        </w:rPr>
        <w:t xml:space="preserve">pest </w:t>
      </w:r>
      <w:r>
        <w:rPr>
          <w:rFonts w:cs="Arial" w:hint="eastAsia"/>
          <w:szCs w:val="28"/>
        </w:rPr>
        <w:lastRenderedPageBreak/>
        <w:t>consumption by predators</w:t>
      </w:r>
      <w:commentRangeEnd w:id="174"/>
      <w:r>
        <w:rPr>
          <w:rStyle w:val="a5"/>
        </w:rPr>
        <w:commentReference w:id="174"/>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377ED805" w14:textId="77777777" w:rsidR="00062FF4" w:rsidRDefault="00062FF4">
      <w:pPr>
        <w:rPr>
          <w:rFonts w:cs="Arial"/>
          <w:szCs w:val="28"/>
        </w:rPr>
      </w:pPr>
    </w:p>
    <w:p w14:paraId="183216C1" w14:textId="77777777" w:rsidR="00062FF4" w:rsidRDefault="007D72D9">
      <w:pPr>
        <w:ind w:firstLine="720"/>
        <w:jc w:val="center"/>
        <w:rPr>
          <w:rFonts w:cs="Arial"/>
          <w:i/>
          <w:szCs w:val="28"/>
        </w:rPr>
      </w:pPr>
      <w:r>
        <w:rPr>
          <w:rFonts w:cs="Arial"/>
          <w:i/>
          <w:szCs w:val="28"/>
        </w:rPr>
        <w:t>Generalist predators function as specialists at late crop stages (or when things matter)</w:t>
      </w:r>
    </w:p>
    <w:p w14:paraId="549FA2E8" w14:textId="5BEE87B2" w:rsidR="00062FF4" w:rsidRDefault="007D72D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w:t>
      </w:r>
      <w:ins w:id="175" w:author="CK NTU" w:date="2022-04-18T17:08:00Z">
        <w:r w:rsidR="00350530">
          <w:rPr>
            <w:rFonts w:cs="Arial"/>
            <w:szCs w:val="28"/>
          </w:rPr>
          <w:t xml:space="preserve">up to </w:t>
        </w:r>
      </w:ins>
      <w:del w:id="176" w:author="CK NTU" w:date="2022-04-18T17:08:00Z">
        <w:r w:rsidDel="00350530">
          <w:rPr>
            <w:rFonts w:cs="Arial"/>
            <w:szCs w:val="28"/>
          </w:rPr>
          <w:delText>around</w:delText>
        </w:r>
      </w:del>
      <w:ins w:id="177" w:author="CK NTU" w:date="2022-04-18T17:08:00Z">
        <w:r w:rsidR="00350530">
          <w:rPr>
            <w:rFonts w:cs="Arial"/>
            <w:szCs w:val="28"/>
          </w:rPr>
          <w:t>ca.</w:t>
        </w:r>
      </w:ins>
      <w:r>
        <w:rPr>
          <w:rFonts w:cs="Arial"/>
          <w:szCs w:val="28"/>
        </w:rPr>
        <w:t xml:space="preserve">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predators </w:t>
      </w:r>
      <w:r>
        <w:rPr>
          <w:rFonts w:cs="Arial"/>
          <w:szCs w:val="28"/>
        </w:rPr>
        <w:t xml:space="preserve">have been </w:t>
      </w:r>
      <w:r>
        <w:rPr>
          <w:rFonts w:cs="Arial"/>
          <w:szCs w:val="28"/>
        </w:rPr>
        <w:lastRenderedPageBreak/>
        <w:t>reported</w:t>
      </w:r>
      <w:r>
        <w:rPr>
          <w:rFonts w:cs="Arial" w:hint="eastAsia"/>
          <w:szCs w:val="28"/>
        </w:rPr>
        <w:t xml:space="preserve"> to </w:t>
      </w:r>
      <w:r>
        <w:rPr>
          <w:rFonts w:cs="Arial"/>
          <w:szCs w:val="28"/>
        </w:rPr>
        <w:t xml:space="preserve">opportunistically </w:t>
      </w:r>
      <w:r>
        <w:rPr>
          <w:rFonts w:cs="Arial" w:hint="eastAsia"/>
          <w:szCs w:val="28"/>
        </w:rPr>
        <w:t>exploit a wide range of prey items</w:t>
      </w:r>
      <w:r>
        <w:rPr>
          <w:rFonts w:cs="Arial"/>
          <w:szCs w:val="28"/>
        </w:rPr>
        <w:t xml:space="preserve"> </w:t>
      </w:r>
      <w:r w:rsidR="0099401B">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49-51</w:t>
      </w:r>
      <w:r w:rsidR="0099401B">
        <w:rPr>
          <w:rFonts w:cs="Arial"/>
          <w:szCs w:val="28"/>
        </w:rPr>
        <w:fldChar w:fldCharType="end"/>
      </w:r>
      <w:r>
        <w:rPr>
          <w:rFonts w:cs="Arial"/>
          <w:szCs w:val="28"/>
        </w:rPr>
        <w:t xml:space="preserve"> </w:t>
      </w:r>
      <w:r>
        <w:rPr>
          <w:rFonts w:cs="Arial" w:hint="eastAsia"/>
          <w:szCs w:val="28"/>
        </w:rPr>
        <w:t xml:space="preserve">, </w:t>
      </w:r>
      <w:r>
        <w:rPr>
          <w:rFonts w:cs="Arial"/>
          <w:szCs w:val="28"/>
        </w:rPr>
        <w:t xml:space="preserve">yet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0B399259" w14:textId="77777777" w:rsidR="00062FF4" w:rsidRDefault="007D72D9">
      <w:pPr>
        <w:ind w:firstLine="720"/>
        <w:rPr>
          <w:rFonts w:cs="Arial"/>
          <w:szCs w:val="28"/>
        </w:rPr>
      </w:pPr>
      <w:r>
        <w:rPr>
          <w:rFonts w:cs="Arial"/>
          <w:szCs w:val="28"/>
        </w:rPr>
        <w:t>While our generalist predators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sidR="0099401B">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2D6E53">
        <w:rPr>
          <w:rFonts w:cs="Arial"/>
          <w:szCs w:val="28"/>
        </w:rPr>
        <w:instrText xml:space="preserve"> ADDIN EN.CITE </w:instrText>
      </w:r>
      <w:r w:rsidR="002D6E53">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52-54</w:t>
      </w:r>
      <w:r w:rsidR="0099401B">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(Tetragnathidae)</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may be</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sidR="0099401B">
        <w:rPr>
          <w:rFonts w:cs="Arial"/>
          <w:szCs w:val="28"/>
        </w:rPr>
        <w:fldChar w:fldCharType="begin"/>
      </w:r>
      <w:r w:rsidR="002D6E53">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99401B">
        <w:rPr>
          <w:rFonts w:cs="Arial"/>
          <w:szCs w:val="28"/>
        </w:rPr>
        <w:fldChar w:fldCharType="separate"/>
      </w:r>
      <w:r w:rsidR="002D6E53" w:rsidRPr="002D6E53">
        <w:rPr>
          <w:rFonts w:cs="Arial"/>
          <w:noProof/>
          <w:szCs w:val="28"/>
          <w:vertAlign w:val="superscript"/>
        </w:rPr>
        <w:t>52</w:t>
      </w:r>
      <w:r w:rsidR="0099401B">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 relative abundances of these sources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cs="Arial" w:hint="eastAsia"/>
          <w:szCs w:val="28"/>
        </w:rPr>
        <w:t>. By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w:t>
      </w:r>
      <w:r>
        <w:rPr>
          <w:rFonts w:cs="Arial"/>
          <w:szCs w:val="28"/>
        </w:rPr>
        <w:lastRenderedPageBreak/>
        <w:t>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sidR="0099401B">
        <w:rPr>
          <w:rFonts w:cs="Arial"/>
          <w:szCs w:val="28"/>
        </w:rPr>
        <w:fldChar w:fldCharType="begin"/>
      </w:r>
      <w:r w:rsidR="002D6E53">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99401B">
        <w:rPr>
          <w:rFonts w:cs="Arial"/>
          <w:szCs w:val="28"/>
        </w:rPr>
        <w:fldChar w:fldCharType="separate"/>
      </w:r>
      <w:r w:rsidR="002D6E53" w:rsidRPr="002D6E53">
        <w:rPr>
          <w:rFonts w:cs="Arial"/>
          <w:noProof/>
          <w:szCs w:val="28"/>
          <w:vertAlign w:val="superscript"/>
        </w:rPr>
        <w:t>55</w:t>
      </w:r>
      <w:r w:rsidR="0099401B">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14:paraId="3AB021AC" w14:textId="77777777" w:rsidR="00062FF4" w:rsidRDefault="00062FF4">
      <w:pPr>
        <w:rPr>
          <w:rFonts w:cs="Arial"/>
          <w:b/>
          <w:color w:val="0070C0"/>
          <w:szCs w:val="28"/>
        </w:rPr>
      </w:pPr>
    </w:p>
    <w:p w14:paraId="120885F3" w14:textId="77777777" w:rsidR="00062FF4" w:rsidRDefault="007D72D9">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14:paraId="6C07732C" w14:textId="77777777" w:rsidR="00062FF4" w:rsidRDefault="007D72D9">
      <w:pPr>
        <w:ind w:firstLine="720"/>
        <w:rPr>
          <w:rFonts w:cs="Arial"/>
          <w:szCs w:val="28"/>
        </w:rPr>
      </w:pPr>
      <w:r>
        <w:rPr>
          <w:rFonts w:cs="Arial"/>
          <w:szCs w:val="28"/>
        </w:rPr>
        <w:t xml:space="preserve">Ideal biocontrol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(abiotic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 xml:space="preserve">the environmental conditions during </w:t>
      </w:r>
      <w:r>
        <w:rPr>
          <w:rFonts w:cs="Arial"/>
          <w:szCs w:val="28"/>
        </w:rPr>
        <w:t>our</w:t>
      </w:r>
      <w:r>
        <w:rPr>
          <w:rFonts w:cs="Arial" w:hint="eastAsia"/>
          <w:szCs w:val="28"/>
        </w:rPr>
        <w:t xml:space="preserve"> study years</w:t>
      </w:r>
      <w:r>
        <w:rPr>
          <w:rFonts w:cs="Arial"/>
          <w:szCs w:val="28"/>
        </w:rPr>
        <w:t xml:space="preserve"> (details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abiotic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the compositions of rice herbivores at the flowering and ripening stage differed substantially among the three years, in particular the two most dominant groups</w:t>
      </w:r>
      <w:r>
        <w:rPr>
          <w:rFonts w:cs="Arial"/>
          <w:szCs w:val="28"/>
        </w:rPr>
        <w:t>:</w:t>
      </w:r>
      <w:r>
        <w:rPr>
          <w:rFonts w:cs="Arial" w:hint="eastAsia"/>
          <w:szCs w:val="28"/>
        </w:rPr>
        <w:t xml:space="preserve"> leafhoppers (</w:t>
      </w:r>
      <w:r>
        <w:rPr>
          <w:rFonts w:cs="Arial"/>
          <w:szCs w:val="28"/>
        </w:rPr>
        <w:t>Cicadellidae/</w:t>
      </w:r>
      <w:r>
        <w:rPr>
          <w:rFonts w:cs="Arial"/>
          <w:i/>
          <w:szCs w:val="28"/>
        </w:rPr>
        <w:t>Nephotettix</w:t>
      </w:r>
      <w:r>
        <w:rPr>
          <w:rFonts w:cs="Arial" w:hint="eastAsia"/>
          <w:szCs w:val="28"/>
        </w:rPr>
        <w:t xml:space="preserve">) and </w:t>
      </w:r>
      <w:r>
        <w:rPr>
          <w:rFonts w:cs="Arial" w:hint="eastAsia"/>
          <w:szCs w:val="28"/>
        </w:rPr>
        <w:lastRenderedPageBreak/>
        <w:t>planthoppers (</w:t>
      </w:r>
      <w:r>
        <w:rPr>
          <w:rFonts w:cs="Arial"/>
          <w:szCs w:val="28"/>
        </w:rPr>
        <w:t>Delphacidae/</w:t>
      </w:r>
      <w:r>
        <w:rPr>
          <w:rFonts w:cs="Arial"/>
          <w:i/>
          <w:szCs w:val="28"/>
        </w:rPr>
        <w:t>Nilaparvata</w:t>
      </w:r>
      <w:r>
        <w:rPr>
          <w:rFonts w:cs="Arial" w:hint="eastAsia"/>
          <w:szCs w:val="28"/>
        </w:rPr>
        <w:t xml:space="preserve">) </w:t>
      </w:r>
      <w:r>
        <w:rPr>
          <w:rFonts w:cs="Arial"/>
          <w:szCs w:val="28"/>
        </w:rPr>
        <w:t>(Appendix S1: Table S3</w:t>
      </w:r>
      <w:r>
        <w:rPr>
          <w:rFonts w:cs="Arial" w:hint="eastAsia"/>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abiotic or biotic factors </w:t>
      </w:r>
      <w:r w:rsidR="0099401B">
        <w:rPr>
          <w:rFonts w:cs="Arial"/>
          <w:szCs w:val="28"/>
        </w:rPr>
        <w:fldChar w:fldCharType="begin"/>
      </w:r>
      <w:r w:rsidR="002D6E53">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99401B">
        <w:rPr>
          <w:rFonts w:cs="Arial"/>
          <w:szCs w:val="28"/>
        </w:rPr>
        <w:fldChar w:fldCharType="separate"/>
      </w:r>
      <w:r w:rsidR="002D6E53" w:rsidRPr="002D6E53">
        <w:rPr>
          <w:rFonts w:cs="Arial"/>
          <w:noProof/>
          <w:szCs w:val="28"/>
          <w:vertAlign w:val="superscript"/>
        </w:rPr>
        <w:t>56,57</w:t>
      </w:r>
      <w:r w:rsidR="0099401B">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r>
        <w:rPr>
          <w:rFonts w:cs="Arial"/>
          <w:szCs w:val="28"/>
        </w:rPr>
        <w:t xml:space="preserve">GAPs’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14:paraId="74DA4C27" w14:textId="77777777" w:rsidR="00062FF4" w:rsidRDefault="007D72D9">
      <w:pPr>
        <w:rPr>
          <w:rFonts w:cs="Arial"/>
          <w:szCs w:val="28"/>
        </w:rPr>
      </w:pPr>
      <w:r>
        <w:rPr>
          <w:rFonts w:cs="Arial" w:hint="eastAsia"/>
          <w:szCs w:val="28"/>
        </w:rPr>
        <w:tab/>
      </w:r>
    </w:p>
    <w:p w14:paraId="75A86708" w14:textId="77777777" w:rsidR="00062FF4" w:rsidRDefault="007D72D9">
      <w:pPr>
        <w:jc w:val="center"/>
        <w:rPr>
          <w:rFonts w:cs="Arial"/>
          <w:i/>
          <w:szCs w:val="28"/>
        </w:rPr>
      </w:pPr>
      <w:r>
        <w:rPr>
          <w:rFonts w:cs="Arial"/>
          <w:i/>
          <w:szCs w:val="28"/>
        </w:rPr>
        <w:t>Factors associated with pest consumption by predators</w:t>
      </w:r>
    </w:p>
    <w:p w14:paraId="58858947" w14:textId="77777777" w:rsidR="00062FF4" w:rsidRDefault="007D72D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sidR="0099401B">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19,30,58</w:t>
      </w:r>
      <w:r w:rsidR="0099401B">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sidR="0099401B">
        <w:rPr>
          <w:rFonts w:cs="Arial"/>
          <w:szCs w:val="28"/>
        </w:rPr>
        <w:fldChar w:fldCharType="begin"/>
      </w:r>
      <w:r w:rsidR="002D6E53">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99401B">
        <w:rPr>
          <w:rFonts w:cs="Arial"/>
          <w:szCs w:val="28"/>
        </w:rPr>
        <w:fldChar w:fldCharType="separate"/>
      </w:r>
      <w:r w:rsidR="002D6E53" w:rsidRPr="002D6E53">
        <w:rPr>
          <w:rFonts w:cs="Arial"/>
          <w:noProof/>
          <w:szCs w:val="28"/>
          <w:vertAlign w:val="superscript"/>
        </w:rPr>
        <w:t>59</w:t>
      </w:r>
      <w:r w:rsidR="0099401B">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t>Re</w:t>
      </w:r>
      <w:r>
        <w:rPr>
          <w:rFonts w:cs="Arial"/>
          <w:szCs w:val="28"/>
        </w:rPr>
        <w:t xml:space="preserve">gardless of the explanations and mechanisms, our results highlight the important but overlooked biocontrol value of generalist arthropod predators in conventional farming systems. </w:t>
      </w:r>
    </w:p>
    <w:p w14:paraId="15F04DE0" w14:textId="77777777" w:rsidR="00062FF4" w:rsidRDefault="007D72D9">
      <w:pPr>
        <w:ind w:firstLine="720"/>
        <w:rPr>
          <w:rFonts w:cs="Arial"/>
          <w:color w:val="0070C0"/>
          <w:szCs w:val="28"/>
        </w:rPr>
      </w:pPr>
      <w:r>
        <w:rPr>
          <w:rFonts w:cs="Arial"/>
          <w:szCs w:val="28"/>
        </w:rPr>
        <w:lastRenderedPageBreak/>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xml:space="preserve">. Specifically, pest consumption by predators increased from early (tillering)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sidR="0099401B">
        <w:rPr>
          <w:rFonts w:cs="Arial"/>
          <w:szCs w:val="28"/>
        </w:rPr>
        <w:fldChar w:fldCharType="begin"/>
      </w:r>
      <w:r w:rsidR="002D6E53">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szCs w:val="28"/>
        </w:rPr>
        <w:instrText>‐</w:instrText>
      </w:r>
      <w:r w:rsidR="002D6E53">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rPr>
          <w:rFonts w:cs="Arial"/>
          <w:szCs w:val="28"/>
        </w:rPr>
        <w:fldChar w:fldCharType="separate"/>
      </w:r>
      <w:r w:rsidR="002D6E53" w:rsidRPr="002D6E53">
        <w:rPr>
          <w:rFonts w:cs="Arial"/>
          <w:noProof/>
          <w:szCs w:val="28"/>
          <w:vertAlign w:val="superscript"/>
        </w:rPr>
        <w:t>10,17</w:t>
      </w:r>
      <w:r w:rsidR="0099401B">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14:paraId="3EE83F20" w14:textId="77777777" w:rsidR="00062FF4" w:rsidRDefault="007D72D9">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trophic dynamics of terrestrial arthropods </w:t>
      </w:r>
      <w:r w:rsidR="0099401B">
        <w:rPr>
          <w:rFonts w:cs="Arial"/>
          <w:szCs w:val="28"/>
        </w:rPr>
        <w:fldChar w:fldCharType="begin"/>
      </w:r>
      <w:r w:rsidR="002D6E53">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99401B">
        <w:rPr>
          <w:rFonts w:cs="Arial"/>
          <w:szCs w:val="28"/>
        </w:rPr>
        <w:fldChar w:fldCharType="separate"/>
      </w:r>
      <w:r w:rsidR="002D6E53" w:rsidRPr="002D6E53">
        <w:rPr>
          <w:rFonts w:cs="Arial"/>
          <w:noProof/>
          <w:szCs w:val="28"/>
          <w:vertAlign w:val="superscript"/>
        </w:rPr>
        <w:t>27</w:t>
      </w:r>
      <w:r w:rsidR="0099401B">
        <w:rPr>
          <w:rFonts w:cs="Arial"/>
          <w:szCs w:val="28"/>
        </w:rPr>
        <w:fldChar w:fldCharType="end"/>
      </w:r>
      <w:r>
        <w:rPr>
          <w:rFonts w:cs="Arial" w:hint="eastAsia"/>
          <w:szCs w:val="28"/>
        </w:rPr>
        <w:t xml:space="preserve">. </w:t>
      </w:r>
      <w:r>
        <w:rPr>
          <w:rFonts w:cs="Arial"/>
          <w:szCs w:val="28"/>
        </w:rPr>
        <w:t>For example, 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sidR="0099401B">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26,60,61</w:t>
      </w:r>
      <w:r w:rsidR="0099401B">
        <w:rPr>
          <w:rFonts w:cs="Arial"/>
          <w:szCs w:val="28"/>
        </w:rPr>
        <w:fldChar w:fldCharType="end"/>
      </w:r>
      <w:r>
        <w:rPr>
          <w:rFonts w:cs="Arial" w:hint="eastAsia"/>
          <w:szCs w:val="28"/>
        </w:rPr>
        <w:t xml:space="preserve">. </w:t>
      </w:r>
      <w:r>
        <w:rPr>
          <w:rFonts w:cs="Arial"/>
          <w:szCs w:val="28"/>
        </w:rPr>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 xml:space="preserve">the prey species in our study system were mostly associated with rice plants, and therefore the nearby </w:t>
      </w:r>
      <w:r>
        <w:rPr>
          <w:rFonts w:cs="Arial" w:hint="eastAsia"/>
          <w:szCs w:val="28"/>
        </w:rPr>
        <w:lastRenderedPageBreak/>
        <w:t>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sidR="0099401B">
        <w:rPr>
          <w:rFonts w:cs="Arial"/>
          <w:szCs w:val="28"/>
        </w:rPr>
        <w:fldChar w:fldCharType="begin"/>
      </w:r>
      <w:r w:rsidR="002D6E53">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99401B">
        <w:rPr>
          <w:rFonts w:cs="Arial"/>
          <w:szCs w:val="28"/>
        </w:rPr>
        <w:fldChar w:fldCharType="separate"/>
      </w:r>
      <w:r w:rsidR="002D6E53" w:rsidRPr="002D6E53">
        <w:rPr>
          <w:rFonts w:cs="Arial"/>
          <w:noProof/>
          <w:szCs w:val="28"/>
          <w:vertAlign w:val="superscript"/>
        </w:rPr>
        <w:t>60</w:t>
      </w:r>
      <w:r w:rsidR="0099401B">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14:paraId="6ECA83AB" w14:textId="77777777" w:rsidR="00062FF4" w:rsidRDefault="007D72D9">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sidR="0099401B">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2D6E53">
        <w:rPr>
          <w:rFonts w:cs="Arial"/>
          <w:szCs w:val="28"/>
        </w:rPr>
        <w:instrText xml:space="preserve"> ADDIN EN.CITE </w:instrText>
      </w:r>
      <w:r w:rsidR="002D6E53">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10,25,62</w:t>
      </w:r>
      <w:r w:rsidR="0099401B">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w:t>
      </w:r>
    </w:p>
    <w:p w14:paraId="6A2A172D" w14:textId="77777777" w:rsidR="00062FF4" w:rsidRDefault="00062FF4">
      <w:pPr>
        <w:rPr>
          <w:rFonts w:cs="Arial"/>
          <w:szCs w:val="28"/>
        </w:rPr>
      </w:pPr>
    </w:p>
    <w:p w14:paraId="6BC81474" w14:textId="77777777" w:rsidR="00062FF4" w:rsidRDefault="007D72D9">
      <w:pPr>
        <w:jc w:val="center"/>
        <w:rPr>
          <w:rFonts w:cs="Arial"/>
          <w:i/>
          <w:szCs w:val="28"/>
        </w:rPr>
      </w:pPr>
      <w:r>
        <w:rPr>
          <w:rFonts w:cs="Arial"/>
          <w:i/>
          <w:szCs w:val="28"/>
        </w:rPr>
        <w:lastRenderedPageBreak/>
        <w:t>Potential caveats</w:t>
      </w:r>
      <w:r>
        <w:rPr>
          <w:rFonts w:cs="Arial" w:hint="eastAsia"/>
          <w:i/>
          <w:szCs w:val="28"/>
        </w:rPr>
        <w:t xml:space="preserve"> </w:t>
      </w:r>
      <w:r>
        <w:rPr>
          <w:rFonts w:cs="Arial"/>
          <w:i/>
          <w:szCs w:val="28"/>
        </w:rPr>
        <w:t>of this study</w:t>
      </w:r>
    </w:p>
    <w:p w14:paraId="75C590B0" w14:textId="77777777" w:rsidR="00062FF4" w:rsidRDefault="007D72D9">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factors that may influence predators’ dietary patterns, providing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sidR="0099401B">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2D6E53">
        <w:rPr>
          <w:rFonts w:cs="Arial"/>
          <w:szCs w:val="28"/>
        </w:rPr>
        <w:instrText xml:space="preserve"> ADDIN EN.CITE </w:instrText>
      </w:r>
      <w:r w:rsidR="002D6E53">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r>
      <w:r w:rsidR="0099401B">
        <w:rPr>
          <w:rFonts w:cs="Arial"/>
          <w:szCs w:val="28"/>
        </w:rPr>
        <w:fldChar w:fldCharType="separate"/>
      </w:r>
      <w:r w:rsidR="002D6E53" w:rsidRPr="002D6E53">
        <w:rPr>
          <w:rFonts w:cs="Arial"/>
          <w:noProof/>
          <w:szCs w:val="28"/>
          <w:vertAlign w:val="superscript"/>
        </w:rPr>
        <w:t>46,63,64</w:t>
      </w:r>
      <w:r w:rsidR="0099401B">
        <w:rPr>
          <w:rFonts w:cs="Arial"/>
          <w:szCs w:val="28"/>
        </w:rPr>
        <w:fldChar w:fldCharType="end"/>
      </w:r>
      <w:r>
        <w:rPr>
          <w:rFonts w:cs="Arial" w:hint="eastAsia"/>
          <w:szCs w:val="28"/>
        </w:rPr>
        <w:t xml:space="preserve">. The effectiveness of biocontrol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generalist predators </w:t>
      </w:r>
      <w:r w:rsidR="0099401B">
        <w:rPr>
          <w:rFonts w:cs="Arial"/>
          <w:szCs w:val="28"/>
        </w:rPr>
        <w:fldChar w:fldCharType="begin"/>
      </w:r>
      <w:r w:rsidR="002D6E53">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9401B">
        <w:rPr>
          <w:rFonts w:cs="Arial"/>
          <w:szCs w:val="28"/>
        </w:rPr>
        <w:fldChar w:fldCharType="separate"/>
      </w:r>
      <w:r w:rsidR="002D6E53" w:rsidRPr="002D6E53">
        <w:rPr>
          <w:rFonts w:cs="Arial"/>
          <w:noProof/>
          <w:szCs w:val="28"/>
          <w:vertAlign w:val="superscript"/>
        </w:rPr>
        <w:t>9,65</w:t>
      </w:r>
      <w:r w:rsidR="0099401B">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sidR="0099401B">
        <w:rPr>
          <w:rFonts w:cs="Arial"/>
          <w:szCs w:val="28"/>
        </w:rPr>
        <w:fldChar w:fldCharType="begin"/>
      </w:r>
      <w:r w:rsidR="002D6E53">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rPr>
          <w:rFonts w:cs="Arial"/>
          <w:szCs w:val="28"/>
        </w:rPr>
        <w:fldChar w:fldCharType="separate"/>
      </w:r>
      <w:r w:rsidR="002D6E53" w:rsidRPr="002D6E53">
        <w:rPr>
          <w:rFonts w:cs="Arial"/>
          <w:noProof/>
          <w:szCs w:val="28"/>
          <w:vertAlign w:val="superscript"/>
        </w:rPr>
        <w:t>10</w:t>
      </w:r>
      <w:r w:rsidR="0099401B">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sidR="0099401B">
        <w:rPr>
          <w:rFonts w:cs="Arial"/>
          <w:szCs w:val="28"/>
        </w:rPr>
        <w:fldChar w:fldCharType="begin"/>
      </w:r>
      <w:r w:rsidR="002D6E53">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99401B">
        <w:rPr>
          <w:rFonts w:cs="Arial"/>
          <w:szCs w:val="28"/>
        </w:rPr>
        <w:fldChar w:fldCharType="separate"/>
      </w:r>
      <w:r w:rsidR="002D6E53" w:rsidRPr="002D6E53">
        <w:rPr>
          <w:rFonts w:cs="Arial"/>
          <w:noProof/>
          <w:szCs w:val="28"/>
          <w:vertAlign w:val="superscript"/>
        </w:rPr>
        <w:t>66,67</w:t>
      </w:r>
      <w:r w:rsidR="0099401B">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sidR="0099401B">
        <w:rPr>
          <w:rFonts w:cs="Arial"/>
          <w:szCs w:val="28"/>
        </w:rPr>
        <w:fldChar w:fldCharType="begin"/>
      </w:r>
      <w:r w:rsidR="002D6E53">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99401B">
        <w:rPr>
          <w:rFonts w:cs="Arial"/>
          <w:szCs w:val="28"/>
        </w:rPr>
        <w:fldChar w:fldCharType="separate"/>
      </w:r>
      <w:r w:rsidR="002D6E53" w:rsidRPr="002D6E53">
        <w:rPr>
          <w:rFonts w:cs="Arial"/>
          <w:noProof/>
          <w:szCs w:val="28"/>
          <w:vertAlign w:val="superscript"/>
        </w:rPr>
        <w:t>68,69</w:t>
      </w:r>
      <w:r w:rsidR="0099401B">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interferences</w:t>
      </w:r>
      <w:r>
        <w:rPr>
          <w:rFonts w:cs="Arial"/>
          <w:szCs w:val="28"/>
        </w:rPr>
        <w:t>)</w:t>
      </w:r>
      <w:r>
        <w:rPr>
          <w:rFonts w:cs="Arial" w:hint="eastAsia"/>
          <w:szCs w:val="28"/>
        </w:rPr>
        <w:t xml:space="preserve"> </w:t>
      </w:r>
      <w:r>
        <w:rPr>
          <w:rFonts w:cs="Arial" w:hint="eastAsia"/>
          <w:szCs w:val="28"/>
        </w:rPr>
        <w:lastRenderedPageBreak/>
        <w:t xml:space="preserve">might </w:t>
      </w:r>
      <w:r>
        <w:rPr>
          <w:rFonts w:cs="Arial"/>
          <w:szCs w:val="28"/>
        </w:rPr>
        <w:t xml:space="preserve">not apply to a particular rice </w:t>
      </w:r>
      <w:r>
        <w:rPr>
          <w:rFonts w:cs="Arial" w:hint="eastAsia"/>
          <w:szCs w:val="28"/>
        </w:rPr>
        <w:t xml:space="preserve">system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14:paraId="374C952B" w14:textId="77777777" w:rsidR="00062FF4" w:rsidRDefault="00062FF4">
      <w:pPr>
        <w:rPr>
          <w:rFonts w:cs="Arial"/>
          <w:i/>
          <w:color w:val="FF0000"/>
          <w:szCs w:val="28"/>
        </w:rPr>
      </w:pPr>
    </w:p>
    <w:p w14:paraId="10035563" w14:textId="77777777" w:rsidR="00062FF4" w:rsidRDefault="007D72D9">
      <w:pPr>
        <w:jc w:val="center"/>
        <w:rPr>
          <w:rFonts w:cs="Arial"/>
          <w:i/>
          <w:szCs w:val="28"/>
        </w:rPr>
      </w:pPr>
      <w:r>
        <w:rPr>
          <w:rFonts w:cs="Arial"/>
          <w:i/>
          <w:szCs w:val="28"/>
        </w:rPr>
        <w:t>Conclusions</w:t>
      </w:r>
    </w:p>
    <w:p w14:paraId="6AEF645E" w14:textId="4C71B8B0" w:rsidR="00062FF4" w:rsidRDefault="007D72D9">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generalist arthropod predators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The results show h</w:t>
      </w:r>
      <w:r>
        <w:rPr>
          <w:rFonts w:cs="Arial" w:hint="eastAsia"/>
          <w:szCs w:val="28"/>
        </w:rPr>
        <w:t xml:space="preserve">igh </w:t>
      </w:r>
      <w:r>
        <w:rPr>
          <w:rFonts w:cs="Arial"/>
          <w:szCs w:val="28"/>
        </w:rPr>
        <w:t>proportion</w:t>
      </w:r>
      <w:r>
        <w:rPr>
          <w:rFonts w:cs="Arial" w:hint="eastAsia"/>
          <w:szCs w:val="28"/>
        </w:rPr>
        <w:t xml:space="preserve"> of rice pests in the diet of predators in both organic and conventional farms</w:t>
      </w:r>
      <w:r>
        <w:rPr>
          <w:rFonts w:cs="Arial"/>
          <w:szCs w:val="28"/>
        </w:rPr>
        <w:t xml:space="preserve"> (e.g., </w:t>
      </w:r>
      <w:del w:id="178" w:author="CK NTU" w:date="2022-04-18T17:09:00Z">
        <w:r w:rsidDel="00350530">
          <w:rPr>
            <w:rFonts w:cs="Arial"/>
            <w:szCs w:val="28"/>
          </w:rPr>
          <w:delText>8</w:delText>
        </w:r>
      </w:del>
      <w:r>
        <w:rPr>
          <w:rFonts w:cs="Arial"/>
          <w:szCs w:val="28"/>
        </w:rPr>
        <w:t>7</w:t>
      </w:r>
      <w:ins w:id="179" w:author="CK NTU" w:date="2022-04-18T17:09:00Z">
        <w:r w:rsidR="00350530">
          <w:rPr>
            <w:rFonts w:cs="Arial"/>
            <w:szCs w:val="28"/>
          </w:rPr>
          <w:t>9</w:t>
        </w:r>
      </w:ins>
      <w:r>
        <w:rPr>
          <w:rFonts w:cs="Arial"/>
          <w:szCs w:val="28"/>
        </w:rPr>
        <w:t>-9</w:t>
      </w:r>
      <w:del w:id="180" w:author="CK NTU" w:date="2022-04-18T17:09:00Z">
        <w:r w:rsidDel="00350530">
          <w:rPr>
            <w:rFonts w:cs="Arial"/>
            <w:szCs w:val="28"/>
          </w:rPr>
          <w:delText>4</w:delText>
        </w:r>
      </w:del>
      <w:ins w:id="181" w:author="CK NTU" w:date="2022-04-18T17:09:00Z">
        <w:r w:rsidR="00350530">
          <w:rPr>
            <w:rFonts w:cs="Arial"/>
            <w:szCs w:val="28"/>
          </w:rPr>
          <w:t>5</w:t>
        </w:r>
      </w:ins>
      <w:r>
        <w:rPr>
          <w:rFonts w:cs="Arial"/>
          <w:szCs w:val="28"/>
        </w:rPr>
        <w:t>% at the ripening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14:paraId="7CEA6D32" w14:textId="77777777" w:rsidR="00062FF4" w:rsidRDefault="007D72D9">
      <w:pPr>
        <w:rPr>
          <w:b/>
        </w:rPr>
      </w:pPr>
      <w:r>
        <w:rPr>
          <w:b/>
        </w:rPr>
        <w:br w:type="page"/>
      </w:r>
    </w:p>
    <w:p w14:paraId="486C0B87" w14:textId="77777777" w:rsidR="00062FF4" w:rsidRDefault="007D72D9" w:rsidP="006B2FB0">
      <w:pPr>
        <w:spacing w:afterLines="200" w:after="480"/>
        <w:rPr>
          <w:b/>
        </w:rPr>
      </w:pPr>
      <w:r>
        <w:rPr>
          <w:rFonts w:hint="eastAsia"/>
          <w:b/>
        </w:rPr>
        <w:lastRenderedPageBreak/>
        <w:t>Acknowledgement</w:t>
      </w:r>
    </w:p>
    <w:p w14:paraId="74031753" w14:textId="77777777" w:rsidR="00062FF4" w:rsidRDefault="007D72D9">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35A2D0D3" w14:textId="77777777" w:rsidR="00062FF4" w:rsidRDefault="007D72D9">
      <w:pPr>
        <w:jc w:val="left"/>
        <w:rPr>
          <w:b/>
        </w:rPr>
      </w:pPr>
      <w:r>
        <w:rPr>
          <w:b/>
        </w:rPr>
        <w:br w:type="page"/>
      </w:r>
    </w:p>
    <w:p w14:paraId="42320A4A" w14:textId="77777777" w:rsidR="002D6E53" w:rsidRPr="002D6E53" w:rsidRDefault="0099401B" w:rsidP="002D6E53">
      <w:pPr>
        <w:pStyle w:val="EndNoteBibliographyTitle"/>
        <w:rPr>
          <w:noProof/>
        </w:rPr>
      </w:pPr>
      <w:r>
        <w:lastRenderedPageBreak/>
        <w:fldChar w:fldCharType="begin"/>
      </w:r>
      <w:r w:rsidR="007D72D9">
        <w:instrText xml:space="preserve"> ADDIN EN.REFLIST </w:instrText>
      </w:r>
      <w:r>
        <w:fldChar w:fldCharType="separate"/>
      </w:r>
      <w:r w:rsidR="002D6E53" w:rsidRPr="002D6E53">
        <w:rPr>
          <w:noProof/>
        </w:rPr>
        <w:t>Reference</w:t>
      </w:r>
    </w:p>
    <w:p w14:paraId="14C19858" w14:textId="77777777" w:rsidR="002D6E53" w:rsidRPr="002D6E53" w:rsidRDefault="002D6E53" w:rsidP="002D6E53">
      <w:pPr>
        <w:pStyle w:val="EndNoteBibliographyTitle"/>
        <w:rPr>
          <w:noProof/>
        </w:rPr>
      </w:pPr>
    </w:p>
    <w:p w14:paraId="61FE2B2D" w14:textId="77777777" w:rsidR="002D6E53" w:rsidRPr="002D6E53" w:rsidRDefault="002D6E53" w:rsidP="002D6E53">
      <w:pPr>
        <w:pStyle w:val="EndNoteBibliography"/>
        <w:spacing w:after="0"/>
        <w:ind w:left="720" w:hanging="720"/>
        <w:rPr>
          <w:noProof/>
        </w:rPr>
      </w:pPr>
      <w:r w:rsidRPr="002D6E53">
        <w:rPr>
          <w:noProof/>
        </w:rPr>
        <w:t>1</w:t>
      </w:r>
      <w:r w:rsidRPr="002D6E53">
        <w:rPr>
          <w:noProof/>
        </w:rPr>
        <w:tab/>
        <w:t xml:space="preserve">Huang, H. &amp; Yang, P. The ancient cultured citrus ant. </w:t>
      </w:r>
      <w:r w:rsidRPr="002D6E53">
        <w:rPr>
          <w:i/>
          <w:noProof/>
        </w:rPr>
        <w:t>BioScience</w:t>
      </w:r>
      <w:r w:rsidRPr="002D6E53">
        <w:rPr>
          <w:noProof/>
        </w:rPr>
        <w:t xml:space="preserve"> </w:t>
      </w:r>
      <w:r w:rsidRPr="002D6E53">
        <w:rPr>
          <w:b/>
          <w:noProof/>
        </w:rPr>
        <w:t>37</w:t>
      </w:r>
      <w:r w:rsidRPr="002D6E53">
        <w:rPr>
          <w:noProof/>
        </w:rPr>
        <w:t>, 665-671 (1987).</w:t>
      </w:r>
    </w:p>
    <w:p w14:paraId="6ECB5AED" w14:textId="77777777" w:rsidR="002D6E53" w:rsidRPr="002D6E53" w:rsidRDefault="002D6E53" w:rsidP="002D6E53">
      <w:pPr>
        <w:pStyle w:val="EndNoteBibliography"/>
        <w:spacing w:after="0"/>
        <w:ind w:left="720" w:hanging="720"/>
        <w:rPr>
          <w:noProof/>
        </w:rPr>
      </w:pPr>
      <w:r w:rsidRPr="002D6E53">
        <w:rPr>
          <w:noProof/>
        </w:rPr>
        <w:t>2</w:t>
      </w:r>
      <w:r w:rsidRPr="002D6E53">
        <w:rPr>
          <w:noProof/>
        </w:rPr>
        <w:tab/>
        <w:t>Geiger, F.</w:t>
      </w:r>
      <w:r w:rsidRPr="002D6E53">
        <w:rPr>
          <w:i/>
          <w:noProof/>
        </w:rPr>
        <w:t xml:space="preserve"> et al.</w:t>
      </w:r>
      <w:r w:rsidRPr="002D6E53">
        <w:rPr>
          <w:noProof/>
        </w:rPr>
        <w:t xml:space="preserve"> Persistent negative effects of pesticides on biodiversity and biological control potential on European farmland. </w:t>
      </w:r>
      <w:r w:rsidRPr="002D6E53">
        <w:rPr>
          <w:i/>
          <w:noProof/>
        </w:rPr>
        <w:t>Basic and Applied Ecology</w:t>
      </w:r>
      <w:r w:rsidRPr="002D6E53">
        <w:rPr>
          <w:noProof/>
        </w:rPr>
        <w:t xml:space="preserve"> </w:t>
      </w:r>
      <w:r w:rsidRPr="002D6E53">
        <w:rPr>
          <w:b/>
          <w:noProof/>
        </w:rPr>
        <w:t>11</w:t>
      </w:r>
      <w:r w:rsidRPr="002D6E53">
        <w:rPr>
          <w:noProof/>
        </w:rPr>
        <w:t>, 97-105 (2010).</w:t>
      </w:r>
    </w:p>
    <w:p w14:paraId="0A6C206D" w14:textId="77777777" w:rsidR="002D6E53" w:rsidRPr="002D6E53" w:rsidRDefault="002D6E53" w:rsidP="002D6E53">
      <w:pPr>
        <w:pStyle w:val="EndNoteBibliography"/>
        <w:spacing w:after="0"/>
        <w:ind w:left="720" w:hanging="720"/>
        <w:rPr>
          <w:noProof/>
        </w:rPr>
      </w:pPr>
      <w:r w:rsidRPr="002D6E53">
        <w:rPr>
          <w:noProof/>
        </w:rPr>
        <w:t>3</w:t>
      </w:r>
      <w:r w:rsidRPr="002D6E53">
        <w:rPr>
          <w:noProof/>
        </w:rPr>
        <w:tab/>
        <w:t>Kehoe, L.</w:t>
      </w:r>
      <w:r w:rsidRPr="002D6E53">
        <w:rPr>
          <w:i/>
          <w:noProof/>
        </w:rPr>
        <w:t xml:space="preserve"> et al.</w:t>
      </w:r>
      <w:r w:rsidRPr="002D6E53">
        <w:rPr>
          <w:noProof/>
        </w:rPr>
        <w:t xml:space="preserve"> Biodiversity at risk under future cropland expansion and intensification. </w:t>
      </w:r>
      <w:r w:rsidRPr="002D6E53">
        <w:rPr>
          <w:i/>
          <w:noProof/>
        </w:rPr>
        <w:t>Nature Ecology &amp; Evolution</w:t>
      </w:r>
      <w:r w:rsidRPr="002D6E53">
        <w:rPr>
          <w:noProof/>
        </w:rPr>
        <w:t xml:space="preserve"> </w:t>
      </w:r>
      <w:r w:rsidRPr="002D6E53">
        <w:rPr>
          <w:b/>
          <w:noProof/>
        </w:rPr>
        <w:t>1</w:t>
      </w:r>
      <w:r w:rsidRPr="002D6E53">
        <w:rPr>
          <w:noProof/>
        </w:rPr>
        <w:t>, 1129-1135 (2017).</w:t>
      </w:r>
    </w:p>
    <w:p w14:paraId="71249F7B" w14:textId="77777777" w:rsidR="002D6E53" w:rsidRPr="002D6E53" w:rsidRDefault="002D6E53" w:rsidP="002D6E53">
      <w:pPr>
        <w:pStyle w:val="EndNoteBibliography"/>
        <w:spacing w:after="0"/>
        <w:ind w:left="720" w:hanging="720"/>
        <w:rPr>
          <w:noProof/>
        </w:rPr>
      </w:pPr>
      <w:r w:rsidRPr="002D6E53">
        <w:rPr>
          <w:noProof/>
        </w:rPr>
        <w:t>4</w:t>
      </w:r>
      <w:r w:rsidRPr="002D6E53">
        <w:rPr>
          <w:noProof/>
        </w:rPr>
        <w:tab/>
        <w:t>Campbell, B. M.</w:t>
      </w:r>
      <w:r w:rsidRPr="002D6E53">
        <w:rPr>
          <w:i/>
          <w:noProof/>
        </w:rPr>
        <w:t xml:space="preserve"> et al.</w:t>
      </w:r>
      <w:r w:rsidRPr="002D6E53">
        <w:rPr>
          <w:noProof/>
        </w:rPr>
        <w:t xml:space="preserve"> Agriculture production as a major driver of the Earth system exceeding planetary boundaries. </w:t>
      </w:r>
      <w:r w:rsidRPr="002D6E53">
        <w:rPr>
          <w:i/>
          <w:noProof/>
        </w:rPr>
        <w:t>Ecology and Society</w:t>
      </w:r>
      <w:r w:rsidRPr="002D6E53">
        <w:rPr>
          <w:noProof/>
        </w:rPr>
        <w:t xml:space="preserve"> </w:t>
      </w:r>
      <w:r w:rsidRPr="002D6E53">
        <w:rPr>
          <w:b/>
          <w:noProof/>
        </w:rPr>
        <w:t>22</w:t>
      </w:r>
      <w:r w:rsidRPr="002D6E53">
        <w:rPr>
          <w:noProof/>
        </w:rPr>
        <w:t xml:space="preserve"> (2017).</w:t>
      </w:r>
    </w:p>
    <w:p w14:paraId="25072021" w14:textId="77777777" w:rsidR="002D6E53" w:rsidRPr="002D6E53" w:rsidRDefault="002D6E53" w:rsidP="002D6E53">
      <w:pPr>
        <w:pStyle w:val="EndNoteBibliography"/>
        <w:spacing w:after="0"/>
        <w:ind w:left="720" w:hanging="720"/>
        <w:rPr>
          <w:noProof/>
        </w:rPr>
      </w:pPr>
      <w:r w:rsidRPr="002D6E53">
        <w:rPr>
          <w:noProof/>
        </w:rPr>
        <w:t>5</w:t>
      </w:r>
      <w:r w:rsidRPr="002D6E53">
        <w:rPr>
          <w:noProof/>
        </w:rPr>
        <w:tab/>
        <w:t xml:space="preserve">Gomiero, T., Pimentel, D. &amp; Paoletti, M. G. Is there a need for a more sustainable agriculture? </w:t>
      </w:r>
      <w:r w:rsidRPr="002D6E53">
        <w:rPr>
          <w:i/>
          <w:noProof/>
        </w:rPr>
        <w:t>Critical reviews in plant sciences</w:t>
      </w:r>
      <w:r w:rsidRPr="002D6E53">
        <w:rPr>
          <w:noProof/>
        </w:rPr>
        <w:t xml:space="preserve"> </w:t>
      </w:r>
      <w:r w:rsidRPr="002D6E53">
        <w:rPr>
          <w:b/>
          <w:noProof/>
        </w:rPr>
        <w:t>30</w:t>
      </w:r>
      <w:r w:rsidRPr="002D6E53">
        <w:rPr>
          <w:noProof/>
        </w:rPr>
        <w:t>, 6-23 (2011).</w:t>
      </w:r>
    </w:p>
    <w:p w14:paraId="1D6861F0" w14:textId="77777777" w:rsidR="002D6E53" w:rsidRPr="002D6E53" w:rsidRDefault="002D6E53" w:rsidP="002D6E53">
      <w:pPr>
        <w:pStyle w:val="EndNoteBibliography"/>
        <w:spacing w:after="0"/>
        <w:ind w:left="720" w:hanging="720"/>
        <w:rPr>
          <w:noProof/>
        </w:rPr>
      </w:pPr>
      <w:r w:rsidRPr="002D6E53">
        <w:rPr>
          <w:noProof/>
        </w:rPr>
        <w:t>6</w:t>
      </w:r>
      <w:r w:rsidRPr="002D6E53">
        <w:rPr>
          <w:noProof/>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14:paraId="488206C2" w14:textId="77777777" w:rsidR="002D6E53" w:rsidRPr="002D6E53" w:rsidRDefault="002D6E53" w:rsidP="002D6E53">
      <w:pPr>
        <w:pStyle w:val="EndNoteBibliography"/>
        <w:spacing w:after="0"/>
        <w:ind w:left="720" w:hanging="720"/>
        <w:rPr>
          <w:noProof/>
        </w:rPr>
      </w:pPr>
      <w:r w:rsidRPr="002D6E53">
        <w:rPr>
          <w:noProof/>
        </w:rPr>
        <w:t>7</w:t>
      </w:r>
      <w:r w:rsidRPr="002D6E53">
        <w:rPr>
          <w:noProof/>
        </w:rPr>
        <w:tab/>
        <w:t xml:space="preserve">Stiling, P. &amp; Cornelissen, T. What makes a successful biocontrol agent? A meta-analysis of biological control agent performance. </w:t>
      </w:r>
      <w:r w:rsidRPr="002D6E53">
        <w:rPr>
          <w:i/>
          <w:noProof/>
        </w:rPr>
        <w:t>Biological control</w:t>
      </w:r>
      <w:r w:rsidRPr="002D6E53">
        <w:rPr>
          <w:noProof/>
        </w:rPr>
        <w:t xml:space="preserve"> </w:t>
      </w:r>
      <w:r w:rsidRPr="002D6E53">
        <w:rPr>
          <w:b/>
          <w:noProof/>
        </w:rPr>
        <w:t>34</w:t>
      </w:r>
      <w:r w:rsidRPr="002D6E53">
        <w:rPr>
          <w:noProof/>
        </w:rPr>
        <w:t>, 236-246 (2005).</w:t>
      </w:r>
    </w:p>
    <w:p w14:paraId="3F4A20C3" w14:textId="77777777" w:rsidR="002D6E53" w:rsidRPr="002D6E53" w:rsidRDefault="002D6E53" w:rsidP="002D6E53">
      <w:pPr>
        <w:pStyle w:val="EndNoteBibliography"/>
        <w:spacing w:after="0"/>
        <w:ind w:left="720" w:hanging="720"/>
        <w:rPr>
          <w:noProof/>
        </w:rPr>
      </w:pPr>
      <w:r w:rsidRPr="002D6E53">
        <w:rPr>
          <w:noProof/>
        </w:rPr>
        <w:t>8</w:t>
      </w:r>
      <w:r w:rsidRPr="002D6E53">
        <w:rPr>
          <w:noProof/>
        </w:rPr>
        <w:tab/>
        <w:t xml:space="preserve">Symondson, W., Sunderland, K. &amp; Greenstone, M. Can generalist predators be effective biocontrol agents? </w:t>
      </w:r>
      <w:r w:rsidRPr="002D6E53">
        <w:rPr>
          <w:i/>
          <w:noProof/>
        </w:rPr>
        <w:t>Annual review of entomology</w:t>
      </w:r>
      <w:r w:rsidRPr="002D6E53">
        <w:rPr>
          <w:noProof/>
        </w:rPr>
        <w:t xml:space="preserve"> </w:t>
      </w:r>
      <w:r w:rsidRPr="002D6E53">
        <w:rPr>
          <w:b/>
          <w:noProof/>
        </w:rPr>
        <w:t>47</w:t>
      </w:r>
      <w:r w:rsidRPr="002D6E53">
        <w:rPr>
          <w:noProof/>
        </w:rPr>
        <w:t>, 561-594 (2002).</w:t>
      </w:r>
    </w:p>
    <w:p w14:paraId="19D79BFA" w14:textId="77777777" w:rsidR="002D6E53" w:rsidRPr="002D6E53" w:rsidRDefault="002D6E53" w:rsidP="002D6E53">
      <w:pPr>
        <w:pStyle w:val="EndNoteBibliography"/>
        <w:spacing w:after="0"/>
        <w:ind w:left="720" w:hanging="720"/>
        <w:rPr>
          <w:noProof/>
        </w:rPr>
      </w:pPr>
      <w:r w:rsidRPr="002D6E53">
        <w:rPr>
          <w:noProof/>
        </w:rPr>
        <w:t>9</w:t>
      </w:r>
      <w:r w:rsidRPr="002D6E53">
        <w:rPr>
          <w:noProof/>
        </w:rPr>
        <w:tab/>
        <w:t xml:space="preserve">Michalko, R., Pekár, S. &amp; Entling, M. H. An updated perspective on spiders as generalist predators in biological control. </w:t>
      </w:r>
      <w:r w:rsidRPr="002D6E53">
        <w:rPr>
          <w:i/>
          <w:noProof/>
        </w:rPr>
        <w:t>Oecologia</w:t>
      </w:r>
      <w:r w:rsidRPr="002D6E53">
        <w:rPr>
          <w:noProof/>
        </w:rPr>
        <w:t xml:space="preserve"> </w:t>
      </w:r>
      <w:r w:rsidRPr="002D6E53">
        <w:rPr>
          <w:b/>
          <w:noProof/>
        </w:rPr>
        <w:t>189</w:t>
      </w:r>
      <w:r w:rsidRPr="002D6E53">
        <w:rPr>
          <w:noProof/>
        </w:rPr>
        <w:t>, 21-36 (2019).</w:t>
      </w:r>
    </w:p>
    <w:p w14:paraId="7F879611" w14:textId="77777777" w:rsidR="002D6E53" w:rsidRPr="002D6E53" w:rsidRDefault="002D6E53" w:rsidP="002D6E53">
      <w:pPr>
        <w:pStyle w:val="EndNoteBibliography"/>
        <w:spacing w:after="0"/>
        <w:ind w:left="720" w:hanging="720"/>
        <w:rPr>
          <w:noProof/>
        </w:rPr>
      </w:pPr>
      <w:r w:rsidRPr="002D6E53">
        <w:rPr>
          <w:noProof/>
        </w:rPr>
        <w:t>10</w:t>
      </w:r>
      <w:r w:rsidRPr="002D6E53">
        <w:rPr>
          <w:noProof/>
        </w:rPr>
        <w:tab/>
        <w:t xml:space="preserve">Hsu, G.-C., Ou, J.-A. &amp; Ho, C.-K. Pest consumption by generalist arthropod predators increases with crop stage in both organic and conventional farms. </w:t>
      </w:r>
      <w:r w:rsidRPr="002D6E53">
        <w:rPr>
          <w:i/>
          <w:noProof/>
        </w:rPr>
        <w:t>Ecosphere</w:t>
      </w:r>
      <w:r w:rsidRPr="002D6E53">
        <w:rPr>
          <w:noProof/>
        </w:rPr>
        <w:t xml:space="preserve"> </w:t>
      </w:r>
      <w:r w:rsidRPr="002D6E53">
        <w:rPr>
          <w:b/>
          <w:noProof/>
        </w:rPr>
        <w:t>12</w:t>
      </w:r>
      <w:r w:rsidRPr="002D6E53">
        <w:rPr>
          <w:noProof/>
        </w:rPr>
        <w:t>, e03625, doi:</w:t>
      </w:r>
      <w:hyperlink r:id="rId13" w:history="1">
        <w:r w:rsidRPr="002D6E53">
          <w:rPr>
            <w:rStyle w:val="ae"/>
            <w:noProof/>
          </w:rPr>
          <w:t>https://doi.org/10.1002/ecs2.3625</w:t>
        </w:r>
      </w:hyperlink>
      <w:r w:rsidRPr="002D6E53">
        <w:rPr>
          <w:noProof/>
        </w:rPr>
        <w:t xml:space="preserve"> (2021).</w:t>
      </w:r>
    </w:p>
    <w:p w14:paraId="0F94F8A0" w14:textId="77777777" w:rsidR="002D6E53" w:rsidRPr="002D6E53" w:rsidRDefault="002D6E53" w:rsidP="002D6E53">
      <w:pPr>
        <w:pStyle w:val="EndNoteBibliography"/>
        <w:spacing w:after="0"/>
        <w:ind w:left="720" w:hanging="720"/>
        <w:rPr>
          <w:noProof/>
        </w:rPr>
      </w:pPr>
      <w:r w:rsidRPr="002D6E53">
        <w:rPr>
          <w:noProof/>
        </w:rPr>
        <w:t>11</w:t>
      </w:r>
      <w:r w:rsidRPr="002D6E53">
        <w:rPr>
          <w:noProof/>
        </w:rPr>
        <w:tab/>
        <w:t>Albertini, A.</w:t>
      </w:r>
      <w:r w:rsidRPr="002D6E53">
        <w:rPr>
          <w:i/>
          <w:noProof/>
        </w:rPr>
        <w:t xml:space="preserve"> et al.</w:t>
      </w:r>
      <w:r w:rsidRPr="002D6E53">
        <w:rPr>
          <w:noProof/>
        </w:rPr>
        <w:t xml:space="preserve"> Bactrocera oleae pupae predation by Ocypus olens detected by molecular gut content analysis. </w:t>
      </w:r>
      <w:r w:rsidRPr="002D6E53">
        <w:rPr>
          <w:i/>
          <w:noProof/>
        </w:rPr>
        <w:t>BioControl</w:t>
      </w:r>
      <w:r w:rsidRPr="002D6E53">
        <w:rPr>
          <w:noProof/>
        </w:rPr>
        <w:t xml:space="preserve"> </w:t>
      </w:r>
      <w:r w:rsidRPr="002D6E53">
        <w:rPr>
          <w:b/>
          <w:noProof/>
        </w:rPr>
        <w:t>63</w:t>
      </w:r>
      <w:r w:rsidRPr="002D6E53">
        <w:rPr>
          <w:noProof/>
        </w:rPr>
        <w:t>, 227-239 (2018).</w:t>
      </w:r>
    </w:p>
    <w:p w14:paraId="6112BBB5" w14:textId="77777777" w:rsidR="002D6E53" w:rsidRPr="002D6E53" w:rsidRDefault="002D6E53" w:rsidP="002D6E53">
      <w:pPr>
        <w:pStyle w:val="EndNoteBibliography"/>
        <w:spacing w:after="0"/>
        <w:ind w:left="720" w:hanging="720"/>
        <w:rPr>
          <w:noProof/>
        </w:rPr>
      </w:pPr>
      <w:r w:rsidRPr="002D6E53">
        <w:rPr>
          <w:noProof/>
        </w:rPr>
        <w:t>12</w:t>
      </w:r>
      <w:r w:rsidRPr="002D6E53">
        <w:rPr>
          <w:noProof/>
        </w:rPr>
        <w:tab/>
        <w:t>Eitzinger, B. &amp; Traugott, M. Which prey sustains cold</w:t>
      </w:r>
      <w:r w:rsidRPr="002D6E53">
        <w:rPr>
          <w:rFonts w:ascii="Cambria Math" w:hAnsi="Cambria Math" w:cs="Cambria Math"/>
          <w:noProof/>
        </w:rPr>
        <w:t>‐</w:t>
      </w:r>
      <w:r w:rsidRPr="002D6E53">
        <w:rPr>
          <w:noProof/>
        </w:rPr>
        <w:t xml:space="preserve">adapted invertebrate generalist predators in arable land? Examining prey </w:t>
      </w:r>
      <w:r w:rsidRPr="002D6E53">
        <w:rPr>
          <w:noProof/>
        </w:rPr>
        <w:lastRenderedPageBreak/>
        <w:t>choices by molecular gut</w:t>
      </w:r>
      <w:r w:rsidRPr="002D6E53">
        <w:rPr>
          <w:rFonts w:ascii="Cambria Math" w:hAnsi="Cambria Math" w:cs="Cambria Math"/>
          <w:noProof/>
        </w:rPr>
        <w:t>‐</w:t>
      </w:r>
      <w:r w:rsidRPr="002D6E53">
        <w:rPr>
          <w:noProof/>
        </w:rPr>
        <w:t xml:space="preserve">content analysis. </w:t>
      </w:r>
      <w:r w:rsidRPr="002D6E53">
        <w:rPr>
          <w:i/>
          <w:noProof/>
        </w:rPr>
        <w:t>Journal of Applied Ecology</w:t>
      </w:r>
      <w:r w:rsidRPr="002D6E53">
        <w:rPr>
          <w:noProof/>
        </w:rPr>
        <w:t xml:space="preserve"> </w:t>
      </w:r>
      <w:r w:rsidRPr="002D6E53">
        <w:rPr>
          <w:b/>
          <w:noProof/>
        </w:rPr>
        <w:t>48</w:t>
      </w:r>
      <w:r w:rsidRPr="002D6E53">
        <w:rPr>
          <w:noProof/>
        </w:rPr>
        <w:t>, 591-599 (2011).</w:t>
      </w:r>
    </w:p>
    <w:p w14:paraId="26B807B1" w14:textId="77777777" w:rsidR="002D6E53" w:rsidRPr="002D6E53" w:rsidRDefault="002D6E53" w:rsidP="002D6E53">
      <w:pPr>
        <w:pStyle w:val="EndNoteBibliography"/>
        <w:spacing w:after="0"/>
        <w:ind w:left="720" w:hanging="720"/>
        <w:rPr>
          <w:noProof/>
        </w:rPr>
      </w:pPr>
      <w:r w:rsidRPr="002D6E53">
        <w:rPr>
          <w:noProof/>
        </w:rPr>
        <w:t>13</w:t>
      </w:r>
      <w:r w:rsidRPr="002D6E53">
        <w:rPr>
          <w:noProof/>
        </w:rPr>
        <w:tab/>
        <w:t>Ingrao, A. J.</w:t>
      </w:r>
      <w:r w:rsidRPr="002D6E53">
        <w:rPr>
          <w:i/>
          <w:noProof/>
        </w:rPr>
        <w:t xml:space="preserve"> et al.</w:t>
      </w:r>
      <w:r w:rsidRPr="002D6E53">
        <w:rPr>
          <w:noProof/>
        </w:rPr>
        <w:t xml:space="preserve"> Biocontrol on the edge: Field margin habitats in asparagus fields influence natural enemy-pest interactions. </w:t>
      </w:r>
      <w:r w:rsidRPr="002D6E53">
        <w:rPr>
          <w:i/>
          <w:noProof/>
        </w:rPr>
        <w:t>Agriculture, Ecosystems &amp; Environment</w:t>
      </w:r>
      <w:r w:rsidRPr="002D6E53">
        <w:rPr>
          <w:noProof/>
        </w:rPr>
        <w:t xml:space="preserve"> </w:t>
      </w:r>
      <w:r w:rsidRPr="002D6E53">
        <w:rPr>
          <w:b/>
          <w:noProof/>
        </w:rPr>
        <w:t>243</w:t>
      </w:r>
      <w:r w:rsidRPr="002D6E53">
        <w:rPr>
          <w:noProof/>
        </w:rPr>
        <w:t>, 47-54 (2017).</w:t>
      </w:r>
    </w:p>
    <w:p w14:paraId="7D0BCB38" w14:textId="77777777" w:rsidR="002D6E53" w:rsidRPr="002D6E53" w:rsidRDefault="002D6E53" w:rsidP="002D6E53">
      <w:pPr>
        <w:pStyle w:val="EndNoteBibliography"/>
        <w:spacing w:after="0"/>
        <w:ind w:left="720" w:hanging="720"/>
        <w:rPr>
          <w:noProof/>
        </w:rPr>
      </w:pPr>
      <w:r w:rsidRPr="002D6E53">
        <w:rPr>
          <w:noProof/>
        </w:rPr>
        <w:t>14</w:t>
      </w:r>
      <w:r w:rsidRPr="002D6E53">
        <w:rPr>
          <w:noProof/>
        </w:rPr>
        <w:tab/>
        <w:t>Krey, K. L.</w:t>
      </w:r>
      <w:r w:rsidRPr="002D6E53">
        <w:rPr>
          <w:i/>
          <w:noProof/>
        </w:rPr>
        <w:t xml:space="preserve"> et al.</w:t>
      </w:r>
      <w:r w:rsidRPr="002D6E53">
        <w:rPr>
          <w:noProof/>
        </w:rPr>
        <w:t xml:space="preserve"> Generalist predators consume spider mites despite the presence of alternative prey. </w:t>
      </w:r>
      <w:r w:rsidRPr="002D6E53">
        <w:rPr>
          <w:i/>
          <w:noProof/>
        </w:rPr>
        <w:t>Biological Control</w:t>
      </w:r>
      <w:r w:rsidRPr="002D6E53">
        <w:rPr>
          <w:noProof/>
        </w:rPr>
        <w:t xml:space="preserve"> </w:t>
      </w:r>
      <w:r w:rsidRPr="002D6E53">
        <w:rPr>
          <w:b/>
          <w:noProof/>
        </w:rPr>
        <w:t>115</w:t>
      </w:r>
      <w:r w:rsidRPr="002D6E53">
        <w:rPr>
          <w:noProof/>
        </w:rPr>
        <w:t>, 157-164 (2017).</w:t>
      </w:r>
    </w:p>
    <w:p w14:paraId="48800CD8" w14:textId="77777777" w:rsidR="002D6E53" w:rsidRPr="002D6E53" w:rsidRDefault="002D6E53" w:rsidP="002D6E53">
      <w:pPr>
        <w:pStyle w:val="EndNoteBibliography"/>
        <w:spacing w:after="0"/>
        <w:ind w:left="720" w:hanging="720"/>
        <w:rPr>
          <w:noProof/>
        </w:rPr>
      </w:pPr>
      <w:r w:rsidRPr="002D6E53">
        <w:rPr>
          <w:noProof/>
        </w:rPr>
        <w:t>15</w:t>
      </w:r>
      <w:r w:rsidRPr="002D6E53">
        <w:rPr>
          <w:noProof/>
        </w:rPr>
        <w:tab/>
        <w:t xml:space="preserve">Dominik, C., Seppelt, R., Horgan, F. G., Settele, J. &amp; Václavík, T. Landscape composition, configuration, and trophic interactions shape arthropod communities in rice agroecosystems. </w:t>
      </w:r>
      <w:r w:rsidRPr="002D6E53">
        <w:rPr>
          <w:i/>
          <w:noProof/>
        </w:rPr>
        <w:t>Journal of applied ecology</w:t>
      </w:r>
      <w:r w:rsidRPr="002D6E53">
        <w:rPr>
          <w:noProof/>
        </w:rPr>
        <w:t xml:space="preserve"> </w:t>
      </w:r>
      <w:r w:rsidRPr="002D6E53">
        <w:rPr>
          <w:b/>
          <w:noProof/>
        </w:rPr>
        <w:t>55</w:t>
      </w:r>
      <w:r w:rsidRPr="002D6E53">
        <w:rPr>
          <w:noProof/>
        </w:rPr>
        <w:t>, 2461-2472 (2018).</w:t>
      </w:r>
    </w:p>
    <w:p w14:paraId="73798AB7" w14:textId="77777777" w:rsidR="002D6E53" w:rsidRPr="002D6E53" w:rsidRDefault="002D6E53" w:rsidP="002D6E53">
      <w:pPr>
        <w:pStyle w:val="EndNoteBibliography"/>
        <w:spacing w:after="0"/>
        <w:ind w:left="720" w:hanging="720"/>
        <w:rPr>
          <w:noProof/>
        </w:rPr>
      </w:pPr>
      <w:r w:rsidRPr="002D6E53">
        <w:rPr>
          <w:noProof/>
        </w:rPr>
        <w:t>16</w:t>
      </w:r>
      <w:r w:rsidRPr="002D6E53">
        <w:rPr>
          <w:noProof/>
        </w:rPr>
        <w:tab/>
        <w:t>Settle, W. H.</w:t>
      </w:r>
      <w:r w:rsidRPr="002D6E53">
        <w:rPr>
          <w:i/>
          <w:noProof/>
        </w:rPr>
        <w:t xml:space="preserve"> et al.</w:t>
      </w:r>
      <w:r w:rsidRPr="002D6E53">
        <w:rPr>
          <w:noProof/>
        </w:rPr>
        <w:t xml:space="preserve"> Managing tropical rice pests through conservation of generalist natural enemies and alternative prey. </w:t>
      </w:r>
      <w:r w:rsidRPr="002D6E53">
        <w:rPr>
          <w:i/>
          <w:noProof/>
        </w:rPr>
        <w:t>Ecology</w:t>
      </w:r>
      <w:r w:rsidRPr="002D6E53">
        <w:rPr>
          <w:noProof/>
        </w:rPr>
        <w:t xml:space="preserve"> </w:t>
      </w:r>
      <w:r w:rsidRPr="002D6E53">
        <w:rPr>
          <w:b/>
          <w:noProof/>
        </w:rPr>
        <w:t>77</w:t>
      </w:r>
      <w:r w:rsidRPr="002D6E53">
        <w:rPr>
          <w:noProof/>
        </w:rPr>
        <w:t>, 1975-1988 (1996).</w:t>
      </w:r>
    </w:p>
    <w:p w14:paraId="18CB7CED" w14:textId="77777777" w:rsidR="002D6E53" w:rsidRPr="002D6E53" w:rsidRDefault="002D6E53" w:rsidP="002D6E53">
      <w:pPr>
        <w:pStyle w:val="EndNoteBibliography"/>
        <w:spacing w:after="0"/>
        <w:ind w:left="720" w:hanging="720"/>
        <w:rPr>
          <w:noProof/>
        </w:rPr>
      </w:pPr>
      <w:r w:rsidRPr="002D6E53">
        <w:rPr>
          <w:noProof/>
        </w:rPr>
        <w:t>17</w:t>
      </w:r>
      <w:r w:rsidRPr="002D6E53">
        <w:rPr>
          <w:noProof/>
        </w:rPr>
        <w:tab/>
        <w:t>Roubinet, E.</w:t>
      </w:r>
      <w:r w:rsidRPr="002D6E53">
        <w:rPr>
          <w:i/>
          <w:noProof/>
        </w:rPr>
        <w:t xml:space="preserve"> et al.</w:t>
      </w:r>
      <w:r w:rsidRPr="002D6E53">
        <w:rPr>
          <w:noProof/>
        </w:rPr>
        <w:t xml:space="preserve"> Diet of generalist predators reflects effects of cropping period and farming system on extra</w:t>
      </w:r>
      <w:r w:rsidRPr="002D6E53">
        <w:rPr>
          <w:rFonts w:ascii="Cambria Math" w:hAnsi="Cambria Math" w:cs="Cambria Math"/>
          <w:noProof/>
        </w:rPr>
        <w:t>‐</w:t>
      </w:r>
      <w:r w:rsidRPr="002D6E53">
        <w:rPr>
          <w:noProof/>
        </w:rPr>
        <w:t xml:space="preserve">and intraguild prey. </w:t>
      </w:r>
      <w:r w:rsidRPr="002D6E53">
        <w:rPr>
          <w:i/>
          <w:noProof/>
        </w:rPr>
        <w:t>Ecological Applications</w:t>
      </w:r>
      <w:r w:rsidRPr="002D6E53">
        <w:rPr>
          <w:noProof/>
        </w:rPr>
        <w:t xml:space="preserve"> </w:t>
      </w:r>
      <w:r w:rsidRPr="002D6E53">
        <w:rPr>
          <w:b/>
          <w:noProof/>
        </w:rPr>
        <w:t>27</w:t>
      </w:r>
      <w:r w:rsidRPr="002D6E53">
        <w:rPr>
          <w:noProof/>
        </w:rPr>
        <w:t>, 1167-1177 (2017).</w:t>
      </w:r>
    </w:p>
    <w:p w14:paraId="5184600C" w14:textId="77777777" w:rsidR="002D6E53" w:rsidRPr="002D6E53" w:rsidRDefault="002D6E53" w:rsidP="002D6E53">
      <w:pPr>
        <w:pStyle w:val="EndNoteBibliography"/>
        <w:spacing w:after="0"/>
        <w:ind w:left="720" w:hanging="720"/>
        <w:rPr>
          <w:noProof/>
        </w:rPr>
      </w:pPr>
      <w:r w:rsidRPr="002D6E53">
        <w:rPr>
          <w:noProof/>
        </w:rPr>
        <w:t>18</w:t>
      </w:r>
      <w:r w:rsidRPr="002D6E53">
        <w:rPr>
          <w:noProof/>
        </w:rPr>
        <w:tab/>
        <w:t>Birkhofer, K., Fließbach, A., Wise, D. H. &amp; Scheu, S. Arthropod food webs in organic and conventional wheat farming systems of an agricultural long</w:t>
      </w:r>
      <w:r w:rsidRPr="002D6E53">
        <w:rPr>
          <w:rFonts w:ascii="Cambria Math" w:hAnsi="Cambria Math" w:cs="Cambria Math"/>
          <w:noProof/>
        </w:rPr>
        <w:t>‐</w:t>
      </w:r>
      <w:r w:rsidRPr="002D6E53">
        <w:rPr>
          <w:noProof/>
        </w:rPr>
        <w:t xml:space="preserve">term experiment: a stable isotope approach. </w:t>
      </w:r>
      <w:r w:rsidRPr="002D6E53">
        <w:rPr>
          <w:i/>
          <w:noProof/>
        </w:rPr>
        <w:t>Agricultural and Forest Entomology</w:t>
      </w:r>
      <w:r w:rsidRPr="002D6E53">
        <w:rPr>
          <w:noProof/>
        </w:rPr>
        <w:t xml:space="preserve"> </w:t>
      </w:r>
      <w:r w:rsidRPr="002D6E53">
        <w:rPr>
          <w:b/>
          <w:noProof/>
        </w:rPr>
        <w:t>13</w:t>
      </w:r>
      <w:r w:rsidRPr="002D6E53">
        <w:rPr>
          <w:noProof/>
        </w:rPr>
        <w:t>, 197-204 (2011).</w:t>
      </w:r>
    </w:p>
    <w:p w14:paraId="5E657EEE" w14:textId="77777777" w:rsidR="002D6E53" w:rsidRPr="002D6E53" w:rsidRDefault="002D6E53" w:rsidP="002D6E53">
      <w:pPr>
        <w:pStyle w:val="EndNoteBibliography"/>
        <w:spacing w:after="0"/>
        <w:ind w:left="720" w:hanging="720"/>
        <w:rPr>
          <w:noProof/>
        </w:rPr>
      </w:pPr>
      <w:r w:rsidRPr="002D6E53">
        <w:rPr>
          <w:noProof/>
        </w:rPr>
        <w:t>19</w:t>
      </w:r>
      <w:r w:rsidRPr="002D6E53">
        <w:rPr>
          <w:noProof/>
        </w:rPr>
        <w:tab/>
        <w:t>Bengtsson, J., Ahnström, J. &amp; WEIBULL, A. C. The effects of organic agriculture on biodiversity and abundance: a meta</w:t>
      </w:r>
      <w:r w:rsidRPr="002D6E53">
        <w:rPr>
          <w:rFonts w:ascii="Cambria Math" w:hAnsi="Cambria Math" w:cs="Cambria Math"/>
          <w:noProof/>
        </w:rPr>
        <w:t>‐</w:t>
      </w:r>
      <w:r w:rsidRPr="002D6E53">
        <w:rPr>
          <w:noProof/>
        </w:rPr>
        <w:t xml:space="preserve">analysis. </w:t>
      </w:r>
      <w:r w:rsidRPr="002D6E53">
        <w:rPr>
          <w:i/>
          <w:noProof/>
        </w:rPr>
        <w:t>Journal of applied ecology</w:t>
      </w:r>
      <w:r w:rsidRPr="002D6E53">
        <w:rPr>
          <w:noProof/>
        </w:rPr>
        <w:t xml:space="preserve"> </w:t>
      </w:r>
      <w:r w:rsidRPr="002D6E53">
        <w:rPr>
          <w:b/>
          <w:noProof/>
        </w:rPr>
        <w:t>42</w:t>
      </w:r>
      <w:r w:rsidRPr="002D6E53">
        <w:rPr>
          <w:noProof/>
        </w:rPr>
        <w:t>, 261-269 (2005).</w:t>
      </w:r>
    </w:p>
    <w:p w14:paraId="76C350BE" w14:textId="77777777" w:rsidR="002D6E53" w:rsidRPr="002D6E53" w:rsidRDefault="002D6E53" w:rsidP="002D6E53">
      <w:pPr>
        <w:pStyle w:val="EndNoteBibliography"/>
        <w:spacing w:after="0"/>
        <w:ind w:left="720" w:hanging="720"/>
        <w:rPr>
          <w:noProof/>
        </w:rPr>
      </w:pPr>
      <w:r w:rsidRPr="002D6E53">
        <w:rPr>
          <w:noProof/>
        </w:rPr>
        <w:t>20</w:t>
      </w:r>
      <w:r w:rsidRPr="002D6E53">
        <w:rPr>
          <w:noProof/>
        </w:rPr>
        <w:tab/>
        <w:t>Birkhofer, K.</w:t>
      </w:r>
      <w:r w:rsidRPr="002D6E53">
        <w:rPr>
          <w:i/>
          <w:noProof/>
        </w:rPr>
        <w:t xml:space="preserve"> et al.</w:t>
      </w:r>
      <w:r w:rsidRPr="002D6E53">
        <w:rPr>
          <w:noProof/>
        </w:rPr>
        <w:t xml:space="preserve"> Long-term organic farming fosters below and aboveground biota: Implications for soil quality, biological control and productivity. </w:t>
      </w:r>
      <w:r w:rsidRPr="002D6E53">
        <w:rPr>
          <w:i/>
          <w:noProof/>
        </w:rPr>
        <w:t>Soil Biology and Biochemistry</w:t>
      </w:r>
      <w:r w:rsidRPr="002D6E53">
        <w:rPr>
          <w:noProof/>
        </w:rPr>
        <w:t xml:space="preserve"> </w:t>
      </w:r>
      <w:r w:rsidRPr="002D6E53">
        <w:rPr>
          <w:b/>
          <w:noProof/>
        </w:rPr>
        <w:t>40</w:t>
      </w:r>
      <w:r w:rsidRPr="002D6E53">
        <w:rPr>
          <w:noProof/>
        </w:rPr>
        <w:t>, 2297-2308 (2008).</w:t>
      </w:r>
    </w:p>
    <w:p w14:paraId="3DFD7286" w14:textId="77777777" w:rsidR="002D6E53" w:rsidRPr="002D6E53" w:rsidRDefault="002D6E53" w:rsidP="002D6E53">
      <w:pPr>
        <w:pStyle w:val="EndNoteBibliography"/>
        <w:spacing w:after="0"/>
        <w:ind w:left="720" w:hanging="720"/>
        <w:rPr>
          <w:noProof/>
        </w:rPr>
      </w:pPr>
      <w:r w:rsidRPr="002D6E53">
        <w:rPr>
          <w:noProof/>
        </w:rPr>
        <w:t>21</w:t>
      </w:r>
      <w:r w:rsidRPr="002D6E53">
        <w:rPr>
          <w:noProof/>
        </w:rPr>
        <w:tab/>
        <w:t>Hardin, M. R.</w:t>
      </w:r>
      <w:r w:rsidRPr="002D6E53">
        <w:rPr>
          <w:i/>
          <w:noProof/>
        </w:rPr>
        <w:t xml:space="preserve"> et al.</w:t>
      </w:r>
      <w:r w:rsidRPr="002D6E53">
        <w:rPr>
          <w:noProof/>
        </w:rPr>
        <w:t xml:space="preserve"> Arthropod pest resurgence: an overview of potential mechanisms. </w:t>
      </w:r>
      <w:r w:rsidRPr="002D6E53">
        <w:rPr>
          <w:i/>
          <w:noProof/>
        </w:rPr>
        <w:t>Crop Protection</w:t>
      </w:r>
      <w:r w:rsidRPr="002D6E53">
        <w:rPr>
          <w:noProof/>
        </w:rPr>
        <w:t xml:space="preserve"> </w:t>
      </w:r>
      <w:r w:rsidRPr="002D6E53">
        <w:rPr>
          <w:b/>
          <w:noProof/>
        </w:rPr>
        <w:t>14</w:t>
      </w:r>
      <w:r w:rsidRPr="002D6E53">
        <w:rPr>
          <w:noProof/>
        </w:rPr>
        <w:t>, 3-18 (1995).</w:t>
      </w:r>
    </w:p>
    <w:p w14:paraId="3F1F4EEE" w14:textId="77777777" w:rsidR="002D6E53" w:rsidRPr="002D6E53" w:rsidRDefault="002D6E53" w:rsidP="002D6E53">
      <w:pPr>
        <w:pStyle w:val="EndNoteBibliography"/>
        <w:spacing w:after="0"/>
        <w:ind w:left="720" w:hanging="720"/>
        <w:rPr>
          <w:noProof/>
        </w:rPr>
      </w:pPr>
      <w:r w:rsidRPr="002D6E53">
        <w:rPr>
          <w:noProof/>
        </w:rPr>
        <w:t>22</w:t>
      </w:r>
      <w:r w:rsidRPr="002D6E53">
        <w:rPr>
          <w:noProof/>
        </w:rPr>
        <w:tab/>
        <w:t xml:space="preserve">Guedes, R., Smagghe, G., Stark, J. &amp; Desneux, N. Pesticide-induced stress in arthropod pests for optimized integrated pest management programs. </w:t>
      </w:r>
      <w:r w:rsidRPr="002D6E53">
        <w:rPr>
          <w:i/>
          <w:noProof/>
        </w:rPr>
        <w:t>Annual review of entomology</w:t>
      </w:r>
      <w:r w:rsidRPr="002D6E53">
        <w:rPr>
          <w:noProof/>
        </w:rPr>
        <w:t xml:space="preserve"> </w:t>
      </w:r>
      <w:r w:rsidRPr="002D6E53">
        <w:rPr>
          <w:b/>
          <w:noProof/>
        </w:rPr>
        <w:t>61</w:t>
      </w:r>
      <w:r w:rsidRPr="002D6E53">
        <w:rPr>
          <w:noProof/>
        </w:rPr>
        <w:t>, 43-62 (2016).</w:t>
      </w:r>
    </w:p>
    <w:p w14:paraId="2F23C88B" w14:textId="77777777" w:rsidR="002D6E53" w:rsidRPr="002D6E53" w:rsidRDefault="002D6E53" w:rsidP="002D6E53">
      <w:pPr>
        <w:pStyle w:val="EndNoteBibliography"/>
        <w:spacing w:after="0"/>
        <w:ind w:left="720" w:hanging="720"/>
        <w:rPr>
          <w:noProof/>
        </w:rPr>
      </w:pPr>
      <w:r w:rsidRPr="002D6E53">
        <w:rPr>
          <w:noProof/>
        </w:rPr>
        <w:t>23</w:t>
      </w:r>
      <w:r w:rsidRPr="002D6E53">
        <w:rPr>
          <w:noProof/>
        </w:rPr>
        <w:tab/>
        <w:t xml:space="preserve">Kuusk, A.-K. &amp; Ekbom, B. Feeding habits of lycosid spiders in field habitats. </w:t>
      </w:r>
      <w:r w:rsidRPr="002D6E53">
        <w:rPr>
          <w:i/>
          <w:noProof/>
        </w:rPr>
        <w:t>Journal of Pest Science</w:t>
      </w:r>
      <w:r w:rsidRPr="002D6E53">
        <w:rPr>
          <w:noProof/>
        </w:rPr>
        <w:t xml:space="preserve"> </w:t>
      </w:r>
      <w:r w:rsidRPr="002D6E53">
        <w:rPr>
          <w:b/>
          <w:noProof/>
        </w:rPr>
        <w:t>85</w:t>
      </w:r>
      <w:r w:rsidRPr="002D6E53">
        <w:rPr>
          <w:noProof/>
        </w:rPr>
        <w:t>, 253-260 (2012).</w:t>
      </w:r>
    </w:p>
    <w:p w14:paraId="0AD14C4C" w14:textId="77777777" w:rsidR="002D6E53" w:rsidRPr="002D6E53" w:rsidRDefault="002D6E53" w:rsidP="002D6E53">
      <w:pPr>
        <w:pStyle w:val="EndNoteBibliography"/>
        <w:spacing w:after="0"/>
        <w:ind w:left="720" w:hanging="720"/>
        <w:rPr>
          <w:noProof/>
        </w:rPr>
      </w:pPr>
      <w:r w:rsidRPr="002D6E53">
        <w:rPr>
          <w:noProof/>
        </w:rPr>
        <w:t>24</w:t>
      </w:r>
      <w:r w:rsidRPr="002D6E53">
        <w:rPr>
          <w:noProof/>
        </w:rPr>
        <w:tab/>
        <w:t>Eitzinger, B.</w:t>
      </w:r>
      <w:r w:rsidRPr="002D6E53">
        <w:rPr>
          <w:i/>
          <w:noProof/>
        </w:rPr>
        <w:t xml:space="preserve"> et al.</w:t>
      </w:r>
      <w:r w:rsidRPr="002D6E53">
        <w:rPr>
          <w:noProof/>
        </w:rPr>
        <w:t xml:space="preserve"> Assessing changes in arthropod predator–prey interactions through DNA</w:t>
      </w:r>
      <w:r w:rsidRPr="002D6E53">
        <w:rPr>
          <w:rFonts w:ascii="Cambria Math" w:hAnsi="Cambria Math" w:cs="Cambria Math"/>
          <w:noProof/>
        </w:rPr>
        <w:t>‐</w:t>
      </w:r>
      <w:r w:rsidRPr="002D6E53">
        <w:rPr>
          <w:noProof/>
        </w:rPr>
        <w:t xml:space="preserve">based gut content analysis—variable environment, stable diet. </w:t>
      </w:r>
      <w:r w:rsidRPr="002D6E53">
        <w:rPr>
          <w:i/>
          <w:noProof/>
        </w:rPr>
        <w:t>Molecular Ecology</w:t>
      </w:r>
      <w:r w:rsidRPr="002D6E53">
        <w:rPr>
          <w:noProof/>
        </w:rPr>
        <w:t xml:space="preserve"> </w:t>
      </w:r>
      <w:r w:rsidRPr="002D6E53">
        <w:rPr>
          <w:b/>
          <w:noProof/>
        </w:rPr>
        <w:t>28</w:t>
      </w:r>
      <w:r w:rsidRPr="002D6E53">
        <w:rPr>
          <w:noProof/>
        </w:rPr>
        <w:t>, 266-280 (2019).</w:t>
      </w:r>
    </w:p>
    <w:p w14:paraId="1A68C43F" w14:textId="77777777" w:rsidR="002D6E53" w:rsidRPr="002D6E53" w:rsidRDefault="002D6E53" w:rsidP="002D6E53">
      <w:pPr>
        <w:pStyle w:val="EndNoteBibliography"/>
        <w:spacing w:after="0"/>
        <w:ind w:left="720" w:hanging="720"/>
        <w:rPr>
          <w:noProof/>
        </w:rPr>
      </w:pPr>
      <w:r w:rsidRPr="002D6E53">
        <w:rPr>
          <w:noProof/>
        </w:rPr>
        <w:t>25</w:t>
      </w:r>
      <w:r w:rsidRPr="002D6E53">
        <w:rPr>
          <w:noProof/>
        </w:rPr>
        <w:tab/>
        <w:t xml:space="preserve">Wise, D. H., Moldenhauer, D. M. &amp; Halaj, J. Using stable isotopes to reveal shifts in prey consumption by generalist predators. </w:t>
      </w:r>
      <w:r w:rsidRPr="002D6E53">
        <w:rPr>
          <w:i/>
          <w:noProof/>
        </w:rPr>
        <w:t>Ecol. Appl.</w:t>
      </w:r>
      <w:r w:rsidRPr="002D6E53">
        <w:rPr>
          <w:noProof/>
        </w:rPr>
        <w:t xml:space="preserve"> </w:t>
      </w:r>
      <w:r w:rsidRPr="002D6E53">
        <w:rPr>
          <w:b/>
          <w:noProof/>
        </w:rPr>
        <w:lastRenderedPageBreak/>
        <w:t>16</w:t>
      </w:r>
      <w:r w:rsidRPr="002D6E53">
        <w:rPr>
          <w:noProof/>
        </w:rPr>
        <w:t>, 865-876, doi:</w:t>
      </w:r>
      <w:hyperlink r:id="rId14" w:history="1">
        <w:r w:rsidRPr="002D6E53">
          <w:rPr>
            <w:rStyle w:val="ae"/>
            <w:noProof/>
          </w:rPr>
          <w:t>https://doi.org/10.1890/1051-0761(2006)016[0865:USITRS]2.0.CO;2</w:t>
        </w:r>
      </w:hyperlink>
      <w:r w:rsidRPr="002D6E53">
        <w:rPr>
          <w:noProof/>
        </w:rPr>
        <w:t xml:space="preserve"> (2006).</w:t>
      </w:r>
    </w:p>
    <w:p w14:paraId="403D670C" w14:textId="77777777" w:rsidR="002D6E53" w:rsidRPr="002D6E53" w:rsidRDefault="002D6E53" w:rsidP="002D6E53">
      <w:pPr>
        <w:pStyle w:val="EndNoteBibliography"/>
        <w:spacing w:after="0"/>
        <w:ind w:left="720" w:hanging="720"/>
        <w:rPr>
          <w:noProof/>
        </w:rPr>
      </w:pPr>
      <w:r w:rsidRPr="002D6E53">
        <w:rPr>
          <w:noProof/>
        </w:rPr>
        <w:t>26</w:t>
      </w:r>
      <w:r w:rsidRPr="002D6E53">
        <w:rPr>
          <w:noProof/>
        </w:rPr>
        <w:tab/>
        <w:t xml:space="preserve">Diehl, E., Mader, V. L., Wolters, V. &amp; Birkhofer, K. Management intensity and vegetation complexity affect web-building spiders and their prey. </w:t>
      </w:r>
      <w:r w:rsidRPr="002D6E53">
        <w:rPr>
          <w:i/>
          <w:noProof/>
        </w:rPr>
        <w:t>Oecologia</w:t>
      </w:r>
      <w:r w:rsidRPr="002D6E53">
        <w:rPr>
          <w:noProof/>
        </w:rPr>
        <w:t xml:space="preserve"> </w:t>
      </w:r>
      <w:r w:rsidRPr="002D6E53">
        <w:rPr>
          <w:b/>
          <w:noProof/>
        </w:rPr>
        <w:t>173</w:t>
      </w:r>
      <w:r w:rsidRPr="002D6E53">
        <w:rPr>
          <w:noProof/>
        </w:rPr>
        <w:t>, 579-589 (2013).</w:t>
      </w:r>
    </w:p>
    <w:p w14:paraId="0EA7201D" w14:textId="77777777" w:rsidR="002D6E53" w:rsidRPr="002D6E53" w:rsidRDefault="002D6E53" w:rsidP="002D6E53">
      <w:pPr>
        <w:pStyle w:val="EndNoteBibliography"/>
        <w:spacing w:after="0"/>
        <w:ind w:left="720" w:hanging="720"/>
        <w:rPr>
          <w:noProof/>
        </w:rPr>
      </w:pPr>
      <w:r w:rsidRPr="002D6E53">
        <w:rPr>
          <w:noProof/>
        </w:rPr>
        <w:t>27</w:t>
      </w:r>
      <w:r w:rsidRPr="002D6E53">
        <w:rPr>
          <w:noProof/>
        </w:rPr>
        <w:tab/>
        <w:t xml:space="preserve">Barbosa, P. &amp; Castellanos, I. </w:t>
      </w:r>
      <w:r w:rsidRPr="002D6E53">
        <w:rPr>
          <w:i/>
          <w:noProof/>
        </w:rPr>
        <w:t>Ecology of predator-prey interactions</w:t>
      </w:r>
      <w:r w:rsidRPr="002D6E53">
        <w:rPr>
          <w:noProof/>
        </w:rPr>
        <w:t>.  (Oxford University Press, 2005).</w:t>
      </w:r>
    </w:p>
    <w:p w14:paraId="3C87A977" w14:textId="77777777" w:rsidR="002D6E53" w:rsidRPr="002D6E53" w:rsidRDefault="002D6E53" w:rsidP="002D6E53">
      <w:pPr>
        <w:pStyle w:val="EndNoteBibliography"/>
        <w:spacing w:after="0"/>
        <w:ind w:left="720" w:hanging="720"/>
        <w:rPr>
          <w:noProof/>
        </w:rPr>
      </w:pPr>
      <w:r w:rsidRPr="002D6E53">
        <w:rPr>
          <w:noProof/>
        </w:rPr>
        <w:t>28</w:t>
      </w:r>
      <w:r w:rsidRPr="002D6E53">
        <w:rPr>
          <w:noProof/>
        </w:rPr>
        <w:tab/>
        <w:t xml:space="preserve">Altieri, M. A. &amp; Letourneau, D. K. Vegetation management and biological control in agroecosystems. </w:t>
      </w:r>
      <w:r w:rsidRPr="002D6E53">
        <w:rPr>
          <w:i/>
          <w:noProof/>
        </w:rPr>
        <w:t>Crop protection</w:t>
      </w:r>
      <w:r w:rsidRPr="002D6E53">
        <w:rPr>
          <w:noProof/>
        </w:rPr>
        <w:t xml:space="preserve"> </w:t>
      </w:r>
      <w:r w:rsidRPr="002D6E53">
        <w:rPr>
          <w:b/>
          <w:noProof/>
        </w:rPr>
        <w:t>1</w:t>
      </w:r>
      <w:r w:rsidRPr="002D6E53">
        <w:rPr>
          <w:noProof/>
        </w:rPr>
        <w:t>, 405-430 (1982).</w:t>
      </w:r>
    </w:p>
    <w:p w14:paraId="3B7D0529" w14:textId="77777777" w:rsidR="002D6E53" w:rsidRPr="002D6E53" w:rsidRDefault="002D6E53" w:rsidP="002D6E53">
      <w:pPr>
        <w:pStyle w:val="EndNoteBibliography"/>
        <w:spacing w:after="0"/>
        <w:ind w:left="720" w:hanging="720"/>
        <w:rPr>
          <w:noProof/>
        </w:rPr>
      </w:pPr>
      <w:r w:rsidRPr="002D6E53">
        <w:rPr>
          <w:noProof/>
        </w:rPr>
        <w:t>29</w:t>
      </w:r>
      <w:r w:rsidRPr="002D6E53">
        <w:rPr>
          <w:noProof/>
        </w:rPr>
        <w:tab/>
        <w:t xml:space="preserve">Altieri, M. A. in </w:t>
      </w:r>
      <w:r w:rsidRPr="002D6E53">
        <w:rPr>
          <w:i/>
          <w:noProof/>
        </w:rPr>
        <w:t>Invertebrate biodiversity as bioindicators of sustainable landscapes</w:t>
      </w:r>
      <w:r w:rsidRPr="002D6E53">
        <w:rPr>
          <w:noProof/>
        </w:rPr>
        <w:t xml:space="preserve">     19-31 (Elsevier, 1999).</w:t>
      </w:r>
    </w:p>
    <w:p w14:paraId="463BC1F2" w14:textId="77777777" w:rsidR="002D6E53" w:rsidRPr="002D6E53" w:rsidRDefault="002D6E53" w:rsidP="002D6E53">
      <w:pPr>
        <w:pStyle w:val="EndNoteBibliography"/>
        <w:spacing w:after="0"/>
        <w:ind w:left="720" w:hanging="720"/>
        <w:rPr>
          <w:noProof/>
        </w:rPr>
      </w:pPr>
      <w:r w:rsidRPr="002D6E53">
        <w:rPr>
          <w:noProof/>
        </w:rPr>
        <w:t>30</w:t>
      </w:r>
      <w:r w:rsidRPr="002D6E53">
        <w:rPr>
          <w:noProof/>
        </w:rPr>
        <w:tab/>
        <w:t>Lichtenberg, E. M.</w:t>
      </w:r>
      <w:r w:rsidRPr="002D6E53">
        <w:rPr>
          <w:i/>
          <w:noProof/>
        </w:rPr>
        <w:t xml:space="preserve"> et al.</w:t>
      </w:r>
      <w:r w:rsidRPr="002D6E53">
        <w:rPr>
          <w:noProof/>
        </w:rPr>
        <w:t xml:space="preserve"> A global synthesis of the effects of diversified farming systems on arthropod diversity within fields and across agricultural landscapes. </w:t>
      </w:r>
      <w:r w:rsidRPr="002D6E53">
        <w:rPr>
          <w:i/>
          <w:noProof/>
        </w:rPr>
        <w:t>Global change biology</w:t>
      </w:r>
      <w:r w:rsidRPr="002D6E53">
        <w:rPr>
          <w:noProof/>
        </w:rPr>
        <w:t xml:space="preserve"> </w:t>
      </w:r>
      <w:r w:rsidRPr="002D6E53">
        <w:rPr>
          <w:b/>
          <w:noProof/>
        </w:rPr>
        <w:t>23</w:t>
      </w:r>
      <w:r w:rsidRPr="002D6E53">
        <w:rPr>
          <w:noProof/>
        </w:rPr>
        <w:t>, 4946-4957 (2017).</w:t>
      </w:r>
    </w:p>
    <w:p w14:paraId="7D8C48C3" w14:textId="77777777" w:rsidR="002D6E53" w:rsidRPr="002D6E53" w:rsidRDefault="002D6E53" w:rsidP="002D6E53">
      <w:pPr>
        <w:pStyle w:val="EndNoteBibliography"/>
        <w:spacing w:after="0"/>
        <w:ind w:left="720" w:hanging="720"/>
        <w:rPr>
          <w:noProof/>
        </w:rPr>
      </w:pPr>
      <w:r w:rsidRPr="002D6E53">
        <w:rPr>
          <w:noProof/>
        </w:rPr>
        <w:t>31</w:t>
      </w:r>
      <w:r w:rsidRPr="002D6E53">
        <w:rPr>
          <w:noProof/>
        </w:rPr>
        <w:tab/>
        <w:t xml:space="preserve">Boecklen, W. J., Yarnes, C. T., Cook, B. A. &amp; James, A. C. On the use of stable isotopes in trophic ecology. </w:t>
      </w:r>
      <w:r w:rsidRPr="002D6E53">
        <w:rPr>
          <w:i/>
          <w:noProof/>
        </w:rPr>
        <w:t>Annual review of ecology, evolution, and systematics</w:t>
      </w:r>
      <w:r w:rsidRPr="002D6E53">
        <w:rPr>
          <w:noProof/>
        </w:rPr>
        <w:t xml:space="preserve"> </w:t>
      </w:r>
      <w:r w:rsidRPr="002D6E53">
        <w:rPr>
          <w:b/>
          <w:noProof/>
        </w:rPr>
        <w:t>42</w:t>
      </w:r>
      <w:r w:rsidRPr="002D6E53">
        <w:rPr>
          <w:noProof/>
        </w:rPr>
        <w:t>, 411-440 (2011).</w:t>
      </w:r>
    </w:p>
    <w:p w14:paraId="09D0579B" w14:textId="77777777" w:rsidR="002D6E53" w:rsidRPr="002D6E53" w:rsidRDefault="002D6E53" w:rsidP="002D6E53">
      <w:pPr>
        <w:pStyle w:val="EndNoteBibliography"/>
        <w:spacing w:after="0"/>
        <w:ind w:left="720" w:hanging="720"/>
        <w:rPr>
          <w:noProof/>
        </w:rPr>
      </w:pPr>
      <w:r w:rsidRPr="002D6E53">
        <w:rPr>
          <w:noProof/>
        </w:rPr>
        <w:t>32</w:t>
      </w:r>
      <w:r w:rsidRPr="002D6E53">
        <w:rPr>
          <w:noProof/>
        </w:rPr>
        <w:tab/>
        <w:t>Layman, C. A.</w:t>
      </w:r>
      <w:r w:rsidRPr="002D6E53">
        <w:rPr>
          <w:i/>
          <w:noProof/>
        </w:rPr>
        <w:t xml:space="preserve"> et al.</w:t>
      </w:r>
      <w:r w:rsidRPr="002D6E53">
        <w:rPr>
          <w:noProof/>
        </w:rPr>
        <w:t xml:space="preserve"> Applying stable isotopes to examine food</w:t>
      </w:r>
      <w:r w:rsidRPr="002D6E53">
        <w:rPr>
          <w:rFonts w:ascii="Cambria Math" w:hAnsi="Cambria Math" w:cs="Cambria Math"/>
          <w:noProof/>
        </w:rPr>
        <w:t>‐</w:t>
      </w:r>
      <w:r w:rsidRPr="002D6E53">
        <w:rPr>
          <w:noProof/>
        </w:rPr>
        <w:t xml:space="preserve">web structure: an overview of analytical tools. </w:t>
      </w:r>
      <w:r w:rsidRPr="002D6E53">
        <w:rPr>
          <w:i/>
          <w:noProof/>
        </w:rPr>
        <w:t>Biological Reviews</w:t>
      </w:r>
      <w:r w:rsidRPr="002D6E53">
        <w:rPr>
          <w:noProof/>
        </w:rPr>
        <w:t xml:space="preserve"> </w:t>
      </w:r>
      <w:r w:rsidRPr="002D6E53">
        <w:rPr>
          <w:b/>
          <w:noProof/>
        </w:rPr>
        <w:t>87</w:t>
      </w:r>
      <w:r w:rsidRPr="002D6E53">
        <w:rPr>
          <w:noProof/>
        </w:rPr>
        <w:t>, 545-562 (2012).</w:t>
      </w:r>
    </w:p>
    <w:p w14:paraId="18BD850A" w14:textId="77777777" w:rsidR="002D6E53" w:rsidRPr="002D6E53" w:rsidRDefault="002D6E53" w:rsidP="002D6E53">
      <w:pPr>
        <w:pStyle w:val="EndNoteBibliography"/>
        <w:spacing w:after="0"/>
        <w:ind w:left="720" w:hanging="720"/>
        <w:rPr>
          <w:noProof/>
        </w:rPr>
      </w:pPr>
      <w:r w:rsidRPr="002D6E53">
        <w:rPr>
          <w:noProof/>
        </w:rPr>
        <w:t>33</w:t>
      </w:r>
      <w:r w:rsidRPr="002D6E53">
        <w:rPr>
          <w:noProof/>
        </w:rPr>
        <w:tab/>
        <w:t xml:space="preserve">Post, D. M. Using stable isotopes to estimate trophic position: models, methods, and assumptions. </w:t>
      </w:r>
      <w:r w:rsidRPr="002D6E53">
        <w:rPr>
          <w:i/>
          <w:noProof/>
        </w:rPr>
        <w:t>Ecology</w:t>
      </w:r>
      <w:r w:rsidRPr="002D6E53">
        <w:rPr>
          <w:noProof/>
        </w:rPr>
        <w:t xml:space="preserve"> </w:t>
      </w:r>
      <w:r w:rsidRPr="002D6E53">
        <w:rPr>
          <w:b/>
          <w:noProof/>
        </w:rPr>
        <w:t>83</w:t>
      </w:r>
      <w:r w:rsidRPr="002D6E53">
        <w:rPr>
          <w:noProof/>
        </w:rPr>
        <w:t>, 703-718 (2002).</w:t>
      </w:r>
    </w:p>
    <w:p w14:paraId="39A59F29" w14:textId="77777777" w:rsidR="002D6E53" w:rsidRPr="002D6E53" w:rsidRDefault="002D6E53" w:rsidP="002D6E53">
      <w:pPr>
        <w:pStyle w:val="EndNoteBibliography"/>
        <w:spacing w:after="0"/>
        <w:ind w:left="720" w:hanging="720"/>
        <w:rPr>
          <w:noProof/>
        </w:rPr>
      </w:pPr>
      <w:r w:rsidRPr="002D6E53">
        <w:rPr>
          <w:noProof/>
        </w:rPr>
        <w:t>34</w:t>
      </w:r>
      <w:r w:rsidRPr="002D6E53">
        <w:rPr>
          <w:noProof/>
        </w:rPr>
        <w:tab/>
        <w:t xml:space="preserve">Newton, J. Stable isotopes as tools in ecological research. </w:t>
      </w:r>
      <w:r w:rsidRPr="002D6E53">
        <w:rPr>
          <w:i/>
          <w:noProof/>
        </w:rPr>
        <w:t>eLS</w:t>
      </w:r>
      <w:r w:rsidRPr="002D6E53">
        <w:rPr>
          <w:noProof/>
        </w:rPr>
        <w:t>, 1-8 (2016).</w:t>
      </w:r>
    </w:p>
    <w:p w14:paraId="21D7A929" w14:textId="77777777" w:rsidR="002D6E53" w:rsidRPr="002D6E53" w:rsidRDefault="002D6E53" w:rsidP="002D6E53">
      <w:pPr>
        <w:pStyle w:val="EndNoteBibliography"/>
        <w:spacing w:after="0"/>
        <w:ind w:left="720" w:hanging="720"/>
        <w:rPr>
          <w:noProof/>
        </w:rPr>
      </w:pPr>
      <w:r w:rsidRPr="002D6E53">
        <w:rPr>
          <w:noProof/>
        </w:rPr>
        <w:t>35</w:t>
      </w:r>
      <w:r w:rsidRPr="002D6E53">
        <w:rPr>
          <w:noProof/>
        </w:rPr>
        <w:tab/>
        <w:t xml:space="preserve">Blondel, J. Guilds or functional groups: does it matter? </w:t>
      </w:r>
      <w:r w:rsidRPr="002D6E53">
        <w:rPr>
          <w:i/>
          <w:noProof/>
        </w:rPr>
        <w:t>Oikos</w:t>
      </w:r>
      <w:r w:rsidRPr="002D6E53">
        <w:rPr>
          <w:noProof/>
        </w:rPr>
        <w:t xml:space="preserve"> </w:t>
      </w:r>
      <w:r w:rsidRPr="002D6E53">
        <w:rPr>
          <w:b/>
          <w:noProof/>
        </w:rPr>
        <w:t>100</w:t>
      </w:r>
      <w:r w:rsidRPr="002D6E53">
        <w:rPr>
          <w:noProof/>
        </w:rPr>
        <w:t>, 223-231 (2003).</w:t>
      </w:r>
    </w:p>
    <w:p w14:paraId="69814563" w14:textId="77777777" w:rsidR="002D6E53" w:rsidRPr="002D6E53" w:rsidRDefault="002D6E53" w:rsidP="002D6E53">
      <w:pPr>
        <w:pStyle w:val="EndNoteBibliography"/>
        <w:spacing w:after="0"/>
        <w:ind w:left="720" w:hanging="720"/>
        <w:rPr>
          <w:noProof/>
        </w:rPr>
      </w:pPr>
      <w:r w:rsidRPr="002D6E53">
        <w:rPr>
          <w:noProof/>
        </w:rPr>
        <w:t>36</w:t>
      </w:r>
      <w:r w:rsidRPr="002D6E53">
        <w:rPr>
          <w:noProof/>
        </w:rPr>
        <w:tab/>
        <w:t>Stock, B. &amp; Semmens, B.     (San Diego, 2017).</w:t>
      </w:r>
    </w:p>
    <w:p w14:paraId="1F4FC959" w14:textId="77777777" w:rsidR="002D6E53" w:rsidRPr="002D6E53" w:rsidRDefault="002D6E53" w:rsidP="002D6E53">
      <w:pPr>
        <w:pStyle w:val="EndNoteBibliography"/>
        <w:spacing w:after="0"/>
        <w:ind w:left="720" w:hanging="720"/>
        <w:rPr>
          <w:noProof/>
        </w:rPr>
      </w:pPr>
      <w:r w:rsidRPr="002D6E53">
        <w:rPr>
          <w:noProof/>
        </w:rPr>
        <w:t>37</w:t>
      </w:r>
      <w:r w:rsidRPr="002D6E53">
        <w:rPr>
          <w:noProof/>
        </w:rPr>
        <w:tab/>
        <w:t>Sun, J.-T.</w:t>
      </w:r>
      <w:r w:rsidRPr="002D6E53">
        <w:rPr>
          <w:i/>
          <w:noProof/>
        </w:rPr>
        <w:t xml:space="preserve"> et al.</w:t>
      </w:r>
      <w:r w:rsidRPr="002D6E53">
        <w:rPr>
          <w:noProof/>
        </w:rPr>
        <w:t xml:space="preserve"> Evidence for high dispersal ability and mito-nuclear discordance in the small brown planthopper, Laodelphax striatellus. </w:t>
      </w:r>
      <w:r w:rsidRPr="002D6E53">
        <w:rPr>
          <w:i/>
          <w:noProof/>
        </w:rPr>
        <w:t>Scientific Reports</w:t>
      </w:r>
      <w:r w:rsidRPr="002D6E53">
        <w:rPr>
          <w:noProof/>
        </w:rPr>
        <w:t xml:space="preserve"> </w:t>
      </w:r>
      <w:r w:rsidRPr="002D6E53">
        <w:rPr>
          <w:b/>
          <w:noProof/>
        </w:rPr>
        <w:t>5</w:t>
      </w:r>
      <w:r w:rsidRPr="002D6E53">
        <w:rPr>
          <w:noProof/>
        </w:rPr>
        <w:t>, 1-10 (2015).</w:t>
      </w:r>
    </w:p>
    <w:p w14:paraId="52EC21C4" w14:textId="77777777" w:rsidR="002D6E53" w:rsidRPr="002D6E53" w:rsidRDefault="002D6E53" w:rsidP="002D6E53">
      <w:pPr>
        <w:pStyle w:val="EndNoteBibliography"/>
        <w:spacing w:after="0"/>
        <w:ind w:left="720" w:hanging="720"/>
        <w:rPr>
          <w:noProof/>
        </w:rPr>
      </w:pPr>
      <w:r w:rsidRPr="002D6E53">
        <w:rPr>
          <w:noProof/>
        </w:rPr>
        <w:t>38</w:t>
      </w:r>
      <w:r w:rsidRPr="002D6E53">
        <w:rPr>
          <w:noProof/>
        </w:rPr>
        <w:tab/>
        <w:t xml:space="preserve">Mazzi, D. &amp; Dorn, S. Movement of insect pests in agricultural landscapes. </w:t>
      </w:r>
      <w:r w:rsidRPr="002D6E53">
        <w:rPr>
          <w:i/>
          <w:noProof/>
        </w:rPr>
        <w:t>Annals of Applied Biology</w:t>
      </w:r>
      <w:r w:rsidRPr="002D6E53">
        <w:rPr>
          <w:noProof/>
        </w:rPr>
        <w:t xml:space="preserve"> </w:t>
      </w:r>
      <w:r w:rsidRPr="002D6E53">
        <w:rPr>
          <w:b/>
          <w:noProof/>
        </w:rPr>
        <w:t>160</w:t>
      </w:r>
      <w:r w:rsidRPr="002D6E53">
        <w:rPr>
          <w:noProof/>
        </w:rPr>
        <w:t>, 97-113 (2012).</w:t>
      </w:r>
    </w:p>
    <w:p w14:paraId="47D82C27" w14:textId="77777777" w:rsidR="002D6E53" w:rsidRPr="002D6E53" w:rsidRDefault="002D6E53" w:rsidP="002D6E53">
      <w:pPr>
        <w:pStyle w:val="EndNoteBibliography"/>
        <w:spacing w:after="0"/>
        <w:ind w:left="720" w:hanging="720"/>
        <w:rPr>
          <w:noProof/>
        </w:rPr>
      </w:pPr>
      <w:r w:rsidRPr="002D6E53">
        <w:rPr>
          <w:noProof/>
        </w:rPr>
        <w:t>39</w:t>
      </w:r>
      <w:r w:rsidRPr="002D6E53">
        <w:rPr>
          <w:noProof/>
        </w:rPr>
        <w:tab/>
        <w:t xml:space="preserve">Stock, B. C. &amp; Semmens, B. X. Unifying error structures in commonly used biotracer mixing models. </w:t>
      </w:r>
      <w:r w:rsidRPr="002D6E53">
        <w:rPr>
          <w:i/>
          <w:noProof/>
        </w:rPr>
        <w:t>Ecology</w:t>
      </w:r>
      <w:r w:rsidRPr="002D6E53">
        <w:rPr>
          <w:noProof/>
        </w:rPr>
        <w:t xml:space="preserve"> </w:t>
      </w:r>
      <w:r w:rsidRPr="002D6E53">
        <w:rPr>
          <w:b/>
          <w:noProof/>
        </w:rPr>
        <w:t>97</w:t>
      </w:r>
      <w:r w:rsidRPr="002D6E53">
        <w:rPr>
          <w:noProof/>
        </w:rPr>
        <w:t>, 2562-2569 (2016).</w:t>
      </w:r>
    </w:p>
    <w:p w14:paraId="4B22A6BD" w14:textId="77777777" w:rsidR="002D6E53" w:rsidRPr="002D6E53" w:rsidRDefault="002D6E53" w:rsidP="002D6E53">
      <w:pPr>
        <w:pStyle w:val="EndNoteBibliography"/>
        <w:spacing w:after="0"/>
        <w:ind w:left="720" w:hanging="720"/>
        <w:rPr>
          <w:noProof/>
        </w:rPr>
      </w:pPr>
      <w:r w:rsidRPr="002D6E53">
        <w:rPr>
          <w:noProof/>
        </w:rPr>
        <w:t>40</w:t>
      </w:r>
      <w:r w:rsidRPr="002D6E53">
        <w:rPr>
          <w:noProof/>
        </w:rPr>
        <w:tab/>
        <w:t xml:space="preserve">Phillips, D. L. &amp; Koch, P. L. Incorporating concentration dependence in stable isotope mixing models. </w:t>
      </w:r>
      <w:r w:rsidRPr="002D6E53">
        <w:rPr>
          <w:i/>
          <w:noProof/>
        </w:rPr>
        <w:t>Oecologia</w:t>
      </w:r>
      <w:r w:rsidRPr="002D6E53">
        <w:rPr>
          <w:noProof/>
        </w:rPr>
        <w:t xml:space="preserve"> </w:t>
      </w:r>
      <w:r w:rsidRPr="002D6E53">
        <w:rPr>
          <w:b/>
          <w:noProof/>
        </w:rPr>
        <w:t>130</w:t>
      </w:r>
      <w:r w:rsidRPr="002D6E53">
        <w:rPr>
          <w:noProof/>
        </w:rPr>
        <w:t>, 114-125 (2002).</w:t>
      </w:r>
    </w:p>
    <w:p w14:paraId="0B6380F2" w14:textId="77777777" w:rsidR="002D6E53" w:rsidRPr="002D6E53" w:rsidRDefault="002D6E53" w:rsidP="002D6E53">
      <w:pPr>
        <w:pStyle w:val="EndNoteBibliography"/>
        <w:spacing w:after="0"/>
        <w:ind w:left="720" w:hanging="720"/>
        <w:rPr>
          <w:noProof/>
        </w:rPr>
      </w:pPr>
      <w:r w:rsidRPr="002D6E53">
        <w:rPr>
          <w:noProof/>
        </w:rPr>
        <w:t>41</w:t>
      </w:r>
      <w:r w:rsidRPr="002D6E53">
        <w:rPr>
          <w:noProof/>
        </w:rPr>
        <w:tab/>
        <w:t xml:space="preserve">Caut, S., Angulo, E. &amp; Courchamp, F. Variation in discrimination factors (Δ15N and Δ13C): the effect of diet isotopic values and </w:t>
      </w:r>
      <w:r w:rsidRPr="002D6E53">
        <w:rPr>
          <w:noProof/>
        </w:rPr>
        <w:lastRenderedPageBreak/>
        <w:t xml:space="preserve">applications for diet reconstruction. </w:t>
      </w:r>
      <w:r w:rsidRPr="002D6E53">
        <w:rPr>
          <w:i/>
          <w:noProof/>
        </w:rPr>
        <w:t>Journal of Applied Ecology</w:t>
      </w:r>
      <w:r w:rsidRPr="002D6E53">
        <w:rPr>
          <w:noProof/>
        </w:rPr>
        <w:t xml:space="preserve"> </w:t>
      </w:r>
      <w:r w:rsidRPr="002D6E53">
        <w:rPr>
          <w:b/>
          <w:noProof/>
        </w:rPr>
        <w:t>46</w:t>
      </w:r>
      <w:r w:rsidRPr="002D6E53">
        <w:rPr>
          <w:noProof/>
        </w:rPr>
        <w:t>, 443-453 (2009).</w:t>
      </w:r>
    </w:p>
    <w:p w14:paraId="0356870E" w14:textId="77777777" w:rsidR="002D6E53" w:rsidRPr="002D6E53" w:rsidRDefault="002D6E53" w:rsidP="002D6E53">
      <w:pPr>
        <w:pStyle w:val="EndNoteBibliography"/>
        <w:spacing w:after="0"/>
        <w:ind w:left="720" w:hanging="720"/>
        <w:rPr>
          <w:noProof/>
        </w:rPr>
      </w:pPr>
      <w:r w:rsidRPr="002D6E53">
        <w:rPr>
          <w:noProof/>
        </w:rPr>
        <w:t>42</w:t>
      </w:r>
      <w:r w:rsidRPr="002D6E53">
        <w:rPr>
          <w:noProof/>
        </w:rPr>
        <w:tab/>
        <w:t>Zeileis, A.</w:t>
      </w:r>
      <w:r w:rsidRPr="002D6E53">
        <w:rPr>
          <w:i/>
          <w:noProof/>
        </w:rPr>
        <w:t xml:space="preserve"> et al.</w:t>
      </w:r>
      <w:r w:rsidRPr="002D6E53">
        <w:rPr>
          <w:noProof/>
        </w:rPr>
        <w:t xml:space="preserve"> Package ‘betareg’. </w:t>
      </w:r>
      <w:r w:rsidRPr="002D6E53">
        <w:rPr>
          <w:i/>
          <w:noProof/>
        </w:rPr>
        <w:t>R package</w:t>
      </w:r>
      <w:r w:rsidRPr="002D6E53">
        <w:rPr>
          <w:noProof/>
        </w:rPr>
        <w:t xml:space="preserve"> </w:t>
      </w:r>
      <w:r w:rsidRPr="002D6E53">
        <w:rPr>
          <w:b/>
          <w:noProof/>
        </w:rPr>
        <w:t>3</w:t>
      </w:r>
      <w:r w:rsidRPr="002D6E53">
        <w:rPr>
          <w:noProof/>
        </w:rPr>
        <w:t>, 2 (2016).</w:t>
      </w:r>
    </w:p>
    <w:p w14:paraId="2987CDF9" w14:textId="77777777" w:rsidR="002D6E53" w:rsidRPr="002D6E53" w:rsidRDefault="002D6E53" w:rsidP="002D6E53">
      <w:pPr>
        <w:pStyle w:val="EndNoteBibliography"/>
        <w:spacing w:after="0"/>
        <w:ind w:left="720" w:hanging="720"/>
        <w:rPr>
          <w:noProof/>
        </w:rPr>
      </w:pPr>
      <w:r w:rsidRPr="002D6E53">
        <w:rPr>
          <w:noProof/>
        </w:rPr>
        <w:t>43</w:t>
      </w:r>
      <w:r w:rsidRPr="002D6E53">
        <w:rPr>
          <w:noProof/>
        </w:rPr>
        <w:tab/>
        <w:t xml:space="preserve">Fox, J. &amp; Weisberg, S. </w:t>
      </w:r>
      <w:r w:rsidRPr="002D6E53">
        <w:rPr>
          <w:i/>
          <w:noProof/>
        </w:rPr>
        <w:t>An R companion to applied regression</w:t>
      </w:r>
      <w:r w:rsidRPr="002D6E53">
        <w:rPr>
          <w:noProof/>
        </w:rPr>
        <w:t>.  (Sage publications, 2018).</w:t>
      </w:r>
    </w:p>
    <w:p w14:paraId="59F59189" w14:textId="77777777" w:rsidR="002D6E53" w:rsidRPr="002D6E53" w:rsidRDefault="002D6E53" w:rsidP="002D6E53">
      <w:pPr>
        <w:pStyle w:val="EndNoteBibliography"/>
        <w:spacing w:after="0"/>
        <w:ind w:left="720" w:hanging="720"/>
        <w:rPr>
          <w:noProof/>
        </w:rPr>
      </w:pPr>
      <w:r w:rsidRPr="002D6E53">
        <w:rPr>
          <w:noProof/>
        </w:rPr>
        <w:t>44</w:t>
      </w:r>
      <w:r w:rsidRPr="002D6E53">
        <w:rPr>
          <w:noProof/>
        </w:rPr>
        <w:tab/>
        <w:t xml:space="preserve">Lenth, R. &amp; Lenth, M. R. Package ‘lsmeans’. </w:t>
      </w:r>
      <w:r w:rsidRPr="002D6E53">
        <w:rPr>
          <w:i/>
          <w:noProof/>
        </w:rPr>
        <w:t>The American Statistician</w:t>
      </w:r>
      <w:r w:rsidRPr="002D6E53">
        <w:rPr>
          <w:noProof/>
        </w:rPr>
        <w:t xml:space="preserve"> </w:t>
      </w:r>
      <w:r w:rsidRPr="002D6E53">
        <w:rPr>
          <w:b/>
          <w:noProof/>
        </w:rPr>
        <w:t>34</w:t>
      </w:r>
      <w:r w:rsidRPr="002D6E53">
        <w:rPr>
          <w:noProof/>
        </w:rPr>
        <w:t>, 216-221 (2018).</w:t>
      </w:r>
    </w:p>
    <w:p w14:paraId="3CDD2AEF" w14:textId="77777777" w:rsidR="002D6E53" w:rsidRPr="002D6E53" w:rsidRDefault="002D6E53" w:rsidP="002D6E53">
      <w:pPr>
        <w:pStyle w:val="EndNoteBibliography"/>
        <w:spacing w:after="0"/>
        <w:ind w:left="720" w:hanging="720"/>
        <w:rPr>
          <w:noProof/>
        </w:rPr>
      </w:pPr>
      <w:r w:rsidRPr="002D6E53">
        <w:rPr>
          <w:noProof/>
        </w:rPr>
        <w:t>45</w:t>
      </w:r>
      <w:r w:rsidRPr="002D6E53">
        <w:rPr>
          <w:noProof/>
        </w:rPr>
        <w:tab/>
        <w:t xml:space="preserve">R Core Team. R: A language and environment for statistical computing. </w:t>
      </w:r>
      <w:r w:rsidRPr="002D6E53">
        <w:rPr>
          <w:i/>
          <w:noProof/>
        </w:rPr>
        <w:t>R Foundation for Statistical Computing, Vienna, Austria</w:t>
      </w:r>
      <w:r w:rsidRPr="002D6E53">
        <w:rPr>
          <w:noProof/>
        </w:rPr>
        <w:t xml:space="preserve"> (2021).</w:t>
      </w:r>
    </w:p>
    <w:p w14:paraId="0BC4D776" w14:textId="77777777" w:rsidR="002D6E53" w:rsidRPr="002D6E53" w:rsidRDefault="002D6E53" w:rsidP="002D6E53">
      <w:pPr>
        <w:pStyle w:val="EndNoteBibliography"/>
        <w:spacing w:after="0"/>
        <w:ind w:left="720" w:hanging="720"/>
        <w:rPr>
          <w:noProof/>
        </w:rPr>
      </w:pPr>
      <w:r w:rsidRPr="002D6E53">
        <w:rPr>
          <w:noProof/>
        </w:rPr>
        <w:t>46</w:t>
      </w:r>
      <w:r w:rsidRPr="002D6E53">
        <w:rPr>
          <w:noProof/>
        </w:rPr>
        <w:tab/>
        <w:t>Rusch, A.</w:t>
      </w:r>
      <w:r w:rsidRPr="002D6E53">
        <w:rPr>
          <w:i/>
          <w:noProof/>
        </w:rPr>
        <w:t xml:space="preserve"> et al.</w:t>
      </w:r>
      <w:r w:rsidRPr="002D6E53">
        <w:rPr>
          <w:noProof/>
        </w:rPr>
        <w:t xml:space="preserve"> Agricultural landscape simplification reduces natural pest control: A quantitative synthesis. </w:t>
      </w:r>
      <w:r w:rsidRPr="002D6E53">
        <w:rPr>
          <w:i/>
          <w:noProof/>
        </w:rPr>
        <w:t>Agriculture, Ecosystems &amp; Environment</w:t>
      </w:r>
      <w:r w:rsidRPr="002D6E53">
        <w:rPr>
          <w:noProof/>
        </w:rPr>
        <w:t xml:space="preserve"> </w:t>
      </w:r>
      <w:r w:rsidRPr="002D6E53">
        <w:rPr>
          <w:b/>
          <w:noProof/>
        </w:rPr>
        <w:t>221</w:t>
      </w:r>
      <w:r w:rsidRPr="002D6E53">
        <w:rPr>
          <w:noProof/>
        </w:rPr>
        <w:t>, 198-204 (2016).</w:t>
      </w:r>
    </w:p>
    <w:p w14:paraId="198A8C08" w14:textId="77777777" w:rsidR="002D6E53" w:rsidRPr="002D6E53" w:rsidRDefault="002D6E53" w:rsidP="002D6E53">
      <w:pPr>
        <w:pStyle w:val="EndNoteBibliography"/>
        <w:spacing w:after="0"/>
        <w:ind w:left="720" w:hanging="720"/>
        <w:rPr>
          <w:noProof/>
        </w:rPr>
      </w:pPr>
      <w:r w:rsidRPr="002D6E53">
        <w:rPr>
          <w:noProof/>
        </w:rPr>
        <w:t>47</w:t>
      </w:r>
      <w:r w:rsidRPr="002D6E53">
        <w:rPr>
          <w:noProof/>
        </w:rPr>
        <w:tab/>
        <w:t>Karp, D. S.</w:t>
      </w:r>
      <w:r w:rsidRPr="002D6E53">
        <w:rPr>
          <w:i/>
          <w:noProof/>
        </w:rPr>
        <w:t xml:space="preserve"> et al.</w:t>
      </w:r>
      <w:r w:rsidRPr="002D6E53">
        <w:rPr>
          <w:noProof/>
        </w:rPr>
        <w:t xml:space="preserve"> Crop pests and predators exhibit inconsistent responses to surrounding landscape composition. </w:t>
      </w:r>
      <w:r w:rsidRPr="002D6E53">
        <w:rPr>
          <w:i/>
          <w:noProof/>
        </w:rPr>
        <w:t>Proceedings of the National Academy of Sciences</w:t>
      </w:r>
      <w:r w:rsidRPr="002D6E53">
        <w:rPr>
          <w:noProof/>
        </w:rPr>
        <w:t xml:space="preserve"> </w:t>
      </w:r>
      <w:r w:rsidRPr="002D6E53">
        <w:rPr>
          <w:b/>
          <w:noProof/>
        </w:rPr>
        <w:t>115</w:t>
      </w:r>
      <w:r w:rsidRPr="002D6E53">
        <w:rPr>
          <w:noProof/>
        </w:rPr>
        <w:t>, E7863-E7870 (2018).</w:t>
      </w:r>
    </w:p>
    <w:p w14:paraId="732AD14A" w14:textId="77777777" w:rsidR="002D6E53" w:rsidRPr="002D6E53" w:rsidRDefault="002D6E53" w:rsidP="002D6E53">
      <w:pPr>
        <w:pStyle w:val="EndNoteBibliography"/>
        <w:spacing w:after="0"/>
        <w:ind w:left="720" w:hanging="720"/>
        <w:rPr>
          <w:noProof/>
        </w:rPr>
      </w:pPr>
      <w:r w:rsidRPr="002D6E53">
        <w:rPr>
          <w:noProof/>
        </w:rPr>
        <w:t>48</w:t>
      </w:r>
      <w:r w:rsidRPr="002D6E53">
        <w:rPr>
          <w:noProof/>
        </w:rPr>
        <w:tab/>
        <w:t xml:space="preserve">Hothorn, T., Bretz, F. &amp; Westfall, P. Simultaneous inference in general parametric models. </w:t>
      </w:r>
      <w:r w:rsidRPr="002D6E53">
        <w:rPr>
          <w:i/>
          <w:noProof/>
        </w:rPr>
        <w:t>Biometrical Journal: Journal of Mathematical Methods in Biosciences</w:t>
      </w:r>
      <w:r w:rsidRPr="002D6E53">
        <w:rPr>
          <w:noProof/>
        </w:rPr>
        <w:t xml:space="preserve"> </w:t>
      </w:r>
      <w:r w:rsidRPr="002D6E53">
        <w:rPr>
          <w:b/>
          <w:noProof/>
        </w:rPr>
        <w:t>50</w:t>
      </w:r>
      <w:r w:rsidRPr="002D6E53">
        <w:rPr>
          <w:noProof/>
        </w:rPr>
        <w:t>, 346-363 (2008).</w:t>
      </w:r>
    </w:p>
    <w:p w14:paraId="4CAC018A" w14:textId="77777777" w:rsidR="002D6E53" w:rsidRPr="002D6E53" w:rsidRDefault="002D6E53" w:rsidP="002D6E53">
      <w:pPr>
        <w:pStyle w:val="EndNoteBibliography"/>
        <w:spacing w:after="0"/>
        <w:ind w:left="720" w:hanging="720"/>
        <w:rPr>
          <w:noProof/>
        </w:rPr>
      </w:pPr>
      <w:r w:rsidRPr="002D6E53">
        <w:rPr>
          <w:noProof/>
        </w:rPr>
        <w:t>49</w:t>
      </w:r>
      <w:r w:rsidRPr="002D6E53">
        <w:rPr>
          <w:noProof/>
        </w:rPr>
        <w:tab/>
        <w:t xml:space="preserve">Prasad, R. &amp; Snyder, W. Polyphagy complicates conservation biological control that targets generalist predators. </w:t>
      </w:r>
      <w:r w:rsidRPr="002D6E53">
        <w:rPr>
          <w:i/>
          <w:noProof/>
        </w:rPr>
        <w:t>Journal of Applied Ecology</w:t>
      </w:r>
      <w:r w:rsidRPr="002D6E53">
        <w:rPr>
          <w:noProof/>
        </w:rPr>
        <w:t xml:space="preserve"> </w:t>
      </w:r>
      <w:r w:rsidRPr="002D6E53">
        <w:rPr>
          <w:b/>
          <w:noProof/>
        </w:rPr>
        <w:t>43</w:t>
      </w:r>
      <w:r w:rsidRPr="002D6E53">
        <w:rPr>
          <w:noProof/>
        </w:rPr>
        <w:t>, 343-352 (2006).</w:t>
      </w:r>
    </w:p>
    <w:p w14:paraId="7DC3D622" w14:textId="77777777" w:rsidR="002D6E53" w:rsidRPr="002D6E53" w:rsidRDefault="002D6E53" w:rsidP="002D6E53">
      <w:pPr>
        <w:pStyle w:val="EndNoteBibliography"/>
        <w:spacing w:after="0"/>
        <w:ind w:left="720" w:hanging="720"/>
        <w:rPr>
          <w:noProof/>
        </w:rPr>
      </w:pPr>
      <w:r w:rsidRPr="002D6E53">
        <w:rPr>
          <w:noProof/>
        </w:rPr>
        <w:t>50</w:t>
      </w:r>
      <w:r w:rsidRPr="002D6E53">
        <w:rPr>
          <w:noProof/>
        </w:rPr>
        <w:tab/>
        <w:t xml:space="preserve">Albajes, R. &amp; Alomar, Ò. in </w:t>
      </w:r>
      <w:r w:rsidRPr="002D6E53">
        <w:rPr>
          <w:i/>
          <w:noProof/>
        </w:rPr>
        <w:t>Integrated pest and disease management in greenhouse crops</w:t>
      </w:r>
      <w:r w:rsidRPr="002D6E53">
        <w:rPr>
          <w:noProof/>
        </w:rPr>
        <w:t xml:space="preserve">     265-275 (Springer, 1999).</w:t>
      </w:r>
    </w:p>
    <w:p w14:paraId="5CFACFBC" w14:textId="77777777" w:rsidR="002D6E53" w:rsidRPr="002D6E53" w:rsidRDefault="002D6E53" w:rsidP="002D6E53">
      <w:pPr>
        <w:pStyle w:val="EndNoteBibliography"/>
        <w:spacing w:after="0"/>
        <w:ind w:left="720" w:hanging="720"/>
        <w:rPr>
          <w:noProof/>
        </w:rPr>
      </w:pPr>
      <w:r w:rsidRPr="002D6E53">
        <w:rPr>
          <w:noProof/>
        </w:rPr>
        <w:t>51</w:t>
      </w:r>
      <w:r w:rsidRPr="002D6E53">
        <w:rPr>
          <w:noProof/>
        </w:rPr>
        <w:tab/>
        <w:t>Roubinet, E.</w:t>
      </w:r>
      <w:r w:rsidRPr="002D6E53">
        <w:rPr>
          <w:i/>
          <w:noProof/>
        </w:rPr>
        <w:t xml:space="preserve"> et al.</w:t>
      </w:r>
      <w:r w:rsidRPr="002D6E53">
        <w:rPr>
          <w:noProof/>
        </w:rPr>
        <w:t xml:space="preserve"> High redundancy as well as complementary prey choice characterize generalist predator food webs in agroecosystems. </w:t>
      </w:r>
      <w:r w:rsidRPr="002D6E53">
        <w:rPr>
          <w:i/>
          <w:noProof/>
        </w:rPr>
        <w:t>Scientific reports</w:t>
      </w:r>
      <w:r w:rsidRPr="002D6E53">
        <w:rPr>
          <w:noProof/>
        </w:rPr>
        <w:t xml:space="preserve"> </w:t>
      </w:r>
      <w:r w:rsidRPr="002D6E53">
        <w:rPr>
          <w:b/>
          <w:noProof/>
        </w:rPr>
        <w:t>8</w:t>
      </w:r>
      <w:r w:rsidRPr="002D6E53">
        <w:rPr>
          <w:noProof/>
        </w:rPr>
        <w:t>, 1-10 (2018).</w:t>
      </w:r>
    </w:p>
    <w:p w14:paraId="1D004307" w14:textId="77777777" w:rsidR="002D6E53" w:rsidRPr="002D6E53" w:rsidRDefault="002D6E53" w:rsidP="002D6E53">
      <w:pPr>
        <w:pStyle w:val="EndNoteBibliography"/>
        <w:spacing w:after="0"/>
        <w:ind w:left="720" w:hanging="720"/>
        <w:rPr>
          <w:noProof/>
        </w:rPr>
      </w:pPr>
      <w:r w:rsidRPr="002D6E53">
        <w:rPr>
          <w:noProof/>
        </w:rPr>
        <w:t>52</w:t>
      </w:r>
      <w:r w:rsidRPr="002D6E53">
        <w:rPr>
          <w:noProof/>
        </w:rPr>
        <w:tab/>
        <w:t xml:space="preserve">Nyffeler, M. Prey selection of spiders in the field. </w:t>
      </w:r>
      <w:r w:rsidRPr="002D6E53">
        <w:rPr>
          <w:i/>
          <w:noProof/>
        </w:rPr>
        <w:t>Journal of Arachnology</w:t>
      </w:r>
      <w:r w:rsidRPr="002D6E53">
        <w:rPr>
          <w:noProof/>
        </w:rPr>
        <w:t>, 317-324 (1999).</w:t>
      </w:r>
    </w:p>
    <w:p w14:paraId="2E183451" w14:textId="77777777" w:rsidR="002D6E53" w:rsidRPr="002D6E53" w:rsidRDefault="002D6E53" w:rsidP="002D6E53">
      <w:pPr>
        <w:pStyle w:val="EndNoteBibliography"/>
        <w:spacing w:after="0"/>
        <w:ind w:left="720" w:hanging="720"/>
        <w:rPr>
          <w:noProof/>
        </w:rPr>
      </w:pPr>
      <w:r w:rsidRPr="002D6E53">
        <w:rPr>
          <w:noProof/>
        </w:rPr>
        <w:t>53</w:t>
      </w:r>
      <w:r w:rsidRPr="002D6E53">
        <w:rPr>
          <w:noProof/>
        </w:rPr>
        <w:tab/>
        <w:t xml:space="preserve">Allan, J., Flecker, A. &amp; McClintock, N. Prey preference of stoneflies: sedentary vs mobile prey. </w:t>
      </w:r>
      <w:r w:rsidRPr="002D6E53">
        <w:rPr>
          <w:i/>
          <w:noProof/>
        </w:rPr>
        <w:t>Oikos</w:t>
      </w:r>
      <w:r w:rsidRPr="002D6E53">
        <w:rPr>
          <w:noProof/>
        </w:rPr>
        <w:t>, 323-331 (1987).</w:t>
      </w:r>
    </w:p>
    <w:p w14:paraId="719BD9EB" w14:textId="77777777" w:rsidR="002D6E53" w:rsidRPr="002D6E53" w:rsidRDefault="002D6E53" w:rsidP="002D6E53">
      <w:pPr>
        <w:pStyle w:val="EndNoteBibliography"/>
        <w:spacing w:after="0"/>
        <w:ind w:left="720" w:hanging="720"/>
        <w:rPr>
          <w:noProof/>
        </w:rPr>
      </w:pPr>
      <w:r w:rsidRPr="002D6E53">
        <w:rPr>
          <w:noProof/>
        </w:rPr>
        <w:t>54</w:t>
      </w:r>
      <w:r w:rsidRPr="002D6E53">
        <w:rPr>
          <w:noProof/>
        </w:rPr>
        <w:tab/>
        <w:t xml:space="preserve">Klecka, J. &amp; Boukal, D. S. Foraging and vulnerability traits modify predator–prey body mass allometry: freshwater macroinvertebrates as a case study. </w:t>
      </w:r>
      <w:r w:rsidRPr="002D6E53">
        <w:rPr>
          <w:i/>
          <w:noProof/>
        </w:rPr>
        <w:t>Journal of Animal Ecology</w:t>
      </w:r>
      <w:r w:rsidRPr="002D6E53">
        <w:rPr>
          <w:noProof/>
        </w:rPr>
        <w:t xml:space="preserve"> </w:t>
      </w:r>
      <w:r w:rsidRPr="002D6E53">
        <w:rPr>
          <w:b/>
          <w:noProof/>
        </w:rPr>
        <w:t>82</w:t>
      </w:r>
      <w:r w:rsidRPr="002D6E53">
        <w:rPr>
          <w:noProof/>
        </w:rPr>
        <w:t>, 1031-1041 (2013).</w:t>
      </w:r>
    </w:p>
    <w:p w14:paraId="03040C0E" w14:textId="77777777" w:rsidR="002D6E53" w:rsidRPr="002D6E53" w:rsidRDefault="002D6E53" w:rsidP="002D6E53">
      <w:pPr>
        <w:pStyle w:val="EndNoteBibliography"/>
        <w:spacing w:after="0"/>
        <w:ind w:left="720" w:hanging="720"/>
        <w:rPr>
          <w:noProof/>
        </w:rPr>
      </w:pPr>
      <w:r w:rsidRPr="002D6E53">
        <w:rPr>
          <w:noProof/>
        </w:rPr>
        <w:t>55</w:t>
      </w:r>
      <w:r w:rsidRPr="002D6E53">
        <w:rPr>
          <w:noProof/>
        </w:rPr>
        <w:tab/>
        <w:t xml:space="preserve">Schmitz, O. J. Effects of predator hunting mode on grassland ecosystem function. </w:t>
      </w:r>
      <w:r w:rsidRPr="002D6E53">
        <w:rPr>
          <w:i/>
          <w:noProof/>
        </w:rPr>
        <w:t>Science</w:t>
      </w:r>
      <w:r w:rsidRPr="002D6E53">
        <w:rPr>
          <w:noProof/>
        </w:rPr>
        <w:t xml:space="preserve"> </w:t>
      </w:r>
      <w:r w:rsidRPr="002D6E53">
        <w:rPr>
          <w:b/>
          <w:noProof/>
        </w:rPr>
        <w:t>319</w:t>
      </w:r>
      <w:r w:rsidRPr="002D6E53">
        <w:rPr>
          <w:noProof/>
        </w:rPr>
        <w:t>, 952-954 (2008).</w:t>
      </w:r>
    </w:p>
    <w:p w14:paraId="4D4F15FB" w14:textId="77777777" w:rsidR="002D6E53" w:rsidRPr="002D6E53" w:rsidRDefault="002D6E53" w:rsidP="002D6E53">
      <w:pPr>
        <w:pStyle w:val="EndNoteBibliography"/>
        <w:spacing w:after="0"/>
        <w:ind w:left="720" w:hanging="720"/>
        <w:rPr>
          <w:noProof/>
        </w:rPr>
      </w:pPr>
      <w:r w:rsidRPr="002D6E53">
        <w:rPr>
          <w:noProof/>
        </w:rPr>
        <w:t>56</w:t>
      </w:r>
      <w:r w:rsidRPr="002D6E53">
        <w:rPr>
          <w:noProof/>
        </w:rPr>
        <w:tab/>
        <w:t xml:space="preserve">Whitney, T. D., Sitvarin, M. I., Roualdes, E. A., Bonner, S. J. &amp; Harwood, J. D. Selectivity underlies the dissociation between seasonal prey availability and prey consumption in a generalist predator. </w:t>
      </w:r>
      <w:r w:rsidRPr="002D6E53">
        <w:rPr>
          <w:i/>
          <w:noProof/>
        </w:rPr>
        <w:t>Molecular ecology</w:t>
      </w:r>
      <w:r w:rsidRPr="002D6E53">
        <w:rPr>
          <w:noProof/>
        </w:rPr>
        <w:t xml:space="preserve"> </w:t>
      </w:r>
      <w:r w:rsidRPr="002D6E53">
        <w:rPr>
          <w:b/>
          <w:noProof/>
        </w:rPr>
        <w:t>27</w:t>
      </w:r>
      <w:r w:rsidRPr="002D6E53">
        <w:rPr>
          <w:noProof/>
        </w:rPr>
        <w:t>, 1739-1748 (2018).</w:t>
      </w:r>
    </w:p>
    <w:p w14:paraId="6E0B0E0F" w14:textId="77777777" w:rsidR="002D6E53" w:rsidRPr="002D6E53" w:rsidRDefault="002D6E53" w:rsidP="002D6E53">
      <w:pPr>
        <w:pStyle w:val="EndNoteBibliography"/>
        <w:spacing w:after="0"/>
        <w:ind w:left="720" w:hanging="720"/>
        <w:rPr>
          <w:noProof/>
        </w:rPr>
      </w:pPr>
      <w:r w:rsidRPr="002D6E53">
        <w:rPr>
          <w:noProof/>
        </w:rPr>
        <w:lastRenderedPageBreak/>
        <w:t>57</w:t>
      </w:r>
      <w:r w:rsidRPr="002D6E53">
        <w:rPr>
          <w:noProof/>
        </w:rPr>
        <w:tab/>
        <w:t xml:space="preserve">Eitzinger, B., Roslin, T., Vesterinen, E. J., Robinson, S. I. &amp; O'Gorman, E. J. Temperature affects both the Grinnellian and Eltonian dimensions of ecological niches–A tale of two Arctic wolf spiders. </w:t>
      </w:r>
      <w:r w:rsidRPr="002D6E53">
        <w:rPr>
          <w:i/>
          <w:noProof/>
        </w:rPr>
        <w:t>Basic and Applied Ecology</w:t>
      </w:r>
      <w:r w:rsidRPr="002D6E53">
        <w:rPr>
          <w:noProof/>
        </w:rPr>
        <w:t xml:space="preserve"> </w:t>
      </w:r>
      <w:r w:rsidRPr="002D6E53">
        <w:rPr>
          <w:b/>
          <w:noProof/>
        </w:rPr>
        <w:t>50</w:t>
      </w:r>
      <w:r w:rsidRPr="002D6E53">
        <w:rPr>
          <w:noProof/>
        </w:rPr>
        <w:t>, 132-143 (2021).</w:t>
      </w:r>
    </w:p>
    <w:p w14:paraId="3927380E" w14:textId="77777777" w:rsidR="002D6E53" w:rsidRPr="002D6E53" w:rsidRDefault="002D6E53" w:rsidP="002D6E53">
      <w:pPr>
        <w:pStyle w:val="EndNoteBibliography"/>
        <w:spacing w:after="0"/>
        <w:ind w:left="720" w:hanging="720"/>
        <w:rPr>
          <w:noProof/>
        </w:rPr>
      </w:pPr>
      <w:r w:rsidRPr="002D6E53">
        <w:rPr>
          <w:noProof/>
        </w:rPr>
        <w:t>58</w:t>
      </w:r>
      <w:r w:rsidRPr="002D6E53">
        <w:rPr>
          <w:noProof/>
        </w:rPr>
        <w:tab/>
        <w:t xml:space="preserve">Birkhofer, K., Wise, D. H. &amp; Scheu, S. Subsidy from the detrital food web, but not microhabitat complexity, affects the role of generalist predators in an aboveground herbivore food web. </w:t>
      </w:r>
      <w:r w:rsidRPr="002D6E53">
        <w:rPr>
          <w:i/>
          <w:noProof/>
        </w:rPr>
        <w:t>Oikos</w:t>
      </w:r>
      <w:r w:rsidRPr="002D6E53">
        <w:rPr>
          <w:noProof/>
        </w:rPr>
        <w:t xml:space="preserve"> </w:t>
      </w:r>
      <w:r w:rsidRPr="002D6E53">
        <w:rPr>
          <w:b/>
          <w:noProof/>
        </w:rPr>
        <w:t>117</w:t>
      </w:r>
      <w:r w:rsidRPr="002D6E53">
        <w:rPr>
          <w:noProof/>
        </w:rPr>
        <w:t>, 494-500 (2008).</w:t>
      </w:r>
    </w:p>
    <w:p w14:paraId="309E4C6D" w14:textId="77777777" w:rsidR="002D6E53" w:rsidRPr="002D6E53" w:rsidRDefault="002D6E53" w:rsidP="002D6E53">
      <w:pPr>
        <w:pStyle w:val="EndNoteBibliography"/>
        <w:spacing w:after="0"/>
        <w:ind w:left="720" w:hanging="720"/>
        <w:rPr>
          <w:noProof/>
        </w:rPr>
      </w:pPr>
      <w:r w:rsidRPr="002D6E53">
        <w:rPr>
          <w:noProof/>
        </w:rPr>
        <w:t>59</w:t>
      </w:r>
      <w:r w:rsidRPr="002D6E53">
        <w:rPr>
          <w:noProof/>
        </w:rPr>
        <w:tab/>
        <w:t xml:space="preserve">Porcel, M., Andersson, G. K., Pålsson, J. &amp; Tasin, M. Organic management in apple orchards: higher impacts on biological control than on pollination. </w:t>
      </w:r>
      <w:r w:rsidRPr="002D6E53">
        <w:rPr>
          <w:i/>
          <w:noProof/>
        </w:rPr>
        <w:t>Journal of Applied Ecology</w:t>
      </w:r>
      <w:r w:rsidRPr="002D6E53">
        <w:rPr>
          <w:noProof/>
        </w:rPr>
        <w:t xml:space="preserve"> </w:t>
      </w:r>
      <w:r w:rsidRPr="002D6E53">
        <w:rPr>
          <w:b/>
          <w:noProof/>
        </w:rPr>
        <w:t>55</w:t>
      </w:r>
      <w:r w:rsidRPr="002D6E53">
        <w:rPr>
          <w:noProof/>
        </w:rPr>
        <w:t>, 2779-2789 (2018).</w:t>
      </w:r>
    </w:p>
    <w:p w14:paraId="43E6B52F" w14:textId="77777777" w:rsidR="002D6E53" w:rsidRPr="002D6E53" w:rsidRDefault="002D6E53" w:rsidP="002D6E53">
      <w:pPr>
        <w:pStyle w:val="EndNoteBibliography"/>
        <w:spacing w:after="0"/>
        <w:ind w:left="720" w:hanging="720"/>
        <w:rPr>
          <w:noProof/>
        </w:rPr>
      </w:pPr>
      <w:r w:rsidRPr="002D6E53">
        <w:rPr>
          <w:noProof/>
        </w:rPr>
        <w:t>60</w:t>
      </w:r>
      <w:r w:rsidRPr="002D6E53">
        <w:rPr>
          <w:noProof/>
        </w:rPr>
        <w:tab/>
        <w:t xml:space="preserve">Langellotto, G. A. &amp; Denno, R. F. Responses of invertebrate natural enemies to complex-structured habitats: a meta-analytical synthesis. </w:t>
      </w:r>
      <w:r w:rsidRPr="002D6E53">
        <w:rPr>
          <w:i/>
          <w:noProof/>
        </w:rPr>
        <w:t>Oecologia</w:t>
      </w:r>
      <w:r w:rsidRPr="002D6E53">
        <w:rPr>
          <w:noProof/>
        </w:rPr>
        <w:t xml:space="preserve"> </w:t>
      </w:r>
      <w:r w:rsidRPr="002D6E53">
        <w:rPr>
          <w:b/>
          <w:noProof/>
        </w:rPr>
        <w:t>139</w:t>
      </w:r>
      <w:r w:rsidRPr="002D6E53">
        <w:rPr>
          <w:noProof/>
        </w:rPr>
        <w:t>, 1-10 (2004).</w:t>
      </w:r>
    </w:p>
    <w:p w14:paraId="04C19FC6" w14:textId="77777777" w:rsidR="002D6E53" w:rsidRPr="002D6E53" w:rsidRDefault="002D6E53" w:rsidP="002D6E53">
      <w:pPr>
        <w:pStyle w:val="EndNoteBibliography"/>
        <w:spacing w:after="0"/>
        <w:ind w:left="720" w:hanging="720"/>
        <w:rPr>
          <w:noProof/>
        </w:rPr>
      </w:pPr>
      <w:r w:rsidRPr="002D6E53">
        <w:rPr>
          <w:noProof/>
        </w:rPr>
        <w:t>61</w:t>
      </w:r>
      <w:r w:rsidRPr="002D6E53">
        <w:rPr>
          <w:noProof/>
        </w:rPr>
        <w:tab/>
        <w:t xml:space="preserve">Sanders, D., Nickel, H., Grützner, T. &amp; Platner, C. Habitat structure mediates top–down effects of spiders and ants on herbivores. </w:t>
      </w:r>
      <w:r w:rsidRPr="002D6E53">
        <w:rPr>
          <w:i/>
          <w:noProof/>
        </w:rPr>
        <w:t>Basic and Applied Ecology</w:t>
      </w:r>
      <w:r w:rsidRPr="002D6E53">
        <w:rPr>
          <w:noProof/>
        </w:rPr>
        <w:t xml:space="preserve"> </w:t>
      </w:r>
      <w:r w:rsidRPr="002D6E53">
        <w:rPr>
          <w:b/>
          <w:noProof/>
        </w:rPr>
        <w:t>9</w:t>
      </w:r>
      <w:r w:rsidRPr="002D6E53">
        <w:rPr>
          <w:noProof/>
        </w:rPr>
        <w:t>, 152-160 (2008).</w:t>
      </w:r>
    </w:p>
    <w:p w14:paraId="131B1E4A" w14:textId="77777777" w:rsidR="002D6E53" w:rsidRPr="002D6E53" w:rsidRDefault="002D6E53" w:rsidP="002D6E53">
      <w:pPr>
        <w:pStyle w:val="EndNoteBibliography"/>
        <w:spacing w:after="0"/>
        <w:ind w:left="720" w:hanging="720"/>
        <w:rPr>
          <w:noProof/>
        </w:rPr>
      </w:pPr>
      <w:r w:rsidRPr="002D6E53">
        <w:rPr>
          <w:noProof/>
        </w:rPr>
        <w:t>62</w:t>
      </w:r>
      <w:r w:rsidRPr="002D6E53">
        <w:rPr>
          <w:noProof/>
        </w:rPr>
        <w:tab/>
        <w:t xml:space="preserve">Madsen, M., Terkildsen, S. &amp; Toft, S. Microcosm studies on control of aphids by generalist arthropod predators: effects of alternative prey. </w:t>
      </w:r>
      <w:r w:rsidRPr="002D6E53">
        <w:rPr>
          <w:i/>
          <w:noProof/>
        </w:rPr>
        <w:t>BioControl</w:t>
      </w:r>
      <w:r w:rsidRPr="002D6E53">
        <w:rPr>
          <w:noProof/>
        </w:rPr>
        <w:t xml:space="preserve"> </w:t>
      </w:r>
      <w:r w:rsidRPr="002D6E53">
        <w:rPr>
          <w:b/>
          <w:noProof/>
        </w:rPr>
        <w:t>49</w:t>
      </w:r>
      <w:r w:rsidRPr="002D6E53">
        <w:rPr>
          <w:noProof/>
        </w:rPr>
        <w:t>, 483-504 (2004).</w:t>
      </w:r>
    </w:p>
    <w:p w14:paraId="1265A892" w14:textId="77777777" w:rsidR="002D6E53" w:rsidRPr="002D6E53" w:rsidRDefault="002D6E53" w:rsidP="002D6E53">
      <w:pPr>
        <w:pStyle w:val="EndNoteBibliography"/>
        <w:spacing w:after="0"/>
        <w:ind w:left="720" w:hanging="720"/>
        <w:rPr>
          <w:noProof/>
        </w:rPr>
      </w:pPr>
      <w:r w:rsidRPr="002D6E53">
        <w:rPr>
          <w:noProof/>
        </w:rPr>
        <w:t>63</w:t>
      </w:r>
      <w:r w:rsidRPr="002D6E53">
        <w:rPr>
          <w:noProof/>
        </w:rPr>
        <w:tab/>
        <w:t xml:space="preserve">Duelli, P. &amp; Obrist, M. K. Biodiversity indicators: the choice of values and measures. </w:t>
      </w:r>
      <w:r w:rsidRPr="002D6E53">
        <w:rPr>
          <w:i/>
          <w:noProof/>
        </w:rPr>
        <w:t>Agr Ecosyst Environ</w:t>
      </w:r>
      <w:r w:rsidRPr="002D6E53">
        <w:rPr>
          <w:noProof/>
        </w:rPr>
        <w:t xml:space="preserve"> </w:t>
      </w:r>
      <w:r w:rsidRPr="002D6E53">
        <w:rPr>
          <w:b/>
          <w:noProof/>
        </w:rPr>
        <w:t>98</w:t>
      </w:r>
      <w:r w:rsidRPr="002D6E53">
        <w:rPr>
          <w:noProof/>
        </w:rPr>
        <w:t>, 87-98, doi:10.1016/S0167-8809(03)00072-0 (2003).</w:t>
      </w:r>
    </w:p>
    <w:p w14:paraId="6100988B" w14:textId="77777777" w:rsidR="002D6E53" w:rsidRPr="002D6E53" w:rsidRDefault="002D6E53" w:rsidP="002D6E53">
      <w:pPr>
        <w:pStyle w:val="EndNoteBibliography"/>
        <w:spacing w:after="0"/>
        <w:ind w:left="720" w:hanging="720"/>
        <w:rPr>
          <w:noProof/>
        </w:rPr>
      </w:pPr>
      <w:r w:rsidRPr="002D6E53">
        <w:rPr>
          <w:noProof/>
        </w:rPr>
        <w:t>64</w:t>
      </w:r>
      <w:r w:rsidRPr="002D6E53">
        <w:rPr>
          <w:noProof/>
        </w:rPr>
        <w:tab/>
        <w:t xml:space="preserve">Letourneau, D. K., Jedlicka, J. A., Bothwell, S. G. &amp; Moreno, C. R. Effects of natural enemy biodiversity on the suppression of arthropod herbivores in terrestrial ecosystems. </w:t>
      </w:r>
      <w:r w:rsidRPr="002D6E53">
        <w:rPr>
          <w:i/>
          <w:noProof/>
        </w:rPr>
        <w:t>Annu Rev Ecol Evol S</w:t>
      </w:r>
      <w:r w:rsidRPr="002D6E53">
        <w:rPr>
          <w:noProof/>
        </w:rPr>
        <w:t xml:space="preserve"> </w:t>
      </w:r>
      <w:r w:rsidRPr="002D6E53">
        <w:rPr>
          <w:b/>
          <w:noProof/>
        </w:rPr>
        <w:t>40</w:t>
      </w:r>
      <w:r w:rsidRPr="002D6E53">
        <w:rPr>
          <w:noProof/>
        </w:rPr>
        <w:t>, 573-592, doi:10.1146/annurev.ecolsys.110308.120320 (2009).</w:t>
      </w:r>
    </w:p>
    <w:p w14:paraId="6EE8EC7A" w14:textId="77777777" w:rsidR="002D6E53" w:rsidRPr="002D6E53" w:rsidRDefault="002D6E53" w:rsidP="002D6E53">
      <w:pPr>
        <w:pStyle w:val="EndNoteBibliography"/>
        <w:spacing w:after="0"/>
        <w:ind w:left="720" w:hanging="720"/>
        <w:rPr>
          <w:noProof/>
        </w:rPr>
      </w:pPr>
      <w:r w:rsidRPr="002D6E53">
        <w:rPr>
          <w:noProof/>
        </w:rPr>
        <w:t>65</w:t>
      </w:r>
      <w:r w:rsidRPr="002D6E53">
        <w:rPr>
          <w:noProof/>
        </w:rPr>
        <w:tab/>
        <w:t xml:space="preserve">Straub, C. S., Finke, D. L. &amp; Snyder, W. E. Are the conservation of natural enemy biodiversity and biological control compatible goals? </w:t>
      </w:r>
      <w:r w:rsidRPr="002D6E53">
        <w:rPr>
          <w:i/>
          <w:noProof/>
        </w:rPr>
        <w:t>Biological control</w:t>
      </w:r>
      <w:r w:rsidRPr="002D6E53">
        <w:rPr>
          <w:noProof/>
        </w:rPr>
        <w:t xml:space="preserve"> </w:t>
      </w:r>
      <w:r w:rsidRPr="002D6E53">
        <w:rPr>
          <w:b/>
          <w:noProof/>
        </w:rPr>
        <w:t>45</w:t>
      </w:r>
      <w:r w:rsidRPr="002D6E53">
        <w:rPr>
          <w:noProof/>
        </w:rPr>
        <w:t>, 225-237 (2008).</w:t>
      </w:r>
    </w:p>
    <w:p w14:paraId="78C4F84E" w14:textId="77777777" w:rsidR="002D6E53" w:rsidRPr="002D6E53" w:rsidRDefault="002D6E53" w:rsidP="002D6E53">
      <w:pPr>
        <w:pStyle w:val="EndNoteBibliography"/>
        <w:spacing w:after="0"/>
        <w:ind w:left="720" w:hanging="720"/>
        <w:rPr>
          <w:noProof/>
        </w:rPr>
      </w:pPr>
      <w:r w:rsidRPr="002D6E53">
        <w:rPr>
          <w:noProof/>
        </w:rPr>
        <w:t>66</w:t>
      </w:r>
      <w:r w:rsidRPr="002D6E53">
        <w:rPr>
          <w:noProof/>
        </w:rPr>
        <w:tab/>
        <w:t xml:space="preserve">Finke, D. L. &amp; Denno, R. F. Spatial refuge from intraguild predation: implications for prey suppression and trophic cascades. </w:t>
      </w:r>
      <w:r w:rsidRPr="002D6E53">
        <w:rPr>
          <w:i/>
          <w:noProof/>
        </w:rPr>
        <w:t>Oecologia</w:t>
      </w:r>
      <w:r w:rsidRPr="002D6E53">
        <w:rPr>
          <w:noProof/>
        </w:rPr>
        <w:t xml:space="preserve"> </w:t>
      </w:r>
      <w:r w:rsidRPr="002D6E53">
        <w:rPr>
          <w:b/>
          <w:noProof/>
        </w:rPr>
        <w:t>149</w:t>
      </w:r>
      <w:r w:rsidRPr="002D6E53">
        <w:rPr>
          <w:noProof/>
        </w:rPr>
        <w:t>, 265-275 (2006).</w:t>
      </w:r>
    </w:p>
    <w:p w14:paraId="3776CF6F" w14:textId="77777777" w:rsidR="002D6E53" w:rsidRPr="002D6E53" w:rsidRDefault="002D6E53" w:rsidP="002D6E53">
      <w:pPr>
        <w:pStyle w:val="EndNoteBibliography"/>
        <w:spacing w:after="0"/>
        <w:ind w:left="720" w:hanging="720"/>
        <w:rPr>
          <w:noProof/>
        </w:rPr>
      </w:pPr>
      <w:r w:rsidRPr="002D6E53">
        <w:rPr>
          <w:noProof/>
        </w:rPr>
        <w:t>67</w:t>
      </w:r>
      <w:r w:rsidRPr="002D6E53">
        <w:rPr>
          <w:noProof/>
        </w:rPr>
        <w:tab/>
        <w:t xml:space="preserve">Janssen, A., Sabelis, M. W., Magalhães, S., Montserrat, M. &amp; Van der Hammen, T. Habitat structure affects intraguild predation. </w:t>
      </w:r>
      <w:r w:rsidRPr="002D6E53">
        <w:rPr>
          <w:i/>
          <w:noProof/>
        </w:rPr>
        <w:t>Ecology</w:t>
      </w:r>
      <w:r w:rsidRPr="002D6E53">
        <w:rPr>
          <w:noProof/>
        </w:rPr>
        <w:t xml:space="preserve"> </w:t>
      </w:r>
      <w:r w:rsidRPr="002D6E53">
        <w:rPr>
          <w:b/>
          <w:noProof/>
        </w:rPr>
        <w:t>88</w:t>
      </w:r>
      <w:r w:rsidRPr="002D6E53">
        <w:rPr>
          <w:noProof/>
        </w:rPr>
        <w:t>, 2713-2719 (2007).</w:t>
      </w:r>
    </w:p>
    <w:p w14:paraId="64009BFB" w14:textId="77777777" w:rsidR="002D6E53" w:rsidRPr="002D6E53" w:rsidRDefault="002D6E53" w:rsidP="002D6E53">
      <w:pPr>
        <w:pStyle w:val="EndNoteBibliography"/>
        <w:spacing w:after="0"/>
        <w:ind w:left="720" w:hanging="720"/>
        <w:rPr>
          <w:noProof/>
        </w:rPr>
      </w:pPr>
      <w:r w:rsidRPr="002D6E53">
        <w:rPr>
          <w:noProof/>
        </w:rPr>
        <w:t>68</w:t>
      </w:r>
      <w:r w:rsidRPr="002D6E53">
        <w:rPr>
          <w:noProof/>
        </w:rPr>
        <w:tab/>
        <w:t>Janssen, A.</w:t>
      </w:r>
      <w:r w:rsidRPr="002D6E53">
        <w:rPr>
          <w:i/>
          <w:noProof/>
        </w:rPr>
        <w:t xml:space="preserve"> et al.</w:t>
      </w:r>
      <w:r w:rsidRPr="002D6E53">
        <w:rPr>
          <w:noProof/>
        </w:rPr>
        <w:t xml:space="preserve"> in </w:t>
      </w:r>
      <w:r w:rsidRPr="002D6E53">
        <w:rPr>
          <w:i/>
          <w:noProof/>
        </w:rPr>
        <w:t>Trophic and guild in biological interactions control</w:t>
      </w:r>
      <w:r w:rsidRPr="002D6E53">
        <w:rPr>
          <w:noProof/>
        </w:rPr>
        <w:t xml:space="preserve">     21-44 (Springer, 2006).</w:t>
      </w:r>
    </w:p>
    <w:p w14:paraId="066CD10A" w14:textId="77777777" w:rsidR="002D6E53" w:rsidRPr="002D6E53" w:rsidRDefault="002D6E53" w:rsidP="002D6E53">
      <w:pPr>
        <w:pStyle w:val="EndNoteBibliography"/>
        <w:ind w:left="720" w:hanging="720"/>
        <w:rPr>
          <w:noProof/>
        </w:rPr>
      </w:pPr>
      <w:r w:rsidRPr="002D6E53">
        <w:rPr>
          <w:noProof/>
        </w:rPr>
        <w:lastRenderedPageBreak/>
        <w:t>69</w:t>
      </w:r>
      <w:r w:rsidRPr="002D6E53">
        <w:rPr>
          <w:noProof/>
        </w:rPr>
        <w:tab/>
        <w:t>Petrakova, L.</w:t>
      </w:r>
      <w:r w:rsidRPr="002D6E53">
        <w:rPr>
          <w:i/>
          <w:noProof/>
        </w:rPr>
        <w:t xml:space="preserve"> et al.</w:t>
      </w:r>
      <w:r w:rsidRPr="002D6E53">
        <w:rPr>
          <w:noProof/>
        </w:rPr>
        <w:t xml:space="preserve"> Intraguild predation among spiders and their effect on the pear psylla during winter. </w:t>
      </w:r>
      <w:r w:rsidRPr="002D6E53">
        <w:rPr>
          <w:i/>
          <w:noProof/>
        </w:rPr>
        <w:t>Agriculture, Ecosystems &amp; Environment</w:t>
      </w:r>
      <w:r w:rsidRPr="002D6E53">
        <w:rPr>
          <w:noProof/>
        </w:rPr>
        <w:t xml:space="preserve"> </w:t>
      </w:r>
      <w:r w:rsidRPr="002D6E53">
        <w:rPr>
          <w:b/>
          <w:noProof/>
        </w:rPr>
        <w:t>233</w:t>
      </w:r>
      <w:r w:rsidRPr="002D6E53">
        <w:rPr>
          <w:noProof/>
        </w:rPr>
        <w:t>, 67-74 (2016).</w:t>
      </w:r>
    </w:p>
    <w:p w14:paraId="179C32D8" w14:textId="77777777" w:rsidR="00062FF4" w:rsidRDefault="0099401B">
      <w:pPr>
        <w:jc w:val="center"/>
        <w:rPr>
          <w:color w:val="FF0000"/>
        </w:rPr>
      </w:pPr>
      <w:r>
        <w:rPr>
          <w:color w:val="FF0000"/>
        </w:rPr>
        <w:fldChar w:fldCharType="end"/>
      </w:r>
      <w:r w:rsidR="007D72D9">
        <w:rPr>
          <w:color w:val="FF0000"/>
        </w:rPr>
        <w:br w:type="page"/>
      </w:r>
    </w:p>
    <w:p w14:paraId="5E574383" w14:textId="77777777" w:rsidR="00062FF4" w:rsidRDefault="007D72D9">
      <w:pPr>
        <w:jc w:val="center"/>
        <w:rPr>
          <w:b/>
          <w:bCs/>
          <w:szCs w:val="24"/>
        </w:rPr>
      </w:pPr>
      <w:r>
        <w:rPr>
          <w:rFonts w:hint="eastAsia"/>
          <w:b/>
          <w:bCs/>
          <w:szCs w:val="24"/>
        </w:rPr>
        <w:lastRenderedPageBreak/>
        <w:t>Appendix S1</w:t>
      </w:r>
    </w:p>
    <w:p w14:paraId="54C5D786" w14:textId="77777777" w:rsidR="00062FF4" w:rsidRDefault="007D72D9">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44EA0ED7" w14:textId="77777777" w:rsidR="00062FF4" w:rsidRDefault="007D72D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062FF4" w14:paraId="4EF6527A"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2481BCE" w14:textId="77777777" w:rsidR="00062FF4" w:rsidRDefault="007D72D9">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035F958A" w14:textId="77777777" w:rsidR="00062FF4" w:rsidRDefault="007D72D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4F89199" w14:textId="77777777" w:rsidR="00062FF4" w:rsidRDefault="007D72D9">
            <w:pPr>
              <w:ind w:left="-572" w:firstLine="572"/>
              <w:rPr>
                <w:sz w:val="24"/>
                <w:szCs w:val="24"/>
              </w:rPr>
            </w:pPr>
            <w:r>
              <w:rPr>
                <w:sz w:val="24"/>
                <w:szCs w:val="24"/>
              </w:rPr>
              <w:t>Family/Genus</w:t>
            </w:r>
          </w:p>
        </w:tc>
      </w:tr>
      <w:tr w:rsidR="00062FF4" w14:paraId="6943B4B6"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5AC6FF7D" w14:textId="77777777" w:rsidR="00062FF4" w:rsidRDefault="007D72D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1F445134" w14:textId="77777777" w:rsidR="00062FF4" w:rsidRDefault="007D72D9">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1AEBF5DC" w14:textId="77777777" w:rsidR="00062FF4" w:rsidRDefault="007D72D9">
            <w:pPr>
              <w:ind w:left="-572" w:firstLine="572"/>
              <w:rPr>
                <w:sz w:val="24"/>
                <w:szCs w:val="24"/>
              </w:rPr>
            </w:pPr>
            <w:r>
              <w:rPr>
                <w:sz w:val="24"/>
                <w:szCs w:val="24"/>
              </w:rPr>
              <w:t>Araneidae</w:t>
            </w:r>
          </w:p>
        </w:tc>
      </w:tr>
      <w:tr w:rsidR="00062FF4" w14:paraId="7A6E79ED" w14:textId="77777777">
        <w:trPr>
          <w:trHeight w:hRule="exact" w:val="368"/>
        </w:trPr>
        <w:tc>
          <w:tcPr>
            <w:tcW w:w="2410" w:type="dxa"/>
            <w:shd w:val="clear" w:color="auto" w:fill="auto"/>
            <w:tcMar>
              <w:top w:w="80" w:type="dxa"/>
              <w:left w:w="80" w:type="dxa"/>
              <w:bottom w:w="80" w:type="dxa"/>
              <w:right w:w="80" w:type="dxa"/>
            </w:tcMar>
            <w:vAlign w:val="center"/>
          </w:tcPr>
          <w:p w14:paraId="6578A85F" w14:textId="77777777" w:rsidR="00062FF4" w:rsidRDefault="00062FF4">
            <w:pPr>
              <w:ind w:left="-572" w:firstLine="572"/>
              <w:rPr>
                <w:sz w:val="24"/>
                <w:szCs w:val="24"/>
              </w:rPr>
            </w:pPr>
          </w:p>
        </w:tc>
        <w:tc>
          <w:tcPr>
            <w:tcW w:w="2151" w:type="dxa"/>
            <w:shd w:val="clear" w:color="auto" w:fill="auto"/>
            <w:vAlign w:val="center"/>
          </w:tcPr>
          <w:p w14:paraId="60E020D2"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1158101A" w14:textId="77777777" w:rsidR="00062FF4" w:rsidRDefault="007D72D9">
            <w:pPr>
              <w:ind w:left="-572" w:firstLine="572"/>
              <w:rPr>
                <w:sz w:val="24"/>
                <w:szCs w:val="24"/>
              </w:rPr>
            </w:pPr>
            <w:r>
              <w:rPr>
                <w:sz w:val="24"/>
                <w:szCs w:val="24"/>
              </w:rPr>
              <w:t>Clubionidae</w:t>
            </w:r>
          </w:p>
        </w:tc>
      </w:tr>
      <w:tr w:rsidR="00062FF4" w14:paraId="03172DE6" w14:textId="77777777">
        <w:trPr>
          <w:trHeight w:hRule="exact" w:val="368"/>
        </w:trPr>
        <w:tc>
          <w:tcPr>
            <w:tcW w:w="2410" w:type="dxa"/>
            <w:shd w:val="clear" w:color="auto" w:fill="auto"/>
            <w:tcMar>
              <w:top w:w="80" w:type="dxa"/>
              <w:left w:w="80" w:type="dxa"/>
              <w:bottom w:w="80" w:type="dxa"/>
              <w:right w:w="80" w:type="dxa"/>
            </w:tcMar>
            <w:vAlign w:val="center"/>
          </w:tcPr>
          <w:p w14:paraId="7B487A0C" w14:textId="77777777" w:rsidR="00062FF4" w:rsidRDefault="00062FF4">
            <w:pPr>
              <w:ind w:left="-572" w:firstLine="572"/>
              <w:rPr>
                <w:sz w:val="24"/>
                <w:szCs w:val="24"/>
              </w:rPr>
            </w:pPr>
          </w:p>
        </w:tc>
        <w:tc>
          <w:tcPr>
            <w:tcW w:w="2151" w:type="dxa"/>
            <w:shd w:val="clear" w:color="auto" w:fill="auto"/>
            <w:vAlign w:val="center"/>
          </w:tcPr>
          <w:p w14:paraId="267F0F6E"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737FA62E" w14:textId="77777777" w:rsidR="00062FF4" w:rsidRDefault="007D72D9">
            <w:pPr>
              <w:ind w:left="-572" w:firstLine="572"/>
              <w:rPr>
                <w:sz w:val="24"/>
                <w:szCs w:val="24"/>
              </w:rPr>
            </w:pPr>
            <w:r>
              <w:rPr>
                <w:sz w:val="24"/>
                <w:szCs w:val="24"/>
              </w:rPr>
              <w:t>Oxyopidae</w:t>
            </w:r>
          </w:p>
        </w:tc>
      </w:tr>
      <w:tr w:rsidR="00062FF4" w14:paraId="055B2051" w14:textId="77777777">
        <w:trPr>
          <w:trHeight w:hRule="exact" w:val="368"/>
        </w:trPr>
        <w:tc>
          <w:tcPr>
            <w:tcW w:w="2410" w:type="dxa"/>
            <w:shd w:val="clear" w:color="auto" w:fill="auto"/>
            <w:tcMar>
              <w:top w:w="80" w:type="dxa"/>
              <w:left w:w="80" w:type="dxa"/>
              <w:bottom w:w="80" w:type="dxa"/>
              <w:right w:w="80" w:type="dxa"/>
            </w:tcMar>
            <w:vAlign w:val="center"/>
          </w:tcPr>
          <w:p w14:paraId="2B487559" w14:textId="77777777" w:rsidR="00062FF4" w:rsidRDefault="00062FF4">
            <w:pPr>
              <w:ind w:left="-572" w:firstLine="572"/>
              <w:rPr>
                <w:sz w:val="24"/>
                <w:szCs w:val="24"/>
              </w:rPr>
            </w:pPr>
          </w:p>
        </w:tc>
        <w:tc>
          <w:tcPr>
            <w:tcW w:w="2151" w:type="dxa"/>
            <w:shd w:val="clear" w:color="auto" w:fill="auto"/>
            <w:vAlign w:val="center"/>
          </w:tcPr>
          <w:p w14:paraId="15CA91EE"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174D2397" w14:textId="77777777" w:rsidR="00062FF4" w:rsidRDefault="007D72D9">
            <w:pPr>
              <w:ind w:left="-572" w:firstLine="572"/>
              <w:rPr>
                <w:sz w:val="24"/>
                <w:szCs w:val="24"/>
              </w:rPr>
            </w:pPr>
            <w:r>
              <w:rPr>
                <w:sz w:val="24"/>
                <w:szCs w:val="24"/>
              </w:rPr>
              <w:t>Tetragnathidae</w:t>
            </w:r>
          </w:p>
        </w:tc>
      </w:tr>
      <w:tr w:rsidR="00062FF4" w14:paraId="6E435169" w14:textId="77777777">
        <w:trPr>
          <w:trHeight w:hRule="exact" w:val="368"/>
        </w:trPr>
        <w:tc>
          <w:tcPr>
            <w:tcW w:w="2410" w:type="dxa"/>
            <w:shd w:val="clear" w:color="auto" w:fill="auto"/>
            <w:tcMar>
              <w:top w:w="80" w:type="dxa"/>
              <w:left w:w="80" w:type="dxa"/>
              <w:bottom w:w="80" w:type="dxa"/>
              <w:right w:w="80" w:type="dxa"/>
            </w:tcMar>
            <w:vAlign w:val="center"/>
          </w:tcPr>
          <w:p w14:paraId="13F36958" w14:textId="77777777" w:rsidR="00062FF4" w:rsidRDefault="00062FF4">
            <w:pPr>
              <w:ind w:left="-572" w:firstLine="572"/>
              <w:rPr>
                <w:sz w:val="24"/>
                <w:szCs w:val="24"/>
              </w:rPr>
            </w:pPr>
          </w:p>
        </w:tc>
        <w:tc>
          <w:tcPr>
            <w:tcW w:w="2151" w:type="dxa"/>
            <w:shd w:val="clear" w:color="auto" w:fill="auto"/>
            <w:vAlign w:val="center"/>
          </w:tcPr>
          <w:p w14:paraId="7C1D04FF" w14:textId="77777777" w:rsidR="00062FF4" w:rsidRDefault="007D72D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055950A" w14:textId="77777777" w:rsidR="00062FF4" w:rsidRDefault="007D72D9">
            <w:pPr>
              <w:ind w:left="-572" w:firstLine="572"/>
              <w:rPr>
                <w:sz w:val="24"/>
                <w:szCs w:val="24"/>
              </w:rPr>
            </w:pPr>
            <w:r>
              <w:rPr>
                <w:sz w:val="24"/>
                <w:szCs w:val="24"/>
              </w:rPr>
              <w:t>Thomisidae</w:t>
            </w:r>
          </w:p>
        </w:tc>
      </w:tr>
      <w:tr w:rsidR="00062FF4" w14:paraId="33D45F48" w14:textId="77777777">
        <w:trPr>
          <w:trHeight w:hRule="exact" w:val="368"/>
        </w:trPr>
        <w:tc>
          <w:tcPr>
            <w:tcW w:w="2410" w:type="dxa"/>
            <w:shd w:val="clear" w:color="auto" w:fill="auto"/>
            <w:tcMar>
              <w:top w:w="80" w:type="dxa"/>
              <w:left w:w="80" w:type="dxa"/>
              <w:bottom w:w="80" w:type="dxa"/>
              <w:right w:w="80" w:type="dxa"/>
            </w:tcMar>
            <w:vAlign w:val="center"/>
          </w:tcPr>
          <w:p w14:paraId="27970C81" w14:textId="77777777" w:rsidR="00062FF4" w:rsidRDefault="00062FF4">
            <w:pPr>
              <w:ind w:left="-572" w:firstLine="572"/>
              <w:rPr>
                <w:sz w:val="24"/>
                <w:szCs w:val="24"/>
              </w:rPr>
            </w:pPr>
          </w:p>
        </w:tc>
        <w:tc>
          <w:tcPr>
            <w:tcW w:w="2151" w:type="dxa"/>
            <w:shd w:val="clear" w:color="auto" w:fill="auto"/>
            <w:vAlign w:val="center"/>
          </w:tcPr>
          <w:p w14:paraId="68C76D2E"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45B46004" w14:textId="77777777" w:rsidR="00062FF4" w:rsidRDefault="007D72D9">
            <w:pPr>
              <w:ind w:left="-572" w:firstLine="572"/>
              <w:rPr>
                <w:sz w:val="24"/>
                <w:szCs w:val="24"/>
              </w:rPr>
            </w:pPr>
            <w:r>
              <w:rPr>
                <w:bCs/>
                <w:sz w:val="24"/>
                <w:szCs w:val="24"/>
              </w:rPr>
              <w:t>Carabidae</w:t>
            </w:r>
          </w:p>
        </w:tc>
      </w:tr>
      <w:tr w:rsidR="00062FF4" w14:paraId="1998F6D7" w14:textId="77777777">
        <w:trPr>
          <w:trHeight w:hRule="exact" w:val="368"/>
        </w:trPr>
        <w:tc>
          <w:tcPr>
            <w:tcW w:w="2410" w:type="dxa"/>
            <w:shd w:val="clear" w:color="auto" w:fill="auto"/>
            <w:tcMar>
              <w:top w:w="80" w:type="dxa"/>
              <w:left w:w="80" w:type="dxa"/>
              <w:bottom w:w="80" w:type="dxa"/>
              <w:right w:w="80" w:type="dxa"/>
            </w:tcMar>
            <w:vAlign w:val="center"/>
          </w:tcPr>
          <w:p w14:paraId="75582139" w14:textId="77777777" w:rsidR="00062FF4" w:rsidRDefault="00062FF4">
            <w:pPr>
              <w:ind w:left="-572" w:firstLine="572"/>
              <w:rPr>
                <w:sz w:val="24"/>
                <w:szCs w:val="24"/>
              </w:rPr>
            </w:pPr>
          </w:p>
        </w:tc>
        <w:tc>
          <w:tcPr>
            <w:tcW w:w="2151" w:type="dxa"/>
            <w:shd w:val="clear" w:color="auto" w:fill="auto"/>
            <w:vAlign w:val="center"/>
          </w:tcPr>
          <w:p w14:paraId="50FF8044"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74E89494" w14:textId="77777777" w:rsidR="00062FF4" w:rsidRDefault="007D72D9">
            <w:pPr>
              <w:ind w:left="-572" w:firstLine="572"/>
              <w:rPr>
                <w:sz w:val="24"/>
                <w:szCs w:val="24"/>
              </w:rPr>
            </w:pPr>
            <w:r>
              <w:rPr>
                <w:sz w:val="24"/>
                <w:szCs w:val="24"/>
              </w:rPr>
              <w:t>Coccinellidae</w:t>
            </w:r>
          </w:p>
        </w:tc>
      </w:tr>
      <w:tr w:rsidR="00062FF4" w14:paraId="39635127" w14:textId="77777777">
        <w:trPr>
          <w:trHeight w:hRule="exact" w:val="368"/>
        </w:trPr>
        <w:tc>
          <w:tcPr>
            <w:tcW w:w="2410" w:type="dxa"/>
            <w:shd w:val="clear" w:color="auto" w:fill="auto"/>
            <w:tcMar>
              <w:top w:w="80" w:type="dxa"/>
              <w:left w:w="80" w:type="dxa"/>
              <w:bottom w:w="80" w:type="dxa"/>
              <w:right w:w="80" w:type="dxa"/>
            </w:tcMar>
            <w:vAlign w:val="center"/>
          </w:tcPr>
          <w:p w14:paraId="1C42605D" w14:textId="77777777" w:rsidR="00062FF4" w:rsidRDefault="007D72D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3977837D"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38FC12A0" w14:textId="77777777" w:rsidR="00062FF4" w:rsidRDefault="007D72D9">
            <w:pPr>
              <w:ind w:left="-572" w:firstLine="572"/>
              <w:rPr>
                <w:sz w:val="24"/>
                <w:szCs w:val="24"/>
              </w:rPr>
            </w:pPr>
            <w:r>
              <w:rPr>
                <w:sz w:val="24"/>
                <w:szCs w:val="24"/>
              </w:rPr>
              <w:t>Cicadellidae/</w:t>
            </w:r>
            <w:r>
              <w:rPr>
                <w:i/>
                <w:sz w:val="24"/>
                <w:szCs w:val="24"/>
              </w:rPr>
              <w:t>Nephotettix</w:t>
            </w:r>
          </w:p>
        </w:tc>
      </w:tr>
      <w:tr w:rsidR="00062FF4" w14:paraId="6A328A40" w14:textId="77777777">
        <w:trPr>
          <w:trHeight w:hRule="exact" w:val="368"/>
        </w:trPr>
        <w:tc>
          <w:tcPr>
            <w:tcW w:w="2410" w:type="dxa"/>
            <w:shd w:val="clear" w:color="auto" w:fill="auto"/>
            <w:tcMar>
              <w:top w:w="80" w:type="dxa"/>
              <w:left w:w="80" w:type="dxa"/>
              <w:bottom w:w="80" w:type="dxa"/>
              <w:right w:w="80" w:type="dxa"/>
            </w:tcMar>
            <w:vAlign w:val="center"/>
          </w:tcPr>
          <w:p w14:paraId="322D1485" w14:textId="77777777" w:rsidR="00062FF4" w:rsidRDefault="00062FF4">
            <w:pPr>
              <w:ind w:left="-572" w:firstLine="572"/>
              <w:rPr>
                <w:sz w:val="24"/>
                <w:szCs w:val="24"/>
              </w:rPr>
            </w:pPr>
          </w:p>
        </w:tc>
        <w:tc>
          <w:tcPr>
            <w:tcW w:w="2151" w:type="dxa"/>
            <w:shd w:val="clear" w:color="auto" w:fill="auto"/>
            <w:vAlign w:val="center"/>
          </w:tcPr>
          <w:p w14:paraId="0678F382"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692276C0" w14:textId="77777777" w:rsidR="00062FF4" w:rsidRDefault="007D72D9">
            <w:pPr>
              <w:ind w:left="-572" w:firstLine="572"/>
              <w:rPr>
                <w:sz w:val="24"/>
                <w:szCs w:val="24"/>
              </w:rPr>
            </w:pPr>
            <w:r>
              <w:rPr>
                <w:sz w:val="24"/>
                <w:szCs w:val="24"/>
              </w:rPr>
              <w:t>Delphacidae/</w:t>
            </w:r>
            <w:r>
              <w:rPr>
                <w:i/>
                <w:sz w:val="24"/>
                <w:szCs w:val="24"/>
              </w:rPr>
              <w:t>Nilaparvata</w:t>
            </w:r>
          </w:p>
        </w:tc>
      </w:tr>
      <w:tr w:rsidR="00062FF4" w14:paraId="2AA2C569" w14:textId="77777777">
        <w:trPr>
          <w:trHeight w:hRule="exact" w:val="368"/>
        </w:trPr>
        <w:tc>
          <w:tcPr>
            <w:tcW w:w="2410" w:type="dxa"/>
            <w:shd w:val="clear" w:color="auto" w:fill="auto"/>
            <w:tcMar>
              <w:top w:w="80" w:type="dxa"/>
              <w:left w:w="80" w:type="dxa"/>
              <w:bottom w:w="80" w:type="dxa"/>
              <w:right w:w="80" w:type="dxa"/>
            </w:tcMar>
            <w:vAlign w:val="center"/>
          </w:tcPr>
          <w:p w14:paraId="2FEEA5AC" w14:textId="77777777" w:rsidR="00062FF4" w:rsidRDefault="00062FF4">
            <w:pPr>
              <w:ind w:left="-572" w:firstLine="572"/>
              <w:rPr>
                <w:sz w:val="24"/>
                <w:szCs w:val="24"/>
              </w:rPr>
            </w:pPr>
          </w:p>
        </w:tc>
        <w:tc>
          <w:tcPr>
            <w:tcW w:w="2151" w:type="dxa"/>
            <w:shd w:val="clear" w:color="auto" w:fill="auto"/>
            <w:vAlign w:val="center"/>
          </w:tcPr>
          <w:p w14:paraId="71568AF4"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201D99D2" w14:textId="77777777" w:rsidR="00062FF4" w:rsidRDefault="007D72D9">
            <w:pPr>
              <w:ind w:left="-572" w:firstLine="572"/>
              <w:rPr>
                <w:sz w:val="24"/>
                <w:szCs w:val="24"/>
              </w:rPr>
            </w:pPr>
            <w:r>
              <w:rPr>
                <w:sz w:val="24"/>
                <w:szCs w:val="24"/>
              </w:rPr>
              <w:t>Lygaeidae/</w:t>
            </w:r>
            <w:r>
              <w:rPr>
                <w:i/>
                <w:sz w:val="24"/>
                <w:szCs w:val="24"/>
              </w:rPr>
              <w:t>Pachybrachius</w:t>
            </w:r>
          </w:p>
        </w:tc>
      </w:tr>
      <w:tr w:rsidR="00062FF4" w14:paraId="6036B397" w14:textId="77777777">
        <w:trPr>
          <w:trHeight w:hRule="exact" w:val="368"/>
        </w:trPr>
        <w:tc>
          <w:tcPr>
            <w:tcW w:w="2410" w:type="dxa"/>
            <w:shd w:val="clear" w:color="auto" w:fill="auto"/>
            <w:tcMar>
              <w:top w:w="80" w:type="dxa"/>
              <w:left w:w="80" w:type="dxa"/>
              <w:bottom w:w="80" w:type="dxa"/>
              <w:right w:w="80" w:type="dxa"/>
            </w:tcMar>
            <w:vAlign w:val="center"/>
          </w:tcPr>
          <w:p w14:paraId="417C28DB" w14:textId="77777777" w:rsidR="00062FF4" w:rsidRDefault="00062FF4">
            <w:pPr>
              <w:ind w:left="-572" w:firstLine="572"/>
              <w:rPr>
                <w:sz w:val="24"/>
                <w:szCs w:val="24"/>
              </w:rPr>
            </w:pPr>
          </w:p>
        </w:tc>
        <w:tc>
          <w:tcPr>
            <w:tcW w:w="2151" w:type="dxa"/>
            <w:shd w:val="clear" w:color="auto" w:fill="auto"/>
            <w:vAlign w:val="center"/>
          </w:tcPr>
          <w:p w14:paraId="53383FFC" w14:textId="77777777" w:rsidR="00062FF4" w:rsidRDefault="007D72D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2FFB8C00" w14:textId="77777777" w:rsidR="00062FF4" w:rsidRDefault="007D72D9">
            <w:pPr>
              <w:ind w:left="-572" w:firstLine="572"/>
              <w:rPr>
                <w:sz w:val="24"/>
                <w:szCs w:val="24"/>
              </w:rPr>
            </w:pPr>
            <w:r>
              <w:rPr>
                <w:sz w:val="24"/>
                <w:szCs w:val="24"/>
              </w:rPr>
              <w:t>Pentatomidae/</w:t>
            </w:r>
            <w:r>
              <w:rPr>
                <w:i/>
                <w:sz w:val="24"/>
                <w:szCs w:val="24"/>
              </w:rPr>
              <w:t>Scotinophara</w:t>
            </w:r>
          </w:p>
        </w:tc>
      </w:tr>
      <w:tr w:rsidR="00062FF4" w14:paraId="37AF0728" w14:textId="77777777">
        <w:trPr>
          <w:trHeight w:hRule="exact" w:val="368"/>
        </w:trPr>
        <w:tc>
          <w:tcPr>
            <w:tcW w:w="2410" w:type="dxa"/>
            <w:shd w:val="clear" w:color="auto" w:fill="auto"/>
            <w:tcMar>
              <w:top w:w="80" w:type="dxa"/>
              <w:left w:w="80" w:type="dxa"/>
              <w:bottom w:w="80" w:type="dxa"/>
              <w:right w:w="80" w:type="dxa"/>
            </w:tcMar>
            <w:vAlign w:val="center"/>
          </w:tcPr>
          <w:p w14:paraId="2D948EA9" w14:textId="77777777" w:rsidR="00062FF4" w:rsidRDefault="00062FF4">
            <w:pPr>
              <w:ind w:left="-572" w:firstLine="572"/>
              <w:rPr>
                <w:sz w:val="24"/>
                <w:szCs w:val="24"/>
              </w:rPr>
            </w:pPr>
          </w:p>
        </w:tc>
        <w:tc>
          <w:tcPr>
            <w:tcW w:w="2151" w:type="dxa"/>
            <w:shd w:val="clear" w:color="auto" w:fill="auto"/>
            <w:vAlign w:val="center"/>
          </w:tcPr>
          <w:p w14:paraId="3731A4F7"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06925AB8" w14:textId="77777777" w:rsidR="00062FF4" w:rsidRDefault="007D72D9">
            <w:pPr>
              <w:ind w:left="-572" w:firstLine="572"/>
              <w:rPr>
                <w:sz w:val="24"/>
                <w:szCs w:val="24"/>
              </w:rPr>
            </w:pPr>
            <w:r>
              <w:rPr>
                <w:sz w:val="24"/>
                <w:szCs w:val="24"/>
              </w:rPr>
              <w:t>Hesperiidae</w:t>
            </w:r>
          </w:p>
        </w:tc>
      </w:tr>
      <w:tr w:rsidR="00062FF4" w14:paraId="7FBC9AB3" w14:textId="77777777">
        <w:trPr>
          <w:trHeight w:hRule="exact" w:val="368"/>
        </w:trPr>
        <w:tc>
          <w:tcPr>
            <w:tcW w:w="2410" w:type="dxa"/>
            <w:shd w:val="clear" w:color="auto" w:fill="auto"/>
            <w:tcMar>
              <w:top w:w="80" w:type="dxa"/>
              <w:left w:w="80" w:type="dxa"/>
              <w:bottom w:w="80" w:type="dxa"/>
              <w:right w:w="80" w:type="dxa"/>
            </w:tcMar>
            <w:vAlign w:val="center"/>
          </w:tcPr>
          <w:p w14:paraId="50B259DB" w14:textId="77777777" w:rsidR="00062FF4" w:rsidRDefault="00062FF4">
            <w:pPr>
              <w:ind w:left="-572" w:firstLine="572"/>
              <w:rPr>
                <w:sz w:val="24"/>
                <w:szCs w:val="24"/>
              </w:rPr>
            </w:pPr>
          </w:p>
        </w:tc>
        <w:tc>
          <w:tcPr>
            <w:tcW w:w="2151" w:type="dxa"/>
            <w:shd w:val="clear" w:color="auto" w:fill="auto"/>
            <w:vAlign w:val="center"/>
          </w:tcPr>
          <w:p w14:paraId="652DF59B"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2F342D5A" w14:textId="77777777" w:rsidR="00062FF4" w:rsidRDefault="007D72D9">
            <w:pPr>
              <w:ind w:left="-572" w:firstLine="572"/>
              <w:rPr>
                <w:sz w:val="24"/>
                <w:szCs w:val="24"/>
              </w:rPr>
            </w:pPr>
            <w:r>
              <w:rPr>
                <w:sz w:val="24"/>
                <w:szCs w:val="24"/>
              </w:rPr>
              <w:t>Pyralidae</w:t>
            </w:r>
          </w:p>
        </w:tc>
      </w:tr>
      <w:tr w:rsidR="00062FF4" w14:paraId="2EF5E76E" w14:textId="77777777">
        <w:trPr>
          <w:trHeight w:hRule="exact" w:val="368"/>
        </w:trPr>
        <w:tc>
          <w:tcPr>
            <w:tcW w:w="2410" w:type="dxa"/>
            <w:shd w:val="clear" w:color="auto" w:fill="auto"/>
            <w:tcMar>
              <w:top w:w="80" w:type="dxa"/>
              <w:left w:w="80" w:type="dxa"/>
              <w:bottom w:w="80" w:type="dxa"/>
              <w:right w:w="80" w:type="dxa"/>
            </w:tcMar>
            <w:vAlign w:val="center"/>
          </w:tcPr>
          <w:p w14:paraId="0187D066" w14:textId="77777777" w:rsidR="00062FF4" w:rsidRDefault="00062FF4">
            <w:pPr>
              <w:ind w:left="-572" w:firstLine="572"/>
              <w:rPr>
                <w:sz w:val="24"/>
                <w:szCs w:val="24"/>
              </w:rPr>
            </w:pPr>
          </w:p>
        </w:tc>
        <w:tc>
          <w:tcPr>
            <w:tcW w:w="2151" w:type="dxa"/>
            <w:shd w:val="clear" w:color="auto" w:fill="auto"/>
            <w:vAlign w:val="center"/>
          </w:tcPr>
          <w:p w14:paraId="525286D6" w14:textId="77777777"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430B98E8" w14:textId="77777777" w:rsidR="00062FF4" w:rsidRDefault="007D72D9">
            <w:pPr>
              <w:ind w:left="-572" w:firstLine="572"/>
              <w:rPr>
                <w:sz w:val="24"/>
                <w:szCs w:val="24"/>
              </w:rPr>
            </w:pPr>
            <w:r>
              <w:rPr>
                <w:sz w:val="24"/>
              </w:rPr>
              <w:t>Nymphalidae</w:t>
            </w:r>
          </w:p>
        </w:tc>
      </w:tr>
      <w:tr w:rsidR="00062FF4" w14:paraId="16B0ED3F" w14:textId="77777777">
        <w:trPr>
          <w:trHeight w:hRule="exact" w:val="368"/>
        </w:trPr>
        <w:tc>
          <w:tcPr>
            <w:tcW w:w="2410" w:type="dxa"/>
            <w:shd w:val="clear" w:color="auto" w:fill="auto"/>
            <w:tcMar>
              <w:top w:w="80" w:type="dxa"/>
              <w:left w:w="80" w:type="dxa"/>
              <w:bottom w:w="80" w:type="dxa"/>
              <w:right w:w="80" w:type="dxa"/>
            </w:tcMar>
            <w:vAlign w:val="center"/>
          </w:tcPr>
          <w:p w14:paraId="2ABC3710" w14:textId="77777777" w:rsidR="00062FF4" w:rsidRDefault="00062FF4">
            <w:pPr>
              <w:ind w:left="-572" w:firstLine="572"/>
              <w:rPr>
                <w:sz w:val="24"/>
                <w:szCs w:val="24"/>
              </w:rPr>
            </w:pPr>
          </w:p>
        </w:tc>
        <w:tc>
          <w:tcPr>
            <w:tcW w:w="2151" w:type="dxa"/>
            <w:shd w:val="clear" w:color="auto" w:fill="auto"/>
            <w:vAlign w:val="center"/>
          </w:tcPr>
          <w:p w14:paraId="11991AF6"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39AC010C" w14:textId="77777777" w:rsidR="00062FF4" w:rsidRDefault="007D72D9">
            <w:pPr>
              <w:ind w:left="-572" w:firstLine="572"/>
              <w:rPr>
                <w:sz w:val="24"/>
                <w:szCs w:val="24"/>
              </w:rPr>
            </w:pPr>
            <w:r>
              <w:rPr>
                <w:sz w:val="24"/>
                <w:szCs w:val="24"/>
              </w:rPr>
              <w:t>Pyrgomorphidae/</w:t>
            </w:r>
            <w:r>
              <w:rPr>
                <w:i/>
                <w:sz w:val="24"/>
                <w:szCs w:val="24"/>
              </w:rPr>
              <w:t>Atractomorpha</w:t>
            </w:r>
            <w:r>
              <w:rPr>
                <w:sz w:val="24"/>
                <w:szCs w:val="24"/>
              </w:rPr>
              <w:t xml:space="preserve"> </w:t>
            </w:r>
          </w:p>
        </w:tc>
      </w:tr>
      <w:tr w:rsidR="00062FF4" w14:paraId="10EAF139" w14:textId="77777777">
        <w:trPr>
          <w:trHeight w:hRule="exact" w:val="368"/>
        </w:trPr>
        <w:tc>
          <w:tcPr>
            <w:tcW w:w="2410" w:type="dxa"/>
            <w:shd w:val="clear" w:color="auto" w:fill="auto"/>
            <w:tcMar>
              <w:top w:w="80" w:type="dxa"/>
              <w:left w:w="80" w:type="dxa"/>
              <w:bottom w:w="80" w:type="dxa"/>
              <w:right w:w="80" w:type="dxa"/>
            </w:tcMar>
            <w:vAlign w:val="center"/>
          </w:tcPr>
          <w:p w14:paraId="1C8A5318" w14:textId="77777777" w:rsidR="00062FF4" w:rsidRDefault="007D72D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01A284F5" w14:textId="77777777" w:rsidR="00062FF4" w:rsidRDefault="007D72D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2D3582F" w14:textId="77777777" w:rsidR="00062FF4" w:rsidRDefault="007D72D9">
            <w:pPr>
              <w:ind w:left="-572" w:firstLine="572"/>
              <w:rPr>
                <w:sz w:val="24"/>
                <w:szCs w:val="24"/>
              </w:rPr>
            </w:pPr>
            <w:r>
              <w:rPr>
                <w:sz w:val="24"/>
                <w:szCs w:val="24"/>
              </w:rPr>
              <w:t>Chrysomelidae</w:t>
            </w:r>
          </w:p>
        </w:tc>
      </w:tr>
      <w:tr w:rsidR="00062FF4" w14:paraId="6E14BBC1" w14:textId="77777777">
        <w:trPr>
          <w:trHeight w:hRule="exact" w:val="368"/>
        </w:trPr>
        <w:tc>
          <w:tcPr>
            <w:tcW w:w="2410" w:type="dxa"/>
            <w:shd w:val="clear" w:color="auto" w:fill="auto"/>
            <w:tcMar>
              <w:top w:w="80" w:type="dxa"/>
              <w:left w:w="80" w:type="dxa"/>
              <w:bottom w:w="80" w:type="dxa"/>
              <w:right w:w="80" w:type="dxa"/>
            </w:tcMar>
            <w:vAlign w:val="center"/>
          </w:tcPr>
          <w:p w14:paraId="2034D719" w14:textId="77777777" w:rsidR="00062FF4" w:rsidRDefault="00062FF4">
            <w:pPr>
              <w:ind w:left="-572" w:firstLine="572"/>
              <w:rPr>
                <w:sz w:val="24"/>
                <w:szCs w:val="24"/>
              </w:rPr>
            </w:pPr>
          </w:p>
        </w:tc>
        <w:tc>
          <w:tcPr>
            <w:tcW w:w="2151" w:type="dxa"/>
            <w:shd w:val="clear" w:color="auto" w:fill="auto"/>
            <w:vAlign w:val="center"/>
          </w:tcPr>
          <w:p w14:paraId="262CA72F"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1A168C65" w14:textId="77777777" w:rsidR="00062FF4" w:rsidRDefault="007D72D9">
            <w:pPr>
              <w:ind w:left="-572" w:firstLine="572"/>
              <w:rPr>
                <w:sz w:val="24"/>
                <w:szCs w:val="24"/>
              </w:rPr>
            </w:pPr>
            <w:r>
              <w:rPr>
                <w:sz w:val="24"/>
                <w:szCs w:val="24"/>
              </w:rPr>
              <w:t>Acrididae</w:t>
            </w:r>
          </w:p>
        </w:tc>
      </w:tr>
      <w:tr w:rsidR="00062FF4" w14:paraId="62C193F7" w14:textId="77777777">
        <w:trPr>
          <w:trHeight w:hRule="exact" w:val="368"/>
        </w:trPr>
        <w:tc>
          <w:tcPr>
            <w:tcW w:w="2410" w:type="dxa"/>
            <w:shd w:val="clear" w:color="auto" w:fill="auto"/>
            <w:tcMar>
              <w:top w:w="80" w:type="dxa"/>
              <w:left w:w="80" w:type="dxa"/>
              <w:bottom w:w="80" w:type="dxa"/>
              <w:right w:w="80" w:type="dxa"/>
            </w:tcMar>
            <w:vAlign w:val="center"/>
          </w:tcPr>
          <w:p w14:paraId="2C73DCBE" w14:textId="77777777" w:rsidR="00062FF4" w:rsidRDefault="007D72D9">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73E821CA"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B652823" w14:textId="77777777" w:rsidR="00062FF4" w:rsidRDefault="007D72D9">
            <w:pPr>
              <w:ind w:left="-572" w:firstLine="572"/>
              <w:rPr>
                <w:sz w:val="24"/>
                <w:szCs w:val="24"/>
              </w:rPr>
            </w:pPr>
            <w:r>
              <w:rPr>
                <w:sz w:val="24"/>
                <w:szCs w:val="24"/>
              </w:rPr>
              <w:t>Chironomidae</w:t>
            </w:r>
          </w:p>
        </w:tc>
      </w:tr>
      <w:tr w:rsidR="00062FF4" w14:paraId="77342EA2" w14:textId="77777777">
        <w:trPr>
          <w:trHeight w:hRule="exact" w:val="368"/>
        </w:trPr>
        <w:tc>
          <w:tcPr>
            <w:tcW w:w="2410" w:type="dxa"/>
            <w:shd w:val="clear" w:color="auto" w:fill="auto"/>
            <w:tcMar>
              <w:top w:w="80" w:type="dxa"/>
              <w:left w:w="80" w:type="dxa"/>
              <w:bottom w:w="80" w:type="dxa"/>
              <w:right w:w="80" w:type="dxa"/>
            </w:tcMar>
            <w:vAlign w:val="center"/>
          </w:tcPr>
          <w:p w14:paraId="37564EFC" w14:textId="77777777" w:rsidR="00062FF4" w:rsidRDefault="00062FF4">
            <w:pPr>
              <w:ind w:left="-572" w:firstLine="572"/>
              <w:rPr>
                <w:sz w:val="24"/>
                <w:szCs w:val="24"/>
              </w:rPr>
            </w:pPr>
          </w:p>
        </w:tc>
        <w:tc>
          <w:tcPr>
            <w:tcW w:w="2151" w:type="dxa"/>
            <w:shd w:val="clear" w:color="auto" w:fill="auto"/>
            <w:vAlign w:val="center"/>
          </w:tcPr>
          <w:p w14:paraId="0520F4BD"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C59AC4F" w14:textId="77777777" w:rsidR="00062FF4" w:rsidRDefault="007D72D9">
            <w:pPr>
              <w:ind w:left="-572" w:firstLine="572"/>
              <w:rPr>
                <w:sz w:val="24"/>
                <w:szCs w:val="24"/>
              </w:rPr>
            </w:pPr>
            <w:r>
              <w:rPr>
                <w:sz w:val="24"/>
                <w:szCs w:val="24"/>
              </w:rPr>
              <w:t>Chloropidae</w:t>
            </w:r>
          </w:p>
        </w:tc>
      </w:tr>
      <w:tr w:rsidR="00062FF4" w14:paraId="4C3C93A0" w14:textId="77777777">
        <w:trPr>
          <w:trHeight w:hRule="exact" w:val="368"/>
        </w:trPr>
        <w:tc>
          <w:tcPr>
            <w:tcW w:w="2410" w:type="dxa"/>
            <w:shd w:val="clear" w:color="auto" w:fill="auto"/>
            <w:tcMar>
              <w:top w:w="80" w:type="dxa"/>
              <w:left w:w="80" w:type="dxa"/>
              <w:bottom w:w="80" w:type="dxa"/>
              <w:right w:w="80" w:type="dxa"/>
            </w:tcMar>
            <w:vAlign w:val="center"/>
          </w:tcPr>
          <w:p w14:paraId="27EDF82F" w14:textId="77777777" w:rsidR="00062FF4" w:rsidRDefault="00062FF4">
            <w:pPr>
              <w:ind w:left="-572" w:firstLine="572"/>
              <w:rPr>
                <w:sz w:val="24"/>
                <w:szCs w:val="24"/>
              </w:rPr>
            </w:pPr>
          </w:p>
        </w:tc>
        <w:tc>
          <w:tcPr>
            <w:tcW w:w="2151" w:type="dxa"/>
            <w:shd w:val="clear" w:color="auto" w:fill="auto"/>
            <w:vAlign w:val="center"/>
          </w:tcPr>
          <w:p w14:paraId="6F56FC50"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71A6FB6" w14:textId="77777777" w:rsidR="00062FF4" w:rsidRDefault="007D72D9">
            <w:pPr>
              <w:ind w:left="-572" w:firstLine="572"/>
              <w:rPr>
                <w:sz w:val="24"/>
                <w:szCs w:val="24"/>
              </w:rPr>
            </w:pPr>
            <w:r>
              <w:rPr>
                <w:sz w:val="24"/>
                <w:szCs w:val="24"/>
              </w:rPr>
              <w:t>Ephydridae</w:t>
            </w:r>
          </w:p>
        </w:tc>
      </w:tr>
      <w:tr w:rsidR="00062FF4" w14:paraId="4E49D8CD" w14:textId="77777777">
        <w:trPr>
          <w:trHeight w:hRule="exact" w:val="368"/>
        </w:trPr>
        <w:tc>
          <w:tcPr>
            <w:tcW w:w="2410" w:type="dxa"/>
            <w:shd w:val="clear" w:color="auto" w:fill="auto"/>
            <w:tcMar>
              <w:top w:w="80" w:type="dxa"/>
              <w:left w:w="80" w:type="dxa"/>
              <w:bottom w:w="80" w:type="dxa"/>
              <w:right w:w="80" w:type="dxa"/>
            </w:tcMar>
            <w:vAlign w:val="center"/>
          </w:tcPr>
          <w:p w14:paraId="4AF83A5D" w14:textId="77777777" w:rsidR="00062FF4" w:rsidRDefault="00062FF4">
            <w:pPr>
              <w:ind w:left="-572" w:firstLine="572"/>
              <w:rPr>
                <w:sz w:val="24"/>
                <w:szCs w:val="24"/>
              </w:rPr>
            </w:pPr>
          </w:p>
        </w:tc>
        <w:tc>
          <w:tcPr>
            <w:tcW w:w="2151" w:type="dxa"/>
            <w:shd w:val="clear" w:color="auto" w:fill="auto"/>
            <w:vAlign w:val="center"/>
          </w:tcPr>
          <w:p w14:paraId="2FE3E870"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558E4AE" w14:textId="77777777" w:rsidR="00062FF4" w:rsidRDefault="007D72D9">
            <w:pPr>
              <w:ind w:left="-572" w:firstLine="572"/>
              <w:rPr>
                <w:sz w:val="24"/>
                <w:szCs w:val="24"/>
              </w:rPr>
            </w:pPr>
            <w:r>
              <w:rPr>
                <w:sz w:val="24"/>
                <w:szCs w:val="24"/>
              </w:rPr>
              <w:t>Muscidae</w:t>
            </w:r>
          </w:p>
        </w:tc>
      </w:tr>
      <w:tr w:rsidR="00062FF4" w14:paraId="4C81EC49" w14:textId="77777777">
        <w:trPr>
          <w:trHeight w:hRule="exact" w:val="368"/>
        </w:trPr>
        <w:tc>
          <w:tcPr>
            <w:tcW w:w="2410" w:type="dxa"/>
            <w:shd w:val="clear" w:color="auto" w:fill="auto"/>
            <w:tcMar>
              <w:top w:w="80" w:type="dxa"/>
              <w:left w:w="80" w:type="dxa"/>
              <w:bottom w:w="80" w:type="dxa"/>
              <w:right w:w="80" w:type="dxa"/>
            </w:tcMar>
            <w:vAlign w:val="center"/>
          </w:tcPr>
          <w:p w14:paraId="020F1867" w14:textId="77777777" w:rsidR="00062FF4" w:rsidRDefault="00062FF4">
            <w:pPr>
              <w:ind w:left="-572" w:firstLine="572"/>
              <w:rPr>
                <w:sz w:val="24"/>
                <w:szCs w:val="24"/>
              </w:rPr>
            </w:pPr>
          </w:p>
        </w:tc>
        <w:tc>
          <w:tcPr>
            <w:tcW w:w="2151" w:type="dxa"/>
            <w:shd w:val="clear" w:color="auto" w:fill="auto"/>
            <w:vAlign w:val="center"/>
          </w:tcPr>
          <w:p w14:paraId="1827D86D"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4BA67922" w14:textId="77777777" w:rsidR="00062FF4" w:rsidRDefault="007D72D9">
            <w:pPr>
              <w:ind w:left="-572" w:firstLine="572"/>
              <w:rPr>
                <w:sz w:val="24"/>
                <w:szCs w:val="24"/>
              </w:rPr>
            </w:pPr>
            <w:r>
              <w:rPr>
                <w:sz w:val="24"/>
                <w:szCs w:val="24"/>
              </w:rPr>
              <w:t>Sphaeroceridae</w:t>
            </w:r>
          </w:p>
        </w:tc>
      </w:tr>
      <w:tr w:rsidR="00062FF4" w14:paraId="33BFF9CB" w14:textId="77777777">
        <w:trPr>
          <w:trHeight w:hRule="exact" w:val="368"/>
        </w:trPr>
        <w:tc>
          <w:tcPr>
            <w:tcW w:w="2410" w:type="dxa"/>
            <w:shd w:val="clear" w:color="auto" w:fill="auto"/>
            <w:tcMar>
              <w:top w:w="80" w:type="dxa"/>
              <w:left w:w="80" w:type="dxa"/>
              <w:bottom w:w="80" w:type="dxa"/>
              <w:right w:w="80" w:type="dxa"/>
            </w:tcMar>
            <w:vAlign w:val="center"/>
          </w:tcPr>
          <w:p w14:paraId="2F528BAE" w14:textId="77777777" w:rsidR="00062FF4" w:rsidRDefault="00062FF4">
            <w:pPr>
              <w:ind w:left="-572" w:firstLine="572"/>
              <w:rPr>
                <w:sz w:val="24"/>
                <w:szCs w:val="24"/>
              </w:rPr>
            </w:pPr>
          </w:p>
        </w:tc>
        <w:tc>
          <w:tcPr>
            <w:tcW w:w="2151" w:type="dxa"/>
            <w:shd w:val="clear" w:color="auto" w:fill="auto"/>
            <w:vAlign w:val="center"/>
          </w:tcPr>
          <w:p w14:paraId="0CC55FEA"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AFD5559" w14:textId="77777777" w:rsidR="00062FF4" w:rsidRDefault="007D72D9">
            <w:pPr>
              <w:ind w:left="-572" w:firstLine="572"/>
              <w:rPr>
                <w:sz w:val="24"/>
                <w:szCs w:val="24"/>
              </w:rPr>
            </w:pPr>
            <w:r>
              <w:rPr>
                <w:sz w:val="24"/>
                <w:szCs w:val="24"/>
              </w:rPr>
              <w:t>Stratiomyidae</w:t>
            </w:r>
          </w:p>
        </w:tc>
      </w:tr>
      <w:tr w:rsidR="00062FF4" w14:paraId="6E848C7E" w14:textId="77777777">
        <w:trPr>
          <w:trHeight w:hRule="exact" w:val="368"/>
        </w:trPr>
        <w:tc>
          <w:tcPr>
            <w:tcW w:w="2410" w:type="dxa"/>
            <w:shd w:val="clear" w:color="auto" w:fill="auto"/>
            <w:tcMar>
              <w:top w:w="80" w:type="dxa"/>
              <w:left w:w="80" w:type="dxa"/>
              <w:bottom w:w="80" w:type="dxa"/>
              <w:right w:w="80" w:type="dxa"/>
            </w:tcMar>
            <w:vAlign w:val="center"/>
          </w:tcPr>
          <w:p w14:paraId="66DEBF01" w14:textId="77777777" w:rsidR="00062FF4" w:rsidRDefault="00062FF4">
            <w:pPr>
              <w:ind w:left="-572" w:firstLine="572"/>
              <w:rPr>
                <w:sz w:val="24"/>
                <w:szCs w:val="24"/>
              </w:rPr>
            </w:pPr>
          </w:p>
        </w:tc>
        <w:tc>
          <w:tcPr>
            <w:tcW w:w="2151" w:type="dxa"/>
            <w:shd w:val="clear" w:color="auto" w:fill="auto"/>
            <w:vAlign w:val="center"/>
          </w:tcPr>
          <w:p w14:paraId="0A52768A" w14:textId="77777777" w:rsidR="00062FF4" w:rsidRDefault="007D72D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189A3233" w14:textId="77777777" w:rsidR="00062FF4" w:rsidRDefault="007D72D9">
            <w:pPr>
              <w:ind w:left="-572" w:firstLine="572"/>
              <w:rPr>
                <w:sz w:val="24"/>
                <w:szCs w:val="24"/>
              </w:rPr>
            </w:pPr>
            <w:r>
              <w:rPr>
                <w:sz w:val="24"/>
                <w:szCs w:val="24"/>
              </w:rPr>
              <w:t>Tephritidae</w:t>
            </w:r>
          </w:p>
        </w:tc>
      </w:tr>
      <w:tr w:rsidR="00062FF4" w14:paraId="7FF653D2" w14:textId="77777777">
        <w:trPr>
          <w:trHeight w:hRule="exact" w:val="368"/>
        </w:trPr>
        <w:tc>
          <w:tcPr>
            <w:tcW w:w="2410" w:type="dxa"/>
            <w:shd w:val="clear" w:color="auto" w:fill="auto"/>
            <w:tcMar>
              <w:top w:w="80" w:type="dxa"/>
              <w:left w:w="80" w:type="dxa"/>
              <w:bottom w:w="80" w:type="dxa"/>
              <w:right w:w="80" w:type="dxa"/>
            </w:tcMar>
            <w:vAlign w:val="center"/>
          </w:tcPr>
          <w:p w14:paraId="6E0E9FED" w14:textId="77777777" w:rsidR="00062FF4" w:rsidRDefault="00062FF4">
            <w:pPr>
              <w:ind w:left="-572" w:firstLine="572"/>
              <w:rPr>
                <w:sz w:val="24"/>
                <w:szCs w:val="24"/>
              </w:rPr>
            </w:pPr>
          </w:p>
        </w:tc>
        <w:tc>
          <w:tcPr>
            <w:tcW w:w="2151" w:type="dxa"/>
            <w:shd w:val="clear" w:color="auto" w:fill="auto"/>
            <w:vAlign w:val="center"/>
          </w:tcPr>
          <w:p w14:paraId="421A4580" w14:textId="77777777" w:rsidR="00062FF4" w:rsidRDefault="007D72D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4E929D4" w14:textId="77777777" w:rsidR="00062FF4" w:rsidRDefault="007D72D9">
            <w:pPr>
              <w:ind w:left="-572" w:firstLine="572"/>
              <w:rPr>
                <w:sz w:val="24"/>
                <w:szCs w:val="24"/>
              </w:rPr>
            </w:pPr>
            <w:r>
              <w:rPr>
                <w:sz w:val="24"/>
                <w:szCs w:val="24"/>
              </w:rPr>
              <w:t>Tetrigidae</w:t>
            </w:r>
          </w:p>
        </w:tc>
      </w:tr>
    </w:tbl>
    <w:p w14:paraId="27FAAD21" w14:textId="77777777" w:rsidR="00062FF4" w:rsidRDefault="00062FF4">
      <w:pPr>
        <w:spacing w:line="480" w:lineRule="auto"/>
        <w:rPr>
          <w:bCs/>
        </w:rPr>
      </w:pPr>
    </w:p>
    <w:p w14:paraId="56D09EFB" w14:textId="77777777" w:rsidR="00062FF4" w:rsidRDefault="007D72D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2FF4" w14:paraId="527A8CFE"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C6FF4C7" w14:textId="77777777" w:rsidR="00062FF4" w:rsidRDefault="007D72D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0E0E37DC" w14:textId="77777777"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281A3ED" w14:textId="77777777" w:rsidR="00062FF4" w:rsidRDefault="007D72D9">
            <w:pPr>
              <w:rPr>
                <w:sz w:val="24"/>
                <w:szCs w:val="24"/>
              </w:rPr>
            </w:pPr>
            <w:r>
              <w:rPr>
                <w:sz w:val="24"/>
                <w:szCs w:val="24"/>
              </w:rPr>
              <w:t>Family/Genus</w:t>
            </w:r>
          </w:p>
        </w:tc>
      </w:tr>
      <w:tr w:rsidR="00062FF4" w14:paraId="1FBB4986"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427FDA91" w14:textId="77777777"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3DF0D4E7" w14:textId="77777777" w:rsidR="00062FF4" w:rsidRDefault="007D72D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B246ECB" w14:textId="77777777" w:rsidR="00062FF4" w:rsidRDefault="007D72D9">
            <w:pPr>
              <w:rPr>
                <w:sz w:val="24"/>
                <w:szCs w:val="24"/>
              </w:rPr>
            </w:pPr>
            <w:r>
              <w:rPr>
                <w:sz w:val="24"/>
                <w:szCs w:val="24"/>
              </w:rPr>
              <w:t>Araneidae</w:t>
            </w:r>
          </w:p>
        </w:tc>
      </w:tr>
      <w:tr w:rsidR="00062FF4" w14:paraId="7BC8A8BC" w14:textId="77777777">
        <w:trPr>
          <w:trHeight w:hRule="exact" w:val="336"/>
        </w:trPr>
        <w:tc>
          <w:tcPr>
            <w:tcW w:w="2410" w:type="dxa"/>
            <w:shd w:val="clear" w:color="auto" w:fill="auto"/>
            <w:tcMar>
              <w:top w:w="80" w:type="dxa"/>
              <w:left w:w="80" w:type="dxa"/>
              <w:bottom w:w="80" w:type="dxa"/>
              <w:right w:w="80" w:type="dxa"/>
            </w:tcMar>
            <w:vAlign w:val="center"/>
          </w:tcPr>
          <w:p w14:paraId="6F00631B" w14:textId="77777777" w:rsidR="00062FF4" w:rsidRDefault="00062FF4">
            <w:pPr>
              <w:rPr>
                <w:sz w:val="24"/>
                <w:szCs w:val="24"/>
              </w:rPr>
            </w:pPr>
          </w:p>
        </w:tc>
        <w:tc>
          <w:tcPr>
            <w:tcW w:w="2126" w:type="dxa"/>
            <w:shd w:val="clear" w:color="auto" w:fill="auto"/>
            <w:vAlign w:val="center"/>
          </w:tcPr>
          <w:p w14:paraId="7CE7034F"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576DB52" w14:textId="77777777" w:rsidR="00062FF4" w:rsidRDefault="007D72D9">
            <w:pPr>
              <w:rPr>
                <w:sz w:val="24"/>
                <w:szCs w:val="24"/>
              </w:rPr>
            </w:pPr>
            <w:r>
              <w:rPr>
                <w:sz w:val="24"/>
                <w:szCs w:val="24"/>
              </w:rPr>
              <w:t>Clubionidae</w:t>
            </w:r>
          </w:p>
        </w:tc>
      </w:tr>
      <w:tr w:rsidR="00062FF4" w14:paraId="1D4AB237" w14:textId="77777777">
        <w:trPr>
          <w:trHeight w:hRule="exact" w:val="336"/>
        </w:trPr>
        <w:tc>
          <w:tcPr>
            <w:tcW w:w="2410" w:type="dxa"/>
            <w:shd w:val="clear" w:color="auto" w:fill="auto"/>
            <w:tcMar>
              <w:top w:w="80" w:type="dxa"/>
              <w:left w:w="80" w:type="dxa"/>
              <w:bottom w:w="80" w:type="dxa"/>
              <w:right w:w="80" w:type="dxa"/>
            </w:tcMar>
            <w:vAlign w:val="center"/>
          </w:tcPr>
          <w:p w14:paraId="5BFE2D3B" w14:textId="77777777" w:rsidR="00062FF4" w:rsidRDefault="00062FF4">
            <w:pPr>
              <w:rPr>
                <w:sz w:val="24"/>
                <w:szCs w:val="24"/>
              </w:rPr>
            </w:pPr>
          </w:p>
        </w:tc>
        <w:tc>
          <w:tcPr>
            <w:tcW w:w="2126" w:type="dxa"/>
            <w:shd w:val="clear" w:color="auto" w:fill="auto"/>
            <w:vAlign w:val="center"/>
          </w:tcPr>
          <w:p w14:paraId="411A10DE"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005E5B9" w14:textId="77777777" w:rsidR="00062FF4" w:rsidRDefault="007D72D9">
            <w:pPr>
              <w:rPr>
                <w:sz w:val="24"/>
                <w:szCs w:val="24"/>
              </w:rPr>
            </w:pPr>
            <w:r>
              <w:rPr>
                <w:sz w:val="24"/>
                <w:szCs w:val="24"/>
              </w:rPr>
              <w:t>Oxyopidae</w:t>
            </w:r>
          </w:p>
        </w:tc>
      </w:tr>
      <w:tr w:rsidR="00062FF4" w14:paraId="1D36F6AD" w14:textId="77777777">
        <w:trPr>
          <w:trHeight w:hRule="exact" w:val="336"/>
        </w:trPr>
        <w:tc>
          <w:tcPr>
            <w:tcW w:w="2410" w:type="dxa"/>
            <w:shd w:val="clear" w:color="auto" w:fill="auto"/>
            <w:tcMar>
              <w:top w:w="80" w:type="dxa"/>
              <w:left w:w="80" w:type="dxa"/>
              <w:bottom w:w="80" w:type="dxa"/>
              <w:right w:w="80" w:type="dxa"/>
            </w:tcMar>
            <w:vAlign w:val="center"/>
          </w:tcPr>
          <w:p w14:paraId="55A3B0CF" w14:textId="77777777" w:rsidR="00062FF4" w:rsidRDefault="00062FF4">
            <w:pPr>
              <w:rPr>
                <w:sz w:val="24"/>
                <w:szCs w:val="24"/>
              </w:rPr>
            </w:pPr>
          </w:p>
        </w:tc>
        <w:tc>
          <w:tcPr>
            <w:tcW w:w="2126" w:type="dxa"/>
            <w:shd w:val="clear" w:color="auto" w:fill="auto"/>
            <w:vAlign w:val="center"/>
          </w:tcPr>
          <w:p w14:paraId="03C2E452"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6BDDF93" w14:textId="77777777" w:rsidR="00062FF4" w:rsidRDefault="007D72D9">
            <w:pPr>
              <w:rPr>
                <w:sz w:val="24"/>
                <w:szCs w:val="24"/>
              </w:rPr>
            </w:pPr>
            <w:r>
              <w:rPr>
                <w:sz w:val="24"/>
                <w:szCs w:val="24"/>
              </w:rPr>
              <w:t>Tetragnathidae</w:t>
            </w:r>
          </w:p>
        </w:tc>
      </w:tr>
      <w:tr w:rsidR="00062FF4" w14:paraId="65488C16" w14:textId="77777777">
        <w:trPr>
          <w:trHeight w:hRule="exact" w:val="336"/>
        </w:trPr>
        <w:tc>
          <w:tcPr>
            <w:tcW w:w="2410" w:type="dxa"/>
            <w:shd w:val="clear" w:color="auto" w:fill="auto"/>
            <w:tcMar>
              <w:top w:w="80" w:type="dxa"/>
              <w:left w:w="80" w:type="dxa"/>
              <w:bottom w:w="80" w:type="dxa"/>
              <w:right w:w="80" w:type="dxa"/>
            </w:tcMar>
            <w:vAlign w:val="center"/>
          </w:tcPr>
          <w:p w14:paraId="60A21061" w14:textId="77777777" w:rsidR="00062FF4" w:rsidRDefault="00062FF4">
            <w:pPr>
              <w:rPr>
                <w:sz w:val="24"/>
                <w:szCs w:val="24"/>
              </w:rPr>
            </w:pPr>
          </w:p>
        </w:tc>
        <w:tc>
          <w:tcPr>
            <w:tcW w:w="2126" w:type="dxa"/>
            <w:shd w:val="clear" w:color="auto" w:fill="auto"/>
            <w:vAlign w:val="center"/>
          </w:tcPr>
          <w:p w14:paraId="445B48A8"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CFF32B0" w14:textId="77777777" w:rsidR="00062FF4" w:rsidRDefault="007D72D9">
            <w:pPr>
              <w:rPr>
                <w:sz w:val="24"/>
                <w:szCs w:val="24"/>
              </w:rPr>
            </w:pPr>
            <w:r>
              <w:rPr>
                <w:sz w:val="24"/>
                <w:szCs w:val="24"/>
              </w:rPr>
              <w:t>Thomisidae</w:t>
            </w:r>
          </w:p>
        </w:tc>
      </w:tr>
      <w:tr w:rsidR="00062FF4" w14:paraId="6643C1E2" w14:textId="77777777">
        <w:trPr>
          <w:trHeight w:hRule="exact" w:val="336"/>
        </w:trPr>
        <w:tc>
          <w:tcPr>
            <w:tcW w:w="2410" w:type="dxa"/>
            <w:shd w:val="clear" w:color="auto" w:fill="auto"/>
            <w:tcMar>
              <w:top w:w="80" w:type="dxa"/>
              <w:left w:w="80" w:type="dxa"/>
              <w:bottom w:w="80" w:type="dxa"/>
              <w:right w:w="80" w:type="dxa"/>
            </w:tcMar>
            <w:vAlign w:val="center"/>
          </w:tcPr>
          <w:p w14:paraId="2B331577" w14:textId="77777777" w:rsidR="00062FF4" w:rsidRDefault="00062FF4">
            <w:pPr>
              <w:rPr>
                <w:sz w:val="24"/>
                <w:szCs w:val="24"/>
              </w:rPr>
            </w:pPr>
          </w:p>
        </w:tc>
        <w:tc>
          <w:tcPr>
            <w:tcW w:w="2126" w:type="dxa"/>
            <w:shd w:val="clear" w:color="auto" w:fill="auto"/>
            <w:vAlign w:val="center"/>
          </w:tcPr>
          <w:p w14:paraId="61CB382A"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4C369D77" w14:textId="77777777" w:rsidR="00062FF4" w:rsidRDefault="007D72D9">
            <w:pPr>
              <w:rPr>
                <w:sz w:val="24"/>
                <w:szCs w:val="24"/>
              </w:rPr>
            </w:pPr>
            <w:r>
              <w:rPr>
                <w:sz w:val="24"/>
                <w:szCs w:val="24"/>
              </w:rPr>
              <w:t>Coccinellidae</w:t>
            </w:r>
          </w:p>
        </w:tc>
      </w:tr>
      <w:tr w:rsidR="00062FF4" w14:paraId="7C3B08BA" w14:textId="77777777">
        <w:trPr>
          <w:trHeight w:hRule="exact" w:val="336"/>
        </w:trPr>
        <w:tc>
          <w:tcPr>
            <w:tcW w:w="2410" w:type="dxa"/>
            <w:shd w:val="clear" w:color="auto" w:fill="auto"/>
            <w:tcMar>
              <w:top w:w="80" w:type="dxa"/>
              <w:left w:w="80" w:type="dxa"/>
              <w:bottom w:w="80" w:type="dxa"/>
              <w:right w:w="80" w:type="dxa"/>
            </w:tcMar>
            <w:vAlign w:val="center"/>
          </w:tcPr>
          <w:p w14:paraId="5071EB45" w14:textId="77777777"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3D5B8CAF"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C30EE83" w14:textId="77777777" w:rsidR="00062FF4" w:rsidRDefault="007D72D9">
            <w:pPr>
              <w:rPr>
                <w:sz w:val="24"/>
                <w:szCs w:val="24"/>
              </w:rPr>
            </w:pPr>
            <w:r>
              <w:rPr>
                <w:sz w:val="24"/>
                <w:szCs w:val="24"/>
              </w:rPr>
              <w:t>Alydidae/</w:t>
            </w:r>
            <w:r>
              <w:rPr>
                <w:i/>
                <w:sz w:val="24"/>
                <w:szCs w:val="24"/>
              </w:rPr>
              <w:t>Leptocorisa</w:t>
            </w:r>
          </w:p>
        </w:tc>
      </w:tr>
      <w:tr w:rsidR="00062FF4" w14:paraId="7A9E396C" w14:textId="77777777">
        <w:trPr>
          <w:trHeight w:hRule="exact" w:val="336"/>
        </w:trPr>
        <w:tc>
          <w:tcPr>
            <w:tcW w:w="2410" w:type="dxa"/>
            <w:shd w:val="clear" w:color="auto" w:fill="auto"/>
            <w:tcMar>
              <w:top w:w="80" w:type="dxa"/>
              <w:left w:w="80" w:type="dxa"/>
              <w:bottom w:w="80" w:type="dxa"/>
              <w:right w:w="80" w:type="dxa"/>
            </w:tcMar>
            <w:vAlign w:val="center"/>
          </w:tcPr>
          <w:p w14:paraId="7FCAD28F" w14:textId="77777777" w:rsidR="00062FF4" w:rsidRDefault="00062FF4">
            <w:pPr>
              <w:rPr>
                <w:sz w:val="24"/>
                <w:szCs w:val="24"/>
              </w:rPr>
            </w:pPr>
          </w:p>
        </w:tc>
        <w:tc>
          <w:tcPr>
            <w:tcW w:w="2126" w:type="dxa"/>
            <w:shd w:val="clear" w:color="auto" w:fill="auto"/>
            <w:vAlign w:val="center"/>
          </w:tcPr>
          <w:p w14:paraId="22FCB60E"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3E10589" w14:textId="77777777" w:rsidR="00062FF4" w:rsidRDefault="007D72D9">
            <w:pPr>
              <w:rPr>
                <w:sz w:val="24"/>
                <w:szCs w:val="24"/>
              </w:rPr>
            </w:pPr>
            <w:r>
              <w:rPr>
                <w:sz w:val="24"/>
                <w:szCs w:val="24"/>
              </w:rPr>
              <w:t>Cicadellidae/</w:t>
            </w:r>
            <w:r>
              <w:rPr>
                <w:i/>
                <w:sz w:val="24"/>
                <w:szCs w:val="24"/>
              </w:rPr>
              <w:t>Nephotettix</w:t>
            </w:r>
          </w:p>
        </w:tc>
      </w:tr>
      <w:tr w:rsidR="00062FF4" w14:paraId="6CCB5C86" w14:textId="77777777">
        <w:trPr>
          <w:trHeight w:hRule="exact" w:val="336"/>
        </w:trPr>
        <w:tc>
          <w:tcPr>
            <w:tcW w:w="2410" w:type="dxa"/>
            <w:shd w:val="clear" w:color="auto" w:fill="auto"/>
            <w:tcMar>
              <w:top w:w="80" w:type="dxa"/>
              <w:left w:w="80" w:type="dxa"/>
              <w:bottom w:w="80" w:type="dxa"/>
              <w:right w:w="80" w:type="dxa"/>
            </w:tcMar>
            <w:vAlign w:val="center"/>
          </w:tcPr>
          <w:p w14:paraId="230DF094" w14:textId="77777777" w:rsidR="00062FF4" w:rsidRDefault="00062FF4">
            <w:pPr>
              <w:rPr>
                <w:sz w:val="24"/>
                <w:szCs w:val="24"/>
              </w:rPr>
            </w:pPr>
          </w:p>
        </w:tc>
        <w:tc>
          <w:tcPr>
            <w:tcW w:w="2126" w:type="dxa"/>
            <w:shd w:val="clear" w:color="auto" w:fill="auto"/>
            <w:vAlign w:val="center"/>
          </w:tcPr>
          <w:p w14:paraId="68D3197B"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5857AF9" w14:textId="77777777" w:rsidR="00062FF4" w:rsidRDefault="007D72D9">
            <w:pPr>
              <w:rPr>
                <w:sz w:val="24"/>
                <w:szCs w:val="24"/>
              </w:rPr>
            </w:pPr>
            <w:r>
              <w:rPr>
                <w:sz w:val="24"/>
                <w:szCs w:val="24"/>
              </w:rPr>
              <w:t>Delphacidae/</w:t>
            </w:r>
            <w:r>
              <w:rPr>
                <w:i/>
                <w:sz w:val="24"/>
                <w:szCs w:val="24"/>
              </w:rPr>
              <w:t>Nilaparvata</w:t>
            </w:r>
          </w:p>
        </w:tc>
      </w:tr>
      <w:tr w:rsidR="00062FF4" w14:paraId="031F7C13" w14:textId="77777777">
        <w:trPr>
          <w:trHeight w:hRule="exact" w:val="336"/>
        </w:trPr>
        <w:tc>
          <w:tcPr>
            <w:tcW w:w="2410" w:type="dxa"/>
            <w:shd w:val="clear" w:color="auto" w:fill="auto"/>
            <w:tcMar>
              <w:top w:w="80" w:type="dxa"/>
              <w:left w:w="80" w:type="dxa"/>
              <w:bottom w:w="80" w:type="dxa"/>
              <w:right w:w="80" w:type="dxa"/>
            </w:tcMar>
            <w:vAlign w:val="center"/>
          </w:tcPr>
          <w:p w14:paraId="50A9781D" w14:textId="77777777" w:rsidR="00062FF4" w:rsidRDefault="00062FF4">
            <w:pPr>
              <w:rPr>
                <w:sz w:val="24"/>
                <w:szCs w:val="24"/>
              </w:rPr>
            </w:pPr>
          </w:p>
        </w:tc>
        <w:tc>
          <w:tcPr>
            <w:tcW w:w="2126" w:type="dxa"/>
            <w:shd w:val="clear" w:color="auto" w:fill="auto"/>
            <w:vAlign w:val="center"/>
          </w:tcPr>
          <w:p w14:paraId="1071DF0F"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B86F2D9" w14:textId="77777777" w:rsidR="00062FF4" w:rsidRDefault="007D72D9">
            <w:pPr>
              <w:rPr>
                <w:sz w:val="24"/>
                <w:szCs w:val="24"/>
              </w:rPr>
            </w:pPr>
            <w:r>
              <w:rPr>
                <w:sz w:val="24"/>
                <w:szCs w:val="24"/>
              </w:rPr>
              <w:t>Lygaeidae/</w:t>
            </w:r>
            <w:r>
              <w:rPr>
                <w:i/>
                <w:sz w:val="24"/>
                <w:szCs w:val="24"/>
              </w:rPr>
              <w:t>Pachybrachius</w:t>
            </w:r>
          </w:p>
        </w:tc>
      </w:tr>
      <w:tr w:rsidR="00062FF4" w14:paraId="185BBEE7" w14:textId="77777777">
        <w:trPr>
          <w:trHeight w:hRule="exact" w:val="336"/>
        </w:trPr>
        <w:tc>
          <w:tcPr>
            <w:tcW w:w="2410" w:type="dxa"/>
            <w:shd w:val="clear" w:color="auto" w:fill="auto"/>
            <w:tcMar>
              <w:top w:w="80" w:type="dxa"/>
              <w:left w:w="80" w:type="dxa"/>
              <w:bottom w:w="80" w:type="dxa"/>
              <w:right w:w="80" w:type="dxa"/>
            </w:tcMar>
            <w:vAlign w:val="center"/>
          </w:tcPr>
          <w:p w14:paraId="69E7A783" w14:textId="77777777" w:rsidR="00062FF4" w:rsidRDefault="00062FF4">
            <w:pPr>
              <w:rPr>
                <w:sz w:val="24"/>
                <w:szCs w:val="24"/>
              </w:rPr>
            </w:pPr>
          </w:p>
        </w:tc>
        <w:tc>
          <w:tcPr>
            <w:tcW w:w="2126" w:type="dxa"/>
            <w:shd w:val="clear" w:color="auto" w:fill="auto"/>
            <w:vAlign w:val="center"/>
          </w:tcPr>
          <w:p w14:paraId="771238C9"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11972F4" w14:textId="77777777" w:rsidR="00062FF4" w:rsidRDefault="007D72D9">
            <w:pPr>
              <w:rPr>
                <w:sz w:val="24"/>
                <w:szCs w:val="24"/>
              </w:rPr>
            </w:pPr>
            <w:r>
              <w:rPr>
                <w:sz w:val="24"/>
                <w:szCs w:val="24"/>
              </w:rPr>
              <w:t>Pentatomidae/</w:t>
            </w:r>
            <w:r>
              <w:rPr>
                <w:i/>
                <w:sz w:val="24"/>
                <w:szCs w:val="24"/>
              </w:rPr>
              <w:t>Scotinophara</w:t>
            </w:r>
          </w:p>
        </w:tc>
      </w:tr>
      <w:tr w:rsidR="00062FF4" w14:paraId="55B7F9D8" w14:textId="77777777">
        <w:trPr>
          <w:trHeight w:hRule="exact" w:val="336"/>
        </w:trPr>
        <w:tc>
          <w:tcPr>
            <w:tcW w:w="2410" w:type="dxa"/>
            <w:shd w:val="clear" w:color="auto" w:fill="auto"/>
            <w:tcMar>
              <w:top w:w="80" w:type="dxa"/>
              <w:left w:w="80" w:type="dxa"/>
              <w:bottom w:w="80" w:type="dxa"/>
              <w:right w:w="80" w:type="dxa"/>
            </w:tcMar>
            <w:vAlign w:val="center"/>
          </w:tcPr>
          <w:p w14:paraId="12B7699B" w14:textId="77777777" w:rsidR="00062FF4" w:rsidRDefault="00062FF4">
            <w:pPr>
              <w:rPr>
                <w:sz w:val="24"/>
                <w:szCs w:val="24"/>
              </w:rPr>
            </w:pPr>
          </w:p>
        </w:tc>
        <w:tc>
          <w:tcPr>
            <w:tcW w:w="2126" w:type="dxa"/>
            <w:shd w:val="clear" w:color="auto" w:fill="auto"/>
            <w:vAlign w:val="center"/>
          </w:tcPr>
          <w:p w14:paraId="215B0FF0"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D7F3F9B" w14:textId="77777777" w:rsidR="00062FF4" w:rsidRDefault="007D72D9">
            <w:pPr>
              <w:rPr>
                <w:sz w:val="24"/>
                <w:szCs w:val="24"/>
              </w:rPr>
            </w:pPr>
            <w:r>
              <w:rPr>
                <w:sz w:val="24"/>
                <w:szCs w:val="24"/>
              </w:rPr>
              <w:t>Hesperiidae</w:t>
            </w:r>
          </w:p>
        </w:tc>
      </w:tr>
      <w:tr w:rsidR="00062FF4" w14:paraId="1653A802" w14:textId="77777777">
        <w:trPr>
          <w:trHeight w:hRule="exact" w:val="336"/>
        </w:trPr>
        <w:tc>
          <w:tcPr>
            <w:tcW w:w="2410" w:type="dxa"/>
            <w:shd w:val="clear" w:color="auto" w:fill="auto"/>
            <w:tcMar>
              <w:top w:w="80" w:type="dxa"/>
              <w:left w:w="80" w:type="dxa"/>
              <w:bottom w:w="80" w:type="dxa"/>
              <w:right w:w="80" w:type="dxa"/>
            </w:tcMar>
            <w:vAlign w:val="center"/>
          </w:tcPr>
          <w:p w14:paraId="0DF8B9D3" w14:textId="77777777" w:rsidR="00062FF4" w:rsidRDefault="00062FF4">
            <w:pPr>
              <w:rPr>
                <w:sz w:val="24"/>
                <w:szCs w:val="24"/>
              </w:rPr>
            </w:pPr>
          </w:p>
        </w:tc>
        <w:tc>
          <w:tcPr>
            <w:tcW w:w="2126" w:type="dxa"/>
            <w:shd w:val="clear" w:color="auto" w:fill="auto"/>
            <w:vAlign w:val="center"/>
          </w:tcPr>
          <w:p w14:paraId="19FD8BC7"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2EE806A5" w14:textId="77777777" w:rsidR="00062FF4" w:rsidRDefault="007D72D9">
            <w:pPr>
              <w:rPr>
                <w:sz w:val="24"/>
                <w:szCs w:val="24"/>
              </w:rPr>
            </w:pPr>
            <w:r>
              <w:rPr>
                <w:sz w:val="24"/>
                <w:szCs w:val="24"/>
              </w:rPr>
              <w:t>Pyralidae</w:t>
            </w:r>
          </w:p>
        </w:tc>
      </w:tr>
      <w:tr w:rsidR="00062FF4" w14:paraId="028B940D" w14:textId="77777777">
        <w:trPr>
          <w:trHeight w:hRule="exact" w:val="336"/>
        </w:trPr>
        <w:tc>
          <w:tcPr>
            <w:tcW w:w="2410" w:type="dxa"/>
            <w:shd w:val="clear" w:color="auto" w:fill="auto"/>
            <w:tcMar>
              <w:top w:w="80" w:type="dxa"/>
              <w:left w:w="80" w:type="dxa"/>
              <w:bottom w:w="80" w:type="dxa"/>
              <w:right w:w="80" w:type="dxa"/>
            </w:tcMar>
            <w:vAlign w:val="center"/>
          </w:tcPr>
          <w:p w14:paraId="226113D1" w14:textId="77777777" w:rsidR="00062FF4" w:rsidRDefault="00062FF4">
            <w:pPr>
              <w:rPr>
                <w:sz w:val="24"/>
                <w:szCs w:val="24"/>
              </w:rPr>
            </w:pPr>
          </w:p>
        </w:tc>
        <w:tc>
          <w:tcPr>
            <w:tcW w:w="2126" w:type="dxa"/>
            <w:shd w:val="clear" w:color="auto" w:fill="auto"/>
            <w:vAlign w:val="center"/>
          </w:tcPr>
          <w:p w14:paraId="01421085"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E807EC1" w14:textId="77777777" w:rsidR="00062FF4" w:rsidRDefault="007D72D9">
            <w:pPr>
              <w:rPr>
                <w:sz w:val="24"/>
                <w:szCs w:val="24"/>
              </w:rPr>
            </w:pPr>
            <w:r>
              <w:rPr>
                <w:sz w:val="24"/>
                <w:szCs w:val="24"/>
              </w:rPr>
              <w:t>Pyrgomorphidae/</w:t>
            </w:r>
            <w:r>
              <w:rPr>
                <w:i/>
                <w:sz w:val="24"/>
                <w:szCs w:val="24"/>
              </w:rPr>
              <w:t>Atractomorpha</w:t>
            </w:r>
            <w:r>
              <w:rPr>
                <w:sz w:val="24"/>
                <w:szCs w:val="24"/>
              </w:rPr>
              <w:t xml:space="preserve"> </w:t>
            </w:r>
          </w:p>
        </w:tc>
      </w:tr>
      <w:tr w:rsidR="00062FF4" w14:paraId="79FA0012" w14:textId="77777777">
        <w:trPr>
          <w:trHeight w:hRule="exact" w:val="336"/>
        </w:trPr>
        <w:tc>
          <w:tcPr>
            <w:tcW w:w="2410" w:type="dxa"/>
            <w:shd w:val="clear" w:color="auto" w:fill="auto"/>
            <w:tcMar>
              <w:top w:w="80" w:type="dxa"/>
              <w:left w:w="80" w:type="dxa"/>
              <w:bottom w:w="80" w:type="dxa"/>
              <w:right w:w="80" w:type="dxa"/>
            </w:tcMar>
            <w:vAlign w:val="center"/>
          </w:tcPr>
          <w:p w14:paraId="3FBB5ECF" w14:textId="77777777"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12310BDD"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7EA0CD89" w14:textId="77777777" w:rsidR="00062FF4" w:rsidRDefault="007D72D9">
            <w:pPr>
              <w:rPr>
                <w:sz w:val="24"/>
                <w:szCs w:val="24"/>
              </w:rPr>
            </w:pPr>
            <w:r>
              <w:rPr>
                <w:sz w:val="24"/>
                <w:szCs w:val="24"/>
              </w:rPr>
              <w:t>Chrysomelidae</w:t>
            </w:r>
          </w:p>
        </w:tc>
      </w:tr>
      <w:tr w:rsidR="00062FF4" w14:paraId="617BEAA6" w14:textId="77777777">
        <w:trPr>
          <w:trHeight w:hRule="exact" w:val="336"/>
        </w:trPr>
        <w:tc>
          <w:tcPr>
            <w:tcW w:w="2410" w:type="dxa"/>
            <w:shd w:val="clear" w:color="auto" w:fill="auto"/>
            <w:tcMar>
              <w:top w:w="80" w:type="dxa"/>
              <w:left w:w="80" w:type="dxa"/>
              <w:bottom w:w="80" w:type="dxa"/>
              <w:right w:w="80" w:type="dxa"/>
            </w:tcMar>
            <w:vAlign w:val="center"/>
          </w:tcPr>
          <w:p w14:paraId="06E1A3C2" w14:textId="77777777" w:rsidR="00062FF4" w:rsidRDefault="00062FF4">
            <w:pPr>
              <w:rPr>
                <w:sz w:val="24"/>
                <w:szCs w:val="24"/>
              </w:rPr>
            </w:pPr>
          </w:p>
        </w:tc>
        <w:tc>
          <w:tcPr>
            <w:tcW w:w="2126" w:type="dxa"/>
            <w:shd w:val="clear" w:color="auto" w:fill="auto"/>
            <w:vAlign w:val="center"/>
          </w:tcPr>
          <w:p w14:paraId="19540EA3"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8C24FCB" w14:textId="77777777" w:rsidR="00062FF4" w:rsidRDefault="007D72D9">
            <w:pPr>
              <w:rPr>
                <w:sz w:val="24"/>
                <w:szCs w:val="24"/>
              </w:rPr>
            </w:pPr>
            <w:r>
              <w:rPr>
                <w:sz w:val="24"/>
                <w:szCs w:val="24"/>
              </w:rPr>
              <w:t>Acrididae</w:t>
            </w:r>
          </w:p>
        </w:tc>
      </w:tr>
      <w:tr w:rsidR="00062FF4" w14:paraId="34722087" w14:textId="77777777">
        <w:trPr>
          <w:trHeight w:hRule="exact" w:val="336"/>
        </w:trPr>
        <w:tc>
          <w:tcPr>
            <w:tcW w:w="2410" w:type="dxa"/>
            <w:shd w:val="clear" w:color="auto" w:fill="auto"/>
            <w:tcMar>
              <w:top w:w="80" w:type="dxa"/>
              <w:left w:w="80" w:type="dxa"/>
              <w:bottom w:w="80" w:type="dxa"/>
              <w:right w:w="80" w:type="dxa"/>
            </w:tcMar>
            <w:vAlign w:val="center"/>
          </w:tcPr>
          <w:p w14:paraId="69E5BC37" w14:textId="77777777" w:rsidR="00062FF4" w:rsidRDefault="007D72D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2D7288FC"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DFE00D1" w14:textId="77777777" w:rsidR="00062FF4" w:rsidRDefault="007D72D9">
            <w:pPr>
              <w:rPr>
                <w:sz w:val="24"/>
                <w:szCs w:val="24"/>
              </w:rPr>
            </w:pPr>
            <w:r>
              <w:rPr>
                <w:sz w:val="24"/>
                <w:szCs w:val="24"/>
              </w:rPr>
              <w:t>Chironomidae</w:t>
            </w:r>
          </w:p>
        </w:tc>
      </w:tr>
      <w:tr w:rsidR="00062FF4" w14:paraId="3967B45D" w14:textId="77777777">
        <w:trPr>
          <w:trHeight w:hRule="exact" w:val="336"/>
        </w:trPr>
        <w:tc>
          <w:tcPr>
            <w:tcW w:w="2410" w:type="dxa"/>
            <w:shd w:val="clear" w:color="auto" w:fill="auto"/>
            <w:tcMar>
              <w:top w:w="80" w:type="dxa"/>
              <w:left w:w="80" w:type="dxa"/>
              <w:bottom w:w="80" w:type="dxa"/>
              <w:right w:w="80" w:type="dxa"/>
            </w:tcMar>
            <w:vAlign w:val="center"/>
          </w:tcPr>
          <w:p w14:paraId="1956A347" w14:textId="77777777" w:rsidR="00062FF4" w:rsidRDefault="00062FF4">
            <w:pPr>
              <w:rPr>
                <w:sz w:val="24"/>
                <w:szCs w:val="24"/>
              </w:rPr>
            </w:pPr>
          </w:p>
        </w:tc>
        <w:tc>
          <w:tcPr>
            <w:tcW w:w="2126" w:type="dxa"/>
            <w:shd w:val="clear" w:color="auto" w:fill="auto"/>
            <w:vAlign w:val="center"/>
          </w:tcPr>
          <w:p w14:paraId="2BC2922B"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26E3803" w14:textId="77777777" w:rsidR="00062FF4" w:rsidRDefault="007D72D9">
            <w:pPr>
              <w:rPr>
                <w:sz w:val="24"/>
                <w:szCs w:val="24"/>
              </w:rPr>
            </w:pPr>
            <w:r>
              <w:rPr>
                <w:sz w:val="24"/>
                <w:szCs w:val="24"/>
              </w:rPr>
              <w:t>Chloropidae</w:t>
            </w:r>
          </w:p>
        </w:tc>
      </w:tr>
      <w:tr w:rsidR="00062FF4" w14:paraId="6B7B0503" w14:textId="77777777">
        <w:trPr>
          <w:trHeight w:hRule="exact" w:val="336"/>
        </w:trPr>
        <w:tc>
          <w:tcPr>
            <w:tcW w:w="2410" w:type="dxa"/>
            <w:shd w:val="clear" w:color="auto" w:fill="auto"/>
            <w:tcMar>
              <w:top w:w="80" w:type="dxa"/>
              <w:left w:w="80" w:type="dxa"/>
              <w:bottom w:w="80" w:type="dxa"/>
              <w:right w:w="80" w:type="dxa"/>
            </w:tcMar>
            <w:vAlign w:val="center"/>
          </w:tcPr>
          <w:p w14:paraId="5A7F357E" w14:textId="77777777" w:rsidR="00062FF4" w:rsidRDefault="00062FF4">
            <w:pPr>
              <w:rPr>
                <w:sz w:val="24"/>
                <w:szCs w:val="24"/>
              </w:rPr>
            </w:pPr>
          </w:p>
        </w:tc>
        <w:tc>
          <w:tcPr>
            <w:tcW w:w="2126" w:type="dxa"/>
            <w:shd w:val="clear" w:color="auto" w:fill="auto"/>
            <w:vAlign w:val="center"/>
          </w:tcPr>
          <w:p w14:paraId="5D33F737"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D9FEE05" w14:textId="77777777" w:rsidR="00062FF4" w:rsidRDefault="007D72D9">
            <w:pPr>
              <w:rPr>
                <w:sz w:val="24"/>
                <w:szCs w:val="24"/>
              </w:rPr>
            </w:pPr>
            <w:r>
              <w:rPr>
                <w:sz w:val="24"/>
                <w:szCs w:val="24"/>
              </w:rPr>
              <w:t>Ephydridae</w:t>
            </w:r>
          </w:p>
        </w:tc>
      </w:tr>
      <w:tr w:rsidR="00062FF4" w14:paraId="3EE13875" w14:textId="77777777">
        <w:trPr>
          <w:trHeight w:hRule="exact" w:val="336"/>
        </w:trPr>
        <w:tc>
          <w:tcPr>
            <w:tcW w:w="2410" w:type="dxa"/>
            <w:shd w:val="clear" w:color="auto" w:fill="auto"/>
            <w:tcMar>
              <w:top w:w="80" w:type="dxa"/>
              <w:left w:w="80" w:type="dxa"/>
              <w:bottom w:w="80" w:type="dxa"/>
              <w:right w:w="80" w:type="dxa"/>
            </w:tcMar>
            <w:vAlign w:val="center"/>
          </w:tcPr>
          <w:p w14:paraId="697C4411" w14:textId="77777777" w:rsidR="00062FF4" w:rsidRDefault="00062FF4">
            <w:pPr>
              <w:rPr>
                <w:sz w:val="24"/>
                <w:szCs w:val="24"/>
              </w:rPr>
            </w:pPr>
          </w:p>
        </w:tc>
        <w:tc>
          <w:tcPr>
            <w:tcW w:w="2126" w:type="dxa"/>
            <w:shd w:val="clear" w:color="auto" w:fill="auto"/>
            <w:vAlign w:val="center"/>
          </w:tcPr>
          <w:p w14:paraId="5F4C234E"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6F34D18" w14:textId="77777777" w:rsidR="00062FF4" w:rsidRDefault="007D72D9">
            <w:pPr>
              <w:rPr>
                <w:sz w:val="24"/>
                <w:szCs w:val="24"/>
              </w:rPr>
            </w:pPr>
            <w:r>
              <w:rPr>
                <w:sz w:val="24"/>
                <w:szCs w:val="24"/>
              </w:rPr>
              <w:t>Muscidae</w:t>
            </w:r>
          </w:p>
        </w:tc>
      </w:tr>
      <w:tr w:rsidR="00062FF4" w14:paraId="2185E5CB" w14:textId="77777777">
        <w:trPr>
          <w:trHeight w:hRule="exact" w:val="336"/>
        </w:trPr>
        <w:tc>
          <w:tcPr>
            <w:tcW w:w="2410" w:type="dxa"/>
            <w:shd w:val="clear" w:color="auto" w:fill="auto"/>
            <w:tcMar>
              <w:top w:w="80" w:type="dxa"/>
              <w:left w:w="80" w:type="dxa"/>
              <w:bottom w:w="80" w:type="dxa"/>
              <w:right w:w="80" w:type="dxa"/>
            </w:tcMar>
            <w:vAlign w:val="center"/>
          </w:tcPr>
          <w:p w14:paraId="613FB6D2" w14:textId="77777777" w:rsidR="00062FF4" w:rsidRDefault="00062FF4">
            <w:pPr>
              <w:rPr>
                <w:sz w:val="24"/>
                <w:szCs w:val="24"/>
              </w:rPr>
            </w:pPr>
          </w:p>
        </w:tc>
        <w:tc>
          <w:tcPr>
            <w:tcW w:w="2126" w:type="dxa"/>
            <w:shd w:val="clear" w:color="auto" w:fill="auto"/>
            <w:vAlign w:val="center"/>
          </w:tcPr>
          <w:p w14:paraId="645579B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E2B631B" w14:textId="77777777" w:rsidR="00062FF4" w:rsidRDefault="007D72D9">
            <w:pPr>
              <w:rPr>
                <w:sz w:val="24"/>
                <w:szCs w:val="24"/>
              </w:rPr>
            </w:pPr>
            <w:r>
              <w:rPr>
                <w:sz w:val="24"/>
                <w:szCs w:val="24"/>
              </w:rPr>
              <w:t>Sciomyzidae</w:t>
            </w:r>
          </w:p>
        </w:tc>
      </w:tr>
      <w:tr w:rsidR="00062FF4" w14:paraId="7ACADF3C" w14:textId="77777777">
        <w:trPr>
          <w:trHeight w:hRule="exact" w:val="336"/>
        </w:trPr>
        <w:tc>
          <w:tcPr>
            <w:tcW w:w="2410" w:type="dxa"/>
            <w:shd w:val="clear" w:color="auto" w:fill="auto"/>
            <w:tcMar>
              <w:top w:w="80" w:type="dxa"/>
              <w:left w:w="80" w:type="dxa"/>
              <w:bottom w:w="80" w:type="dxa"/>
              <w:right w:w="80" w:type="dxa"/>
            </w:tcMar>
            <w:vAlign w:val="center"/>
          </w:tcPr>
          <w:p w14:paraId="28CD4E33" w14:textId="77777777" w:rsidR="00062FF4" w:rsidRDefault="00062FF4">
            <w:pPr>
              <w:rPr>
                <w:sz w:val="24"/>
                <w:szCs w:val="24"/>
              </w:rPr>
            </w:pPr>
          </w:p>
        </w:tc>
        <w:tc>
          <w:tcPr>
            <w:tcW w:w="2126" w:type="dxa"/>
            <w:shd w:val="clear" w:color="auto" w:fill="auto"/>
            <w:vAlign w:val="center"/>
          </w:tcPr>
          <w:p w14:paraId="673DCFDE"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95C7394" w14:textId="77777777" w:rsidR="00062FF4" w:rsidRDefault="007D72D9">
            <w:pPr>
              <w:rPr>
                <w:sz w:val="24"/>
                <w:szCs w:val="24"/>
              </w:rPr>
            </w:pPr>
            <w:r>
              <w:rPr>
                <w:sz w:val="24"/>
                <w:szCs w:val="24"/>
              </w:rPr>
              <w:t>Stratiomyidae</w:t>
            </w:r>
          </w:p>
        </w:tc>
      </w:tr>
      <w:tr w:rsidR="00062FF4" w14:paraId="61621C28" w14:textId="77777777">
        <w:trPr>
          <w:trHeight w:hRule="exact" w:val="336"/>
        </w:trPr>
        <w:tc>
          <w:tcPr>
            <w:tcW w:w="2410" w:type="dxa"/>
            <w:shd w:val="clear" w:color="auto" w:fill="auto"/>
            <w:tcMar>
              <w:top w:w="80" w:type="dxa"/>
              <w:left w:w="80" w:type="dxa"/>
              <w:bottom w:w="80" w:type="dxa"/>
              <w:right w:w="80" w:type="dxa"/>
            </w:tcMar>
            <w:vAlign w:val="center"/>
          </w:tcPr>
          <w:p w14:paraId="53E30545" w14:textId="77777777" w:rsidR="00062FF4" w:rsidRDefault="00062FF4">
            <w:pPr>
              <w:rPr>
                <w:sz w:val="24"/>
                <w:szCs w:val="24"/>
              </w:rPr>
            </w:pPr>
          </w:p>
        </w:tc>
        <w:tc>
          <w:tcPr>
            <w:tcW w:w="2126" w:type="dxa"/>
            <w:shd w:val="clear" w:color="auto" w:fill="auto"/>
            <w:vAlign w:val="center"/>
          </w:tcPr>
          <w:p w14:paraId="474E074D"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177AE9A5" w14:textId="77777777" w:rsidR="00062FF4" w:rsidRDefault="007D72D9">
            <w:pPr>
              <w:rPr>
                <w:sz w:val="24"/>
                <w:szCs w:val="24"/>
              </w:rPr>
            </w:pPr>
            <w:r>
              <w:rPr>
                <w:sz w:val="24"/>
                <w:szCs w:val="24"/>
              </w:rPr>
              <w:t>Tetrigidae</w:t>
            </w:r>
          </w:p>
        </w:tc>
      </w:tr>
    </w:tbl>
    <w:p w14:paraId="0BDF13BC" w14:textId="77777777" w:rsidR="00062FF4" w:rsidRDefault="00062FF4">
      <w:pPr>
        <w:spacing w:line="480" w:lineRule="auto"/>
        <w:rPr>
          <w:bCs/>
          <w:color w:val="FF0000"/>
        </w:rPr>
      </w:pPr>
    </w:p>
    <w:p w14:paraId="0804C7AD" w14:textId="77777777" w:rsidR="00062FF4" w:rsidRDefault="007D72D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2FF4" w14:paraId="337E58C6"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3A6CEA0D" w14:textId="77777777" w:rsidR="00062FF4" w:rsidRDefault="007D72D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7F5BC305" w14:textId="77777777"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E558FE6" w14:textId="77777777" w:rsidR="00062FF4" w:rsidRDefault="007D72D9">
            <w:pPr>
              <w:rPr>
                <w:sz w:val="24"/>
                <w:szCs w:val="24"/>
              </w:rPr>
            </w:pPr>
            <w:r>
              <w:rPr>
                <w:sz w:val="24"/>
                <w:szCs w:val="24"/>
              </w:rPr>
              <w:t>Family/Genus</w:t>
            </w:r>
          </w:p>
        </w:tc>
      </w:tr>
      <w:tr w:rsidR="00062FF4" w14:paraId="3D3FECBA"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11208544" w14:textId="77777777"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27A5334F" w14:textId="77777777" w:rsidR="00062FF4" w:rsidRDefault="007D72D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07AE1A9F" w14:textId="77777777" w:rsidR="00062FF4" w:rsidRDefault="007D72D9">
            <w:pPr>
              <w:rPr>
                <w:sz w:val="24"/>
                <w:szCs w:val="24"/>
              </w:rPr>
            </w:pPr>
            <w:r>
              <w:rPr>
                <w:sz w:val="24"/>
                <w:szCs w:val="24"/>
              </w:rPr>
              <w:t>Araneidae</w:t>
            </w:r>
          </w:p>
        </w:tc>
      </w:tr>
      <w:tr w:rsidR="00062FF4" w14:paraId="0A09D5E1" w14:textId="77777777">
        <w:trPr>
          <w:trHeight w:hRule="exact" w:val="369"/>
        </w:trPr>
        <w:tc>
          <w:tcPr>
            <w:tcW w:w="2410" w:type="dxa"/>
            <w:shd w:val="clear" w:color="auto" w:fill="auto"/>
            <w:tcMar>
              <w:top w:w="80" w:type="dxa"/>
              <w:left w:w="80" w:type="dxa"/>
              <w:bottom w:w="80" w:type="dxa"/>
              <w:right w:w="80" w:type="dxa"/>
            </w:tcMar>
            <w:vAlign w:val="center"/>
          </w:tcPr>
          <w:p w14:paraId="5869606E" w14:textId="77777777" w:rsidR="00062FF4" w:rsidRDefault="00062FF4">
            <w:pPr>
              <w:rPr>
                <w:sz w:val="24"/>
                <w:szCs w:val="24"/>
              </w:rPr>
            </w:pPr>
          </w:p>
        </w:tc>
        <w:tc>
          <w:tcPr>
            <w:tcW w:w="2126" w:type="dxa"/>
            <w:shd w:val="clear" w:color="auto" w:fill="auto"/>
            <w:vAlign w:val="center"/>
          </w:tcPr>
          <w:p w14:paraId="5DA53307"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5A36FEE" w14:textId="77777777" w:rsidR="00062FF4" w:rsidRDefault="007D72D9">
            <w:pPr>
              <w:rPr>
                <w:sz w:val="24"/>
                <w:szCs w:val="24"/>
              </w:rPr>
            </w:pPr>
            <w:r>
              <w:rPr>
                <w:sz w:val="24"/>
                <w:szCs w:val="24"/>
              </w:rPr>
              <w:t>Clubionidae</w:t>
            </w:r>
          </w:p>
        </w:tc>
      </w:tr>
      <w:tr w:rsidR="00062FF4" w14:paraId="122D13A1" w14:textId="77777777">
        <w:trPr>
          <w:trHeight w:hRule="exact" w:val="369"/>
        </w:trPr>
        <w:tc>
          <w:tcPr>
            <w:tcW w:w="2410" w:type="dxa"/>
            <w:shd w:val="clear" w:color="auto" w:fill="auto"/>
            <w:tcMar>
              <w:top w:w="80" w:type="dxa"/>
              <w:left w:w="80" w:type="dxa"/>
              <w:bottom w:w="80" w:type="dxa"/>
              <w:right w:w="80" w:type="dxa"/>
            </w:tcMar>
            <w:vAlign w:val="center"/>
          </w:tcPr>
          <w:p w14:paraId="365ED91A" w14:textId="77777777" w:rsidR="00062FF4" w:rsidRDefault="00062FF4">
            <w:pPr>
              <w:rPr>
                <w:sz w:val="24"/>
                <w:szCs w:val="24"/>
              </w:rPr>
            </w:pPr>
          </w:p>
        </w:tc>
        <w:tc>
          <w:tcPr>
            <w:tcW w:w="2126" w:type="dxa"/>
            <w:shd w:val="clear" w:color="auto" w:fill="auto"/>
            <w:vAlign w:val="center"/>
          </w:tcPr>
          <w:p w14:paraId="6FBB9568"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A5FA441" w14:textId="77777777" w:rsidR="00062FF4" w:rsidRDefault="007D72D9">
            <w:pPr>
              <w:rPr>
                <w:sz w:val="24"/>
                <w:szCs w:val="24"/>
              </w:rPr>
            </w:pPr>
            <w:r>
              <w:rPr>
                <w:sz w:val="24"/>
                <w:szCs w:val="24"/>
              </w:rPr>
              <w:t>Oxyopidae</w:t>
            </w:r>
          </w:p>
        </w:tc>
      </w:tr>
      <w:tr w:rsidR="00062FF4" w14:paraId="7064ED0F" w14:textId="77777777">
        <w:trPr>
          <w:trHeight w:hRule="exact" w:val="369"/>
        </w:trPr>
        <w:tc>
          <w:tcPr>
            <w:tcW w:w="2410" w:type="dxa"/>
            <w:shd w:val="clear" w:color="auto" w:fill="auto"/>
            <w:tcMar>
              <w:top w:w="80" w:type="dxa"/>
              <w:left w:w="80" w:type="dxa"/>
              <w:bottom w:w="80" w:type="dxa"/>
              <w:right w:w="80" w:type="dxa"/>
            </w:tcMar>
            <w:vAlign w:val="center"/>
          </w:tcPr>
          <w:p w14:paraId="6656BBF0" w14:textId="77777777" w:rsidR="00062FF4" w:rsidRDefault="00062FF4">
            <w:pPr>
              <w:rPr>
                <w:sz w:val="24"/>
                <w:szCs w:val="24"/>
              </w:rPr>
            </w:pPr>
          </w:p>
        </w:tc>
        <w:tc>
          <w:tcPr>
            <w:tcW w:w="2126" w:type="dxa"/>
            <w:shd w:val="clear" w:color="auto" w:fill="auto"/>
            <w:vAlign w:val="center"/>
          </w:tcPr>
          <w:p w14:paraId="2874C5B9"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2D21463" w14:textId="77777777" w:rsidR="00062FF4" w:rsidRDefault="007D72D9">
            <w:pPr>
              <w:rPr>
                <w:sz w:val="24"/>
                <w:szCs w:val="24"/>
              </w:rPr>
            </w:pPr>
            <w:r>
              <w:rPr>
                <w:sz w:val="24"/>
                <w:szCs w:val="24"/>
              </w:rPr>
              <w:t>Tetragnathidae</w:t>
            </w:r>
          </w:p>
        </w:tc>
      </w:tr>
      <w:tr w:rsidR="00062FF4" w14:paraId="5D0E648A" w14:textId="77777777">
        <w:trPr>
          <w:trHeight w:hRule="exact" w:val="369"/>
        </w:trPr>
        <w:tc>
          <w:tcPr>
            <w:tcW w:w="2410" w:type="dxa"/>
            <w:shd w:val="clear" w:color="auto" w:fill="auto"/>
            <w:tcMar>
              <w:top w:w="80" w:type="dxa"/>
              <w:left w:w="80" w:type="dxa"/>
              <w:bottom w:w="80" w:type="dxa"/>
              <w:right w:w="80" w:type="dxa"/>
            </w:tcMar>
            <w:vAlign w:val="center"/>
          </w:tcPr>
          <w:p w14:paraId="6AE74325" w14:textId="77777777" w:rsidR="00062FF4" w:rsidRDefault="00062FF4">
            <w:pPr>
              <w:rPr>
                <w:sz w:val="24"/>
                <w:szCs w:val="24"/>
              </w:rPr>
            </w:pPr>
          </w:p>
        </w:tc>
        <w:tc>
          <w:tcPr>
            <w:tcW w:w="2126" w:type="dxa"/>
            <w:shd w:val="clear" w:color="auto" w:fill="auto"/>
            <w:vAlign w:val="center"/>
          </w:tcPr>
          <w:p w14:paraId="4507D575" w14:textId="77777777" w:rsidR="00062FF4" w:rsidRDefault="007D72D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894BC73" w14:textId="77777777" w:rsidR="00062FF4" w:rsidRDefault="007D72D9">
            <w:pPr>
              <w:rPr>
                <w:sz w:val="24"/>
                <w:szCs w:val="24"/>
              </w:rPr>
            </w:pPr>
            <w:r>
              <w:rPr>
                <w:sz w:val="24"/>
                <w:szCs w:val="24"/>
              </w:rPr>
              <w:t>Thomisidae</w:t>
            </w:r>
          </w:p>
        </w:tc>
      </w:tr>
      <w:tr w:rsidR="00062FF4" w14:paraId="37996215" w14:textId="77777777">
        <w:trPr>
          <w:trHeight w:hRule="exact" w:val="369"/>
        </w:trPr>
        <w:tc>
          <w:tcPr>
            <w:tcW w:w="2410" w:type="dxa"/>
            <w:shd w:val="clear" w:color="auto" w:fill="auto"/>
            <w:tcMar>
              <w:top w:w="80" w:type="dxa"/>
              <w:left w:w="80" w:type="dxa"/>
              <w:bottom w:w="80" w:type="dxa"/>
              <w:right w:w="80" w:type="dxa"/>
            </w:tcMar>
            <w:vAlign w:val="center"/>
          </w:tcPr>
          <w:p w14:paraId="0C33D708" w14:textId="77777777" w:rsidR="00062FF4" w:rsidRDefault="00062FF4">
            <w:pPr>
              <w:rPr>
                <w:sz w:val="24"/>
                <w:szCs w:val="24"/>
              </w:rPr>
            </w:pPr>
          </w:p>
        </w:tc>
        <w:tc>
          <w:tcPr>
            <w:tcW w:w="2126" w:type="dxa"/>
            <w:shd w:val="clear" w:color="auto" w:fill="auto"/>
            <w:vAlign w:val="center"/>
          </w:tcPr>
          <w:p w14:paraId="3BCCF9AA"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4192CB98" w14:textId="77777777" w:rsidR="00062FF4" w:rsidRDefault="007D72D9">
            <w:pPr>
              <w:rPr>
                <w:sz w:val="24"/>
                <w:szCs w:val="24"/>
              </w:rPr>
            </w:pPr>
            <w:r>
              <w:rPr>
                <w:sz w:val="24"/>
                <w:szCs w:val="24"/>
              </w:rPr>
              <w:t>Coccinellidae</w:t>
            </w:r>
          </w:p>
        </w:tc>
      </w:tr>
      <w:tr w:rsidR="00062FF4" w14:paraId="5E887AE8" w14:textId="77777777">
        <w:trPr>
          <w:trHeight w:hRule="exact" w:val="369"/>
        </w:trPr>
        <w:tc>
          <w:tcPr>
            <w:tcW w:w="2410" w:type="dxa"/>
            <w:shd w:val="clear" w:color="auto" w:fill="auto"/>
            <w:tcMar>
              <w:top w:w="80" w:type="dxa"/>
              <w:left w:w="80" w:type="dxa"/>
              <w:bottom w:w="80" w:type="dxa"/>
              <w:right w:w="80" w:type="dxa"/>
            </w:tcMar>
            <w:vAlign w:val="center"/>
          </w:tcPr>
          <w:p w14:paraId="12548DA2" w14:textId="77777777"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tcPr>
          <w:p w14:paraId="50CA36B3" w14:textId="77777777" w:rsidR="00062FF4" w:rsidRDefault="007D72D9">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78A1495D" w14:textId="77777777" w:rsidR="00062FF4" w:rsidRDefault="007D72D9">
            <w:pPr>
              <w:rPr>
                <w:sz w:val="24"/>
              </w:rPr>
            </w:pPr>
            <w:r>
              <w:rPr>
                <w:sz w:val="24"/>
              </w:rPr>
              <w:t>Agromyzidae</w:t>
            </w:r>
          </w:p>
        </w:tc>
      </w:tr>
      <w:tr w:rsidR="00062FF4" w14:paraId="1D28B2CF" w14:textId="77777777">
        <w:trPr>
          <w:trHeight w:hRule="exact" w:val="369"/>
        </w:trPr>
        <w:tc>
          <w:tcPr>
            <w:tcW w:w="2410" w:type="dxa"/>
            <w:shd w:val="clear" w:color="auto" w:fill="auto"/>
            <w:tcMar>
              <w:top w:w="80" w:type="dxa"/>
              <w:left w:w="80" w:type="dxa"/>
              <w:bottom w:w="80" w:type="dxa"/>
              <w:right w:w="80" w:type="dxa"/>
            </w:tcMar>
            <w:vAlign w:val="center"/>
          </w:tcPr>
          <w:p w14:paraId="34DFF584" w14:textId="77777777" w:rsidR="00062FF4" w:rsidRDefault="00062FF4">
            <w:pPr>
              <w:rPr>
                <w:sz w:val="24"/>
                <w:szCs w:val="24"/>
              </w:rPr>
            </w:pPr>
          </w:p>
        </w:tc>
        <w:tc>
          <w:tcPr>
            <w:tcW w:w="2126" w:type="dxa"/>
            <w:shd w:val="clear" w:color="auto" w:fill="auto"/>
            <w:vAlign w:val="center"/>
          </w:tcPr>
          <w:p w14:paraId="0EDA9DA0"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3DDC057" w14:textId="77777777" w:rsidR="00062FF4" w:rsidRDefault="007D72D9">
            <w:pPr>
              <w:rPr>
                <w:sz w:val="24"/>
                <w:szCs w:val="24"/>
              </w:rPr>
            </w:pPr>
            <w:r>
              <w:rPr>
                <w:sz w:val="24"/>
                <w:szCs w:val="24"/>
              </w:rPr>
              <w:t>Alydidae/</w:t>
            </w:r>
            <w:r>
              <w:rPr>
                <w:i/>
                <w:sz w:val="24"/>
                <w:szCs w:val="24"/>
              </w:rPr>
              <w:t>Leptocorisa</w:t>
            </w:r>
          </w:p>
        </w:tc>
      </w:tr>
      <w:tr w:rsidR="00062FF4" w14:paraId="6E511369" w14:textId="77777777">
        <w:trPr>
          <w:trHeight w:hRule="exact" w:val="369"/>
        </w:trPr>
        <w:tc>
          <w:tcPr>
            <w:tcW w:w="2410" w:type="dxa"/>
            <w:shd w:val="clear" w:color="auto" w:fill="auto"/>
            <w:tcMar>
              <w:top w:w="80" w:type="dxa"/>
              <w:left w:w="80" w:type="dxa"/>
              <w:bottom w:w="80" w:type="dxa"/>
              <w:right w:w="80" w:type="dxa"/>
            </w:tcMar>
            <w:vAlign w:val="center"/>
          </w:tcPr>
          <w:p w14:paraId="3D606393" w14:textId="77777777" w:rsidR="00062FF4" w:rsidRDefault="00062FF4">
            <w:pPr>
              <w:rPr>
                <w:sz w:val="24"/>
                <w:szCs w:val="24"/>
              </w:rPr>
            </w:pPr>
          </w:p>
        </w:tc>
        <w:tc>
          <w:tcPr>
            <w:tcW w:w="2126" w:type="dxa"/>
            <w:shd w:val="clear" w:color="auto" w:fill="auto"/>
            <w:vAlign w:val="center"/>
          </w:tcPr>
          <w:p w14:paraId="35D8D6F8"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ABBB664" w14:textId="77777777" w:rsidR="00062FF4" w:rsidRDefault="007D72D9">
            <w:pPr>
              <w:rPr>
                <w:sz w:val="24"/>
                <w:szCs w:val="24"/>
              </w:rPr>
            </w:pPr>
            <w:r>
              <w:rPr>
                <w:sz w:val="24"/>
                <w:szCs w:val="24"/>
              </w:rPr>
              <w:t>Cicadellidae/</w:t>
            </w:r>
            <w:r>
              <w:rPr>
                <w:i/>
                <w:sz w:val="24"/>
                <w:szCs w:val="24"/>
              </w:rPr>
              <w:t>Nephotettix</w:t>
            </w:r>
          </w:p>
        </w:tc>
      </w:tr>
      <w:tr w:rsidR="00062FF4" w14:paraId="1FCE2D91" w14:textId="77777777">
        <w:trPr>
          <w:trHeight w:hRule="exact" w:val="369"/>
        </w:trPr>
        <w:tc>
          <w:tcPr>
            <w:tcW w:w="2410" w:type="dxa"/>
            <w:shd w:val="clear" w:color="auto" w:fill="auto"/>
            <w:tcMar>
              <w:top w:w="80" w:type="dxa"/>
              <w:left w:w="80" w:type="dxa"/>
              <w:bottom w:w="80" w:type="dxa"/>
              <w:right w:w="80" w:type="dxa"/>
            </w:tcMar>
            <w:vAlign w:val="center"/>
          </w:tcPr>
          <w:p w14:paraId="3762915D" w14:textId="77777777" w:rsidR="00062FF4" w:rsidRDefault="00062FF4">
            <w:pPr>
              <w:rPr>
                <w:sz w:val="24"/>
                <w:szCs w:val="24"/>
              </w:rPr>
            </w:pPr>
          </w:p>
        </w:tc>
        <w:tc>
          <w:tcPr>
            <w:tcW w:w="2126" w:type="dxa"/>
            <w:shd w:val="clear" w:color="auto" w:fill="auto"/>
            <w:vAlign w:val="center"/>
          </w:tcPr>
          <w:p w14:paraId="5B6F7E1E"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F461CDD" w14:textId="77777777" w:rsidR="00062FF4" w:rsidRDefault="007D72D9">
            <w:pPr>
              <w:rPr>
                <w:sz w:val="24"/>
                <w:szCs w:val="24"/>
              </w:rPr>
            </w:pPr>
            <w:r>
              <w:rPr>
                <w:sz w:val="24"/>
                <w:szCs w:val="24"/>
              </w:rPr>
              <w:t>Coreidae</w:t>
            </w:r>
          </w:p>
        </w:tc>
      </w:tr>
      <w:tr w:rsidR="00062FF4" w14:paraId="5F52AD51" w14:textId="77777777">
        <w:trPr>
          <w:trHeight w:hRule="exact" w:val="369"/>
        </w:trPr>
        <w:tc>
          <w:tcPr>
            <w:tcW w:w="2410" w:type="dxa"/>
            <w:shd w:val="clear" w:color="auto" w:fill="auto"/>
            <w:tcMar>
              <w:top w:w="80" w:type="dxa"/>
              <w:left w:w="80" w:type="dxa"/>
              <w:bottom w:w="80" w:type="dxa"/>
              <w:right w:w="80" w:type="dxa"/>
            </w:tcMar>
            <w:vAlign w:val="center"/>
          </w:tcPr>
          <w:p w14:paraId="43B6E100" w14:textId="77777777" w:rsidR="00062FF4" w:rsidRDefault="00062FF4">
            <w:pPr>
              <w:rPr>
                <w:sz w:val="24"/>
                <w:szCs w:val="24"/>
              </w:rPr>
            </w:pPr>
          </w:p>
        </w:tc>
        <w:tc>
          <w:tcPr>
            <w:tcW w:w="2126" w:type="dxa"/>
            <w:shd w:val="clear" w:color="auto" w:fill="auto"/>
            <w:vAlign w:val="center"/>
          </w:tcPr>
          <w:p w14:paraId="59E2A839"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75C69C6" w14:textId="77777777" w:rsidR="00062FF4" w:rsidRDefault="007D72D9">
            <w:pPr>
              <w:rPr>
                <w:sz w:val="24"/>
                <w:szCs w:val="24"/>
              </w:rPr>
            </w:pPr>
            <w:r>
              <w:rPr>
                <w:sz w:val="24"/>
                <w:szCs w:val="24"/>
              </w:rPr>
              <w:t>Delphacidae/</w:t>
            </w:r>
            <w:r>
              <w:rPr>
                <w:i/>
                <w:sz w:val="24"/>
                <w:szCs w:val="24"/>
              </w:rPr>
              <w:t>Nilaparvata</w:t>
            </w:r>
          </w:p>
        </w:tc>
      </w:tr>
      <w:tr w:rsidR="00062FF4" w14:paraId="4A03AE14" w14:textId="77777777">
        <w:trPr>
          <w:trHeight w:hRule="exact" w:val="369"/>
        </w:trPr>
        <w:tc>
          <w:tcPr>
            <w:tcW w:w="2410" w:type="dxa"/>
            <w:shd w:val="clear" w:color="auto" w:fill="auto"/>
            <w:tcMar>
              <w:top w:w="80" w:type="dxa"/>
              <w:left w:w="80" w:type="dxa"/>
              <w:bottom w:w="80" w:type="dxa"/>
              <w:right w:w="80" w:type="dxa"/>
            </w:tcMar>
            <w:vAlign w:val="center"/>
          </w:tcPr>
          <w:p w14:paraId="01CFD4D8" w14:textId="77777777" w:rsidR="00062FF4" w:rsidRDefault="00062FF4">
            <w:pPr>
              <w:rPr>
                <w:sz w:val="24"/>
                <w:szCs w:val="24"/>
              </w:rPr>
            </w:pPr>
          </w:p>
        </w:tc>
        <w:tc>
          <w:tcPr>
            <w:tcW w:w="2126" w:type="dxa"/>
            <w:shd w:val="clear" w:color="auto" w:fill="auto"/>
            <w:vAlign w:val="center"/>
          </w:tcPr>
          <w:p w14:paraId="1D2522D6"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4B62058" w14:textId="77777777" w:rsidR="00062FF4" w:rsidRDefault="007D72D9">
            <w:pPr>
              <w:rPr>
                <w:sz w:val="24"/>
                <w:szCs w:val="24"/>
              </w:rPr>
            </w:pPr>
            <w:r>
              <w:rPr>
                <w:sz w:val="24"/>
                <w:szCs w:val="24"/>
              </w:rPr>
              <w:t>Lygaeidae/</w:t>
            </w:r>
            <w:r>
              <w:rPr>
                <w:i/>
                <w:sz w:val="24"/>
                <w:szCs w:val="24"/>
              </w:rPr>
              <w:t>Pachybrachius</w:t>
            </w:r>
          </w:p>
        </w:tc>
      </w:tr>
      <w:tr w:rsidR="00062FF4" w14:paraId="09D42DCE" w14:textId="77777777">
        <w:trPr>
          <w:trHeight w:hRule="exact" w:val="369"/>
        </w:trPr>
        <w:tc>
          <w:tcPr>
            <w:tcW w:w="2410" w:type="dxa"/>
            <w:shd w:val="clear" w:color="auto" w:fill="auto"/>
            <w:tcMar>
              <w:top w:w="80" w:type="dxa"/>
              <w:left w:w="80" w:type="dxa"/>
              <w:bottom w:w="80" w:type="dxa"/>
              <w:right w:w="80" w:type="dxa"/>
            </w:tcMar>
            <w:vAlign w:val="center"/>
          </w:tcPr>
          <w:p w14:paraId="0A3A1481" w14:textId="77777777" w:rsidR="00062FF4" w:rsidRDefault="00062FF4">
            <w:pPr>
              <w:rPr>
                <w:sz w:val="24"/>
                <w:szCs w:val="24"/>
              </w:rPr>
            </w:pPr>
          </w:p>
        </w:tc>
        <w:tc>
          <w:tcPr>
            <w:tcW w:w="2126" w:type="dxa"/>
            <w:shd w:val="clear" w:color="auto" w:fill="auto"/>
            <w:vAlign w:val="center"/>
          </w:tcPr>
          <w:p w14:paraId="7131472B"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A842034" w14:textId="77777777" w:rsidR="00062FF4" w:rsidRDefault="007D72D9">
            <w:pPr>
              <w:rPr>
                <w:sz w:val="24"/>
                <w:szCs w:val="24"/>
              </w:rPr>
            </w:pPr>
            <w:r>
              <w:rPr>
                <w:sz w:val="24"/>
                <w:szCs w:val="24"/>
              </w:rPr>
              <w:t>Miridae</w:t>
            </w:r>
          </w:p>
        </w:tc>
      </w:tr>
      <w:tr w:rsidR="00062FF4" w14:paraId="1EE63975" w14:textId="77777777">
        <w:trPr>
          <w:trHeight w:hRule="exact" w:val="369"/>
        </w:trPr>
        <w:tc>
          <w:tcPr>
            <w:tcW w:w="2410" w:type="dxa"/>
            <w:shd w:val="clear" w:color="auto" w:fill="auto"/>
            <w:tcMar>
              <w:top w:w="80" w:type="dxa"/>
              <w:left w:w="80" w:type="dxa"/>
              <w:bottom w:w="80" w:type="dxa"/>
              <w:right w:w="80" w:type="dxa"/>
            </w:tcMar>
            <w:vAlign w:val="center"/>
          </w:tcPr>
          <w:p w14:paraId="2BEDF32E" w14:textId="77777777" w:rsidR="00062FF4" w:rsidRDefault="00062FF4">
            <w:pPr>
              <w:rPr>
                <w:sz w:val="24"/>
                <w:szCs w:val="24"/>
              </w:rPr>
            </w:pPr>
          </w:p>
        </w:tc>
        <w:tc>
          <w:tcPr>
            <w:tcW w:w="2126" w:type="dxa"/>
            <w:shd w:val="clear" w:color="auto" w:fill="auto"/>
            <w:vAlign w:val="center"/>
          </w:tcPr>
          <w:p w14:paraId="62970027"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5EDCD34" w14:textId="77777777" w:rsidR="00062FF4" w:rsidRDefault="007D72D9">
            <w:pPr>
              <w:rPr>
                <w:sz w:val="24"/>
                <w:szCs w:val="24"/>
              </w:rPr>
            </w:pPr>
            <w:r>
              <w:rPr>
                <w:sz w:val="24"/>
                <w:szCs w:val="24"/>
              </w:rPr>
              <w:t>Pentatomidae/</w:t>
            </w:r>
            <w:r>
              <w:rPr>
                <w:i/>
                <w:sz w:val="24"/>
                <w:szCs w:val="24"/>
              </w:rPr>
              <w:t>Scotinophara</w:t>
            </w:r>
          </w:p>
        </w:tc>
      </w:tr>
      <w:tr w:rsidR="00062FF4" w14:paraId="21802366" w14:textId="77777777">
        <w:trPr>
          <w:trHeight w:hRule="exact" w:val="369"/>
        </w:trPr>
        <w:tc>
          <w:tcPr>
            <w:tcW w:w="2410" w:type="dxa"/>
            <w:shd w:val="clear" w:color="auto" w:fill="auto"/>
            <w:tcMar>
              <w:top w:w="80" w:type="dxa"/>
              <w:left w:w="80" w:type="dxa"/>
              <w:bottom w:w="80" w:type="dxa"/>
              <w:right w:w="80" w:type="dxa"/>
            </w:tcMar>
            <w:vAlign w:val="center"/>
          </w:tcPr>
          <w:p w14:paraId="0136F0C2" w14:textId="77777777" w:rsidR="00062FF4" w:rsidRDefault="00062FF4">
            <w:pPr>
              <w:rPr>
                <w:sz w:val="24"/>
                <w:szCs w:val="24"/>
              </w:rPr>
            </w:pPr>
          </w:p>
        </w:tc>
        <w:tc>
          <w:tcPr>
            <w:tcW w:w="2126" w:type="dxa"/>
            <w:shd w:val="clear" w:color="auto" w:fill="auto"/>
            <w:vAlign w:val="center"/>
          </w:tcPr>
          <w:p w14:paraId="33BEFF3F" w14:textId="77777777" w:rsidR="00062FF4" w:rsidRDefault="007D72D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152D347" w14:textId="77777777" w:rsidR="00062FF4" w:rsidRDefault="007D72D9">
            <w:pPr>
              <w:rPr>
                <w:sz w:val="24"/>
                <w:szCs w:val="24"/>
              </w:rPr>
            </w:pPr>
            <w:r>
              <w:rPr>
                <w:sz w:val="24"/>
                <w:szCs w:val="24"/>
              </w:rPr>
              <w:t>Ricaniidae</w:t>
            </w:r>
          </w:p>
        </w:tc>
      </w:tr>
      <w:tr w:rsidR="00062FF4" w14:paraId="7237AB77" w14:textId="77777777">
        <w:trPr>
          <w:trHeight w:hRule="exact" w:val="369"/>
        </w:trPr>
        <w:tc>
          <w:tcPr>
            <w:tcW w:w="2410" w:type="dxa"/>
            <w:shd w:val="clear" w:color="auto" w:fill="auto"/>
            <w:tcMar>
              <w:top w:w="80" w:type="dxa"/>
              <w:left w:w="80" w:type="dxa"/>
              <w:bottom w:w="80" w:type="dxa"/>
              <w:right w:w="80" w:type="dxa"/>
            </w:tcMar>
            <w:vAlign w:val="center"/>
          </w:tcPr>
          <w:p w14:paraId="4BDABEB2" w14:textId="77777777" w:rsidR="00062FF4" w:rsidRDefault="00062FF4">
            <w:pPr>
              <w:rPr>
                <w:sz w:val="24"/>
                <w:szCs w:val="24"/>
              </w:rPr>
            </w:pPr>
          </w:p>
        </w:tc>
        <w:tc>
          <w:tcPr>
            <w:tcW w:w="2126" w:type="dxa"/>
            <w:shd w:val="clear" w:color="auto" w:fill="auto"/>
            <w:vAlign w:val="center"/>
          </w:tcPr>
          <w:p w14:paraId="21D286D0"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248A8C5E" w14:textId="77777777" w:rsidR="00062FF4" w:rsidRDefault="007D72D9">
            <w:pPr>
              <w:rPr>
                <w:sz w:val="24"/>
                <w:szCs w:val="24"/>
              </w:rPr>
            </w:pPr>
            <w:r>
              <w:rPr>
                <w:sz w:val="24"/>
                <w:szCs w:val="24"/>
              </w:rPr>
              <w:t>Hesperiidae</w:t>
            </w:r>
          </w:p>
        </w:tc>
      </w:tr>
      <w:tr w:rsidR="00062FF4" w14:paraId="4C67851B" w14:textId="77777777">
        <w:trPr>
          <w:trHeight w:hRule="exact" w:val="369"/>
        </w:trPr>
        <w:tc>
          <w:tcPr>
            <w:tcW w:w="2410" w:type="dxa"/>
            <w:shd w:val="clear" w:color="auto" w:fill="auto"/>
            <w:tcMar>
              <w:top w:w="80" w:type="dxa"/>
              <w:left w:w="80" w:type="dxa"/>
              <w:bottom w:w="80" w:type="dxa"/>
              <w:right w:w="80" w:type="dxa"/>
            </w:tcMar>
            <w:vAlign w:val="center"/>
          </w:tcPr>
          <w:p w14:paraId="5CB9F2B5" w14:textId="77777777" w:rsidR="00062FF4" w:rsidRDefault="00062FF4">
            <w:pPr>
              <w:rPr>
                <w:sz w:val="24"/>
                <w:szCs w:val="24"/>
              </w:rPr>
            </w:pPr>
          </w:p>
        </w:tc>
        <w:tc>
          <w:tcPr>
            <w:tcW w:w="2126" w:type="dxa"/>
            <w:shd w:val="clear" w:color="auto" w:fill="auto"/>
            <w:vAlign w:val="center"/>
          </w:tcPr>
          <w:p w14:paraId="64A0FAF8"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0EC8E78B" w14:textId="77777777" w:rsidR="00062FF4" w:rsidRDefault="007D72D9">
            <w:pPr>
              <w:rPr>
                <w:sz w:val="24"/>
                <w:szCs w:val="24"/>
              </w:rPr>
            </w:pPr>
            <w:r>
              <w:rPr>
                <w:sz w:val="24"/>
                <w:szCs w:val="24"/>
              </w:rPr>
              <w:t>Nymphalidae</w:t>
            </w:r>
          </w:p>
        </w:tc>
      </w:tr>
      <w:tr w:rsidR="00062FF4" w14:paraId="17B6F248" w14:textId="77777777">
        <w:trPr>
          <w:trHeight w:hRule="exact" w:val="369"/>
        </w:trPr>
        <w:tc>
          <w:tcPr>
            <w:tcW w:w="2410" w:type="dxa"/>
            <w:shd w:val="clear" w:color="auto" w:fill="auto"/>
            <w:tcMar>
              <w:top w:w="80" w:type="dxa"/>
              <w:left w:w="80" w:type="dxa"/>
              <w:bottom w:w="80" w:type="dxa"/>
              <w:right w:w="80" w:type="dxa"/>
            </w:tcMar>
            <w:vAlign w:val="center"/>
          </w:tcPr>
          <w:p w14:paraId="3A6A2CD5" w14:textId="77777777" w:rsidR="00062FF4" w:rsidRDefault="00062FF4">
            <w:pPr>
              <w:rPr>
                <w:sz w:val="24"/>
                <w:szCs w:val="24"/>
              </w:rPr>
            </w:pPr>
          </w:p>
        </w:tc>
        <w:tc>
          <w:tcPr>
            <w:tcW w:w="2126" w:type="dxa"/>
            <w:shd w:val="clear" w:color="auto" w:fill="auto"/>
            <w:vAlign w:val="center"/>
          </w:tcPr>
          <w:p w14:paraId="1646C0EC" w14:textId="77777777"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363D389" w14:textId="77777777" w:rsidR="00062FF4" w:rsidRDefault="007D72D9">
            <w:pPr>
              <w:rPr>
                <w:sz w:val="24"/>
                <w:szCs w:val="24"/>
              </w:rPr>
            </w:pPr>
            <w:r>
              <w:rPr>
                <w:sz w:val="24"/>
                <w:szCs w:val="24"/>
              </w:rPr>
              <w:t>Pyralidae</w:t>
            </w:r>
          </w:p>
        </w:tc>
      </w:tr>
      <w:tr w:rsidR="00062FF4" w14:paraId="6B7E6618" w14:textId="77777777">
        <w:trPr>
          <w:trHeight w:hRule="exact" w:val="369"/>
        </w:trPr>
        <w:tc>
          <w:tcPr>
            <w:tcW w:w="2410" w:type="dxa"/>
            <w:shd w:val="clear" w:color="auto" w:fill="auto"/>
            <w:tcMar>
              <w:top w:w="80" w:type="dxa"/>
              <w:left w:w="80" w:type="dxa"/>
              <w:bottom w:w="80" w:type="dxa"/>
              <w:right w:w="80" w:type="dxa"/>
            </w:tcMar>
            <w:vAlign w:val="center"/>
          </w:tcPr>
          <w:p w14:paraId="607980E2" w14:textId="77777777" w:rsidR="00062FF4" w:rsidRDefault="00062FF4">
            <w:pPr>
              <w:rPr>
                <w:sz w:val="24"/>
                <w:szCs w:val="24"/>
              </w:rPr>
            </w:pPr>
          </w:p>
        </w:tc>
        <w:tc>
          <w:tcPr>
            <w:tcW w:w="2126" w:type="dxa"/>
            <w:shd w:val="clear" w:color="auto" w:fill="auto"/>
            <w:vAlign w:val="center"/>
          </w:tcPr>
          <w:p w14:paraId="305237F1"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D38EA39" w14:textId="77777777" w:rsidR="00062FF4" w:rsidRDefault="007D72D9">
            <w:pPr>
              <w:rPr>
                <w:sz w:val="24"/>
                <w:szCs w:val="24"/>
              </w:rPr>
            </w:pPr>
            <w:r>
              <w:rPr>
                <w:sz w:val="24"/>
                <w:szCs w:val="24"/>
              </w:rPr>
              <w:t>Pyrgomorphidae/</w:t>
            </w:r>
            <w:r>
              <w:rPr>
                <w:i/>
                <w:sz w:val="24"/>
                <w:szCs w:val="24"/>
              </w:rPr>
              <w:t>Atractomorpha</w:t>
            </w:r>
            <w:r>
              <w:rPr>
                <w:sz w:val="24"/>
                <w:szCs w:val="24"/>
              </w:rPr>
              <w:t xml:space="preserve"> </w:t>
            </w:r>
          </w:p>
        </w:tc>
      </w:tr>
      <w:tr w:rsidR="00062FF4" w14:paraId="4D862EA7" w14:textId="77777777">
        <w:trPr>
          <w:trHeight w:hRule="exact" w:val="369"/>
        </w:trPr>
        <w:tc>
          <w:tcPr>
            <w:tcW w:w="2410" w:type="dxa"/>
            <w:shd w:val="clear" w:color="auto" w:fill="auto"/>
            <w:tcMar>
              <w:top w:w="80" w:type="dxa"/>
              <w:left w:w="80" w:type="dxa"/>
              <w:bottom w:w="80" w:type="dxa"/>
              <w:right w:w="80" w:type="dxa"/>
            </w:tcMar>
            <w:vAlign w:val="center"/>
          </w:tcPr>
          <w:p w14:paraId="6B1F9B4E" w14:textId="77777777"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3695F174" w14:textId="77777777" w:rsidR="00062FF4" w:rsidRDefault="007D72D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315CBB32" w14:textId="77777777" w:rsidR="00062FF4" w:rsidRDefault="007D72D9">
            <w:pPr>
              <w:rPr>
                <w:sz w:val="24"/>
                <w:szCs w:val="24"/>
              </w:rPr>
            </w:pPr>
            <w:r>
              <w:rPr>
                <w:sz w:val="24"/>
                <w:szCs w:val="24"/>
              </w:rPr>
              <w:t>Chrysomelidae</w:t>
            </w:r>
          </w:p>
        </w:tc>
      </w:tr>
      <w:tr w:rsidR="00062FF4" w14:paraId="7FF44296" w14:textId="77777777">
        <w:trPr>
          <w:trHeight w:hRule="exact" w:val="369"/>
        </w:trPr>
        <w:tc>
          <w:tcPr>
            <w:tcW w:w="2410" w:type="dxa"/>
            <w:shd w:val="clear" w:color="auto" w:fill="auto"/>
            <w:tcMar>
              <w:top w:w="80" w:type="dxa"/>
              <w:left w:w="80" w:type="dxa"/>
              <w:bottom w:w="80" w:type="dxa"/>
              <w:right w:w="80" w:type="dxa"/>
            </w:tcMar>
            <w:vAlign w:val="center"/>
          </w:tcPr>
          <w:p w14:paraId="2FB88D11" w14:textId="77777777" w:rsidR="00062FF4" w:rsidRDefault="00062FF4">
            <w:pPr>
              <w:rPr>
                <w:sz w:val="24"/>
                <w:szCs w:val="24"/>
              </w:rPr>
            </w:pPr>
          </w:p>
        </w:tc>
        <w:tc>
          <w:tcPr>
            <w:tcW w:w="2126" w:type="dxa"/>
            <w:shd w:val="clear" w:color="auto" w:fill="auto"/>
            <w:vAlign w:val="center"/>
          </w:tcPr>
          <w:p w14:paraId="56089B31"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33694B9" w14:textId="77777777" w:rsidR="00062FF4" w:rsidRDefault="007D72D9">
            <w:pPr>
              <w:rPr>
                <w:sz w:val="24"/>
                <w:szCs w:val="24"/>
              </w:rPr>
            </w:pPr>
            <w:r>
              <w:rPr>
                <w:sz w:val="24"/>
                <w:szCs w:val="24"/>
              </w:rPr>
              <w:t>Acrididae</w:t>
            </w:r>
          </w:p>
        </w:tc>
      </w:tr>
      <w:tr w:rsidR="00062FF4" w14:paraId="4A15F1A6" w14:textId="77777777">
        <w:trPr>
          <w:trHeight w:hRule="exact" w:val="369"/>
        </w:trPr>
        <w:tc>
          <w:tcPr>
            <w:tcW w:w="2410" w:type="dxa"/>
            <w:shd w:val="clear" w:color="auto" w:fill="auto"/>
            <w:tcMar>
              <w:top w:w="80" w:type="dxa"/>
              <w:left w:w="80" w:type="dxa"/>
              <w:bottom w:w="80" w:type="dxa"/>
              <w:right w:w="80" w:type="dxa"/>
            </w:tcMar>
            <w:vAlign w:val="center"/>
          </w:tcPr>
          <w:p w14:paraId="58AB7C56" w14:textId="77777777" w:rsidR="00062FF4" w:rsidRDefault="007D72D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45CDD53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479A75B" w14:textId="77777777" w:rsidR="00062FF4" w:rsidRDefault="007D72D9">
            <w:pPr>
              <w:rPr>
                <w:sz w:val="24"/>
                <w:szCs w:val="24"/>
              </w:rPr>
            </w:pPr>
            <w:r>
              <w:rPr>
                <w:sz w:val="24"/>
                <w:szCs w:val="24"/>
              </w:rPr>
              <w:t>Calliphoridae</w:t>
            </w:r>
          </w:p>
        </w:tc>
      </w:tr>
      <w:tr w:rsidR="00062FF4" w14:paraId="47575451" w14:textId="77777777">
        <w:trPr>
          <w:trHeight w:hRule="exact" w:val="369"/>
        </w:trPr>
        <w:tc>
          <w:tcPr>
            <w:tcW w:w="2410" w:type="dxa"/>
            <w:shd w:val="clear" w:color="auto" w:fill="auto"/>
            <w:tcMar>
              <w:top w:w="80" w:type="dxa"/>
              <w:left w:w="80" w:type="dxa"/>
              <w:bottom w:w="80" w:type="dxa"/>
              <w:right w:w="80" w:type="dxa"/>
            </w:tcMar>
            <w:vAlign w:val="center"/>
          </w:tcPr>
          <w:p w14:paraId="46E451DC" w14:textId="77777777" w:rsidR="00062FF4" w:rsidRDefault="00062FF4">
            <w:pPr>
              <w:rPr>
                <w:sz w:val="24"/>
                <w:szCs w:val="24"/>
              </w:rPr>
            </w:pPr>
          </w:p>
        </w:tc>
        <w:tc>
          <w:tcPr>
            <w:tcW w:w="2126" w:type="dxa"/>
            <w:shd w:val="clear" w:color="auto" w:fill="auto"/>
            <w:vAlign w:val="center"/>
          </w:tcPr>
          <w:p w14:paraId="4025359F"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E86E049" w14:textId="77777777" w:rsidR="00062FF4" w:rsidRDefault="007D72D9">
            <w:pPr>
              <w:rPr>
                <w:sz w:val="24"/>
                <w:szCs w:val="24"/>
              </w:rPr>
            </w:pPr>
            <w:r>
              <w:rPr>
                <w:sz w:val="24"/>
                <w:szCs w:val="24"/>
              </w:rPr>
              <w:t>Chironomidae</w:t>
            </w:r>
          </w:p>
        </w:tc>
      </w:tr>
      <w:tr w:rsidR="00062FF4" w14:paraId="0D321664" w14:textId="77777777">
        <w:trPr>
          <w:trHeight w:hRule="exact" w:val="369"/>
        </w:trPr>
        <w:tc>
          <w:tcPr>
            <w:tcW w:w="2410" w:type="dxa"/>
            <w:shd w:val="clear" w:color="auto" w:fill="auto"/>
            <w:tcMar>
              <w:top w:w="80" w:type="dxa"/>
              <w:left w:w="80" w:type="dxa"/>
              <w:bottom w:w="80" w:type="dxa"/>
              <w:right w:w="80" w:type="dxa"/>
            </w:tcMar>
            <w:vAlign w:val="center"/>
          </w:tcPr>
          <w:p w14:paraId="7C4A94BE" w14:textId="77777777" w:rsidR="00062FF4" w:rsidRDefault="00062FF4">
            <w:pPr>
              <w:rPr>
                <w:sz w:val="24"/>
                <w:szCs w:val="24"/>
              </w:rPr>
            </w:pPr>
          </w:p>
        </w:tc>
        <w:tc>
          <w:tcPr>
            <w:tcW w:w="2126" w:type="dxa"/>
            <w:shd w:val="clear" w:color="auto" w:fill="auto"/>
            <w:vAlign w:val="center"/>
          </w:tcPr>
          <w:p w14:paraId="54393DC0"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302CAFD" w14:textId="77777777" w:rsidR="00062FF4" w:rsidRDefault="007D72D9">
            <w:pPr>
              <w:rPr>
                <w:sz w:val="24"/>
                <w:szCs w:val="24"/>
              </w:rPr>
            </w:pPr>
            <w:r>
              <w:rPr>
                <w:sz w:val="24"/>
                <w:szCs w:val="24"/>
              </w:rPr>
              <w:t>Chloropidae</w:t>
            </w:r>
          </w:p>
        </w:tc>
      </w:tr>
      <w:tr w:rsidR="00062FF4" w14:paraId="5CA8E9CD" w14:textId="77777777">
        <w:trPr>
          <w:trHeight w:hRule="exact" w:val="369"/>
        </w:trPr>
        <w:tc>
          <w:tcPr>
            <w:tcW w:w="2410" w:type="dxa"/>
            <w:shd w:val="clear" w:color="auto" w:fill="auto"/>
            <w:tcMar>
              <w:top w:w="80" w:type="dxa"/>
              <w:left w:w="80" w:type="dxa"/>
              <w:bottom w:w="80" w:type="dxa"/>
              <w:right w:w="80" w:type="dxa"/>
            </w:tcMar>
            <w:vAlign w:val="center"/>
          </w:tcPr>
          <w:p w14:paraId="5591C2EF" w14:textId="77777777" w:rsidR="00062FF4" w:rsidRDefault="00062FF4">
            <w:pPr>
              <w:rPr>
                <w:sz w:val="24"/>
                <w:szCs w:val="24"/>
              </w:rPr>
            </w:pPr>
          </w:p>
        </w:tc>
        <w:tc>
          <w:tcPr>
            <w:tcW w:w="2126" w:type="dxa"/>
            <w:shd w:val="clear" w:color="auto" w:fill="auto"/>
            <w:vAlign w:val="center"/>
          </w:tcPr>
          <w:p w14:paraId="53F02509"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EC9BEC9" w14:textId="77777777" w:rsidR="00062FF4" w:rsidRDefault="007D72D9">
            <w:pPr>
              <w:rPr>
                <w:sz w:val="24"/>
                <w:szCs w:val="24"/>
              </w:rPr>
            </w:pPr>
            <w:r>
              <w:rPr>
                <w:sz w:val="24"/>
                <w:szCs w:val="24"/>
              </w:rPr>
              <w:t>Ephydridae</w:t>
            </w:r>
          </w:p>
        </w:tc>
      </w:tr>
      <w:tr w:rsidR="00062FF4" w14:paraId="67CA7D9E" w14:textId="77777777">
        <w:trPr>
          <w:trHeight w:hRule="exact" w:val="369"/>
        </w:trPr>
        <w:tc>
          <w:tcPr>
            <w:tcW w:w="2410" w:type="dxa"/>
            <w:shd w:val="clear" w:color="auto" w:fill="auto"/>
            <w:tcMar>
              <w:top w:w="80" w:type="dxa"/>
              <w:left w:w="80" w:type="dxa"/>
              <w:bottom w:w="80" w:type="dxa"/>
              <w:right w:w="80" w:type="dxa"/>
            </w:tcMar>
            <w:vAlign w:val="center"/>
          </w:tcPr>
          <w:p w14:paraId="571E53EF" w14:textId="77777777" w:rsidR="00062FF4" w:rsidRDefault="00062FF4">
            <w:pPr>
              <w:rPr>
                <w:sz w:val="24"/>
                <w:szCs w:val="24"/>
              </w:rPr>
            </w:pPr>
          </w:p>
        </w:tc>
        <w:tc>
          <w:tcPr>
            <w:tcW w:w="2126" w:type="dxa"/>
            <w:shd w:val="clear" w:color="auto" w:fill="auto"/>
            <w:vAlign w:val="center"/>
          </w:tcPr>
          <w:p w14:paraId="4186D855"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D260CEB" w14:textId="77777777" w:rsidR="00062FF4" w:rsidRDefault="007D72D9">
            <w:pPr>
              <w:rPr>
                <w:sz w:val="24"/>
                <w:szCs w:val="24"/>
              </w:rPr>
            </w:pPr>
            <w:r>
              <w:rPr>
                <w:sz w:val="24"/>
                <w:szCs w:val="24"/>
              </w:rPr>
              <w:t>Lauxaniidae</w:t>
            </w:r>
          </w:p>
        </w:tc>
      </w:tr>
      <w:tr w:rsidR="00062FF4" w14:paraId="52791000" w14:textId="77777777">
        <w:trPr>
          <w:trHeight w:hRule="exact" w:val="369"/>
        </w:trPr>
        <w:tc>
          <w:tcPr>
            <w:tcW w:w="2410" w:type="dxa"/>
            <w:shd w:val="clear" w:color="auto" w:fill="auto"/>
            <w:tcMar>
              <w:top w:w="80" w:type="dxa"/>
              <w:left w:w="80" w:type="dxa"/>
              <w:bottom w:w="80" w:type="dxa"/>
              <w:right w:w="80" w:type="dxa"/>
            </w:tcMar>
            <w:vAlign w:val="center"/>
          </w:tcPr>
          <w:p w14:paraId="5E42061D" w14:textId="77777777" w:rsidR="00062FF4" w:rsidRDefault="00062FF4">
            <w:pPr>
              <w:rPr>
                <w:sz w:val="24"/>
                <w:szCs w:val="24"/>
              </w:rPr>
            </w:pPr>
          </w:p>
        </w:tc>
        <w:tc>
          <w:tcPr>
            <w:tcW w:w="2126" w:type="dxa"/>
            <w:shd w:val="clear" w:color="auto" w:fill="auto"/>
            <w:vAlign w:val="center"/>
          </w:tcPr>
          <w:p w14:paraId="25F18012"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CCAFDD8" w14:textId="77777777" w:rsidR="00062FF4" w:rsidRDefault="007D72D9">
            <w:pPr>
              <w:rPr>
                <w:sz w:val="24"/>
                <w:szCs w:val="24"/>
              </w:rPr>
            </w:pPr>
            <w:r>
              <w:rPr>
                <w:sz w:val="24"/>
                <w:szCs w:val="24"/>
              </w:rPr>
              <w:t>Muscidae</w:t>
            </w:r>
          </w:p>
        </w:tc>
      </w:tr>
      <w:tr w:rsidR="00062FF4" w14:paraId="6FDCF2F4" w14:textId="77777777">
        <w:trPr>
          <w:trHeight w:hRule="exact" w:val="369"/>
        </w:trPr>
        <w:tc>
          <w:tcPr>
            <w:tcW w:w="2410" w:type="dxa"/>
            <w:shd w:val="clear" w:color="auto" w:fill="auto"/>
            <w:tcMar>
              <w:top w:w="80" w:type="dxa"/>
              <w:left w:w="80" w:type="dxa"/>
              <w:bottom w:w="80" w:type="dxa"/>
              <w:right w:w="80" w:type="dxa"/>
            </w:tcMar>
            <w:vAlign w:val="center"/>
          </w:tcPr>
          <w:p w14:paraId="0967A340" w14:textId="77777777" w:rsidR="00062FF4" w:rsidRDefault="00062FF4">
            <w:pPr>
              <w:rPr>
                <w:sz w:val="24"/>
                <w:szCs w:val="24"/>
              </w:rPr>
            </w:pPr>
          </w:p>
        </w:tc>
        <w:tc>
          <w:tcPr>
            <w:tcW w:w="2126" w:type="dxa"/>
            <w:shd w:val="clear" w:color="auto" w:fill="auto"/>
            <w:vAlign w:val="center"/>
          </w:tcPr>
          <w:p w14:paraId="67EE7A28"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2D13B4E" w14:textId="77777777" w:rsidR="00062FF4" w:rsidRDefault="007D72D9">
            <w:pPr>
              <w:rPr>
                <w:sz w:val="24"/>
                <w:szCs w:val="24"/>
              </w:rPr>
            </w:pPr>
            <w:r>
              <w:rPr>
                <w:sz w:val="24"/>
                <w:szCs w:val="24"/>
              </w:rPr>
              <w:t>Phoridae</w:t>
            </w:r>
          </w:p>
        </w:tc>
      </w:tr>
      <w:tr w:rsidR="00062FF4" w14:paraId="183D6DB4" w14:textId="77777777">
        <w:trPr>
          <w:trHeight w:hRule="exact" w:val="369"/>
        </w:trPr>
        <w:tc>
          <w:tcPr>
            <w:tcW w:w="2410" w:type="dxa"/>
            <w:shd w:val="clear" w:color="auto" w:fill="auto"/>
            <w:tcMar>
              <w:top w:w="80" w:type="dxa"/>
              <w:left w:w="80" w:type="dxa"/>
              <w:bottom w:w="80" w:type="dxa"/>
              <w:right w:w="80" w:type="dxa"/>
            </w:tcMar>
            <w:vAlign w:val="center"/>
          </w:tcPr>
          <w:p w14:paraId="0A616FC2" w14:textId="77777777" w:rsidR="00062FF4" w:rsidRDefault="00062FF4">
            <w:pPr>
              <w:rPr>
                <w:sz w:val="24"/>
                <w:szCs w:val="24"/>
              </w:rPr>
            </w:pPr>
          </w:p>
        </w:tc>
        <w:tc>
          <w:tcPr>
            <w:tcW w:w="2126" w:type="dxa"/>
            <w:shd w:val="clear" w:color="auto" w:fill="auto"/>
            <w:vAlign w:val="center"/>
          </w:tcPr>
          <w:p w14:paraId="5709155B"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2852086" w14:textId="77777777" w:rsidR="00062FF4" w:rsidRDefault="007D72D9">
            <w:pPr>
              <w:rPr>
                <w:sz w:val="24"/>
                <w:szCs w:val="24"/>
              </w:rPr>
            </w:pPr>
            <w:r>
              <w:rPr>
                <w:sz w:val="24"/>
                <w:szCs w:val="24"/>
              </w:rPr>
              <w:t>Platystomatidae</w:t>
            </w:r>
          </w:p>
        </w:tc>
      </w:tr>
      <w:tr w:rsidR="00062FF4" w14:paraId="62DCB0A8" w14:textId="77777777">
        <w:trPr>
          <w:trHeight w:hRule="exact" w:val="369"/>
        </w:trPr>
        <w:tc>
          <w:tcPr>
            <w:tcW w:w="2410" w:type="dxa"/>
            <w:shd w:val="clear" w:color="auto" w:fill="auto"/>
            <w:tcMar>
              <w:top w:w="80" w:type="dxa"/>
              <w:left w:w="80" w:type="dxa"/>
              <w:bottom w:w="80" w:type="dxa"/>
              <w:right w:w="80" w:type="dxa"/>
            </w:tcMar>
            <w:vAlign w:val="center"/>
          </w:tcPr>
          <w:p w14:paraId="07A64EA3" w14:textId="77777777" w:rsidR="00062FF4" w:rsidRDefault="00062FF4">
            <w:pPr>
              <w:rPr>
                <w:sz w:val="24"/>
                <w:szCs w:val="24"/>
              </w:rPr>
            </w:pPr>
          </w:p>
        </w:tc>
        <w:tc>
          <w:tcPr>
            <w:tcW w:w="2126" w:type="dxa"/>
            <w:shd w:val="clear" w:color="auto" w:fill="auto"/>
            <w:vAlign w:val="center"/>
          </w:tcPr>
          <w:p w14:paraId="12237831"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5C6B362" w14:textId="77777777" w:rsidR="00062FF4" w:rsidRDefault="007D72D9">
            <w:pPr>
              <w:rPr>
                <w:sz w:val="24"/>
                <w:szCs w:val="24"/>
              </w:rPr>
            </w:pPr>
            <w:r>
              <w:rPr>
                <w:sz w:val="24"/>
                <w:szCs w:val="24"/>
              </w:rPr>
              <w:t>Sarcophagidae</w:t>
            </w:r>
          </w:p>
        </w:tc>
      </w:tr>
      <w:tr w:rsidR="00062FF4" w14:paraId="1899C2E6" w14:textId="77777777">
        <w:trPr>
          <w:trHeight w:hRule="exact" w:val="369"/>
        </w:trPr>
        <w:tc>
          <w:tcPr>
            <w:tcW w:w="2410" w:type="dxa"/>
            <w:shd w:val="clear" w:color="auto" w:fill="auto"/>
            <w:tcMar>
              <w:top w:w="80" w:type="dxa"/>
              <w:left w:w="80" w:type="dxa"/>
              <w:bottom w:w="80" w:type="dxa"/>
              <w:right w:w="80" w:type="dxa"/>
            </w:tcMar>
            <w:vAlign w:val="center"/>
          </w:tcPr>
          <w:p w14:paraId="47721930" w14:textId="77777777" w:rsidR="00062FF4" w:rsidRDefault="00062FF4">
            <w:pPr>
              <w:rPr>
                <w:sz w:val="24"/>
                <w:szCs w:val="24"/>
              </w:rPr>
            </w:pPr>
          </w:p>
        </w:tc>
        <w:tc>
          <w:tcPr>
            <w:tcW w:w="2126" w:type="dxa"/>
            <w:shd w:val="clear" w:color="auto" w:fill="auto"/>
            <w:vAlign w:val="center"/>
          </w:tcPr>
          <w:p w14:paraId="7F3D1F73"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6EC76E3" w14:textId="77777777" w:rsidR="00062FF4" w:rsidRDefault="007D72D9">
            <w:pPr>
              <w:rPr>
                <w:sz w:val="24"/>
                <w:szCs w:val="24"/>
              </w:rPr>
            </w:pPr>
            <w:r>
              <w:rPr>
                <w:sz w:val="24"/>
                <w:szCs w:val="24"/>
              </w:rPr>
              <w:t>Sciomyzidae</w:t>
            </w:r>
          </w:p>
        </w:tc>
      </w:tr>
      <w:tr w:rsidR="00062FF4" w14:paraId="58A474D9" w14:textId="77777777">
        <w:trPr>
          <w:trHeight w:hRule="exact" w:val="369"/>
        </w:trPr>
        <w:tc>
          <w:tcPr>
            <w:tcW w:w="2410" w:type="dxa"/>
            <w:shd w:val="clear" w:color="auto" w:fill="auto"/>
            <w:tcMar>
              <w:top w:w="80" w:type="dxa"/>
              <w:left w:w="80" w:type="dxa"/>
              <w:bottom w:w="80" w:type="dxa"/>
              <w:right w:w="80" w:type="dxa"/>
            </w:tcMar>
            <w:vAlign w:val="center"/>
          </w:tcPr>
          <w:p w14:paraId="5DD6C2A0" w14:textId="77777777" w:rsidR="00062FF4" w:rsidRDefault="00062FF4">
            <w:pPr>
              <w:rPr>
                <w:sz w:val="24"/>
                <w:szCs w:val="24"/>
              </w:rPr>
            </w:pPr>
          </w:p>
        </w:tc>
        <w:tc>
          <w:tcPr>
            <w:tcW w:w="2126" w:type="dxa"/>
            <w:shd w:val="clear" w:color="auto" w:fill="auto"/>
            <w:vAlign w:val="center"/>
          </w:tcPr>
          <w:p w14:paraId="12F5627F"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AD06AF7" w14:textId="77777777" w:rsidR="00062FF4" w:rsidRDefault="007D72D9">
            <w:pPr>
              <w:rPr>
                <w:sz w:val="24"/>
                <w:szCs w:val="24"/>
              </w:rPr>
            </w:pPr>
            <w:r>
              <w:rPr>
                <w:sz w:val="24"/>
                <w:szCs w:val="24"/>
              </w:rPr>
              <w:t>Sphaeroceridae</w:t>
            </w:r>
          </w:p>
        </w:tc>
      </w:tr>
      <w:tr w:rsidR="00062FF4" w14:paraId="69F54FE3" w14:textId="77777777">
        <w:trPr>
          <w:trHeight w:hRule="exact" w:val="369"/>
        </w:trPr>
        <w:tc>
          <w:tcPr>
            <w:tcW w:w="2410" w:type="dxa"/>
            <w:shd w:val="clear" w:color="auto" w:fill="auto"/>
            <w:tcMar>
              <w:top w:w="80" w:type="dxa"/>
              <w:left w:w="80" w:type="dxa"/>
              <w:bottom w:w="80" w:type="dxa"/>
              <w:right w:w="80" w:type="dxa"/>
            </w:tcMar>
            <w:vAlign w:val="center"/>
          </w:tcPr>
          <w:p w14:paraId="3823910F" w14:textId="77777777" w:rsidR="00062FF4" w:rsidRDefault="00062FF4">
            <w:pPr>
              <w:rPr>
                <w:sz w:val="24"/>
                <w:szCs w:val="24"/>
              </w:rPr>
            </w:pPr>
          </w:p>
        </w:tc>
        <w:tc>
          <w:tcPr>
            <w:tcW w:w="2126" w:type="dxa"/>
            <w:shd w:val="clear" w:color="auto" w:fill="auto"/>
            <w:vAlign w:val="center"/>
          </w:tcPr>
          <w:p w14:paraId="4780B953"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0528CEE" w14:textId="77777777" w:rsidR="00062FF4" w:rsidRDefault="007D72D9">
            <w:pPr>
              <w:rPr>
                <w:sz w:val="24"/>
                <w:szCs w:val="24"/>
              </w:rPr>
            </w:pPr>
            <w:r>
              <w:rPr>
                <w:sz w:val="24"/>
                <w:szCs w:val="24"/>
              </w:rPr>
              <w:t>Stratiomyidae</w:t>
            </w:r>
          </w:p>
        </w:tc>
      </w:tr>
      <w:tr w:rsidR="00062FF4" w14:paraId="17EEC1C2" w14:textId="77777777">
        <w:trPr>
          <w:trHeight w:hRule="exact" w:val="369"/>
        </w:trPr>
        <w:tc>
          <w:tcPr>
            <w:tcW w:w="2410" w:type="dxa"/>
            <w:shd w:val="clear" w:color="auto" w:fill="auto"/>
            <w:tcMar>
              <w:top w:w="80" w:type="dxa"/>
              <w:left w:w="80" w:type="dxa"/>
              <w:bottom w:w="80" w:type="dxa"/>
              <w:right w:w="80" w:type="dxa"/>
            </w:tcMar>
            <w:vAlign w:val="center"/>
          </w:tcPr>
          <w:p w14:paraId="0306B7F9" w14:textId="77777777" w:rsidR="00062FF4" w:rsidRDefault="00062FF4">
            <w:pPr>
              <w:rPr>
                <w:sz w:val="24"/>
                <w:szCs w:val="24"/>
              </w:rPr>
            </w:pPr>
          </w:p>
        </w:tc>
        <w:tc>
          <w:tcPr>
            <w:tcW w:w="2126" w:type="dxa"/>
            <w:shd w:val="clear" w:color="auto" w:fill="auto"/>
            <w:vAlign w:val="center"/>
          </w:tcPr>
          <w:p w14:paraId="33CC6C47" w14:textId="77777777" w:rsidR="00062FF4" w:rsidRDefault="007D72D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462A8B3" w14:textId="77777777" w:rsidR="00062FF4" w:rsidRDefault="007D72D9">
            <w:pPr>
              <w:rPr>
                <w:sz w:val="24"/>
                <w:szCs w:val="24"/>
              </w:rPr>
            </w:pPr>
            <w:r>
              <w:rPr>
                <w:sz w:val="24"/>
                <w:szCs w:val="24"/>
              </w:rPr>
              <w:t>Tephritidae</w:t>
            </w:r>
          </w:p>
        </w:tc>
      </w:tr>
      <w:tr w:rsidR="00062FF4" w14:paraId="03CBFD69" w14:textId="77777777">
        <w:trPr>
          <w:trHeight w:hRule="exact" w:val="369"/>
        </w:trPr>
        <w:tc>
          <w:tcPr>
            <w:tcW w:w="2410" w:type="dxa"/>
            <w:shd w:val="clear" w:color="auto" w:fill="auto"/>
            <w:tcMar>
              <w:top w:w="80" w:type="dxa"/>
              <w:left w:w="80" w:type="dxa"/>
              <w:bottom w:w="80" w:type="dxa"/>
              <w:right w:w="80" w:type="dxa"/>
            </w:tcMar>
            <w:vAlign w:val="center"/>
          </w:tcPr>
          <w:p w14:paraId="3D8BE414" w14:textId="77777777" w:rsidR="00062FF4" w:rsidRDefault="00062FF4">
            <w:pPr>
              <w:rPr>
                <w:sz w:val="24"/>
                <w:szCs w:val="24"/>
              </w:rPr>
            </w:pPr>
          </w:p>
        </w:tc>
        <w:tc>
          <w:tcPr>
            <w:tcW w:w="2126" w:type="dxa"/>
            <w:shd w:val="clear" w:color="auto" w:fill="auto"/>
            <w:vAlign w:val="center"/>
          </w:tcPr>
          <w:p w14:paraId="3AB99A60"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D6416CF" w14:textId="77777777" w:rsidR="00062FF4" w:rsidRDefault="007D72D9">
            <w:pPr>
              <w:rPr>
                <w:sz w:val="24"/>
                <w:szCs w:val="24"/>
              </w:rPr>
            </w:pPr>
            <w:r>
              <w:rPr>
                <w:sz w:val="24"/>
                <w:szCs w:val="24"/>
              </w:rPr>
              <w:t>Tetrigidae</w:t>
            </w:r>
          </w:p>
        </w:tc>
      </w:tr>
      <w:tr w:rsidR="00062FF4" w14:paraId="08AA8979" w14:textId="77777777">
        <w:trPr>
          <w:trHeight w:hRule="exact" w:val="369"/>
        </w:trPr>
        <w:tc>
          <w:tcPr>
            <w:tcW w:w="2410" w:type="dxa"/>
            <w:shd w:val="clear" w:color="auto" w:fill="auto"/>
            <w:tcMar>
              <w:top w:w="80" w:type="dxa"/>
              <w:left w:w="80" w:type="dxa"/>
              <w:bottom w:w="80" w:type="dxa"/>
              <w:right w:w="80" w:type="dxa"/>
            </w:tcMar>
            <w:vAlign w:val="center"/>
          </w:tcPr>
          <w:p w14:paraId="43C56283" w14:textId="77777777" w:rsidR="00062FF4" w:rsidRDefault="00062FF4">
            <w:pPr>
              <w:rPr>
                <w:sz w:val="24"/>
                <w:szCs w:val="24"/>
              </w:rPr>
            </w:pPr>
          </w:p>
        </w:tc>
        <w:tc>
          <w:tcPr>
            <w:tcW w:w="2126" w:type="dxa"/>
            <w:shd w:val="clear" w:color="auto" w:fill="auto"/>
            <w:vAlign w:val="center"/>
          </w:tcPr>
          <w:p w14:paraId="06610C5E" w14:textId="77777777" w:rsidR="00062FF4" w:rsidRDefault="007D72D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4241E48" w14:textId="77777777" w:rsidR="00062FF4" w:rsidRDefault="007D72D9">
            <w:pPr>
              <w:rPr>
                <w:sz w:val="24"/>
                <w:szCs w:val="24"/>
              </w:rPr>
            </w:pPr>
            <w:r>
              <w:rPr>
                <w:sz w:val="24"/>
                <w:szCs w:val="24"/>
              </w:rPr>
              <w:t>Tridactylidae</w:t>
            </w:r>
          </w:p>
        </w:tc>
      </w:tr>
    </w:tbl>
    <w:p w14:paraId="1168AE38" w14:textId="77777777" w:rsidR="00062FF4" w:rsidRDefault="007D72D9">
      <w:pPr>
        <w:rPr>
          <w:b/>
          <w:color w:val="FF0000"/>
          <w:sz w:val="24"/>
          <w:szCs w:val="24"/>
        </w:rPr>
      </w:pPr>
      <w:r>
        <w:rPr>
          <w:b/>
          <w:color w:val="FF0000"/>
          <w:sz w:val="24"/>
          <w:szCs w:val="24"/>
        </w:rPr>
        <w:br w:type="page"/>
      </w:r>
    </w:p>
    <w:p w14:paraId="77F043DA" w14:textId="77777777" w:rsidR="00062FF4" w:rsidRDefault="007D72D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062FF4" w14:paraId="2CEBC9D8" w14:textId="77777777" w:rsidTr="00062FF4">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5767F429" w14:textId="77777777" w:rsidR="00062FF4" w:rsidRDefault="007D72D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4A0EAD60"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301E059B"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0AC9DAF6" w14:textId="77777777" w:rsidR="00062FF4" w:rsidRDefault="007D72D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7CE1C610" w14:textId="77777777" w:rsidR="00062FF4" w:rsidRDefault="007D72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7C784494" w14:textId="77777777" w:rsidR="00062FF4" w:rsidRDefault="007D72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062FF4" w14:paraId="596AE264"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6CAB227B" w14:textId="77777777" w:rsidR="00062FF4" w:rsidRDefault="00062FF4">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7C56BFA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2703EE0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5CCFFDA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3241D6F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22E0948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1CAECDD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791C9AC8" w14:textId="77777777" w:rsidR="00062FF4" w:rsidRDefault="00062FF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062FF4" w14:paraId="5E17AC4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747BFA5B" w14:textId="77777777" w:rsidR="00062FF4" w:rsidRDefault="007D72D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534061B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67F11EE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283BDFC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1C03ECC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5D9F0C7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39AF303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10D8894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581C442E"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D391C2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2FAB1E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687D6A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443193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D2C1F1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60B083D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6EBF104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32E00B3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02A9A95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F707FD0"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9E4260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92CD3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AD8143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E8D772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341FCFF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437AA35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52D9A55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1D3A626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1D15BA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7B6A7C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4E98E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34C2D6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C75D82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2FF30C7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1A31199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68AF040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11FAC0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3DDC56F"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DEC201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699153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9CF8B3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A1B90D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6E918C1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60B7EF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0B7EF8E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1768D5A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16866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62E96F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462B6D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A0CE43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B9B0B5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160EAC6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4BF97E5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3D70473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5A6B318B"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BD87AB9"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AE8E10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30C960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54E3E93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67629E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3E31B39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13C2B42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F869E1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34F87AAF"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D5877E3"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5FC29D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DEDA6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6E6AF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409E6E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6AED45E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2BA06C8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4470C31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7D58DAE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B8749B1"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5022D50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353638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11F1BA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17479B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1C6DFCC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4286567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36AF478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77096A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4D24188"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128DD0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37B4B24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2A28525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7EBB9C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59440AB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225D255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6A6E604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14BF228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505F1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75D71D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6E60A1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21D25C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33E7FC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6FB902A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27A8C40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1075DD8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3B337F2D"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39BB91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8191F8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6DAFB9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9F1EA1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0AECE0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3D22893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70F685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3C704C7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2FF4" w14:paraId="7CAAE6B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1A2AF6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930A66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A6D04B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435B33B4"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1CDB5C0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2666580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3F4AE19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36BC9B9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4FA3692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3621761"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527CBD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2C4BF2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0E5AA7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5C9374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635B6BE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45482C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7CE3F10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5E3198A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B05A029"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1DE181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4E0F7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DB4AA3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6F2D33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3C9E2A5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1ACB366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00F1FAD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6A13E96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FBAD4A8"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D7CEBA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C68349D"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34B73C8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49B056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7A2B16E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6219CD9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2F2076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4DE4FBA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8EE7B46"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0FFBF84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6FCEE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62107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91FAD0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1F3DDE1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237E6F4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47EC1F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5DCDD119"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496E8FE"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C75426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980182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22B10E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934DA2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1BA2727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420D5C8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5A45E9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3628D3E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BDB8ACB" w14:textId="77777777" w:rsidR="00062FF4" w:rsidRDefault="007D72D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706857F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6E04D21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9FB968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3CB072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2EDEF11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39D2B0A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62CEE4B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0467C71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558707"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729F00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EEA509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E22FAC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EFBDEF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6FA488E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16261A4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4ECC085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02E2C34B"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C4CC77F"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88E115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D3B943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1B1CD82"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D25D1A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0EE92DA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2288BFF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733993A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366A1D1E"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06AC25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AADDF3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B58410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33C293E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AB135A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0B64F42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3AF67E5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1D5A90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769A82B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EBD21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4E71C5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137E01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79DD1E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C8AD0E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747C1DA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588B833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7B368BB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33009AF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0953F95"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8B50B4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47E559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DA687E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8B8811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093DE0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25ED57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1D4674E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4990DA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945BAAA"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4316E9C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113E90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53DEF0E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ACBCAF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67356C4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0787826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74A2CCD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64EC793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EAD865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207030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20B29E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154973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53AA86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365A1A9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39BB7AD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6864250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2FF4" w14:paraId="2DE2F1F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EF33BB9"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447150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5FD975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CA2AAA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778E92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5494A6D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65D1C97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3C29E27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0AD58659"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66848D2"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9BE88D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3D937C6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5E17C03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03637E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4B0A7F2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6CBD52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361626A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0B77C99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C8FC838"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300D58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20D4776"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27B270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995E58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6692772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1BF205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2ECD0CF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72850A71"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D7D2F26"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6868C5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2C3912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3A5001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C01CB5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7BE2F05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4C2C3A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57D070D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2FF4" w14:paraId="36574F8C"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4EE8F4D"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EFC7FB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7BCB4B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5D6CFE6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969C62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29E2F01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0220EE0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4459712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0B181DA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937EEE"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B795ED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A37DA3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BBB125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2BCAEA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0B8575A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19FFE6A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0940841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75EA3CED"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7366B75"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DC52E8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971F1A"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091006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5C99F6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02F5E5E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2E8279F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5E8D831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0D01C3E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3045D0"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4F2FDD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900698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0FDC82C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99120D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6FA5EC8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4B703D7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2BF2646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705D4902"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7C4D5D3"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54BCAE1"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7B301A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953AE3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A4EB37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0847CD6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459E99F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70866F0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6AC74CF1"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5C6D53A"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7EEE38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29B29C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59F783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1D3882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6B1C415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3604D29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720FFF6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7104FE3D"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ADFB10F" w14:textId="77777777" w:rsidR="00062FF4" w:rsidRDefault="007D72D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729881D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5FBAC70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1B7296B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160B9F6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56EFE8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4CCA54A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091E789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51C92E9E"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79A4BA4"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554B88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E39019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BFEEE2D"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E03F28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287C68D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47CE7EF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57EA47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671BE188"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E0E372B"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267494E"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F74299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6DB55F"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9D3B3A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29A126E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265F309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2CD79FD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418F989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3A803DC"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FA8E68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DA01665"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2187DC43"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419B95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19E78DD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6338CE6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15538E8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2472110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CDE115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E4BA500"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705B08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052792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6FF5B1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5D5532A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28841EB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6F9AE5E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101B8E94"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704122F"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23A6A5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60E809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567294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1A730C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2608288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220786C8"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15CA61E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2FF4" w14:paraId="228901A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C39703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1292235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B6310D6"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72898CC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1E985A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16B8504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37EC5EA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01F8029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3C3581A9"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D1020A1"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EC0B89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276A60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CBB89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E75BA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4593945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49ADAC6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26BD035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3C2F3A3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BBC098F"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27C792A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E51290B"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AA05CD1"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515A540"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5A7174A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4D95BE0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04A800B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1AC5EC97"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AD99830"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8B0507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6F0BB5C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2F497740"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07091B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6992ED8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44B00C6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30D948A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53747BBF"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6122B3B"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7211501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3B9F5D"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35D6E0E"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253DC9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6641531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731E27FF"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66F155C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2538F75A"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BC4107"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F177FE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393DE38"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AC107DA"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A56F34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64BF2C9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151EF2E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5F5A45E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2FF4" w14:paraId="3D4FA300"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5760D44"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6CE7ADC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03E2AD"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231BBFB8"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A96CA8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05E3E72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132845E6"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B0E43E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594503C3"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32D05AD"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13F8D0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E12DEF9"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500D997"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CA8353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3C0F7EF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3987863A"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1F354281"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2FF4" w14:paraId="17A205A6"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7AE32D2"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00E07A1C"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EB93327"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1EC34B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DB0063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24EC01E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0D11565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6D2AA252"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2FF4" w14:paraId="3C8D92EF"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DBF6D79"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3D78F53"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FA25139"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0112CB1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90684A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1A1BDD34"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3A01CD5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72302879"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18091895"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E4AA0BC" w14:textId="77777777" w:rsidR="00062FF4" w:rsidRDefault="00062FF4">
            <w:pPr>
              <w:spacing w:after="0" w:line="240" w:lineRule="auto"/>
              <w:jc w:val="left"/>
              <w:rPr>
                <w:rFonts w:cs="Arial"/>
                <w:b w:val="0"/>
                <w:color w:val="auto"/>
                <w:sz w:val="22"/>
              </w:rPr>
            </w:pPr>
          </w:p>
        </w:tc>
        <w:tc>
          <w:tcPr>
            <w:tcW w:w="1578" w:type="dxa"/>
            <w:shd w:val="clear" w:color="auto" w:fill="auto"/>
            <w:noWrap/>
            <w:vAlign w:val="center"/>
          </w:tcPr>
          <w:p w14:paraId="300511D5"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89E16F"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D9A3CFC"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1226B55"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007C8947"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44AB23C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7487C7CE"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2FF4" w14:paraId="79287C61" w14:textId="77777777" w:rsidTr="00062FF4">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00D197" w14:textId="77777777"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A754FF2"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188B254" w14:textId="77777777" w:rsidR="00062FF4" w:rsidRDefault="00062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42E424B" w14:textId="77777777" w:rsidR="00062FF4" w:rsidRDefault="007D72D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DB201CD"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50FBE50C"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6A8ED373"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0452D7AB" w14:textId="77777777" w:rsidR="00062FF4" w:rsidRDefault="007D72D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21389D76" w14:textId="77777777" w:rsidR="00062FF4" w:rsidRDefault="007D72D9">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13FD740A" w14:textId="77777777" w:rsidR="00062FF4" w:rsidRDefault="007D72D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062FF4" w14:paraId="0439B084"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7D5951A3" w14:textId="77777777" w:rsidR="00062FF4" w:rsidRDefault="007D72D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669DC848" w14:textId="77777777" w:rsidR="00062FF4" w:rsidRDefault="007D72D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4E196BEA" w14:textId="77777777" w:rsidR="00062FF4" w:rsidRDefault="007D72D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404DD037" w14:textId="77777777" w:rsidR="00062FF4" w:rsidRDefault="007D72D9">
            <w:pPr>
              <w:spacing w:line="240" w:lineRule="auto"/>
              <w:jc w:val="center"/>
              <w:rPr>
                <w:sz w:val="24"/>
                <w:szCs w:val="24"/>
              </w:rPr>
            </w:pPr>
            <w:r>
              <w:rPr>
                <w:rFonts w:hint="eastAsia"/>
                <w:sz w:val="24"/>
                <w:szCs w:val="24"/>
              </w:rPr>
              <w:t>Year 2019</w:t>
            </w:r>
          </w:p>
        </w:tc>
      </w:tr>
      <w:tr w:rsidR="00062FF4" w14:paraId="4F0CDB91" w14:textId="77777777">
        <w:trPr>
          <w:trHeight w:hRule="exact" w:val="461"/>
        </w:trPr>
        <w:tc>
          <w:tcPr>
            <w:tcW w:w="1821" w:type="pct"/>
            <w:shd w:val="clear" w:color="auto" w:fill="auto"/>
            <w:tcMar>
              <w:top w:w="80" w:type="dxa"/>
              <w:left w:w="80" w:type="dxa"/>
              <w:bottom w:w="80" w:type="dxa"/>
              <w:right w:w="80" w:type="dxa"/>
            </w:tcMar>
            <w:vAlign w:val="center"/>
          </w:tcPr>
          <w:p w14:paraId="343565F6" w14:textId="77777777" w:rsidR="00062FF4" w:rsidRDefault="007D72D9">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7F955612" w14:textId="77777777" w:rsidR="00062FF4" w:rsidRDefault="007D72D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1F13EA3A" w14:textId="77777777" w:rsidR="00062FF4" w:rsidRDefault="007D72D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5A0D65F2" w14:textId="77777777" w:rsidR="00062FF4" w:rsidRDefault="007D72D9">
            <w:pPr>
              <w:jc w:val="center"/>
              <w:textAlignment w:val="center"/>
              <w:rPr>
                <w:sz w:val="24"/>
                <w:szCs w:val="24"/>
              </w:rPr>
            </w:pPr>
            <w:r>
              <w:rPr>
                <w:rFonts w:eastAsia="SimSun" w:cs="Arial"/>
                <w:sz w:val="24"/>
                <w:szCs w:val="24"/>
                <w:lang w:eastAsia="zh-CN"/>
              </w:rPr>
              <w:t>69.7%</w:t>
            </w:r>
          </w:p>
        </w:tc>
      </w:tr>
      <w:tr w:rsidR="00062FF4" w14:paraId="5889CAAE" w14:textId="77777777">
        <w:trPr>
          <w:trHeight w:hRule="exact" w:val="461"/>
        </w:trPr>
        <w:tc>
          <w:tcPr>
            <w:tcW w:w="1821" w:type="pct"/>
            <w:shd w:val="clear" w:color="auto" w:fill="auto"/>
            <w:tcMar>
              <w:top w:w="80" w:type="dxa"/>
              <w:left w:w="80" w:type="dxa"/>
              <w:bottom w:w="80" w:type="dxa"/>
              <w:right w:w="80" w:type="dxa"/>
            </w:tcMar>
            <w:vAlign w:val="center"/>
          </w:tcPr>
          <w:p w14:paraId="3B501DAC" w14:textId="77777777" w:rsidR="00062FF4" w:rsidRDefault="007D72D9">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0B8F1AB7" w14:textId="77777777" w:rsidR="00062FF4" w:rsidRDefault="007D72D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0C00A00C" w14:textId="77777777" w:rsidR="00062FF4" w:rsidRDefault="007D72D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0F089D5E" w14:textId="77777777" w:rsidR="00062FF4" w:rsidRDefault="007D72D9">
            <w:pPr>
              <w:jc w:val="center"/>
              <w:textAlignment w:val="center"/>
              <w:rPr>
                <w:sz w:val="24"/>
                <w:szCs w:val="24"/>
              </w:rPr>
            </w:pPr>
            <w:r>
              <w:rPr>
                <w:rFonts w:eastAsia="SimSun" w:cs="Arial"/>
                <w:sz w:val="24"/>
                <w:szCs w:val="24"/>
                <w:lang w:eastAsia="zh-CN"/>
              </w:rPr>
              <w:t>25.4%</w:t>
            </w:r>
          </w:p>
        </w:tc>
      </w:tr>
      <w:tr w:rsidR="00062FF4" w14:paraId="5A09BF1F" w14:textId="77777777">
        <w:trPr>
          <w:trHeight w:hRule="exact" w:val="461"/>
        </w:trPr>
        <w:tc>
          <w:tcPr>
            <w:tcW w:w="1821" w:type="pct"/>
            <w:shd w:val="clear" w:color="auto" w:fill="auto"/>
            <w:tcMar>
              <w:top w:w="80" w:type="dxa"/>
              <w:left w:w="80" w:type="dxa"/>
              <w:bottom w:w="80" w:type="dxa"/>
              <w:right w:w="80" w:type="dxa"/>
            </w:tcMar>
            <w:vAlign w:val="center"/>
          </w:tcPr>
          <w:p w14:paraId="39316382" w14:textId="77777777" w:rsidR="00062FF4" w:rsidRDefault="007D72D9">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36C33417" w14:textId="77777777" w:rsidR="00062FF4" w:rsidRDefault="007D72D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79B2233B" w14:textId="77777777" w:rsidR="00062FF4" w:rsidRDefault="007D72D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41FE7636" w14:textId="77777777" w:rsidR="00062FF4" w:rsidRDefault="007D72D9">
            <w:pPr>
              <w:jc w:val="center"/>
              <w:textAlignment w:val="center"/>
              <w:rPr>
                <w:sz w:val="24"/>
                <w:szCs w:val="24"/>
              </w:rPr>
            </w:pPr>
            <w:r>
              <w:rPr>
                <w:rFonts w:eastAsia="SimSun" w:cs="Arial"/>
                <w:sz w:val="24"/>
                <w:szCs w:val="24"/>
                <w:lang w:eastAsia="zh-CN"/>
              </w:rPr>
              <w:t>1.3%</w:t>
            </w:r>
          </w:p>
        </w:tc>
      </w:tr>
      <w:tr w:rsidR="00062FF4" w14:paraId="7C41B688" w14:textId="77777777">
        <w:trPr>
          <w:trHeight w:hRule="exact" w:val="461"/>
        </w:trPr>
        <w:tc>
          <w:tcPr>
            <w:tcW w:w="1821" w:type="pct"/>
            <w:shd w:val="clear" w:color="auto" w:fill="auto"/>
            <w:tcMar>
              <w:top w:w="80" w:type="dxa"/>
              <w:left w:w="80" w:type="dxa"/>
              <w:bottom w:w="80" w:type="dxa"/>
              <w:right w:w="80" w:type="dxa"/>
            </w:tcMar>
            <w:vAlign w:val="center"/>
          </w:tcPr>
          <w:p w14:paraId="42F5E95E" w14:textId="77777777" w:rsidR="00062FF4" w:rsidRDefault="007D72D9">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6F06A492" w14:textId="77777777" w:rsidR="00062FF4" w:rsidRDefault="007D72D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6CE464AE" w14:textId="77777777" w:rsidR="00062FF4" w:rsidRDefault="007D72D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10F759EE" w14:textId="77777777" w:rsidR="00062FF4" w:rsidRDefault="007D72D9">
            <w:pPr>
              <w:jc w:val="center"/>
              <w:textAlignment w:val="center"/>
              <w:rPr>
                <w:sz w:val="24"/>
                <w:szCs w:val="24"/>
              </w:rPr>
            </w:pPr>
            <w:r>
              <w:rPr>
                <w:rFonts w:eastAsia="SimSun" w:cs="Arial"/>
                <w:sz w:val="24"/>
                <w:szCs w:val="24"/>
                <w:lang w:eastAsia="zh-CN"/>
              </w:rPr>
              <w:t>0.8%</w:t>
            </w:r>
          </w:p>
        </w:tc>
      </w:tr>
      <w:tr w:rsidR="00062FF4" w14:paraId="508FD155" w14:textId="77777777">
        <w:trPr>
          <w:trHeight w:hRule="exact" w:val="461"/>
        </w:trPr>
        <w:tc>
          <w:tcPr>
            <w:tcW w:w="1821" w:type="pct"/>
            <w:shd w:val="clear" w:color="auto" w:fill="auto"/>
            <w:tcMar>
              <w:top w:w="80" w:type="dxa"/>
              <w:left w:w="80" w:type="dxa"/>
              <w:bottom w:w="80" w:type="dxa"/>
              <w:right w:w="80" w:type="dxa"/>
            </w:tcMar>
            <w:vAlign w:val="center"/>
          </w:tcPr>
          <w:p w14:paraId="00046CA8" w14:textId="77777777" w:rsidR="00062FF4" w:rsidRDefault="007D72D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44C91637" w14:textId="77777777" w:rsidR="00062FF4" w:rsidRDefault="007D72D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716603C3" w14:textId="77777777" w:rsidR="00062FF4" w:rsidRDefault="007D72D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71AB37FD" w14:textId="77777777" w:rsidR="00062FF4" w:rsidRDefault="007D72D9">
            <w:pPr>
              <w:jc w:val="center"/>
              <w:textAlignment w:val="center"/>
              <w:rPr>
                <w:sz w:val="24"/>
                <w:szCs w:val="24"/>
              </w:rPr>
            </w:pPr>
            <w:r>
              <w:rPr>
                <w:rFonts w:eastAsia="SimSun" w:cs="Arial"/>
                <w:sz w:val="24"/>
                <w:szCs w:val="24"/>
                <w:lang w:eastAsia="zh-CN"/>
              </w:rPr>
              <w:t>2.8%</w:t>
            </w:r>
          </w:p>
        </w:tc>
      </w:tr>
      <w:tr w:rsidR="00062FF4" w14:paraId="12B634ED" w14:textId="77777777">
        <w:trPr>
          <w:trHeight w:hRule="exact" w:val="461"/>
        </w:trPr>
        <w:tc>
          <w:tcPr>
            <w:tcW w:w="1821" w:type="pct"/>
            <w:shd w:val="clear" w:color="auto" w:fill="auto"/>
            <w:tcMar>
              <w:top w:w="80" w:type="dxa"/>
              <w:left w:w="80" w:type="dxa"/>
              <w:bottom w:w="80" w:type="dxa"/>
              <w:right w:w="80" w:type="dxa"/>
            </w:tcMar>
            <w:vAlign w:val="center"/>
          </w:tcPr>
          <w:p w14:paraId="385E7D6D" w14:textId="77777777" w:rsidR="00062FF4" w:rsidRDefault="007D72D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1BFE8662" w14:textId="77777777" w:rsidR="00062FF4" w:rsidRDefault="007D72D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0E761188" w14:textId="77777777" w:rsidR="00062FF4" w:rsidRDefault="007D72D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628B3D29" w14:textId="77777777" w:rsidR="00062FF4" w:rsidRDefault="007D72D9">
            <w:pPr>
              <w:spacing w:line="240" w:lineRule="auto"/>
              <w:jc w:val="center"/>
              <w:rPr>
                <w:sz w:val="24"/>
                <w:szCs w:val="24"/>
              </w:rPr>
            </w:pPr>
            <w:r>
              <w:rPr>
                <w:sz w:val="24"/>
                <w:szCs w:val="24"/>
              </w:rPr>
              <w:t>100%</w:t>
            </w:r>
          </w:p>
        </w:tc>
      </w:tr>
    </w:tbl>
    <w:p w14:paraId="73191234" w14:textId="77777777" w:rsidR="00062FF4" w:rsidRDefault="00062FF4">
      <w:pPr>
        <w:spacing w:line="480" w:lineRule="auto"/>
        <w:rPr>
          <w:b/>
          <w:szCs w:val="24"/>
        </w:rPr>
      </w:pPr>
    </w:p>
    <w:p w14:paraId="23DC583E" w14:textId="77777777" w:rsidR="00062FF4" w:rsidRDefault="007D72D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062FF4" w14:paraId="348C2DAA"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57320608" w14:textId="77777777" w:rsidR="00062FF4" w:rsidRDefault="007D72D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351E53FF" w14:textId="77777777" w:rsidR="00062FF4" w:rsidRDefault="007D72D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67893779" w14:textId="77777777" w:rsidR="00062FF4" w:rsidRDefault="007D72D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162214FF" w14:textId="77777777" w:rsidR="00062FF4" w:rsidRDefault="007D72D9">
            <w:pPr>
              <w:spacing w:line="240" w:lineRule="auto"/>
              <w:jc w:val="center"/>
              <w:rPr>
                <w:sz w:val="24"/>
                <w:szCs w:val="24"/>
              </w:rPr>
            </w:pPr>
            <w:r>
              <w:rPr>
                <w:rFonts w:hint="eastAsia"/>
                <w:sz w:val="24"/>
                <w:szCs w:val="24"/>
              </w:rPr>
              <w:t>Year 2019</w:t>
            </w:r>
          </w:p>
        </w:tc>
      </w:tr>
      <w:tr w:rsidR="00062FF4" w14:paraId="790B0C7F" w14:textId="77777777">
        <w:trPr>
          <w:trHeight w:hRule="exact" w:val="461"/>
        </w:trPr>
        <w:tc>
          <w:tcPr>
            <w:tcW w:w="1808" w:type="pct"/>
            <w:shd w:val="clear" w:color="auto" w:fill="auto"/>
            <w:tcMar>
              <w:top w:w="80" w:type="dxa"/>
              <w:left w:w="80" w:type="dxa"/>
              <w:bottom w:w="80" w:type="dxa"/>
              <w:right w:w="80" w:type="dxa"/>
            </w:tcMar>
            <w:vAlign w:val="center"/>
          </w:tcPr>
          <w:p w14:paraId="00C0A0FD" w14:textId="77777777" w:rsidR="00062FF4" w:rsidRDefault="007D72D9">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78ECAF4C" w14:textId="77777777" w:rsidR="00062FF4" w:rsidRDefault="007D72D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2B0DE8F4" w14:textId="77777777" w:rsidR="00062FF4" w:rsidRDefault="007D72D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4FAE9EB3" w14:textId="77777777" w:rsidR="00062FF4" w:rsidRDefault="007D72D9">
            <w:pPr>
              <w:jc w:val="center"/>
              <w:textAlignment w:val="center"/>
              <w:rPr>
                <w:sz w:val="24"/>
                <w:szCs w:val="24"/>
              </w:rPr>
            </w:pPr>
            <w:r>
              <w:rPr>
                <w:rFonts w:eastAsia="SimSun" w:cs="Arial"/>
                <w:sz w:val="24"/>
                <w:szCs w:val="24"/>
                <w:lang w:eastAsia="zh-CN"/>
              </w:rPr>
              <w:t>83.5%</w:t>
            </w:r>
          </w:p>
        </w:tc>
      </w:tr>
      <w:tr w:rsidR="00062FF4" w14:paraId="38B38DAF" w14:textId="77777777">
        <w:trPr>
          <w:trHeight w:hRule="exact" w:val="461"/>
        </w:trPr>
        <w:tc>
          <w:tcPr>
            <w:tcW w:w="1808" w:type="pct"/>
            <w:shd w:val="clear" w:color="auto" w:fill="auto"/>
            <w:tcMar>
              <w:top w:w="80" w:type="dxa"/>
              <w:left w:w="80" w:type="dxa"/>
              <w:bottom w:w="80" w:type="dxa"/>
              <w:right w:w="80" w:type="dxa"/>
            </w:tcMar>
            <w:vAlign w:val="center"/>
          </w:tcPr>
          <w:p w14:paraId="37EB4B50" w14:textId="77777777" w:rsidR="00062FF4" w:rsidRDefault="007D72D9">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58B51A8C" w14:textId="77777777" w:rsidR="00062FF4" w:rsidRDefault="007D72D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36C84893" w14:textId="77777777" w:rsidR="00062FF4" w:rsidRDefault="007D72D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3C94EF77" w14:textId="77777777" w:rsidR="00062FF4" w:rsidRDefault="007D72D9">
            <w:pPr>
              <w:jc w:val="center"/>
              <w:textAlignment w:val="center"/>
              <w:rPr>
                <w:sz w:val="24"/>
                <w:szCs w:val="24"/>
              </w:rPr>
            </w:pPr>
            <w:r>
              <w:rPr>
                <w:rFonts w:eastAsia="SimSun" w:cs="Arial"/>
                <w:sz w:val="24"/>
                <w:szCs w:val="24"/>
                <w:lang w:eastAsia="zh-CN"/>
              </w:rPr>
              <w:t>6.2%</w:t>
            </w:r>
          </w:p>
        </w:tc>
      </w:tr>
      <w:tr w:rsidR="00062FF4" w14:paraId="7F371A2A" w14:textId="77777777">
        <w:trPr>
          <w:trHeight w:hRule="exact" w:val="461"/>
        </w:trPr>
        <w:tc>
          <w:tcPr>
            <w:tcW w:w="1808" w:type="pct"/>
            <w:shd w:val="clear" w:color="auto" w:fill="auto"/>
            <w:tcMar>
              <w:top w:w="80" w:type="dxa"/>
              <w:left w:w="80" w:type="dxa"/>
              <w:bottom w:w="80" w:type="dxa"/>
              <w:right w:w="80" w:type="dxa"/>
            </w:tcMar>
            <w:vAlign w:val="center"/>
          </w:tcPr>
          <w:p w14:paraId="5B4F4A2A" w14:textId="77777777" w:rsidR="00062FF4" w:rsidRDefault="007D72D9">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0BDD1410" w14:textId="77777777" w:rsidR="00062FF4" w:rsidRDefault="007D72D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3B576562" w14:textId="77777777" w:rsidR="00062FF4" w:rsidRDefault="007D72D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22D92397" w14:textId="77777777" w:rsidR="00062FF4" w:rsidRDefault="007D72D9">
            <w:pPr>
              <w:jc w:val="center"/>
              <w:textAlignment w:val="center"/>
              <w:rPr>
                <w:sz w:val="24"/>
                <w:szCs w:val="24"/>
              </w:rPr>
            </w:pPr>
            <w:r>
              <w:rPr>
                <w:rFonts w:eastAsia="SimSun" w:cs="Arial"/>
                <w:sz w:val="24"/>
                <w:szCs w:val="24"/>
                <w:lang w:eastAsia="zh-CN"/>
              </w:rPr>
              <w:t>4.1%</w:t>
            </w:r>
          </w:p>
        </w:tc>
      </w:tr>
      <w:tr w:rsidR="00062FF4" w14:paraId="45C80810" w14:textId="77777777">
        <w:trPr>
          <w:trHeight w:hRule="exact" w:val="461"/>
        </w:trPr>
        <w:tc>
          <w:tcPr>
            <w:tcW w:w="1808" w:type="pct"/>
            <w:shd w:val="clear" w:color="auto" w:fill="auto"/>
            <w:tcMar>
              <w:top w:w="80" w:type="dxa"/>
              <w:left w:w="80" w:type="dxa"/>
              <w:bottom w:w="80" w:type="dxa"/>
              <w:right w:w="80" w:type="dxa"/>
            </w:tcMar>
            <w:vAlign w:val="center"/>
          </w:tcPr>
          <w:p w14:paraId="7FF3B3F1" w14:textId="77777777" w:rsidR="00062FF4" w:rsidRDefault="007D72D9">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434B19F7" w14:textId="77777777" w:rsidR="00062FF4" w:rsidRDefault="007D72D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332FE47C" w14:textId="77777777" w:rsidR="00062FF4" w:rsidRDefault="007D72D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4F5D3506" w14:textId="77777777" w:rsidR="00062FF4" w:rsidRDefault="007D72D9">
            <w:pPr>
              <w:jc w:val="center"/>
              <w:textAlignment w:val="center"/>
              <w:rPr>
                <w:sz w:val="24"/>
                <w:szCs w:val="24"/>
              </w:rPr>
            </w:pPr>
            <w:r>
              <w:rPr>
                <w:rFonts w:eastAsia="SimSun" w:cs="Arial"/>
                <w:sz w:val="24"/>
                <w:szCs w:val="24"/>
                <w:lang w:eastAsia="zh-CN"/>
              </w:rPr>
              <w:t>4.5%</w:t>
            </w:r>
          </w:p>
        </w:tc>
      </w:tr>
      <w:tr w:rsidR="00062FF4" w14:paraId="643723D6" w14:textId="77777777">
        <w:trPr>
          <w:trHeight w:hRule="exact" w:val="461"/>
        </w:trPr>
        <w:tc>
          <w:tcPr>
            <w:tcW w:w="1808" w:type="pct"/>
            <w:shd w:val="clear" w:color="auto" w:fill="auto"/>
            <w:tcMar>
              <w:top w:w="80" w:type="dxa"/>
              <w:left w:w="80" w:type="dxa"/>
              <w:bottom w:w="80" w:type="dxa"/>
              <w:right w:w="80" w:type="dxa"/>
            </w:tcMar>
            <w:vAlign w:val="center"/>
          </w:tcPr>
          <w:p w14:paraId="25EA2255" w14:textId="77777777" w:rsidR="00062FF4" w:rsidRDefault="007D72D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2233EC86" w14:textId="77777777" w:rsidR="00062FF4" w:rsidRDefault="007D72D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3D059BC2" w14:textId="77777777" w:rsidR="00062FF4" w:rsidRDefault="007D72D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1B353B78" w14:textId="77777777" w:rsidR="00062FF4" w:rsidRDefault="007D72D9">
            <w:pPr>
              <w:jc w:val="center"/>
              <w:textAlignment w:val="center"/>
              <w:rPr>
                <w:sz w:val="24"/>
                <w:szCs w:val="24"/>
              </w:rPr>
            </w:pPr>
            <w:r>
              <w:rPr>
                <w:rFonts w:eastAsia="SimSun" w:cs="Arial"/>
                <w:sz w:val="24"/>
                <w:szCs w:val="24"/>
                <w:lang w:eastAsia="zh-CN"/>
              </w:rPr>
              <w:t>1.7%</w:t>
            </w:r>
          </w:p>
        </w:tc>
      </w:tr>
      <w:tr w:rsidR="00062FF4" w14:paraId="67762376" w14:textId="77777777">
        <w:trPr>
          <w:trHeight w:hRule="exact" w:val="461"/>
        </w:trPr>
        <w:tc>
          <w:tcPr>
            <w:tcW w:w="1808" w:type="pct"/>
            <w:shd w:val="clear" w:color="auto" w:fill="auto"/>
            <w:tcMar>
              <w:top w:w="80" w:type="dxa"/>
              <w:left w:w="80" w:type="dxa"/>
              <w:bottom w:w="80" w:type="dxa"/>
              <w:right w:w="80" w:type="dxa"/>
            </w:tcMar>
            <w:vAlign w:val="center"/>
          </w:tcPr>
          <w:p w14:paraId="3266C041" w14:textId="77777777" w:rsidR="00062FF4" w:rsidRDefault="007D72D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2AEA4C97" w14:textId="77777777" w:rsidR="00062FF4" w:rsidRDefault="007D72D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79890190" w14:textId="77777777" w:rsidR="00062FF4" w:rsidRDefault="007D72D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180DE0CF" w14:textId="77777777" w:rsidR="00062FF4" w:rsidRDefault="007D72D9">
            <w:pPr>
              <w:spacing w:line="240" w:lineRule="auto"/>
              <w:jc w:val="center"/>
              <w:rPr>
                <w:sz w:val="24"/>
                <w:szCs w:val="24"/>
              </w:rPr>
            </w:pPr>
            <w:r>
              <w:rPr>
                <w:sz w:val="24"/>
                <w:szCs w:val="24"/>
              </w:rPr>
              <w:t>100%</w:t>
            </w:r>
          </w:p>
        </w:tc>
      </w:tr>
    </w:tbl>
    <w:p w14:paraId="3A3B63E6" w14:textId="77777777" w:rsidR="00062FF4" w:rsidRDefault="00062FF4">
      <w:pPr>
        <w:spacing w:line="480" w:lineRule="auto"/>
        <w:rPr>
          <w:b/>
          <w:color w:val="FF0000"/>
          <w:szCs w:val="24"/>
        </w:rPr>
      </w:pPr>
    </w:p>
    <w:p w14:paraId="137435F7" w14:textId="77777777" w:rsidR="00062FF4" w:rsidRDefault="007D72D9">
      <w:pPr>
        <w:jc w:val="center"/>
        <w:rPr>
          <w:color w:val="FF0000"/>
        </w:rPr>
      </w:pPr>
      <w:r>
        <w:rPr>
          <w:noProof/>
          <w:color w:val="FF0000"/>
        </w:rPr>
        <w:lastRenderedPageBreak/>
        <w:drawing>
          <wp:inline distT="0" distB="0" distL="0" distR="0" wp14:anchorId="6D803EFD" wp14:editId="6BFD5D01">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5"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14:anchorId="71E5DB2F" wp14:editId="1A16829A">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6"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6C9D1068" wp14:editId="608B440A">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7" cstate="print"/>
                    <a:stretch>
                      <a:fillRect/>
                    </a:stretch>
                  </pic:blipFill>
                  <pic:spPr>
                    <a:xfrm>
                      <a:off x="0" y="0"/>
                      <a:ext cx="2835000" cy="3240000"/>
                    </a:xfrm>
                    <a:prstGeom prst="rect">
                      <a:avLst/>
                    </a:prstGeom>
                  </pic:spPr>
                </pic:pic>
              </a:graphicData>
            </a:graphic>
          </wp:inline>
        </w:drawing>
      </w:r>
    </w:p>
    <w:p w14:paraId="6C46FC2D" w14:textId="77777777" w:rsidR="00062FF4" w:rsidRDefault="007D72D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7A453411" w14:textId="77777777" w:rsidR="00062FF4" w:rsidRDefault="007D72D9">
      <w:pPr>
        <w:rPr>
          <w:sz w:val="24"/>
          <w:szCs w:val="24"/>
        </w:rPr>
      </w:pPr>
      <w:r>
        <w:rPr>
          <w:sz w:val="24"/>
          <w:szCs w:val="24"/>
        </w:rPr>
        <w:br w:type="page"/>
      </w:r>
    </w:p>
    <w:p w14:paraId="4BEB7BC4" w14:textId="77777777" w:rsidR="00062FF4" w:rsidRDefault="007D72D9">
      <w:pPr>
        <w:rPr>
          <w:b/>
          <w:sz w:val="24"/>
          <w:szCs w:val="24"/>
        </w:rPr>
      </w:pPr>
      <w:r>
        <w:rPr>
          <w:rFonts w:hint="eastAsia"/>
          <w:b/>
          <w:noProof/>
          <w:sz w:val="24"/>
          <w:szCs w:val="24"/>
        </w:rPr>
        <w:lastRenderedPageBreak/>
        <w:drawing>
          <wp:inline distT="0" distB="0" distL="0" distR="0" wp14:anchorId="59BE20F4" wp14:editId="6E030B0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8" cstate="print"/>
                    <a:stretch>
                      <a:fillRect/>
                    </a:stretch>
                  </pic:blipFill>
                  <pic:spPr>
                    <a:xfrm>
                      <a:off x="0" y="0"/>
                      <a:ext cx="5943600" cy="4358640"/>
                    </a:xfrm>
                    <a:prstGeom prst="rect">
                      <a:avLst/>
                    </a:prstGeom>
                  </pic:spPr>
                </pic:pic>
              </a:graphicData>
            </a:graphic>
          </wp:inline>
        </w:drawing>
      </w:r>
    </w:p>
    <w:p w14:paraId="23F7F754" w14:textId="69C822EF" w:rsidR="00062FF4" w:rsidRDefault="007D72D9">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2FF4" w:rsidSect="0099401B">
      <w:footerReference w:type="default" r:id="rId19"/>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4" w:author="CK NTU" w:date="2021-10-14T14:47:00Z" w:initials="">
    <w:p w14:paraId="31A67BC2" w14:textId="77777777" w:rsidR="00DE0FAA" w:rsidRDefault="00DE0FAA">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A67BC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6A596E" w14:textId="77777777" w:rsidR="00176526" w:rsidRDefault="00176526">
      <w:pPr>
        <w:spacing w:line="240" w:lineRule="auto"/>
      </w:pPr>
      <w:r>
        <w:separator/>
      </w:r>
    </w:p>
  </w:endnote>
  <w:endnote w:type="continuationSeparator" w:id="0">
    <w:p w14:paraId="4DC8F61A" w14:textId="77777777" w:rsidR="00176526" w:rsidRDefault="001765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66FCB263" w14:textId="7DC113A7" w:rsidR="00DE0FAA" w:rsidRDefault="00DE0FAA">
        <w:pPr>
          <w:pStyle w:val="aa"/>
          <w:jc w:val="center"/>
        </w:pPr>
        <w:r>
          <w:fldChar w:fldCharType="begin"/>
        </w:r>
        <w:r>
          <w:instrText xml:space="preserve"> PAGE   \* MERGEFORMAT </w:instrText>
        </w:r>
        <w:r>
          <w:fldChar w:fldCharType="separate"/>
        </w:r>
        <w:r w:rsidR="00655431" w:rsidRPr="00655431">
          <w:rPr>
            <w:noProof/>
            <w:lang w:val="zh-TW"/>
          </w:rPr>
          <w:t>12</w:t>
        </w:r>
        <w:r>
          <w:rPr>
            <w:lang w:val="zh-TW"/>
          </w:rPr>
          <w:fldChar w:fldCharType="end"/>
        </w:r>
      </w:p>
    </w:sdtContent>
  </w:sdt>
  <w:p w14:paraId="07547EE6" w14:textId="77777777" w:rsidR="00DE0FAA" w:rsidRDefault="00DE0FAA">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5E146" w14:textId="77777777" w:rsidR="00176526" w:rsidRDefault="00176526">
      <w:pPr>
        <w:spacing w:after="0"/>
      </w:pPr>
      <w:r>
        <w:separator/>
      </w:r>
    </w:p>
  </w:footnote>
  <w:footnote w:type="continuationSeparator" w:id="0">
    <w:p w14:paraId="01BF0C5B" w14:textId="77777777" w:rsidR="00176526" w:rsidRDefault="0017652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3602"/>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0C47"/>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0F771B"/>
    <w:rsid w:val="0010016E"/>
    <w:rsid w:val="00101BB3"/>
    <w:rsid w:val="001020CC"/>
    <w:rsid w:val="00103474"/>
    <w:rsid w:val="0010424A"/>
    <w:rsid w:val="0010455D"/>
    <w:rsid w:val="00105143"/>
    <w:rsid w:val="001051DB"/>
    <w:rsid w:val="00105295"/>
    <w:rsid w:val="001053B2"/>
    <w:rsid w:val="0010677C"/>
    <w:rsid w:val="00106961"/>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E0DB9"/>
    <w:rsid w:val="002E3129"/>
    <w:rsid w:val="002E3F05"/>
    <w:rsid w:val="002E4449"/>
    <w:rsid w:val="002E464E"/>
    <w:rsid w:val="002E4CDD"/>
    <w:rsid w:val="002E53AC"/>
    <w:rsid w:val="002F02A4"/>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CA6"/>
    <w:rsid w:val="004328AE"/>
    <w:rsid w:val="00432A59"/>
    <w:rsid w:val="00433BC4"/>
    <w:rsid w:val="00434717"/>
    <w:rsid w:val="004357DA"/>
    <w:rsid w:val="00436F36"/>
    <w:rsid w:val="00437412"/>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2FAE"/>
    <w:rsid w:val="00583B99"/>
    <w:rsid w:val="0058535E"/>
    <w:rsid w:val="0058554B"/>
    <w:rsid w:val="00585ED5"/>
    <w:rsid w:val="00585FBE"/>
    <w:rsid w:val="00586963"/>
    <w:rsid w:val="00587C88"/>
    <w:rsid w:val="00587CF7"/>
    <w:rsid w:val="00590A2C"/>
    <w:rsid w:val="005912BB"/>
    <w:rsid w:val="00591BBD"/>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9B4"/>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621"/>
    <w:rsid w:val="007015F6"/>
    <w:rsid w:val="00702B25"/>
    <w:rsid w:val="0070399B"/>
    <w:rsid w:val="007041FC"/>
    <w:rsid w:val="007045AC"/>
    <w:rsid w:val="00704B02"/>
    <w:rsid w:val="0070632C"/>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0815"/>
    <w:rsid w:val="007711DC"/>
    <w:rsid w:val="007719E1"/>
    <w:rsid w:val="00772057"/>
    <w:rsid w:val="00772AB7"/>
    <w:rsid w:val="0077367B"/>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439"/>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091B"/>
    <w:rsid w:val="00981F3A"/>
    <w:rsid w:val="009826C4"/>
    <w:rsid w:val="00984B0F"/>
    <w:rsid w:val="009905DD"/>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1ED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69A8"/>
    <w:rsid w:val="00DE0C61"/>
    <w:rsid w:val="00DE0CC6"/>
    <w:rsid w:val="00DE0FAA"/>
    <w:rsid w:val="00DE1B68"/>
    <w:rsid w:val="00DE279C"/>
    <w:rsid w:val="00DE29FD"/>
    <w:rsid w:val="00DE2B12"/>
    <w:rsid w:val="00DE4748"/>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310"/>
    <w:rsid w:val="00E94776"/>
    <w:rsid w:val="00E959F5"/>
    <w:rsid w:val="00E95FE8"/>
    <w:rsid w:val="00E96BCF"/>
    <w:rsid w:val="00E9724E"/>
    <w:rsid w:val="00EA166D"/>
    <w:rsid w:val="00EA2AAD"/>
    <w:rsid w:val="00EA3E07"/>
    <w:rsid w:val="00EA440B"/>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B8D"/>
    <w:rsid w:val="00FB202E"/>
    <w:rsid w:val="00FB291A"/>
    <w:rsid w:val="00FB3203"/>
    <w:rsid w:val="00FB5855"/>
    <w:rsid w:val="00FB5A28"/>
    <w:rsid w:val="00FB6A96"/>
    <w:rsid w:val="00FB6F67"/>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2B32C94"/>
    <w:rsid w:val="33F55E22"/>
    <w:rsid w:val="34E76212"/>
    <w:rsid w:val="35171EBE"/>
    <w:rsid w:val="3A3C1A35"/>
    <w:rsid w:val="3B740531"/>
    <w:rsid w:val="3FB80686"/>
    <w:rsid w:val="495852A7"/>
    <w:rsid w:val="4B895879"/>
    <w:rsid w:val="522C299A"/>
    <w:rsid w:val="55F12241"/>
    <w:rsid w:val="58620980"/>
    <w:rsid w:val="59FD7529"/>
    <w:rsid w:val="5D016627"/>
    <w:rsid w:val="6251481D"/>
    <w:rsid w:val="6BF1329A"/>
    <w:rsid w:val="6BF879A1"/>
    <w:rsid w:val="6C066DD8"/>
    <w:rsid w:val="715529A1"/>
    <w:rsid w:val="74E04963"/>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3F188"/>
  <w15:docId w15:val="{BE9913A9-2B5B-4BFE-BFFF-352F7CF88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401B"/>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99401B"/>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99401B"/>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99401B"/>
    <w:rPr>
      <w:sz w:val="16"/>
      <w:szCs w:val="16"/>
    </w:rPr>
  </w:style>
  <w:style w:type="paragraph" w:styleId="a6">
    <w:name w:val="annotation text"/>
    <w:basedOn w:val="a"/>
    <w:link w:val="a7"/>
    <w:uiPriority w:val="99"/>
    <w:semiHidden/>
    <w:unhideWhenUsed/>
    <w:qFormat/>
    <w:rsid w:val="0099401B"/>
    <w:pPr>
      <w:spacing w:line="240" w:lineRule="auto"/>
    </w:pPr>
    <w:rPr>
      <w:sz w:val="20"/>
      <w:szCs w:val="20"/>
    </w:rPr>
  </w:style>
  <w:style w:type="paragraph" w:styleId="a8">
    <w:name w:val="annotation subject"/>
    <w:basedOn w:val="a6"/>
    <w:next w:val="a6"/>
    <w:link w:val="a9"/>
    <w:uiPriority w:val="99"/>
    <w:semiHidden/>
    <w:unhideWhenUsed/>
    <w:qFormat/>
    <w:rsid w:val="0099401B"/>
    <w:rPr>
      <w:b/>
      <w:bCs/>
    </w:rPr>
  </w:style>
  <w:style w:type="paragraph" w:styleId="aa">
    <w:name w:val="footer"/>
    <w:basedOn w:val="a"/>
    <w:link w:val="ab"/>
    <w:uiPriority w:val="99"/>
    <w:unhideWhenUsed/>
    <w:qFormat/>
    <w:rsid w:val="0099401B"/>
    <w:pPr>
      <w:tabs>
        <w:tab w:val="center" w:pos="4320"/>
        <w:tab w:val="right" w:pos="8640"/>
      </w:tabs>
      <w:spacing w:after="0" w:line="240" w:lineRule="auto"/>
    </w:pPr>
  </w:style>
  <w:style w:type="paragraph" w:styleId="ac">
    <w:name w:val="header"/>
    <w:basedOn w:val="a"/>
    <w:link w:val="ad"/>
    <w:uiPriority w:val="99"/>
    <w:unhideWhenUsed/>
    <w:qFormat/>
    <w:rsid w:val="0099401B"/>
    <w:pPr>
      <w:tabs>
        <w:tab w:val="center" w:pos="4320"/>
        <w:tab w:val="right" w:pos="8640"/>
      </w:tabs>
      <w:spacing w:after="0" w:line="240" w:lineRule="auto"/>
    </w:pPr>
  </w:style>
  <w:style w:type="character" w:styleId="ae">
    <w:name w:val="Hyperlink"/>
    <w:basedOn w:val="a0"/>
    <w:uiPriority w:val="99"/>
    <w:unhideWhenUsed/>
    <w:qFormat/>
    <w:rsid w:val="0099401B"/>
    <w:rPr>
      <w:color w:val="0000FF"/>
      <w:u w:val="single"/>
    </w:rPr>
  </w:style>
  <w:style w:type="character" w:styleId="af">
    <w:name w:val="line number"/>
    <w:basedOn w:val="a0"/>
    <w:uiPriority w:val="99"/>
    <w:semiHidden/>
    <w:unhideWhenUsed/>
    <w:qFormat/>
    <w:rsid w:val="0099401B"/>
  </w:style>
  <w:style w:type="table" w:styleId="af0">
    <w:name w:val="Table Grid"/>
    <w:basedOn w:val="a1"/>
    <w:uiPriority w:val="39"/>
    <w:qFormat/>
    <w:rsid w:val="0099401B"/>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9940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99401B"/>
    <w:pPr>
      <w:ind w:left="720"/>
      <w:contextualSpacing/>
    </w:pPr>
  </w:style>
  <w:style w:type="character" w:customStyle="1" w:styleId="ad">
    <w:name w:val="頁首 字元"/>
    <w:basedOn w:val="a0"/>
    <w:link w:val="ac"/>
    <w:uiPriority w:val="99"/>
    <w:qFormat/>
    <w:rsid w:val="0099401B"/>
  </w:style>
  <w:style w:type="character" w:customStyle="1" w:styleId="ab">
    <w:name w:val="頁尾 字元"/>
    <w:basedOn w:val="a0"/>
    <w:link w:val="aa"/>
    <w:uiPriority w:val="99"/>
    <w:qFormat/>
    <w:rsid w:val="0099401B"/>
  </w:style>
  <w:style w:type="paragraph" w:customStyle="1" w:styleId="EndNoteBibliographyTitle">
    <w:name w:val="EndNote Bibliography Title"/>
    <w:basedOn w:val="a"/>
    <w:link w:val="EndNoteBibliographyTitle0"/>
    <w:qFormat/>
    <w:rsid w:val="0099401B"/>
    <w:pPr>
      <w:spacing w:after="0"/>
      <w:jc w:val="center"/>
    </w:pPr>
    <w:rPr>
      <w:rFonts w:cs="Arial"/>
    </w:rPr>
  </w:style>
  <w:style w:type="character" w:customStyle="1" w:styleId="EndNoteBibliographyTitle0">
    <w:name w:val="EndNote Bibliography Title 字元"/>
    <w:basedOn w:val="a0"/>
    <w:link w:val="EndNoteBibliographyTitle"/>
    <w:qFormat/>
    <w:rsid w:val="0099401B"/>
    <w:rPr>
      <w:rFonts w:ascii="Arial" w:eastAsiaTheme="minorEastAsia" w:hAnsi="Arial" w:cs="Arial"/>
      <w:sz w:val="28"/>
      <w:szCs w:val="22"/>
    </w:rPr>
  </w:style>
  <w:style w:type="paragraph" w:customStyle="1" w:styleId="EndNoteBibliography">
    <w:name w:val="EndNote Bibliography"/>
    <w:basedOn w:val="a"/>
    <w:link w:val="EndNoteBibliography0"/>
    <w:qFormat/>
    <w:rsid w:val="0099401B"/>
    <w:pPr>
      <w:spacing w:line="240" w:lineRule="auto"/>
    </w:pPr>
    <w:rPr>
      <w:rFonts w:cs="Arial"/>
    </w:rPr>
  </w:style>
  <w:style w:type="character" w:customStyle="1" w:styleId="EndNoteBibliography0">
    <w:name w:val="EndNote Bibliography 字元"/>
    <w:basedOn w:val="a0"/>
    <w:link w:val="EndNoteBibliography"/>
    <w:qFormat/>
    <w:rsid w:val="0099401B"/>
    <w:rPr>
      <w:rFonts w:ascii="Arial" w:eastAsiaTheme="minorEastAsia" w:hAnsi="Arial" w:cs="Arial"/>
      <w:sz w:val="28"/>
      <w:szCs w:val="22"/>
    </w:rPr>
  </w:style>
  <w:style w:type="character" w:customStyle="1" w:styleId="jtukpc">
    <w:name w:val="jtukpc"/>
    <w:basedOn w:val="a0"/>
    <w:qFormat/>
    <w:rsid w:val="0099401B"/>
  </w:style>
  <w:style w:type="character" w:customStyle="1" w:styleId="ynrlnc">
    <w:name w:val="ynrlnc"/>
    <w:basedOn w:val="a0"/>
    <w:qFormat/>
    <w:rsid w:val="0099401B"/>
  </w:style>
  <w:style w:type="character" w:customStyle="1" w:styleId="a7">
    <w:name w:val="註解文字 字元"/>
    <w:basedOn w:val="a0"/>
    <w:link w:val="a6"/>
    <w:uiPriority w:val="99"/>
    <w:semiHidden/>
    <w:qFormat/>
    <w:rsid w:val="0099401B"/>
    <w:rPr>
      <w:sz w:val="20"/>
      <w:szCs w:val="20"/>
    </w:rPr>
  </w:style>
  <w:style w:type="character" w:customStyle="1" w:styleId="a9">
    <w:name w:val="註解主旨 字元"/>
    <w:basedOn w:val="a7"/>
    <w:link w:val="a8"/>
    <w:uiPriority w:val="99"/>
    <w:semiHidden/>
    <w:qFormat/>
    <w:rsid w:val="0099401B"/>
    <w:rPr>
      <w:b/>
      <w:bCs/>
      <w:sz w:val="20"/>
      <w:szCs w:val="20"/>
    </w:rPr>
  </w:style>
  <w:style w:type="character" w:customStyle="1" w:styleId="a4">
    <w:name w:val="註解方塊文字 字元"/>
    <w:basedOn w:val="a0"/>
    <w:link w:val="a3"/>
    <w:uiPriority w:val="99"/>
    <w:semiHidden/>
    <w:qFormat/>
    <w:rsid w:val="0099401B"/>
    <w:rPr>
      <w:rFonts w:ascii="Segoe UI" w:hAnsi="Segoe UI" w:cs="Segoe UI"/>
      <w:sz w:val="18"/>
      <w:szCs w:val="18"/>
    </w:rPr>
  </w:style>
  <w:style w:type="table" w:customStyle="1" w:styleId="11">
    <w:name w:val="淺色網底1"/>
    <w:basedOn w:val="a1"/>
    <w:uiPriority w:val="60"/>
    <w:qFormat/>
    <w:rsid w:val="0099401B"/>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99401B"/>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99401B"/>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99401B"/>
    <w:rPr>
      <w:rFonts w:ascii="Arial" w:eastAsiaTheme="minorEastAsia" w:hAnsi="Arial" w:cstheme="minorBidi"/>
      <w:sz w:val="28"/>
      <w:szCs w:val="22"/>
    </w:rPr>
  </w:style>
  <w:style w:type="character" w:customStyle="1" w:styleId="10">
    <w:name w:val="標題 1 字元"/>
    <w:basedOn w:val="a0"/>
    <w:link w:val="1"/>
    <w:uiPriority w:val="9"/>
    <w:qFormat/>
    <w:rsid w:val="0099401B"/>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002/ecs2.3625" TargetMode="External"/><Relationship Id="rId18" Type="http://schemas.openxmlformats.org/officeDocument/2006/relationships/image" Target="media/image7.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oi.org/10.1890/1051-0761(2006)016%5b0865:USITRS%5d2.0.CO;2" TargetMode="External"/><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8A72CF-A1CA-4DDA-9135-8B5FAEC3E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47</Pages>
  <Words>16175</Words>
  <Characters>92204</Characters>
  <Application>Microsoft Office Word</Application>
  <DocSecurity>0</DocSecurity>
  <Lines>768</Lines>
  <Paragraphs>216</Paragraphs>
  <ScaleCrop>false</ScaleCrop>
  <Company>.</Company>
  <LinksUpToDate>false</LinksUpToDate>
  <CharactersWithSpaces>108163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1438</cp:revision>
  <dcterms:created xsi:type="dcterms:W3CDTF">2020-10-12T14:12:00Z</dcterms:created>
  <dcterms:modified xsi:type="dcterms:W3CDTF">2022-04-18T09:16:00Z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AE5E7865FD1A4EC8BB8EB27AE1F8EB74</vt:lpwstr>
  </property>
</Properties>
</file>